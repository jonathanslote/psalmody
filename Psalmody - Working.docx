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6DEA6183"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0C0A06">
          <w:rPr>
            <w:noProof/>
            <w:webHidden/>
          </w:rPr>
          <w:t>3</w:t>
        </w:r>
        <w:r w:rsidR="00790D8D">
          <w:rPr>
            <w:noProof/>
            <w:webHidden/>
          </w:rPr>
          <w:fldChar w:fldCharType="end"/>
        </w:r>
      </w:hyperlink>
    </w:p>
    <w:p w14:paraId="3ED923AA" w14:textId="0FA17023" w:rsidR="00790D8D" w:rsidRDefault="00464893">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0C0A06">
          <w:rPr>
            <w:noProof/>
            <w:webHidden/>
          </w:rPr>
          <w:t>4</w:t>
        </w:r>
        <w:r w:rsidR="00790D8D">
          <w:rPr>
            <w:noProof/>
            <w:webHidden/>
          </w:rPr>
          <w:fldChar w:fldCharType="end"/>
        </w:r>
      </w:hyperlink>
    </w:p>
    <w:p w14:paraId="2B3A0953" w14:textId="2226A142" w:rsidR="00790D8D" w:rsidRDefault="00464893">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0C0A06">
          <w:rPr>
            <w:noProof/>
            <w:webHidden/>
          </w:rPr>
          <w:t>17</w:t>
        </w:r>
        <w:r w:rsidR="00790D8D">
          <w:rPr>
            <w:noProof/>
            <w:webHidden/>
          </w:rPr>
          <w:fldChar w:fldCharType="end"/>
        </w:r>
      </w:hyperlink>
    </w:p>
    <w:p w14:paraId="6C848373" w14:textId="458EC288" w:rsidR="00790D8D" w:rsidRDefault="00464893">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0C0A06">
          <w:rPr>
            <w:noProof/>
            <w:webHidden/>
          </w:rPr>
          <w:t>32</w:t>
        </w:r>
        <w:r w:rsidR="00790D8D">
          <w:rPr>
            <w:noProof/>
            <w:webHidden/>
          </w:rPr>
          <w:fldChar w:fldCharType="end"/>
        </w:r>
      </w:hyperlink>
    </w:p>
    <w:p w14:paraId="32B3CBDD" w14:textId="23AE5568" w:rsidR="00790D8D" w:rsidRDefault="00464893">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0C0A06">
          <w:rPr>
            <w:noProof/>
            <w:webHidden/>
          </w:rPr>
          <w:t>47</w:t>
        </w:r>
        <w:r w:rsidR="00790D8D">
          <w:rPr>
            <w:noProof/>
            <w:webHidden/>
          </w:rPr>
          <w:fldChar w:fldCharType="end"/>
        </w:r>
      </w:hyperlink>
    </w:p>
    <w:p w14:paraId="36A0A524" w14:textId="4F80C1D9" w:rsidR="00790D8D" w:rsidRDefault="00464893">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0C0A06">
          <w:rPr>
            <w:noProof/>
            <w:webHidden/>
          </w:rPr>
          <w:t>48</w:t>
        </w:r>
        <w:r w:rsidR="00790D8D">
          <w:rPr>
            <w:noProof/>
            <w:webHidden/>
          </w:rPr>
          <w:fldChar w:fldCharType="end"/>
        </w:r>
      </w:hyperlink>
    </w:p>
    <w:p w14:paraId="4BEC3756" w14:textId="31EAB2FC" w:rsidR="00790D8D" w:rsidRDefault="00464893">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0C0A06">
          <w:rPr>
            <w:noProof/>
            <w:webHidden/>
          </w:rPr>
          <w:t>67</w:t>
        </w:r>
        <w:r w:rsidR="00790D8D">
          <w:rPr>
            <w:noProof/>
            <w:webHidden/>
          </w:rPr>
          <w:fldChar w:fldCharType="end"/>
        </w:r>
      </w:hyperlink>
    </w:p>
    <w:p w14:paraId="4013AF3D" w14:textId="400FE597" w:rsidR="00790D8D" w:rsidRDefault="00464893">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0C0A06">
          <w:rPr>
            <w:noProof/>
            <w:webHidden/>
          </w:rPr>
          <w:t>70</w:t>
        </w:r>
        <w:r w:rsidR="00790D8D">
          <w:rPr>
            <w:noProof/>
            <w:webHidden/>
          </w:rPr>
          <w:fldChar w:fldCharType="end"/>
        </w:r>
      </w:hyperlink>
    </w:p>
    <w:p w14:paraId="4E369E90" w14:textId="207E88A5" w:rsidR="00790D8D" w:rsidRDefault="00464893">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0C0A06">
          <w:rPr>
            <w:noProof/>
            <w:webHidden/>
          </w:rPr>
          <w:t>74</w:t>
        </w:r>
        <w:r w:rsidR="00790D8D">
          <w:rPr>
            <w:noProof/>
            <w:webHidden/>
          </w:rPr>
          <w:fldChar w:fldCharType="end"/>
        </w:r>
      </w:hyperlink>
    </w:p>
    <w:p w14:paraId="206DC744" w14:textId="703EC684" w:rsidR="00790D8D" w:rsidRDefault="00464893">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0C0A06">
          <w:rPr>
            <w:noProof/>
            <w:webHidden/>
          </w:rPr>
          <w:t>78</w:t>
        </w:r>
        <w:r w:rsidR="00790D8D">
          <w:rPr>
            <w:noProof/>
            <w:webHidden/>
          </w:rPr>
          <w:fldChar w:fldCharType="end"/>
        </w:r>
      </w:hyperlink>
    </w:p>
    <w:p w14:paraId="2E824416" w14:textId="06D271E7" w:rsidR="00790D8D" w:rsidRDefault="00464893">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0C0A06">
          <w:rPr>
            <w:noProof/>
            <w:webHidden/>
          </w:rPr>
          <w:t>85</w:t>
        </w:r>
        <w:r w:rsidR="00790D8D">
          <w:rPr>
            <w:noProof/>
            <w:webHidden/>
          </w:rPr>
          <w:fldChar w:fldCharType="end"/>
        </w:r>
      </w:hyperlink>
    </w:p>
    <w:p w14:paraId="567AC54D" w14:textId="09FFAE99" w:rsidR="00790D8D" w:rsidRDefault="00464893">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0C0A06">
          <w:rPr>
            <w:noProof/>
            <w:webHidden/>
          </w:rPr>
          <w:t>325</w:t>
        </w:r>
        <w:r w:rsidR="00790D8D">
          <w:rPr>
            <w:noProof/>
            <w:webHidden/>
          </w:rPr>
          <w:fldChar w:fldCharType="end"/>
        </w:r>
      </w:hyperlink>
    </w:p>
    <w:p w14:paraId="3EEFF57D" w14:textId="31557E07" w:rsidR="00790D8D" w:rsidRDefault="00464893">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0C0A06">
          <w:rPr>
            <w:noProof/>
            <w:webHidden/>
          </w:rPr>
          <w:t>412</w:t>
        </w:r>
        <w:r w:rsidR="00790D8D">
          <w:rPr>
            <w:noProof/>
            <w:webHidden/>
          </w:rPr>
          <w:fldChar w:fldCharType="end"/>
        </w:r>
      </w:hyperlink>
    </w:p>
    <w:p w14:paraId="16A98013" w14:textId="574D4CFE" w:rsidR="00790D8D" w:rsidRDefault="00464893">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0C0A06">
          <w:rPr>
            <w:noProof/>
            <w:webHidden/>
          </w:rPr>
          <w:t>413</w:t>
        </w:r>
        <w:r w:rsidR="00790D8D">
          <w:rPr>
            <w:noProof/>
            <w:webHidden/>
          </w:rPr>
          <w:fldChar w:fldCharType="end"/>
        </w:r>
      </w:hyperlink>
    </w:p>
    <w:p w14:paraId="7FA30D33" w14:textId="5FB38EB1" w:rsidR="00790D8D" w:rsidRDefault="00464893">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0C0A06">
          <w:rPr>
            <w:noProof/>
            <w:webHidden/>
          </w:rPr>
          <w:t>452</w:t>
        </w:r>
        <w:r w:rsidR="00790D8D">
          <w:rPr>
            <w:noProof/>
            <w:webHidden/>
          </w:rPr>
          <w:fldChar w:fldCharType="end"/>
        </w:r>
      </w:hyperlink>
    </w:p>
    <w:p w14:paraId="2D3E557D" w14:textId="79591340" w:rsidR="00790D8D" w:rsidRDefault="00464893">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0C0A06">
          <w:rPr>
            <w:noProof/>
            <w:webHidden/>
          </w:rPr>
          <w:t>455</w:t>
        </w:r>
        <w:r w:rsidR="00790D8D">
          <w:rPr>
            <w:noProof/>
            <w:webHidden/>
          </w:rPr>
          <w:fldChar w:fldCharType="end"/>
        </w:r>
      </w:hyperlink>
    </w:p>
    <w:p w14:paraId="4B626EE8" w14:textId="04A84ED3" w:rsidR="00790D8D" w:rsidRDefault="00464893">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0C0A06">
          <w:rPr>
            <w:noProof/>
            <w:webHidden/>
          </w:rPr>
          <w:t>470</w:t>
        </w:r>
        <w:r w:rsidR="00790D8D">
          <w:rPr>
            <w:noProof/>
            <w:webHidden/>
          </w:rPr>
          <w:fldChar w:fldCharType="end"/>
        </w:r>
      </w:hyperlink>
    </w:p>
    <w:p w14:paraId="1A459399" w14:textId="2940F51A" w:rsidR="00790D8D" w:rsidRDefault="00464893">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0C0A06">
          <w:rPr>
            <w:noProof/>
            <w:webHidden/>
          </w:rPr>
          <w:t>482</w:t>
        </w:r>
        <w:r w:rsidR="00790D8D">
          <w:rPr>
            <w:noProof/>
            <w:webHidden/>
          </w:rPr>
          <w:fldChar w:fldCharType="end"/>
        </w:r>
      </w:hyperlink>
    </w:p>
    <w:p w14:paraId="7A3C1BD6" w14:textId="0F6E6D72" w:rsidR="00790D8D" w:rsidRDefault="00464893">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0C0A06">
          <w:rPr>
            <w:noProof/>
            <w:webHidden/>
          </w:rPr>
          <w:t>494</w:t>
        </w:r>
        <w:r w:rsidR="00790D8D">
          <w:rPr>
            <w:noProof/>
            <w:webHidden/>
          </w:rPr>
          <w:fldChar w:fldCharType="end"/>
        </w:r>
      </w:hyperlink>
    </w:p>
    <w:p w14:paraId="6F04D6FA" w14:textId="59C8C362" w:rsidR="00790D8D" w:rsidRDefault="00464893">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0C0A06">
          <w:rPr>
            <w:noProof/>
            <w:webHidden/>
          </w:rPr>
          <w:t>509</w:t>
        </w:r>
        <w:r w:rsidR="00790D8D">
          <w:rPr>
            <w:noProof/>
            <w:webHidden/>
          </w:rPr>
          <w:fldChar w:fldCharType="end"/>
        </w:r>
      </w:hyperlink>
    </w:p>
    <w:p w14:paraId="27B826F0" w14:textId="419BD7BA" w:rsidR="00790D8D" w:rsidRDefault="00464893">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0C0A06">
          <w:rPr>
            <w:noProof/>
            <w:webHidden/>
          </w:rPr>
          <w:t>518</w:t>
        </w:r>
        <w:r w:rsidR="00790D8D">
          <w:rPr>
            <w:noProof/>
            <w:webHidden/>
          </w:rPr>
          <w:fldChar w:fldCharType="end"/>
        </w:r>
      </w:hyperlink>
    </w:p>
    <w:p w14:paraId="5EBA913D" w14:textId="7E15B615" w:rsidR="00790D8D" w:rsidRDefault="00464893">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0C0A06">
          <w:rPr>
            <w:noProof/>
            <w:webHidden/>
          </w:rPr>
          <w:t>533</w:t>
        </w:r>
        <w:r w:rsidR="00790D8D">
          <w:rPr>
            <w:noProof/>
            <w:webHidden/>
          </w:rPr>
          <w:fldChar w:fldCharType="end"/>
        </w:r>
      </w:hyperlink>
    </w:p>
    <w:p w14:paraId="3662B903" w14:textId="234312F6" w:rsidR="00790D8D" w:rsidRDefault="00464893">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0C0A06">
          <w:rPr>
            <w:noProof/>
            <w:webHidden/>
          </w:rPr>
          <w:t>535</w:t>
        </w:r>
        <w:r w:rsidR="00790D8D">
          <w:rPr>
            <w:noProof/>
            <w:webHidden/>
          </w:rPr>
          <w:fldChar w:fldCharType="end"/>
        </w:r>
      </w:hyperlink>
    </w:p>
    <w:p w14:paraId="0460787E" w14:textId="7D50164C" w:rsidR="00790D8D" w:rsidRDefault="00464893">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0C0A06">
          <w:rPr>
            <w:noProof/>
            <w:webHidden/>
          </w:rPr>
          <w:t>569</w:t>
        </w:r>
        <w:r w:rsidR="00790D8D">
          <w:rPr>
            <w:noProof/>
            <w:webHidden/>
          </w:rPr>
          <w:fldChar w:fldCharType="end"/>
        </w:r>
      </w:hyperlink>
    </w:p>
    <w:p w14:paraId="03FB296F" w14:textId="7D63B68E" w:rsidR="00790D8D" w:rsidRDefault="00464893">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0C0A06">
          <w:rPr>
            <w:noProof/>
            <w:webHidden/>
          </w:rPr>
          <w:t>570</w:t>
        </w:r>
        <w:r w:rsidR="00790D8D">
          <w:rPr>
            <w:noProof/>
            <w:webHidden/>
          </w:rPr>
          <w:fldChar w:fldCharType="end"/>
        </w:r>
      </w:hyperlink>
    </w:p>
    <w:p w14:paraId="55712884" w14:textId="65050868" w:rsidR="00790D8D" w:rsidRDefault="00464893">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0C0A06">
          <w:rPr>
            <w:noProof/>
            <w:webHidden/>
          </w:rPr>
          <w:t>591</w:t>
        </w:r>
        <w:r w:rsidR="00790D8D">
          <w:rPr>
            <w:noProof/>
            <w:webHidden/>
          </w:rPr>
          <w:fldChar w:fldCharType="end"/>
        </w:r>
      </w:hyperlink>
    </w:p>
    <w:p w14:paraId="712C3BB3" w14:textId="2D63B9B6" w:rsidR="00790D8D" w:rsidRDefault="00464893">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0C0A06">
          <w:rPr>
            <w:noProof/>
            <w:webHidden/>
          </w:rPr>
          <w:t>603</w:t>
        </w:r>
        <w:r w:rsidR="00790D8D">
          <w:rPr>
            <w:noProof/>
            <w:webHidden/>
          </w:rPr>
          <w:fldChar w:fldCharType="end"/>
        </w:r>
      </w:hyperlink>
    </w:p>
    <w:p w14:paraId="48FB2382" w14:textId="33D07440" w:rsidR="00790D8D" w:rsidRDefault="00464893">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0C0A06">
          <w:rPr>
            <w:noProof/>
            <w:webHidden/>
          </w:rPr>
          <w:t>604</w:t>
        </w:r>
        <w:r w:rsidR="00790D8D">
          <w:rPr>
            <w:noProof/>
            <w:webHidden/>
          </w:rPr>
          <w:fldChar w:fldCharType="end"/>
        </w:r>
      </w:hyperlink>
    </w:p>
    <w:p w14:paraId="658E1834" w14:textId="667D6E56" w:rsidR="00790D8D" w:rsidRDefault="00464893">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0C0A06">
          <w:rPr>
            <w:noProof/>
            <w:webHidden/>
          </w:rPr>
          <w:t>625</w:t>
        </w:r>
        <w:r w:rsidR="00790D8D">
          <w:rPr>
            <w:noProof/>
            <w:webHidden/>
          </w:rPr>
          <w:fldChar w:fldCharType="end"/>
        </w:r>
      </w:hyperlink>
    </w:p>
    <w:p w14:paraId="174364E6" w14:textId="6E508E73" w:rsidR="00790D8D" w:rsidRDefault="00464893">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0C0A06">
          <w:rPr>
            <w:noProof/>
            <w:webHidden/>
          </w:rPr>
          <w:t>674</w:t>
        </w:r>
        <w:r w:rsidR="00790D8D">
          <w:rPr>
            <w:noProof/>
            <w:webHidden/>
          </w:rPr>
          <w:fldChar w:fldCharType="end"/>
        </w:r>
      </w:hyperlink>
    </w:p>
    <w:p w14:paraId="0F829583" w14:textId="75AA0E1B" w:rsidR="00790D8D" w:rsidRDefault="00464893">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0C0A06">
          <w:rPr>
            <w:noProof/>
            <w:webHidden/>
          </w:rPr>
          <w:t>686</w:t>
        </w:r>
        <w:r w:rsidR="00790D8D">
          <w:rPr>
            <w:noProof/>
            <w:webHidden/>
          </w:rPr>
          <w:fldChar w:fldCharType="end"/>
        </w:r>
      </w:hyperlink>
    </w:p>
    <w:p w14:paraId="1FAE80C8" w14:textId="580448DE" w:rsidR="00790D8D" w:rsidRDefault="00464893">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0C0A06">
          <w:rPr>
            <w:noProof/>
            <w:webHidden/>
          </w:rPr>
          <w:t>705</w:t>
        </w:r>
        <w:r w:rsidR="00790D8D">
          <w:rPr>
            <w:noProof/>
            <w:webHidden/>
          </w:rPr>
          <w:fldChar w:fldCharType="end"/>
        </w:r>
      </w:hyperlink>
    </w:p>
    <w:p w14:paraId="048F495C" w14:textId="536DF1D4" w:rsidR="00790D8D" w:rsidRDefault="00464893">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0C0A06">
          <w:rPr>
            <w:noProof/>
            <w:webHidden/>
          </w:rPr>
          <w:t>771</w:t>
        </w:r>
        <w:r w:rsidR="00790D8D">
          <w:rPr>
            <w:noProof/>
            <w:webHidden/>
          </w:rPr>
          <w:fldChar w:fldCharType="end"/>
        </w:r>
      </w:hyperlink>
    </w:p>
    <w:p w14:paraId="07FDF397" w14:textId="137B34BA" w:rsidR="00790D8D" w:rsidRDefault="00464893">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0C0A06">
          <w:rPr>
            <w:noProof/>
            <w:webHidden/>
          </w:rPr>
          <w:t>835</w:t>
        </w:r>
        <w:r w:rsidR="00790D8D">
          <w:rPr>
            <w:noProof/>
            <w:webHidden/>
          </w:rPr>
          <w:fldChar w:fldCharType="end"/>
        </w:r>
      </w:hyperlink>
    </w:p>
    <w:p w14:paraId="34769EEE" w14:textId="0DC061E3" w:rsidR="00790D8D" w:rsidRDefault="00464893">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0C0A06">
          <w:rPr>
            <w:noProof/>
            <w:webHidden/>
          </w:rPr>
          <w:t>841</w:t>
        </w:r>
        <w:r w:rsidR="00790D8D">
          <w:rPr>
            <w:noProof/>
            <w:webHidden/>
          </w:rPr>
          <w:fldChar w:fldCharType="end"/>
        </w:r>
      </w:hyperlink>
    </w:p>
    <w:p w14:paraId="45BBD758" w14:textId="1B9DE301" w:rsidR="00790D8D" w:rsidRDefault="00464893">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0C0A06">
          <w:rPr>
            <w:noProof/>
            <w:webHidden/>
          </w:rPr>
          <w:t>859</w:t>
        </w:r>
        <w:r w:rsidR="00790D8D">
          <w:rPr>
            <w:noProof/>
            <w:webHidden/>
          </w:rPr>
          <w:fldChar w:fldCharType="end"/>
        </w:r>
      </w:hyperlink>
    </w:p>
    <w:p w14:paraId="52411E5D" w14:textId="74261391" w:rsidR="00790D8D" w:rsidRDefault="00464893">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0C0A06">
          <w:rPr>
            <w:noProof/>
            <w:webHidden/>
          </w:rPr>
          <w:t>866</w:t>
        </w:r>
        <w:r w:rsidR="00790D8D">
          <w:rPr>
            <w:noProof/>
            <w:webHidden/>
          </w:rPr>
          <w:fldChar w:fldCharType="end"/>
        </w:r>
      </w:hyperlink>
    </w:p>
    <w:p w14:paraId="2736B5FF" w14:textId="185CD19C" w:rsidR="00790D8D" w:rsidRDefault="00464893">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0C0A06">
          <w:rPr>
            <w:noProof/>
            <w:webHidden/>
          </w:rPr>
          <w:t>889</w:t>
        </w:r>
        <w:r w:rsidR="00790D8D">
          <w:rPr>
            <w:noProof/>
            <w:webHidden/>
          </w:rPr>
          <w:fldChar w:fldCharType="end"/>
        </w:r>
      </w:hyperlink>
    </w:p>
    <w:p w14:paraId="78F0B3CD" w14:textId="6AAE8551" w:rsidR="00790D8D" w:rsidRDefault="00464893">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0C0A06">
          <w:rPr>
            <w:noProof/>
            <w:webHidden/>
          </w:rPr>
          <w:t>916</w:t>
        </w:r>
        <w:r w:rsidR="00790D8D">
          <w:rPr>
            <w:noProof/>
            <w:webHidden/>
          </w:rPr>
          <w:fldChar w:fldCharType="end"/>
        </w:r>
      </w:hyperlink>
    </w:p>
    <w:p w14:paraId="452EBA35" w14:textId="0168BBED" w:rsidR="00790D8D" w:rsidRDefault="00464893">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0C0A06">
          <w:rPr>
            <w:noProof/>
            <w:webHidden/>
          </w:rPr>
          <w:t>930</w:t>
        </w:r>
        <w:r w:rsidR="00790D8D">
          <w:rPr>
            <w:noProof/>
            <w:webHidden/>
          </w:rPr>
          <w:fldChar w:fldCharType="end"/>
        </w:r>
      </w:hyperlink>
    </w:p>
    <w:p w14:paraId="2CAA4B1D" w14:textId="1825CF8A" w:rsidR="00790D8D" w:rsidRDefault="00464893">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0C0A06">
          <w:rPr>
            <w:noProof/>
            <w:webHidden/>
          </w:rPr>
          <w:t>955</w:t>
        </w:r>
        <w:r w:rsidR="00790D8D">
          <w:rPr>
            <w:noProof/>
            <w:webHidden/>
          </w:rPr>
          <w:fldChar w:fldCharType="end"/>
        </w:r>
      </w:hyperlink>
    </w:p>
    <w:p w14:paraId="1C10526E" w14:textId="3F6A1586" w:rsidR="00790D8D" w:rsidRDefault="00464893">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0C0A06">
          <w:rPr>
            <w:noProof/>
            <w:webHidden/>
          </w:rPr>
          <w:t>1029</w:t>
        </w:r>
        <w:r w:rsidR="00790D8D">
          <w:rPr>
            <w:noProof/>
            <w:webHidden/>
          </w:rPr>
          <w:fldChar w:fldCharType="end"/>
        </w:r>
      </w:hyperlink>
    </w:p>
    <w:p w14:paraId="393716F6" w14:textId="1FDAB721" w:rsidR="00790D8D" w:rsidRDefault="00464893">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0C0A06">
          <w:rPr>
            <w:noProof/>
            <w:webHidden/>
          </w:rPr>
          <w:t>1128</w:t>
        </w:r>
        <w:r w:rsidR="00790D8D">
          <w:rPr>
            <w:noProof/>
            <w:webHidden/>
          </w:rPr>
          <w:fldChar w:fldCharType="end"/>
        </w:r>
      </w:hyperlink>
    </w:p>
    <w:p w14:paraId="11789C68" w14:textId="164CEAB6" w:rsidR="00790D8D" w:rsidRDefault="00464893">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0C0A06">
          <w:rPr>
            <w:noProof/>
            <w:webHidden/>
          </w:rPr>
          <w:t>1130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1A3CA600"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C0A06">
              <w:rPr>
                <w:noProof/>
                <w:webHidden/>
              </w:rPr>
              <w:t>5</w:t>
            </w:r>
            <w:r w:rsidR="00E35F1F">
              <w:rPr>
                <w:noProof/>
                <w:webHidden/>
              </w:rPr>
              <w:fldChar w:fldCharType="end"/>
            </w:r>
          </w:hyperlink>
        </w:p>
        <w:p w14:paraId="3CE22754" w14:textId="0AA8A070" w:rsidR="00E35F1F" w:rsidRDefault="00464893">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C0A06">
              <w:rPr>
                <w:noProof/>
                <w:webHidden/>
              </w:rPr>
              <w:t>10</w:t>
            </w:r>
            <w:r w:rsidR="00E35F1F">
              <w:rPr>
                <w:noProof/>
                <w:webHidden/>
              </w:rPr>
              <w:fldChar w:fldCharType="end"/>
            </w:r>
          </w:hyperlink>
        </w:p>
        <w:p w14:paraId="4B0BA7F1" w14:textId="10BCB42F" w:rsidR="00E35F1F" w:rsidRDefault="00464893">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C0A06">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227AEDC9"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C0A06">
        <w:rPr>
          <w:noProof/>
          <w:lang w:val="en-US"/>
        </w:rPr>
        <w:t>940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B5C6E93" w:rsidR="00B102EF" w:rsidRDefault="00B102EF" w:rsidP="004D23BC">
      <w:pPr>
        <w:tabs>
          <w:tab w:val="left" w:pos="720"/>
          <w:tab w:val="left" w:leader="dot" w:pos="7920"/>
        </w:tabs>
      </w:pPr>
      <w:r>
        <w:fldChar w:fldCharType="begin"/>
      </w:r>
      <w:r>
        <w:instrText xml:space="preserve"> REF _Ref448228501 \h </w:instrText>
      </w:r>
      <w:r>
        <w:fldChar w:fldCharType="separate"/>
      </w:r>
      <w:r w:rsidR="000C0A06">
        <w:t>The Fourth Canticle</w:t>
      </w:r>
      <w:r>
        <w:fldChar w:fldCharType="end"/>
      </w:r>
      <w:r>
        <w:tab/>
      </w:r>
      <w:r>
        <w:fldChar w:fldCharType="begin"/>
      </w:r>
      <w:r>
        <w:instrText xml:space="preserve"> PAGEREF _Ref448228505 \h </w:instrText>
      </w:r>
      <w:r>
        <w:fldChar w:fldCharType="separate"/>
      </w:r>
      <w:r w:rsidR="000C0A06">
        <w:rPr>
          <w:noProof/>
        </w:rPr>
        <w:t>403</w:t>
      </w:r>
      <w:r>
        <w:fldChar w:fldCharType="end"/>
      </w:r>
    </w:p>
    <w:p w14:paraId="714598C9" w14:textId="7055410D" w:rsidR="00B102EF" w:rsidRDefault="00B102EF" w:rsidP="004D23BC">
      <w:pPr>
        <w:tabs>
          <w:tab w:val="left" w:pos="720"/>
          <w:tab w:val="left" w:leader="dot" w:pos="7920"/>
        </w:tabs>
      </w:pPr>
      <w:r>
        <w:fldChar w:fldCharType="begin"/>
      </w:r>
      <w:r>
        <w:instrText xml:space="preserve"> REF _Ref448228521 \h </w:instrText>
      </w:r>
      <w:r>
        <w:fldChar w:fldCharType="separate"/>
      </w:r>
      <w:r w:rsidR="000C0A06">
        <w:t>The Annual Psalis and Theotokia</w:t>
      </w:r>
      <w:r>
        <w:fldChar w:fldCharType="end"/>
      </w:r>
      <w:r>
        <w:tab/>
      </w:r>
      <w:r>
        <w:fldChar w:fldCharType="begin"/>
      </w:r>
      <w:r>
        <w:instrText xml:space="preserve"> PAGEREF _Ref448228524 \h </w:instrText>
      </w:r>
      <w:r>
        <w:fldChar w:fldCharType="separate"/>
      </w:r>
      <w:r w:rsidR="000C0A06">
        <w:rPr>
          <w:noProof/>
        </w:rPr>
        <w:t>412</w:t>
      </w:r>
      <w:r>
        <w:fldChar w:fldCharType="end"/>
      </w:r>
    </w:p>
    <w:p w14:paraId="160344F1" w14:textId="7B8D6EB5"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C0A06">
        <w:t>The Book of Psalis and Doxologies</w:t>
      </w:r>
      <w:r>
        <w:fldChar w:fldCharType="end"/>
      </w:r>
      <w:r>
        <w:tab/>
      </w:r>
      <w:r>
        <w:fldChar w:fldCharType="begin"/>
      </w:r>
      <w:r>
        <w:instrText xml:space="preserve"> PAGEREF _Ref448228546 \h </w:instrText>
      </w:r>
      <w:r>
        <w:fldChar w:fldCharType="separate"/>
      </w:r>
      <w:r w:rsidR="000C0A06">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8892552"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C0A06">
        <w:t>Psalm</w:t>
      </w:r>
      <w:r w:rsidR="000C0A06" w:rsidRPr="00AB1781">
        <w:t xml:space="preserve"> 50</w:t>
      </w:r>
      <w:r w:rsidR="000C0A06">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C0A06">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35D9F2A1"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C0A06">
        <w:t>Psalm</w:t>
      </w:r>
      <w:r w:rsidR="000C0A06" w:rsidRPr="00AB1781">
        <w:t xml:space="preserve"> 116</w:t>
      </w:r>
      <w:r w:rsidR="000C0A06">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C0A06">
        <w:rPr>
          <w:noProof/>
        </w:rPr>
        <w:t>268</w:t>
      </w:r>
      <w:r w:rsidR="003A78C2">
        <w:fldChar w:fldCharType="end"/>
      </w:r>
    </w:p>
    <w:p w14:paraId="10E2000F" w14:textId="73A01E05"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C0A06">
        <w:t>Psalm</w:t>
      </w:r>
      <w:r w:rsidR="000C0A06" w:rsidRPr="00AB1781">
        <w:t xml:space="preserve"> 117</w:t>
      </w:r>
      <w:r w:rsidR="000C0A06">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C0A06">
        <w:rPr>
          <w:noProof/>
        </w:rPr>
        <w:t>269</w:t>
      </w:r>
      <w:r w:rsidR="003A78C2">
        <w:fldChar w:fldCharType="end"/>
      </w:r>
    </w:p>
    <w:p w14:paraId="4928E776" w14:textId="230F316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C0A06">
        <w:t>Psalm</w:t>
      </w:r>
      <w:r w:rsidR="000C0A06" w:rsidRPr="00AB1781">
        <w:t xml:space="preserve"> 119</w:t>
      </w:r>
      <w:r w:rsidR="000C0A06">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C0A06">
        <w:rPr>
          <w:noProof/>
        </w:rPr>
        <w:t>287</w:t>
      </w:r>
      <w:r w:rsidR="003A78C2">
        <w:fldChar w:fldCharType="end"/>
      </w:r>
    </w:p>
    <w:p w14:paraId="4144738E" w14:textId="5AED4EB2"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C0A06">
        <w:t>Psalm</w:t>
      </w:r>
      <w:r w:rsidR="000C0A06" w:rsidRPr="00AB1781">
        <w:t xml:space="preserve"> 120</w:t>
      </w:r>
      <w:r w:rsidR="000C0A06">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C0A06">
        <w:rPr>
          <w:noProof/>
        </w:rPr>
        <w:t>288</w:t>
      </w:r>
      <w:r w:rsidR="003A78C2">
        <w:fldChar w:fldCharType="end"/>
      </w:r>
    </w:p>
    <w:p w14:paraId="7A11F8AE" w14:textId="667C8B5C"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C0A06">
        <w:t>Psalm</w:t>
      </w:r>
      <w:r w:rsidR="000C0A06" w:rsidRPr="00AB1781">
        <w:t xml:space="preserve"> 121</w:t>
      </w:r>
      <w:r w:rsidR="000C0A06">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C0A06">
        <w:rPr>
          <w:noProof/>
        </w:rPr>
        <w:t>289</w:t>
      </w:r>
      <w:r w:rsidR="003A78C2">
        <w:fldChar w:fldCharType="end"/>
      </w:r>
    </w:p>
    <w:p w14:paraId="1E7E3335" w14:textId="44386EEC"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C0A06">
        <w:t>Psalm</w:t>
      </w:r>
      <w:r w:rsidR="000C0A06" w:rsidRPr="00AB1781">
        <w:t xml:space="preserve"> 122</w:t>
      </w:r>
      <w:r w:rsidR="000C0A06">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C0A06">
        <w:rPr>
          <w:noProof/>
        </w:rPr>
        <w:t>290</w:t>
      </w:r>
      <w:r w:rsidR="003A78C2">
        <w:fldChar w:fldCharType="end"/>
      </w:r>
    </w:p>
    <w:p w14:paraId="6A7F45CD" w14:textId="71F1E6BE"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C0A06">
        <w:t>Psalm</w:t>
      </w:r>
      <w:r w:rsidR="000C0A06" w:rsidRPr="00AB1781">
        <w:t xml:space="preserve"> 123</w:t>
      </w:r>
      <w:r w:rsidR="000C0A06">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C0A06">
        <w:rPr>
          <w:noProof/>
        </w:rPr>
        <w:t>291</w:t>
      </w:r>
      <w:r w:rsidR="003A78C2">
        <w:fldChar w:fldCharType="end"/>
      </w:r>
    </w:p>
    <w:p w14:paraId="2FA5C99A" w14:textId="01112EFF"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C0A06">
        <w:t>Psalm</w:t>
      </w:r>
      <w:r w:rsidR="000C0A06" w:rsidRPr="00AB1781">
        <w:t xml:space="preserve"> 124</w:t>
      </w:r>
      <w:r w:rsidR="000C0A06">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C0A06">
        <w:rPr>
          <w:noProof/>
        </w:rPr>
        <w:t>292</w:t>
      </w:r>
      <w:r w:rsidR="003A78C2">
        <w:fldChar w:fldCharType="end"/>
      </w:r>
    </w:p>
    <w:p w14:paraId="0633E3A7" w14:textId="5E760F44"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C0A06">
        <w:t>Psalm</w:t>
      </w:r>
      <w:r w:rsidR="000C0A06" w:rsidRPr="00AB1781">
        <w:t xml:space="preserve"> 125</w:t>
      </w:r>
      <w:r w:rsidR="000C0A06">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C0A06">
        <w:rPr>
          <w:noProof/>
        </w:rPr>
        <w:t>293</w:t>
      </w:r>
      <w:r w:rsidR="003A78C2">
        <w:fldChar w:fldCharType="end"/>
      </w:r>
    </w:p>
    <w:p w14:paraId="0FB134D2" w14:textId="26FBB46F"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C0A06">
        <w:t>Psalm</w:t>
      </w:r>
      <w:r w:rsidR="000C0A06" w:rsidRPr="00AB1781">
        <w:t xml:space="preserve"> 126</w:t>
      </w:r>
      <w:r w:rsidR="000C0A06">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C0A06">
        <w:rPr>
          <w:noProof/>
        </w:rPr>
        <w:t>293</w:t>
      </w:r>
      <w:r w:rsidR="003A78C2">
        <w:fldChar w:fldCharType="end"/>
      </w:r>
    </w:p>
    <w:p w14:paraId="1C4403C7" w14:textId="2C4CD164"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C0A06">
        <w:t>Psalm</w:t>
      </w:r>
      <w:r w:rsidR="000C0A06" w:rsidRPr="00AB1781">
        <w:t xml:space="preserve"> 127</w:t>
      </w:r>
      <w:r w:rsidR="000C0A06">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C0A06">
        <w:rPr>
          <w:noProof/>
        </w:rPr>
        <w:t>294</w:t>
      </w:r>
      <w:r w:rsidR="003A78C2">
        <w:fldChar w:fldCharType="end"/>
      </w:r>
    </w:p>
    <w:p w14:paraId="7851B890" w14:textId="49612355"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C0A06">
        <w:t>Psalm</w:t>
      </w:r>
      <w:r w:rsidR="000C0A06" w:rsidRPr="00AB1781">
        <w:t xml:space="preserve"> 128</w:t>
      </w:r>
      <w:r w:rsidR="000C0A06">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C0A06">
        <w:rPr>
          <w:noProof/>
        </w:rPr>
        <w:t>295</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01FE67BE" w:rsidR="00A02728" w:rsidRPr="000D107E" w:rsidRDefault="006869EE" w:rsidP="006869EE">
      <w:pPr>
        <w:pStyle w:val="Body"/>
      </w:pPr>
      <w:r>
        <w:t xml:space="preserve">See </w:t>
      </w:r>
      <w:r>
        <w:fldChar w:fldCharType="begin"/>
      </w:r>
      <w:r>
        <w:instrText xml:space="preserve"> REF _Ref448227875 \h </w:instrText>
      </w:r>
      <w:r>
        <w:fldChar w:fldCharType="separate"/>
      </w:r>
      <w:r w:rsidR="000C0A06">
        <w:t>The Raising of Incense</w:t>
      </w:r>
      <w:r>
        <w:fldChar w:fldCharType="end"/>
      </w:r>
      <w:r>
        <w:t xml:space="preserve">, page </w:t>
      </w:r>
      <w:r>
        <w:fldChar w:fldCharType="begin"/>
      </w:r>
      <w:r>
        <w:instrText xml:space="preserve"> PAGEREF _Ref448227880 \h </w:instrText>
      </w:r>
      <w:r>
        <w:fldChar w:fldCharType="separate"/>
      </w:r>
      <w:r w:rsidR="000C0A06">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333F5C59" w14:textId="4E505EBD"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C0A06">
              <w:rPr>
                <w:noProof/>
                <w:webHidden/>
              </w:rPr>
              <w:t>18</w:t>
            </w:r>
            <w:r w:rsidR="00E35F1F">
              <w:rPr>
                <w:noProof/>
                <w:webHidden/>
              </w:rPr>
              <w:fldChar w:fldCharType="end"/>
            </w:r>
          </w:hyperlink>
        </w:p>
        <w:p w14:paraId="20C68518" w14:textId="0ADA81A4" w:rsidR="00E35F1F" w:rsidRDefault="00464893">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C0A06">
              <w:rPr>
                <w:noProof/>
                <w:webHidden/>
              </w:rPr>
              <w:t>23</w:t>
            </w:r>
            <w:r w:rsidR="00E35F1F">
              <w:rPr>
                <w:noProof/>
                <w:webHidden/>
              </w:rPr>
              <w:fldChar w:fldCharType="end"/>
            </w:r>
          </w:hyperlink>
        </w:p>
        <w:p w14:paraId="7AECBD7C" w14:textId="155A857C" w:rsidR="00E35F1F" w:rsidRDefault="00464893">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C0A06">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23134442"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C0A06">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C0A06">
        <w:rPr>
          <w:noProof/>
          <w:lang w:val="en-US"/>
        </w:rPr>
        <w:t>10</w:t>
      </w:r>
      <w:r w:rsidR="003A78C2">
        <w:rPr>
          <w:lang w:val="en-US"/>
        </w:rPr>
        <w:fldChar w:fldCharType="end"/>
      </w:r>
    </w:p>
    <w:p w14:paraId="306C8546" w14:textId="71B18193"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C0A06">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C0A06">
        <w:rPr>
          <w:noProof/>
          <w:lang w:val="en-US"/>
        </w:rPr>
        <w:t>10</w:t>
      </w:r>
      <w:r w:rsidR="003A78C2">
        <w:rPr>
          <w:lang w:val="en-US"/>
        </w:rPr>
        <w:fldChar w:fldCharType="end"/>
      </w:r>
    </w:p>
    <w:p w14:paraId="4E41A6D8" w14:textId="7E9C2A2D"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C0A06">
        <w:t>Psalm</w:t>
      </w:r>
      <w:r w:rsidR="000C0A06" w:rsidRPr="00AB1781">
        <w:t xml:space="preserve"> 50</w:t>
      </w:r>
      <w:r w:rsidR="000C0A06">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C0A06">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54167B3B"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C0A06">
        <w:t>Psalm</w:t>
      </w:r>
      <w:r w:rsidR="000C0A06" w:rsidRPr="00AB1781">
        <w:t xml:space="preserve"> 129</w:t>
      </w:r>
      <w:r w:rsidR="000C0A06">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0A06">
        <w:rPr>
          <w:rFonts w:cstheme="minorBidi"/>
          <w:noProof/>
        </w:rPr>
        <w:t>296</w:t>
      </w:r>
      <w:r w:rsidR="003A78C2" w:rsidRPr="00AC19C5">
        <w:rPr>
          <w:rFonts w:cstheme="minorBidi"/>
        </w:rPr>
        <w:fldChar w:fldCharType="end"/>
      </w:r>
    </w:p>
    <w:p w14:paraId="5C89ADF0" w14:textId="163F50FB"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C0A06">
        <w:t>Psalm</w:t>
      </w:r>
      <w:r w:rsidR="000C0A06" w:rsidRPr="00AB1781">
        <w:t xml:space="preserve"> 130</w:t>
      </w:r>
      <w:r w:rsidR="000C0A06">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0A06">
        <w:rPr>
          <w:rFonts w:cstheme="minorBidi"/>
          <w:noProof/>
        </w:rPr>
        <w:t>297</w:t>
      </w:r>
      <w:r w:rsidR="003A78C2" w:rsidRPr="00AC19C5">
        <w:rPr>
          <w:rFonts w:cstheme="minorBidi"/>
        </w:rPr>
        <w:fldChar w:fldCharType="end"/>
      </w:r>
    </w:p>
    <w:p w14:paraId="28E2C0BB" w14:textId="2548831C"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C0A06">
        <w:t>Psalm</w:t>
      </w:r>
      <w:r w:rsidR="000C0A06" w:rsidRPr="00AB1781">
        <w:t xml:space="preserve"> 131</w:t>
      </w:r>
      <w:r w:rsidR="000C0A06">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0A06">
        <w:rPr>
          <w:rFonts w:cstheme="minorBidi"/>
          <w:noProof/>
        </w:rPr>
        <w:t>298</w:t>
      </w:r>
      <w:r w:rsidR="003A78C2" w:rsidRPr="00AC19C5">
        <w:rPr>
          <w:rFonts w:cstheme="minorBidi"/>
        </w:rPr>
        <w:fldChar w:fldCharType="end"/>
      </w:r>
    </w:p>
    <w:p w14:paraId="1E089908" w14:textId="47A5CC58"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C0A06">
        <w:t>Psalm</w:t>
      </w:r>
      <w:r w:rsidR="000C0A06" w:rsidRPr="00AB1781">
        <w:t xml:space="preserve"> 132</w:t>
      </w:r>
      <w:r w:rsidR="000C0A06">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0A06">
        <w:rPr>
          <w:rFonts w:cstheme="minorBidi"/>
          <w:noProof/>
        </w:rPr>
        <w:t>299</w:t>
      </w:r>
      <w:r w:rsidR="003A78C2" w:rsidRPr="00AC19C5">
        <w:rPr>
          <w:rFonts w:cstheme="minorBidi"/>
        </w:rPr>
        <w:fldChar w:fldCharType="end"/>
      </w:r>
    </w:p>
    <w:p w14:paraId="4AE38C3E" w14:textId="7A91934E"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C0A06">
        <w:t>Psalm</w:t>
      </w:r>
      <w:r w:rsidR="000C0A06" w:rsidRPr="00AB1781">
        <w:t xml:space="preserve"> 133</w:t>
      </w:r>
      <w:r w:rsidR="000C0A06">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0A06">
        <w:rPr>
          <w:rFonts w:cstheme="minorBidi"/>
          <w:noProof/>
        </w:rPr>
        <w:t>300</w:t>
      </w:r>
      <w:r w:rsidR="003A78C2" w:rsidRPr="00AC19C5">
        <w:rPr>
          <w:rFonts w:cstheme="minorBidi"/>
        </w:rPr>
        <w:fldChar w:fldCharType="end"/>
      </w:r>
    </w:p>
    <w:p w14:paraId="1687F32E" w14:textId="247ACFD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C0A06">
        <w:t>Psalm</w:t>
      </w:r>
      <w:r w:rsidR="000C0A06" w:rsidRPr="00AB1781">
        <w:t xml:space="preserve"> 136</w:t>
      </w:r>
      <w:r w:rsidR="000C0A06">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0A06">
        <w:rPr>
          <w:rFonts w:cstheme="minorBidi"/>
          <w:noProof/>
        </w:rPr>
        <w:t>305</w:t>
      </w:r>
      <w:r w:rsidR="003A78C2" w:rsidRPr="00AC19C5">
        <w:rPr>
          <w:rFonts w:cstheme="minorBidi"/>
        </w:rPr>
        <w:fldChar w:fldCharType="end"/>
      </w:r>
    </w:p>
    <w:p w14:paraId="7888D837" w14:textId="35B97904"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C0A06">
        <w:t>Psalm</w:t>
      </w:r>
      <w:r w:rsidR="000C0A06" w:rsidRPr="00AB1781">
        <w:t xml:space="preserve"> 137</w:t>
      </w:r>
      <w:r w:rsidR="000C0A06">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0A06">
        <w:rPr>
          <w:rFonts w:cstheme="minorBidi"/>
          <w:noProof/>
        </w:rPr>
        <w:t>306</w:t>
      </w:r>
      <w:r w:rsidR="003A78C2" w:rsidRPr="00AC19C5">
        <w:rPr>
          <w:rFonts w:cstheme="minorBidi"/>
        </w:rPr>
        <w:fldChar w:fldCharType="end"/>
      </w:r>
    </w:p>
    <w:p w14:paraId="34DBB223" w14:textId="54C8740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C0A06">
        <w:t>Psalm</w:t>
      </w:r>
      <w:r w:rsidR="000C0A06" w:rsidRPr="00AB1781">
        <w:t xml:space="preserve"> 140</w:t>
      </w:r>
      <w:r w:rsidR="000C0A06">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0A06">
        <w:rPr>
          <w:rFonts w:cstheme="minorBidi"/>
          <w:noProof/>
        </w:rPr>
        <w:t>310</w:t>
      </w:r>
      <w:r w:rsidR="003A78C2" w:rsidRPr="00AC19C5">
        <w:rPr>
          <w:rFonts w:cstheme="minorBidi"/>
        </w:rPr>
        <w:fldChar w:fldCharType="end"/>
      </w:r>
    </w:p>
    <w:p w14:paraId="6B4DC1CD" w14:textId="11A60F8C"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C0A06">
        <w:t>Psalm</w:t>
      </w:r>
      <w:r w:rsidR="000C0A06" w:rsidRPr="00AB1781">
        <w:t xml:space="preserve"> 141</w:t>
      </w:r>
      <w:r w:rsidR="000C0A06">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0A06">
        <w:rPr>
          <w:rFonts w:cstheme="minorBidi"/>
          <w:noProof/>
        </w:rPr>
        <w:t>311</w:t>
      </w:r>
      <w:r w:rsidR="003A78C2" w:rsidRPr="00AC19C5">
        <w:rPr>
          <w:rFonts w:cstheme="minorBidi"/>
        </w:rPr>
        <w:fldChar w:fldCharType="end"/>
      </w:r>
    </w:p>
    <w:p w14:paraId="2110D48E" w14:textId="35F29C26"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C0A06">
        <w:t>Psalm</w:t>
      </w:r>
      <w:r w:rsidR="000C0A06" w:rsidRPr="00AB1781">
        <w:t xml:space="preserve"> 145</w:t>
      </w:r>
      <w:r w:rsidR="000C0A06">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0A06">
        <w:rPr>
          <w:rFonts w:cstheme="minorBidi"/>
          <w:noProof/>
        </w:rPr>
        <w:t>317</w:t>
      </w:r>
      <w:r w:rsidR="003A78C2" w:rsidRPr="00AC19C5">
        <w:rPr>
          <w:rFonts w:cstheme="minorBidi"/>
        </w:rPr>
        <w:fldChar w:fldCharType="end"/>
      </w:r>
    </w:p>
    <w:p w14:paraId="1DB70176" w14:textId="669C64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C0A06">
        <w:t>Psalm</w:t>
      </w:r>
      <w:r w:rsidR="000C0A06" w:rsidRPr="00AB1781">
        <w:t xml:space="preserve"> 146</w:t>
      </w:r>
      <w:r w:rsidR="000C0A06">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0A06">
        <w:rPr>
          <w:rFonts w:cstheme="minorBidi"/>
          <w:noProof/>
        </w:rPr>
        <w:t>318</w:t>
      </w:r>
      <w:r w:rsidR="003A78C2" w:rsidRPr="00AC19C5">
        <w:rPr>
          <w:rFonts w:cstheme="minorBidi"/>
        </w:rPr>
        <w:fldChar w:fldCharType="end"/>
      </w:r>
    </w:p>
    <w:p w14:paraId="10BFD659" w14:textId="6D893E18"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C0A06">
        <w:t>Psalm</w:t>
      </w:r>
      <w:r w:rsidR="000C0A06" w:rsidRPr="00AB1781">
        <w:t xml:space="preserve"> 147</w:t>
      </w:r>
      <w:r w:rsidR="000C0A06">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0A06">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C99D21E"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C0A06">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1880C560"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C0A06">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4F0017F0"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C0A06">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C0A06">
        <w:rPr>
          <w:noProof/>
          <w:lang w:val="en-US"/>
        </w:rPr>
        <w:t>10</w:t>
      </w:r>
      <w:r w:rsidR="003A78C2">
        <w:rPr>
          <w:lang w:val="en-US"/>
        </w:rPr>
        <w:fldChar w:fldCharType="end"/>
      </w:r>
    </w:p>
    <w:p w14:paraId="4FA51813" w14:textId="587484BC"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C0A06">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C0A06">
        <w:rPr>
          <w:noProof/>
          <w:lang w:val="en-US"/>
        </w:rPr>
        <w:t>10</w:t>
      </w:r>
      <w:r w:rsidR="003A78C2">
        <w:rPr>
          <w:lang w:val="en-US"/>
        </w:rPr>
        <w:fldChar w:fldCharType="end"/>
      </w:r>
    </w:p>
    <w:p w14:paraId="0B99716A" w14:textId="7E4289F0"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C0A06">
        <w:t>Psalm</w:t>
      </w:r>
      <w:r w:rsidR="000C0A06" w:rsidRPr="00AB1781">
        <w:t xml:space="preserve"> 50</w:t>
      </w:r>
      <w:r w:rsidR="000C0A06">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C0A06">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4A5CE8BC"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C0A06">
        <w:t>Psalm</w:t>
      </w:r>
      <w:r w:rsidR="000C0A06" w:rsidRPr="00AB1781">
        <w:t xml:space="preserve"> 129</w:t>
      </w:r>
      <w:r w:rsidR="000C0A06">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0A06">
        <w:rPr>
          <w:rFonts w:cstheme="minorBidi"/>
          <w:noProof/>
        </w:rPr>
        <w:t>296</w:t>
      </w:r>
      <w:r w:rsidR="003A78C2" w:rsidRPr="00AC19C5">
        <w:rPr>
          <w:rFonts w:cstheme="minorBidi"/>
        </w:rPr>
        <w:fldChar w:fldCharType="end"/>
      </w:r>
    </w:p>
    <w:p w14:paraId="1B75A28D" w14:textId="68DF79BA"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C0A06">
        <w:t>Psalm</w:t>
      </w:r>
      <w:r w:rsidR="000C0A06" w:rsidRPr="00AB1781">
        <w:t xml:space="preserve"> 130</w:t>
      </w:r>
      <w:r w:rsidR="000C0A06">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0A06">
        <w:rPr>
          <w:rFonts w:cstheme="minorBidi"/>
          <w:noProof/>
        </w:rPr>
        <w:t>297</w:t>
      </w:r>
      <w:r w:rsidR="003A78C2" w:rsidRPr="00AC19C5">
        <w:rPr>
          <w:rFonts w:cstheme="minorBidi"/>
        </w:rPr>
        <w:fldChar w:fldCharType="end"/>
      </w:r>
    </w:p>
    <w:p w14:paraId="0AE9AF27" w14:textId="3348DF4A"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C0A06">
        <w:t>Psalm</w:t>
      </w:r>
      <w:r w:rsidR="000C0A06" w:rsidRPr="00AB1781">
        <w:t xml:space="preserve"> 131</w:t>
      </w:r>
      <w:r w:rsidR="000C0A06">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0A06">
        <w:rPr>
          <w:rFonts w:cstheme="minorBidi"/>
          <w:noProof/>
        </w:rPr>
        <w:t>298</w:t>
      </w:r>
      <w:r w:rsidR="003A78C2" w:rsidRPr="00AC19C5">
        <w:rPr>
          <w:rFonts w:cstheme="minorBidi"/>
        </w:rPr>
        <w:fldChar w:fldCharType="end"/>
      </w:r>
    </w:p>
    <w:p w14:paraId="41F119EC" w14:textId="35178EC4"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C0A06">
        <w:t>Psalm</w:t>
      </w:r>
      <w:r w:rsidR="000C0A06" w:rsidRPr="00AB1781">
        <w:t xml:space="preserve"> 132</w:t>
      </w:r>
      <w:r w:rsidR="000C0A06">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0A06">
        <w:rPr>
          <w:rFonts w:cstheme="minorBidi"/>
          <w:noProof/>
        </w:rPr>
        <w:t>299</w:t>
      </w:r>
      <w:r w:rsidR="003A78C2" w:rsidRPr="00AC19C5">
        <w:rPr>
          <w:rFonts w:cstheme="minorBidi"/>
        </w:rPr>
        <w:fldChar w:fldCharType="end"/>
      </w:r>
    </w:p>
    <w:p w14:paraId="597C59C2" w14:textId="5016C1D1"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C0A06">
        <w:t>Psalm</w:t>
      </w:r>
      <w:r w:rsidR="000C0A06" w:rsidRPr="00AB1781">
        <w:t xml:space="preserve"> 133</w:t>
      </w:r>
      <w:r w:rsidR="000C0A06">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0A06">
        <w:rPr>
          <w:rFonts w:cstheme="minorBidi"/>
          <w:noProof/>
        </w:rPr>
        <w:t>300</w:t>
      </w:r>
      <w:r w:rsidR="003A78C2" w:rsidRPr="00AC19C5">
        <w:rPr>
          <w:rFonts w:cstheme="minorBidi"/>
        </w:rPr>
        <w:fldChar w:fldCharType="end"/>
      </w:r>
    </w:p>
    <w:p w14:paraId="128C5E51" w14:textId="24B7495D"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C0A06">
        <w:t>Psalm</w:t>
      </w:r>
      <w:r w:rsidR="000C0A06" w:rsidRPr="00AB1781">
        <w:t xml:space="preserve"> 136</w:t>
      </w:r>
      <w:r w:rsidR="000C0A06">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0A06">
        <w:rPr>
          <w:rFonts w:cstheme="minorBidi"/>
          <w:noProof/>
        </w:rPr>
        <w:t>305</w:t>
      </w:r>
      <w:r w:rsidR="003A78C2" w:rsidRPr="00AC19C5">
        <w:rPr>
          <w:rFonts w:cstheme="minorBidi"/>
        </w:rPr>
        <w:fldChar w:fldCharType="end"/>
      </w:r>
    </w:p>
    <w:p w14:paraId="2E0B000D" w14:textId="520171A5"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C0A06">
        <w:t>Psalm</w:t>
      </w:r>
      <w:r w:rsidR="000C0A06" w:rsidRPr="00AB1781">
        <w:t xml:space="preserve"> 137</w:t>
      </w:r>
      <w:r w:rsidR="000C0A06">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0A06">
        <w:rPr>
          <w:rFonts w:cstheme="minorBidi"/>
          <w:noProof/>
        </w:rPr>
        <w:t>306</w:t>
      </w:r>
      <w:r w:rsidR="003A78C2" w:rsidRPr="00AC19C5">
        <w:rPr>
          <w:rFonts w:cstheme="minorBidi"/>
        </w:rPr>
        <w:fldChar w:fldCharType="end"/>
      </w:r>
    </w:p>
    <w:p w14:paraId="770DB628" w14:textId="17FF7041"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C0A06">
        <w:t>Psalm</w:t>
      </w:r>
      <w:r w:rsidR="000C0A06" w:rsidRPr="00AB1781">
        <w:t xml:space="preserve"> 140</w:t>
      </w:r>
      <w:r w:rsidR="000C0A06">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0A06">
        <w:rPr>
          <w:rFonts w:cstheme="minorBidi"/>
          <w:noProof/>
        </w:rPr>
        <w:t>310</w:t>
      </w:r>
      <w:r w:rsidR="003A78C2" w:rsidRPr="00AC19C5">
        <w:rPr>
          <w:rFonts w:cstheme="minorBidi"/>
        </w:rPr>
        <w:fldChar w:fldCharType="end"/>
      </w:r>
    </w:p>
    <w:p w14:paraId="641208A7" w14:textId="0349CF4C"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C0A06">
        <w:t>Psalm</w:t>
      </w:r>
      <w:r w:rsidR="000C0A06" w:rsidRPr="00AB1781">
        <w:t xml:space="preserve"> 141</w:t>
      </w:r>
      <w:r w:rsidR="000C0A06">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0A06">
        <w:rPr>
          <w:rFonts w:cstheme="minorBidi"/>
          <w:noProof/>
        </w:rPr>
        <w:t>311</w:t>
      </w:r>
      <w:r w:rsidR="003A78C2" w:rsidRPr="00AC19C5">
        <w:rPr>
          <w:rFonts w:cstheme="minorBidi"/>
        </w:rPr>
        <w:fldChar w:fldCharType="end"/>
      </w:r>
    </w:p>
    <w:p w14:paraId="22E2CCB4" w14:textId="767CF606"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C0A06">
        <w:t>Psalm</w:t>
      </w:r>
      <w:r w:rsidR="000C0A06" w:rsidRPr="00AB1781">
        <w:t xml:space="preserve"> 145</w:t>
      </w:r>
      <w:r w:rsidR="000C0A06">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0A06">
        <w:rPr>
          <w:rFonts w:cstheme="minorBidi"/>
          <w:noProof/>
        </w:rPr>
        <w:t>317</w:t>
      </w:r>
      <w:r w:rsidR="003A78C2" w:rsidRPr="00AC19C5">
        <w:rPr>
          <w:rFonts w:cstheme="minorBidi"/>
        </w:rPr>
        <w:fldChar w:fldCharType="end"/>
      </w:r>
    </w:p>
    <w:p w14:paraId="71D3EDA7" w14:textId="4055541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C0A06">
        <w:t>Psalm</w:t>
      </w:r>
      <w:r w:rsidR="000C0A06" w:rsidRPr="00AB1781">
        <w:t xml:space="preserve"> 146</w:t>
      </w:r>
      <w:r w:rsidR="000C0A06">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0A06">
        <w:rPr>
          <w:rFonts w:cstheme="minorBidi"/>
          <w:noProof/>
        </w:rPr>
        <w:t>318</w:t>
      </w:r>
      <w:r w:rsidR="003A78C2" w:rsidRPr="00AC19C5">
        <w:rPr>
          <w:rFonts w:cstheme="minorBidi"/>
        </w:rPr>
        <w:fldChar w:fldCharType="end"/>
      </w:r>
    </w:p>
    <w:p w14:paraId="6A511ED2" w14:textId="1F102AC5"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C0A06">
        <w:t>Psalm</w:t>
      </w:r>
      <w:r w:rsidR="000C0A06" w:rsidRPr="00AB1781">
        <w:t xml:space="preserve"> 147</w:t>
      </w:r>
      <w:r w:rsidR="000C0A06">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0A06">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B736E48"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0A06">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1DB2D34C"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0A06">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488C40AF"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C0A06">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C0A06">
        <w:rPr>
          <w:noProof/>
          <w:lang w:val="en-US"/>
        </w:rPr>
        <w:t>10</w:t>
      </w:r>
      <w:r w:rsidR="003A78C2">
        <w:rPr>
          <w:lang w:val="en-US"/>
        </w:rPr>
        <w:fldChar w:fldCharType="end"/>
      </w:r>
    </w:p>
    <w:p w14:paraId="1C8B7C0A" w14:textId="5D5F4C00"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C0A06">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C0A06">
        <w:rPr>
          <w:noProof/>
          <w:lang w:val="en-US"/>
        </w:rPr>
        <w:t>10</w:t>
      </w:r>
      <w:r w:rsidR="003A78C2">
        <w:rPr>
          <w:lang w:val="en-US"/>
        </w:rPr>
        <w:fldChar w:fldCharType="end"/>
      </w:r>
    </w:p>
    <w:p w14:paraId="2E223CF0" w14:textId="29C69F01"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C0A06">
        <w:t>Psalm</w:t>
      </w:r>
      <w:r w:rsidR="000C0A06" w:rsidRPr="00AB1781">
        <w:t xml:space="preserve"> 50</w:t>
      </w:r>
      <w:r w:rsidR="000C0A06">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C0A06">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18B74040"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C0A06">
        <w:t>Psalm</w:t>
      </w:r>
      <w:r w:rsidR="000C0A06" w:rsidRPr="00AB1781">
        <w:t xml:space="preserve"> 4</w:t>
      </w:r>
      <w:r w:rsidR="000C0A06">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0C0A06">
        <w:rPr>
          <w:noProof/>
        </w:rPr>
        <w:t>88</w:t>
      </w:r>
      <w:r w:rsidR="003A78C2">
        <w:fldChar w:fldCharType="end"/>
      </w:r>
    </w:p>
    <w:p w14:paraId="11005B88" w14:textId="6D553518"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C0A06">
        <w:t>Psalm</w:t>
      </w:r>
      <w:r w:rsidR="000C0A06" w:rsidRPr="00AB1781">
        <w:t xml:space="preserve"> 6</w:t>
      </w:r>
      <w:r w:rsidR="000C0A06">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C0A06">
        <w:rPr>
          <w:noProof/>
        </w:rPr>
        <w:t>90</w:t>
      </w:r>
      <w:r w:rsidR="003A78C2">
        <w:fldChar w:fldCharType="end"/>
      </w:r>
    </w:p>
    <w:p w14:paraId="55C4356A" w14:textId="54B18425"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C0A06">
        <w:t>Psalm</w:t>
      </w:r>
      <w:r w:rsidR="000C0A06" w:rsidRPr="00AB1781">
        <w:t xml:space="preserve"> 12</w:t>
      </w:r>
      <w:r w:rsidR="000C0A06">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C0A06">
        <w:rPr>
          <w:noProof/>
        </w:rPr>
        <w:t>99</w:t>
      </w:r>
      <w:r w:rsidR="003A78C2">
        <w:fldChar w:fldCharType="end"/>
      </w:r>
    </w:p>
    <w:p w14:paraId="63420882" w14:textId="1C722DE6"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C0A06">
        <w:t>Psalm</w:t>
      </w:r>
      <w:r w:rsidR="000C0A06" w:rsidRPr="00AB1781">
        <w:t xml:space="preserve"> 15</w:t>
      </w:r>
      <w:r w:rsidR="000C0A06">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C0A06">
        <w:rPr>
          <w:noProof/>
        </w:rPr>
        <w:t>101</w:t>
      </w:r>
      <w:r w:rsidR="003A78C2">
        <w:fldChar w:fldCharType="end"/>
      </w:r>
    </w:p>
    <w:p w14:paraId="774D5DBB" w14:textId="181CB018"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C0A06">
        <w:t>Psalm</w:t>
      </w:r>
      <w:r w:rsidR="000C0A06" w:rsidRPr="00AB1781">
        <w:t xml:space="preserve"> 24</w:t>
      </w:r>
      <w:r w:rsidR="000C0A06">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C0A06">
        <w:rPr>
          <w:noProof/>
        </w:rPr>
        <w:t>116</w:t>
      </w:r>
      <w:r w:rsidR="003A78C2">
        <w:fldChar w:fldCharType="end"/>
      </w:r>
    </w:p>
    <w:p w14:paraId="6E11CE76" w14:textId="43F6AFE6"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C0A06">
        <w:t>Psalm</w:t>
      </w:r>
      <w:r w:rsidR="000C0A06" w:rsidRPr="00AB1781">
        <w:t xml:space="preserve"> 26</w:t>
      </w:r>
      <w:r w:rsidR="000C0A06">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C0A06">
        <w:rPr>
          <w:noProof/>
        </w:rPr>
        <w:t>120</w:t>
      </w:r>
      <w:r w:rsidR="003A78C2">
        <w:fldChar w:fldCharType="end"/>
      </w:r>
    </w:p>
    <w:p w14:paraId="3C2A64B3" w14:textId="3935CA7D"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C0A06">
        <w:t>Psalm</w:t>
      </w:r>
      <w:r w:rsidR="000C0A06" w:rsidRPr="00AB1781">
        <w:t xml:space="preserve"> 66</w:t>
      </w:r>
      <w:r w:rsidR="000C0A06">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C0A06">
        <w:rPr>
          <w:noProof/>
        </w:rPr>
        <w:t>180</w:t>
      </w:r>
      <w:r w:rsidR="003A78C2">
        <w:fldChar w:fldCharType="end"/>
      </w:r>
    </w:p>
    <w:p w14:paraId="41660D28" w14:textId="4F0D551C"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C0A06">
        <w:t>Psalm</w:t>
      </w:r>
      <w:r w:rsidR="000C0A06" w:rsidRPr="00AB1781">
        <w:t xml:space="preserve"> 69</w:t>
      </w:r>
      <w:r w:rsidR="000C0A06">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C0A06">
        <w:rPr>
          <w:noProof/>
        </w:rPr>
        <w:t>188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3FA31522"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C0A06">
        <w:t>Psalm</w:t>
      </w:r>
      <w:r w:rsidR="000C0A06" w:rsidRPr="00AB1781">
        <w:t xml:space="preserve"> 22</w:t>
      </w:r>
      <w:r w:rsidR="000C0A06">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C0A06">
        <w:rPr>
          <w:noProof/>
        </w:rPr>
        <w:t>114</w:t>
      </w:r>
      <w:r w:rsidR="003A78C2">
        <w:fldChar w:fldCharType="end"/>
      </w:r>
    </w:p>
    <w:p w14:paraId="09B61132" w14:textId="64992FE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C0A06">
        <w:t>Psalm</w:t>
      </w:r>
      <w:r w:rsidR="000C0A06" w:rsidRPr="00AB1781">
        <w:t xml:space="preserve"> 29</w:t>
      </w:r>
      <w:r w:rsidR="000C0A06">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C0A06">
        <w:rPr>
          <w:noProof/>
        </w:rPr>
        <w:t>124</w:t>
      </w:r>
      <w:r w:rsidR="003A78C2">
        <w:fldChar w:fldCharType="end"/>
      </w:r>
    </w:p>
    <w:p w14:paraId="28BE6576" w14:textId="03479BEC"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C0A06">
        <w:t>Psalm</w:t>
      </w:r>
      <w:r w:rsidR="000C0A06" w:rsidRPr="00AB1781">
        <w:t xml:space="preserve"> 42</w:t>
      </w:r>
      <w:r w:rsidR="000C0A06">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C0A06">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15B0D5E9"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C0A06">
        <w:t>Psalm</w:t>
      </w:r>
      <w:r w:rsidR="000C0A06" w:rsidRPr="00AB1781">
        <w:t xml:space="preserve"> 56</w:t>
      </w:r>
      <w:r w:rsidR="000C0A06">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C0A06">
        <w:rPr>
          <w:noProof/>
        </w:rPr>
        <w:t>168</w:t>
      </w:r>
      <w:r w:rsidR="003A78C2">
        <w:fldChar w:fldCharType="end"/>
      </w:r>
    </w:p>
    <w:p w14:paraId="3921B741" w14:textId="769845F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C0A06">
        <w:t>Psalm</w:t>
      </w:r>
      <w:r w:rsidR="000C0A06" w:rsidRPr="00AB1781">
        <w:t xml:space="preserve"> 85</w:t>
      </w:r>
      <w:r w:rsidR="000C0A06">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C0A06">
        <w:rPr>
          <w:noProof/>
        </w:rPr>
        <w:t>215</w:t>
      </w:r>
      <w:r w:rsidR="003A78C2">
        <w:fldChar w:fldCharType="end"/>
      </w:r>
    </w:p>
    <w:p w14:paraId="5D801D2A" w14:textId="5295831E"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C0A06">
        <w:t>Psalm</w:t>
      </w:r>
      <w:r w:rsidR="000C0A06" w:rsidRPr="00AB1781">
        <w:t xml:space="preserve"> 90</w:t>
      </w:r>
      <w:r w:rsidR="000C0A06">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C0A06">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432573B"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C0A06">
        <w:t>Psalm</w:t>
      </w:r>
      <w:r w:rsidR="000C0A06" w:rsidRPr="00AB1781">
        <w:t xml:space="preserve"> 96</w:t>
      </w:r>
      <w:r w:rsidR="000C0A06">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C0A06">
        <w:rPr>
          <w:noProof/>
        </w:rPr>
        <w:t>233</w:t>
      </w:r>
      <w:r w:rsidR="003A78C2">
        <w:fldChar w:fldCharType="end"/>
      </w:r>
    </w:p>
    <w:p w14:paraId="355504DD" w14:textId="02D7FCE5"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C0A06">
        <w:t>Psalm</w:t>
      </w:r>
      <w:r w:rsidR="000C0A06" w:rsidRPr="00AB1781">
        <w:t xml:space="preserve"> 109</w:t>
      </w:r>
      <w:r w:rsidR="000C0A06">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C0A06">
        <w:rPr>
          <w:noProof/>
        </w:rPr>
        <w:t>260</w:t>
      </w:r>
      <w:r w:rsidR="003A78C2">
        <w:fldChar w:fldCharType="end"/>
      </w:r>
    </w:p>
    <w:p w14:paraId="19A8593F" w14:textId="34E5F419"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C0A06">
        <w:t>Psalm</w:t>
      </w:r>
      <w:r w:rsidR="000C0A06" w:rsidRPr="00AB1781">
        <w:t xml:space="preserve"> 114</w:t>
      </w:r>
      <w:r w:rsidR="000C0A06">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C0A06">
        <w:rPr>
          <w:noProof/>
        </w:rPr>
        <w:t>266</w:t>
      </w:r>
      <w:r w:rsidR="003A78C2">
        <w:fldChar w:fldCharType="end"/>
      </w:r>
    </w:p>
    <w:p w14:paraId="6A7479E2" w14:textId="12F2C99B"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C0A06">
        <w:t>Psalm</w:t>
      </w:r>
      <w:r w:rsidR="000C0A06" w:rsidRPr="00AB1781">
        <w:t xml:space="preserve"> 115</w:t>
      </w:r>
      <w:r w:rsidR="000C0A06">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C0A06">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369748FF"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C0A06">
        <w:t>Psalm</w:t>
      </w:r>
      <w:r w:rsidR="000C0A06" w:rsidRPr="00AB1781">
        <w:t xml:space="preserve"> 129</w:t>
      </w:r>
      <w:r w:rsidR="000C0A06">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C0A06">
        <w:rPr>
          <w:noProof/>
        </w:rPr>
        <w:t>296</w:t>
      </w:r>
      <w:r w:rsidR="003A78C2">
        <w:fldChar w:fldCharType="end"/>
      </w:r>
    </w:p>
    <w:p w14:paraId="640173D6" w14:textId="5A77A7B6"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C0A06">
        <w:t>Psalm</w:t>
      </w:r>
      <w:r w:rsidR="000C0A06" w:rsidRPr="00AB1781">
        <w:t xml:space="preserve"> 130</w:t>
      </w:r>
      <w:r w:rsidR="000C0A06">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C0A06">
        <w:rPr>
          <w:noProof/>
        </w:rPr>
        <w:t>297</w:t>
      </w:r>
      <w:r w:rsidR="003A78C2">
        <w:fldChar w:fldCharType="end"/>
      </w:r>
    </w:p>
    <w:p w14:paraId="26C5B235" w14:textId="71204AEE"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C0A06">
        <w:t>Psalm</w:t>
      </w:r>
      <w:r w:rsidR="000C0A06" w:rsidRPr="00AB1781">
        <w:t xml:space="preserve"> 131</w:t>
      </w:r>
      <w:r w:rsidR="000C0A06">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C0A06">
        <w:rPr>
          <w:noProof/>
        </w:rPr>
        <w:t>298</w:t>
      </w:r>
      <w:r w:rsidR="003A78C2">
        <w:fldChar w:fldCharType="end"/>
      </w:r>
    </w:p>
    <w:p w14:paraId="09527073" w14:textId="17A62DBB"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C0A06">
        <w:t>Psalm</w:t>
      </w:r>
      <w:r w:rsidR="000C0A06" w:rsidRPr="00AB1781">
        <w:t xml:space="preserve"> 132</w:t>
      </w:r>
      <w:r w:rsidR="000C0A06">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C0A06">
        <w:rPr>
          <w:noProof/>
        </w:rPr>
        <w:t>299</w:t>
      </w:r>
      <w:r w:rsidR="003A78C2">
        <w:fldChar w:fldCharType="end"/>
      </w:r>
    </w:p>
    <w:p w14:paraId="3AB0B369" w14:textId="4F053F52"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C0A06">
        <w:t>Psalm</w:t>
      </w:r>
      <w:r w:rsidR="000C0A06" w:rsidRPr="00AB1781">
        <w:t xml:space="preserve"> 133</w:t>
      </w:r>
      <w:r w:rsidR="000C0A06">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C0A06">
        <w:rPr>
          <w:noProof/>
        </w:rPr>
        <w:t>300</w:t>
      </w:r>
      <w:r w:rsidR="003A78C2">
        <w:fldChar w:fldCharType="end"/>
      </w:r>
    </w:p>
    <w:p w14:paraId="27DF8F80" w14:textId="3965193A"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C0A06">
        <w:t>Psalm</w:t>
      </w:r>
      <w:r w:rsidR="000C0A06" w:rsidRPr="00AB1781">
        <w:t xml:space="preserve"> 136</w:t>
      </w:r>
      <w:r w:rsidR="000C0A06">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C0A06">
        <w:rPr>
          <w:noProof/>
        </w:rPr>
        <w:t>305</w:t>
      </w:r>
      <w:r w:rsidR="003A78C2">
        <w:fldChar w:fldCharType="end"/>
      </w:r>
    </w:p>
    <w:p w14:paraId="4690D87F" w14:textId="242076CC"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C0A06">
        <w:t>Psalm</w:t>
      </w:r>
      <w:r w:rsidR="000C0A06" w:rsidRPr="00AB1781">
        <w:t xml:space="preserve"> 140</w:t>
      </w:r>
      <w:r w:rsidR="000C0A06">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C0A06">
        <w:rPr>
          <w:noProof/>
        </w:rPr>
        <w:t>310</w:t>
      </w:r>
      <w:r w:rsidR="003A78C2">
        <w:fldChar w:fldCharType="end"/>
      </w:r>
    </w:p>
    <w:p w14:paraId="3DCE666A" w14:textId="3E5F9F9C"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C0A06">
        <w:t>Psalm</w:t>
      </w:r>
      <w:r w:rsidR="000C0A06" w:rsidRPr="00AB1781">
        <w:t xml:space="preserve"> 145</w:t>
      </w:r>
      <w:r w:rsidR="000C0A06">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C0A06">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36209E19"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C0A06">
        <w:t>Psalm 118 Part 20 (</w:t>
      </w:r>
      <w:r w:rsidR="000C0A06" w:rsidRPr="000C0A06">
        <w:rPr>
          <w:rFonts w:ascii="Times New Roman" w:hAnsi="Times New Roman"/>
        </w:rPr>
        <w:t>ר</w:t>
      </w:r>
      <w:r w:rsidR="000C0A06">
        <w:t>): “See my humiliation and deliver me”</w:t>
      </w:r>
      <w:r>
        <w:fldChar w:fldCharType="end"/>
      </w:r>
      <w:r>
        <w:tab/>
      </w:r>
      <w:r>
        <w:fldChar w:fldCharType="begin"/>
      </w:r>
      <w:r>
        <w:instrText xml:space="preserve"> PAGEREF _Ref434579036 \h </w:instrText>
      </w:r>
      <w:r>
        <w:fldChar w:fldCharType="separate"/>
      </w:r>
      <w:r w:rsidR="000C0A06">
        <w:rPr>
          <w:noProof/>
        </w:rPr>
        <w:t>285</w:t>
      </w:r>
      <w:r>
        <w:fldChar w:fldCharType="end"/>
      </w:r>
    </w:p>
    <w:p w14:paraId="460A4F24" w14:textId="5CBE50E1"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C0A06">
        <w:t>Psalm 118 Part 21 (</w:t>
      </w:r>
      <w:r w:rsidR="000C0A06" w:rsidRPr="000C0A06">
        <w:rPr>
          <w:rFonts w:ascii="Times New Roman" w:hAnsi="Times New Roman"/>
        </w:rPr>
        <w:t>ש</w:t>
      </w:r>
      <w:r w:rsidR="000C0A06">
        <w:t>): “Rulers persecute me without cause”</w:t>
      </w:r>
      <w:r>
        <w:fldChar w:fldCharType="end"/>
      </w:r>
      <w:r>
        <w:tab/>
      </w:r>
      <w:r>
        <w:fldChar w:fldCharType="begin"/>
      </w:r>
      <w:r>
        <w:instrText xml:space="preserve"> PAGEREF _Ref434579051 \h </w:instrText>
      </w:r>
      <w:r>
        <w:fldChar w:fldCharType="separate"/>
      </w:r>
      <w:r w:rsidR="000C0A06">
        <w:rPr>
          <w:noProof/>
        </w:rPr>
        <w:t>286</w:t>
      </w:r>
      <w:r>
        <w:fldChar w:fldCharType="end"/>
      </w:r>
    </w:p>
    <w:p w14:paraId="148B010E" w14:textId="59D8985A"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C0A06">
        <w:t>Psalm 118 Part 22 (</w:t>
      </w:r>
      <w:r w:rsidR="000C0A06" w:rsidRPr="000C0A06">
        <w:rPr>
          <w:rFonts w:ascii="Times New Roman" w:hAnsi="Times New Roman"/>
        </w:rPr>
        <w:t>ת</w:t>
      </w:r>
      <w:r w:rsidR="000C0A06">
        <w:t>): “Let my supplication come before You, O Lord”</w:t>
      </w:r>
      <w:r>
        <w:fldChar w:fldCharType="end"/>
      </w:r>
      <w:r>
        <w:tab/>
      </w:r>
      <w:r>
        <w:fldChar w:fldCharType="begin"/>
      </w:r>
      <w:r>
        <w:instrText xml:space="preserve"> PAGEREF _Ref434579065 \h </w:instrText>
      </w:r>
      <w:r>
        <w:fldChar w:fldCharType="separate"/>
      </w:r>
      <w:r w:rsidR="000C0A06">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8D1E30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0A06">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6BD11FBD"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0A06">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581004B7" w14:textId="46689CE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C0A06">
              <w:rPr>
                <w:noProof/>
                <w:webHidden/>
              </w:rPr>
              <w:t>33</w:t>
            </w:r>
            <w:r w:rsidR="00E35F1F">
              <w:rPr>
                <w:noProof/>
                <w:webHidden/>
              </w:rPr>
              <w:fldChar w:fldCharType="end"/>
            </w:r>
          </w:hyperlink>
        </w:p>
        <w:p w14:paraId="7991B885" w14:textId="16EC6828" w:rsidR="00E35F1F" w:rsidRDefault="00464893">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C0A06">
              <w:rPr>
                <w:noProof/>
                <w:webHidden/>
              </w:rPr>
              <w:t>36</w:t>
            </w:r>
            <w:r w:rsidR="00E35F1F">
              <w:rPr>
                <w:noProof/>
                <w:webHidden/>
              </w:rPr>
              <w:fldChar w:fldCharType="end"/>
            </w:r>
          </w:hyperlink>
        </w:p>
        <w:p w14:paraId="6660B090" w14:textId="582ACA94" w:rsidR="00E35F1F" w:rsidRDefault="00464893">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C0A06">
              <w:rPr>
                <w:noProof/>
                <w:webHidden/>
              </w:rPr>
              <w:t>38</w:t>
            </w:r>
            <w:r w:rsidR="00E35F1F">
              <w:rPr>
                <w:noProof/>
                <w:webHidden/>
              </w:rPr>
              <w:fldChar w:fldCharType="end"/>
            </w:r>
          </w:hyperlink>
        </w:p>
        <w:p w14:paraId="26627408" w14:textId="318546C4" w:rsidR="00E35F1F" w:rsidRDefault="00464893">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C0A06">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3D440BB2"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C0A06">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C0A06">
        <w:rPr>
          <w:noProof/>
          <w:lang w:val="en-US"/>
        </w:rPr>
        <w:t>10</w:t>
      </w:r>
      <w:r w:rsidR="003A78C2">
        <w:rPr>
          <w:lang w:val="en-US"/>
        </w:rPr>
        <w:fldChar w:fldCharType="end"/>
      </w:r>
    </w:p>
    <w:p w14:paraId="40C23CB7" w14:textId="674F5291"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C0A06">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C0A06">
        <w:rPr>
          <w:noProof/>
          <w:lang w:val="en-US"/>
        </w:rPr>
        <w:t>10</w:t>
      </w:r>
      <w:r w:rsidR="003A78C2">
        <w:rPr>
          <w:lang w:val="en-US"/>
        </w:rPr>
        <w:fldChar w:fldCharType="end"/>
      </w:r>
    </w:p>
    <w:p w14:paraId="76A01756" w14:textId="35C2EFB0"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C0A06">
        <w:t>Psalm</w:t>
      </w:r>
      <w:r w:rsidR="000C0A06" w:rsidRPr="00AB1781">
        <w:t xml:space="preserve"> 50</w:t>
      </w:r>
      <w:r w:rsidR="000C0A06">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C0A06">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477101D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C0A06">
        <w:t>Psalm</w:t>
      </w:r>
      <w:r w:rsidR="000C0A06" w:rsidRPr="00AB1781">
        <w:t xml:space="preserve"> 3</w:t>
      </w:r>
      <w:r w:rsidR="000C0A06">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C0A06">
        <w:rPr>
          <w:noProof/>
        </w:rPr>
        <w:t>87</w:t>
      </w:r>
      <w:r w:rsidR="003A78C2">
        <w:fldChar w:fldCharType="end"/>
      </w:r>
    </w:p>
    <w:p w14:paraId="065B6E4C" w14:textId="4F58694E"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C0A06">
        <w:t>Psalm</w:t>
      </w:r>
      <w:r w:rsidR="000C0A06" w:rsidRPr="00AB1781">
        <w:t xml:space="preserve"> 6</w:t>
      </w:r>
      <w:r w:rsidR="000C0A06">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C0A06">
        <w:rPr>
          <w:noProof/>
        </w:rPr>
        <w:t>90</w:t>
      </w:r>
      <w:r w:rsidR="003A78C2">
        <w:fldChar w:fldCharType="end"/>
      </w:r>
    </w:p>
    <w:p w14:paraId="7CA30D28" w14:textId="568B734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C0A06">
        <w:t>Psalm</w:t>
      </w:r>
      <w:r w:rsidR="000C0A06" w:rsidRPr="00AB1781">
        <w:t xml:space="preserve"> 12</w:t>
      </w:r>
      <w:r w:rsidR="000C0A06">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C0A06">
        <w:rPr>
          <w:noProof/>
        </w:rPr>
        <w:t>99</w:t>
      </w:r>
      <w:r w:rsidR="003A78C2">
        <w:fldChar w:fldCharType="end"/>
      </w:r>
    </w:p>
    <w:p w14:paraId="163CB68A" w14:textId="271F4F13"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C0A06">
        <w:t>Psalm</w:t>
      </w:r>
      <w:r w:rsidR="000C0A06" w:rsidRPr="00AB1781">
        <w:t xml:space="preserve"> 69</w:t>
      </w:r>
      <w:r w:rsidR="000C0A06">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C0A06">
        <w:rPr>
          <w:noProof/>
        </w:rPr>
        <w:t>188</w:t>
      </w:r>
      <w:r w:rsidR="003A78C2">
        <w:fldChar w:fldCharType="end"/>
      </w:r>
    </w:p>
    <w:p w14:paraId="32337B1D" w14:textId="1AE06656"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C0A06">
        <w:t>Psalm</w:t>
      </w:r>
      <w:r w:rsidR="000C0A06" w:rsidRPr="00AB1781">
        <w:t xml:space="preserve"> 85</w:t>
      </w:r>
      <w:r w:rsidR="000C0A06">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C0A06">
        <w:rPr>
          <w:noProof/>
        </w:rPr>
        <w:t>215</w:t>
      </w:r>
      <w:r w:rsidR="003A78C2">
        <w:fldChar w:fldCharType="end"/>
      </w:r>
    </w:p>
    <w:p w14:paraId="7C06DD1A" w14:textId="0BFEC9B3"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C0A06">
        <w:t>Psalm</w:t>
      </w:r>
      <w:r w:rsidR="000C0A06" w:rsidRPr="00AB1781">
        <w:t xml:space="preserve"> 90</w:t>
      </w:r>
      <w:r w:rsidR="000C0A06">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C0A06">
        <w:rPr>
          <w:noProof/>
        </w:rPr>
        <w:t>225</w:t>
      </w:r>
      <w:r w:rsidR="003A78C2">
        <w:fldChar w:fldCharType="end"/>
      </w:r>
    </w:p>
    <w:p w14:paraId="2E5D18EB" w14:textId="5689E5AC"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C0A06">
        <w:t>Psalm</w:t>
      </w:r>
      <w:r w:rsidR="000C0A06" w:rsidRPr="00AB1781">
        <w:t xml:space="preserve"> 116</w:t>
      </w:r>
      <w:r w:rsidR="000C0A06">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C0A06">
        <w:rPr>
          <w:noProof/>
        </w:rPr>
        <w:t>268</w:t>
      </w:r>
      <w:r w:rsidR="003A78C2">
        <w:fldChar w:fldCharType="end"/>
      </w:r>
    </w:p>
    <w:p w14:paraId="110463A5" w14:textId="7D18C3EA"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C0A06">
        <w:t>Psalm</w:t>
      </w:r>
      <w:r w:rsidR="000C0A06" w:rsidRPr="00AB1781">
        <w:t xml:space="preserve"> 117</w:t>
      </w:r>
      <w:r w:rsidR="000C0A06">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C0A06">
        <w:rPr>
          <w:noProof/>
        </w:rPr>
        <w:t>269</w:t>
      </w:r>
      <w:r w:rsidR="003A78C2">
        <w:fldChar w:fldCharType="end"/>
      </w:r>
    </w:p>
    <w:p w14:paraId="2887A6CA" w14:textId="18F38ACC"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C0A06">
        <w:t>Psalm</w:t>
      </w:r>
      <w:r w:rsidR="000C0A06" w:rsidRPr="00AB1781">
        <w:t xml:space="preserve"> 118</w:t>
      </w:r>
      <w:r w:rsidR="000C0A06">
        <w:t>: “Blessed are the blameless in the way”</w:t>
      </w:r>
      <w:r>
        <w:fldChar w:fldCharType="end"/>
      </w:r>
      <w:r w:rsidR="006A0403">
        <w:tab/>
      </w:r>
      <w:r>
        <w:fldChar w:fldCharType="begin"/>
      </w:r>
      <w:r w:rsidR="006A0403">
        <w:instrText xml:space="preserve"> PAGEREF _Ref412027139 \h </w:instrText>
      </w:r>
      <w:r>
        <w:fldChar w:fldCharType="separate"/>
      </w:r>
      <w:r w:rsidR="000C0A06">
        <w:rPr>
          <w:noProof/>
        </w:rPr>
        <w:t>272</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413E0B23"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0A06">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2C44A882"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C0A06">
        <w:t>Psalm</w:t>
      </w:r>
      <w:r w:rsidR="000C0A06" w:rsidRPr="00AB1781">
        <w:t xml:space="preserve"> 119</w:t>
      </w:r>
      <w:r w:rsidR="000C0A06">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C0A06">
        <w:rPr>
          <w:noProof/>
        </w:rPr>
        <w:t>287</w:t>
      </w:r>
      <w:r w:rsidR="003A78C2">
        <w:fldChar w:fldCharType="end"/>
      </w:r>
    </w:p>
    <w:p w14:paraId="49DCC6DD" w14:textId="34BDC0A3"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C0A06">
        <w:t>Psalm</w:t>
      </w:r>
      <w:r w:rsidR="000C0A06" w:rsidRPr="00AB1781">
        <w:t xml:space="preserve"> 120</w:t>
      </w:r>
      <w:r w:rsidR="000C0A06">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C0A06">
        <w:rPr>
          <w:noProof/>
        </w:rPr>
        <w:t>288</w:t>
      </w:r>
      <w:r w:rsidR="003A78C2">
        <w:fldChar w:fldCharType="end"/>
      </w:r>
    </w:p>
    <w:p w14:paraId="35C5E1C7" w14:textId="1D61A443"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C0A06">
        <w:t>Psalm</w:t>
      </w:r>
      <w:r w:rsidR="000C0A06" w:rsidRPr="00AB1781">
        <w:t xml:space="preserve"> 121</w:t>
      </w:r>
      <w:r w:rsidR="000C0A06">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C0A06">
        <w:rPr>
          <w:noProof/>
        </w:rPr>
        <w:t>289</w:t>
      </w:r>
      <w:r w:rsidR="003A78C2">
        <w:fldChar w:fldCharType="end"/>
      </w:r>
    </w:p>
    <w:p w14:paraId="037372CD" w14:textId="026D2991"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C0A06">
        <w:t>Psalm</w:t>
      </w:r>
      <w:r w:rsidR="000C0A06" w:rsidRPr="00AB1781">
        <w:t xml:space="preserve"> 122</w:t>
      </w:r>
      <w:r w:rsidR="000C0A06">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C0A06">
        <w:rPr>
          <w:noProof/>
        </w:rPr>
        <w:t>290</w:t>
      </w:r>
      <w:r w:rsidR="003A78C2">
        <w:fldChar w:fldCharType="end"/>
      </w:r>
    </w:p>
    <w:p w14:paraId="7F07DE56" w14:textId="2A0F1F49"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C0A06">
        <w:t>Psalm</w:t>
      </w:r>
      <w:r w:rsidR="000C0A06" w:rsidRPr="00AB1781">
        <w:t xml:space="preserve"> 123</w:t>
      </w:r>
      <w:r w:rsidR="000C0A06">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C0A06">
        <w:rPr>
          <w:noProof/>
        </w:rPr>
        <w:t>291</w:t>
      </w:r>
      <w:r w:rsidR="003A78C2">
        <w:fldChar w:fldCharType="end"/>
      </w:r>
    </w:p>
    <w:p w14:paraId="6BE98E76" w14:textId="0A9A2153"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C0A06">
        <w:t>Psalm</w:t>
      </w:r>
      <w:r w:rsidR="000C0A06" w:rsidRPr="00AB1781">
        <w:t xml:space="preserve"> 124</w:t>
      </w:r>
      <w:r w:rsidR="000C0A06">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C0A06">
        <w:rPr>
          <w:noProof/>
        </w:rPr>
        <w:t>292</w:t>
      </w:r>
      <w:r w:rsidR="003A78C2">
        <w:fldChar w:fldCharType="end"/>
      </w:r>
    </w:p>
    <w:p w14:paraId="7A0B4391" w14:textId="49F27AB1"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C0A06">
        <w:t>Psalm</w:t>
      </w:r>
      <w:r w:rsidR="000C0A06" w:rsidRPr="00AB1781">
        <w:t xml:space="preserve"> 125</w:t>
      </w:r>
      <w:r w:rsidR="000C0A06">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C0A06">
        <w:rPr>
          <w:noProof/>
        </w:rPr>
        <w:t>293</w:t>
      </w:r>
      <w:r w:rsidR="003A78C2">
        <w:fldChar w:fldCharType="end"/>
      </w:r>
    </w:p>
    <w:p w14:paraId="1D2C17E0" w14:textId="1A844326"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C0A06">
        <w:t>Psalm</w:t>
      </w:r>
      <w:r w:rsidR="000C0A06" w:rsidRPr="00AB1781">
        <w:t xml:space="preserve"> 126</w:t>
      </w:r>
      <w:r w:rsidR="000C0A06">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C0A06">
        <w:rPr>
          <w:noProof/>
        </w:rPr>
        <w:t>293</w:t>
      </w:r>
      <w:r w:rsidR="003A78C2">
        <w:fldChar w:fldCharType="end"/>
      </w:r>
    </w:p>
    <w:p w14:paraId="3F9CAC24" w14:textId="0A48299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C0A06">
        <w:t>Psalm</w:t>
      </w:r>
      <w:r w:rsidR="000C0A06" w:rsidRPr="00AB1781">
        <w:t xml:space="preserve"> 127</w:t>
      </w:r>
      <w:r w:rsidR="000C0A06">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C0A06">
        <w:rPr>
          <w:noProof/>
        </w:rPr>
        <w:t>294</w:t>
      </w:r>
      <w:r w:rsidR="003A78C2">
        <w:fldChar w:fldCharType="end"/>
      </w:r>
    </w:p>
    <w:p w14:paraId="7884AAA8" w14:textId="4CD10A82"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C0A06">
        <w:t>Psalm</w:t>
      </w:r>
      <w:r w:rsidR="000C0A06" w:rsidRPr="00AB1781">
        <w:t xml:space="preserve"> 128</w:t>
      </w:r>
      <w:r w:rsidR="000C0A06">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C0A06">
        <w:rPr>
          <w:noProof/>
        </w:rPr>
        <w:t>295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5B204DAB"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0A06">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639CDE55"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C0A06">
        <w:t>Psalm</w:t>
      </w:r>
      <w:r w:rsidR="000C0A06" w:rsidRPr="00AB1781">
        <w:t xml:space="preserve"> 129</w:t>
      </w:r>
      <w:r w:rsidR="000C0A06">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0A06">
        <w:rPr>
          <w:rFonts w:cstheme="minorBidi"/>
          <w:noProof/>
        </w:rPr>
        <w:t>296</w:t>
      </w:r>
      <w:r w:rsidR="003A78C2" w:rsidRPr="00AC19C5">
        <w:rPr>
          <w:rFonts w:cstheme="minorBidi"/>
        </w:rPr>
        <w:fldChar w:fldCharType="end"/>
      </w:r>
    </w:p>
    <w:p w14:paraId="15303FBF" w14:textId="2F3B425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C0A06">
        <w:t>Psalm</w:t>
      </w:r>
      <w:r w:rsidR="000C0A06" w:rsidRPr="00AB1781">
        <w:t xml:space="preserve"> 130</w:t>
      </w:r>
      <w:r w:rsidR="000C0A06">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0A06">
        <w:rPr>
          <w:rFonts w:cstheme="minorBidi"/>
          <w:noProof/>
        </w:rPr>
        <w:t>297</w:t>
      </w:r>
      <w:r w:rsidR="003A78C2" w:rsidRPr="00AC19C5">
        <w:rPr>
          <w:rFonts w:cstheme="minorBidi"/>
        </w:rPr>
        <w:fldChar w:fldCharType="end"/>
      </w:r>
    </w:p>
    <w:p w14:paraId="770A2C32" w14:textId="5C377EE4"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C0A06">
        <w:t>Psalm</w:t>
      </w:r>
      <w:r w:rsidR="000C0A06" w:rsidRPr="00AB1781">
        <w:t xml:space="preserve"> 131</w:t>
      </w:r>
      <w:r w:rsidR="000C0A06">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0A06">
        <w:rPr>
          <w:rFonts w:cstheme="minorBidi"/>
          <w:noProof/>
        </w:rPr>
        <w:t>298</w:t>
      </w:r>
      <w:r w:rsidR="003A78C2" w:rsidRPr="00AC19C5">
        <w:rPr>
          <w:rFonts w:cstheme="minorBidi"/>
        </w:rPr>
        <w:fldChar w:fldCharType="end"/>
      </w:r>
    </w:p>
    <w:p w14:paraId="5C4E61A3" w14:textId="7BD70B90"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C0A06">
        <w:t>Psalm</w:t>
      </w:r>
      <w:r w:rsidR="000C0A06" w:rsidRPr="00AB1781">
        <w:t xml:space="preserve"> 132</w:t>
      </w:r>
      <w:r w:rsidR="000C0A06">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0A06">
        <w:rPr>
          <w:rFonts w:cstheme="minorBidi"/>
          <w:noProof/>
        </w:rPr>
        <w:t>299</w:t>
      </w:r>
      <w:r w:rsidR="003A78C2" w:rsidRPr="00AC19C5">
        <w:rPr>
          <w:rFonts w:cstheme="minorBidi"/>
        </w:rPr>
        <w:fldChar w:fldCharType="end"/>
      </w:r>
    </w:p>
    <w:p w14:paraId="4604A493" w14:textId="6B61997E"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C0A06">
        <w:t>Psalm</w:t>
      </w:r>
      <w:r w:rsidR="000C0A06" w:rsidRPr="00AB1781">
        <w:t xml:space="preserve"> 133</w:t>
      </w:r>
      <w:r w:rsidR="000C0A06">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0A06">
        <w:rPr>
          <w:rFonts w:cstheme="minorBidi"/>
          <w:noProof/>
        </w:rPr>
        <w:t>300</w:t>
      </w:r>
      <w:r w:rsidR="003A78C2" w:rsidRPr="00AC19C5">
        <w:rPr>
          <w:rFonts w:cstheme="minorBidi"/>
        </w:rPr>
        <w:fldChar w:fldCharType="end"/>
      </w:r>
    </w:p>
    <w:p w14:paraId="3B2A66A2" w14:textId="1756DEC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C0A06">
        <w:t>Psalm</w:t>
      </w:r>
      <w:r w:rsidR="000C0A06" w:rsidRPr="00AB1781">
        <w:t xml:space="preserve"> 136</w:t>
      </w:r>
      <w:r w:rsidR="000C0A06">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0A06">
        <w:rPr>
          <w:rFonts w:cstheme="minorBidi"/>
          <w:noProof/>
        </w:rPr>
        <w:t>305</w:t>
      </w:r>
      <w:r w:rsidR="003A78C2" w:rsidRPr="00AC19C5">
        <w:rPr>
          <w:rFonts w:cstheme="minorBidi"/>
        </w:rPr>
        <w:fldChar w:fldCharType="end"/>
      </w:r>
    </w:p>
    <w:p w14:paraId="64B01669" w14:textId="36366EB5"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C0A06">
        <w:t>Psalm</w:t>
      </w:r>
      <w:r w:rsidR="000C0A06" w:rsidRPr="00AB1781">
        <w:t xml:space="preserve"> 137</w:t>
      </w:r>
      <w:r w:rsidR="000C0A06">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0A06">
        <w:rPr>
          <w:rFonts w:cstheme="minorBidi"/>
          <w:noProof/>
        </w:rPr>
        <w:t>306</w:t>
      </w:r>
      <w:r w:rsidR="003A78C2" w:rsidRPr="00AC19C5">
        <w:rPr>
          <w:rFonts w:cstheme="minorBidi"/>
        </w:rPr>
        <w:fldChar w:fldCharType="end"/>
      </w:r>
    </w:p>
    <w:p w14:paraId="5258B7E0" w14:textId="1A4D24E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C0A06">
        <w:t>Psalm</w:t>
      </w:r>
      <w:r w:rsidR="000C0A06" w:rsidRPr="00AB1781">
        <w:t xml:space="preserve"> 140</w:t>
      </w:r>
      <w:r w:rsidR="000C0A06">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0A06">
        <w:rPr>
          <w:rFonts w:cstheme="minorBidi"/>
          <w:noProof/>
        </w:rPr>
        <w:t>310</w:t>
      </w:r>
      <w:r w:rsidR="003A78C2" w:rsidRPr="00AC19C5">
        <w:rPr>
          <w:rFonts w:cstheme="minorBidi"/>
        </w:rPr>
        <w:fldChar w:fldCharType="end"/>
      </w:r>
    </w:p>
    <w:p w14:paraId="3092DE46" w14:textId="455A5D4F"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C0A06">
        <w:t>Psalm</w:t>
      </w:r>
      <w:r w:rsidR="000C0A06" w:rsidRPr="00AB1781">
        <w:t xml:space="preserve"> 141</w:t>
      </w:r>
      <w:r w:rsidR="000C0A06">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0A06">
        <w:rPr>
          <w:rFonts w:cstheme="minorBidi"/>
          <w:noProof/>
        </w:rPr>
        <w:t>311</w:t>
      </w:r>
      <w:r w:rsidR="003A78C2" w:rsidRPr="00AC19C5">
        <w:rPr>
          <w:rFonts w:cstheme="minorBidi"/>
        </w:rPr>
        <w:fldChar w:fldCharType="end"/>
      </w:r>
    </w:p>
    <w:p w14:paraId="0D65EB5D" w14:textId="038F3252"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C0A06">
        <w:t>Psalm</w:t>
      </w:r>
      <w:r w:rsidR="000C0A06" w:rsidRPr="00AB1781">
        <w:t xml:space="preserve"> 145</w:t>
      </w:r>
      <w:r w:rsidR="000C0A06">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0A06">
        <w:rPr>
          <w:rFonts w:cstheme="minorBidi"/>
          <w:noProof/>
        </w:rPr>
        <w:t>317</w:t>
      </w:r>
      <w:r w:rsidR="003A78C2" w:rsidRPr="00AC19C5">
        <w:rPr>
          <w:rFonts w:cstheme="minorBidi"/>
        </w:rPr>
        <w:fldChar w:fldCharType="end"/>
      </w:r>
    </w:p>
    <w:p w14:paraId="1A0310A6" w14:textId="217832E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C0A06">
        <w:t>Psalm</w:t>
      </w:r>
      <w:r w:rsidR="000C0A06" w:rsidRPr="00AB1781">
        <w:t xml:space="preserve"> 146</w:t>
      </w:r>
      <w:r w:rsidR="000C0A06">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0A06">
        <w:rPr>
          <w:rFonts w:cstheme="minorBidi"/>
          <w:noProof/>
        </w:rPr>
        <w:t>318</w:t>
      </w:r>
      <w:r w:rsidR="003A78C2" w:rsidRPr="00AC19C5">
        <w:rPr>
          <w:rFonts w:cstheme="minorBidi"/>
        </w:rPr>
        <w:fldChar w:fldCharType="end"/>
      </w:r>
    </w:p>
    <w:p w14:paraId="02A27D2F" w14:textId="638E599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C0A06">
        <w:t>Psalm</w:t>
      </w:r>
      <w:r w:rsidR="000C0A06" w:rsidRPr="00AB1781">
        <w:t xml:space="preserve"> 147</w:t>
      </w:r>
      <w:r w:rsidR="000C0A06">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0A06">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9E3D4AE"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0A06">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644492D"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0A06">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69FC098E"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C0A06">
        <w:t>The First Canticle</w:t>
      </w:r>
      <w:r>
        <w:fldChar w:fldCharType="end"/>
      </w:r>
      <w:r>
        <w:tab/>
      </w:r>
      <w:r>
        <w:fldChar w:fldCharType="begin"/>
      </w:r>
      <w:r>
        <w:instrText xml:space="preserve"> PAGEREF _Ref448228164 \h </w:instrText>
      </w:r>
      <w:r>
        <w:fldChar w:fldCharType="separate"/>
      </w:r>
      <w:r w:rsidR="000C0A06">
        <w:rPr>
          <w:noProof/>
        </w:rPr>
        <w:t>325</w:t>
      </w:r>
      <w:r>
        <w:fldChar w:fldCharType="end"/>
      </w:r>
    </w:p>
    <w:p w14:paraId="5928D17A" w14:textId="4C1FD2FB" w:rsidR="00B102EF" w:rsidRDefault="00BC3E53" w:rsidP="00E97A49">
      <w:pPr>
        <w:pStyle w:val="EngHang"/>
        <w:tabs>
          <w:tab w:val="right" w:leader="dot" w:pos="8460"/>
        </w:tabs>
      </w:pPr>
      <w:r>
        <w:fldChar w:fldCharType="begin"/>
      </w:r>
      <w:r>
        <w:instrText xml:space="preserve"> REF _Ref449954885 \h </w:instrText>
      </w:r>
      <w:r>
        <w:fldChar w:fldCharType="separate"/>
      </w:r>
      <w:r w:rsidR="000C0A06">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C0A06">
        <w:rPr>
          <w:noProof/>
        </w:rPr>
        <w:t>341</w:t>
      </w:r>
      <w:r w:rsidR="00B102EF">
        <w:fldChar w:fldCharType="end"/>
      </w:r>
    </w:p>
    <w:p w14:paraId="3796AB97" w14:textId="147821AD" w:rsidR="00D9682B" w:rsidRDefault="00BC3E53" w:rsidP="00D9682B">
      <w:pPr>
        <w:pStyle w:val="EngHang"/>
        <w:tabs>
          <w:tab w:val="right" w:leader="dot" w:pos="8460"/>
        </w:tabs>
      </w:pPr>
      <w:r>
        <w:fldChar w:fldCharType="begin"/>
      </w:r>
      <w:r>
        <w:instrText xml:space="preserve"> REF _Ref449954950 \h </w:instrText>
      </w:r>
      <w:r>
        <w:fldChar w:fldCharType="separate"/>
      </w:r>
      <w:r w:rsidR="000C0A06">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C0A06">
        <w:rPr>
          <w:noProof/>
        </w:rPr>
        <w:t>346</w:t>
      </w:r>
      <w:r w:rsidR="00D9682B">
        <w:fldChar w:fldCharType="end"/>
      </w:r>
    </w:p>
    <w:p w14:paraId="3068653C" w14:textId="3F0113F9" w:rsidR="00D9682B" w:rsidRDefault="00D9682B" w:rsidP="00D9682B">
      <w:pPr>
        <w:pStyle w:val="EngHang"/>
        <w:tabs>
          <w:tab w:val="right" w:leader="dot" w:pos="8460"/>
        </w:tabs>
      </w:pPr>
      <w:r>
        <w:fldChar w:fldCharType="begin"/>
      </w:r>
      <w:r>
        <w:instrText xml:space="preserve"> REF _Ref450335240 \h </w:instrText>
      </w:r>
      <w:r>
        <w:fldChar w:fldCharType="separate"/>
      </w:r>
      <w:r w:rsidR="000C0A06">
        <w:t>Additional Canticles for the Vigil of Joyous Saturday from the New Testament</w:t>
      </w:r>
      <w:r>
        <w:fldChar w:fldCharType="end"/>
      </w:r>
      <w:r>
        <w:tab/>
      </w:r>
      <w:r>
        <w:fldChar w:fldCharType="begin"/>
      </w:r>
      <w:r>
        <w:instrText xml:space="preserve"> PAGEREF _Ref450335240 \h </w:instrText>
      </w:r>
      <w:r>
        <w:fldChar w:fldCharType="separate"/>
      </w:r>
      <w:r w:rsidR="000C0A06">
        <w:rPr>
          <w:noProof/>
        </w:rPr>
        <w:t>364</w:t>
      </w:r>
      <w:r>
        <w:fldChar w:fldCharType="end"/>
      </w:r>
    </w:p>
    <w:p w14:paraId="46EDCFEC" w14:textId="516BA541"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C0A06">
        <w:t>The Communion of the Saints</w:t>
      </w:r>
      <w:r>
        <w:fldChar w:fldCharType="end"/>
      </w:r>
      <w:r>
        <w:tab/>
      </w:r>
      <w:r>
        <w:fldChar w:fldCharType="begin"/>
      </w:r>
      <w:r>
        <w:instrText xml:space="preserve"> PAGEREF _Ref448228224 \h </w:instrText>
      </w:r>
      <w:r>
        <w:fldChar w:fldCharType="separate"/>
      </w:r>
      <w:r w:rsidR="000C0A06">
        <w:rPr>
          <w:noProof/>
        </w:rPr>
        <w:t>382</w:t>
      </w:r>
      <w:r>
        <w:fldChar w:fldCharType="end"/>
      </w:r>
    </w:p>
    <w:p w14:paraId="103CDB1E" w14:textId="4A5E1B43"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C0A06">
        <w:t>The Doxologies</w:t>
      </w:r>
      <w:r>
        <w:fldChar w:fldCharType="end"/>
      </w:r>
      <w:r>
        <w:tab/>
      </w:r>
      <w:r>
        <w:fldChar w:fldCharType="begin"/>
      </w:r>
      <w:r>
        <w:instrText xml:space="preserve"> PAGEREF _Ref448228235 \h </w:instrText>
      </w:r>
      <w:r>
        <w:fldChar w:fldCharType="separate"/>
      </w:r>
      <w:r w:rsidR="000C0A06">
        <w:rPr>
          <w:noProof/>
        </w:rPr>
        <w:t>401</w:t>
      </w:r>
      <w:r>
        <w:fldChar w:fldCharType="end"/>
      </w:r>
    </w:p>
    <w:p w14:paraId="661E2504" w14:textId="27925AFC" w:rsidR="00E97A49" w:rsidRDefault="00E97A49" w:rsidP="00E97A49">
      <w:pPr>
        <w:pStyle w:val="EngHang"/>
        <w:tabs>
          <w:tab w:val="right" w:leader="dot" w:pos="8460"/>
        </w:tabs>
      </w:pPr>
      <w:r>
        <w:fldChar w:fldCharType="begin"/>
      </w:r>
      <w:r>
        <w:instrText xml:space="preserve"> REF _Ref448471060 \h </w:instrText>
      </w:r>
      <w:r>
        <w:fldChar w:fldCharType="separate"/>
      </w:r>
      <w:r w:rsidR="000C0A06">
        <w:t>The Conclusion of the Midnight Praise</w:t>
      </w:r>
      <w:r>
        <w:fldChar w:fldCharType="end"/>
      </w:r>
      <w:r>
        <w:tab/>
      </w:r>
      <w:r>
        <w:fldChar w:fldCharType="begin"/>
      </w:r>
      <w:r>
        <w:instrText xml:space="preserve"> PAGEREF _Ref448471060 \h </w:instrText>
      </w:r>
      <w:r>
        <w:fldChar w:fldCharType="separate"/>
      </w:r>
      <w:r w:rsidR="000C0A06">
        <w:rPr>
          <w:noProof/>
        </w:rPr>
        <w:t>5</w:t>
      </w:r>
      <w:r>
        <w:fldChar w:fldCharType="end"/>
      </w:r>
    </w:p>
    <w:p w14:paraId="4AF2B63F" w14:textId="5118D059"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C0A06">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C0A06">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01F24497" w:rsidR="00B102EF" w:rsidRPr="00B102EF" w:rsidRDefault="00B102EF" w:rsidP="00B102EF">
      <w:pPr>
        <w:pStyle w:val="Rubric"/>
      </w:pPr>
      <w:r>
        <w:t xml:space="preserve">See </w:t>
      </w:r>
      <w:r>
        <w:fldChar w:fldCharType="begin"/>
      </w:r>
      <w:r>
        <w:instrText xml:space="preserve"> REF _Ref448228969 \h </w:instrText>
      </w:r>
      <w:r>
        <w:fldChar w:fldCharType="separate"/>
      </w:r>
      <w:r w:rsidR="000C0A06">
        <w:t>Vespers Praise</w:t>
      </w:r>
      <w:r>
        <w:fldChar w:fldCharType="end"/>
      </w:r>
      <w:r>
        <w:t xml:space="preserve">, page </w:t>
      </w:r>
      <w:r>
        <w:fldChar w:fldCharType="begin"/>
      </w:r>
      <w:r>
        <w:instrText xml:space="preserve"> PAGEREF _Ref448228965 \h </w:instrText>
      </w:r>
      <w:r>
        <w:fldChar w:fldCharType="separate"/>
      </w:r>
      <w:r w:rsidR="000C0A06">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Toc410196186" w:displacedByCustomXml="next"/>
    <w:bookmarkStart w:id="148" w:name="_Toc410196428" w:displacedByCustomXml="next"/>
    <w:bookmarkStart w:id="149" w:name="_Toc410196930" w:displacedByCustomXml="next"/>
    <w:bookmarkStart w:id="150" w:name="_Ref435434336" w:displacedByCustomXml="next"/>
    <w:bookmarkStart w:id="151" w:name="_Ref435434342" w:displacedByCustomXml="next"/>
    <w:bookmarkStart w:id="152" w:name="_Ref435789623" w:displacedByCustomXml="next"/>
    <w:bookmarkStart w:id="153" w:name="_Ref435789629" w:displacedByCustomXml="next"/>
    <w:bookmarkStart w:id="154" w:name="_Ref435799254" w:displacedByCustomXml="next"/>
    <w:bookmarkStart w:id="155" w:name="_Ref435799261" w:displacedByCustomXml="next"/>
    <w:sdt>
      <w:sdtPr>
        <w:id w:val="467860529"/>
        <w:docPartObj>
          <w:docPartGallery w:val="Table of Contents"/>
          <w:docPartUnique/>
        </w:docPartObj>
      </w:sdtPr>
      <w:sdtEndPr>
        <w:rPr>
          <w:b/>
          <w:bCs/>
          <w:noProof/>
        </w:rPr>
      </w:sdtEndPr>
      <w:sdtContent>
        <w:p w14:paraId="13E67910" w14:textId="0B2AD38B"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C0A06">
              <w:rPr>
                <w:noProof/>
                <w:webHidden/>
              </w:rPr>
              <w:t>49</w:t>
            </w:r>
            <w:r w:rsidR="00E35F1F">
              <w:rPr>
                <w:noProof/>
                <w:webHidden/>
              </w:rPr>
              <w:fldChar w:fldCharType="end"/>
            </w:r>
          </w:hyperlink>
        </w:p>
        <w:p w14:paraId="0BBF1C4E" w14:textId="3DBA302F" w:rsidR="00E35F1F" w:rsidRDefault="00464893">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C0A06">
              <w:rPr>
                <w:noProof/>
                <w:webHidden/>
              </w:rPr>
              <w:t>55</w:t>
            </w:r>
            <w:r w:rsidR="00E35F1F">
              <w:rPr>
                <w:noProof/>
                <w:webHidden/>
              </w:rPr>
              <w:fldChar w:fldCharType="end"/>
            </w:r>
          </w:hyperlink>
        </w:p>
        <w:p w14:paraId="3DAD865F" w14:textId="21B368C0" w:rsidR="00E35F1F" w:rsidRDefault="00464893">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C0A06">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0ED38BD6"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C0A06">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C0A06">
        <w:rPr>
          <w:noProof/>
          <w:lang w:val="en-US"/>
        </w:rPr>
        <w:t>10</w:t>
      </w:r>
      <w:r w:rsidR="003A78C2">
        <w:rPr>
          <w:lang w:val="en-US"/>
        </w:rPr>
        <w:fldChar w:fldCharType="end"/>
      </w:r>
    </w:p>
    <w:p w14:paraId="4806E141" w14:textId="58896B95"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C0A06">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C0A06">
        <w:rPr>
          <w:noProof/>
          <w:lang w:val="en-US"/>
        </w:rPr>
        <w:t>10</w:t>
      </w:r>
      <w:r w:rsidR="003A78C2">
        <w:rPr>
          <w:lang w:val="en-US"/>
        </w:rPr>
        <w:fldChar w:fldCharType="end"/>
      </w:r>
    </w:p>
    <w:p w14:paraId="4AFC4FF5" w14:textId="27605FC6"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C0A06">
        <w:t>Psalm</w:t>
      </w:r>
      <w:r w:rsidR="000C0A06" w:rsidRPr="00AB1781">
        <w:t xml:space="preserve"> 50</w:t>
      </w:r>
      <w:r w:rsidR="000C0A06">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C0A06">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37AA6F03"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C0A06">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C0A06">
        <w:rPr>
          <w:noProof/>
        </w:rPr>
        <w:t>85</w:t>
      </w:r>
      <w:r w:rsidR="003A78C2">
        <w:fldChar w:fldCharType="end"/>
      </w:r>
    </w:p>
    <w:p w14:paraId="7F06AC31" w14:textId="536AB565"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C0A06">
        <w:t>Psalm</w:t>
      </w:r>
      <w:r w:rsidR="000C0A06" w:rsidRPr="00AB1781">
        <w:t xml:space="preserve"> 2</w:t>
      </w:r>
      <w:r w:rsidR="000C0A06">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C0A06">
        <w:rPr>
          <w:noProof/>
        </w:rPr>
        <w:t>85</w:t>
      </w:r>
      <w:r w:rsidR="003A78C2">
        <w:fldChar w:fldCharType="end"/>
      </w:r>
    </w:p>
    <w:p w14:paraId="3E08DA39" w14:textId="344107E9"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C0A06">
        <w:t>Psalm</w:t>
      </w:r>
      <w:r w:rsidR="000C0A06" w:rsidRPr="00AB1781">
        <w:t xml:space="preserve"> 3</w:t>
      </w:r>
      <w:r w:rsidR="000C0A06">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C0A06">
        <w:rPr>
          <w:noProof/>
        </w:rPr>
        <w:t>87</w:t>
      </w:r>
      <w:r w:rsidR="003A78C2">
        <w:fldChar w:fldCharType="end"/>
      </w:r>
    </w:p>
    <w:p w14:paraId="74A89173" w14:textId="577060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C0A06">
        <w:t>Psalm</w:t>
      </w:r>
      <w:r w:rsidR="000C0A06" w:rsidRPr="00AB1781">
        <w:t xml:space="preserve"> 4</w:t>
      </w:r>
      <w:r w:rsidR="000C0A06">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C0A06">
        <w:rPr>
          <w:noProof/>
        </w:rPr>
        <w:t>88</w:t>
      </w:r>
      <w:r w:rsidR="003A78C2">
        <w:fldChar w:fldCharType="end"/>
      </w:r>
    </w:p>
    <w:p w14:paraId="01E0D354" w14:textId="01CF46CC"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C0A06">
        <w:t>Psalm</w:t>
      </w:r>
      <w:r w:rsidR="000C0A06" w:rsidRPr="00AB1781">
        <w:t xml:space="preserve"> 5</w:t>
      </w:r>
      <w:r w:rsidR="000C0A06">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C0A06">
        <w:rPr>
          <w:noProof/>
        </w:rPr>
        <w:t>89</w:t>
      </w:r>
      <w:r w:rsidR="003A78C2">
        <w:fldChar w:fldCharType="end"/>
      </w:r>
    </w:p>
    <w:p w14:paraId="2917FC62" w14:textId="0EA3260A"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C0A06">
        <w:t>Psalm</w:t>
      </w:r>
      <w:r w:rsidR="000C0A06" w:rsidRPr="00AB1781">
        <w:t xml:space="preserve"> 6</w:t>
      </w:r>
      <w:r w:rsidR="000C0A06">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C0A06">
        <w:rPr>
          <w:noProof/>
        </w:rPr>
        <w:t>90</w:t>
      </w:r>
      <w:r w:rsidR="003A78C2">
        <w:fldChar w:fldCharType="end"/>
      </w:r>
    </w:p>
    <w:p w14:paraId="1839FE4B" w14:textId="4C1BA643"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C0A06">
        <w:t>Psalm</w:t>
      </w:r>
      <w:r w:rsidR="000C0A06" w:rsidRPr="00AB1781">
        <w:t xml:space="preserve"> 8</w:t>
      </w:r>
      <w:r w:rsidR="000C0A06">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C0A06">
        <w:rPr>
          <w:noProof/>
        </w:rPr>
        <w:t>93</w:t>
      </w:r>
      <w:r w:rsidR="003A78C2">
        <w:fldChar w:fldCharType="end"/>
      </w:r>
    </w:p>
    <w:p w14:paraId="03DD40B1" w14:textId="1C71F201"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C0A06">
        <w:t>Psalm</w:t>
      </w:r>
      <w:r w:rsidR="000C0A06" w:rsidRPr="00AB1781">
        <w:t xml:space="preserve"> 11</w:t>
      </w:r>
      <w:r w:rsidR="000C0A06">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C0A06">
        <w:rPr>
          <w:noProof/>
        </w:rPr>
        <w:t>98</w:t>
      </w:r>
      <w:r w:rsidR="003A78C2">
        <w:fldChar w:fldCharType="end"/>
      </w:r>
    </w:p>
    <w:p w14:paraId="5A0777AD" w14:textId="3D1B612D"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C0A06">
        <w:t>Psalm</w:t>
      </w:r>
      <w:r w:rsidR="000C0A06" w:rsidRPr="00AB1781">
        <w:t xml:space="preserve"> 12</w:t>
      </w:r>
      <w:r w:rsidR="000C0A06">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C0A06">
        <w:rPr>
          <w:noProof/>
        </w:rPr>
        <w:t>99</w:t>
      </w:r>
      <w:r w:rsidR="003A78C2">
        <w:fldChar w:fldCharType="end"/>
      </w:r>
    </w:p>
    <w:p w14:paraId="6B871C95" w14:textId="2D676AD0"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C0A06">
        <w:t>Psalm</w:t>
      </w:r>
      <w:r w:rsidR="000C0A06" w:rsidRPr="00AB1781">
        <w:t xml:space="preserve"> 14</w:t>
      </w:r>
      <w:r w:rsidR="000C0A06">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C0A06">
        <w:rPr>
          <w:noProof/>
        </w:rPr>
        <w:t>100</w:t>
      </w:r>
      <w:r w:rsidR="003A78C2">
        <w:fldChar w:fldCharType="end"/>
      </w:r>
    </w:p>
    <w:p w14:paraId="3960802F" w14:textId="606E08B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C0A06">
        <w:t>Psalm</w:t>
      </w:r>
      <w:r w:rsidR="000C0A06" w:rsidRPr="00AB1781">
        <w:t xml:space="preserve"> 15</w:t>
      </w:r>
      <w:r w:rsidR="000C0A06">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C0A06">
        <w:rPr>
          <w:noProof/>
        </w:rPr>
        <w:t>101</w:t>
      </w:r>
      <w:r w:rsidR="003A78C2">
        <w:fldChar w:fldCharType="end"/>
      </w:r>
    </w:p>
    <w:p w14:paraId="46224EE2" w14:textId="58B0AC86"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C0A06">
        <w:t>Psalm</w:t>
      </w:r>
      <w:r w:rsidR="000C0A06" w:rsidRPr="00AB1781">
        <w:t xml:space="preserve"> 18</w:t>
      </w:r>
      <w:r w:rsidR="000C0A06">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C0A06">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11748331"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C0A06">
        <w:t>Psalm</w:t>
      </w:r>
      <w:r w:rsidR="000C0A06" w:rsidRPr="00AB1781">
        <w:t xml:space="preserve"> 24</w:t>
      </w:r>
      <w:r w:rsidR="000C0A06">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C0A06">
        <w:rPr>
          <w:noProof/>
        </w:rPr>
        <w:t>116</w:t>
      </w:r>
      <w:r w:rsidR="003A78C2">
        <w:fldChar w:fldCharType="end"/>
      </w:r>
    </w:p>
    <w:p w14:paraId="6EE9E88E" w14:textId="689A42F2"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C0A06">
        <w:t>Psalm</w:t>
      </w:r>
      <w:r w:rsidR="000C0A06" w:rsidRPr="00AB1781">
        <w:t xml:space="preserve"> 26</w:t>
      </w:r>
      <w:r w:rsidR="000C0A06">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C0A06">
        <w:rPr>
          <w:noProof/>
        </w:rPr>
        <w:t>120</w:t>
      </w:r>
      <w:r w:rsidR="003A78C2">
        <w:fldChar w:fldCharType="end"/>
      </w:r>
    </w:p>
    <w:p w14:paraId="1E8B8142" w14:textId="707B90BD"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C0A06">
        <w:t>Psalm</w:t>
      </w:r>
      <w:r w:rsidR="000C0A06" w:rsidRPr="00AB1781">
        <w:t xml:space="preserve"> 62</w:t>
      </w:r>
      <w:r w:rsidR="000C0A06">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C0A06">
        <w:rPr>
          <w:noProof/>
        </w:rPr>
        <w:t>175</w:t>
      </w:r>
      <w:r w:rsidR="003A78C2">
        <w:fldChar w:fldCharType="end"/>
      </w:r>
    </w:p>
    <w:p w14:paraId="68EA7A25" w14:textId="11B77F7D"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C0A06">
        <w:t>Psalm</w:t>
      </w:r>
      <w:r w:rsidR="000C0A06" w:rsidRPr="00AB1781">
        <w:t xml:space="preserve"> 66</w:t>
      </w:r>
      <w:r w:rsidR="000C0A06">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C0A06">
        <w:rPr>
          <w:noProof/>
        </w:rPr>
        <w:t>180</w:t>
      </w:r>
      <w:r w:rsidR="003A78C2">
        <w:fldChar w:fldCharType="end"/>
      </w:r>
    </w:p>
    <w:p w14:paraId="065CCDFD" w14:textId="455D2141"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C0A06">
        <w:t>Psalm</w:t>
      </w:r>
      <w:r w:rsidR="000C0A06" w:rsidRPr="00AB1781">
        <w:t xml:space="preserve"> 69</w:t>
      </w:r>
      <w:r w:rsidR="000C0A06">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C0A06">
        <w:rPr>
          <w:noProof/>
        </w:rPr>
        <w:t>188</w:t>
      </w:r>
      <w:r w:rsidR="003A78C2">
        <w:fldChar w:fldCharType="end"/>
      </w:r>
    </w:p>
    <w:p w14:paraId="31570FA5" w14:textId="1810700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C0A06">
        <w:t>Psalm</w:t>
      </w:r>
      <w:r w:rsidR="000C0A06" w:rsidRPr="00AB1781">
        <w:t xml:space="preserve"> 112</w:t>
      </w:r>
      <w:r w:rsidR="000C0A06">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C0A06">
        <w:rPr>
          <w:noProof/>
        </w:rPr>
        <w:t>263</w:t>
      </w:r>
      <w:r w:rsidR="003A78C2">
        <w:fldChar w:fldCharType="end"/>
      </w:r>
    </w:p>
    <w:p w14:paraId="73FFF146" w14:textId="3CBCB890"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C0A06">
        <w:t>Psalm</w:t>
      </w:r>
      <w:r w:rsidR="000C0A06" w:rsidRPr="00AB1781">
        <w:t xml:space="preserve"> 142</w:t>
      </w:r>
      <w:r w:rsidR="000C0A06">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C0A06">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5F4633D4"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C0A06">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4C64C8A6"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C0A06">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2AF2A536"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0A06">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0316E83A"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0A06">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1D83572D"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C0A06">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C0A06">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6B7C99D7"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C0A06" w:rsidRPr="000C0A06">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0C0A06">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5F16EF4"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C0A06">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0A06">
        <w:rPr>
          <w:noProof/>
          <w:lang w:val="en-US"/>
        </w:rPr>
        <w:t>10</w:t>
      </w:r>
      <w:r w:rsidR="003A78C2">
        <w:rPr>
          <w:lang w:val="en-US"/>
        </w:rPr>
        <w:fldChar w:fldCharType="end"/>
      </w:r>
    </w:p>
    <w:p w14:paraId="6C931A86" w14:textId="12861533"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C0A06">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0A06">
        <w:rPr>
          <w:noProof/>
          <w:lang w:val="en-US"/>
        </w:rPr>
        <w:t>10</w:t>
      </w:r>
      <w:r w:rsidR="003A78C2">
        <w:rPr>
          <w:lang w:val="en-US"/>
        </w:rPr>
        <w:fldChar w:fldCharType="end"/>
      </w:r>
    </w:p>
    <w:p w14:paraId="626D6935" w14:textId="08378E16"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C0A06">
        <w:t>Psalm</w:t>
      </w:r>
      <w:r w:rsidR="000C0A06" w:rsidRPr="00AB1781">
        <w:t xml:space="preserve"> 50</w:t>
      </w:r>
      <w:r w:rsidR="000C0A06">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0A06">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60BF9520"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C0A06">
        <w:t>Psalm</w:t>
      </w:r>
      <w:r w:rsidR="000C0A06" w:rsidRPr="00AB1781">
        <w:t xml:space="preserve"> 19</w:t>
      </w:r>
      <w:r w:rsidR="000C0A06">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C0A06">
        <w:rPr>
          <w:noProof/>
        </w:rPr>
        <w:t>110</w:t>
      </w:r>
      <w:r w:rsidR="003A78C2">
        <w:fldChar w:fldCharType="end"/>
      </w:r>
    </w:p>
    <w:p w14:paraId="441D23D2" w14:textId="31159735"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C0A06">
        <w:t>Psalm</w:t>
      </w:r>
      <w:r w:rsidR="000C0A06" w:rsidRPr="00AB1781">
        <w:t xml:space="preserve"> 22</w:t>
      </w:r>
      <w:r w:rsidR="000C0A06">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C0A06">
        <w:rPr>
          <w:noProof/>
        </w:rPr>
        <w:t>114</w:t>
      </w:r>
      <w:r w:rsidR="003A78C2">
        <w:fldChar w:fldCharType="end"/>
      </w:r>
    </w:p>
    <w:p w14:paraId="2CF3F8A5" w14:textId="5B813E8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C0A06">
        <w:t>Psalm</w:t>
      </w:r>
      <w:r w:rsidR="000C0A06" w:rsidRPr="00AB1781">
        <w:t xml:space="preserve"> 23</w:t>
      </w:r>
      <w:r w:rsidR="000C0A06">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C0A06">
        <w:rPr>
          <w:noProof/>
        </w:rPr>
        <w:t>115</w:t>
      </w:r>
      <w:r w:rsidR="003A78C2">
        <w:fldChar w:fldCharType="end"/>
      </w:r>
    </w:p>
    <w:p w14:paraId="2696A51D" w14:textId="7C93555C"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C0A06">
        <w:t>Psalm</w:t>
      </w:r>
      <w:r w:rsidR="000C0A06" w:rsidRPr="00AB1781">
        <w:t xml:space="preserve"> 25</w:t>
      </w:r>
      <w:r w:rsidR="000C0A06">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C0A06">
        <w:rPr>
          <w:noProof/>
        </w:rPr>
        <w:t>118</w:t>
      </w:r>
      <w:r w:rsidR="003A78C2">
        <w:fldChar w:fldCharType="end"/>
      </w:r>
    </w:p>
    <w:p w14:paraId="7C4914D6" w14:textId="714D16BE"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C0A06">
        <w:t>Psalm</w:t>
      </w:r>
      <w:r w:rsidR="000C0A06" w:rsidRPr="00AB1781">
        <w:t xml:space="preserve"> 28</w:t>
      </w:r>
      <w:r w:rsidR="000C0A06">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C0A06">
        <w:rPr>
          <w:noProof/>
        </w:rPr>
        <w:t>123</w:t>
      </w:r>
      <w:r w:rsidR="003A78C2">
        <w:fldChar w:fldCharType="end"/>
      </w:r>
    </w:p>
    <w:p w14:paraId="1AB144A3" w14:textId="2E62993D"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C0A06">
        <w:t>Psalm</w:t>
      </w:r>
      <w:r w:rsidR="000C0A06" w:rsidRPr="00AB1781">
        <w:t xml:space="preserve"> 29</w:t>
      </w:r>
      <w:r w:rsidR="000C0A06">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C0A06">
        <w:rPr>
          <w:noProof/>
        </w:rPr>
        <w:t>124</w:t>
      </w:r>
      <w:r w:rsidR="003A78C2">
        <w:fldChar w:fldCharType="end"/>
      </w:r>
    </w:p>
    <w:p w14:paraId="1DA2F476" w14:textId="7231BD9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C0A06">
        <w:t>Psalm</w:t>
      </w:r>
      <w:r w:rsidR="000C0A06" w:rsidRPr="00AB1781">
        <w:t xml:space="preserve"> 33</w:t>
      </w:r>
      <w:r w:rsidR="000C0A06">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C0A06">
        <w:rPr>
          <w:noProof/>
        </w:rPr>
        <w:t>131</w:t>
      </w:r>
      <w:r w:rsidR="003A78C2">
        <w:fldChar w:fldCharType="end"/>
      </w:r>
    </w:p>
    <w:p w14:paraId="0F892524" w14:textId="2E5DBB04"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C0A06">
        <w:t>Psalm</w:t>
      </w:r>
      <w:r w:rsidR="000C0A06" w:rsidRPr="00AB1781">
        <w:t xml:space="preserve"> 40</w:t>
      </w:r>
      <w:r w:rsidR="000C0A06">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C0A06">
        <w:rPr>
          <w:noProof/>
        </w:rPr>
        <w:t>145</w:t>
      </w:r>
      <w:r w:rsidR="003A78C2">
        <w:fldChar w:fldCharType="end"/>
      </w:r>
    </w:p>
    <w:p w14:paraId="1B629A7D" w14:textId="12DCA04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C0A06">
        <w:t>Psalm</w:t>
      </w:r>
      <w:r w:rsidR="000C0A06" w:rsidRPr="00AB1781">
        <w:t xml:space="preserve"> 42</w:t>
      </w:r>
      <w:r w:rsidR="000C0A06">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C0A06">
        <w:rPr>
          <w:noProof/>
        </w:rPr>
        <w:t>147</w:t>
      </w:r>
      <w:r w:rsidR="003A78C2">
        <w:fldChar w:fldCharType="end"/>
      </w:r>
    </w:p>
    <w:p w14:paraId="30CD8108" w14:textId="416BFBD2"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C0A06">
        <w:t>Psalm</w:t>
      </w:r>
      <w:r w:rsidR="000C0A06" w:rsidRPr="00AB1781">
        <w:t xml:space="preserve"> 44</w:t>
      </w:r>
      <w:r w:rsidR="000C0A06">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C0A06">
        <w:rPr>
          <w:noProof/>
        </w:rPr>
        <w:t>151</w:t>
      </w:r>
      <w:r w:rsidR="003A78C2">
        <w:fldChar w:fldCharType="end"/>
      </w:r>
    </w:p>
    <w:p w14:paraId="56DBDEA8" w14:textId="726AF3D5"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C0A06">
        <w:t>Psalm</w:t>
      </w:r>
      <w:r w:rsidR="000C0A06" w:rsidRPr="00AB1781">
        <w:t xml:space="preserve"> 45</w:t>
      </w:r>
      <w:r w:rsidR="000C0A06">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C0A06">
        <w:rPr>
          <w:noProof/>
        </w:rPr>
        <w:t>152</w:t>
      </w:r>
      <w:r w:rsidR="003A78C2">
        <w:fldChar w:fldCharType="end"/>
      </w:r>
    </w:p>
    <w:p w14:paraId="4BF9A933" w14:textId="76B94671"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C0A06">
        <w:t>Psalm</w:t>
      </w:r>
      <w:r w:rsidR="000C0A06" w:rsidRPr="00AB1781">
        <w:t xml:space="preserve"> 46</w:t>
      </w:r>
      <w:r w:rsidR="000C0A06">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C0A06">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E6B9166"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0A06">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17B13285"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0A06">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2ACCF921"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0A06">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0A06">
        <w:rPr>
          <w:noProof/>
          <w:lang w:val="en-US"/>
        </w:rPr>
        <w:t>10</w:t>
      </w:r>
      <w:r w:rsidR="003A78C2">
        <w:rPr>
          <w:lang w:val="en-US"/>
        </w:rPr>
        <w:fldChar w:fldCharType="end"/>
      </w:r>
    </w:p>
    <w:p w14:paraId="4B899AA0" w14:textId="43BC9E94"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0A06">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0A06">
        <w:rPr>
          <w:noProof/>
          <w:lang w:val="en-US"/>
        </w:rPr>
        <w:t>10</w:t>
      </w:r>
      <w:r w:rsidR="003A78C2">
        <w:rPr>
          <w:lang w:val="en-US"/>
        </w:rPr>
        <w:fldChar w:fldCharType="end"/>
      </w:r>
    </w:p>
    <w:p w14:paraId="78FDBE9E" w14:textId="460D02EF"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0A06">
        <w:t>Psalm</w:t>
      </w:r>
      <w:r w:rsidR="000C0A06" w:rsidRPr="00AB1781">
        <w:t xml:space="preserve"> 50</w:t>
      </w:r>
      <w:r w:rsidR="000C0A06">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0A06">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3A06CB65"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C0A06">
        <w:t>Psalm</w:t>
      </w:r>
      <w:r w:rsidR="000C0A06" w:rsidRPr="00AB1781">
        <w:t xml:space="preserve"> 53</w:t>
      </w:r>
      <w:r w:rsidR="000C0A06">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C0A06">
        <w:rPr>
          <w:noProof/>
        </w:rPr>
        <w:t>163</w:t>
      </w:r>
      <w:r w:rsidR="003A78C2">
        <w:fldChar w:fldCharType="end"/>
      </w:r>
    </w:p>
    <w:p w14:paraId="196531E2" w14:textId="7EEC09FA"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C0A06">
        <w:t>Psalm</w:t>
      </w:r>
      <w:r w:rsidR="000C0A06" w:rsidRPr="00AB1781">
        <w:t xml:space="preserve"> 56</w:t>
      </w:r>
      <w:r w:rsidR="000C0A06">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C0A06">
        <w:rPr>
          <w:noProof/>
        </w:rPr>
        <w:t>168</w:t>
      </w:r>
      <w:r w:rsidR="003A78C2">
        <w:fldChar w:fldCharType="end"/>
      </w:r>
    </w:p>
    <w:p w14:paraId="5A377B80" w14:textId="177C1233"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C0A06">
        <w:t>Psalm</w:t>
      </w:r>
      <w:r w:rsidR="000C0A06" w:rsidRPr="00AB1781">
        <w:t xml:space="preserve"> 60</w:t>
      </w:r>
      <w:r w:rsidR="000C0A06">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C0A06">
        <w:rPr>
          <w:noProof/>
        </w:rPr>
        <w:t>173</w:t>
      </w:r>
      <w:r w:rsidR="003A78C2">
        <w:fldChar w:fldCharType="end"/>
      </w:r>
    </w:p>
    <w:p w14:paraId="1D89B385" w14:textId="6EFC257E"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C0A06">
        <w:t>Psalm</w:t>
      </w:r>
      <w:r w:rsidR="000C0A06" w:rsidRPr="00AB1781">
        <w:t xml:space="preserve"> 62</w:t>
      </w:r>
      <w:r w:rsidR="000C0A06">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C0A06">
        <w:rPr>
          <w:noProof/>
        </w:rPr>
        <w:t>175</w:t>
      </w:r>
      <w:r w:rsidR="003A78C2">
        <w:fldChar w:fldCharType="end"/>
      </w:r>
    </w:p>
    <w:p w14:paraId="46B8BCDF" w14:textId="3951A75D"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0A06">
        <w:t>Psalm</w:t>
      </w:r>
      <w:r w:rsidR="000C0A06" w:rsidRPr="00AB1781">
        <w:t xml:space="preserve"> 66</w:t>
      </w:r>
      <w:r w:rsidR="000C0A06">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0A06">
        <w:rPr>
          <w:noProof/>
        </w:rPr>
        <w:t>180</w:t>
      </w:r>
      <w:r w:rsidR="003A78C2">
        <w:fldChar w:fldCharType="end"/>
      </w:r>
    </w:p>
    <w:p w14:paraId="3832A2C2" w14:textId="3096F93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0A06">
        <w:t>Psalm</w:t>
      </w:r>
      <w:r w:rsidR="000C0A06" w:rsidRPr="00AB1781">
        <w:t xml:space="preserve"> 66</w:t>
      </w:r>
      <w:r w:rsidR="000C0A06">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0A06">
        <w:rPr>
          <w:noProof/>
        </w:rPr>
        <w:t>180</w:t>
      </w:r>
      <w:r w:rsidR="003A78C2">
        <w:fldChar w:fldCharType="end"/>
      </w:r>
    </w:p>
    <w:p w14:paraId="099ACDF6" w14:textId="44933BC3"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C0A06">
        <w:t>Psalm</w:t>
      </w:r>
      <w:r w:rsidR="000C0A06" w:rsidRPr="00AB1781">
        <w:t xml:space="preserve"> 83</w:t>
      </w:r>
      <w:r w:rsidR="000C0A06">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C0A06">
        <w:rPr>
          <w:noProof/>
        </w:rPr>
        <w:t>213</w:t>
      </w:r>
      <w:r w:rsidR="003A78C2">
        <w:fldChar w:fldCharType="end"/>
      </w:r>
    </w:p>
    <w:p w14:paraId="12DC15E9" w14:textId="7BAD4D5A"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C0A06">
        <w:t>Psalm</w:t>
      </w:r>
      <w:r w:rsidR="000C0A06" w:rsidRPr="00AB1781">
        <w:t xml:space="preserve"> 84</w:t>
      </w:r>
      <w:r w:rsidR="000C0A06">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C0A06">
        <w:rPr>
          <w:noProof/>
        </w:rPr>
        <w:t>214</w:t>
      </w:r>
      <w:r w:rsidR="003A78C2">
        <w:fldChar w:fldCharType="end"/>
      </w:r>
    </w:p>
    <w:p w14:paraId="20414052" w14:textId="28678B99"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C0A06">
        <w:t>Psalm</w:t>
      </w:r>
      <w:r w:rsidR="000C0A06" w:rsidRPr="00AB1781">
        <w:t xml:space="preserve"> 85</w:t>
      </w:r>
      <w:r w:rsidR="000C0A06">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C0A06">
        <w:rPr>
          <w:noProof/>
        </w:rPr>
        <w:t>215</w:t>
      </w:r>
      <w:r w:rsidR="003A78C2">
        <w:fldChar w:fldCharType="end"/>
      </w:r>
    </w:p>
    <w:p w14:paraId="024D57DE" w14:textId="438DC086"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C0A06">
        <w:t>Psalm</w:t>
      </w:r>
      <w:r w:rsidR="000C0A06" w:rsidRPr="00AB1781">
        <w:t xml:space="preserve"> 86</w:t>
      </w:r>
      <w:r w:rsidR="000C0A06">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C0A06">
        <w:rPr>
          <w:noProof/>
        </w:rPr>
        <w:t>217</w:t>
      </w:r>
      <w:r w:rsidR="003A78C2">
        <w:fldChar w:fldCharType="end"/>
      </w:r>
    </w:p>
    <w:p w14:paraId="6C309D76" w14:textId="7E3125D6"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C0A06">
        <w:t>Psalm</w:t>
      </w:r>
      <w:r w:rsidR="000C0A06" w:rsidRPr="00AB1781">
        <w:t xml:space="preserve"> 90</w:t>
      </w:r>
      <w:r w:rsidR="000C0A06">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C0A06">
        <w:rPr>
          <w:noProof/>
        </w:rPr>
        <w:t>225</w:t>
      </w:r>
      <w:r w:rsidR="003A78C2">
        <w:fldChar w:fldCharType="end"/>
      </w:r>
    </w:p>
    <w:p w14:paraId="2015B274" w14:textId="3027F288"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C0A06">
        <w:t>Psalm</w:t>
      </w:r>
      <w:r w:rsidR="000C0A06" w:rsidRPr="00AB1781">
        <w:t xml:space="preserve"> 92</w:t>
      </w:r>
      <w:r w:rsidR="000C0A06">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C0A06">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C1D7FA9"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0A06">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5B5D58B0"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0A06">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1CB8E53"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0A06">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0A06">
        <w:rPr>
          <w:noProof/>
          <w:lang w:val="en-US"/>
        </w:rPr>
        <w:t>10</w:t>
      </w:r>
      <w:r w:rsidR="003A78C2">
        <w:rPr>
          <w:lang w:val="en-US"/>
        </w:rPr>
        <w:fldChar w:fldCharType="end"/>
      </w:r>
    </w:p>
    <w:p w14:paraId="04BF2C4A" w14:textId="3DEBE18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0A06">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0A06">
        <w:rPr>
          <w:noProof/>
          <w:lang w:val="en-US"/>
        </w:rPr>
        <w:t>10</w:t>
      </w:r>
      <w:r w:rsidR="003A78C2">
        <w:rPr>
          <w:lang w:val="en-US"/>
        </w:rPr>
        <w:fldChar w:fldCharType="end"/>
      </w:r>
    </w:p>
    <w:p w14:paraId="3512D80B" w14:textId="7EA46DE5"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0A06">
        <w:t>Psalm</w:t>
      </w:r>
      <w:r w:rsidR="000C0A06" w:rsidRPr="00AB1781">
        <w:t xml:space="preserve"> 50</w:t>
      </w:r>
      <w:r w:rsidR="000C0A06">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0A06">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28547E2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C0A06">
        <w:t>Psalm</w:t>
      </w:r>
      <w:r w:rsidR="000C0A06" w:rsidRPr="00AB1781">
        <w:t xml:space="preserve"> 95</w:t>
      </w:r>
      <w:r w:rsidR="000C0A06">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C0A06">
        <w:rPr>
          <w:noProof/>
        </w:rPr>
        <w:t>232</w:t>
      </w:r>
      <w:r w:rsidR="003A78C2">
        <w:fldChar w:fldCharType="end"/>
      </w:r>
    </w:p>
    <w:p w14:paraId="70C04BAE" w14:textId="47A876C0"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C0A06">
        <w:t>Psalm</w:t>
      </w:r>
      <w:r w:rsidR="000C0A06" w:rsidRPr="00AB1781">
        <w:t xml:space="preserve"> 96</w:t>
      </w:r>
      <w:r w:rsidR="000C0A06">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C0A06">
        <w:rPr>
          <w:noProof/>
        </w:rPr>
        <w:t>233</w:t>
      </w:r>
      <w:r w:rsidR="003A78C2">
        <w:fldChar w:fldCharType="end"/>
      </w:r>
    </w:p>
    <w:p w14:paraId="1C2440CF" w14:textId="25DDCC6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C0A06">
        <w:t>Psalm</w:t>
      </w:r>
      <w:r w:rsidR="000C0A06" w:rsidRPr="00AB1781">
        <w:t xml:space="preserve"> 97</w:t>
      </w:r>
      <w:r w:rsidR="000C0A06">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C0A06">
        <w:rPr>
          <w:noProof/>
        </w:rPr>
        <w:t>235</w:t>
      </w:r>
      <w:r w:rsidR="003A78C2">
        <w:fldChar w:fldCharType="end"/>
      </w:r>
    </w:p>
    <w:p w14:paraId="35D6FC92" w14:textId="493AC9FF"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C0A06">
        <w:t>Psalm</w:t>
      </w:r>
      <w:r w:rsidR="000C0A06" w:rsidRPr="00AB1781">
        <w:t xml:space="preserve"> 98</w:t>
      </w:r>
      <w:r w:rsidR="000C0A06">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C0A06">
        <w:rPr>
          <w:noProof/>
        </w:rPr>
        <w:t>236</w:t>
      </w:r>
      <w:r w:rsidR="003A78C2">
        <w:fldChar w:fldCharType="end"/>
      </w:r>
    </w:p>
    <w:p w14:paraId="13A44FCC" w14:textId="3C2A2C5C"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C0A06">
        <w:t>Psalm</w:t>
      </w:r>
      <w:r w:rsidR="000C0A06" w:rsidRPr="00AB1781">
        <w:t xml:space="preserve"> 99</w:t>
      </w:r>
      <w:r w:rsidR="000C0A06">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C0A06">
        <w:rPr>
          <w:noProof/>
        </w:rPr>
        <w:t>237</w:t>
      </w:r>
      <w:r w:rsidR="003A78C2">
        <w:fldChar w:fldCharType="end"/>
      </w:r>
    </w:p>
    <w:p w14:paraId="21960806" w14:textId="0BD334B8"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C0A06">
        <w:t>Psalm</w:t>
      </w:r>
      <w:r w:rsidR="000C0A06" w:rsidRPr="00AB1781">
        <w:t xml:space="preserve"> 100</w:t>
      </w:r>
      <w:r w:rsidR="000C0A06">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C0A06">
        <w:rPr>
          <w:noProof/>
        </w:rPr>
        <w:t>238</w:t>
      </w:r>
      <w:r w:rsidR="003A78C2">
        <w:fldChar w:fldCharType="end"/>
      </w:r>
    </w:p>
    <w:p w14:paraId="13BE8987" w14:textId="2E62050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C0A06">
        <w:t>Psalm</w:t>
      </w:r>
      <w:r w:rsidR="000C0A06" w:rsidRPr="00AB1781">
        <w:t xml:space="preserve"> 109</w:t>
      </w:r>
      <w:r w:rsidR="000C0A06">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C0A06">
        <w:rPr>
          <w:noProof/>
        </w:rPr>
        <w:t>260</w:t>
      </w:r>
      <w:r w:rsidR="003A78C2">
        <w:fldChar w:fldCharType="end"/>
      </w:r>
    </w:p>
    <w:commentRangeStart w:id="218"/>
    <w:p w14:paraId="0FAEAE21" w14:textId="5DCD1028"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C0A06">
        <w:t>Psalm</w:t>
      </w:r>
      <w:r w:rsidR="000C0A06" w:rsidRPr="00AB1781">
        <w:t xml:space="preserve"> 110</w:t>
      </w:r>
      <w:r w:rsidR="000C0A06">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0C0A06">
        <w:rPr>
          <w:noProof/>
        </w:rPr>
        <w:t>261</w:t>
      </w:r>
      <w:r>
        <w:fldChar w:fldCharType="end"/>
      </w:r>
    </w:p>
    <w:p w14:paraId="3B5AD04D" w14:textId="5A1AAF45"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C0A06">
        <w:t>Psalm</w:t>
      </w:r>
      <w:r w:rsidR="000C0A06" w:rsidRPr="00AB1781">
        <w:t xml:space="preserve"> 111</w:t>
      </w:r>
      <w:r w:rsidR="000C0A06">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C0A06">
        <w:rPr>
          <w:noProof/>
        </w:rPr>
        <w:t>262</w:t>
      </w:r>
      <w:r w:rsidR="003A78C2">
        <w:fldChar w:fldCharType="end"/>
      </w:r>
    </w:p>
    <w:p w14:paraId="25F5E92C" w14:textId="73AEEFE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C0A06">
        <w:t>Psalm</w:t>
      </w:r>
      <w:r w:rsidR="000C0A06" w:rsidRPr="00AB1781">
        <w:t xml:space="preserve"> 112</w:t>
      </w:r>
      <w:r w:rsidR="000C0A06">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C0A06">
        <w:rPr>
          <w:noProof/>
        </w:rPr>
        <w:t>263</w:t>
      </w:r>
      <w:r w:rsidR="003A78C2">
        <w:fldChar w:fldCharType="end"/>
      </w:r>
    </w:p>
    <w:p w14:paraId="65FF1699" w14:textId="73B36905"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C0A06">
        <w:t>Psalm</w:t>
      </w:r>
      <w:r w:rsidR="000C0A06" w:rsidRPr="00AB1781">
        <w:t xml:space="preserve"> 114</w:t>
      </w:r>
      <w:r w:rsidR="000C0A06">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C0A06">
        <w:rPr>
          <w:noProof/>
        </w:rPr>
        <w:t>266</w:t>
      </w:r>
      <w:r w:rsidR="003A78C2">
        <w:fldChar w:fldCharType="end"/>
      </w:r>
    </w:p>
    <w:p w14:paraId="0612CEB7" w14:textId="73368AA2"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C0A06">
        <w:t>Psalm</w:t>
      </w:r>
      <w:r w:rsidR="000C0A06" w:rsidRPr="00AB1781">
        <w:t xml:space="preserve"> 115</w:t>
      </w:r>
      <w:r w:rsidR="000C0A06">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C0A06">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2FE38F51"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0A06">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278E393"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0A06">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4FC9166" w:rsidR="00CB700D" w:rsidRDefault="00D44900" w:rsidP="00336170">
            <w:r>
              <w:fldChar w:fldCharType="begin"/>
            </w:r>
            <w:r>
              <w:instrText xml:space="preserve"> REF _Ref439535283 \h </w:instrText>
            </w:r>
            <w:r>
              <w:fldChar w:fldCharType="separate"/>
            </w:r>
            <w:r w:rsidR="000C0A06">
              <w:t>Kathisma 1</w:t>
            </w:r>
            <w:r>
              <w:fldChar w:fldCharType="end"/>
            </w:r>
          </w:p>
        </w:tc>
        <w:tc>
          <w:tcPr>
            <w:tcW w:w="3024" w:type="dxa"/>
          </w:tcPr>
          <w:p w14:paraId="3E7DF9CE" w14:textId="06F1EF73"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C0A06" w:rsidRPr="00AB1781">
              <w:t>K</w:t>
            </w:r>
            <w:r w:rsidR="000C0A06">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C0A06" w:rsidRPr="00AB1781">
              <w:t>K</w:t>
            </w:r>
            <w:r w:rsidR="000C0A06">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C0A06">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8DA617A"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C0A06">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C0A06" w:rsidRPr="00AB1781">
              <w:t>K</w:t>
            </w:r>
            <w:r w:rsidR="000C0A06">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17D2CFF5" w:rsidR="00CB700D" w:rsidRDefault="00CB700D" w:rsidP="0044639B">
            <w:r>
              <w:fldChar w:fldCharType="begin"/>
            </w:r>
            <w:r>
              <w:instrText xml:space="preserve"> REF _Ref435438548 \h </w:instrText>
            </w:r>
            <w:r w:rsidR="00336170">
              <w:instrText xml:space="preserve"> \* MERGEFORMAT </w:instrText>
            </w:r>
            <w:r>
              <w:fldChar w:fldCharType="separate"/>
            </w:r>
            <w:r w:rsidR="000C0A06" w:rsidRPr="00AB1781">
              <w:t>K</w:t>
            </w:r>
            <w:r w:rsidR="000C0A06">
              <w:t>athisma 6</w:t>
            </w:r>
            <w:r>
              <w:fldChar w:fldCharType="end"/>
            </w:r>
          </w:p>
        </w:tc>
        <w:tc>
          <w:tcPr>
            <w:tcW w:w="3024" w:type="dxa"/>
          </w:tcPr>
          <w:p w14:paraId="082B149A" w14:textId="1C88FEC6"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C0A06">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C0A06" w:rsidRPr="00AB1781">
              <w:t>K</w:t>
            </w:r>
            <w:r w:rsidR="000C0A06">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572D652" w:rsidR="00CB700D" w:rsidRDefault="00CB700D" w:rsidP="0044639B">
            <w:r>
              <w:fldChar w:fldCharType="begin"/>
            </w:r>
            <w:r>
              <w:instrText xml:space="preserve"> REF _Ref435438574 \h </w:instrText>
            </w:r>
            <w:r w:rsidR="00336170">
              <w:instrText xml:space="preserve"> \* MERGEFORMAT </w:instrText>
            </w:r>
            <w:r>
              <w:fldChar w:fldCharType="separate"/>
            </w:r>
            <w:r w:rsidR="000C0A06" w:rsidRPr="00AB1781">
              <w:t>K</w:t>
            </w:r>
            <w:r w:rsidR="000C0A06">
              <w:t>athisma 9</w:t>
            </w:r>
            <w:r>
              <w:fldChar w:fldCharType="end"/>
            </w:r>
          </w:p>
        </w:tc>
        <w:tc>
          <w:tcPr>
            <w:tcW w:w="3024" w:type="dxa"/>
          </w:tcPr>
          <w:p w14:paraId="223BE2C2" w14:textId="47610911"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C0A06" w:rsidRPr="00AB1781">
              <w:t>K</w:t>
            </w:r>
            <w:r w:rsidR="000C0A06">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C0A06" w:rsidRPr="00AB1781">
              <w:t>K</w:t>
            </w:r>
            <w:r w:rsidR="000C0A06">
              <w:t>athisma</w:t>
            </w:r>
            <w:r w:rsidR="000C0A06" w:rsidRPr="00AB1781">
              <w:t xml:space="preserve"> 1</w:t>
            </w:r>
            <w:r w:rsidR="000C0A06">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215778"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C0A06">
              <w:t>Kathisma 12</w:t>
            </w:r>
            <w:r w:rsidRPr="00926985">
              <w:fldChar w:fldCharType="end"/>
            </w:r>
          </w:p>
        </w:tc>
        <w:tc>
          <w:tcPr>
            <w:tcW w:w="3024" w:type="dxa"/>
          </w:tcPr>
          <w:p w14:paraId="353A9FDD" w14:textId="060B4B5F"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C0A06" w:rsidRPr="00AB1781">
              <w:t>K</w:t>
            </w:r>
            <w:r w:rsidR="000C0A06">
              <w:t>athisma</w:t>
            </w:r>
            <w:r w:rsidR="000C0A06" w:rsidRPr="00AB1781">
              <w:t xml:space="preserve"> 1</w:t>
            </w:r>
            <w:r w:rsidR="000C0A06">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C0A06" w:rsidRPr="00AB1781">
              <w:t>K</w:t>
            </w:r>
            <w:r w:rsidR="000C0A06">
              <w:t>athisma</w:t>
            </w:r>
            <w:r w:rsidR="000C0A06" w:rsidRPr="00AB1781">
              <w:t xml:space="preserve"> 1</w:t>
            </w:r>
            <w:r w:rsidR="000C0A06">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7098375A" w:rsidR="00CB700D" w:rsidRDefault="00CB700D" w:rsidP="0044639B">
            <w:r>
              <w:fldChar w:fldCharType="begin"/>
            </w:r>
            <w:r>
              <w:instrText xml:space="preserve"> REF _Ref435438622 \h </w:instrText>
            </w:r>
            <w:r w:rsidR="00336170">
              <w:instrText xml:space="preserve"> \* MERGEFORMAT </w:instrText>
            </w:r>
            <w:r>
              <w:fldChar w:fldCharType="separate"/>
            </w:r>
            <w:r w:rsidR="000C0A06" w:rsidRPr="00AB1781">
              <w:t>K</w:t>
            </w:r>
            <w:r w:rsidR="000C0A06">
              <w:t>athisma</w:t>
            </w:r>
            <w:r w:rsidR="000C0A06" w:rsidRPr="00AB1781">
              <w:t xml:space="preserve"> 1</w:t>
            </w:r>
            <w:r w:rsidR="000C0A06">
              <w:t>5</w:t>
            </w:r>
            <w:r>
              <w:fldChar w:fldCharType="end"/>
            </w:r>
          </w:p>
        </w:tc>
        <w:tc>
          <w:tcPr>
            <w:tcW w:w="3024" w:type="dxa"/>
          </w:tcPr>
          <w:p w14:paraId="6DD26E94" w14:textId="66B9B8F5"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C0A06">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C0A06">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66044E0" w:rsidR="00CB700D" w:rsidRDefault="00D016DC" w:rsidP="0044639B">
            <w:r>
              <w:fldChar w:fldCharType="begin"/>
            </w:r>
            <w:r>
              <w:instrText xml:space="preserve"> REF _Ref435990063 \h </w:instrText>
            </w:r>
            <w:r w:rsidR="00336170">
              <w:instrText xml:space="preserve"> \* MERGEFORMAT </w:instrText>
            </w:r>
            <w:r>
              <w:fldChar w:fldCharType="separate"/>
            </w:r>
            <w:r w:rsidR="000C0A06">
              <w:t>Kathisma 18</w:t>
            </w:r>
            <w:r>
              <w:fldChar w:fldCharType="end"/>
            </w:r>
          </w:p>
        </w:tc>
        <w:tc>
          <w:tcPr>
            <w:tcW w:w="3024" w:type="dxa"/>
          </w:tcPr>
          <w:p w14:paraId="0F5729C0" w14:textId="591A4D5E"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C0A06" w:rsidRPr="00AB1781">
              <w:t>K</w:t>
            </w:r>
            <w:r w:rsidR="000C0A06">
              <w:t>athisma</w:t>
            </w:r>
            <w:r w:rsidR="000C0A06" w:rsidRPr="00AB1781">
              <w:t xml:space="preserve"> 1</w:t>
            </w:r>
            <w:r w:rsidR="000C0A06">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C0A06" w:rsidRPr="00AB1781">
              <w:t>K</w:t>
            </w:r>
            <w:r w:rsidR="000C0A06">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643AA547" w:rsidR="000B1D6D" w:rsidRDefault="00D44900" w:rsidP="00AB3348">
            <w:r>
              <w:fldChar w:fldCharType="begin"/>
            </w:r>
            <w:r>
              <w:instrText xml:space="preserve"> REF _Ref439535283 \h </w:instrText>
            </w:r>
            <w:r>
              <w:fldChar w:fldCharType="separate"/>
            </w:r>
            <w:r w:rsidR="000C0A06">
              <w:t>Kathisma 1</w:t>
            </w:r>
            <w:r>
              <w:fldChar w:fldCharType="end"/>
            </w:r>
          </w:p>
        </w:tc>
        <w:tc>
          <w:tcPr>
            <w:tcW w:w="3024" w:type="dxa"/>
          </w:tcPr>
          <w:p w14:paraId="1C0C5D94" w14:textId="13D6E579"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C0A06" w:rsidRPr="00AB1781">
              <w:t>K</w:t>
            </w:r>
            <w:r w:rsidR="000C0A06">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C0A06" w:rsidRPr="00AB1781">
              <w:t>K</w:t>
            </w:r>
            <w:r w:rsidR="000C0A06">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BA20D86"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C0A06">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C0A06" w:rsidRPr="00AB1781">
              <w:t>K</w:t>
            </w:r>
            <w:r w:rsidR="000C0A06">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C0A06" w:rsidRPr="00AB1781">
              <w:t>K</w:t>
            </w:r>
            <w:r w:rsidR="000C0A06">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4E88F018" w:rsidR="000B1D6D" w:rsidRDefault="002F2287" w:rsidP="000B1D6D">
            <w:r>
              <w:fldChar w:fldCharType="begin"/>
            </w:r>
            <w:r>
              <w:instrText xml:space="preserve"> REF _Ref435990063 \h </w:instrText>
            </w:r>
            <w:r w:rsidR="00AB3348">
              <w:instrText xml:space="preserve"> \* MERGEFORMAT </w:instrText>
            </w:r>
            <w:r>
              <w:fldChar w:fldCharType="separate"/>
            </w:r>
            <w:r w:rsidR="000C0A06">
              <w:t>Kathisma 18</w:t>
            </w:r>
            <w:r>
              <w:fldChar w:fldCharType="end"/>
            </w:r>
          </w:p>
        </w:tc>
        <w:tc>
          <w:tcPr>
            <w:tcW w:w="3024" w:type="dxa"/>
          </w:tcPr>
          <w:p w14:paraId="14E6A0F7" w14:textId="44618FF6"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C0A06">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C0A06" w:rsidRPr="00AB1781">
              <w:t>K</w:t>
            </w:r>
            <w:r w:rsidR="000C0A06">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C0A06" w:rsidRPr="00AB1781">
              <w:t>K</w:t>
            </w:r>
            <w:r w:rsidR="000C0A06">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449F3908" w:rsidR="000B1D6D" w:rsidRDefault="002F2287" w:rsidP="000B1D6D">
            <w:r>
              <w:fldChar w:fldCharType="begin"/>
            </w:r>
            <w:r>
              <w:instrText xml:space="preserve"> REF _Ref435990063 \h </w:instrText>
            </w:r>
            <w:r w:rsidR="00AB3348">
              <w:instrText xml:space="preserve"> \* MERGEFORMAT </w:instrText>
            </w:r>
            <w:r>
              <w:fldChar w:fldCharType="separate"/>
            </w:r>
            <w:r w:rsidR="000C0A06">
              <w:t>Kathisma 18</w:t>
            </w:r>
            <w:r>
              <w:fldChar w:fldCharType="end"/>
            </w:r>
          </w:p>
        </w:tc>
        <w:tc>
          <w:tcPr>
            <w:tcW w:w="3024" w:type="dxa"/>
          </w:tcPr>
          <w:p w14:paraId="0EAD97E5" w14:textId="3954E8B5"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C0A06" w:rsidRPr="00AB1781">
              <w:t>K</w:t>
            </w:r>
            <w:r w:rsidR="000C0A06">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C0A06" w:rsidRPr="00AB1781">
              <w:t>K</w:t>
            </w:r>
            <w:r w:rsidR="000C0A06">
              <w:t>athisma</w:t>
            </w:r>
            <w:r w:rsidR="000C0A06" w:rsidRPr="00AB1781">
              <w:t xml:space="preserve"> 1</w:t>
            </w:r>
            <w:r w:rsidR="000C0A06">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C0A06">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3354CFC1"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C0A06">
              <w:t>Kathisma 18</w:t>
            </w:r>
            <w:r>
              <w:fldChar w:fldCharType="end"/>
            </w:r>
          </w:p>
        </w:tc>
        <w:tc>
          <w:tcPr>
            <w:tcW w:w="3024" w:type="dxa"/>
          </w:tcPr>
          <w:p w14:paraId="14C76F95" w14:textId="02A9D076"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C0A06" w:rsidRPr="00AB1781">
              <w:t>K</w:t>
            </w:r>
            <w:r w:rsidR="000C0A06">
              <w:t>athisma</w:t>
            </w:r>
            <w:r w:rsidR="000C0A06" w:rsidRPr="00AB1781">
              <w:t xml:space="preserve"> 1</w:t>
            </w:r>
            <w:r w:rsidR="000C0A06">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C0A06" w:rsidRPr="00AB1781">
              <w:t>K</w:t>
            </w:r>
            <w:r w:rsidR="000C0A06">
              <w:t>athisma</w:t>
            </w:r>
            <w:r w:rsidR="000C0A06" w:rsidRPr="00AB1781">
              <w:t xml:space="preserve"> 1</w:t>
            </w:r>
            <w:r w:rsidR="000C0A06">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C0A06" w:rsidRPr="00AB1781">
              <w:t>K</w:t>
            </w:r>
            <w:r w:rsidR="000C0A06">
              <w:t>athisma</w:t>
            </w:r>
            <w:r w:rsidR="000C0A06" w:rsidRPr="00AB1781">
              <w:t xml:space="preserve"> 1</w:t>
            </w:r>
            <w:r w:rsidR="000C0A06">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5D6ADF8D" w:rsidR="000B1D6D" w:rsidRDefault="002F2287" w:rsidP="000B1D6D">
            <w:r>
              <w:fldChar w:fldCharType="begin"/>
            </w:r>
            <w:r>
              <w:instrText xml:space="preserve"> REF _Ref435990063 \h </w:instrText>
            </w:r>
            <w:r w:rsidR="00AB3348">
              <w:instrText xml:space="preserve"> \* MERGEFORMAT </w:instrText>
            </w:r>
            <w:r>
              <w:fldChar w:fldCharType="separate"/>
            </w:r>
            <w:r w:rsidR="000C0A06">
              <w:t>Kathisma 18</w:t>
            </w:r>
            <w:r>
              <w:fldChar w:fldCharType="end"/>
            </w:r>
          </w:p>
        </w:tc>
        <w:tc>
          <w:tcPr>
            <w:tcW w:w="3024" w:type="dxa"/>
          </w:tcPr>
          <w:p w14:paraId="23EDA40F" w14:textId="7E5108E5"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C0A06">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C0A06">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153808D1" w:rsidR="000B1D6D" w:rsidRDefault="000B1D6D" w:rsidP="000B1D6D">
            <w:r>
              <w:fldChar w:fldCharType="begin"/>
            </w:r>
            <w:r>
              <w:instrText xml:space="preserve"> REF _Ref435990063 \h </w:instrText>
            </w:r>
            <w:r w:rsidR="00AB3348">
              <w:instrText xml:space="preserve"> \* MERGEFORMAT </w:instrText>
            </w:r>
            <w:r>
              <w:fldChar w:fldCharType="separate"/>
            </w:r>
            <w:r w:rsidR="000C0A06">
              <w:t>Kathisma 18</w:t>
            </w:r>
            <w:r>
              <w:fldChar w:fldCharType="end"/>
            </w:r>
          </w:p>
        </w:tc>
        <w:tc>
          <w:tcPr>
            <w:tcW w:w="3024" w:type="dxa"/>
          </w:tcPr>
          <w:p w14:paraId="0484B885" w14:textId="55031C2A" w:rsidR="000B1D6D" w:rsidRDefault="000B1D6D" w:rsidP="00336170">
            <w:r>
              <w:fldChar w:fldCharType="begin"/>
            </w:r>
            <w:r>
              <w:instrText xml:space="preserve"> REF _Ref435438658 \h </w:instrText>
            </w:r>
            <w:r w:rsidR="00AB3348">
              <w:instrText xml:space="preserve"> \* MERGEFORMAT </w:instrText>
            </w:r>
            <w:r>
              <w:fldChar w:fldCharType="separate"/>
            </w:r>
            <w:r w:rsidR="000C0A06" w:rsidRPr="00AB1781">
              <w:t>K</w:t>
            </w:r>
            <w:r w:rsidR="000C0A06">
              <w:t>athisma</w:t>
            </w:r>
            <w:r w:rsidR="000C0A06" w:rsidRPr="00AB1781">
              <w:t xml:space="preserve"> 1</w:t>
            </w:r>
            <w:r w:rsidR="000C0A06">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C0A06" w:rsidRPr="00AB1781">
              <w:t>K</w:t>
            </w:r>
            <w:r w:rsidR="000C0A06">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0B232E9F" w:rsidR="0023608C" w:rsidRDefault="0023608C" w:rsidP="00D016DC">
            <w:pPr>
              <w:jc w:val="left"/>
            </w:pPr>
            <w:r>
              <w:fldChar w:fldCharType="begin"/>
            </w:r>
            <w:r>
              <w:instrText xml:space="preserve"> REF _Ref435438475 \h  \* MERGEFORMAT </w:instrText>
            </w:r>
            <w:r>
              <w:fldChar w:fldCharType="separate"/>
            </w:r>
            <w:r w:rsidR="000C0A06" w:rsidRPr="00AB1781">
              <w:t>K</w:t>
            </w:r>
            <w:r w:rsidR="000C0A06">
              <w:t>athisma 2</w:t>
            </w:r>
            <w:r>
              <w:fldChar w:fldCharType="end"/>
            </w:r>
            <w:r>
              <w:t xml:space="preserve">, </w:t>
            </w:r>
            <w:r>
              <w:fldChar w:fldCharType="begin"/>
            </w:r>
            <w:r>
              <w:instrText xml:space="preserve"> REF _Ref435438484 \h  \* MERGEFORMAT </w:instrText>
            </w:r>
            <w:r>
              <w:fldChar w:fldCharType="separate"/>
            </w:r>
            <w:r w:rsidR="000C0A06" w:rsidRPr="00AB1781">
              <w:t>K</w:t>
            </w:r>
            <w:r w:rsidR="000C0A06">
              <w:t>athisma 3</w:t>
            </w:r>
            <w:r>
              <w:fldChar w:fldCharType="end"/>
            </w:r>
            <w:r>
              <w:t xml:space="preserve">, </w:t>
            </w:r>
            <w:r w:rsidR="00D016DC">
              <w:fldChar w:fldCharType="begin"/>
            </w:r>
            <w:r w:rsidR="00D016DC">
              <w:instrText xml:space="preserve"> REF _Ref435990049 \h </w:instrText>
            </w:r>
            <w:r w:rsidR="00D016DC">
              <w:fldChar w:fldCharType="separate"/>
            </w:r>
            <w:r w:rsidR="000C0A06">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7B6D8BDA" w:rsidR="0023608C" w:rsidRDefault="00D016DC" w:rsidP="00860FCB">
            <w:pPr>
              <w:jc w:val="left"/>
            </w:pPr>
            <w:r>
              <w:fldChar w:fldCharType="begin"/>
            </w:r>
            <w:r>
              <w:instrText xml:space="preserve"> REF _Ref435989991 \h </w:instrText>
            </w:r>
            <w:r>
              <w:fldChar w:fldCharType="separate"/>
            </w:r>
            <w:r w:rsidR="000C0A06">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C0A06" w:rsidRPr="00AB1781">
              <w:t>K</w:t>
            </w:r>
            <w:r w:rsidR="000C0A06">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C0A06" w:rsidRPr="00AB1781">
              <w:t>K</w:t>
            </w:r>
            <w:r w:rsidR="000C0A06">
              <w:t>athisma 6</w:t>
            </w:r>
            <w:r w:rsidR="0023608C">
              <w:fldChar w:fldCharType="end"/>
            </w:r>
          </w:p>
        </w:tc>
        <w:tc>
          <w:tcPr>
            <w:tcW w:w="1210" w:type="dxa"/>
          </w:tcPr>
          <w:p w14:paraId="4AF0757E" w14:textId="50AA3C58" w:rsidR="0023608C" w:rsidRDefault="0023608C" w:rsidP="0044639B"/>
        </w:tc>
        <w:tc>
          <w:tcPr>
            <w:tcW w:w="1357" w:type="dxa"/>
          </w:tcPr>
          <w:p w14:paraId="05D831AD" w14:textId="16042FE6" w:rsidR="0023608C" w:rsidRDefault="00D016DC" w:rsidP="0044639B">
            <w:r>
              <w:fldChar w:fldCharType="begin"/>
            </w:r>
            <w:r>
              <w:instrText xml:space="preserve"> REF _Ref435990010 \h </w:instrText>
            </w:r>
            <w:r>
              <w:fldChar w:fldCharType="separate"/>
            </w:r>
            <w:r w:rsidR="000C0A06">
              <w:t>Kathisma 7</w:t>
            </w:r>
            <w:r>
              <w:fldChar w:fldCharType="end"/>
            </w:r>
          </w:p>
        </w:tc>
        <w:tc>
          <w:tcPr>
            <w:tcW w:w="1357" w:type="dxa"/>
          </w:tcPr>
          <w:p w14:paraId="51F67796" w14:textId="4EBD5C0B" w:rsidR="0023608C" w:rsidRDefault="0023608C" w:rsidP="0044639B">
            <w:r>
              <w:fldChar w:fldCharType="begin"/>
            </w:r>
            <w:r>
              <w:instrText xml:space="preserve"> REF _Ref435438564 \h  \* MERGEFORMAT </w:instrText>
            </w:r>
            <w:r>
              <w:fldChar w:fldCharType="separate"/>
            </w:r>
            <w:r w:rsidR="000C0A06" w:rsidRPr="00AB1781">
              <w:t>K</w:t>
            </w:r>
            <w:r w:rsidR="000C0A06">
              <w:t>athisma 8</w:t>
            </w:r>
            <w:r>
              <w:fldChar w:fldCharType="end"/>
            </w:r>
          </w:p>
        </w:tc>
        <w:tc>
          <w:tcPr>
            <w:tcW w:w="1296" w:type="dxa"/>
          </w:tcPr>
          <w:p w14:paraId="7756A91A" w14:textId="7D69CD49" w:rsidR="0023608C" w:rsidRDefault="0023608C" w:rsidP="0044639B">
            <w:r>
              <w:fldChar w:fldCharType="begin"/>
            </w:r>
            <w:r>
              <w:instrText xml:space="preserve"> REF _Ref435438574 \h  \* MERGEFORMAT </w:instrText>
            </w:r>
            <w:r>
              <w:fldChar w:fldCharType="separate"/>
            </w:r>
            <w:r w:rsidR="000C0A06" w:rsidRPr="00AB1781">
              <w:t>K</w:t>
            </w:r>
            <w:r w:rsidR="000C0A06">
              <w:t>athisma 9</w:t>
            </w:r>
            <w:r>
              <w:fldChar w:fldCharType="end"/>
            </w:r>
          </w:p>
        </w:tc>
        <w:tc>
          <w:tcPr>
            <w:tcW w:w="1224" w:type="dxa"/>
          </w:tcPr>
          <w:p w14:paraId="2F051557" w14:textId="00A94486" w:rsidR="0023608C" w:rsidRDefault="00D016DC" w:rsidP="0044639B">
            <w:r>
              <w:fldChar w:fldCharType="begin"/>
            </w:r>
            <w:r>
              <w:instrText xml:space="preserve"> REF _Ref435990063 \h </w:instrText>
            </w:r>
            <w:r>
              <w:fldChar w:fldCharType="separate"/>
            </w:r>
            <w:r w:rsidR="000C0A06">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3BF9992F"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C0A06" w:rsidRPr="00AB1781">
              <w:t>K</w:t>
            </w:r>
            <w:r w:rsidR="000C0A06">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C0A06" w:rsidRPr="00AB1781">
              <w:t>K</w:t>
            </w:r>
            <w:r w:rsidR="000C0A06">
              <w:t>athisma</w:t>
            </w:r>
            <w:r w:rsidR="000C0A06" w:rsidRPr="00AB1781">
              <w:t xml:space="preserve"> 1</w:t>
            </w:r>
            <w:r w:rsidR="000C0A06">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C0A06">
              <w:t>Kathisma 12</w:t>
            </w:r>
            <w:r w:rsidR="00D016DC">
              <w:fldChar w:fldCharType="end"/>
            </w:r>
            <w:r>
              <w:t xml:space="preserve"> </w:t>
            </w:r>
          </w:p>
        </w:tc>
        <w:tc>
          <w:tcPr>
            <w:tcW w:w="1210" w:type="dxa"/>
          </w:tcPr>
          <w:p w14:paraId="58733603" w14:textId="0A32C52C" w:rsidR="0023608C" w:rsidRDefault="0023608C" w:rsidP="0044639B">
            <w:r>
              <w:fldChar w:fldCharType="begin"/>
            </w:r>
            <w:r>
              <w:instrText xml:space="preserve"> REF _Ref435438606 \h </w:instrText>
            </w:r>
            <w:r w:rsidR="00860FCB">
              <w:instrText xml:space="preserve"> \* MERGEFORMAT </w:instrText>
            </w:r>
            <w:r>
              <w:fldChar w:fldCharType="separate"/>
            </w:r>
            <w:r w:rsidR="000C0A06" w:rsidRPr="00AB1781">
              <w:t>K</w:t>
            </w:r>
            <w:r w:rsidR="000C0A06">
              <w:t>athisma</w:t>
            </w:r>
            <w:r w:rsidR="000C0A06" w:rsidRPr="00AB1781">
              <w:t xml:space="preserve"> 1</w:t>
            </w:r>
            <w:r w:rsidR="000C0A06">
              <w:t>3</w:t>
            </w:r>
            <w:r>
              <w:fldChar w:fldCharType="end"/>
            </w:r>
          </w:p>
        </w:tc>
        <w:tc>
          <w:tcPr>
            <w:tcW w:w="1357" w:type="dxa"/>
          </w:tcPr>
          <w:p w14:paraId="56EBED07" w14:textId="46AC24E4" w:rsidR="0023608C" w:rsidRDefault="0023608C" w:rsidP="0044639B">
            <w:r>
              <w:fldChar w:fldCharType="begin"/>
            </w:r>
            <w:r>
              <w:instrText xml:space="preserve"> REF _Ref435438613 \h </w:instrText>
            </w:r>
            <w:r w:rsidR="00860FCB">
              <w:instrText xml:space="preserve"> \* MERGEFORMAT </w:instrText>
            </w:r>
            <w:r>
              <w:fldChar w:fldCharType="separate"/>
            </w:r>
            <w:r w:rsidR="000C0A06" w:rsidRPr="00AB1781">
              <w:t>K</w:t>
            </w:r>
            <w:r w:rsidR="000C0A06">
              <w:t>athisma</w:t>
            </w:r>
            <w:r w:rsidR="000C0A06" w:rsidRPr="00AB1781">
              <w:t xml:space="preserve"> 1</w:t>
            </w:r>
            <w:r w:rsidR="000C0A06">
              <w:t>4</w:t>
            </w:r>
            <w:r>
              <w:fldChar w:fldCharType="end"/>
            </w:r>
          </w:p>
        </w:tc>
        <w:tc>
          <w:tcPr>
            <w:tcW w:w="1357" w:type="dxa"/>
          </w:tcPr>
          <w:p w14:paraId="33F0FA83" w14:textId="0DEFE0C9" w:rsidR="0023608C" w:rsidRDefault="0023608C" w:rsidP="0044639B">
            <w:r>
              <w:fldChar w:fldCharType="begin"/>
            </w:r>
            <w:r>
              <w:instrText xml:space="preserve"> REF _Ref435438622 \h </w:instrText>
            </w:r>
            <w:r w:rsidR="00860FCB">
              <w:instrText xml:space="preserve"> \* MERGEFORMAT </w:instrText>
            </w:r>
            <w:r>
              <w:fldChar w:fldCharType="separate"/>
            </w:r>
            <w:r w:rsidR="000C0A06" w:rsidRPr="00AB1781">
              <w:t>K</w:t>
            </w:r>
            <w:r w:rsidR="000C0A06">
              <w:t>athisma</w:t>
            </w:r>
            <w:r w:rsidR="000C0A06" w:rsidRPr="00AB1781">
              <w:t xml:space="preserve"> 1</w:t>
            </w:r>
            <w:r w:rsidR="000C0A06">
              <w:t>5</w:t>
            </w:r>
            <w:r>
              <w:fldChar w:fldCharType="end"/>
            </w:r>
          </w:p>
        </w:tc>
        <w:tc>
          <w:tcPr>
            <w:tcW w:w="1296" w:type="dxa"/>
          </w:tcPr>
          <w:p w14:paraId="3EC74CAE" w14:textId="51C269AB" w:rsidR="0023608C" w:rsidRDefault="00D016DC" w:rsidP="0044639B">
            <w:r>
              <w:fldChar w:fldCharType="begin"/>
            </w:r>
            <w:r>
              <w:instrText xml:space="preserve"> REF _Ref435990049 \h </w:instrText>
            </w:r>
            <w:r>
              <w:fldChar w:fldCharType="separate"/>
            </w:r>
            <w:r w:rsidR="000C0A06">
              <w:t>Kathisma 17</w:t>
            </w:r>
            <w:r>
              <w:fldChar w:fldCharType="end"/>
            </w:r>
          </w:p>
        </w:tc>
        <w:tc>
          <w:tcPr>
            <w:tcW w:w="1224" w:type="dxa"/>
          </w:tcPr>
          <w:p w14:paraId="2242B4C0" w14:textId="27F8D770" w:rsidR="0023608C" w:rsidRDefault="00D016DC" w:rsidP="0044639B">
            <w:r>
              <w:fldChar w:fldCharType="begin"/>
            </w:r>
            <w:r>
              <w:instrText xml:space="preserve"> REF _Ref435990063 \h </w:instrText>
            </w:r>
            <w:r>
              <w:fldChar w:fldCharType="separate"/>
            </w:r>
            <w:r w:rsidR="000C0A06">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3E6FEF8B" w:rsidR="0023608C" w:rsidRDefault="0023608C" w:rsidP="00336170">
            <w:r>
              <w:fldChar w:fldCharType="begin"/>
            </w:r>
            <w:r>
              <w:instrText xml:space="preserve"> REF _Ref435438658 \h </w:instrText>
            </w:r>
            <w:r w:rsidR="00860FCB">
              <w:instrText xml:space="preserve"> \* MERGEFORMAT </w:instrText>
            </w:r>
            <w:r>
              <w:fldChar w:fldCharType="separate"/>
            </w:r>
            <w:r w:rsidR="000C0A06" w:rsidRPr="00AB1781">
              <w:t>K</w:t>
            </w:r>
            <w:r w:rsidR="000C0A06">
              <w:t>athisma</w:t>
            </w:r>
            <w:r w:rsidR="000C0A06" w:rsidRPr="00AB1781">
              <w:t xml:space="preserve"> 1</w:t>
            </w:r>
            <w:r w:rsidR="000C0A06">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C0A06" w:rsidRPr="00AB1781">
              <w:t>K</w:t>
            </w:r>
            <w:r w:rsidR="000C0A06">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0C0A06">
              <w:t>Kathisma 1</w:t>
            </w:r>
            <w:r w:rsidR="00D44900">
              <w:fldChar w:fldCharType="end"/>
            </w:r>
          </w:p>
        </w:tc>
        <w:tc>
          <w:tcPr>
            <w:tcW w:w="1210" w:type="dxa"/>
          </w:tcPr>
          <w:p w14:paraId="1D3E8CCC" w14:textId="622304FD" w:rsidR="0023608C" w:rsidRDefault="0023608C" w:rsidP="0044639B">
            <w:r>
              <w:fldChar w:fldCharType="begin"/>
            </w:r>
            <w:r>
              <w:instrText xml:space="preserve"> REF _Ref435438475 \h </w:instrText>
            </w:r>
            <w:r w:rsidR="00860FCB">
              <w:instrText xml:space="preserve"> \* MERGEFORMAT </w:instrText>
            </w:r>
            <w:r>
              <w:fldChar w:fldCharType="separate"/>
            </w:r>
            <w:r w:rsidR="000C0A06" w:rsidRPr="00AB1781">
              <w:t>K</w:t>
            </w:r>
            <w:r w:rsidR="000C0A06">
              <w:t>athisma 2</w:t>
            </w:r>
            <w:r>
              <w:fldChar w:fldCharType="end"/>
            </w:r>
          </w:p>
        </w:tc>
        <w:tc>
          <w:tcPr>
            <w:tcW w:w="1357" w:type="dxa"/>
          </w:tcPr>
          <w:p w14:paraId="03AC3DB0" w14:textId="6C443671" w:rsidR="0023608C" w:rsidRDefault="0023608C" w:rsidP="0044639B">
            <w:r>
              <w:fldChar w:fldCharType="begin"/>
            </w:r>
            <w:r>
              <w:instrText xml:space="preserve"> REF _Ref435438484 \h </w:instrText>
            </w:r>
            <w:r w:rsidR="00860FCB">
              <w:instrText xml:space="preserve"> \* MERGEFORMAT </w:instrText>
            </w:r>
            <w:r>
              <w:fldChar w:fldCharType="separate"/>
            </w:r>
            <w:r w:rsidR="000C0A06" w:rsidRPr="00AB1781">
              <w:t>K</w:t>
            </w:r>
            <w:r w:rsidR="000C0A06">
              <w:t>athisma 3</w:t>
            </w:r>
            <w:r>
              <w:fldChar w:fldCharType="end"/>
            </w:r>
          </w:p>
        </w:tc>
        <w:tc>
          <w:tcPr>
            <w:tcW w:w="1357" w:type="dxa"/>
          </w:tcPr>
          <w:p w14:paraId="01C738AC" w14:textId="04586D86" w:rsidR="0023608C" w:rsidRDefault="00D016DC" w:rsidP="0044639B">
            <w:r>
              <w:fldChar w:fldCharType="begin"/>
            </w:r>
            <w:r>
              <w:instrText xml:space="preserve"> REF _Ref435989991 \h </w:instrText>
            </w:r>
            <w:r>
              <w:fldChar w:fldCharType="separate"/>
            </w:r>
            <w:r w:rsidR="000C0A06">
              <w:t>Kathisma 4</w:t>
            </w:r>
            <w:r>
              <w:fldChar w:fldCharType="end"/>
            </w:r>
          </w:p>
        </w:tc>
        <w:tc>
          <w:tcPr>
            <w:tcW w:w="1296" w:type="dxa"/>
          </w:tcPr>
          <w:p w14:paraId="52D5C6A5" w14:textId="6B00670A" w:rsidR="0023608C" w:rsidRDefault="0023608C" w:rsidP="0044639B">
            <w:r>
              <w:fldChar w:fldCharType="begin"/>
            </w:r>
            <w:r>
              <w:instrText xml:space="preserve"> REF _Ref435438533 \h </w:instrText>
            </w:r>
            <w:r w:rsidR="00860FCB">
              <w:instrText xml:space="preserve"> \* MERGEFORMAT </w:instrText>
            </w:r>
            <w:r>
              <w:fldChar w:fldCharType="separate"/>
            </w:r>
            <w:r w:rsidR="000C0A06" w:rsidRPr="00AB1781">
              <w:t>K</w:t>
            </w:r>
            <w:r w:rsidR="000C0A06">
              <w:t>athisma 5</w:t>
            </w:r>
            <w:r>
              <w:fldChar w:fldCharType="end"/>
            </w:r>
          </w:p>
        </w:tc>
        <w:tc>
          <w:tcPr>
            <w:tcW w:w="1224" w:type="dxa"/>
          </w:tcPr>
          <w:p w14:paraId="168D1BA3" w14:textId="676CC4B3" w:rsidR="0023608C" w:rsidRDefault="00D016DC" w:rsidP="0044639B">
            <w:r>
              <w:fldChar w:fldCharType="begin"/>
            </w:r>
            <w:r>
              <w:instrText xml:space="preserve"> REF _Ref435990063 \h </w:instrText>
            </w:r>
            <w:r>
              <w:fldChar w:fldCharType="separate"/>
            </w:r>
            <w:r w:rsidR="000C0A06">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2192D2AF"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C0A06" w:rsidRPr="00AB1781">
              <w:t>K</w:t>
            </w:r>
            <w:r w:rsidR="000C0A06">
              <w:t>athisma 6</w:t>
            </w:r>
            <w:r>
              <w:fldChar w:fldCharType="end"/>
            </w:r>
            <w:r>
              <w:t xml:space="preserve">, </w:t>
            </w:r>
            <w:r w:rsidR="00D016DC">
              <w:fldChar w:fldCharType="begin"/>
            </w:r>
            <w:r w:rsidR="00D016DC">
              <w:instrText xml:space="preserve"> REF _Ref435990010 \h </w:instrText>
            </w:r>
            <w:r w:rsidR="00D016DC">
              <w:fldChar w:fldCharType="separate"/>
            </w:r>
            <w:r w:rsidR="000C0A06">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C0A06" w:rsidRPr="00AB1781">
              <w:t>K</w:t>
            </w:r>
            <w:r w:rsidR="000C0A06">
              <w:t>athisma 8</w:t>
            </w:r>
            <w:r>
              <w:fldChar w:fldCharType="end"/>
            </w:r>
          </w:p>
        </w:tc>
        <w:tc>
          <w:tcPr>
            <w:tcW w:w="1210" w:type="dxa"/>
          </w:tcPr>
          <w:p w14:paraId="2793AF29" w14:textId="40BF126E" w:rsidR="0023608C" w:rsidRDefault="0023608C" w:rsidP="0044639B">
            <w:r>
              <w:fldChar w:fldCharType="begin"/>
            </w:r>
            <w:r>
              <w:instrText xml:space="preserve"> REF _Ref435438574 \h </w:instrText>
            </w:r>
            <w:r w:rsidR="00860FCB">
              <w:instrText xml:space="preserve"> \* MERGEFORMAT </w:instrText>
            </w:r>
            <w:r>
              <w:fldChar w:fldCharType="separate"/>
            </w:r>
            <w:r w:rsidR="000C0A06" w:rsidRPr="00AB1781">
              <w:t>K</w:t>
            </w:r>
            <w:r w:rsidR="000C0A06">
              <w:t>athisma 9</w:t>
            </w:r>
            <w:r>
              <w:fldChar w:fldCharType="end"/>
            </w:r>
          </w:p>
        </w:tc>
        <w:tc>
          <w:tcPr>
            <w:tcW w:w="1357" w:type="dxa"/>
          </w:tcPr>
          <w:p w14:paraId="67B3861E" w14:textId="13A851C2" w:rsidR="0023608C" w:rsidRDefault="0023608C" w:rsidP="0044639B">
            <w:r>
              <w:fldChar w:fldCharType="begin"/>
            </w:r>
            <w:r>
              <w:instrText xml:space="preserve"> REF _Ref435438582 \h </w:instrText>
            </w:r>
            <w:r w:rsidR="00860FCB">
              <w:instrText xml:space="preserve"> \* MERGEFORMAT </w:instrText>
            </w:r>
            <w:r>
              <w:fldChar w:fldCharType="separate"/>
            </w:r>
            <w:r w:rsidR="000C0A06" w:rsidRPr="00AB1781">
              <w:t>K</w:t>
            </w:r>
            <w:r w:rsidR="000C0A06">
              <w:t>athisma 10</w:t>
            </w:r>
            <w:r>
              <w:fldChar w:fldCharType="end"/>
            </w:r>
          </w:p>
        </w:tc>
        <w:tc>
          <w:tcPr>
            <w:tcW w:w="1357" w:type="dxa"/>
          </w:tcPr>
          <w:p w14:paraId="6D2D1F03" w14:textId="6720A830" w:rsidR="0023608C" w:rsidRDefault="0023608C" w:rsidP="0044639B">
            <w:r>
              <w:fldChar w:fldCharType="begin"/>
            </w:r>
            <w:r>
              <w:instrText xml:space="preserve"> REF _Ref435438587 \h </w:instrText>
            </w:r>
            <w:r w:rsidR="00860FCB">
              <w:instrText xml:space="preserve"> \* MERGEFORMAT </w:instrText>
            </w:r>
            <w:r>
              <w:fldChar w:fldCharType="separate"/>
            </w:r>
            <w:r w:rsidR="000C0A06" w:rsidRPr="00AB1781">
              <w:t>K</w:t>
            </w:r>
            <w:r w:rsidR="000C0A06">
              <w:t>athisma</w:t>
            </w:r>
            <w:r w:rsidR="000C0A06" w:rsidRPr="00AB1781">
              <w:t xml:space="preserve"> 1</w:t>
            </w:r>
            <w:r w:rsidR="000C0A06">
              <w:t>1</w:t>
            </w:r>
            <w:r>
              <w:fldChar w:fldCharType="end"/>
            </w:r>
          </w:p>
        </w:tc>
        <w:tc>
          <w:tcPr>
            <w:tcW w:w="1296" w:type="dxa"/>
          </w:tcPr>
          <w:p w14:paraId="770BA86D" w14:textId="5B1BB030" w:rsidR="0023608C" w:rsidRDefault="00D016DC" w:rsidP="0044639B">
            <w:r>
              <w:fldChar w:fldCharType="begin"/>
            </w:r>
            <w:r>
              <w:instrText xml:space="preserve"> REF _Ref435990025 \h </w:instrText>
            </w:r>
            <w:r>
              <w:fldChar w:fldCharType="separate"/>
            </w:r>
            <w:r w:rsidR="000C0A06">
              <w:t>Kathisma 12</w:t>
            </w:r>
            <w:r>
              <w:fldChar w:fldCharType="end"/>
            </w:r>
          </w:p>
        </w:tc>
        <w:tc>
          <w:tcPr>
            <w:tcW w:w="1224" w:type="dxa"/>
          </w:tcPr>
          <w:p w14:paraId="0145692B" w14:textId="5A9235FA" w:rsidR="0023608C" w:rsidRDefault="00D016DC" w:rsidP="00336170">
            <w:r>
              <w:fldChar w:fldCharType="begin"/>
            </w:r>
            <w:r>
              <w:instrText xml:space="preserve"> REF _Ref435990063 \h </w:instrText>
            </w:r>
            <w:r>
              <w:fldChar w:fldCharType="separate"/>
            </w:r>
            <w:r w:rsidR="000C0A06">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5544BB7B"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C0A06" w:rsidRPr="00AB1781">
              <w:t>K</w:t>
            </w:r>
            <w:r w:rsidR="000C0A06">
              <w:t>athisma</w:t>
            </w:r>
            <w:r w:rsidR="000C0A06" w:rsidRPr="00AB1781">
              <w:t xml:space="preserve"> 1</w:t>
            </w:r>
            <w:r w:rsidR="000C0A06">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C0A06" w:rsidRPr="00AB1781">
              <w:t>K</w:t>
            </w:r>
            <w:r w:rsidR="000C0A06">
              <w:t>athisma</w:t>
            </w:r>
            <w:r w:rsidR="000C0A06" w:rsidRPr="00AB1781">
              <w:t xml:space="preserve"> 1</w:t>
            </w:r>
            <w:r w:rsidR="000C0A06">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C0A06" w:rsidRPr="00AB1781">
              <w:t>K</w:t>
            </w:r>
            <w:r w:rsidR="000C0A06">
              <w:t>athisma</w:t>
            </w:r>
            <w:r w:rsidR="000C0A06" w:rsidRPr="00AB1781">
              <w:t xml:space="preserve"> 1</w:t>
            </w:r>
            <w:r w:rsidR="000C0A06">
              <w:t>5</w:t>
            </w:r>
            <w:r>
              <w:fldChar w:fldCharType="end"/>
            </w:r>
          </w:p>
        </w:tc>
        <w:tc>
          <w:tcPr>
            <w:tcW w:w="1210" w:type="dxa"/>
          </w:tcPr>
          <w:p w14:paraId="31804D6D" w14:textId="3E542D50" w:rsidR="0023608C" w:rsidRDefault="0023608C" w:rsidP="0044639B"/>
        </w:tc>
        <w:tc>
          <w:tcPr>
            <w:tcW w:w="1357" w:type="dxa"/>
          </w:tcPr>
          <w:p w14:paraId="2227158F" w14:textId="5E36FECD" w:rsidR="0023608C" w:rsidRDefault="0023608C" w:rsidP="0044639B">
            <w:r>
              <w:fldChar w:fldCharType="begin"/>
            </w:r>
            <w:r>
              <w:instrText xml:space="preserve"> REF _Ref435438658 \h </w:instrText>
            </w:r>
            <w:r w:rsidR="00860FCB">
              <w:instrText xml:space="preserve"> \* MERGEFORMAT </w:instrText>
            </w:r>
            <w:r>
              <w:fldChar w:fldCharType="separate"/>
            </w:r>
            <w:r w:rsidR="000C0A06" w:rsidRPr="00AB1781">
              <w:t>K</w:t>
            </w:r>
            <w:r w:rsidR="000C0A06">
              <w:t>athisma</w:t>
            </w:r>
            <w:r w:rsidR="000C0A06" w:rsidRPr="00AB1781">
              <w:t xml:space="preserve"> 1</w:t>
            </w:r>
            <w:r w:rsidR="000C0A06">
              <w:t>9</w:t>
            </w:r>
            <w:r>
              <w:fldChar w:fldCharType="end"/>
            </w:r>
          </w:p>
        </w:tc>
        <w:tc>
          <w:tcPr>
            <w:tcW w:w="1357" w:type="dxa"/>
          </w:tcPr>
          <w:p w14:paraId="5072C2F3" w14:textId="3A01371E" w:rsidR="0023608C" w:rsidRDefault="0023608C" w:rsidP="0044639B">
            <w:r>
              <w:fldChar w:fldCharType="begin"/>
            </w:r>
            <w:r>
              <w:instrText xml:space="preserve"> REF _Ref435438665 \h </w:instrText>
            </w:r>
            <w:r w:rsidR="00860FCB">
              <w:instrText xml:space="preserve"> \* MERGEFORMAT </w:instrText>
            </w:r>
            <w:r>
              <w:fldChar w:fldCharType="separate"/>
            </w:r>
            <w:r w:rsidR="000C0A06" w:rsidRPr="00AB1781">
              <w:t>K</w:t>
            </w:r>
            <w:r w:rsidR="000C0A06">
              <w:t>athisma 20</w:t>
            </w:r>
            <w:r>
              <w:fldChar w:fldCharType="end"/>
            </w:r>
          </w:p>
        </w:tc>
        <w:tc>
          <w:tcPr>
            <w:tcW w:w="1296" w:type="dxa"/>
          </w:tcPr>
          <w:p w14:paraId="5DADC05D" w14:textId="77777777" w:rsidR="0023608C" w:rsidRDefault="0023608C" w:rsidP="0044639B"/>
        </w:tc>
        <w:tc>
          <w:tcPr>
            <w:tcW w:w="1224" w:type="dxa"/>
          </w:tcPr>
          <w:p w14:paraId="5A9094E5" w14:textId="2815B6F5" w:rsidR="0023608C" w:rsidRDefault="00D016DC" w:rsidP="0044639B">
            <w:r>
              <w:fldChar w:fldCharType="begin"/>
            </w:r>
            <w:r>
              <w:instrText xml:space="preserve"> REF _Ref435990063 \h </w:instrText>
            </w:r>
            <w:r>
              <w:fldChar w:fldCharType="separate"/>
            </w:r>
            <w:r w:rsidR="000C0A06">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0BB3FD2B" w:rsidR="0023608C" w:rsidRDefault="00926985" w:rsidP="00860FCB">
            <w:pPr>
              <w:jc w:val="left"/>
            </w:pPr>
            <w:r>
              <w:fldChar w:fldCharType="begin"/>
            </w:r>
            <w:r>
              <w:instrText xml:space="preserve"> REF _Ref435990041 \h </w:instrText>
            </w:r>
            <w:r>
              <w:fldChar w:fldCharType="separate"/>
            </w:r>
            <w:r w:rsidR="000C0A06">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C0A06">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6DEB854B" w:rsidR="0023608C" w:rsidRDefault="00D44900" w:rsidP="00336170">
            <w:r>
              <w:fldChar w:fldCharType="begin"/>
            </w:r>
            <w:r>
              <w:instrText xml:space="preserve"> REF _Ref439535283 \h </w:instrText>
            </w:r>
            <w:r>
              <w:fldChar w:fldCharType="separate"/>
            </w:r>
            <w:r w:rsidR="000C0A06">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188E470" w:rsidR="00860FCB" w:rsidRDefault="00860FCB" w:rsidP="00926985">
            <w:r>
              <w:fldChar w:fldCharType="begin"/>
            </w:r>
            <w:r>
              <w:instrText xml:space="preserve"> REF _Ref435438475 \h  \* MERGEFORMAT </w:instrText>
            </w:r>
            <w:r>
              <w:fldChar w:fldCharType="separate"/>
            </w:r>
            <w:r w:rsidR="000C0A06" w:rsidRPr="00AB1781">
              <w:t>K</w:t>
            </w:r>
            <w:r w:rsidR="000C0A06">
              <w:t>athisma 2</w:t>
            </w:r>
            <w:r>
              <w:fldChar w:fldCharType="end"/>
            </w:r>
            <w:r>
              <w:t xml:space="preserve">, </w:t>
            </w:r>
            <w:r>
              <w:fldChar w:fldCharType="begin"/>
            </w:r>
            <w:r>
              <w:instrText xml:space="preserve"> REF _Ref435438484 \h  \* MERGEFORMAT </w:instrText>
            </w:r>
            <w:r>
              <w:fldChar w:fldCharType="separate"/>
            </w:r>
            <w:r w:rsidR="000C0A06" w:rsidRPr="00AB1781">
              <w:t>K</w:t>
            </w:r>
            <w:r w:rsidR="000C0A06">
              <w:t>athisma 3</w:t>
            </w:r>
            <w:r>
              <w:fldChar w:fldCharType="end"/>
            </w:r>
            <w:r>
              <w:t xml:space="preserve">, </w:t>
            </w:r>
            <w:r w:rsidR="00926985">
              <w:fldChar w:fldCharType="begin"/>
            </w:r>
            <w:r w:rsidR="00926985">
              <w:instrText xml:space="preserve"> REF _Ref435990049 \h </w:instrText>
            </w:r>
            <w:r w:rsidR="00926985">
              <w:fldChar w:fldCharType="separate"/>
            </w:r>
            <w:r w:rsidR="000C0A06">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299A2FCF" w:rsidR="00860FCB" w:rsidRDefault="00926985" w:rsidP="00860FCB">
            <w:pPr>
              <w:jc w:val="left"/>
            </w:pPr>
            <w:r>
              <w:fldChar w:fldCharType="begin"/>
            </w:r>
            <w:r>
              <w:instrText xml:space="preserve"> REF _Ref435989991 \h </w:instrText>
            </w:r>
            <w:r>
              <w:fldChar w:fldCharType="separate"/>
            </w:r>
            <w:r w:rsidR="000C0A06">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C0A06" w:rsidRPr="00AB1781">
              <w:t>K</w:t>
            </w:r>
            <w:r w:rsidR="000C0A06">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C0A06" w:rsidRPr="00AB1781">
              <w:t>K</w:t>
            </w:r>
            <w:r w:rsidR="000C0A06">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27EB243" w:rsidR="00860FCB" w:rsidRDefault="00926985" w:rsidP="00CB700D">
            <w:r>
              <w:fldChar w:fldCharType="begin"/>
            </w:r>
            <w:r>
              <w:instrText xml:space="preserve"> REF _Ref435990010 \h </w:instrText>
            </w:r>
            <w:r>
              <w:fldChar w:fldCharType="separate"/>
            </w:r>
            <w:r w:rsidR="000C0A06">
              <w:t>Kathisma 7</w:t>
            </w:r>
            <w:r>
              <w:fldChar w:fldCharType="end"/>
            </w:r>
            <w:r>
              <w:t>,</w:t>
            </w:r>
          </w:p>
        </w:tc>
        <w:tc>
          <w:tcPr>
            <w:tcW w:w="1349" w:type="dxa"/>
          </w:tcPr>
          <w:p w14:paraId="42B6E93B" w14:textId="0C354A35" w:rsidR="00860FCB" w:rsidRDefault="00860FCB" w:rsidP="00CB700D">
            <w:r>
              <w:fldChar w:fldCharType="begin"/>
            </w:r>
            <w:r>
              <w:instrText xml:space="preserve"> REF _Ref435438564 \h </w:instrText>
            </w:r>
            <w:r>
              <w:fldChar w:fldCharType="separate"/>
            </w:r>
            <w:r w:rsidR="000C0A06" w:rsidRPr="00AB1781">
              <w:t>K</w:t>
            </w:r>
            <w:r w:rsidR="000C0A06">
              <w:t>athisma 8</w:t>
            </w:r>
            <w:r>
              <w:fldChar w:fldCharType="end"/>
            </w:r>
          </w:p>
        </w:tc>
        <w:tc>
          <w:tcPr>
            <w:tcW w:w="1397" w:type="dxa"/>
          </w:tcPr>
          <w:p w14:paraId="7E1E5811" w14:textId="0C3F2A3C" w:rsidR="00860FCB" w:rsidRDefault="00860FCB" w:rsidP="00CB700D">
            <w:r>
              <w:fldChar w:fldCharType="begin"/>
            </w:r>
            <w:r>
              <w:instrText xml:space="preserve"> REF _Ref435438574 \h </w:instrText>
            </w:r>
            <w:r>
              <w:fldChar w:fldCharType="separate"/>
            </w:r>
            <w:r w:rsidR="000C0A06" w:rsidRPr="00AB1781">
              <w:t>K</w:t>
            </w:r>
            <w:r w:rsidR="000C0A06">
              <w:t>athisma 9</w:t>
            </w:r>
            <w:r>
              <w:fldChar w:fldCharType="end"/>
            </w:r>
          </w:p>
        </w:tc>
        <w:tc>
          <w:tcPr>
            <w:tcW w:w="1053" w:type="dxa"/>
          </w:tcPr>
          <w:p w14:paraId="72F99562" w14:textId="108B8F53" w:rsidR="00860FCB" w:rsidRDefault="00860FCB" w:rsidP="00CB700D">
            <w:r>
              <w:fldChar w:fldCharType="begin"/>
            </w:r>
            <w:r>
              <w:instrText xml:space="preserve"> REF _Ref435438582 \h  \* MERGEFORMAT </w:instrText>
            </w:r>
            <w:r>
              <w:fldChar w:fldCharType="separate"/>
            </w:r>
            <w:r w:rsidR="000C0A06" w:rsidRPr="00AB1781">
              <w:t>K</w:t>
            </w:r>
            <w:r w:rsidR="000C0A06">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4D02517A" w:rsidR="00860FCB" w:rsidRDefault="00860FCB" w:rsidP="00926985">
            <w:r>
              <w:fldChar w:fldCharType="begin"/>
            </w:r>
            <w:r>
              <w:instrText xml:space="preserve"> REF _Ref435438587 \h  \* MERGEFORMAT </w:instrText>
            </w:r>
            <w:r>
              <w:fldChar w:fldCharType="separate"/>
            </w:r>
            <w:r w:rsidR="000C0A06" w:rsidRPr="00AB1781">
              <w:t>K</w:t>
            </w:r>
            <w:r w:rsidR="000C0A06">
              <w:t>athisma</w:t>
            </w:r>
            <w:r w:rsidR="000C0A06" w:rsidRPr="00AB1781">
              <w:t xml:space="preserve"> 1</w:t>
            </w:r>
            <w:r w:rsidR="000C0A06">
              <w:t>1</w:t>
            </w:r>
            <w:r>
              <w:fldChar w:fldCharType="end"/>
            </w:r>
            <w:r w:rsidR="00926985">
              <w:t xml:space="preserve">, </w:t>
            </w:r>
            <w:r w:rsidR="00926985">
              <w:fldChar w:fldCharType="begin"/>
            </w:r>
            <w:r w:rsidR="00926985">
              <w:instrText xml:space="preserve"> REF _Ref435990025 \h </w:instrText>
            </w:r>
            <w:r w:rsidR="00926985">
              <w:fldChar w:fldCharType="separate"/>
            </w:r>
            <w:r w:rsidR="000C0A06">
              <w:t>Kathisma 12</w:t>
            </w:r>
            <w:r w:rsidR="00926985">
              <w:fldChar w:fldCharType="end"/>
            </w:r>
            <w:r>
              <w:t xml:space="preserve">, </w:t>
            </w:r>
            <w:r>
              <w:fldChar w:fldCharType="begin"/>
            </w:r>
            <w:r>
              <w:instrText xml:space="preserve"> REF _Ref435438606 \h  \* MERGEFORMAT </w:instrText>
            </w:r>
            <w:r>
              <w:fldChar w:fldCharType="separate"/>
            </w:r>
            <w:r w:rsidR="000C0A06" w:rsidRPr="00AB1781">
              <w:t>K</w:t>
            </w:r>
            <w:r w:rsidR="000C0A06">
              <w:t>athisma</w:t>
            </w:r>
            <w:r w:rsidR="000C0A06" w:rsidRPr="00AB1781">
              <w:t xml:space="preserve"> 1</w:t>
            </w:r>
            <w:r w:rsidR="000C0A06">
              <w:t>3</w:t>
            </w:r>
            <w:r>
              <w:fldChar w:fldCharType="end"/>
            </w:r>
          </w:p>
        </w:tc>
        <w:tc>
          <w:tcPr>
            <w:tcW w:w="1349" w:type="dxa"/>
          </w:tcPr>
          <w:p w14:paraId="33051FE9" w14:textId="69A80A0E" w:rsidR="00860FCB" w:rsidRDefault="00860FCB" w:rsidP="00CB700D">
            <w:r>
              <w:fldChar w:fldCharType="begin"/>
            </w:r>
            <w:r>
              <w:instrText xml:space="preserve"> REF _Ref435438613 \h </w:instrText>
            </w:r>
            <w:r>
              <w:fldChar w:fldCharType="separate"/>
            </w:r>
            <w:r w:rsidR="000C0A06" w:rsidRPr="00AB1781">
              <w:t>K</w:t>
            </w:r>
            <w:r w:rsidR="000C0A06">
              <w:t>athisma</w:t>
            </w:r>
            <w:r w:rsidR="000C0A06" w:rsidRPr="00AB1781">
              <w:t xml:space="preserve"> 1</w:t>
            </w:r>
            <w:r w:rsidR="000C0A06">
              <w:t>4</w:t>
            </w:r>
            <w:r>
              <w:fldChar w:fldCharType="end"/>
            </w:r>
          </w:p>
        </w:tc>
        <w:tc>
          <w:tcPr>
            <w:tcW w:w="1349" w:type="dxa"/>
          </w:tcPr>
          <w:p w14:paraId="66A5F892" w14:textId="06AD1C32" w:rsidR="00860FCB" w:rsidRDefault="00860FCB" w:rsidP="00CB700D">
            <w:r>
              <w:fldChar w:fldCharType="begin"/>
            </w:r>
            <w:r>
              <w:instrText xml:space="preserve"> REF _Ref435438622 \h </w:instrText>
            </w:r>
            <w:r>
              <w:fldChar w:fldCharType="separate"/>
            </w:r>
            <w:r w:rsidR="000C0A06" w:rsidRPr="00AB1781">
              <w:t>K</w:t>
            </w:r>
            <w:r w:rsidR="000C0A06">
              <w:t>athisma</w:t>
            </w:r>
            <w:r w:rsidR="000C0A06" w:rsidRPr="00AB1781">
              <w:t xml:space="preserve"> 1</w:t>
            </w:r>
            <w:r w:rsidR="000C0A06">
              <w:t>5</w:t>
            </w:r>
            <w:r>
              <w:fldChar w:fldCharType="end"/>
            </w:r>
          </w:p>
        </w:tc>
        <w:tc>
          <w:tcPr>
            <w:tcW w:w="1349" w:type="dxa"/>
          </w:tcPr>
          <w:p w14:paraId="083DEB75" w14:textId="55721782" w:rsidR="00860FCB" w:rsidRDefault="00926985" w:rsidP="00CB700D">
            <w:r>
              <w:fldChar w:fldCharType="begin"/>
            </w:r>
            <w:r>
              <w:instrText xml:space="preserve"> REF _Ref435990041 \h </w:instrText>
            </w:r>
            <w:r>
              <w:fldChar w:fldCharType="separate"/>
            </w:r>
            <w:r w:rsidR="000C0A06">
              <w:t>Kathisma 16</w:t>
            </w:r>
            <w:r>
              <w:fldChar w:fldCharType="end"/>
            </w:r>
          </w:p>
        </w:tc>
        <w:tc>
          <w:tcPr>
            <w:tcW w:w="1397" w:type="dxa"/>
          </w:tcPr>
          <w:p w14:paraId="4A7EA8FE" w14:textId="06BC22F1" w:rsidR="00860FCB" w:rsidRDefault="00926985" w:rsidP="00CB700D">
            <w:r>
              <w:fldChar w:fldCharType="begin"/>
            </w:r>
            <w:r>
              <w:instrText xml:space="preserve"> REF _Ref435990063 \h </w:instrText>
            </w:r>
            <w:r>
              <w:fldChar w:fldCharType="separate"/>
            </w:r>
            <w:r w:rsidR="000C0A06">
              <w:t>Kathisma 18</w:t>
            </w:r>
            <w:r>
              <w:fldChar w:fldCharType="end"/>
            </w:r>
          </w:p>
        </w:tc>
        <w:tc>
          <w:tcPr>
            <w:tcW w:w="1053" w:type="dxa"/>
          </w:tcPr>
          <w:p w14:paraId="44703D7B" w14:textId="07A63A43" w:rsidR="00860FCB" w:rsidRDefault="00860FCB" w:rsidP="00926985">
            <w:r>
              <w:fldChar w:fldCharType="begin"/>
            </w:r>
            <w:r>
              <w:instrText xml:space="preserve"> REF _Ref435438658 \h </w:instrText>
            </w:r>
            <w:r>
              <w:fldChar w:fldCharType="separate"/>
            </w:r>
            <w:r w:rsidR="000C0A06" w:rsidRPr="00AB1781">
              <w:t>K</w:t>
            </w:r>
            <w:r w:rsidR="000C0A06">
              <w:t>athisma</w:t>
            </w:r>
            <w:r w:rsidR="000C0A06" w:rsidRPr="00AB1781">
              <w:t xml:space="preserve"> 1</w:t>
            </w:r>
            <w:r w:rsidR="000C0A06">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C8CF13A" w:rsidR="00860FCB" w:rsidRDefault="00860FCB" w:rsidP="00926985">
            <w:r>
              <w:fldChar w:fldCharType="begin"/>
            </w:r>
            <w:r>
              <w:instrText xml:space="preserve"> REF _Ref435438665 \h  \* MERGEFORMAT </w:instrText>
            </w:r>
            <w:r>
              <w:fldChar w:fldCharType="separate"/>
            </w:r>
            <w:r w:rsidR="000C0A06" w:rsidRPr="00AB1781">
              <w:t>K</w:t>
            </w:r>
            <w:r w:rsidR="000C0A06">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C0A06">
              <w:t>Kathisma 1</w:t>
            </w:r>
            <w:r w:rsidR="00D44900">
              <w:fldChar w:fldCharType="end"/>
            </w:r>
            <w:r>
              <w:t xml:space="preserve">, </w:t>
            </w:r>
            <w:r>
              <w:fldChar w:fldCharType="begin"/>
            </w:r>
            <w:r>
              <w:instrText xml:space="preserve"> REF _Ref435438475 \h  \* MERGEFORMAT </w:instrText>
            </w:r>
            <w:r>
              <w:fldChar w:fldCharType="separate"/>
            </w:r>
            <w:r w:rsidR="000C0A06" w:rsidRPr="00AB1781">
              <w:t>K</w:t>
            </w:r>
            <w:r w:rsidR="000C0A06">
              <w:t>athisma 2</w:t>
            </w:r>
            <w:r>
              <w:fldChar w:fldCharType="end"/>
            </w:r>
          </w:p>
        </w:tc>
        <w:tc>
          <w:tcPr>
            <w:tcW w:w="1349" w:type="dxa"/>
          </w:tcPr>
          <w:p w14:paraId="1D59F06C" w14:textId="4D85A2EE" w:rsidR="00860FCB" w:rsidRDefault="00860FCB" w:rsidP="00CB700D">
            <w:r>
              <w:fldChar w:fldCharType="begin"/>
            </w:r>
            <w:r>
              <w:instrText xml:space="preserve"> REF _Ref435438484 \h </w:instrText>
            </w:r>
            <w:r>
              <w:fldChar w:fldCharType="separate"/>
            </w:r>
            <w:r w:rsidR="000C0A06" w:rsidRPr="00AB1781">
              <w:t>K</w:t>
            </w:r>
            <w:r w:rsidR="000C0A06">
              <w:t>athisma 3</w:t>
            </w:r>
            <w:r>
              <w:fldChar w:fldCharType="end"/>
            </w:r>
          </w:p>
        </w:tc>
        <w:tc>
          <w:tcPr>
            <w:tcW w:w="1349" w:type="dxa"/>
          </w:tcPr>
          <w:p w14:paraId="1E69249F" w14:textId="62028CF7" w:rsidR="00860FCB" w:rsidRDefault="00926985" w:rsidP="00CB700D">
            <w:r>
              <w:fldChar w:fldCharType="begin"/>
            </w:r>
            <w:r>
              <w:instrText xml:space="preserve"> REF _Ref435989991 \h </w:instrText>
            </w:r>
            <w:r>
              <w:fldChar w:fldCharType="separate"/>
            </w:r>
            <w:r w:rsidR="000C0A06">
              <w:t>Kathisma 4</w:t>
            </w:r>
            <w:r>
              <w:fldChar w:fldCharType="end"/>
            </w:r>
          </w:p>
        </w:tc>
        <w:tc>
          <w:tcPr>
            <w:tcW w:w="1349" w:type="dxa"/>
          </w:tcPr>
          <w:p w14:paraId="42AEA2E1" w14:textId="54337AE1" w:rsidR="00860FCB" w:rsidRDefault="00860FCB" w:rsidP="00CB700D">
            <w:r>
              <w:fldChar w:fldCharType="begin"/>
            </w:r>
            <w:r>
              <w:instrText xml:space="preserve"> REF _Ref435438533 \h </w:instrText>
            </w:r>
            <w:r>
              <w:fldChar w:fldCharType="separate"/>
            </w:r>
            <w:r w:rsidR="000C0A06" w:rsidRPr="00AB1781">
              <w:t>K</w:t>
            </w:r>
            <w:r w:rsidR="000C0A06">
              <w:t>athisma 5</w:t>
            </w:r>
            <w:r>
              <w:fldChar w:fldCharType="end"/>
            </w:r>
          </w:p>
        </w:tc>
        <w:tc>
          <w:tcPr>
            <w:tcW w:w="1397" w:type="dxa"/>
          </w:tcPr>
          <w:p w14:paraId="40AB77A4" w14:textId="0B9F2778" w:rsidR="00860FCB" w:rsidRDefault="00860FCB" w:rsidP="00CB700D">
            <w:r>
              <w:fldChar w:fldCharType="begin"/>
            </w:r>
            <w:r>
              <w:instrText xml:space="preserve"> REF _Ref435438548 \h </w:instrText>
            </w:r>
            <w:r>
              <w:fldChar w:fldCharType="separate"/>
            </w:r>
            <w:r w:rsidR="000C0A06" w:rsidRPr="00AB1781">
              <w:t>K</w:t>
            </w:r>
            <w:r w:rsidR="000C0A06">
              <w:t>athisma 6</w:t>
            </w:r>
            <w:r>
              <w:fldChar w:fldCharType="end"/>
            </w:r>
          </w:p>
        </w:tc>
        <w:tc>
          <w:tcPr>
            <w:tcW w:w="1053" w:type="dxa"/>
          </w:tcPr>
          <w:p w14:paraId="34010E41" w14:textId="70AE377F" w:rsidR="00860FCB" w:rsidRDefault="00926985" w:rsidP="00CB700D">
            <w:r>
              <w:fldChar w:fldCharType="begin"/>
            </w:r>
            <w:r>
              <w:instrText xml:space="preserve"> REF _Ref435990010 \h </w:instrText>
            </w:r>
            <w:r>
              <w:fldChar w:fldCharType="separate"/>
            </w:r>
            <w:r w:rsidR="000C0A06">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6994A136" w:rsidR="00860FCB" w:rsidRDefault="00860FCB" w:rsidP="00CB700D">
            <w:r>
              <w:fldChar w:fldCharType="begin"/>
            </w:r>
            <w:r>
              <w:instrText xml:space="preserve"> REF _Ref435438564 \h  \* MERGEFORMAT </w:instrText>
            </w:r>
            <w:r>
              <w:fldChar w:fldCharType="separate"/>
            </w:r>
            <w:r w:rsidR="000C0A06" w:rsidRPr="00AB1781">
              <w:t>K</w:t>
            </w:r>
            <w:r w:rsidR="000C0A06">
              <w:t>athisma 8</w:t>
            </w:r>
            <w:r>
              <w:fldChar w:fldCharType="end"/>
            </w:r>
          </w:p>
        </w:tc>
        <w:tc>
          <w:tcPr>
            <w:tcW w:w="1349" w:type="dxa"/>
          </w:tcPr>
          <w:p w14:paraId="338C6623" w14:textId="7F3336BF" w:rsidR="00860FCB" w:rsidRDefault="00860FCB" w:rsidP="00CB700D"/>
        </w:tc>
        <w:tc>
          <w:tcPr>
            <w:tcW w:w="1349" w:type="dxa"/>
          </w:tcPr>
          <w:p w14:paraId="2C3720F0" w14:textId="42C5D19E" w:rsidR="00860FCB" w:rsidRDefault="00860FCB" w:rsidP="00CB700D">
            <w:r>
              <w:fldChar w:fldCharType="begin"/>
            </w:r>
            <w:r>
              <w:instrText xml:space="preserve"> REF _Ref435438574 \h </w:instrText>
            </w:r>
            <w:r>
              <w:fldChar w:fldCharType="separate"/>
            </w:r>
            <w:r w:rsidR="000C0A06" w:rsidRPr="00AB1781">
              <w:t>K</w:t>
            </w:r>
            <w:r w:rsidR="000C0A06">
              <w:t>athisma 9</w:t>
            </w:r>
            <w:r>
              <w:fldChar w:fldCharType="end"/>
            </w:r>
          </w:p>
        </w:tc>
        <w:tc>
          <w:tcPr>
            <w:tcW w:w="1349" w:type="dxa"/>
          </w:tcPr>
          <w:p w14:paraId="59F750F5" w14:textId="7B36589F" w:rsidR="00860FCB" w:rsidRDefault="00860FCB" w:rsidP="00CB700D">
            <w:r>
              <w:fldChar w:fldCharType="begin"/>
            </w:r>
            <w:r>
              <w:instrText xml:space="preserve"> REF _Ref435438582 \h </w:instrText>
            </w:r>
            <w:r>
              <w:fldChar w:fldCharType="separate"/>
            </w:r>
            <w:r w:rsidR="000C0A06" w:rsidRPr="00AB1781">
              <w:t>K</w:t>
            </w:r>
            <w:r w:rsidR="000C0A06">
              <w:t>athisma 10</w:t>
            </w:r>
            <w:r>
              <w:fldChar w:fldCharType="end"/>
            </w:r>
          </w:p>
        </w:tc>
        <w:tc>
          <w:tcPr>
            <w:tcW w:w="1397" w:type="dxa"/>
          </w:tcPr>
          <w:p w14:paraId="7FE9A290" w14:textId="471E3060" w:rsidR="00860FCB" w:rsidRDefault="00860FCB" w:rsidP="00CB700D">
            <w:r>
              <w:fldChar w:fldCharType="begin"/>
            </w:r>
            <w:r>
              <w:instrText xml:space="preserve"> REF _Ref435438587 \h </w:instrText>
            </w:r>
            <w:r>
              <w:fldChar w:fldCharType="separate"/>
            </w:r>
            <w:r w:rsidR="000C0A06" w:rsidRPr="00AB1781">
              <w:t>K</w:t>
            </w:r>
            <w:r w:rsidR="000C0A06">
              <w:t>athisma</w:t>
            </w:r>
            <w:r w:rsidR="000C0A06" w:rsidRPr="00AB1781">
              <w:t xml:space="preserve"> 1</w:t>
            </w:r>
            <w:r w:rsidR="000C0A06">
              <w:t>1</w:t>
            </w:r>
            <w:r>
              <w:fldChar w:fldCharType="end"/>
            </w:r>
          </w:p>
        </w:tc>
        <w:tc>
          <w:tcPr>
            <w:tcW w:w="1053" w:type="dxa"/>
          </w:tcPr>
          <w:p w14:paraId="570FF90A" w14:textId="2265DD47" w:rsidR="00860FCB" w:rsidRDefault="00926985" w:rsidP="00CB700D">
            <w:r>
              <w:fldChar w:fldCharType="begin"/>
            </w:r>
            <w:r>
              <w:instrText xml:space="preserve"> REF _Ref435990025 \h </w:instrText>
            </w:r>
            <w:r>
              <w:fldChar w:fldCharType="separate"/>
            </w:r>
            <w:r w:rsidR="000C0A06">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6814685" w:rsidR="00860FCB" w:rsidRDefault="00860FCB" w:rsidP="00CB700D">
            <w:r>
              <w:fldChar w:fldCharType="begin"/>
            </w:r>
            <w:r>
              <w:instrText xml:space="preserve"> REF _Ref435438606 \h  \* MERGEFORMAT </w:instrText>
            </w:r>
            <w:r>
              <w:fldChar w:fldCharType="separate"/>
            </w:r>
            <w:r w:rsidR="000C0A06" w:rsidRPr="00AB1781">
              <w:t>K</w:t>
            </w:r>
            <w:r w:rsidR="000C0A06">
              <w:t>athisma</w:t>
            </w:r>
            <w:r w:rsidR="000C0A06" w:rsidRPr="00AB1781">
              <w:t xml:space="preserve"> 1</w:t>
            </w:r>
            <w:r w:rsidR="000C0A06">
              <w:t>3</w:t>
            </w:r>
            <w:r>
              <w:fldChar w:fldCharType="end"/>
            </w:r>
            <w:r>
              <w:t xml:space="preserve">, </w:t>
            </w:r>
            <w:r>
              <w:fldChar w:fldCharType="begin"/>
            </w:r>
            <w:r>
              <w:instrText xml:space="preserve"> REF _Ref435438613 \h  \* MERGEFORMAT </w:instrText>
            </w:r>
            <w:r>
              <w:fldChar w:fldCharType="separate"/>
            </w:r>
            <w:r w:rsidR="000C0A06" w:rsidRPr="00AB1781">
              <w:t>K</w:t>
            </w:r>
            <w:r w:rsidR="000C0A06">
              <w:t>athisma</w:t>
            </w:r>
            <w:r w:rsidR="000C0A06" w:rsidRPr="00AB1781">
              <w:t xml:space="preserve"> 1</w:t>
            </w:r>
            <w:r w:rsidR="000C0A06">
              <w:t>4</w:t>
            </w:r>
            <w:r>
              <w:fldChar w:fldCharType="end"/>
            </w:r>
            <w:r>
              <w:t xml:space="preserve">, </w:t>
            </w:r>
            <w:r>
              <w:fldChar w:fldCharType="begin"/>
            </w:r>
            <w:r>
              <w:instrText xml:space="preserve"> REF _Ref435438622 \h  \* MERGEFORMAT </w:instrText>
            </w:r>
            <w:r>
              <w:fldChar w:fldCharType="separate"/>
            </w:r>
            <w:r w:rsidR="000C0A06" w:rsidRPr="00AB1781">
              <w:t>K</w:t>
            </w:r>
            <w:r w:rsidR="000C0A06">
              <w:t>athisma</w:t>
            </w:r>
            <w:r w:rsidR="000C0A06" w:rsidRPr="00AB1781">
              <w:t xml:space="preserve"> 1</w:t>
            </w:r>
            <w:r w:rsidR="000C0A06">
              <w:t>5</w:t>
            </w:r>
            <w:r>
              <w:fldChar w:fldCharType="end"/>
            </w:r>
          </w:p>
        </w:tc>
        <w:tc>
          <w:tcPr>
            <w:tcW w:w="1349" w:type="dxa"/>
          </w:tcPr>
          <w:p w14:paraId="594C345A" w14:textId="1D93CB2E" w:rsidR="00860FCB" w:rsidRDefault="00860FCB" w:rsidP="00CB700D"/>
        </w:tc>
        <w:tc>
          <w:tcPr>
            <w:tcW w:w="1349" w:type="dxa"/>
          </w:tcPr>
          <w:p w14:paraId="5B814A6B" w14:textId="3C49F233" w:rsidR="00860FCB" w:rsidRDefault="00860FCB" w:rsidP="00CB700D">
            <w:r>
              <w:fldChar w:fldCharType="begin"/>
            </w:r>
            <w:r>
              <w:instrText xml:space="preserve"> REF _Ref435438658 \h </w:instrText>
            </w:r>
            <w:r>
              <w:fldChar w:fldCharType="separate"/>
            </w:r>
            <w:r w:rsidR="000C0A06" w:rsidRPr="00AB1781">
              <w:t>K</w:t>
            </w:r>
            <w:r w:rsidR="000C0A06">
              <w:t>athisma</w:t>
            </w:r>
            <w:r w:rsidR="000C0A06" w:rsidRPr="00AB1781">
              <w:t xml:space="preserve"> 1</w:t>
            </w:r>
            <w:r w:rsidR="000C0A06">
              <w:t>9</w:t>
            </w:r>
            <w:r>
              <w:fldChar w:fldCharType="end"/>
            </w:r>
          </w:p>
        </w:tc>
        <w:tc>
          <w:tcPr>
            <w:tcW w:w="1349" w:type="dxa"/>
          </w:tcPr>
          <w:p w14:paraId="0A10D007" w14:textId="7C6612ED" w:rsidR="00860FCB" w:rsidRDefault="00860FCB" w:rsidP="00CB700D">
            <w:r>
              <w:fldChar w:fldCharType="begin"/>
            </w:r>
            <w:r>
              <w:instrText xml:space="preserve"> REF _Ref435438665 \h </w:instrText>
            </w:r>
            <w:r>
              <w:fldChar w:fldCharType="separate"/>
            </w:r>
            <w:r w:rsidR="000C0A06" w:rsidRPr="00AB1781">
              <w:t>K</w:t>
            </w:r>
            <w:r w:rsidR="000C0A06">
              <w:t>athisma 20</w:t>
            </w:r>
            <w:r>
              <w:fldChar w:fldCharType="end"/>
            </w:r>
          </w:p>
        </w:tc>
        <w:tc>
          <w:tcPr>
            <w:tcW w:w="1397" w:type="dxa"/>
          </w:tcPr>
          <w:p w14:paraId="42095843" w14:textId="77777777" w:rsidR="00860FCB" w:rsidRDefault="00860FCB" w:rsidP="00CB700D"/>
        </w:tc>
        <w:tc>
          <w:tcPr>
            <w:tcW w:w="1053" w:type="dxa"/>
          </w:tcPr>
          <w:p w14:paraId="02181986" w14:textId="1053150C" w:rsidR="00860FCB" w:rsidRDefault="00926985" w:rsidP="00CB700D">
            <w:r>
              <w:fldChar w:fldCharType="begin"/>
            </w:r>
            <w:r>
              <w:instrText xml:space="preserve"> REF _Ref435990063 \h </w:instrText>
            </w:r>
            <w:r>
              <w:fldChar w:fldCharType="separate"/>
            </w:r>
            <w:r w:rsidR="000C0A06">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2E672C91" w:rsidR="00860FCB" w:rsidRDefault="00926985" w:rsidP="00926985">
            <w:r>
              <w:fldChar w:fldCharType="begin"/>
            </w:r>
            <w:r>
              <w:instrText xml:space="preserve"> REF _Ref435990041 \h </w:instrText>
            </w:r>
            <w:r>
              <w:fldChar w:fldCharType="separate"/>
            </w:r>
            <w:r w:rsidR="000C0A06">
              <w:t>Kathisma 16</w:t>
            </w:r>
            <w:r>
              <w:fldChar w:fldCharType="end"/>
            </w:r>
            <w:r>
              <w:t xml:space="preserve">, </w:t>
            </w:r>
            <w:r>
              <w:fldChar w:fldCharType="begin"/>
            </w:r>
            <w:r>
              <w:instrText xml:space="preserve"> REF _Ref435990049 \h </w:instrText>
            </w:r>
            <w:r>
              <w:fldChar w:fldCharType="separate"/>
            </w:r>
            <w:r w:rsidR="000C0A06">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3306AC7C" w:rsidR="00860FCB" w:rsidRDefault="00D44900" w:rsidP="00336170">
            <w:r>
              <w:fldChar w:fldCharType="begin"/>
            </w:r>
            <w:r>
              <w:instrText xml:space="preserve"> REF _Ref439535283 \h </w:instrText>
            </w:r>
            <w:r>
              <w:fldChar w:fldCharType="separate"/>
            </w:r>
            <w:r w:rsidR="000C0A06">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F59AF6E" w:rsidR="000B1D6D" w:rsidRDefault="000B1D6D" w:rsidP="000B1D6D">
            <w:r>
              <w:fldChar w:fldCharType="begin"/>
            </w:r>
            <w:r>
              <w:instrText xml:space="preserve"> REF _Ref435438475 \h  \* MERGEFORMAT </w:instrText>
            </w:r>
            <w:r>
              <w:fldChar w:fldCharType="separate"/>
            </w:r>
            <w:r w:rsidR="000C0A06" w:rsidRPr="00AB1781">
              <w:t>K</w:t>
            </w:r>
            <w:r w:rsidR="000C0A06">
              <w:t>athisma 2</w:t>
            </w:r>
            <w:r>
              <w:fldChar w:fldCharType="end"/>
            </w:r>
            <w:r>
              <w:t xml:space="preserve">, </w:t>
            </w:r>
            <w:r>
              <w:fldChar w:fldCharType="begin"/>
            </w:r>
            <w:r>
              <w:instrText xml:space="preserve"> REF _Ref435438484 \h  \* MERGEFORMAT </w:instrText>
            </w:r>
            <w:r>
              <w:fldChar w:fldCharType="separate"/>
            </w:r>
            <w:r w:rsidR="000C0A06" w:rsidRPr="00AB1781">
              <w:t>K</w:t>
            </w:r>
            <w:r w:rsidR="000C0A06">
              <w:t>athisma 3</w:t>
            </w:r>
            <w:r>
              <w:fldChar w:fldCharType="end"/>
            </w:r>
            <w:r>
              <w:t xml:space="preserve">, </w:t>
            </w:r>
            <w:r>
              <w:fldChar w:fldCharType="begin"/>
            </w:r>
            <w:r>
              <w:instrText xml:space="preserve"> REF _Ref435990049 \h </w:instrText>
            </w:r>
            <w:r>
              <w:fldChar w:fldCharType="separate"/>
            </w:r>
            <w:r w:rsidR="000C0A06">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1B76FEC7" w:rsidR="000B1D6D" w:rsidRDefault="000B1D6D" w:rsidP="000B1D6D">
            <w:pPr>
              <w:jc w:val="left"/>
            </w:pPr>
            <w:r>
              <w:fldChar w:fldCharType="begin"/>
            </w:r>
            <w:r>
              <w:instrText xml:space="preserve"> REF _Ref435989991 \h </w:instrText>
            </w:r>
            <w:r>
              <w:fldChar w:fldCharType="separate"/>
            </w:r>
            <w:r w:rsidR="000C0A06">
              <w:t>Kathisma 4</w:t>
            </w:r>
            <w:r>
              <w:fldChar w:fldCharType="end"/>
            </w:r>
            <w:r>
              <w:t xml:space="preserve">, </w:t>
            </w:r>
            <w:r>
              <w:fldChar w:fldCharType="begin"/>
            </w:r>
            <w:r>
              <w:instrText xml:space="preserve"> REF _Ref435438533 \h  \* MERGEFORMAT </w:instrText>
            </w:r>
            <w:r>
              <w:fldChar w:fldCharType="separate"/>
            </w:r>
            <w:r w:rsidR="000C0A06" w:rsidRPr="00AB1781">
              <w:t>K</w:t>
            </w:r>
            <w:r w:rsidR="000C0A06">
              <w:t>athisma 5</w:t>
            </w:r>
            <w:r>
              <w:fldChar w:fldCharType="end"/>
            </w:r>
            <w:r>
              <w:t xml:space="preserve">, </w:t>
            </w:r>
            <w:r>
              <w:fldChar w:fldCharType="begin"/>
            </w:r>
            <w:r>
              <w:instrText xml:space="preserve"> REF _Ref435438548 \h  \* MERGEFORMAT </w:instrText>
            </w:r>
            <w:r>
              <w:fldChar w:fldCharType="separate"/>
            </w:r>
            <w:r w:rsidR="000C0A06" w:rsidRPr="00AB1781">
              <w:t>K</w:t>
            </w:r>
            <w:r w:rsidR="000C0A06">
              <w:t>athisma 6</w:t>
            </w:r>
            <w:r>
              <w:fldChar w:fldCharType="end"/>
            </w:r>
          </w:p>
          <w:p w14:paraId="26164726" w14:textId="77777777" w:rsidR="000B1D6D" w:rsidRDefault="000B1D6D" w:rsidP="000B1D6D"/>
        </w:tc>
        <w:tc>
          <w:tcPr>
            <w:tcW w:w="1349" w:type="dxa"/>
          </w:tcPr>
          <w:p w14:paraId="3FB43F31" w14:textId="4E668149" w:rsidR="000B1D6D" w:rsidRDefault="000B1D6D" w:rsidP="000B1D6D">
            <w:r>
              <w:fldChar w:fldCharType="begin"/>
            </w:r>
            <w:r>
              <w:instrText xml:space="preserve"> REF _Ref435990010 \h </w:instrText>
            </w:r>
            <w:r>
              <w:fldChar w:fldCharType="separate"/>
            </w:r>
            <w:r w:rsidR="000C0A06">
              <w:t>Kathisma 7</w:t>
            </w:r>
            <w:r>
              <w:fldChar w:fldCharType="end"/>
            </w:r>
          </w:p>
        </w:tc>
        <w:tc>
          <w:tcPr>
            <w:tcW w:w="1349" w:type="dxa"/>
          </w:tcPr>
          <w:p w14:paraId="00E91219" w14:textId="38362491" w:rsidR="000B1D6D" w:rsidRDefault="000B1D6D" w:rsidP="000B1D6D">
            <w:r>
              <w:fldChar w:fldCharType="begin"/>
            </w:r>
            <w:r>
              <w:instrText xml:space="preserve"> REF _Ref435438564 \h </w:instrText>
            </w:r>
            <w:r>
              <w:fldChar w:fldCharType="separate"/>
            </w:r>
            <w:r w:rsidR="000C0A06" w:rsidRPr="00AB1781">
              <w:t>K</w:t>
            </w:r>
            <w:r w:rsidR="000C0A06">
              <w:t>athisma 8</w:t>
            </w:r>
            <w:r>
              <w:fldChar w:fldCharType="end"/>
            </w:r>
          </w:p>
        </w:tc>
        <w:tc>
          <w:tcPr>
            <w:tcW w:w="1349" w:type="dxa"/>
          </w:tcPr>
          <w:p w14:paraId="0867EDA7" w14:textId="302C5FA3" w:rsidR="000B1D6D" w:rsidRDefault="000B1D6D" w:rsidP="000B1D6D">
            <w:r>
              <w:fldChar w:fldCharType="begin"/>
            </w:r>
            <w:r>
              <w:instrText xml:space="preserve"> REF _Ref435438574 \h </w:instrText>
            </w:r>
            <w:r>
              <w:fldChar w:fldCharType="separate"/>
            </w:r>
            <w:r w:rsidR="000C0A06" w:rsidRPr="00AB1781">
              <w:t>K</w:t>
            </w:r>
            <w:r w:rsidR="000C0A06">
              <w:t>athisma 9</w:t>
            </w:r>
            <w:r>
              <w:fldChar w:fldCharType="end"/>
            </w:r>
          </w:p>
        </w:tc>
        <w:tc>
          <w:tcPr>
            <w:tcW w:w="1397" w:type="dxa"/>
          </w:tcPr>
          <w:p w14:paraId="1614C55C" w14:textId="528F07EB" w:rsidR="000B1D6D" w:rsidRDefault="000B1D6D" w:rsidP="000B1D6D">
            <w:r>
              <w:fldChar w:fldCharType="begin"/>
            </w:r>
            <w:r>
              <w:instrText xml:space="preserve"> REF _Ref435438582 \h  \* MERGEFORMAT </w:instrText>
            </w:r>
            <w:r>
              <w:fldChar w:fldCharType="separate"/>
            </w:r>
            <w:r w:rsidR="000C0A06" w:rsidRPr="00AB1781">
              <w:t>K</w:t>
            </w:r>
            <w:r w:rsidR="000C0A06">
              <w:t>athisma 10</w:t>
            </w:r>
            <w:r>
              <w:fldChar w:fldCharType="end"/>
            </w:r>
          </w:p>
        </w:tc>
        <w:tc>
          <w:tcPr>
            <w:tcW w:w="1053" w:type="dxa"/>
          </w:tcPr>
          <w:p w14:paraId="35E42769" w14:textId="74DC0815" w:rsidR="000B1D6D" w:rsidRDefault="000B1D6D" w:rsidP="000B1D6D">
            <w:r>
              <w:fldChar w:fldCharType="begin"/>
            </w:r>
            <w:r>
              <w:instrText xml:space="preserve"> REF _Ref435438587 \h  \* MERGEFORMAT </w:instrText>
            </w:r>
            <w:r>
              <w:fldChar w:fldCharType="separate"/>
            </w:r>
            <w:r w:rsidR="000C0A06" w:rsidRPr="00AB1781">
              <w:t>K</w:t>
            </w:r>
            <w:r w:rsidR="000C0A06">
              <w:t>athisma</w:t>
            </w:r>
            <w:r w:rsidR="000C0A06" w:rsidRPr="00AB1781">
              <w:t xml:space="preserve"> 1</w:t>
            </w:r>
            <w:r w:rsidR="000C0A06">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181D152A" w:rsidR="000B1D6D" w:rsidRDefault="000B1D6D" w:rsidP="000B1D6D">
            <w:r>
              <w:fldChar w:fldCharType="begin"/>
            </w:r>
            <w:r>
              <w:instrText xml:space="preserve"> REF _Ref435990025 \h </w:instrText>
            </w:r>
            <w:r>
              <w:fldChar w:fldCharType="separate"/>
            </w:r>
            <w:r w:rsidR="000C0A06">
              <w:t>Kathisma 12</w:t>
            </w:r>
            <w:r>
              <w:fldChar w:fldCharType="end"/>
            </w:r>
          </w:p>
        </w:tc>
        <w:tc>
          <w:tcPr>
            <w:tcW w:w="1349" w:type="dxa"/>
          </w:tcPr>
          <w:p w14:paraId="28ECDB90" w14:textId="3F0AB39C" w:rsidR="000B1D6D" w:rsidRDefault="000B1D6D" w:rsidP="000B1D6D"/>
        </w:tc>
        <w:tc>
          <w:tcPr>
            <w:tcW w:w="1349" w:type="dxa"/>
          </w:tcPr>
          <w:p w14:paraId="21AFE0AE" w14:textId="684A2125" w:rsidR="000B1D6D" w:rsidRDefault="000B1D6D" w:rsidP="000B1D6D">
            <w:r>
              <w:fldChar w:fldCharType="begin"/>
            </w:r>
            <w:r>
              <w:instrText xml:space="preserve"> REF _Ref435438606 \h  \* MERGEFORMAT </w:instrText>
            </w:r>
            <w:r>
              <w:fldChar w:fldCharType="separate"/>
            </w:r>
            <w:r w:rsidR="000C0A06" w:rsidRPr="00AB1781">
              <w:t>K</w:t>
            </w:r>
            <w:r w:rsidR="000C0A06">
              <w:t>athisma</w:t>
            </w:r>
            <w:r w:rsidR="000C0A06" w:rsidRPr="00AB1781">
              <w:t xml:space="preserve"> 1</w:t>
            </w:r>
            <w:r w:rsidR="000C0A06">
              <w:t>3</w:t>
            </w:r>
            <w:r>
              <w:fldChar w:fldCharType="end"/>
            </w:r>
          </w:p>
        </w:tc>
        <w:tc>
          <w:tcPr>
            <w:tcW w:w="1349" w:type="dxa"/>
          </w:tcPr>
          <w:p w14:paraId="734B43FB" w14:textId="3BADF64F" w:rsidR="000B1D6D" w:rsidRDefault="000B1D6D" w:rsidP="000B1D6D">
            <w:r>
              <w:fldChar w:fldCharType="begin"/>
            </w:r>
            <w:r>
              <w:instrText xml:space="preserve"> REF _Ref435438613 \h </w:instrText>
            </w:r>
            <w:r>
              <w:fldChar w:fldCharType="separate"/>
            </w:r>
            <w:r w:rsidR="000C0A06" w:rsidRPr="00AB1781">
              <w:t>K</w:t>
            </w:r>
            <w:r w:rsidR="000C0A06">
              <w:t>athisma</w:t>
            </w:r>
            <w:r w:rsidR="000C0A06" w:rsidRPr="00AB1781">
              <w:t xml:space="preserve"> 1</w:t>
            </w:r>
            <w:r w:rsidR="000C0A06">
              <w:t>4</w:t>
            </w:r>
            <w:r>
              <w:fldChar w:fldCharType="end"/>
            </w:r>
          </w:p>
        </w:tc>
        <w:tc>
          <w:tcPr>
            <w:tcW w:w="1397" w:type="dxa"/>
          </w:tcPr>
          <w:p w14:paraId="297BED0B" w14:textId="0E989C5B" w:rsidR="000B1D6D" w:rsidRDefault="000B1D6D" w:rsidP="000B1D6D">
            <w:r>
              <w:fldChar w:fldCharType="begin"/>
            </w:r>
            <w:r>
              <w:instrText xml:space="preserve"> REF _Ref435438622 \h </w:instrText>
            </w:r>
            <w:r>
              <w:fldChar w:fldCharType="separate"/>
            </w:r>
            <w:r w:rsidR="000C0A06" w:rsidRPr="00AB1781">
              <w:t>K</w:t>
            </w:r>
            <w:r w:rsidR="000C0A06">
              <w:t>athisma</w:t>
            </w:r>
            <w:r w:rsidR="000C0A06" w:rsidRPr="00AB1781">
              <w:t xml:space="preserve"> 1</w:t>
            </w:r>
            <w:r w:rsidR="000C0A06">
              <w:t>5</w:t>
            </w:r>
            <w:r>
              <w:fldChar w:fldCharType="end"/>
            </w:r>
          </w:p>
        </w:tc>
        <w:tc>
          <w:tcPr>
            <w:tcW w:w="1053" w:type="dxa"/>
          </w:tcPr>
          <w:p w14:paraId="12419863" w14:textId="2358E2E0" w:rsidR="000B1D6D" w:rsidRDefault="000B1D6D" w:rsidP="000B1D6D">
            <w:r>
              <w:fldChar w:fldCharType="begin"/>
            </w:r>
            <w:r>
              <w:instrText xml:space="preserve"> REF _Ref435990041 \h </w:instrText>
            </w:r>
            <w:r>
              <w:fldChar w:fldCharType="separate"/>
            </w:r>
            <w:r w:rsidR="000C0A06">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16530800" w:rsidR="000B1D6D" w:rsidRDefault="000B1D6D" w:rsidP="00336170">
            <w:r>
              <w:fldChar w:fldCharType="begin"/>
            </w:r>
            <w:r>
              <w:instrText xml:space="preserve"> REF _Ref435438658 \h </w:instrText>
            </w:r>
            <w:r w:rsidR="00336170">
              <w:instrText xml:space="preserve"> \* MERGEFORMAT </w:instrText>
            </w:r>
            <w:r>
              <w:fldChar w:fldCharType="separate"/>
            </w:r>
            <w:r w:rsidR="000C0A06" w:rsidRPr="00AB1781">
              <w:t>K</w:t>
            </w:r>
            <w:r w:rsidR="000C0A06">
              <w:t>athisma</w:t>
            </w:r>
            <w:r w:rsidR="000C0A06" w:rsidRPr="00AB1781">
              <w:t xml:space="preserve"> 1</w:t>
            </w:r>
            <w:r w:rsidR="000C0A06">
              <w:t>9</w:t>
            </w:r>
            <w:r>
              <w:fldChar w:fldCharType="end"/>
            </w:r>
            <w:r>
              <w:t>,</w:t>
            </w:r>
          </w:p>
          <w:p w14:paraId="761F72EF" w14:textId="23B3D46B" w:rsidR="00D44900" w:rsidRDefault="000B1D6D" w:rsidP="00D44900">
            <w:r>
              <w:fldChar w:fldCharType="begin"/>
            </w:r>
            <w:r>
              <w:instrText xml:space="preserve"> REF _Ref435438665 \h  \* MERGEFORMAT </w:instrText>
            </w:r>
            <w:r>
              <w:fldChar w:fldCharType="separate"/>
            </w:r>
            <w:r w:rsidR="000C0A06" w:rsidRPr="00AB1781">
              <w:t>K</w:t>
            </w:r>
            <w:r w:rsidR="000C0A06">
              <w:t>athisma 20</w:t>
            </w:r>
            <w:r>
              <w:fldChar w:fldCharType="end"/>
            </w:r>
            <w:r>
              <w:t xml:space="preserve">, </w:t>
            </w:r>
            <w:r w:rsidR="00D44900">
              <w:fldChar w:fldCharType="begin"/>
            </w:r>
            <w:r w:rsidR="00D44900">
              <w:instrText xml:space="preserve"> REF _Ref439535283 \h </w:instrText>
            </w:r>
            <w:r w:rsidR="00D44900">
              <w:fldChar w:fldCharType="separate"/>
            </w:r>
            <w:r w:rsidR="000C0A06">
              <w:t>Kathisma 1</w:t>
            </w:r>
            <w:r w:rsidR="00D44900">
              <w:fldChar w:fldCharType="end"/>
            </w:r>
          </w:p>
          <w:p w14:paraId="5D7486A3" w14:textId="6375D308" w:rsidR="000B1D6D" w:rsidRDefault="000B1D6D" w:rsidP="00336170"/>
        </w:tc>
        <w:tc>
          <w:tcPr>
            <w:tcW w:w="1349" w:type="dxa"/>
          </w:tcPr>
          <w:p w14:paraId="5A5E0310" w14:textId="24F8C2FB" w:rsidR="000B1D6D" w:rsidRDefault="000B1D6D" w:rsidP="000B1D6D">
            <w:r>
              <w:fldChar w:fldCharType="begin"/>
            </w:r>
            <w:r>
              <w:instrText xml:space="preserve"> REF _Ref435438475 \h </w:instrText>
            </w:r>
            <w:r>
              <w:fldChar w:fldCharType="separate"/>
            </w:r>
            <w:r w:rsidR="000C0A06" w:rsidRPr="00AB1781">
              <w:t>K</w:t>
            </w:r>
            <w:r w:rsidR="000C0A06">
              <w:t>athisma 2</w:t>
            </w:r>
            <w:r>
              <w:fldChar w:fldCharType="end"/>
            </w:r>
          </w:p>
        </w:tc>
        <w:tc>
          <w:tcPr>
            <w:tcW w:w="1349" w:type="dxa"/>
          </w:tcPr>
          <w:p w14:paraId="63A87392" w14:textId="64868412" w:rsidR="000B1D6D" w:rsidRDefault="000B1D6D" w:rsidP="000B1D6D">
            <w:r>
              <w:fldChar w:fldCharType="begin"/>
            </w:r>
            <w:r>
              <w:instrText xml:space="preserve"> REF _Ref435438484 \h </w:instrText>
            </w:r>
            <w:r>
              <w:fldChar w:fldCharType="separate"/>
            </w:r>
            <w:r w:rsidR="000C0A06" w:rsidRPr="00AB1781">
              <w:t>K</w:t>
            </w:r>
            <w:r w:rsidR="000C0A06">
              <w:t>athisma 3</w:t>
            </w:r>
            <w:r>
              <w:fldChar w:fldCharType="end"/>
            </w:r>
          </w:p>
        </w:tc>
        <w:tc>
          <w:tcPr>
            <w:tcW w:w="1349" w:type="dxa"/>
          </w:tcPr>
          <w:p w14:paraId="5066A46B" w14:textId="3B2AC18D" w:rsidR="000B1D6D" w:rsidRDefault="000B1D6D" w:rsidP="000B1D6D">
            <w:r>
              <w:fldChar w:fldCharType="begin"/>
            </w:r>
            <w:r>
              <w:instrText xml:space="preserve"> REF _Ref435989991 \h </w:instrText>
            </w:r>
            <w:r>
              <w:fldChar w:fldCharType="separate"/>
            </w:r>
            <w:r w:rsidR="000C0A06">
              <w:t>Kathisma 4</w:t>
            </w:r>
            <w:r>
              <w:fldChar w:fldCharType="end"/>
            </w:r>
          </w:p>
        </w:tc>
        <w:tc>
          <w:tcPr>
            <w:tcW w:w="1397" w:type="dxa"/>
          </w:tcPr>
          <w:p w14:paraId="0CBE8ACB" w14:textId="3467C311" w:rsidR="000B1D6D" w:rsidRDefault="000B1D6D" w:rsidP="000B1D6D">
            <w:r>
              <w:fldChar w:fldCharType="begin"/>
            </w:r>
            <w:r>
              <w:instrText xml:space="preserve"> REF _Ref435438533 \h </w:instrText>
            </w:r>
            <w:r>
              <w:fldChar w:fldCharType="separate"/>
            </w:r>
            <w:r w:rsidR="000C0A06" w:rsidRPr="00AB1781">
              <w:t>K</w:t>
            </w:r>
            <w:r w:rsidR="000C0A06">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6362F2C3" w:rsidR="000B1D6D" w:rsidRDefault="000B1D6D" w:rsidP="000B1D6D">
            <w:r>
              <w:fldChar w:fldCharType="begin"/>
            </w:r>
            <w:r>
              <w:instrText xml:space="preserve"> REF _Ref435438548 \h </w:instrText>
            </w:r>
            <w:r>
              <w:fldChar w:fldCharType="separate"/>
            </w:r>
            <w:r w:rsidR="000C0A06" w:rsidRPr="00AB1781">
              <w:t>K</w:t>
            </w:r>
            <w:r w:rsidR="000C0A06">
              <w:t>athisma 6</w:t>
            </w:r>
            <w:r>
              <w:fldChar w:fldCharType="end"/>
            </w:r>
            <w:r>
              <w:t>,</w:t>
            </w:r>
          </w:p>
          <w:p w14:paraId="4FDC4FF4" w14:textId="70961218" w:rsidR="000B1D6D" w:rsidRDefault="000B1D6D" w:rsidP="000B1D6D">
            <w:r>
              <w:fldChar w:fldCharType="begin"/>
            </w:r>
            <w:r>
              <w:instrText xml:space="preserve"> REF _Ref435990010 \h </w:instrText>
            </w:r>
            <w:r>
              <w:fldChar w:fldCharType="separate"/>
            </w:r>
            <w:r w:rsidR="000C0A06">
              <w:t>Kathisma 7</w:t>
            </w:r>
            <w:r>
              <w:fldChar w:fldCharType="end"/>
            </w:r>
            <w:r>
              <w:t>,</w:t>
            </w:r>
          </w:p>
          <w:p w14:paraId="5BB7EA2C" w14:textId="044311C7" w:rsidR="000B1D6D" w:rsidRDefault="000B1D6D" w:rsidP="000B1D6D">
            <w:r>
              <w:fldChar w:fldCharType="begin"/>
            </w:r>
            <w:r>
              <w:instrText xml:space="preserve"> REF _Ref435438564 \h  \* MERGEFORMAT </w:instrText>
            </w:r>
            <w:r>
              <w:fldChar w:fldCharType="separate"/>
            </w:r>
            <w:r w:rsidR="000C0A06" w:rsidRPr="00AB1781">
              <w:t>K</w:t>
            </w:r>
            <w:r w:rsidR="000C0A06">
              <w:t>athisma 8</w:t>
            </w:r>
            <w:r>
              <w:fldChar w:fldCharType="end"/>
            </w:r>
          </w:p>
        </w:tc>
        <w:tc>
          <w:tcPr>
            <w:tcW w:w="1349" w:type="dxa"/>
          </w:tcPr>
          <w:p w14:paraId="399F8E6C" w14:textId="788CEF29" w:rsidR="000B1D6D" w:rsidRDefault="000B1D6D" w:rsidP="000B1D6D">
            <w:r>
              <w:fldChar w:fldCharType="begin"/>
            </w:r>
            <w:r>
              <w:instrText xml:space="preserve"> REF _Ref435438574 \h </w:instrText>
            </w:r>
            <w:r>
              <w:fldChar w:fldCharType="separate"/>
            </w:r>
            <w:r w:rsidR="000C0A06" w:rsidRPr="00AB1781">
              <w:t>K</w:t>
            </w:r>
            <w:r w:rsidR="000C0A06">
              <w:t>athisma 9</w:t>
            </w:r>
            <w:r>
              <w:fldChar w:fldCharType="end"/>
            </w:r>
          </w:p>
        </w:tc>
        <w:tc>
          <w:tcPr>
            <w:tcW w:w="1349" w:type="dxa"/>
          </w:tcPr>
          <w:p w14:paraId="3927A96A" w14:textId="07D18788" w:rsidR="000B1D6D" w:rsidRDefault="000B1D6D" w:rsidP="000B1D6D">
            <w:r>
              <w:fldChar w:fldCharType="begin"/>
            </w:r>
            <w:r>
              <w:instrText xml:space="preserve"> REF _Ref435438582 \h </w:instrText>
            </w:r>
            <w:r>
              <w:fldChar w:fldCharType="separate"/>
            </w:r>
            <w:r w:rsidR="000C0A06" w:rsidRPr="00AB1781">
              <w:t>K</w:t>
            </w:r>
            <w:r w:rsidR="000C0A06">
              <w:t>athisma 10</w:t>
            </w:r>
            <w:r>
              <w:fldChar w:fldCharType="end"/>
            </w:r>
          </w:p>
        </w:tc>
        <w:tc>
          <w:tcPr>
            <w:tcW w:w="1349" w:type="dxa"/>
          </w:tcPr>
          <w:p w14:paraId="419B1BBA" w14:textId="05F7F273" w:rsidR="000B1D6D" w:rsidRDefault="000B1D6D" w:rsidP="000B1D6D">
            <w:r>
              <w:fldChar w:fldCharType="begin"/>
            </w:r>
            <w:r>
              <w:instrText xml:space="preserve"> REF _Ref435438587 \h </w:instrText>
            </w:r>
            <w:r>
              <w:fldChar w:fldCharType="separate"/>
            </w:r>
            <w:r w:rsidR="000C0A06" w:rsidRPr="00AB1781">
              <w:t>K</w:t>
            </w:r>
            <w:r w:rsidR="000C0A06">
              <w:t>athisma</w:t>
            </w:r>
            <w:r w:rsidR="000C0A06" w:rsidRPr="00AB1781">
              <w:t xml:space="preserve"> 1</w:t>
            </w:r>
            <w:r w:rsidR="000C0A06">
              <w:t>1</w:t>
            </w:r>
            <w:r>
              <w:fldChar w:fldCharType="end"/>
            </w:r>
          </w:p>
        </w:tc>
        <w:tc>
          <w:tcPr>
            <w:tcW w:w="1397" w:type="dxa"/>
          </w:tcPr>
          <w:p w14:paraId="76838EB3" w14:textId="01662BFE" w:rsidR="000B1D6D" w:rsidRDefault="000B1D6D" w:rsidP="000B1D6D">
            <w:r>
              <w:fldChar w:fldCharType="begin"/>
            </w:r>
            <w:r>
              <w:instrText xml:space="preserve"> REF _Ref435990025 \h </w:instrText>
            </w:r>
            <w:r>
              <w:fldChar w:fldCharType="separate"/>
            </w:r>
            <w:r w:rsidR="000C0A06">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1C12A7F5" w:rsidR="000B1D6D" w:rsidRDefault="000B1D6D" w:rsidP="000B1D6D">
            <w:r>
              <w:fldChar w:fldCharType="begin"/>
            </w:r>
            <w:r>
              <w:instrText xml:space="preserve"> REF _Ref435438606 \h  \* MERGEFORMAT </w:instrText>
            </w:r>
            <w:r>
              <w:fldChar w:fldCharType="separate"/>
            </w:r>
            <w:r w:rsidR="000C0A06" w:rsidRPr="00AB1781">
              <w:t>K</w:t>
            </w:r>
            <w:r w:rsidR="000C0A06">
              <w:t>athisma</w:t>
            </w:r>
            <w:r w:rsidR="000C0A06" w:rsidRPr="00AB1781">
              <w:t xml:space="preserve"> 1</w:t>
            </w:r>
            <w:r w:rsidR="000C0A06">
              <w:t>3</w:t>
            </w:r>
            <w:r>
              <w:fldChar w:fldCharType="end"/>
            </w:r>
            <w:r>
              <w:t xml:space="preserve">, </w:t>
            </w:r>
            <w:r>
              <w:fldChar w:fldCharType="begin"/>
            </w:r>
            <w:r>
              <w:instrText xml:space="preserve"> REF _Ref435438613 \h  \* MERGEFORMAT </w:instrText>
            </w:r>
            <w:r>
              <w:fldChar w:fldCharType="separate"/>
            </w:r>
            <w:r w:rsidR="000C0A06" w:rsidRPr="00AB1781">
              <w:t>K</w:t>
            </w:r>
            <w:r w:rsidR="000C0A06">
              <w:t>athisma</w:t>
            </w:r>
            <w:r w:rsidR="000C0A06" w:rsidRPr="00AB1781">
              <w:t xml:space="preserve"> 1</w:t>
            </w:r>
            <w:r w:rsidR="000C0A06">
              <w:t>4</w:t>
            </w:r>
            <w:r>
              <w:fldChar w:fldCharType="end"/>
            </w:r>
            <w:r>
              <w:t xml:space="preserve">, </w:t>
            </w:r>
            <w:r>
              <w:fldChar w:fldCharType="begin"/>
            </w:r>
            <w:r>
              <w:instrText xml:space="preserve"> REF _Ref435438622 \h  \* MERGEFORMAT </w:instrText>
            </w:r>
            <w:r>
              <w:fldChar w:fldCharType="separate"/>
            </w:r>
            <w:r w:rsidR="000C0A06" w:rsidRPr="00AB1781">
              <w:t>K</w:t>
            </w:r>
            <w:r w:rsidR="000C0A06">
              <w:t>athisma</w:t>
            </w:r>
            <w:r w:rsidR="000C0A06" w:rsidRPr="00AB1781">
              <w:t xml:space="preserve"> 1</w:t>
            </w:r>
            <w:r w:rsidR="000C0A06">
              <w:t>5</w:t>
            </w:r>
            <w:r>
              <w:fldChar w:fldCharType="end"/>
            </w:r>
          </w:p>
        </w:tc>
        <w:tc>
          <w:tcPr>
            <w:tcW w:w="1349" w:type="dxa"/>
          </w:tcPr>
          <w:p w14:paraId="4F3A59D1" w14:textId="77777777" w:rsidR="000B1D6D" w:rsidRDefault="000B1D6D" w:rsidP="000B1D6D"/>
        </w:tc>
        <w:tc>
          <w:tcPr>
            <w:tcW w:w="1349" w:type="dxa"/>
          </w:tcPr>
          <w:p w14:paraId="0C9483B1" w14:textId="68C3B070" w:rsidR="000B1D6D" w:rsidRDefault="000B1D6D" w:rsidP="000B1D6D">
            <w:r>
              <w:fldChar w:fldCharType="begin"/>
            </w:r>
            <w:r>
              <w:instrText xml:space="preserve"> REF _Ref435438658 \h </w:instrText>
            </w:r>
            <w:r>
              <w:fldChar w:fldCharType="separate"/>
            </w:r>
            <w:r w:rsidR="000C0A06" w:rsidRPr="00AB1781">
              <w:t>K</w:t>
            </w:r>
            <w:r w:rsidR="000C0A06">
              <w:t>athisma</w:t>
            </w:r>
            <w:r w:rsidR="000C0A06" w:rsidRPr="00AB1781">
              <w:t xml:space="preserve"> 1</w:t>
            </w:r>
            <w:r w:rsidR="000C0A06">
              <w:t>9</w:t>
            </w:r>
            <w:r>
              <w:fldChar w:fldCharType="end"/>
            </w:r>
          </w:p>
        </w:tc>
        <w:tc>
          <w:tcPr>
            <w:tcW w:w="1349" w:type="dxa"/>
          </w:tcPr>
          <w:p w14:paraId="388CCBD5" w14:textId="7040FCE1" w:rsidR="000B1D6D" w:rsidRDefault="000B1D6D" w:rsidP="000B1D6D">
            <w:r>
              <w:fldChar w:fldCharType="begin"/>
            </w:r>
            <w:r>
              <w:instrText xml:space="preserve"> REF _Ref435438665 \h </w:instrText>
            </w:r>
            <w:r>
              <w:fldChar w:fldCharType="separate"/>
            </w:r>
            <w:r w:rsidR="000C0A06" w:rsidRPr="00AB1781">
              <w:t>K</w:t>
            </w:r>
            <w:r w:rsidR="000C0A06">
              <w:t>athisma 20</w:t>
            </w:r>
            <w:r>
              <w:fldChar w:fldCharType="end"/>
            </w:r>
          </w:p>
        </w:tc>
        <w:tc>
          <w:tcPr>
            <w:tcW w:w="1397" w:type="dxa"/>
          </w:tcPr>
          <w:p w14:paraId="0C747C81" w14:textId="77777777" w:rsidR="000B1D6D" w:rsidRDefault="000B1D6D" w:rsidP="000B1D6D"/>
        </w:tc>
        <w:tc>
          <w:tcPr>
            <w:tcW w:w="1053" w:type="dxa"/>
          </w:tcPr>
          <w:p w14:paraId="6BD91755" w14:textId="0E039A4F" w:rsidR="000B1D6D" w:rsidRDefault="000B1D6D" w:rsidP="000B1D6D">
            <w:r>
              <w:fldChar w:fldCharType="begin"/>
            </w:r>
            <w:r>
              <w:instrText xml:space="preserve"> REF _Ref435990063 \h </w:instrText>
            </w:r>
            <w:r>
              <w:fldChar w:fldCharType="separate"/>
            </w:r>
            <w:r w:rsidR="000C0A06">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5AE28467" w:rsidR="000B1D6D" w:rsidRDefault="000B1D6D" w:rsidP="000B1D6D">
            <w:r>
              <w:fldChar w:fldCharType="begin"/>
            </w:r>
            <w:r>
              <w:instrText xml:space="preserve"> REF _Ref435990041 \h </w:instrText>
            </w:r>
            <w:r>
              <w:fldChar w:fldCharType="separate"/>
            </w:r>
            <w:r w:rsidR="000C0A06">
              <w:t>Kathisma 16</w:t>
            </w:r>
            <w:r>
              <w:fldChar w:fldCharType="end"/>
            </w:r>
            <w:r>
              <w:t xml:space="preserve">, </w:t>
            </w:r>
            <w:r>
              <w:fldChar w:fldCharType="begin"/>
            </w:r>
            <w:r>
              <w:instrText xml:space="preserve"> REF _Ref435990049 \h </w:instrText>
            </w:r>
            <w:r>
              <w:fldChar w:fldCharType="separate"/>
            </w:r>
            <w:r w:rsidR="000C0A06">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3E8CEDAB" w:rsidR="000B1D6D" w:rsidRDefault="00D44900" w:rsidP="00336170">
            <w:r>
              <w:fldChar w:fldCharType="begin"/>
            </w:r>
            <w:r>
              <w:instrText xml:space="preserve"> REF _Ref439535283 \h </w:instrText>
            </w:r>
            <w:r>
              <w:fldChar w:fldCharType="separate"/>
            </w:r>
            <w:r w:rsidR="000C0A06">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73980A95" w:rsidR="00860FCB" w:rsidRDefault="00860FCB" w:rsidP="000B1D6D">
            <w:pPr>
              <w:jc w:val="left"/>
            </w:pPr>
            <w:r>
              <w:fldChar w:fldCharType="begin"/>
            </w:r>
            <w:r>
              <w:instrText xml:space="preserve"> REF _Ref435438475 \h  \* MERGEFORMAT </w:instrText>
            </w:r>
            <w:r>
              <w:fldChar w:fldCharType="separate"/>
            </w:r>
            <w:r w:rsidR="000C0A06" w:rsidRPr="00AB1781">
              <w:t>K</w:t>
            </w:r>
            <w:r w:rsidR="000C0A06">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C0A06" w:rsidRPr="00AB1781">
              <w:t>K</w:t>
            </w:r>
            <w:r w:rsidR="000C0A06">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5BF9A6B"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C0A06">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C0A06" w:rsidRPr="00AB1781">
              <w:t>K</w:t>
            </w:r>
            <w:r w:rsidR="000C0A06">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C0A06" w:rsidRPr="00AB1781">
              <w:t>K</w:t>
            </w:r>
            <w:r w:rsidR="000C0A06">
              <w:t>athisma 6</w:t>
            </w:r>
            <w:r w:rsidR="00860FCB">
              <w:fldChar w:fldCharType="end"/>
            </w:r>
          </w:p>
        </w:tc>
        <w:tc>
          <w:tcPr>
            <w:tcW w:w="1897" w:type="dxa"/>
          </w:tcPr>
          <w:p w14:paraId="7DB9D2A0" w14:textId="3AEA38D3" w:rsidR="00860FCB" w:rsidRDefault="00926985" w:rsidP="0044639B">
            <w:r>
              <w:fldChar w:fldCharType="begin"/>
            </w:r>
            <w:r>
              <w:instrText xml:space="preserve"> REF _Ref435990010 \h </w:instrText>
            </w:r>
            <w:r w:rsidR="000B1D6D">
              <w:instrText xml:space="preserve"> \* MERGEFORMAT </w:instrText>
            </w:r>
            <w:r>
              <w:fldChar w:fldCharType="separate"/>
            </w:r>
            <w:r w:rsidR="000C0A06">
              <w:t>Kathisma 7</w:t>
            </w:r>
            <w:r>
              <w:fldChar w:fldCharType="end"/>
            </w:r>
          </w:p>
        </w:tc>
        <w:tc>
          <w:tcPr>
            <w:tcW w:w="1897" w:type="dxa"/>
          </w:tcPr>
          <w:p w14:paraId="5CD23E42" w14:textId="04B4DB43" w:rsidR="00860FCB" w:rsidRDefault="00860FCB" w:rsidP="0044639B">
            <w:r>
              <w:fldChar w:fldCharType="begin"/>
            </w:r>
            <w:r>
              <w:instrText xml:space="preserve"> REF _Ref435438564 \h </w:instrText>
            </w:r>
            <w:r w:rsidR="000B1D6D">
              <w:instrText xml:space="preserve"> \* MERGEFORMAT </w:instrText>
            </w:r>
            <w:r>
              <w:fldChar w:fldCharType="separate"/>
            </w:r>
            <w:r w:rsidR="000C0A06" w:rsidRPr="00AB1781">
              <w:t>K</w:t>
            </w:r>
            <w:r w:rsidR="000C0A06">
              <w:t>athisma 8</w:t>
            </w:r>
            <w:r>
              <w:fldChar w:fldCharType="end"/>
            </w:r>
          </w:p>
        </w:tc>
        <w:tc>
          <w:tcPr>
            <w:tcW w:w="1626" w:type="dxa"/>
          </w:tcPr>
          <w:p w14:paraId="19B7455E" w14:textId="18236EBF" w:rsidR="00860FCB" w:rsidRDefault="00926985" w:rsidP="0044639B">
            <w:r>
              <w:fldChar w:fldCharType="begin"/>
            </w:r>
            <w:r>
              <w:instrText xml:space="preserve"> REF _Ref435990063 \h </w:instrText>
            </w:r>
            <w:r w:rsidR="000B1D6D">
              <w:instrText xml:space="preserve"> \* MERGEFORMAT </w:instrText>
            </w:r>
            <w:r>
              <w:fldChar w:fldCharType="separate"/>
            </w:r>
            <w:r w:rsidR="000C0A06">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6F4A00EB"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C0A06" w:rsidRPr="00AB1781">
              <w:t>K</w:t>
            </w:r>
            <w:r w:rsidR="000C0A06">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C0A06" w:rsidRPr="00AB1781">
              <w:t>K</w:t>
            </w:r>
            <w:r w:rsidR="000C0A06">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C0A06" w:rsidRPr="00AB1781">
              <w:t>K</w:t>
            </w:r>
            <w:r w:rsidR="000C0A06">
              <w:t>athisma</w:t>
            </w:r>
            <w:r w:rsidR="000C0A06" w:rsidRPr="00AB1781">
              <w:t xml:space="preserve"> 1</w:t>
            </w:r>
            <w:r w:rsidR="000C0A06">
              <w:t>1</w:t>
            </w:r>
            <w:r>
              <w:fldChar w:fldCharType="end"/>
            </w:r>
          </w:p>
        </w:tc>
        <w:tc>
          <w:tcPr>
            <w:tcW w:w="1897" w:type="dxa"/>
          </w:tcPr>
          <w:p w14:paraId="21C0D0D2" w14:textId="5F57AD3D"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C0A06">
              <w:t>Kathisma 12</w:t>
            </w:r>
            <w:r w:rsidRPr="00926985">
              <w:fldChar w:fldCharType="end"/>
            </w:r>
          </w:p>
        </w:tc>
        <w:tc>
          <w:tcPr>
            <w:tcW w:w="1897" w:type="dxa"/>
          </w:tcPr>
          <w:p w14:paraId="7D17BE62" w14:textId="13A6DC14" w:rsidR="00860FCB" w:rsidRDefault="00860FCB" w:rsidP="0044639B">
            <w:r>
              <w:fldChar w:fldCharType="begin"/>
            </w:r>
            <w:r>
              <w:instrText xml:space="preserve"> REF _Ref435438606 \h </w:instrText>
            </w:r>
            <w:r w:rsidR="000B1D6D">
              <w:instrText xml:space="preserve"> \* MERGEFORMAT </w:instrText>
            </w:r>
            <w:r>
              <w:fldChar w:fldCharType="separate"/>
            </w:r>
            <w:r w:rsidR="000C0A06" w:rsidRPr="00AB1781">
              <w:t>K</w:t>
            </w:r>
            <w:r w:rsidR="000C0A06">
              <w:t>athisma</w:t>
            </w:r>
            <w:r w:rsidR="000C0A06" w:rsidRPr="00AB1781">
              <w:t xml:space="preserve"> 1</w:t>
            </w:r>
            <w:r w:rsidR="000C0A06">
              <w:t>3</w:t>
            </w:r>
            <w:r>
              <w:fldChar w:fldCharType="end"/>
            </w:r>
          </w:p>
        </w:tc>
        <w:tc>
          <w:tcPr>
            <w:tcW w:w="1626" w:type="dxa"/>
          </w:tcPr>
          <w:p w14:paraId="699A0621" w14:textId="1C7635F5" w:rsidR="00860FCB" w:rsidRDefault="00926985" w:rsidP="0044639B">
            <w:r>
              <w:fldChar w:fldCharType="begin"/>
            </w:r>
            <w:r>
              <w:instrText xml:space="preserve"> REF _Ref435990063 \h </w:instrText>
            </w:r>
            <w:r w:rsidR="000B1D6D">
              <w:instrText xml:space="preserve"> \* MERGEFORMAT </w:instrText>
            </w:r>
            <w:r>
              <w:fldChar w:fldCharType="separate"/>
            </w:r>
            <w:r w:rsidR="000C0A06">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378DCF0C" w:rsidR="00860FCB" w:rsidRDefault="00860FCB" w:rsidP="000B1D6D">
            <w:pPr>
              <w:jc w:val="left"/>
            </w:pPr>
            <w:r>
              <w:fldChar w:fldCharType="begin"/>
            </w:r>
            <w:r>
              <w:instrText xml:space="preserve"> REF _Ref435438613 \h  \* MERGEFORMAT </w:instrText>
            </w:r>
            <w:r>
              <w:fldChar w:fldCharType="separate"/>
            </w:r>
            <w:r w:rsidR="000C0A06" w:rsidRPr="00AB1781">
              <w:t>K</w:t>
            </w:r>
            <w:r w:rsidR="000C0A06">
              <w:t>athisma</w:t>
            </w:r>
            <w:r w:rsidR="000C0A06" w:rsidRPr="00AB1781">
              <w:t xml:space="preserve"> 1</w:t>
            </w:r>
            <w:r w:rsidR="000C0A06">
              <w:t>4</w:t>
            </w:r>
            <w:r>
              <w:fldChar w:fldCharType="end"/>
            </w:r>
            <w:r>
              <w:t xml:space="preserve">, </w:t>
            </w:r>
            <w:r>
              <w:fldChar w:fldCharType="begin"/>
            </w:r>
            <w:r>
              <w:instrText xml:space="preserve"> REF _Ref435438622 \h  \* MERGEFORMAT </w:instrText>
            </w:r>
            <w:r>
              <w:fldChar w:fldCharType="separate"/>
            </w:r>
            <w:r w:rsidR="000C0A06" w:rsidRPr="00AB1781">
              <w:t>K</w:t>
            </w:r>
            <w:r w:rsidR="000C0A06">
              <w:t>athisma</w:t>
            </w:r>
            <w:r w:rsidR="000C0A06" w:rsidRPr="00AB1781">
              <w:t xml:space="preserve"> 1</w:t>
            </w:r>
            <w:r w:rsidR="000C0A06">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C0A06">
              <w:t>Kathisma 16</w:t>
            </w:r>
            <w:r w:rsidR="00926985">
              <w:fldChar w:fldCharType="end"/>
            </w:r>
          </w:p>
        </w:tc>
        <w:tc>
          <w:tcPr>
            <w:tcW w:w="1897" w:type="dxa"/>
          </w:tcPr>
          <w:p w14:paraId="3852DD66" w14:textId="1755933D" w:rsidR="00860FCB" w:rsidRDefault="00860FCB" w:rsidP="0044639B">
            <w:r>
              <w:fldChar w:fldCharType="begin"/>
            </w:r>
            <w:r>
              <w:instrText xml:space="preserve"> REF _Ref435438658 \h </w:instrText>
            </w:r>
            <w:r w:rsidR="000B1D6D">
              <w:instrText xml:space="preserve"> \* MERGEFORMAT </w:instrText>
            </w:r>
            <w:r>
              <w:fldChar w:fldCharType="separate"/>
            </w:r>
            <w:r w:rsidR="000C0A06" w:rsidRPr="00AB1781">
              <w:t>K</w:t>
            </w:r>
            <w:r w:rsidR="000C0A06">
              <w:t>athisma</w:t>
            </w:r>
            <w:r w:rsidR="000C0A06" w:rsidRPr="00AB1781">
              <w:t xml:space="preserve"> 1</w:t>
            </w:r>
            <w:r w:rsidR="000C0A06">
              <w:t>9</w:t>
            </w:r>
            <w:r>
              <w:fldChar w:fldCharType="end"/>
            </w:r>
          </w:p>
        </w:tc>
        <w:tc>
          <w:tcPr>
            <w:tcW w:w="1897" w:type="dxa"/>
          </w:tcPr>
          <w:p w14:paraId="5E045184" w14:textId="6C187FE6" w:rsidR="00860FCB" w:rsidRDefault="00860FCB" w:rsidP="0044639B">
            <w:r>
              <w:fldChar w:fldCharType="begin"/>
            </w:r>
            <w:r>
              <w:instrText xml:space="preserve"> REF _Ref435438665 \h </w:instrText>
            </w:r>
            <w:r w:rsidR="000B1D6D">
              <w:instrText xml:space="preserve"> \* MERGEFORMAT </w:instrText>
            </w:r>
            <w:r>
              <w:fldChar w:fldCharType="separate"/>
            </w:r>
            <w:r w:rsidR="000C0A06" w:rsidRPr="00AB1781">
              <w:t>K</w:t>
            </w:r>
            <w:r w:rsidR="000C0A06">
              <w:t>athisma 20</w:t>
            </w:r>
            <w:r>
              <w:fldChar w:fldCharType="end"/>
            </w:r>
          </w:p>
        </w:tc>
        <w:tc>
          <w:tcPr>
            <w:tcW w:w="1626" w:type="dxa"/>
          </w:tcPr>
          <w:p w14:paraId="3107D5D5" w14:textId="22711E1C" w:rsidR="00860FCB" w:rsidRDefault="00926985" w:rsidP="0044639B">
            <w:r>
              <w:fldChar w:fldCharType="begin"/>
            </w:r>
            <w:r>
              <w:instrText xml:space="preserve"> REF _Ref435990063 \h </w:instrText>
            </w:r>
            <w:r w:rsidR="000B1D6D">
              <w:instrText xml:space="preserve"> \* MERGEFORMAT </w:instrText>
            </w:r>
            <w:r>
              <w:fldChar w:fldCharType="separate"/>
            </w:r>
            <w:r w:rsidR="000C0A06">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01D27485"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C0A06">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1EFE7294" w:rsidR="00091E79" w:rsidRPr="00E54261" w:rsidRDefault="00F14AA6" w:rsidP="00091E79">
      <w:pPr>
        <w:pStyle w:val="Rubric"/>
      </w:pPr>
      <w:r>
        <w:fldChar w:fldCharType="begin"/>
      </w:r>
      <w:r>
        <w:instrText xml:space="preserve"> REF _Ref434575533 \h </w:instrText>
      </w:r>
      <w:r>
        <w:fldChar w:fldCharType="separate"/>
      </w:r>
      <w:r w:rsidR="000C0A0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0A06">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2E8490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C0A06">
        <w:t>The Psalms of Prime</w:t>
      </w:r>
      <w:r>
        <w:fldChar w:fldCharType="end"/>
      </w:r>
      <w:r>
        <w:t xml:space="preserve"> continue with </w:t>
      </w:r>
      <w:r>
        <w:fldChar w:fldCharType="begin"/>
      </w:r>
      <w:r>
        <w:instrText xml:space="preserve"> REF _Ref412098168 \h </w:instrText>
      </w:r>
      <w:r>
        <w:fldChar w:fldCharType="separate"/>
      </w:r>
      <w:r w:rsidR="000C0A06">
        <w:t>Psalm</w:t>
      </w:r>
      <w:r w:rsidR="000C0A06" w:rsidRPr="00AB1781">
        <w:t xml:space="preserve"> 2</w:t>
      </w:r>
      <w:r w:rsidR="000C0A06">
        <w:t>: “Why do the nations rage”</w:t>
      </w:r>
      <w:r>
        <w:fldChar w:fldCharType="end"/>
      </w:r>
      <w:r>
        <w:t xml:space="preserve">, on page </w:t>
      </w:r>
      <w:r>
        <w:fldChar w:fldCharType="begin"/>
      </w:r>
      <w:r>
        <w:instrText xml:space="preserve"> PAGEREF _Ref412098168 \h </w:instrText>
      </w:r>
      <w:r>
        <w:fldChar w:fldCharType="separate"/>
      </w:r>
      <w:r w:rsidR="000C0A06">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4D464995"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0C0A0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0A06">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0A3B51F4" w:rsidR="00F35AEA" w:rsidRDefault="00F35AEA" w:rsidP="00F35AEA">
      <w:pPr>
        <w:pStyle w:val="Rubric"/>
      </w:pPr>
      <w:r>
        <w:t xml:space="preserve">Alleluia. </w:t>
      </w:r>
      <w:r>
        <w:fldChar w:fldCharType="begin"/>
      </w:r>
      <w:r>
        <w:instrText xml:space="preserve"> REF _Ref448061221 \h </w:instrText>
      </w:r>
      <w:r>
        <w:fldChar w:fldCharType="separate"/>
      </w:r>
      <w:r w:rsidR="000C0A06">
        <w:t>The Psalms of Prime</w:t>
      </w:r>
      <w:r>
        <w:fldChar w:fldCharType="end"/>
      </w:r>
      <w:r>
        <w:t xml:space="preserve"> continue with </w:t>
      </w:r>
      <w:r>
        <w:fldChar w:fldCharType="begin"/>
      </w:r>
      <w:r>
        <w:instrText xml:space="preserve"> REF _Ref448061339 \h </w:instrText>
      </w:r>
      <w:r>
        <w:fldChar w:fldCharType="separate"/>
      </w:r>
      <w:r w:rsidR="000C0A06">
        <w:t>Psalm</w:t>
      </w:r>
      <w:r w:rsidR="000C0A06" w:rsidRPr="00AB1781">
        <w:t xml:space="preserve"> 3</w:t>
      </w:r>
      <w:r w:rsidR="000C0A06">
        <w:t>: “Lord, why have those that afflict me increased”</w:t>
      </w:r>
      <w:r>
        <w:fldChar w:fldCharType="end"/>
      </w:r>
      <w:r>
        <w:t xml:space="preserve">, on page </w:t>
      </w:r>
      <w:r>
        <w:fldChar w:fldCharType="begin"/>
      </w:r>
      <w:r>
        <w:instrText xml:space="preserve"> PAGEREF _Ref448061339 \h </w:instrText>
      </w:r>
      <w:r>
        <w:fldChar w:fldCharType="separate"/>
      </w:r>
      <w:r w:rsidR="000C0A06">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2C2D9973" w:rsidR="00F14AA6" w:rsidRDefault="00F14AA6" w:rsidP="00F14AA6">
      <w:pPr>
        <w:pStyle w:val="Rubric"/>
      </w:pPr>
      <w:r>
        <w:fldChar w:fldCharType="begin"/>
      </w:r>
      <w:r>
        <w:instrText xml:space="preserve"> REF _Ref434575533 \h </w:instrText>
      </w:r>
      <w:r>
        <w:fldChar w:fldCharType="separate"/>
      </w:r>
      <w:r w:rsidR="000C0A0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0A06">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C0A06">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0A06">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1C287D1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0A06">
        <w:t>The Psalms of Prime</w:t>
      </w:r>
      <w:r>
        <w:fldChar w:fldCharType="end"/>
      </w:r>
      <w:r>
        <w:t xml:space="preserve"> continue with </w:t>
      </w:r>
      <w:r>
        <w:fldChar w:fldCharType="begin"/>
      </w:r>
      <w:r>
        <w:instrText xml:space="preserve"> REF _Ref412025808 \h </w:instrText>
      </w:r>
      <w:r>
        <w:fldChar w:fldCharType="separate"/>
      </w:r>
      <w:r w:rsidR="000C0A06">
        <w:t>Psalm</w:t>
      </w:r>
      <w:r w:rsidR="000C0A06" w:rsidRPr="00AB1781">
        <w:t xml:space="preserve"> 4</w:t>
      </w:r>
      <w:r w:rsidR="000C0A06">
        <w:t>: “You heard me when I called”</w:t>
      </w:r>
      <w:r>
        <w:fldChar w:fldCharType="end"/>
      </w:r>
      <w:r>
        <w:t xml:space="preserve">, page </w:t>
      </w:r>
      <w:r>
        <w:fldChar w:fldCharType="begin"/>
      </w:r>
      <w:r>
        <w:instrText xml:space="preserve"> PAGEREF _Ref412025808 \h </w:instrText>
      </w:r>
      <w:r>
        <w:fldChar w:fldCharType="separate"/>
      </w:r>
      <w:r w:rsidR="000C0A06">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0A06">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C0A06">
        <w:t>Psalm</w:t>
      </w:r>
      <w:r w:rsidR="000C0A06" w:rsidRPr="00AB1781">
        <w:t xml:space="preserve"> 6</w:t>
      </w:r>
      <w:r w:rsidR="000C0A06">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C0A06">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1B76774" w:rsidR="00F14AA6" w:rsidRDefault="00F14AA6" w:rsidP="00F14AA6">
      <w:pPr>
        <w:pStyle w:val="Rubric"/>
      </w:pPr>
      <w:r>
        <w:fldChar w:fldCharType="begin"/>
      </w:r>
      <w:r>
        <w:instrText xml:space="preserve"> REF _Ref434575533 \h </w:instrText>
      </w:r>
      <w:r>
        <w:fldChar w:fldCharType="separate"/>
      </w:r>
      <w:r w:rsidR="000C0A0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0A06">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0A0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0A06">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225951A1"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0A06">
        <w:t>The Psalms of Prime</w:t>
      </w:r>
      <w:r>
        <w:fldChar w:fldCharType="end"/>
      </w:r>
      <w:r>
        <w:t xml:space="preserve"> continue with </w:t>
      </w:r>
      <w:r>
        <w:fldChar w:fldCharType="begin"/>
      </w:r>
      <w:r>
        <w:instrText xml:space="preserve"> REF _Ref412098238 \h </w:instrText>
      </w:r>
      <w:r>
        <w:fldChar w:fldCharType="separate"/>
      </w:r>
      <w:r w:rsidR="000C0A06">
        <w:t>Psalm</w:t>
      </w:r>
      <w:r w:rsidR="000C0A06" w:rsidRPr="00AB1781">
        <w:t xml:space="preserve"> 5</w:t>
      </w:r>
      <w:r w:rsidR="000C0A06">
        <w:t>: “Give ear to my words, O Lord”</w:t>
      </w:r>
      <w:r>
        <w:fldChar w:fldCharType="end"/>
      </w:r>
      <w:r>
        <w:t xml:space="preserve">, page </w:t>
      </w:r>
      <w:r>
        <w:fldChar w:fldCharType="begin"/>
      </w:r>
      <w:r>
        <w:instrText xml:space="preserve"> PAGEREF _Ref412098238 \h </w:instrText>
      </w:r>
      <w:r>
        <w:fldChar w:fldCharType="separate"/>
      </w:r>
      <w:r w:rsidR="000C0A06">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0A06">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C0A06">
        <w:t>Psalm</w:t>
      </w:r>
      <w:r w:rsidR="000C0A06" w:rsidRPr="00AB1781">
        <w:t xml:space="preserve"> 6</w:t>
      </w:r>
      <w:r w:rsidR="000C0A06">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C0A06">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2228AC0D" w:rsidR="00F14AA6" w:rsidRDefault="00F14AA6" w:rsidP="00F14AA6">
      <w:pPr>
        <w:pStyle w:val="Rubric"/>
      </w:pPr>
      <w:r>
        <w:fldChar w:fldCharType="begin"/>
      </w:r>
      <w:r>
        <w:instrText xml:space="preserve"> REF _Ref434575533 \h </w:instrText>
      </w:r>
      <w:r>
        <w:fldChar w:fldCharType="separate"/>
      </w:r>
      <w:r w:rsidR="000C0A0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0A06">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7842F448"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0A06">
        <w:t>The Psalms of Prime</w:t>
      </w:r>
      <w:r>
        <w:fldChar w:fldCharType="end"/>
      </w:r>
      <w:r>
        <w:t xml:space="preserve"> continue with </w:t>
      </w:r>
      <w:r>
        <w:fldChar w:fldCharType="begin"/>
      </w:r>
      <w:r>
        <w:instrText xml:space="preserve"> REF _Ref412025822 \h </w:instrText>
      </w:r>
      <w:r>
        <w:fldChar w:fldCharType="separate"/>
      </w:r>
      <w:r w:rsidR="000C0A06">
        <w:t>Psalm</w:t>
      </w:r>
      <w:r w:rsidR="000C0A06" w:rsidRPr="00AB1781">
        <w:t xml:space="preserve"> 6</w:t>
      </w:r>
      <w:r w:rsidR="000C0A06">
        <w:t>: “O Lord, rebuke me, but not in Your anger”</w:t>
      </w:r>
      <w:r>
        <w:fldChar w:fldCharType="end"/>
      </w:r>
      <w:r>
        <w:t xml:space="preserve">, page </w:t>
      </w:r>
      <w:r>
        <w:fldChar w:fldCharType="begin"/>
      </w:r>
      <w:r>
        <w:instrText xml:space="preserve"> PAGEREF _Ref412025822 \h </w:instrText>
      </w:r>
      <w:r>
        <w:fldChar w:fldCharType="separate"/>
      </w:r>
      <w:r w:rsidR="000C0A06">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629D4D57" w:rsidR="00F14AA6" w:rsidRDefault="00F14AA6" w:rsidP="00F14AA6">
      <w:pPr>
        <w:pStyle w:val="Rubric"/>
      </w:pPr>
      <w:r>
        <w:fldChar w:fldCharType="begin"/>
      </w:r>
      <w:r>
        <w:instrText xml:space="preserve"> REF _Ref434575533 \h </w:instrText>
      </w:r>
      <w:r>
        <w:fldChar w:fldCharType="separate"/>
      </w:r>
      <w:r w:rsidR="000C0A0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0A06">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0A0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0A06">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0A06">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0A06">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4E140E7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C0A06">
        <w:t>The Psalms of Prime</w:t>
      </w:r>
      <w:r>
        <w:fldChar w:fldCharType="end"/>
      </w:r>
      <w:r>
        <w:t xml:space="preserve"> continue with </w:t>
      </w:r>
      <w:r>
        <w:fldChar w:fldCharType="begin"/>
      </w:r>
      <w:r>
        <w:instrText xml:space="preserve"> REF _Ref412098295 \h </w:instrText>
      </w:r>
      <w:r>
        <w:fldChar w:fldCharType="separate"/>
      </w:r>
      <w:r w:rsidR="000C0A06">
        <w:t>Psalm</w:t>
      </w:r>
      <w:r w:rsidR="000C0A06" w:rsidRPr="00AB1781">
        <w:t xml:space="preserve"> 8</w:t>
      </w:r>
      <w:r w:rsidR="000C0A06">
        <w:t>: “O Lord, our Lord, how wonderful is Your Name”</w:t>
      </w:r>
      <w:r>
        <w:fldChar w:fldCharType="end"/>
      </w:r>
      <w:r>
        <w:t xml:space="preserve">, page </w:t>
      </w:r>
      <w:r>
        <w:fldChar w:fldCharType="begin"/>
      </w:r>
      <w:r>
        <w:instrText xml:space="preserve"> PAGEREF _Ref412098295 \h </w:instrText>
      </w:r>
      <w:r>
        <w:fldChar w:fldCharType="separate"/>
      </w:r>
      <w:r w:rsidR="000C0A06">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0A06">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C0A06">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C0A06">
        <w:t>Psalm</w:t>
      </w:r>
      <w:r w:rsidR="000C0A06" w:rsidRPr="00AB1781">
        <w:t xml:space="preserve"> 12</w:t>
      </w:r>
      <w:r w:rsidR="000C0A06">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C0A06">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5"/>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2CA3F3D0" w:rsidR="00F14AA6" w:rsidRDefault="00F14AA6" w:rsidP="00F14AA6">
      <w:pPr>
        <w:pStyle w:val="Rubric"/>
      </w:pPr>
      <w:r>
        <w:fldChar w:fldCharType="begin"/>
      </w:r>
      <w:r>
        <w:instrText xml:space="preserve"> REF _Ref434575533 \h </w:instrText>
      </w:r>
      <w:r>
        <w:fldChar w:fldCharType="separate"/>
      </w:r>
      <w:r w:rsidR="000C0A0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0A06">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8"/>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6F0C409F" w:rsidR="00F35AEA" w:rsidRDefault="00F35AEA" w:rsidP="00F35AEA">
      <w:pPr>
        <w:pStyle w:val="Rubric"/>
      </w:pPr>
      <w:r>
        <w:t xml:space="preserve">Alleluia. </w:t>
      </w:r>
      <w:r>
        <w:fldChar w:fldCharType="begin"/>
      </w:r>
      <w:r>
        <w:instrText xml:space="preserve"> REF _Ref448061221 \h </w:instrText>
      </w:r>
      <w:r>
        <w:fldChar w:fldCharType="separate"/>
      </w:r>
      <w:r w:rsidR="000C0A06">
        <w:t>The Psalms of Prime</w:t>
      </w:r>
      <w:r>
        <w:fldChar w:fldCharType="end"/>
      </w:r>
      <w:r>
        <w:t xml:space="preserve"> continue with </w:t>
      </w:r>
      <w:r>
        <w:fldChar w:fldCharType="begin"/>
      </w:r>
      <w:r>
        <w:instrText xml:space="preserve"> REF _Ref412098310 \h </w:instrText>
      </w:r>
      <w:r>
        <w:fldChar w:fldCharType="separate"/>
      </w:r>
      <w:r w:rsidR="000C0A06">
        <w:t>Psalm</w:t>
      </w:r>
      <w:r w:rsidR="000C0A06" w:rsidRPr="00AB1781">
        <w:t xml:space="preserve"> 11</w:t>
      </w:r>
      <w:r w:rsidR="000C0A06">
        <w:t>: “Save me, O Lord, for there is no saint left”</w:t>
      </w:r>
      <w:r>
        <w:fldChar w:fldCharType="end"/>
      </w:r>
      <w:r>
        <w:t xml:space="preserve">, page </w:t>
      </w:r>
      <w:r>
        <w:fldChar w:fldCharType="begin"/>
      </w:r>
      <w:r>
        <w:instrText xml:space="preserve"> PAGEREF _Ref412098310 \h </w:instrText>
      </w:r>
      <w:r>
        <w:fldChar w:fldCharType="separate"/>
      </w:r>
      <w:r w:rsidR="000C0A06">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0"/>
      </w:r>
      <w:r w:rsidRPr="00AB1781">
        <w:t xml:space="preserve">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2"/>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3"/>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4"/>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5"/>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6"/>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7"/>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8"/>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68E37ADD" w:rsidR="00F14AA6" w:rsidRDefault="00F14AA6" w:rsidP="00435BD3">
      <w:pPr>
        <w:pStyle w:val="Rubric"/>
      </w:pPr>
      <w:r>
        <w:fldChar w:fldCharType="begin"/>
      </w:r>
      <w:r>
        <w:instrText xml:space="preserve"> REF _Ref434575533 \h </w:instrText>
      </w:r>
      <w:r>
        <w:fldChar w:fldCharType="separate"/>
      </w:r>
      <w:r w:rsidR="000C0A0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0A06">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9"/>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63D5EB67"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C0A06">
        <w:t>The Psalms of Prime</w:t>
      </w:r>
      <w:r>
        <w:fldChar w:fldCharType="end"/>
      </w:r>
      <w:r>
        <w:t xml:space="preserve"> continue with </w:t>
      </w:r>
      <w:r>
        <w:fldChar w:fldCharType="begin"/>
      </w:r>
      <w:r>
        <w:instrText xml:space="preserve"> REF _Ref412025965 \h </w:instrText>
      </w:r>
      <w:r>
        <w:fldChar w:fldCharType="separate"/>
      </w:r>
      <w:r w:rsidR="000C0A06">
        <w:t>Psalm</w:t>
      </w:r>
      <w:r w:rsidR="000C0A06" w:rsidRPr="00AB1781">
        <w:t xml:space="preserve"> 12</w:t>
      </w:r>
      <w:r w:rsidR="000C0A06">
        <w:t>: “How long, O Lord, will You forget me”</w:t>
      </w:r>
      <w:r>
        <w:fldChar w:fldCharType="end"/>
      </w:r>
      <w:r>
        <w:t xml:space="preserve">, page </w:t>
      </w:r>
      <w:r>
        <w:fldChar w:fldCharType="begin"/>
      </w:r>
      <w:r>
        <w:instrText xml:space="preserve"> PAGEREF _Ref412025965 \h </w:instrText>
      </w:r>
      <w:r>
        <w:fldChar w:fldCharType="separate"/>
      </w:r>
      <w:r w:rsidR="000C0A06">
        <w:rPr>
          <w:noProof/>
        </w:rPr>
        <w:t>99</w:t>
      </w:r>
      <w:r>
        <w:fldChar w:fldCharType="end"/>
      </w:r>
      <w:r>
        <w:t>.</w:t>
      </w:r>
    </w:p>
    <w:p w14:paraId="14C73BB1" w14:textId="7218C759" w:rsidR="00435BD3" w:rsidRPr="00435BD3" w:rsidRDefault="00435BD3" w:rsidP="00BF0205">
      <w:pPr>
        <w:pStyle w:val="Heading4"/>
      </w:pPr>
      <w:bookmarkStart w:id="23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43A63BA5" w:rsidR="00F14AA6" w:rsidRDefault="00F14AA6" w:rsidP="00435BD3">
      <w:pPr>
        <w:pStyle w:val="Rubric"/>
      </w:pPr>
      <w:r>
        <w:fldChar w:fldCharType="begin"/>
      </w:r>
      <w:r>
        <w:instrText xml:space="preserve"> REF _Ref434575533 \h </w:instrText>
      </w:r>
      <w:r>
        <w:fldChar w:fldCharType="separate"/>
      </w:r>
      <w:r w:rsidR="000C0A0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0A06">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0A0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0A06">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0A06">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0A06">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27FDDAD6"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C0A06">
        <w:t>The Psalms of Prime</w:t>
      </w:r>
      <w:r>
        <w:fldChar w:fldCharType="end"/>
      </w:r>
      <w:r>
        <w:t xml:space="preserve"> continue with </w:t>
      </w:r>
      <w:r>
        <w:fldChar w:fldCharType="begin"/>
      </w:r>
      <w:r>
        <w:instrText xml:space="preserve"> REF _Ref412098343 \h </w:instrText>
      </w:r>
      <w:r>
        <w:fldChar w:fldCharType="separate"/>
      </w:r>
      <w:r w:rsidR="000C0A06">
        <w:t>Psalm</w:t>
      </w:r>
      <w:r w:rsidR="000C0A06" w:rsidRPr="00AB1781">
        <w:t xml:space="preserve"> 14</w:t>
      </w:r>
      <w:r w:rsidR="000C0A06">
        <w:t>: “Lord, who can dwell in Your tabernacle”</w:t>
      </w:r>
      <w:r>
        <w:fldChar w:fldCharType="end"/>
      </w:r>
      <w:r>
        <w:t xml:space="preserve">, page </w:t>
      </w:r>
      <w:r>
        <w:fldChar w:fldCharType="begin"/>
      </w:r>
      <w:r>
        <w:instrText xml:space="preserve"> PAGEREF _Ref412098343 \h </w:instrText>
      </w:r>
      <w:r>
        <w:fldChar w:fldCharType="separate"/>
      </w:r>
      <w:r w:rsidR="000C0A06">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0A06">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C0A06">
        <w:t>Psalm</w:t>
      </w:r>
      <w:r w:rsidR="000C0A06" w:rsidRPr="00AB1781">
        <w:t xml:space="preserve"> 15</w:t>
      </w:r>
      <w:r w:rsidR="000C0A06">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C0A06">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0A06">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C0A06">
        <w:t>Psalm</w:t>
      </w:r>
      <w:r w:rsidR="000C0A06" w:rsidRPr="00AB1781">
        <w:t xml:space="preserve"> 69</w:t>
      </w:r>
      <w:r w:rsidR="000C0A06">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C0A06">
        <w:rPr>
          <w:noProof/>
        </w:rPr>
        <w:t>188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0"/>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1"/>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62C44225" w:rsidR="00F14AA6" w:rsidRDefault="00F14AA6" w:rsidP="00435BD3">
      <w:pPr>
        <w:pStyle w:val="Rubric"/>
      </w:pPr>
      <w:r>
        <w:fldChar w:fldCharType="begin"/>
      </w:r>
      <w:r>
        <w:instrText xml:space="preserve"> REF _Ref434575533 \h </w:instrText>
      </w:r>
      <w:r>
        <w:fldChar w:fldCharType="separate"/>
      </w:r>
      <w:r w:rsidR="000C0A0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0A06">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1F02EF36"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C0A06">
        <w:t>The Psalms of Prime</w:t>
      </w:r>
      <w:r>
        <w:fldChar w:fldCharType="end"/>
      </w:r>
      <w:r>
        <w:t xml:space="preserve"> continue with </w:t>
      </w:r>
      <w:r>
        <w:fldChar w:fldCharType="begin"/>
      </w:r>
      <w:r>
        <w:instrText xml:space="preserve"> REF _Ref412025981 \h </w:instrText>
      </w:r>
      <w:r>
        <w:fldChar w:fldCharType="separate"/>
      </w:r>
      <w:r w:rsidR="000C0A06">
        <w:t>Psalm</w:t>
      </w:r>
      <w:r w:rsidR="000C0A06" w:rsidRPr="00AB1781">
        <w:t xml:space="preserve"> 15</w:t>
      </w:r>
      <w:r w:rsidR="000C0A06">
        <w:t>: “Keep me, O Lord, I hope in You”</w:t>
      </w:r>
      <w:r>
        <w:fldChar w:fldCharType="end"/>
      </w:r>
      <w:r>
        <w:t xml:space="preserve">, page </w:t>
      </w:r>
      <w:r>
        <w:fldChar w:fldCharType="begin"/>
      </w:r>
      <w:r>
        <w:instrText xml:space="preserve"> PAGEREF _Ref412025981 \h </w:instrText>
      </w:r>
      <w:r>
        <w:fldChar w:fldCharType="separate"/>
      </w:r>
      <w:r w:rsidR="000C0A06">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3A431EB9" w:rsidR="00F14AA6" w:rsidRDefault="00F14AA6" w:rsidP="00435BD3">
      <w:pPr>
        <w:pStyle w:val="Rubric"/>
      </w:pPr>
      <w:r>
        <w:fldChar w:fldCharType="begin"/>
      </w:r>
      <w:r>
        <w:instrText xml:space="preserve"> REF _Ref434575533 \h </w:instrText>
      </w:r>
      <w:r>
        <w:fldChar w:fldCharType="separate"/>
      </w:r>
      <w:r w:rsidR="000C0A0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0A06">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0A0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0A06">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2"/>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3"/>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4"/>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5"/>
      </w:r>
    </w:p>
    <w:p w14:paraId="501763F1" w14:textId="5AC21FE1" w:rsidR="00435BD3" w:rsidRDefault="00435BD3" w:rsidP="00435BD3">
      <w:pPr>
        <w:pStyle w:val="EnglishHangEndNoCoptic"/>
      </w:pPr>
      <w:r w:rsidRPr="00AB1781">
        <w:tab/>
        <w:t>At</w:t>
      </w:r>
      <w:r w:rsidRPr="00AB1781">
        <w:rPr>
          <w:rStyle w:val="FootnoteReference"/>
        </w:rPr>
        <w:footnoteReference w:id="76"/>
      </w:r>
      <w:r w:rsidRPr="00AB1781">
        <w:t xml:space="preserve"> </w:t>
      </w:r>
      <w:r w:rsidR="00E570CB">
        <w:t>Your</w:t>
      </w:r>
      <w:r w:rsidRPr="00AB1781">
        <w:t xml:space="preserve"> right hand are delights</w:t>
      </w:r>
      <w:r w:rsidR="003F1DDB">
        <w:t xml:space="preserve"> forevermore</w:t>
      </w:r>
      <w:r w:rsidRPr="00AB1781">
        <w:t>.</w:t>
      </w:r>
    </w:p>
    <w:p w14:paraId="0A2D3621" w14:textId="26FBCA16"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C0A06">
        <w:t>The Psalms of Prime</w:t>
      </w:r>
      <w:r>
        <w:fldChar w:fldCharType="end"/>
      </w:r>
      <w:r>
        <w:t xml:space="preserve"> continue with </w:t>
      </w:r>
      <w:r>
        <w:fldChar w:fldCharType="begin"/>
      </w:r>
      <w:r>
        <w:instrText xml:space="preserve"> REF _Ref412098373 \h </w:instrText>
      </w:r>
      <w:r>
        <w:fldChar w:fldCharType="separate"/>
      </w:r>
      <w:r w:rsidR="000C0A06">
        <w:t>Psalm</w:t>
      </w:r>
      <w:r w:rsidR="000C0A06" w:rsidRPr="00AB1781">
        <w:t xml:space="preserve"> 18</w:t>
      </w:r>
      <w:r w:rsidR="000C0A06">
        <w:t>: “The heavens declare the glory of God”</w:t>
      </w:r>
      <w:r>
        <w:fldChar w:fldCharType="end"/>
      </w:r>
      <w:r>
        <w:t xml:space="preserve">, page </w:t>
      </w:r>
      <w:r>
        <w:fldChar w:fldCharType="begin"/>
      </w:r>
      <w:r>
        <w:instrText xml:space="preserve"> PAGEREF _Ref412098373 \h </w:instrText>
      </w:r>
      <w:r>
        <w:fldChar w:fldCharType="separate"/>
      </w:r>
      <w:r w:rsidR="000C0A06">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0A06">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C0A06">
        <w:t>Psalm</w:t>
      </w:r>
      <w:r w:rsidR="000C0A06" w:rsidRPr="00AB1781">
        <w:t xml:space="preserve"> 24</w:t>
      </w:r>
      <w:r w:rsidR="000C0A06">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C0A06">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7"/>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8"/>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9"/>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0"/>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1"/>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2"/>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3"/>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4"/>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5"/>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6"/>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7"/>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8"/>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9"/>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0"/>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1"/>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2"/>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3"/>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4"/>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5"/>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59C81F48" w:rsidR="00F14AA6" w:rsidRDefault="00F14AA6" w:rsidP="00CF35A1">
      <w:pPr>
        <w:pStyle w:val="Rubric"/>
      </w:pPr>
      <w:r>
        <w:fldChar w:fldCharType="begin"/>
      </w:r>
      <w:r>
        <w:instrText xml:space="preserve"> REF _Ref434575533 \h </w:instrText>
      </w:r>
      <w:r>
        <w:fldChar w:fldCharType="separate"/>
      </w:r>
      <w:r w:rsidR="000C0A0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0A06">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6"/>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7"/>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8"/>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9"/>
      </w:r>
      <w:r w:rsidRPr="00AB1781">
        <w:t xml:space="preserve"> in the sun;</w:t>
      </w:r>
      <w:r w:rsidRPr="00AB1781">
        <w:rPr>
          <w:rStyle w:val="FootnoteReference"/>
        </w:rPr>
        <w:footnoteReference w:id="100"/>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1"/>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2"/>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3"/>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4"/>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5"/>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25004936"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C0A06">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C0A06">
        <w:t>Psalm</w:t>
      </w:r>
      <w:r w:rsidR="000C0A06" w:rsidRPr="00AB1781">
        <w:t xml:space="preserve"> 24</w:t>
      </w:r>
      <w:r w:rsidR="000C0A06">
        <w:t>: “To You, O Lord, I lift up my soul”</w:t>
      </w:r>
      <w:r>
        <w:fldChar w:fldCharType="end"/>
      </w:r>
      <w:r>
        <w:t xml:space="preserve">, page </w:t>
      </w:r>
      <w:r>
        <w:fldChar w:fldCharType="begin"/>
      </w:r>
      <w:r>
        <w:instrText xml:space="preserve"> PAGEREF _Ref412026003 \h </w:instrText>
      </w:r>
      <w:r>
        <w:fldChar w:fldCharType="separate"/>
      </w:r>
      <w:r w:rsidR="000C0A06">
        <w:rPr>
          <w:noProof/>
        </w:rPr>
        <w:t>116</w:t>
      </w:r>
      <w:r>
        <w:fldChar w:fldCharType="end"/>
      </w:r>
      <w:r>
        <w:t>.</w:t>
      </w:r>
    </w:p>
    <w:p w14:paraId="2E6C9A8C" w14:textId="5A97DDA6" w:rsidR="00CF35A1" w:rsidRPr="00CF35A1" w:rsidRDefault="002D71F0" w:rsidP="00BF0205">
      <w:pPr>
        <w:pStyle w:val="Heading4"/>
      </w:pPr>
      <w:bookmarkStart w:id="244" w:name="_Ref412110716"/>
      <w:r>
        <w:lastRenderedPageBreak/>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504611D5" w:rsidR="00F14AA6" w:rsidRDefault="00F14AA6" w:rsidP="00CF35A1">
      <w:pPr>
        <w:pStyle w:val="Rubric"/>
      </w:pPr>
      <w:r>
        <w:fldChar w:fldCharType="begin"/>
      </w:r>
      <w:r>
        <w:instrText xml:space="preserve"> REF _Ref434576019 \h </w:instrText>
      </w:r>
      <w:r>
        <w:fldChar w:fldCharType="separate"/>
      </w:r>
      <w:r w:rsidR="000C0A06">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0A06">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6"/>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7"/>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8"/>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74B47078"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0A06">
        <w:t>The Psalms of the Third Hour</w:t>
      </w:r>
      <w:r>
        <w:fldChar w:fldCharType="end"/>
      </w:r>
      <w:r>
        <w:t xml:space="preserve"> continue with </w:t>
      </w:r>
      <w:r>
        <w:fldChar w:fldCharType="begin"/>
      </w:r>
      <w:r>
        <w:instrText xml:space="preserve"> REF _Ref412026111 \h </w:instrText>
      </w:r>
      <w:r>
        <w:fldChar w:fldCharType="separate"/>
      </w:r>
      <w:r w:rsidR="000C0A06">
        <w:t>Psalm</w:t>
      </w:r>
      <w:r w:rsidR="000C0A06" w:rsidRPr="00AB1781">
        <w:t xml:space="preserve"> 22</w:t>
      </w:r>
      <w:r w:rsidR="000C0A06">
        <w:t>: “The Lord is my Shepherd, and I will lack nothing”</w:t>
      </w:r>
      <w:r>
        <w:fldChar w:fldCharType="end"/>
      </w:r>
      <w:r>
        <w:t xml:space="preserve">, page </w:t>
      </w:r>
      <w:r>
        <w:fldChar w:fldCharType="begin"/>
      </w:r>
      <w:r>
        <w:instrText xml:space="preserve"> PAGEREF _Ref412026111 \h </w:instrText>
      </w:r>
      <w:r>
        <w:fldChar w:fldCharType="separate"/>
      </w:r>
      <w:r w:rsidR="000C0A06">
        <w:rPr>
          <w:noProof/>
        </w:rPr>
        <w:t>114</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09"/>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1"/>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2"/>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8"/>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0"/>
      </w:r>
      <w:r w:rsidRPr="00AB1781">
        <w:t xml:space="preserve"> from the power of the dog.</w:t>
      </w:r>
      <w:r w:rsidR="00ED0D70">
        <w:rPr>
          <w:rStyle w:val="FootnoteReference"/>
        </w:rPr>
        <w:footnoteReference w:id="12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3"/>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9"/>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0826511E" w:rsidR="00F14AA6" w:rsidRDefault="00F14AA6" w:rsidP="00CF35A1">
      <w:pPr>
        <w:pStyle w:val="Rubric"/>
      </w:pPr>
      <w:r>
        <w:fldChar w:fldCharType="begin"/>
      </w:r>
      <w:r>
        <w:instrText xml:space="preserve"> REF _Ref434576019 \h </w:instrText>
      </w:r>
      <w:r>
        <w:fldChar w:fldCharType="separate"/>
      </w:r>
      <w:r w:rsidR="000C0A06">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0A06">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0A0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0A06">
        <w:rPr>
          <w:noProof/>
        </w:rPr>
        <w:t>29</w:t>
      </w:r>
      <w:r w:rsidR="006D2FE5">
        <w:fldChar w:fldCharType="end"/>
      </w:r>
      <w:r w:rsidR="006D2FE5">
        <w:t>.</w:t>
      </w:r>
    </w:p>
    <w:p w14:paraId="2A8FEBD3" w14:textId="77777777" w:rsidR="00CF35A1" w:rsidRPr="00CF35A1" w:rsidRDefault="00CF35A1" w:rsidP="00CF35A1">
      <w:pPr>
        <w:pStyle w:val="Rubric"/>
      </w:pPr>
      <w:r w:rsidRPr="00AB1781">
        <w:lastRenderedPageBreak/>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1"/>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2"/>
      </w:r>
    </w:p>
    <w:p w14:paraId="26A7A53B" w14:textId="5F07B348"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0A06">
        <w:t>The Psalms of the Third Hour</w:t>
      </w:r>
      <w:r>
        <w:fldChar w:fldCharType="end"/>
      </w:r>
      <w:r>
        <w:t xml:space="preserve"> continue with </w:t>
      </w:r>
      <w:r>
        <w:fldChar w:fldCharType="begin"/>
      </w:r>
      <w:r>
        <w:instrText xml:space="preserve"> REF _Ref412110755 \h </w:instrText>
      </w:r>
      <w:r>
        <w:fldChar w:fldCharType="separate"/>
      </w:r>
      <w:r w:rsidR="000C0A06">
        <w:t>Psalm</w:t>
      </w:r>
      <w:r w:rsidR="000C0A06" w:rsidRPr="00AB1781">
        <w:t xml:space="preserve"> 23</w:t>
      </w:r>
      <w:r w:rsidR="000C0A06">
        <w:t>: “The earth is the Lord's and all that is in it”</w:t>
      </w:r>
      <w:r>
        <w:fldChar w:fldCharType="end"/>
      </w:r>
      <w:r>
        <w:t xml:space="preserve">, page </w:t>
      </w:r>
      <w:r>
        <w:fldChar w:fldCharType="begin"/>
      </w:r>
      <w:r>
        <w:instrText xml:space="preserve"> PAGEREF _Ref412110755 \h </w:instrText>
      </w:r>
      <w:r>
        <w:fldChar w:fldCharType="separate"/>
      </w:r>
      <w:r w:rsidR="000C0A06">
        <w:rPr>
          <w:noProof/>
        </w:rPr>
        <w:t>115</w:t>
      </w:r>
      <w:r>
        <w:fldChar w:fldCharType="end"/>
      </w:r>
      <w:r>
        <w:t xml:space="preserve">. </w:t>
      </w:r>
      <w:r>
        <w:fldChar w:fldCharType="begin"/>
      </w:r>
      <w:r>
        <w:instrText xml:space="preserve"> REF _Ref434578449 \h </w:instrText>
      </w:r>
      <w:r>
        <w:fldChar w:fldCharType="separate"/>
      </w:r>
      <w:r w:rsidR="000C0A06">
        <w:rPr>
          <w:lang w:val="en-GB"/>
        </w:rPr>
        <w:t>The Psalms of the Veil</w:t>
      </w:r>
      <w:r>
        <w:fldChar w:fldCharType="end"/>
      </w:r>
      <w:r>
        <w:t xml:space="preserve"> continue with </w:t>
      </w:r>
      <w:r>
        <w:fldChar w:fldCharType="begin"/>
      </w:r>
      <w:r>
        <w:instrText xml:space="preserve"> REF _Ref412026124 \h </w:instrText>
      </w:r>
      <w:r>
        <w:fldChar w:fldCharType="separate"/>
      </w:r>
      <w:r w:rsidR="000C0A06">
        <w:t>Psalm</w:t>
      </w:r>
      <w:r w:rsidR="000C0A06" w:rsidRPr="00AB1781">
        <w:t xml:space="preserve"> 29</w:t>
      </w:r>
      <w:r w:rsidR="000C0A06">
        <w:t>: “I will exalt You, O Lord”</w:t>
      </w:r>
      <w:r>
        <w:fldChar w:fldCharType="end"/>
      </w:r>
      <w:r>
        <w:t xml:space="preserve">, page </w:t>
      </w:r>
      <w:r>
        <w:fldChar w:fldCharType="begin"/>
      </w:r>
      <w:r>
        <w:instrText xml:space="preserve"> PAGEREF _Ref412026124 \h </w:instrText>
      </w:r>
      <w:r>
        <w:fldChar w:fldCharType="separate"/>
      </w:r>
      <w:r w:rsidR="000C0A06">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B07A07A" w:rsidR="00F14AA6" w:rsidRDefault="00F14AA6" w:rsidP="00CF35A1">
      <w:pPr>
        <w:pStyle w:val="Rubric"/>
      </w:pPr>
      <w:r>
        <w:fldChar w:fldCharType="begin"/>
      </w:r>
      <w:r>
        <w:instrText xml:space="preserve"> REF _Ref434576019 \h </w:instrText>
      </w:r>
      <w:r>
        <w:fldChar w:fldCharType="separate"/>
      </w:r>
      <w:r w:rsidR="000C0A06">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0A06">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3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lastRenderedPageBreak/>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5"/>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5E37C9C" w:rsidR="00B35B25" w:rsidRDefault="00B35B25" w:rsidP="00B35B25">
      <w:pPr>
        <w:pStyle w:val="Rubric"/>
      </w:pPr>
      <w:r>
        <w:t xml:space="preserve">Alleluia. </w:t>
      </w:r>
      <w:r>
        <w:fldChar w:fldCharType="begin"/>
      </w:r>
      <w:r>
        <w:instrText xml:space="preserve"> REF _Ref448124439 \h </w:instrText>
      </w:r>
      <w:r>
        <w:fldChar w:fldCharType="separate"/>
      </w:r>
      <w:r w:rsidR="000C0A06">
        <w:t>The Psalms of the Third Hour</w:t>
      </w:r>
      <w:r>
        <w:fldChar w:fldCharType="end"/>
      </w:r>
      <w:r>
        <w:t xml:space="preserve"> continue with </w:t>
      </w:r>
      <w:r>
        <w:fldChar w:fldCharType="begin"/>
      </w:r>
      <w:r>
        <w:instrText xml:space="preserve"> REF _Ref412110770 \h </w:instrText>
      </w:r>
      <w:r>
        <w:fldChar w:fldCharType="separate"/>
      </w:r>
      <w:r w:rsidR="000C0A06">
        <w:t>Psalm</w:t>
      </w:r>
      <w:r w:rsidR="000C0A06" w:rsidRPr="00AB1781">
        <w:t xml:space="preserve"> 25</w:t>
      </w:r>
      <w:r w:rsidR="000C0A06">
        <w:t>: “Judge me, O Lord, for I have walked in my innocence”</w:t>
      </w:r>
      <w:r>
        <w:fldChar w:fldCharType="end"/>
      </w:r>
      <w:r>
        <w:t xml:space="preserve">, page </w:t>
      </w:r>
      <w:r>
        <w:fldChar w:fldCharType="begin"/>
      </w:r>
      <w:r>
        <w:instrText xml:space="preserve"> PAGEREF _Ref412110770 \h </w:instrText>
      </w:r>
      <w:r>
        <w:fldChar w:fldCharType="separate"/>
      </w:r>
      <w:r w:rsidR="000C0A06">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4163561C" w:rsidR="002D71F0" w:rsidRPr="00F14AA6" w:rsidRDefault="00F14AA6" w:rsidP="00F14AA6">
      <w:pPr>
        <w:pStyle w:val="Rubric"/>
      </w:pPr>
      <w:r>
        <w:lastRenderedPageBreak/>
        <w:fldChar w:fldCharType="begin"/>
      </w:r>
      <w:r>
        <w:instrText xml:space="preserve"> REF _Ref434575533 \h </w:instrText>
      </w:r>
      <w:r>
        <w:fldChar w:fldCharType="separate"/>
      </w:r>
      <w:r w:rsidR="000C0A0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0A06">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0A0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0A06">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6"/>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7"/>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8"/>
      </w:r>
      <w:r w:rsidRPr="00AB1781">
        <w:t xml:space="preserve"> His covenant and His </w:t>
      </w:r>
      <w:r w:rsidR="00055722">
        <w:t>testimonies</w:t>
      </w:r>
      <w:r w:rsidRPr="00AB1781">
        <w:t>.</w:t>
      </w:r>
      <w:r w:rsidRPr="00AB1781">
        <w:rPr>
          <w:rStyle w:val="FootnoteReference"/>
        </w:rPr>
        <w:footnoteReference w:id="139"/>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0"/>
      </w:r>
      <w:r w:rsidR="00055722">
        <w:t xml:space="preserve"> </w:t>
      </w:r>
      <w:r w:rsidRPr="00AB1781">
        <w:t>pardon my sin, for it is great.</w:t>
      </w:r>
    </w:p>
    <w:p w14:paraId="73F899B2" w14:textId="22B53E99" w:rsidR="002D71F0" w:rsidRPr="00AB1781" w:rsidRDefault="002D71F0" w:rsidP="00906079">
      <w:pPr>
        <w:pStyle w:val="EnglishHangNoCoptic"/>
      </w:pPr>
      <w:r w:rsidRPr="00AB1781">
        <w:lastRenderedPageBreak/>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1"/>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2"/>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3"/>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4"/>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5"/>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3567E8DA"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0A06">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C0A06">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C0A06">
        <w:t>Psalm</w:t>
      </w:r>
      <w:r w:rsidR="000C0A06" w:rsidRPr="00AB1781">
        <w:t xml:space="preserve"> 26</w:t>
      </w:r>
      <w:r w:rsidR="000C0A06">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C0A06">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6C9A711F" w:rsidR="00F14AA6" w:rsidRDefault="00F14AA6" w:rsidP="00906079">
      <w:pPr>
        <w:pStyle w:val="Rubric"/>
      </w:pPr>
      <w:r>
        <w:lastRenderedPageBreak/>
        <w:fldChar w:fldCharType="begin"/>
      </w:r>
      <w:r>
        <w:instrText xml:space="preserve"> REF _Ref434576019 \h </w:instrText>
      </w:r>
      <w:r>
        <w:fldChar w:fldCharType="separate"/>
      </w:r>
      <w:r w:rsidR="000C0A06">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0A06">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7"/>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8"/>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lastRenderedPageBreak/>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9"/>
      </w:r>
    </w:p>
    <w:p w14:paraId="7BB9F7DC" w14:textId="28E0CCD4"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C0A06">
        <w:t>The Psalms of the Third Hour</w:t>
      </w:r>
      <w:r>
        <w:fldChar w:fldCharType="end"/>
      </w:r>
      <w:r>
        <w:t xml:space="preserve"> continue with </w:t>
      </w:r>
      <w:r>
        <w:fldChar w:fldCharType="begin"/>
      </w:r>
      <w:r>
        <w:instrText xml:space="preserve"> REF _Ref412110790 \h </w:instrText>
      </w:r>
      <w:r>
        <w:fldChar w:fldCharType="separate"/>
      </w:r>
      <w:r w:rsidR="000C0A06">
        <w:t>Psalm</w:t>
      </w:r>
      <w:r w:rsidR="000C0A06" w:rsidRPr="00AB1781">
        <w:t xml:space="preserve"> 28</w:t>
      </w:r>
      <w:r w:rsidR="000C0A06">
        <w:t>: “Bring to the Lord, O sons of God”</w:t>
      </w:r>
      <w:r>
        <w:fldChar w:fldCharType="end"/>
      </w:r>
      <w:r>
        <w:t xml:space="preserve">, page </w:t>
      </w:r>
      <w:r>
        <w:fldChar w:fldCharType="begin"/>
      </w:r>
      <w:r>
        <w:instrText xml:space="preserve"> PAGEREF _Ref412110790 \h </w:instrText>
      </w:r>
      <w:r>
        <w:fldChar w:fldCharType="separate"/>
      </w:r>
      <w:r w:rsidR="000C0A06">
        <w:rPr>
          <w:noProof/>
        </w:rPr>
        <w:t>123</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2F414810" w:rsidR="00F14AA6" w:rsidRDefault="00F14AA6" w:rsidP="00906079">
      <w:pPr>
        <w:pStyle w:val="Rubric"/>
      </w:pPr>
      <w:r>
        <w:fldChar w:fldCharType="begin"/>
      </w:r>
      <w:r>
        <w:instrText xml:space="preserve"> REF _Ref434575533 \h </w:instrText>
      </w:r>
      <w:r>
        <w:fldChar w:fldCharType="separate"/>
      </w:r>
      <w:r w:rsidR="000C0A0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0A06">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0A0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0A06">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lastRenderedPageBreak/>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0"/>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1"/>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2"/>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0AA9B116"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0A06">
        <w:t>The Psalms of Prime</w:t>
      </w:r>
      <w:r>
        <w:fldChar w:fldCharType="end"/>
      </w:r>
      <w:r>
        <w:t xml:space="preserve"> continue with </w:t>
      </w:r>
      <w:r>
        <w:fldChar w:fldCharType="begin"/>
      </w:r>
      <w:r>
        <w:instrText xml:space="preserve"> REF _Ref412098429 \h </w:instrText>
      </w:r>
      <w:r>
        <w:fldChar w:fldCharType="separate"/>
      </w:r>
      <w:r w:rsidR="000C0A06">
        <w:t>Psalm</w:t>
      </w:r>
      <w:r w:rsidR="000C0A06" w:rsidRPr="00AB1781">
        <w:t xml:space="preserve"> 62</w:t>
      </w:r>
      <w:r w:rsidR="000C0A06">
        <w:t>: “O God, my God, I rise early to be with You”</w:t>
      </w:r>
      <w:r>
        <w:fldChar w:fldCharType="end"/>
      </w:r>
      <w:r>
        <w:t xml:space="preserve">, page </w:t>
      </w:r>
      <w:r>
        <w:fldChar w:fldCharType="begin"/>
      </w:r>
      <w:r>
        <w:instrText xml:space="preserve"> PAGEREF _Ref412098429 \h </w:instrText>
      </w:r>
      <w:r>
        <w:fldChar w:fldCharType="separate"/>
      </w:r>
      <w:r w:rsidR="000C0A06">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0A06">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C0A06">
        <w:t>Psalm</w:t>
      </w:r>
      <w:r w:rsidR="000C0A06" w:rsidRPr="00AB1781">
        <w:t xml:space="preserve"> 66</w:t>
      </w:r>
      <w:r w:rsidR="000C0A06">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C0A06">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lastRenderedPageBreak/>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3"/>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4"/>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5"/>
      </w:r>
    </w:p>
    <w:p w14:paraId="74EB604D" w14:textId="1BE439E9" w:rsidR="002D71F0" w:rsidRPr="00906079" w:rsidRDefault="00906079" w:rsidP="00BF0205">
      <w:pPr>
        <w:pStyle w:val="Heading4"/>
      </w:pPr>
      <w:bookmarkStart w:id="251" w:name="_Ref412110790"/>
      <w:r>
        <w:lastRenderedPageBreak/>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1A694844" w:rsidR="00F14AA6" w:rsidRDefault="00F14AA6" w:rsidP="00906079">
      <w:pPr>
        <w:pStyle w:val="Rubric"/>
      </w:pPr>
      <w:r>
        <w:fldChar w:fldCharType="begin"/>
      </w:r>
      <w:r>
        <w:instrText xml:space="preserve"> REF _Ref434576019 \h </w:instrText>
      </w:r>
      <w:r>
        <w:fldChar w:fldCharType="separate"/>
      </w:r>
      <w:r w:rsidR="000C0A06">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0A06">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6"/>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7"/>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8"/>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1AA95FC6"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0A06">
        <w:t>The Psalms of the Third Hour</w:t>
      </w:r>
      <w:r>
        <w:fldChar w:fldCharType="end"/>
      </w:r>
      <w:r>
        <w:t xml:space="preserve"> continue with </w:t>
      </w:r>
      <w:r>
        <w:fldChar w:fldCharType="begin"/>
      </w:r>
      <w:r>
        <w:instrText xml:space="preserve"> REF _Ref412026124 \h </w:instrText>
      </w:r>
      <w:r>
        <w:fldChar w:fldCharType="separate"/>
      </w:r>
      <w:r w:rsidR="000C0A06">
        <w:t>Psalm</w:t>
      </w:r>
      <w:r w:rsidR="000C0A06" w:rsidRPr="00AB1781">
        <w:t xml:space="preserve"> 29</w:t>
      </w:r>
      <w:r w:rsidR="000C0A06">
        <w:t>: “I will exalt You, O Lord”</w:t>
      </w:r>
      <w:r>
        <w:fldChar w:fldCharType="end"/>
      </w:r>
      <w:r>
        <w:t xml:space="preserve">, page </w:t>
      </w:r>
      <w:r>
        <w:fldChar w:fldCharType="begin"/>
      </w:r>
      <w:r>
        <w:instrText xml:space="preserve"> PAGEREF _Ref412026124 \h </w:instrText>
      </w:r>
      <w:r>
        <w:fldChar w:fldCharType="separate"/>
      </w:r>
      <w:r w:rsidR="000C0A06">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593F9DC" w:rsidR="00F14AA6" w:rsidRDefault="00F14AA6" w:rsidP="00906079">
      <w:pPr>
        <w:pStyle w:val="Rubric"/>
      </w:pPr>
      <w:r>
        <w:fldChar w:fldCharType="begin"/>
      </w:r>
      <w:r>
        <w:instrText xml:space="preserve"> REF _Ref434576019 \h </w:instrText>
      </w:r>
      <w:r>
        <w:fldChar w:fldCharType="separate"/>
      </w:r>
      <w:r w:rsidR="000C0A06">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0A06">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0A0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0A06">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9"/>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60"/>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lastRenderedPageBreak/>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1"/>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2"/>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3"/>
      </w:r>
      <w:r w:rsidRPr="00AB1781">
        <w:t xml:space="preserve"> </w:t>
      </w:r>
      <w:r w:rsidR="001040C8">
        <w:t>You</w:t>
      </w:r>
      <w:r w:rsidRPr="00AB1781">
        <w:t xml:space="preserve"> </w:t>
      </w:r>
      <w:r w:rsidR="00A8396B">
        <w:t>forever</w:t>
      </w:r>
      <w:r w:rsidRPr="00AB1781">
        <w:t>.</w:t>
      </w:r>
    </w:p>
    <w:p w14:paraId="554C34EF" w14:textId="33EBB3E1"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0A06">
        <w:t>The Psalms of the Third Hour</w:t>
      </w:r>
      <w:r>
        <w:fldChar w:fldCharType="end"/>
      </w:r>
      <w:r>
        <w:t xml:space="preserve"> continue with </w:t>
      </w:r>
      <w:r>
        <w:fldChar w:fldCharType="begin"/>
      </w:r>
      <w:r>
        <w:instrText xml:space="preserve"> REF _Ref412110815 \h </w:instrText>
      </w:r>
      <w:r>
        <w:fldChar w:fldCharType="separate"/>
      </w:r>
      <w:r w:rsidR="000C0A06">
        <w:t>Psalm</w:t>
      </w:r>
      <w:r w:rsidR="000C0A06" w:rsidRPr="00AB1781">
        <w:t xml:space="preserve"> 33</w:t>
      </w:r>
      <w:r w:rsidR="000C0A06">
        <w:t>: “I will bless the Lord at all times”</w:t>
      </w:r>
      <w:r>
        <w:fldChar w:fldCharType="end"/>
      </w:r>
      <w:r>
        <w:t xml:space="preserve">, page </w:t>
      </w:r>
      <w:r>
        <w:fldChar w:fldCharType="begin"/>
      </w:r>
      <w:r>
        <w:instrText xml:space="preserve"> PAGEREF _Ref412110815 \h </w:instrText>
      </w:r>
      <w:r>
        <w:fldChar w:fldCharType="separate"/>
      </w:r>
      <w:r w:rsidR="000C0A06">
        <w:rPr>
          <w:noProof/>
        </w:rPr>
        <w:t>131</w:t>
      </w:r>
      <w:r>
        <w:fldChar w:fldCharType="end"/>
      </w:r>
      <w:r>
        <w:t xml:space="preserve">. </w:t>
      </w:r>
      <w:r>
        <w:fldChar w:fldCharType="begin"/>
      </w:r>
      <w:r>
        <w:instrText xml:space="preserve"> REF _Ref434578449 \h </w:instrText>
      </w:r>
      <w:r>
        <w:fldChar w:fldCharType="separate"/>
      </w:r>
      <w:r w:rsidR="000C0A06">
        <w:rPr>
          <w:lang w:val="en-GB"/>
        </w:rPr>
        <w:t>The Psalms of the Veil</w:t>
      </w:r>
      <w:r>
        <w:fldChar w:fldCharType="end"/>
      </w:r>
      <w:r>
        <w:t xml:space="preserve"> continue with </w:t>
      </w:r>
      <w:r>
        <w:fldChar w:fldCharType="begin"/>
      </w:r>
      <w:r>
        <w:instrText xml:space="preserve"> REF _Ref412026139 \h </w:instrText>
      </w:r>
      <w:r>
        <w:fldChar w:fldCharType="separate"/>
      </w:r>
      <w:r w:rsidR="000C0A06">
        <w:t>Psalm</w:t>
      </w:r>
      <w:r w:rsidR="000C0A06" w:rsidRPr="00AB1781">
        <w:t xml:space="preserve"> 42</w:t>
      </w:r>
      <w:r w:rsidR="000C0A06">
        <w:t>: “Judge me, O God, and defend my cause”</w:t>
      </w:r>
      <w:r>
        <w:fldChar w:fldCharType="end"/>
      </w:r>
      <w:r>
        <w:t xml:space="preserve">, page </w:t>
      </w:r>
      <w:r>
        <w:fldChar w:fldCharType="begin"/>
      </w:r>
      <w:r>
        <w:instrText xml:space="preserve"> PAGEREF _Ref412026139 \h </w:instrText>
      </w:r>
      <w:r>
        <w:fldChar w:fldCharType="separate"/>
      </w:r>
      <w:r w:rsidR="000C0A06">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4"/>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lastRenderedPageBreak/>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5"/>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6"/>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lastRenderedPageBreak/>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7"/>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8"/>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9"/>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lastRenderedPageBreak/>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0"/>
      </w:r>
      <w:r w:rsidRPr="00AB1781">
        <w:t xml:space="preserve"> truth</w:t>
      </w:r>
      <w:r w:rsidR="007F2564">
        <w:rPr>
          <w:rStyle w:val="FootnoteReference"/>
        </w:rPr>
        <w:footnoteReference w:id="171"/>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2"/>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3"/>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74"/>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lastRenderedPageBreak/>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5"/>
      </w:r>
      <w:r w:rsidR="00E87C17">
        <w:t>,</w:t>
      </w:r>
      <w:r w:rsidRPr="00AB1781">
        <w:t xml:space="preserve"> all you </w:t>
      </w:r>
      <w:r w:rsidR="00121720">
        <w:t>upright in</w:t>
      </w:r>
      <w:r w:rsidRPr="00AB1781">
        <w:t xml:space="preserve"> heart.</w:t>
      </w:r>
      <w:r w:rsidRPr="00AB1781">
        <w:rPr>
          <w:rStyle w:val="FootnoteReference"/>
        </w:rPr>
        <w:footnoteReference w:id="176"/>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7"/>
      </w:r>
      <w:r w:rsidRPr="00AB1781">
        <w:t xml:space="preserve"> the Lord with the </w:t>
      </w:r>
      <w:r w:rsidR="00643986">
        <w:t>lyre</w:t>
      </w:r>
      <w:r w:rsidR="00643986">
        <w:rPr>
          <w:rStyle w:val="FootnoteReference"/>
        </w:rPr>
        <w:footnoteReference w:id="178"/>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9"/>
      </w:r>
    </w:p>
    <w:p w14:paraId="541C4BAF" w14:textId="1A837481" w:rsidR="00950468" w:rsidRPr="00AB1781" w:rsidRDefault="00950468" w:rsidP="00950468">
      <w:pPr>
        <w:pStyle w:val="EnglishHangNoCoptic"/>
      </w:pPr>
      <w:r w:rsidRPr="00AB1781">
        <w:lastRenderedPageBreak/>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0"/>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1"/>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2"/>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3"/>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lastRenderedPageBreak/>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1240F4C" w:rsidR="00F14AA6" w:rsidRDefault="00F14AA6" w:rsidP="00950468">
      <w:pPr>
        <w:pStyle w:val="Rubric"/>
      </w:pPr>
      <w:r>
        <w:fldChar w:fldCharType="begin"/>
      </w:r>
      <w:r>
        <w:instrText xml:space="preserve"> REF _Ref434576019 \h </w:instrText>
      </w:r>
      <w:r>
        <w:fldChar w:fldCharType="separate"/>
      </w:r>
      <w:r w:rsidR="000C0A06">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0A06">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lastRenderedPageBreak/>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6"/>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9"/>
      </w:r>
      <w:r w:rsidRPr="00AB1781">
        <w:t>.</w:t>
      </w:r>
    </w:p>
    <w:p w14:paraId="77115137" w14:textId="12A3C737"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C0A06">
        <w:t>The Psalms of the Third Hour</w:t>
      </w:r>
      <w:r>
        <w:fldChar w:fldCharType="end"/>
      </w:r>
      <w:r>
        <w:t xml:space="preserve"> continue with </w:t>
      </w:r>
      <w:r>
        <w:fldChar w:fldCharType="begin"/>
      </w:r>
      <w:r>
        <w:instrText xml:space="preserve"> REF _Ref412110829 \h </w:instrText>
      </w:r>
      <w:r>
        <w:fldChar w:fldCharType="separate"/>
      </w:r>
      <w:r w:rsidR="000C0A06">
        <w:t>Psalm</w:t>
      </w:r>
      <w:r w:rsidR="000C0A06" w:rsidRPr="00AB1781">
        <w:t xml:space="preserve"> 40</w:t>
      </w:r>
      <w:r w:rsidR="000C0A06">
        <w:t>: “Blessed is he who considers the poor and needy”</w:t>
      </w:r>
      <w:r>
        <w:fldChar w:fldCharType="end"/>
      </w:r>
      <w:r>
        <w:t xml:space="preserve">, page </w:t>
      </w:r>
      <w:r>
        <w:fldChar w:fldCharType="begin"/>
      </w:r>
      <w:r>
        <w:instrText xml:space="preserve"> PAGEREF _Ref412110829 \h </w:instrText>
      </w:r>
      <w:r>
        <w:fldChar w:fldCharType="separate"/>
      </w:r>
      <w:r w:rsidR="000C0A06">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lastRenderedPageBreak/>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lastRenderedPageBreak/>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3"/>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4"/>
      </w:r>
      <w:r w:rsidRPr="00AB1781">
        <w:t xml:space="preserve"> </w:t>
      </w:r>
      <w:r w:rsidR="001040C8">
        <w:t>You</w:t>
      </w:r>
      <w:r w:rsidR="00E14083">
        <w:t>[, O Lord]</w:t>
      </w:r>
      <w:r w:rsidR="00E14083">
        <w:rPr>
          <w:rStyle w:val="FootnoteReference"/>
        </w:rPr>
        <w:footnoteReference w:id="195"/>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6"/>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7"/>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lastRenderedPageBreak/>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8"/>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9"/>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0"/>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1"/>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2"/>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3"/>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4"/>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5"/>
      </w:r>
      <w:r w:rsidRPr="00AB1781">
        <w:t xml:space="preserve"> and be fed </w:t>
      </w:r>
      <w:r w:rsidR="00402CB0">
        <w:t>by</w:t>
      </w:r>
      <w:r w:rsidRPr="00AB1781">
        <w:t xml:space="preserve"> its wealth.</w:t>
      </w:r>
      <w:r w:rsidRPr="00AB1781">
        <w:rPr>
          <w:rStyle w:val="FootnoteReference"/>
        </w:rPr>
        <w:footnoteReference w:id="206"/>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7"/>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8"/>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9"/>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0"/>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1"/>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2"/>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3"/>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4"/>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5"/>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6"/>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7"/>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8"/>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9"/>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0"/>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1"/>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2"/>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3"/>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24"/>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5"/>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6"/>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27"/>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8"/>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1B4F09FA" w:rsidR="00F14AA6" w:rsidRDefault="00F14AA6" w:rsidP="004E0D33">
      <w:pPr>
        <w:pStyle w:val="Rubric"/>
      </w:pPr>
      <w:r>
        <w:fldChar w:fldCharType="begin"/>
      </w:r>
      <w:r>
        <w:instrText xml:space="preserve"> REF _Ref434576019 \h </w:instrText>
      </w:r>
      <w:r>
        <w:fldChar w:fldCharType="separate"/>
      </w:r>
      <w:r w:rsidR="000C0A06">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0A06">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9"/>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0"/>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1"/>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2"/>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3"/>
      </w:r>
    </w:p>
    <w:p w14:paraId="3B07415D" w14:textId="31AE63BD" w:rsidR="00B35B25" w:rsidRDefault="00B35B25" w:rsidP="00B35B25">
      <w:pPr>
        <w:pStyle w:val="Rubric"/>
      </w:pPr>
      <w:r>
        <w:t xml:space="preserve">Alleluia. </w:t>
      </w:r>
      <w:r>
        <w:fldChar w:fldCharType="begin"/>
      </w:r>
      <w:r>
        <w:instrText xml:space="preserve"> REF _Ref448124439 \h  \* MERGEFORMAT </w:instrText>
      </w:r>
      <w:r>
        <w:fldChar w:fldCharType="separate"/>
      </w:r>
      <w:r w:rsidR="000C0A06">
        <w:t>The Psalms of the Third Hour</w:t>
      </w:r>
      <w:r>
        <w:fldChar w:fldCharType="end"/>
      </w:r>
      <w:r>
        <w:t xml:space="preserve"> continue with </w:t>
      </w:r>
      <w:r>
        <w:fldChar w:fldCharType="begin"/>
      </w:r>
      <w:r>
        <w:instrText xml:space="preserve"> REF _Ref412026139 \h </w:instrText>
      </w:r>
      <w:r>
        <w:fldChar w:fldCharType="separate"/>
      </w:r>
      <w:r w:rsidR="000C0A06">
        <w:t>Psalm</w:t>
      </w:r>
      <w:r w:rsidR="000C0A06" w:rsidRPr="00AB1781">
        <w:t xml:space="preserve"> 42</w:t>
      </w:r>
      <w:r w:rsidR="000C0A06">
        <w:t>: “Judge me, O God, and defend my cause”</w:t>
      </w:r>
      <w:r>
        <w:fldChar w:fldCharType="end"/>
      </w:r>
      <w:r>
        <w:t xml:space="preserve">, page </w:t>
      </w:r>
      <w:r>
        <w:fldChar w:fldCharType="begin"/>
      </w:r>
      <w:r>
        <w:instrText xml:space="preserve"> PAGEREF _Ref412026139 \h </w:instrText>
      </w:r>
      <w:r>
        <w:fldChar w:fldCharType="separate"/>
      </w:r>
      <w:r w:rsidR="000C0A06">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4"/>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5"/>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36"/>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0400B54D" w:rsidR="00950468" w:rsidRPr="00AB1781" w:rsidRDefault="00950468" w:rsidP="004E0D33">
      <w:pPr>
        <w:pStyle w:val="EnglishHangNoCoptic"/>
      </w:pPr>
      <w:r w:rsidRPr="00AB1781">
        <w:tab/>
      </w:r>
      <w:r w:rsidR="008A1194">
        <w:t>Hope</w:t>
      </w:r>
      <w:r w:rsidRPr="00AB1781">
        <w:t xml:space="preserve"> in God, for I will </w:t>
      </w:r>
      <w:r w:rsidR="008A1194">
        <w:t xml:space="preserve">give </w:t>
      </w:r>
      <w:r w:rsidR="0054429F">
        <w:t>confess</w:t>
      </w:r>
      <w:r w:rsidRPr="00AB1781">
        <w:t xml:space="preserve"> Him</w:t>
      </w:r>
      <w:r w:rsidR="0054429F">
        <w:rPr>
          <w:rStyle w:val="FootnoteReference"/>
        </w:rPr>
        <w:footnoteReference w:id="237"/>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DB428FB" w:rsidR="00F14AA6" w:rsidRDefault="00F14AA6" w:rsidP="004E0D33">
      <w:pPr>
        <w:pStyle w:val="Rubric"/>
      </w:pPr>
      <w:r>
        <w:fldChar w:fldCharType="begin"/>
      </w:r>
      <w:r>
        <w:instrText xml:space="preserve"> REF _Ref434576019 \h </w:instrText>
      </w:r>
      <w:r>
        <w:fldChar w:fldCharType="separate"/>
      </w:r>
      <w:r w:rsidR="000C0A06">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0A06">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0A0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0A06">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9"/>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0"/>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1"/>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012DA5C5"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0C0A06">
        <w:t>The Psalms of the Third Hour</w:t>
      </w:r>
      <w:r>
        <w:fldChar w:fldCharType="end"/>
      </w:r>
      <w:r>
        <w:t xml:space="preserve"> continue with </w:t>
      </w:r>
      <w:r>
        <w:fldChar w:fldCharType="begin"/>
      </w:r>
      <w:r>
        <w:instrText xml:space="preserve"> REF _Ref412110857 \h </w:instrText>
      </w:r>
      <w:r>
        <w:fldChar w:fldCharType="separate"/>
      </w:r>
      <w:r w:rsidR="000C0A06">
        <w:t>Psalm</w:t>
      </w:r>
      <w:r w:rsidR="000C0A06" w:rsidRPr="00AB1781">
        <w:t xml:space="preserve"> 44</w:t>
      </w:r>
      <w:r w:rsidR="000C0A06">
        <w:t>: “My heart erupted with a good word”</w:t>
      </w:r>
      <w:r>
        <w:fldChar w:fldCharType="end"/>
      </w:r>
      <w:r>
        <w:t xml:space="preserve">, page </w:t>
      </w:r>
      <w:r>
        <w:fldChar w:fldCharType="begin"/>
      </w:r>
      <w:r>
        <w:instrText xml:space="preserve"> PAGEREF _Ref412110857 \h </w:instrText>
      </w:r>
      <w:r>
        <w:fldChar w:fldCharType="separate"/>
      </w:r>
      <w:r w:rsidR="000C0A06">
        <w:rPr>
          <w:noProof/>
        </w:rPr>
        <w:t>151</w:t>
      </w:r>
      <w:r>
        <w:fldChar w:fldCharType="end"/>
      </w:r>
      <w:r>
        <w:t xml:space="preserve">. </w:t>
      </w:r>
      <w:r>
        <w:fldChar w:fldCharType="begin"/>
      </w:r>
      <w:r>
        <w:instrText xml:space="preserve"> REF _Ref434578449 \h </w:instrText>
      </w:r>
      <w:r>
        <w:fldChar w:fldCharType="separate"/>
      </w:r>
      <w:r w:rsidR="000C0A06">
        <w:rPr>
          <w:lang w:val="en-GB"/>
        </w:rPr>
        <w:t>The Psalms of the Veil</w:t>
      </w:r>
      <w:r>
        <w:fldChar w:fldCharType="end"/>
      </w:r>
      <w:r>
        <w:t xml:space="preserve"> continue with </w:t>
      </w:r>
      <w:r>
        <w:fldChar w:fldCharType="begin"/>
      </w:r>
      <w:r>
        <w:instrText xml:space="preserve"> REF _Ref412026190 \h </w:instrText>
      </w:r>
      <w:r>
        <w:fldChar w:fldCharType="separate"/>
      </w:r>
      <w:r w:rsidR="000C0A06">
        <w:t>Psalm</w:t>
      </w:r>
      <w:r w:rsidR="000C0A06" w:rsidRPr="00AB1781">
        <w:t xml:space="preserve"> 56</w:t>
      </w:r>
      <w:r w:rsidR="000C0A06">
        <w:t>: “Have mercy on me, O God, have mercy on me”</w:t>
      </w:r>
      <w:r>
        <w:fldChar w:fldCharType="end"/>
      </w:r>
      <w:r>
        <w:t xml:space="preserve">, page </w:t>
      </w:r>
      <w:r>
        <w:fldChar w:fldCharType="begin"/>
      </w:r>
      <w:r>
        <w:instrText xml:space="preserve"> PAGEREF _Ref412026190 \h </w:instrText>
      </w:r>
      <w:r>
        <w:fldChar w:fldCharType="separate"/>
      </w:r>
      <w:r w:rsidR="000C0A06">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2"/>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3"/>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44"/>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5"/>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6"/>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7"/>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12A87DA2" w:rsidR="00F14AA6" w:rsidRDefault="00F14AA6" w:rsidP="004E0D33">
      <w:pPr>
        <w:pStyle w:val="Rubric"/>
      </w:pPr>
      <w:r>
        <w:fldChar w:fldCharType="begin"/>
      </w:r>
      <w:r>
        <w:instrText xml:space="preserve"> REF _Ref434576019 \h </w:instrText>
      </w:r>
      <w:r>
        <w:fldChar w:fldCharType="separate"/>
      </w:r>
      <w:r w:rsidR="000C0A06">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0A06">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8"/>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49"/>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0"/>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2"/>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3"/>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4"/>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5"/>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3787652B"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C0A06">
        <w:t>The Psalms of the Third Hour</w:t>
      </w:r>
      <w:r>
        <w:fldChar w:fldCharType="end"/>
      </w:r>
      <w:r>
        <w:t xml:space="preserve"> continue with </w:t>
      </w:r>
      <w:r>
        <w:fldChar w:fldCharType="begin"/>
      </w:r>
      <w:r>
        <w:instrText xml:space="preserve"> REF _Ref412110915 \h </w:instrText>
      </w:r>
      <w:r>
        <w:fldChar w:fldCharType="separate"/>
      </w:r>
      <w:r w:rsidR="000C0A06">
        <w:t>Psalm</w:t>
      </w:r>
      <w:r w:rsidR="000C0A06" w:rsidRPr="00AB1781">
        <w:t xml:space="preserve"> 45</w:t>
      </w:r>
      <w:r w:rsidR="000C0A06">
        <w:t>: “God is our refuge and strength”</w:t>
      </w:r>
      <w:r>
        <w:fldChar w:fldCharType="end"/>
      </w:r>
      <w:r>
        <w:t xml:space="preserve">, page </w:t>
      </w:r>
      <w:r>
        <w:fldChar w:fldCharType="begin"/>
      </w:r>
      <w:r>
        <w:instrText xml:space="preserve"> PAGEREF _Ref412110915 \h </w:instrText>
      </w:r>
      <w:r>
        <w:fldChar w:fldCharType="separate"/>
      </w:r>
      <w:r w:rsidR="000C0A06">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DFEE24D" w:rsidR="00F14AA6" w:rsidRDefault="00F14AA6" w:rsidP="008242AB">
      <w:pPr>
        <w:pStyle w:val="Rubric"/>
      </w:pPr>
      <w:r>
        <w:fldChar w:fldCharType="begin"/>
      </w:r>
      <w:r>
        <w:instrText xml:space="preserve"> REF _Ref434576019 \h </w:instrText>
      </w:r>
      <w:r>
        <w:fldChar w:fldCharType="separate"/>
      </w:r>
      <w:r w:rsidR="000C0A06">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0A06">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6"/>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7"/>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8"/>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9"/>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0"/>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1"/>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47A6C028" w:rsidR="00B35B25" w:rsidRDefault="00B35B25" w:rsidP="00B35B25">
      <w:pPr>
        <w:pStyle w:val="Rubric"/>
      </w:pPr>
      <w:r>
        <w:t xml:space="preserve">Alleluia. </w:t>
      </w:r>
      <w:r>
        <w:fldChar w:fldCharType="begin"/>
      </w:r>
      <w:r>
        <w:instrText xml:space="preserve"> REF _Ref448124439 \h </w:instrText>
      </w:r>
      <w:r>
        <w:fldChar w:fldCharType="separate"/>
      </w:r>
      <w:r w:rsidR="000C0A06">
        <w:t>The Psalms of the Third Hour</w:t>
      </w:r>
      <w:r>
        <w:fldChar w:fldCharType="end"/>
      </w:r>
      <w:r>
        <w:t xml:space="preserve"> continue with </w:t>
      </w:r>
      <w:r>
        <w:fldChar w:fldCharType="begin"/>
      </w:r>
      <w:r>
        <w:instrText xml:space="preserve"> REF _Ref412110929 \h </w:instrText>
      </w:r>
      <w:r>
        <w:fldChar w:fldCharType="separate"/>
      </w:r>
      <w:r w:rsidR="000C0A06">
        <w:t>Psalm</w:t>
      </w:r>
      <w:r w:rsidR="000C0A06" w:rsidRPr="00AB1781">
        <w:t xml:space="preserve"> 46</w:t>
      </w:r>
      <w:r w:rsidR="000C0A06">
        <w:t>: “Clap your hands, all you nations”</w:t>
      </w:r>
      <w:r>
        <w:fldChar w:fldCharType="end"/>
      </w:r>
      <w:r>
        <w:t xml:space="preserve">, page </w:t>
      </w:r>
      <w:r>
        <w:fldChar w:fldCharType="begin"/>
      </w:r>
      <w:r>
        <w:instrText xml:space="preserve"> PAGEREF _Ref412110929 \h </w:instrText>
      </w:r>
      <w:r>
        <w:fldChar w:fldCharType="separate"/>
      </w:r>
      <w:r w:rsidR="000C0A06">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48D7C0CB" w:rsidR="00F14AA6" w:rsidRDefault="00F14AA6" w:rsidP="00A6346F">
      <w:pPr>
        <w:pStyle w:val="Rubric"/>
      </w:pPr>
      <w:r>
        <w:fldChar w:fldCharType="begin"/>
      </w:r>
      <w:r>
        <w:instrText xml:space="preserve"> REF _Ref434576019 \h </w:instrText>
      </w:r>
      <w:r>
        <w:fldChar w:fldCharType="separate"/>
      </w:r>
      <w:r w:rsidR="000C0A06">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0A06">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2"/>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3"/>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4"/>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5"/>
      </w:r>
    </w:p>
    <w:p w14:paraId="262D1E8F" w14:textId="0C396B2A"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C0A06">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6"/>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8"/>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6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0"/>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7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2"/>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3"/>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5"/>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6"/>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7"/>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9"/>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0"/>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416696F6" w:rsidR="00C06875" w:rsidRDefault="00C06875" w:rsidP="00336170">
      <w:pPr>
        <w:pStyle w:val="Rubric"/>
      </w:pPr>
      <w:r>
        <w:fldChar w:fldCharType="begin"/>
      </w:r>
      <w:r>
        <w:instrText xml:space="preserve"> REF _Ref434576694 \h </w:instrText>
      </w:r>
      <w:r>
        <w:fldChar w:fldCharType="separate"/>
      </w:r>
      <w:r w:rsidR="000C0A06">
        <w:rPr>
          <w:lang w:val="en-GB"/>
        </w:rPr>
        <w:t>The Psalms of Sunset (Vespers)</w:t>
      </w:r>
      <w:r>
        <w:fldChar w:fldCharType="end"/>
      </w:r>
      <w:r>
        <w:t xml:space="preserve">, page </w:t>
      </w:r>
      <w:r>
        <w:fldChar w:fldCharType="begin"/>
      </w:r>
      <w:r>
        <w:instrText xml:space="preserve"> PAGEREF _Ref434576694 \h </w:instrText>
      </w:r>
      <w:r>
        <w:fldChar w:fldCharType="separate"/>
      </w:r>
      <w:r w:rsidR="000C0A06">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C0A06">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C0A06">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C0A06">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C0A06">
        <w:rPr>
          <w:noProof/>
        </w:rPr>
        <w:t>48</w:t>
      </w:r>
      <w:r>
        <w:fldChar w:fldCharType="end"/>
      </w:r>
      <w:r>
        <w:t xml:space="preserve">; </w:t>
      </w:r>
      <w:r>
        <w:fldChar w:fldCharType="begin"/>
      </w:r>
      <w:r>
        <w:instrText xml:space="preserve"> REF _Ref435434353 \h </w:instrText>
      </w:r>
      <w:r>
        <w:fldChar w:fldCharType="separate"/>
      </w:r>
      <w:r w:rsidR="000C0A06">
        <w:t>The Psalms of the Third Hour</w:t>
      </w:r>
      <w:r>
        <w:fldChar w:fldCharType="end"/>
      </w:r>
      <w:r>
        <w:t xml:space="preserve">, page </w:t>
      </w:r>
      <w:r>
        <w:fldChar w:fldCharType="begin"/>
      </w:r>
      <w:r>
        <w:instrText xml:space="preserve"> PAGEREF _Ref435434358 \h </w:instrText>
      </w:r>
      <w:r>
        <w:fldChar w:fldCharType="separate"/>
      </w:r>
      <w:r w:rsidR="000C0A06">
        <w:rPr>
          <w:noProof/>
        </w:rPr>
        <w:t>67</w:t>
      </w:r>
      <w:r>
        <w:fldChar w:fldCharType="end"/>
      </w:r>
      <w:r>
        <w:t xml:space="preserve">; </w:t>
      </w:r>
      <w:r>
        <w:fldChar w:fldCharType="begin"/>
      </w:r>
      <w:r>
        <w:instrText xml:space="preserve"> REF _Ref435434365 \h </w:instrText>
      </w:r>
      <w:r>
        <w:fldChar w:fldCharType="separate"/>
      </w:r>
      <w:r w:rsidR="000C0A06">
        <w:t>The Psalms of the Sixth Hour</w:t>
      </w:r>
      <w:r>
        <w:fldChar w:fldCharType="end"/>
      </w:r>
      <w:r>
        <w:t xml:space="preserve">, page </w:t>
      </w:r>
      <w:r>
        <w:fldChar w:fldCharType="begin"/>
      </w:r>
      <w:r>
        <w:instrText xml:space="preserve"> PAGEREF _Ref435434371 \p \h </w:instrText>
      </w:r>
      <w:r>
        <w:fldChar w:fldCharType="separate"/>
      </w:r>
      <w:r w:rsidR="000C0A06">
        <w:rPr>
          <w:noProof/>
        </w:rPr>
        <w:t>on page 70</w:t>
      </w:r>
      <w:r>
        <w:fldChar w:fldCharType="end"/>
      </w:r>
      <w:r>
        <w:t xml:space="preserve">; </w:t>
      </w:r>
      <w:r>
        <w:fldChar w:fldCharType="begin"/>
      </w:r>
      <w:r>
        <w:instrText xml:space="preserve"> REF _Ref435434381 \h </w:instrText>
      </w:r>
      <w:r>
        <w:fldChar w:fldCharType="separate"/>
      </w:r>
      <w:r w:rsidR="000C0A06">
        <w:t>The Psalms of the Ninth Hour</w:t>
      </w:r>
      <w:r>
        <w:fldChar w:fldCharType="end"/>
      </w:r>
      <w:r>
        <w:t xml:space="preserve">, page </w:t>
      </w:r>
      <w:r>
        <w:fldChar w:fldCharType="begin"/>
      </w:r>
      <w:r>
        <w:instrText xml:space="preserve"> PAGEREF _Ref435434387 \h </w:instrText>
      </w:r>
      <w:r>
        <w:fldChar w:fldCharType="separate"/>
      </w:r>
      <w:r w:rsidR="000C0A06">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2"/>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7"/>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8"/>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46ECEF1B" w:rsidR="00F14AA6" w:rsidRDefault="00F14AA6" w:rsidP="00FD3FDA">
      <w:pPr>
        <w:pStyle w:val="Rubric"/>
      </w:pPr>
      <w:r>
        <w:fldChar w:fldCharType="begin"/>
      </w:r>
      <w:r>
        <w:instrText xml:space="preserve"> REF _Ref434576249 \h </w:instrText>
      </w:r>
      <w:r>
        <w:fldChar w:fldCharType="separate"/>
      </w:r>
      <w:r w:rsidR="000C0A06">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0A06">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9"/>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1"/>
      </w:r>
      <w:r w:rsidRPr="00AB1781">
        <w:t xml:space="preserve"> </w:t>
      </w:r>
      <w:r w:rsidR="00E570CB">
        <w:t>Your</w:t>
      </w:r>
      <w:r w:rsidRPr="00AB1781">
        <w:t xml:space="preserve"> Name, O Lord, for it is good.</w:t>
      </w:r>
      <w:r w:rsidRPr="00AB1781">
        <w:rPr>
          <w:rStyle w:val="FootnoteReference"/>
        </w:rPr>
        <w:footnoteReference w:id="292"/>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3"/>
      </w:r>
    </w:p>
    <w:p w14:paraId="01F8EC09" w14:textId="4E948B80"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C0A06">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C0A06">
        <w:t>Psalm</w:t>
      </w:r>
      <w:r w:rsidR="000C0A06" w:rsidRPr="00AB1781">
        <w:t xml:space="preserve"> 56</w:t>
      </w:r>
      <w:r w:rsidR="000C0A06">
        <w:t>: “Have mercy on me, O God, have mercy on me”</w:t>
      </w:r>
      <w:r>
        <w:fldChar w:fldCharType="end"/>
      </w:r>
      <w:r>
        <w:t xml:space="preserve">, page </w:t>
      </w:r>
      <w:r>
        <w:fldChar w:fldCharType="begin"/>
      </w:r>
      <w:r>
        <w:instrText xml:space="preserve"> PAGEREF _Ref412026190 \h </w:instrText>
      </w:r>
      <w:r>
        <w:fldChar w:fldCharType="separate"/>
      </w:r>
      <w:r w:rsidR="000C0A06">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4"/>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5"/>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6"/>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7"/>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8"/>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9"/>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2F6A490A" w:rsidR="00F14AA6" w:rsidRDefault="00F14AA6" w:rsidP="009E7111">
      <w:pPr>
        <w:pStyle w:val="Rubric"/>
      </w:pPr>
      <w:r>
        <w:fldChar w:fldCharType="begin"/>
      </w:r>
      <w:r>
        <w:instrText xml:space="preserve"> REF _Ref434576249 \h </w:instrText>
      </w:r>
      <w:r>
        <w:fldChar w:fldCharType="separate"/>
      </w:r>
      <w:r w:rsidR="000C0A06">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0A06">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0A0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0A06">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0"/>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1"/>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2"/>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03"/>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04"/>
      </w:r>
    </w:p>
    <w:p w14:paraId="46679648" w14:textId="62AE7FD0"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C0A06">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C0A06">
        <w:t>Psalm</w:t>
      </w:r>
      <w:r w:rsidR="000C0A06" w:rsidRPr="00AB1781">
        <w:t xml:space="preserve"> 60</w:t>
      </w:r>
      <w:r w:rsidR="000C0A06">
        <w:t>: “Hear my supplication, O God”</w:t>
      </w:r>
      <w:r>
        <w:fldChar w:fldCharType="end"/>
      </w:r>
      <w:r>
        <w:t xml:space="preserve">, page </w:t>
      </w:r>
      <w:r>
        <w:fldChar w:fldCharType="begin"/>
      </w:r>
      <w:r>
        <w:instrText xml:space="preserve"> PAGEREF _Ref412111219 \h </w:instrText>
      </w:r>
      <w:r>
        <w:fldChar w:fldCharType="separate"/>
      </w:r>
      <w:r w:rsidR="000C0A06">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0A06">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0A06">
        <w:t>Psalm</w:t>
      </w:r>
      <w:r w:rsidR="000C0A06" w:rsidRPr="00AB1781">
        <w:t xml:space="preserve"> 85</w:t>
      </w:r>
      <w:r w:rsidR="000C0A06">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C0A06">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5"/>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6"/>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6CB770D6" w:rsidR="00F14AA6" w:rsidRDefault="00F14AA6" w:rsidP="00035647">
      <w:pPr>
        <w:pStyle w:val="Rubric"/>
      </w:pPr>
      <w:r>
        <w:fldChar w:fldCharType="begin"/>
      </w:r>
      <w:r>
        <w:instrText xml:space="preserve"> REF _Ref434576249 \h </w:instrText>
      </w:r>
      <w:r>
        <w:fldChar w:fldCharType="separate"/>
      </w:r>
      <w:r w:rsidR="000C0A06">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0A06">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3E2B6631"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C0A06">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C0A06">
        <w:t>Psalm</w:t>
      </w:r>
      <w:r w:rsidR="000C0A06" w:rsidRPr="00AB1781">
        <w:t xml:space="preserve"> 62</w:t>
      </w:r>
      <w:r w:rsidR="000C0A06">
        <w:t>: “O God, my God, I rise early to be with You”</w:t>
      </w:r>
      <w:r>
        <w:fldChar w:fldCharType="end"/>
      </w:r>
      <w:r>
        <w:t xml:space="preserve">, page </w:t>
      </w:r>
      <w:r>
        <w:fldChar w:fldCharType="begin"/>
      </w:r>
      <w:r>
        <w:instrText xml:space="preserve"> PAGEREF _Ref412098429 \h </w:instrText>
      </w:r>
      <w:r>
        <w:fldChar w:fldCharType="separate"/>
      </w:r>
      <w:r w:rsidR="000C0A06">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3"/>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3983EDC8" w:rsidR="00F14AA6" w:rsidRDefault="00F14AA6" w:rsidP="00035647">
      <w:pPr>
        <w:pStyle w:val="Rubric"/>
      </w:pPr>
      <w:r>
        <w:fldChar w:fldCharType="begin"/>
      </w:r>
      <w:r>
        <w:instrText xml:space="preserve"> REF _Ref434575533 \h </w:instrText>
      </w:r>
      <w:r>
        <w:fldChar w:fldCharType="separate"/>
      </w:r>
      <w:r w:rsidR="000C0A0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0A06">
        <w:rPr>
          <w:noProof/>
        </w:rPr>
        <w:t>50</w:t>
      </w:r>
      <w:r>
        <w:fldChar w:fldCharType="end"/>
      </w:r>
      <w:r>
        <w:t xml:space="preserve"> (additional to the original 12). </w:t>
      </w:r>
      <w:r>
        <w:fldChar w:fldCharType="begin"/>
      </w:r>
      <w:r>
        <w:instrText xml:space="preserve"> REF _Ref434576249 \h </w:instrText>
      </w:r>
      <w:r>
        <w:fldChar w:fldCharType="separate"/>
      </w:r>
      <w:r w:rsidR="000C0A06">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0A06">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15"/>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1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442D42C5"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C0A06">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C0A06">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C0A06">
        <w:t>Psalm</w:t>
      </w:r>
      <w:r w:rsidR="000C0A06" w:rsidRPr="00AB1781">
        <w:t xml:space="preserve"> 66</w:t>
      </w:r>
      <w:r w:rsidR="000C0A06">
        <w:t>: “May God have compassion on us and bless us”</w:t>
      </w:r>
      <w:r>
        <w:fldChar w:fldCharType="end"/>
      </w:r>
      <w:r>
        <w:t xml:space="preserve">, page </w:t>
      </w:r>
      <w:r>
        <w:fldChar w:fldCharType="begin"/>
      </w:r>
      <w:r>
        <w:instrText xml:space="preserve"> PAGEREF _Ref412026041 \h </w:instrText>
      </w:r>
      <w:r>
        <w:fldChar w:fldCharType="separate"/>
      </w:r>
      <w:r w:rsidR="000C0A06">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17"/>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8"/>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9"/>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0"/>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2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2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23"/>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2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2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27"/>
      </w:r>
      <w:r w:rsidRPr="00AB1781">
        <w:t xml:space="preserve"> worship</w:t>
      </w:r>
      <w:r w:rsidR="000E01D1">
        <w:rPr>
          <w:rStyle w:val="FootnoteReference"/>
        </w:rPr>
        <w:footnoteReference w:id="32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3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3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3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17AF5628" w:rsidR="00F14AA6" w:rsidRDefault="00F14AA6" w:rsidP="00C879D4">
      <w:pPr>
        <w:pStyle w:val="Rubric"/>
      </w:pPr>
      <w:r>
        <w:lastRenderedPageBreak/>
        <w:fldChar w:fldCharType="begin"/>
      </w:r>
      <w:r>
        <w:instrText xml:space="preserve"> REF _Ref434575533 \h </w:instrText>
      </w:r>
      <w:r>
        <w:fldChar w:fldCharType="separate"/>
      </w:r>
      <w:r w:rsidR="000C0A0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0A06">
        <w:rPr>
          <w:noProof/>
        </w:rPr>
        <w:t>50</w:t>
      </w:r>
      <w:r>
        <w:fldChar w:fldCharType="end"/>
      </w:r>
      <w:r>
        <w:t xml:space="preserve"> (additional to the original 12). </w:t>
      </w:r>
      <w:r>
        <w:fldChar w:fldCharType="begin"/>
      </w:r>
      <w:r>
        <w:instrText xml:space="preserve"> REF _Ref434576249 \h </w:instrText>
      </w:r>
      <w:r>
        <w:fldChar w:fldCharType="separate"/>
      </w:r>
      <w:r w:rsidR="000C0A06">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0A06">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0A0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0A06">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35"/>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3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3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17AE4625"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C0A06">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C0A06">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C0A06">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C0A06">
        <w:t>Psalm</w:t>
      </w:r>
      <w:r w:rsidR="000C0A06" w:rsidRPr="00AB1781">
        <w:t xml:space="preserve"> 69</w:t>
      </w:r>
      <w:r w:rsidR="000C0A06">
        <w:t>: “O Lord, make haste to help me”</w:t>
      </w:r>
      <w:r>
        <w:fldChar w:fldCharType="end"/>
      </w:r>
      <w:r>
        <w:t xml:space="preserve">, page </w:t>
      </w:r>
      <w:r>
        <w:fldChar w:fldCharType="begin"/>
      </w:r>
      <w:r>
        <w:instrText xml:space="preserve"> PAGEREF _Ref412026055 \h </w:instrText>
      </w:r>
      <w:r>
        <w:fldChar w:fldCharType="separate"/>
      </w:r>
      <w:r w:rsidR="000C0A06">
        <w:rPr>
          <w:noProof/>
        </w:rPr>
        <w:t>188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4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42"/>
      </w:r>
    </w:p>
    <w:p w14:paraId="76C72E2D" w14:textId="3C821810" w:rsidR="00C879D4" w:rsidRPr="00AB1781" w:rsidRDefault="000D1AC2" w:rsidP="00C879D4">
      <w:pPr>
        <w:pStyle w:val="EnglishHangNoCoptic"/>
      </w:pPr>
      <w:r>
        <w:lastRenderedPageBreak/>
        <w:t>13 t</w:t>
      </w:r>
      <w:r w:rsidR="003863C1">
        <w:t>he K</w:t>
      </w:r>
      <w:r w:rsidR="00C879D4" w:rsidRPr="00AB1781">
        <w:t>ing of the forces</w:t>
      </w:r>
      <w:r w:rsidR="003863C1">
        <w:rPr>
          <w:rStyle w:val="FootnoteReference"/>
        </w:rPr>
        <w:footnoteReference w:id="343"/>
      </w:r>
      <w:r w:rsidR="00C879D4" w:rsidRPr="00AB1781">
        <w:t xml:space="preserve"> of</w:t>
      </w:r>
      <w:r>
        <w:rPr>
          <w:rStyle w:val="FootnoteReference"/>
        </w:rPr>
        <w:footnoteReference w:id="344"/>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45"/>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46"/>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47"/>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49"/>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lastRenderedPageBreak/>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5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51"/>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5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lastRenderedPageBreak/>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5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54"/>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55"/>
      </w:r>
    </w:p>
    <w:p w14:paraId="01AF3DE7" w14:textId="77777777" w:rsidR="00C879D4" w:rsidRPr="00AB1781" w:rsidRDefault="00C879D4" w:rsidP="00B139A8">
      <w:pPr>
        <w:pStyle w:val="EnglishHangNoCoptic"/>
      </w:pPr>
      <w:r w:rsidRPr="00AB1781">
        <w:lastRenderedPageBreak/>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5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5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5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59"/>
      </w:r>
    </w:p>
    <w:p w14:paraId="3A887B48" w14:textId="021BB994" w:rsidR="00C879D4" w:rsidRPr="00AB1781" w:rsidRDefault="00C879D4" w:rsidP="00B139A8">
      <w:pPr>
        <w:pStyle w:val="EnglishHangNoCoptic"/>
      </w:pPr>
      <w:r w:rsidRPr="00AB1781">
        <w:lastRenderedPageBreak/>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6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lastRenderedPageBreak/>
        <w:t xml:space="preserve">37 And the children of His </w:t>
      </w:r>
      <w:r w:rsidR="0056662E">
        <w:t>servants</w:t>
      </w:r>
      <w:r w:rsidRPr="00AB1781">
        <w:rPr>
          <w:rStyle w:val="FootnoteReference"/>
        </w:rPr>
        <w:footnoteReference w:id="36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060EE18B" w:rsidR="00F14AA6" w:rsidRDefault="00F14AA6" w:rsidP="00B139A8">
      <w:pPr>
        <w:pStyle w:val="Rubric"/>
      </w:pPr>
      <w:r>
        <w:fldChar w:fldCharType="begin"/>
      </w:r>
      <w:r>
        <w:instrText xml:space="preserve"> REF _Ref434575533 \h </w:instrText>
      </w:r>
      <w:r>
        <w:fldChar w:fldCharType="separate"/>
      </w:r>
      <w:r w:rsidR="000C0A0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0A06">
        <w:rPr>
          <w:noProof/>
        </w:rPr>
        <w:t>50</w:t>
      </w:r>
      <w:r>
        <w:fldChar w:fldCharType="end"/>
      </w:r>
      <w:r>
        <w:t xml:space="preserve"> (additional to the original 12). </w:t>
      </w:r>
      <w:r>
        <w:fldChar w:fldCharType="begin"/>
      </w:r>
      <w:r>
        <w:instrText xml:space="preserve"> REF _Ref434576249 \h </w:instrText>
      </w:r>
      <w:r>
        <w:fldChar w:fldCharType="separate"/>
      </w:r>
      <w:r w:rsidR="000C0A06">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0A06">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0A0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0A06">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0A06">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0A06">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6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6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26F92731" w:rsidR="00F35AEA" w:rsidRDefault="00F35AEA" w:rsidP="00E611C7">
      <w:pPr>
        <w:pStyle w:val="Rubric"/>
      </w:pPr>
      <w:r>
        <w:t xml:space="preserve">Alleluia. </w:t>
      </w:r>
      <w:r>
        <w:fldChar w:fldCharType="begin"/>
      </w:r>
      <w:r>
        <w:instrText xml:space="preserve"> REF _Ref448061221 \h </w:instrText>
      </w:r>
      <w:r>
        <w:fldChar w:fldCharType="separate"/>
      </w:r>
      <w:r w:rsidR="000C0A06">
        <w:t>The Psalms of Prime</w:t>
      </w:r>
      <w:r>
        <w:fldChar w:fldCharType="end"/>
      </w:r>
      <w:r>
        <w:t xml:space="preserve"> continue with </w:t>
      </w:r>
      <w:r>
        <w:fldChar w:fldCharType="begin"/>
      </w:r>
      <w:r>
        <w:instrText xml:space="preserve"> REF _Ref412098484 \h </w:instrText>
      </w:r>
      <w:r>
        <w:fldChar w:fldCharType="separate"/>
      </w:r>
      <w:r w:rsidR="000C0A06">
        <w:t>Psalm</w:t>
      </w:r>
      <w:r w:rsidR="000C0A06" w:rsidRPr="00AB1781">
        <w:t xml:space="preserve"> 112</w:t>
      </w:r>
      <w:r w:rsidR="000C0A06">
        <w:t>: “Praise the Lord, you children”</w:t>
      </w:r>
      <w:r>
        <w:fldChar w:fldCharType="end"/>
      </w:r>
      <w:r>
        <w:t xml:space="preserve">, page </w:t>
      </w:r>
      <w:r>
        <w:fldChar w:fldCharType="begin"/>
      </w:r>
      <w:r>
        <w:instrText xml:space="preserve"> PAGEREF _Ref412098484 \h </w:instrText>
      </w:r>
      <w:r>
        <w:fldChar w:fldCharType="separate"/>
      </w:r>
      <w:r w:rsidR="000C0A06">
        <w:rPr>
          <w:noProof/>
        </w:rPr>
        <w:t>263</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0A06">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C0A06">
        <w:t>Psalm</w:t>
      </w:r>
      <w:r w:rsidR="000C0A06" w:rsidRPr="00AB1781">
        <w:t xml:space="preserve"> 83</w:t>
      </w:r>
      <w:r w:rsidR="000C0A06">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C0A06">
        <w:rPr>
          <w:noProof/>
        </w:rPr>
        <w:t>213</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C0A06">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C0A06">
        <w:t>Psalm</w:t>
      </w:r>
      <w:r w:rsidR="000C0A06" w:rsidRPr="00AB1781">
        <w:t xml:space="preserve"> 22</w:t>
      </w:r>
      <w:r w:rsidR="000C0A06">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C0A06">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0A06">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0A06">
        <w:t>Psalm</w:t>
      </w:r>
      <w:r w:rsidR="000C0A06" w:rsidRPr="00AB1781">
        <w:t xml:space="preserve"> 85</w:t>
      </w:r>
      <w:r w:rsidR="000C0A06">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C0A06">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lastRenderedPageBreak/>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6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6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lastRenderedPageBreak/>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6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6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68"/>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lastRenderedPageBreak/>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69"/>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70"/>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71"/>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72"/>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73"/>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lastRenderedPageBreak/>
        <w:t>10 The kings of Tarshish</w:t>
      </w:r>
      <w:r w:rsidRPr="00AB1781">
        <w:rPr>
          <w:rStyle w:val="FootnoteReference"/>
        </w:rPr>
        <w:footnoteReference w:id="374"/>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75"/>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76"/>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77"/>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78"/>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79"/>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lastRenderedPageBreak/>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80"/>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81"/>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lastRenderedPageBreak/>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82"/>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83"/>
      </w:r>
    </w:p>
    <w:p w14:paraId="14A3BDE5" w14:textId="5DD79CE9" w:rsidR="00CA0029" w:rsidRPr="00AB1781" w:rsidRDefault="00CA0029" w:rsidP="00CA0029">
      <w:pPr>
        <w:pStyle w:val="EnglishHangNoCoptic"/>
      </w:pPr>
      <w:r w:rsidRPr="00AB1781">
        <w:lastRenderedPageBreak/>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84"/>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85"/>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86"/>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87"/>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88"/>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89"/>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90"/>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lastRenderedPageBreak/>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91"/>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92"/>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93"/>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94"/>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lastRenderedPageBreak/>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95"/>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96"/>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lastRenderedPageBreak/>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97"/>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98"/>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99"/>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00"/>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01"/>
      </w:r>
    </w:p>
    <w:p w14:paraId="261A80B1" w14:textId="137EEFDC" w:rsidR="00CA0029" w:rsidRPr="00AB1781" w:rsidRDefault="00CA0029" w:rsidP="00CA0029">
      <w:pPr>
        <w:pStyle w:val="EnglishHangNoCoptic"/>
      </w:pPr>
      <w:r w:rsidRPr="00AB1781">
        <w:lastRenderedPageBreak/>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02"/>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03"/>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lastRenderedPageBreak/>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04"/>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05"/>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06"/>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07"/>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2" w:name="_Ref435438587"/>
      <w:r w:rsidRPr="00AB1781">
        <w:lastRenderedPageBreak/>
        <w:t>K</w:t>
      </w:r>
      <w:r>
        <w:t>athisma</w:t>
      </w:r>
      <w:r w:rsidRPr="00AB1781">
        <w:t xml:space="preserve"> 1</w:t>
      </w:r>
      <w:r>
        <w:t>1</w:t>
      </w:r>
      <w:bookmarkEnd w:id="27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08"/>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09"/>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lastRenderedPageBreak/>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10"/>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11"/>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12"/>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lastRenderedPageBreak/>
        <w:t>21 So the Lord heard and deferred,</w:t>
      </w:r>
      <w:r w:rsidRPr="00AB1781">
        <w:rPr>
          <w:rStyle w:val="FootnoteReference"/>
        </w:rPr>
        <w:footnoteReference w:id="413"/>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lastRenderedPageBreak/>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14"/>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lastRenderedPageBreak/>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lastRenderedPageBreak/>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15"/>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16"/>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lastRenderedPageBreak/>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17"/>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lastRenderedPageBreak/>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1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19"/>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20"/>
      </w:r>
      <w:r>
        <w:t xml:space="preserve">, </w:t>
      </w:r>
      <w:r w:rsidR="006B0A9B">
        <w:t>manifest Yourself</w:t>
      </w:r>
      <w:r w:rsidR="006B0A9B">
        <w:rPr>
          <w:rStyle w:val="FootnoteReference"/>
        </w:rPr>
        <w:footnoteReference w:id="421"/>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22"/>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23"/>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lastRenderedPageBreak/>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24"/>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lastRenderedPageBreak/>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25"/>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26"/>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27"/>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28"/>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29"/>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30"/>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31"/>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32"/>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lastRenderedPageBreak/>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lastRenderedPageBreak/>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1ADB1F5" w:rsidR="00F14AA6" w:rsidRDefault="00F14AA6" w:rsidP="00A93CE8">
      <w:pPr>
        <w:pStyle w:val="Rubric"/>
      </w:pPr>
      <w:r>
        <w:fldChar w:fldCharType="begin"/>
      </w:r>
      <w:r>
        <w:instrText xml:space="preserve"> REF _Ref434576249 \h </w:instrText>
      </w:r>
      <w:r>
        <w:fldChar w:fldCharType="separate"/>
      </w:r>
      <w:r w:rsidR="000C0A06">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0A06">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33"/>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34"/>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35"/>
      </w:r>
      <w:r w:rsidRPr="00AB1781">
        <w:t>.</w:t>
      </w:r>
    </w:p>
    <w:p w14:paraId="5452CDEA" w14:textId="77777777"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436"/>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43373BFB"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C0A06">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C0A06">
        <w:t>Psalm</w:t>
      </w:r>
      <w:r w:rsidR="000C0A06" w:rsidRPr="00AB1781">
        <w:t xml:space="preserve"> 84</w:t>
      </w:r>
      <w:r w:rsidR="000C0A06">
        <w:t>:” O Lord, You were pleased with Your land”</w:t>
      </w:r>
      <w:r>
        <w:fldChar w:fldCharType="end"/>
      </w:r>
      <w:r>
        <w:t xml:space="preserve">, page </w:t>
      </w:r>
      <w:r>
        <w:fldChar w:fldCharType="begin"/>
      </w:r>
      <w:r>
        <w:instrText xml:space="preserve"> PAGEREF _Ref412111302 \h </w:instrText>
      </w:r>
      <w:r>
        <w:fldChar w:fldCharType="separate"/>
      </w:r>
      <w:r w:rsidR="000C0A06">
        <w:rPr>
          <w:noProof/>
        </w:rPr>
        <w:t>214</w:t>
      </w:r>
      <w:r>
        <w:fldChar w:fldCharType="end"/>
      </w:r>
      <w:r>
        <w:t>.</w:t>
      </w:r>
    </w:p>
    <w:p w14:paraId="2EFF1703" w14:textId="35323D47" w:rsidR="004A51E7" w:rsidRPr="00AB1781" w:rsidRDefault="00A93CE8" w:rsidP="00BF0205">
      <w:pPr>
        <w:pStyle w:val="Heading4"/>
      </w:pPr>
      <w:bookmarkStart w:id="274"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238D9C7B" w:rsidR="00F14AA6" w:rsidRDefault="00F14AA6" w:rsidP="00A93CE8">
      <w:pPr>
        <w:pStyle w:val="Rubric"/>
      </w:pPr>
      <w:r>
        <w:fldChar w:fldCharType="begin"/>
      </w:r>
      <w:r>
        <w:instrText xml:space="preserve"> REF _Ref434576249 \h </w:instrText>
      </w:r>
      <w:r>
        <w:fldChar w:fldCharType="separate"/>
      </w:r>
      <w:r w:rsidR="000C0A06">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0A06">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37"/>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3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3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lastRenderedPageBreak/>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40"/>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ACA48C0" w:rsidR="00B35B25" w:rsidRDefault="00B35B25" w:rsidP="00B35B25">
      <w:pPr>
        <w:pStyle w:val="Rubric"/>
      </w:pPr>
      <w:r>
        <w:t xml:space="preserve">Alleluia. </w:t>
      </w:r>
      <w:r>
        <w:fldChar w:fldCharType="begin"/>
      </w:r>
      <w:r>
        <w:instrText xml:space="preserve"> REF _Ref434576249 \h </w:instrText>
      </w:r>
      <w:r>
        <w:fldChar w:fldCharType="separate"/>
      </w:r>
      <w:r w:rsidR="000C0A06">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C0A06">
        <w:t>Psalm</w:t>
      </w:r>
      <w:r w:rsidR="000C0A06" w:rsidRPr="00AB1781">
        <w:t xml:space="preserve"> 85</w:t>
      </w:r>
      <w:r w:rsidR="000C0A06">
        <w:t>: “Incline Your ear, O Lord, and hear me”</w:t>
      </w:r>
      <w:r>
        <w:fldChar w:fldCharType="end"/>
      </w:r>
      <w:r>
        <w:t xml:space="preserve">, page </w:t>
      </w:r>
      <w:r>
        <w:fldChar w:fldCharType="begin"/>
      </w:r>
      <w:r>
        <w:instrText xml:space="preserve"> PAGEREF _Ref412026212 \h </w:instrText>
      </w:r>
      <w:r>
        <w:fldChar w:fldCharType="separate"/>
      </w:r>
      <w:r w:rsidR="000C0A06">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5" w:name="_Ref435990025"/>
      <w:r>
        <w:t>Kathisma 12</w:t>
      </w:r>
      <w:bookmarkEnd w:id="275"/>
    </w:p>
    <w:p w14:paraId="3C923651" w14:textId="0BCFC39C" w:rsidR="00935D4B" w:rsidRPr="00AB1781" w:rsidRDefault="00935D4B" w:rsidP="00BF0205">
      <w:pPr>
        <w:pStyle w:val="Heading4"/>
      </w:pPr>
      <w:bookmarkStart w:id="27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2FB6F65" w:rsidR="00F14AA6" w:rsidRDefault="00F14AA6" w:rsidP="00935D4B">
      <w:pPr>
        <w:pStyle w:val="Rubric"/>
      </w:pPr>
      <w:r>
        <w:fldChar w:fldCharType="begin"/>
      </w:r>
      <w:r>
        <w:instrText xml:space="preserve"> REF _Ref434576249 \h </w:instrText>
      </w:r>
      <w:r>
        <w:fldChar w:fldCharType="separate"/>
      </w:r>
      <w:r w:rsidR="000C0A06">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0A06">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0A0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0A06">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0A06">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0A06">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lastRenderedPageBreak/>
        <w:t>2 Preserve my soul, for I am holy;</w:t>
      </w:r>
      <w:r w:rsidRPr="00AB1781">
        <w:rPr>
          <w:rStyle w:val="FootnoteReference"/>
        </w:rPr>
        <w:footnoteReference w:id="44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4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4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44"/>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45"/>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46"/>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47"/>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48"/>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lastRenderedPageBreak/>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49"/>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4A8AB8A" w:rsidR="00B35B25" w:rsidRPr="00935D4B" w:rsidRDefault="00B35B25" w:rsidP="00E611C7">
      <w:pPr>
        <w:pStyle w:val="Rubric"/>
      </w:pPr>
      <w:r>
        <w:fldChar w:fldCharType="begin"/>
      </w:r>
      <w:r>
        <w:instrText xml:space="preserve"> REF _Ref434576249 \h </w:instrText>
      </w:r>
      <w:r>
        <w:fldChar w:fldCharType="separate"/>
      </w:r>
      <w:r w:rsidR="000C0A06">
        <w:rPr>
          <w:lang w:val="en-GB"/>
        </w:rPr>
        <w:t>The Psalms of Noon (The Sixth Hour)</w:t>
      </w:r>
      <w:r>
        <w:fldChar w:fldCharType="end"/>
      </w:r>
      <w:r>
        <w:t xml:space="preserve"> </w:t>
      </w:r>
      <w:r>
        <w:fldChar w:fldCharType="begin"/>
      </w:r>
      <w:r>
        <w:instrText xml:space="preserve"> REF _Ref412111328 \h </w:instrText>
      </w:r>
      <w:r>
        <w:fldChar w:fldCharType="separate"/>
      </w:r>
      <w:r w:rsidR="000C0A06">
        <w:t>Psalm</w:t>
      </w:r>
      <w:r w:rsidR="000C0A06" w:rsidRPr="00AB1781">
        <w:t xml:space="preserve"> 86</w:t>
      </w:r>
      <w:r w:rsidR="000C0A06">
        <w:t>: “His foundations are on the holy mountains”</w:t>
      </w:r>
      <w:r>
        <w:fldChar w:fldCharType="end"/>
      </w:r>
      <w:r>
        <w:t xml:space="preserve">, page </w:t>
      </w:r>
      <w:r>
        <w:fldChar w:fldCharType="begin"/>
      </w:r>
      <w:r>
        <w:instrText xml:space="preserve"> PAGEREF _Ref412111328 \h </w:instrText>
      </w:r>
      <w:r>
        <w:fldChar w:fldCharType="separate"/>
      </w:r>
      <w:r w:rsidR="000C0A06">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0A06">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C0A06">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C0A06">
        <w:t>Psalm</w:t>
      </w:r>
      <w:r w:rsidR="000C0A06" w:rsidRPr="00AB1781">
        <w:t xml:space="preserve"> 90</w:t>
      </w:r>
      <w:r w:rsidR="000C0A06">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C0A06">
        <w:rPr>
          <w:noProof/>
        </w:rPr>
        <w:t>225</w:t>
      </w:r>
      <w:r w:rsidR="00E611C7">
        <w:fldChar w:fldCharType="end"/>
      </w:r>
      <w:r w:rsidR="00E611C7">
        <w:t>.</w:t>
      </w:r>
    </w:p>
    <w:p w14:paraId="45920DE7" w14:textId="6372A487" w:rsidR="00935D4B" w:rsidRPr="00AB1781" w:rsidRDefault="00935D4B" w:rsidP="00BF0205">
      <w:pPr>
        <w:pStyle w:val="Heading4"/>
      </w:pPr>
      <w:bookmarkStart w:id="277" w:name="_Ref412111328"/>
      <w:r>
        <w:t>Psalm</w:t>
      </w:r>
      <w:r w:rsidRPr="00AB1781">
        <w:t xml:space="preserve"> 86</w:t>
      </w:r>
      <w:r>
        <w:t xml:space="preserve">: </w:t>
      </w:r>
      <w:r w:rsidR="007D2678">
        <w:t>“</w:t>
      </w:r>
      <w:r>
        <w:t>His foundations are on the holy mountain</w:t>
      </w:r>
      <w:r w:rsidR="005453DF">
        <w:t>s”</w:t>
      </w:r>
      <w:bookmarkEnd w:id="2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9CEFE15" w:rsidR="00F14AA6" w:rsidRDefault="00F14AA6" w:rsidP="00935D4B">
      <w:pPr>
        <w:pStyle w:val="Rubric"/>
      </w:pPr>
      <w:r>
        <w:fldChar w:fldCharType="begin"/>
      </w:r>
      <w:r>
        <w:instrText xml:space="preserve"> REF _Ref434576249 \h </w:instrText>
      </w:r>
      <w:r>
        <w:fldChar w:fldCharType="separate"/>
      </w:r>
      <w:r w:rsidR="000C0A06">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0A06">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50"/>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51"/>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lastRenderedPageBreak/>
        <w:t>5 A man will say, “Mother Zion,”</w:t>
      </w:r>
      <w:r>
        <w:rPr>
          <w:rStyle w:val="FootnoteReference"/>
        </w:rPr>
        <w:footnoteReference w:id="452"/>
      </w:r>
    </w:p>
    <w:p w14:paraId="41ECC6AA" w14:textId="04147FD6" w:rsidR="00935D4B" w:rsidRPr="00AB1781" w:rsidRDefault="00ED7AD3" w:rsidP="00935D4B">
      <w:pPr>
        <w:pStyle w:val="EnglishHangNoCoptic"/>
      </w:pPr>
      <w:r>
        <w:tab/>
        <w:t>and, “a man was born in her,”</w:t>
      </w:r>
      <w:r>
        <w:rPr>
          <w:rStyle w:val="FootnoteReference"/>
        </w:rPr>
        <w:footnoteReference w:id="453"/>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54"/>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55"/>
      </w:r>
    </w:p>
    <w:p w14:paraId="238BF1CD" w14:textId="4D3FB2EB"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0C0A06">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0C0A06">
        <w:t>Psalm</w:t>
      </w:r>
      <w:r w:rsidR="000C0A06" w:rsidRPr="00AB1781">
        <w:t xml:space="preserve"> 90</w:t>
      </w:r>
      <w:r w:rsidR="000C0A06">
        <w:t>: “He who dwells in the help of the Most High”</w:t>
      </w:r>
      <w:r>
        <w:fldChar w:fldCharType="end"/>
      </w:r>
      <w:r>
        <w:t xml:space="preserve">, page </w:t>
      </w:r>
      <w:r>
        <w:fldChar w:fldCharType="begin"/>
      </w:r>
      <w:r>
        <w:instrText xml:space="preserve"> PAGEREF _Ref412026283 \h </w:instrText>
      </w:r>
      <w:r>
        <w:fldChar w:fldCharType="separate"/>
      </w:r>
      <w:r w:rsidR="000C0A06">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56"/>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lastRenderedPageBreak/>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57"/>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58"/>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59"/>
      </w:r>
      <w:r>
        <w:t xml:space="preserve"> confess</w:t>
      </w:r>
      <w:r w:rsidR="00F06A9C">
        <w:rPr>
          <w:rStyle w:val="FootnoteReference"/>
        </w:rPr>
        <w:footnoteReference w:id="460"/>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61"/>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lastRenderedPageBreak/>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62"/>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63"/>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64"/>
      </w:r>
      <w:r w:rsidRPr="00AB1781">
        <w:t xml:space="preserve"> </w:t>
      </w:r>
      <w:r w:rsidR="006D6CF8">
        <w:t>forever</w:t>
      </w:r>
      <w:r w:rsidR="006D6CF8">
        <w:rPr>
          <w:rStyle w:val="FootnoteReference"/>
        </w:rPr>
        <w:footnoteReference w:id="465"/>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66"/>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67"/>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68"/>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69"/>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lastRenderedPageBreak/>
        <w:t xml:space="preserve">13 </w:t>
      </w:r>
      <w:r w:rsidR="001626CD">
        <w:t>You created t</w:t>
      </w:r>
      <w:r w:rsidR="00CC373E">
        <w:t>he north</w:t>
      </w:r>
      <w:r w:rsidR="00CC373E">
        <w:rPr>
          <w:rStyle w:val="FootnoteReference"/>
        </w:rPr>
        <w:footnoteReference w:id="470"/>
      </w:r>
      <w:r w:rsidR="001626CD">
        <w:t xml:space="preserve"> </w:t>
      </w:r>
      <w:r w:rsidRPr="00AB1781">
        <w:t>and the sea</w:t>
      </w:r>
      <w:r w:rsidR="001626CD">
        <w:t>s;</w:t>
      </w:r>
      <w:r w:rsidRPr="00AB1781">
        <w:rPr>
          <w:rStyle w:val="FootnoteReference"/>
        </w:rPr>
        <w:footnoteReference w:id="471"/>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72"/>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73"/>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74"/>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75"/>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76"/>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lastRenderedPageBreak/>
        <w:t>25 My truth</w:t>
      </w:r>
      <w:r w:rsidR="00D72FDC">
        <w:rPr>
          <w:rStyle w:val="FootnoteReference"/>
        </w:rPr>
        <w:footnoteReference w:id="477"/>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78"/>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7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80"/>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81"/>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82"/>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83"/>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84"/>
      </w:r>
      <w:r w:rsidRPr="00AB1781">
        <w:t xml:space="preserve"> </w:t>
      </w:r>
      <w:r w:rsidRPr="00AB1781">
        <w:rPr>
          <w:i/>
        </w:rPr>
        <w:t>(Pause)</w:t>
      </w:r>
    </w:p>
    <w:p w14:paraId="0A8A71C9" w14:textId="01AEED55" w:rsidR="00935D4B" w:rsidRPr="00AB1781" w:rsidRDefault="00935D4B" w:rsidP="00935D4B">
      <w:pPr>
        <w:pStyle w:val="EnglishHangNoCoptic"/>
      </w:pPr>
      <w:r w:rsidRPr="00AB1781">
        <w:lastRenderedPageBreak/>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85"/>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86"/>
      </w:r>
      <w:r w:rsidRPr="00AB1781">
        <w:t>.</w:t>
      </w:r>
    </w:p>
    <w:p w14:paraId="159C9E4C" w14:textId="7D56AB4C" w:rsidR="00935D4B" w:rsidRPr="00935D4B" w:rsidRDefault="00935D4B" w:rsidP="00935D4B">
      <w:pPr>
        <w:pStyle w:val="EnglishHangEndNoCoptic"/>
      </w:pPr>
      <w:r w:rsidRPr="00AB1781">
        <w:lastRenderedPageBreak/>
        <w:t xml:space="preserve">53 Blessed be the Lord </w:t>
      </w:r>
      <w:r w:rsidR="00A8396B">
        <w:t>forever</w:t>
      </w:r>
      <w:r w:rsidRPr="00AB1781">
        <w:t xml:space="preserve">. </w:t>
      </w:r>
      <w:r w:rsidR="00B5373A">
        <w:t>Amen! Amen!</w:t>
      </w:r>
      <w:r w:rsidR="00B5373A">
        <w:rPr>
          <w:rStyle w:val="FootnoteReference"/>
        </w:rPr>
        <w:footnoteReference w:id="487"/>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88"/>
      </w:r>
      <w:r w:rsidRPr="00AB1781">
        <w:t xml:space="preserve"> in </w:t>
      </w:r>
      <w:r w:rsidR="00E570CB">
        <w:t>Your</w:t>
      </w:r>
      <w:r w:rsidRPr="00AB1781">
        <w:t xml:space="preserve"> wrath,</w:t>
      </w:r>
      <w:r w:rsidRPr="00AB1781">
        <w:rPr>
          <w:rStyle w:val="FootnoteReference"/>
        </w:rPr>
        <w:footnoteReference w:id="489"/>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lastRenderedPageBreak/>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90"/>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91"/>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8" w:name="_Ref412026283"/>
      <w:r>
        <w:t>Psalm</w:t>
      </w:r>
      <w:r w:rsidRPr="00AB1781">
        <w:t xml:space="preserve"> 90</w:t>
      </w:r>
      <w:r>
        <w:t xml:space="preserve">: </w:t>
      </w:r>
      <w:r w:rsidR="007D2678">
        <w:t>“</w:t>
      </w:r>
      <w:r>
        <w:t>He who dwells in the help of the Most Hig</w:t>
      </w:r>
      <w:r w:rsidR="00F017CA">
        <w:t>h”</w:t>
      </w:r>
      <w:bookmarkEnd w:id="2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52276E" w:rsidR="00F14AA6" w:rsidRDefault="00F14AA6" w:rsidP="00935D4B">
      <w:pPr>
        <w:pStyle w:val="Rubric"/>
      </w:pPr>
      <w:r>
        <w:fldChar w:fldCharType="begin"/>
      </w:r>
      <w:r>
        <w:instrText xml:space="preserve"> REF _Ref434576249 \h </w:instrText>
      </w:r>
      <w:r>
        <w:fldChar w:fldCharType="separate"/>
      </w:r>
      <w:r w:rsidR="000C0A06">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0A06">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0A0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0A06">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0A06">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0A06">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92"/>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lastRenderedPageBreak/>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93"/>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494"/>
      </w:r>
      <w:r w:rsidR="00DB082B">
        <w:t xml:space="preserve"> </w:t>
      </w:r>
      <w:r w:rsidRPr="00AB1781">
        <w:t>the lion and the dragon</w:t>
      </w:r>
      <w:r w:rsidRPr="00AB1781">
        <w:rPr>
          <w:rStyle w:val="FootnoteReference"/>
        </w:rPr>
        <w:footnoteReference w:id="495"/>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lastRenderedPageBreak/>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4AF47AA2" w:rsidR="00B35B25" w:rsidRDefault="00B35B25" w:rsidP="00E611C7">
      <w:pPr>
        <w:pStyle w:val="Rubric"/>
      </w:pPr>
      <w:r>
        <w:t xml:space="preserve">Alleluia. </w:t>
      </w:r>
      <w:r>
        <w:fldChar w:fldCharType="begin"/>
      </w:r>
      <w:r>
        <w:instrText xml:space="preserve"> REF _Ref434576249 \h </w:instrText>
      </w:r>
      <w:r>
        <w:fldChar w:fldCharType="separate"/>
      </w:r>
      <w:r w:rsidR="000C0A06">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C0A06">
        <w:t>Psalm</w:t>
      </w:r>
      <w:r w:rsidR="000C0A06" w:rsidRPr="00AB1781">
        <w:t xml:space="preserve"> 92</w:t>
      </w:r>
      <w:r w:rsidR="000C0A06">
        <w:t>: “The Lord is reigns, He is robed in majesty”</w:t>
      </w:r>
      <w:r>
        <w:fldChar w:fldCharType="end"/>
      </w:r>
      <w:r>
        <w:t xml:space="preserve">, page </w:t>
      </w:r>
      <w:r>
        <w:fldChar w:fldCharType="begin"/>
      </w:r>
      <w:r>
        <w:instrText xml:space="preserve"> PAGEREF _Ref412111374 \h </w:instrText>
      </w:r>
      <w:r>
        <w:fldChar w:fldCharType="separate"/>
      </w:r>
      <w:r w:rsidR="000C0A06">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0A06">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C0A06">
        <w:t>Psalm</w:t>
      </w:r>
      <w:r w:rsidR="000C0A06" w:rsidRPr="00AB1781">
        <w:t xml:space="preserve"> 96</w:t>
      </w:r>
      <w:r w:rsidR="000C0A06">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C0A06">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C0A06">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C0A06">
        <w:t>Psalm</w:t>
      </w:r>
      <w:r w:rsidR="000C0A06" w:rsidRPr="00AB1781">
        <w:t xml:space="preserve"> 116</w:t>
      </w:r>
      <w:r w:rsidR="000C0A06">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C0A06">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9" w:name="_Ref435438606"/>
      <w:r w:rsidRPr="00AB1781">
        <w:t>K</w:t>
      </w:r>
      <w:r>
        <w:t>athisma</w:t>
      </w:r>
      <w:r w:rsidRPr="00AB1781">
        <w:t xml:space="preserve"> 1</w:t>
      </w:r>
      <w:r>
        <w:t>3</w:t>
      </w:r>
      <w:bookmarkEnd w:id="27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96"/>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97"/>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98"/>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99"/>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00"/>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01"/>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02"/>
      </w:r>
      <w:r w:rsidRPr="00AB1781">
        <w:t xml:space="preserve"> in a ripe</w:t>
      </w:r>
      <w:r w:rsidR="00325B16">
        <w:rPr>
          <w:rStyle w:val="FootnoteReference"/>
        </w:rPr>
        <w:footnoteReference w:id="503"/>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0" w:name="_Ref412111374"/>
      <w:r>
        <w:t>Psalm</w:t>
      </w:r>
      <w:r w:rsidRPr="00AB1781">
        <w:t xml:space="preserve"> 92</w:t>
      </w:r>
      <w:r>
        <w:t xml:space="preserve">: </w:t>
      </w:r>
      <w:r w:rsidR="007D2678">
        <w:t>“The Lord is reigns</w:t>
      </w:r>
      <w:r>
        <w:t xml:space="preserve">, He is robed in </w:t>
      </w:r>
      <w:r w:rsidR="007D2678">
        <w:t>majesty”</w:t>
      </w:r>
      <w:bookmarkEnd w:id="2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04"/>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1DB1C05" w:rsidR="00F14AA6" w:rsidRDefault="00F14AA6" w:rsidP="008016CF">
      <w:pPr>
        <w:pStyle w:val="Rubric"/>
      </w:pPr>
      <w:r>
        <w:fldChar w:fldCharType="begin"/>
      </w:r>
      <w:r>
        <w:instrText xml:space="preserve"> REF _Ref434576249 \h </w:instrText>
      </w:r>
      <w:r>
        <w:fldChar w:fldCharType="separate"/>
      </w:r>
      <w:r w:rsidR="000C0A06">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0A06">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05"/>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lastRenderedPageBreak/>
        <w:t xml:space="preserve">3 The rivers </w:t>
      </w:r>
      <w:r w:rsidR="00F96AD0">
        <w:t xml:space="preserve">have </w:t>
      </w:r>
      <w:r w:rsidR="00350BD4">
        <w:t xml:space="preserve">lift </w:t>
      </w:r>
      <w:r w:rsidR="00F96AD0">
        <w:t>[themselves]</w:t>
      </w:r>
      <w:r w:rsidR="00F96AD0">
        <w:rPr>
          <w:rStyle w:val="FootnoteReference"/>
        </w:rPr>
        <w:footnoteReference w:id="506"/>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07"/>
      </w:r>
      <w:r w:rsidRPr="00AB1781">
        <w:t>.</w:t>
      </w:r>
    </w:p>
    <w:p w14:paraId="4C593705" w14:textId="13C90A9B"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C0A06">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08"/>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09"/>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lastRenderedPageBreak/>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10"/>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511"/>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lastRenderedPageBreak/>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12"/>
      </w:r>
      <w:r w:rsidRPr="00AB1781">
        <w:t xml:space="preserve"> with </w:t>
      </w:r>
      <w:r w:rsidR="00B513C1">
        <w:t>confession</w:t>
      </w:r>
      <w:r w:rsidR="000470D3">
        <w:rPr>
          <w:rStyle w:val="FootnoteReference"/>
        </w:rPr>
        <w:footnoteReference w:id="513"/>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14"/>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515"/>
      </w:r>
      <w:r w:rsidRPr="00AB1781">
        <w:t xml:space="preserve"> and fall down</w:t>
      </w:r>
      <w:r w:rsidR="002A2713">
        <w:rPr>
          <w:rStyle w:val="FootnoteReference"/>
        </w:rPr>
        <w:footnoteReference w:id="516"/>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lastRenderedPageBreak/>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17"/>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18"/>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19"/>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20"/>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21"/>
      </w:r>
    </w:p>
    <w:p w14:paraId="0D54EE54" w14:textId="754B1C97" w:rsidR="008016CF" w:rsidRPr="00AB1781" w:rsidRDefault="008016CF" w:rsidP="00BF0205">
      <w:pPr>
        <w:pStyle w:val="Heading4"/>
      </w:pPr>
      <w:bookmarkStart w:id="28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57A7430" w:rsidR="00F14AA6" w:rsidRDefault="00F14AA6" w:rsidP="008016CF">
      <w:pPr>
        <w:pStyle w:val="Rubric"/>
      </w:pPr>
      <w:r>
        <w:fldChar w:fldCharType="begin"/>
      </w:r>
      <w:r>
        <w:instrText xml:space="preserve"> REF _Ref434576482 \h </w:instrText>
      </w:r>
      <w:r>
        <w:fldChar w:fldCharType="separate"/>
      </w:r>
      <w:r w:rsidR="000C0A06">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0A06">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22"/>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23"/>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24"/>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25"/>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26"/>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27"/>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28"/>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29"/>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30"/>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31"/>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391C77C4"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C0A06">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C0A06">
        <w:t>Psalm</w:t>
      </w:r>
      <w:r w:rsidR="000C0A06" w:rsidRPr="00AB1781">
        <w:t xml:space="preserve"> 96</w:t>
      </w:r>
      <w:r w:rsidR="000C0A06">
        <w:t>: “The Lord reigns, let the earth rejoice”</w:t>
      </w:r>
      <w:r>
        <w:fldChar w:fldCharType="end"/>
      </w:r>
      <w:r>
        <w:t xml:space="preserve">, page </w:t>
      </w:r>
      <w:r>
        <w:fldChar w:fldCharType="begin"/>
      </w:r>
      <w:r>
        <w:instrText xml:space="preserve"> PAGEREF _Ref412026313 \h </w:instrText>
      </w:r>
      <w:r>
        <w:fldChar w:fldCharType="separate"/>
      </w:r>
      <w:r w:rsidR="000C0A06">
        <w:rPr>
          <w:noProof/>
        </w:rPr>
        <w:t>233</w:t>
      </w:r>
      <w:r>
        <w:fldChar w:fldCharType="end"/>
      </w:r>
      <w:r>
        <w:t>.</w:t>
      </w:r>
    </w:p>
    <w:p w14:paraId="27826D3E" w14:textId="51F45D77" w:rsidR="008016CF" w:rsidRPr="00AB1781" w:rsidRDefault="00A0015F" w:rsidP="00BF0205">
      <w:pPr>
        <w:pStyle w:val="Heading4"/>
      </w:pPr>
      <w:bookmarkStart w:id="282"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68D4D43B" w:rsidR="00F14AA6" w:rsidRDefault="00F14AA6" w:rsidP="00A0015F">
      <w:pPr>
        <w:pStyle w:val="Rubric"/>
      </w:pPr>
      <w:r>
        <w:fldChar w:fldCharType="begin"/>
      </w:r>
      <w:r>
        <w:instrText xml:space="preserve"> REF _Ref434576482 \h </w:instrText>
      </w:r>
      <w:r>
        <w:fldChar w:fldCharType="separate"/>
      </w:r>
      <w:r w:rsidR="000C0A06">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0A06">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0A0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0A06">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lastRenderedPageBreak/>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32"/>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33"/>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34"/>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35"/>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36"/>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37"/>
      </w:r>
      <w:r w:rsidRPr="00AB1781">
        <w:t xml:space="preserve"> at the remembrance of His holiness.</w:t>
      </w:r>
    </w:p>
    <w:p w14:paraId="087C431E" w14:textId="28794370" w:rsidR="00B35B25" w:rsidRDefault="00B35B25" w:rsidP="00E611C7">
      <w:pPr>
        <w:pStyle w:val="Rubric"/>
      </w:pPr>
      <w:r>
        <w:t xml:space="preserve">Alleluia. </w:t>
      </w:r>
      <w:r>
        <w:fldChar w:fldCharType="begin"/>
      </w:r>
      <w:r>
        <w:instrText xml:space="preserve"> REF _Ref434576249 \h </w:instrText>
      </w:r>
      <w:r>
        <w:fldChar w:fldCharType="separate"/>
      </w:r>
      <w:r w:rsidR="000C0A06">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C0A06">
        <w:t>Psalm</w:t>
      </w:r>
      <w:r w:rsidR="000C0A06" w:rsidRPr="00AB1781">
        <w:t xml:space="preserve"> 97</w:t>
      </w:r>
      <w:r w:rsidR="000C0A06">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C0A06">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0A06">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C0A06">
        <w:t>Psalm</w:t>
      </w:r>
      <w:r w:rsidR="000C0A06" w:rsidRPr="00AB1781">
        <w:t xml:space="preserve"> 109</w:t>
      </w:r>
      <w:r w:rsidR="000C0A06">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C0A06">
        <w:rPr>
          <w:noProof/>
        </w:rPr>
        <w:t>260</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83"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3E9C6D88" w:rsidR="00F14AA6" w:rsidRDefault="00F14AA6" w:rsidP="00A0015F">
      <w:pPr>
        <w:pStyle w:val="Rubric"/>
      </w:pPr>
      <w:r>
        <w:fldChar w:fldCharType="begin"/>
      </w:r>
      <w:r>
        <w:instrText xml:space="preserve"> REF _Ref434576482 \h </w:instrText>
      </w:r>
      <w:r>
        <w:fldChar w:fldCharType="separate"/>
      </w:r>
      <w:r w:rsidR="000C0A06">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0A06">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38"/>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lastRenderedPageBreak/>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4F4B879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0C0A06">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C0A06">
        <w:t>Psalm</w:t>
      </w:r>
      <w:r w:rsidR="000C0A06" w:rsidRPr="00AB1781">
        <w:t xml:space="preserve"> 98</w:t>
      </w:r>
      <w:r w:rsidR="000C0A06">
        <w:t>: “The Lord reigns, let the peoples rage”</w:t>
      </w:r>
      <w:r>
        <w:fldChar w:fldCharType="end"/>
      </w:r>
      <w:r>
        <w:t xml:space="preserve">, page </w:t>
      </w:r>
      <w:r>
        <w:fldChar w:fldCharType="begin"/>
      </w:r>
      <w:r>
        <w:instrText xml:space="preserve"> PAGEREF _Ref412111731 \h </w:instrText>
      </w:r>
      <w:r>
        <w:fldChar w:fldCharType="separate"/>
      </w:r>
      <w:r w:rsidR="000C0A06">
        <w:rPr>
          <w:noProof/>
        </w:rPr>
        <w:t>236</w:t>
      </w:r>
      <w:r>
        <w:fldChar w:fldCharType="end"/>
      </w:r>
      <w:r>
        <w:t>.</w:t>
      </w:r>
    </w:p>
    <w:p w14:paraId="45190D05" w14:textId="5690E2E2" w:rsidR="008016CF" w:rsidRPr="00A0015F" w:rsidRDefault="00A0015F" w:rsidP="00BF0205">
      <w:pPr>
        <w:pStyle w:val="Heading4"/>
      </w:pPr>
      <w:bookmarkStart w:id="284" w:name="_Ref412111731"/>
      <w:r>
        <w:t>Psalm</w:t>
      </w:r>
      <w:r w:rsidR="008016CF" w:rsidRPr="00AB1781">
        <w:t xml:space="preserve"> 98</w:t>
      </w:r>
      <w:r>
        <w:t xml:space="preserve">: </w:t>
      </w:r>
      <w:r w:rsidR="007D2678">
        <w:t>“The Lord reigns</w:t>
      </w:r>
      <w:r>
        <w:t>, let the peoples rag</w:t>
      </w:r>
      <w:r w:rsidR="007D2678">
        <w:t>e”</w:t>
      </w:r>
      <w:bookmarkEnd w:id="2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221C035" w:rsidR="00F14AA6" w:rsidRDefault="00F14AA6" w:rsidP="00A0015F">
      <w:pPr>
        <w:pStyle w:val="Rubric"/>
      </w:pPr>
      <w:r>
        <w:fldChar w:fldCharType="begin"/>
      </w:r>
      <w:r>
        <w:instrText xml:space="preserve"> REF _Ref434576482 \h </w:instrText>
      </w:r>
      <w:r>
        <w:fldChar w:fldCharType="separate"/>
      </w:r>
      <w:r w:rsidR="000C0A06">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0A06">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39"/>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40"/>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41"/>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42"/>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lastRenderedPageBreak/>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43"/>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44"/>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49BBA89C"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0A06">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C0A06">
        <w:t>Psalm</w:t>
      </w:r>
      <w:r w:rsidR="000C0A06" w:rsidRPr="00AB1781">
        <w:t xml:space="preserve"> 99</w:t>
      </w:r>
      <w:r w:rsidR="000C0A06">
        <w:t>: “Shout for joy to the Lord, all the earth”</w:t>
      </w:r>
      <w:r>
        <w:fldChar w:fldCharType="end"/>
      </w:r>
      <w:r>
        <w:t xml:space="preserve">, page </w:t>
      </w:r>
      <w:r>
        <w:fldChar w:fldCharType="begin"/>
      </w:r>
      <w:r>
        <w:instrText xml:space="preserve"> PAGEREF _Ref412111741 \h </w:instrText>
      </w:r>
      <w:r>
        <w:fldChar w:fldCharType="separate"/>
      </w:r>
      <w:r w:rsidR="000C0A06">
        <w:rPr>
          <w:noProof/>
        </w:rPr>
        <w:t>237</w:t>
      </w:r>
      <w:r>
        <w:fldChar w:fldCharType="end"/>
      </w:r>
      <w:r>
        <w:t>.</w:t>
      </w:r>
    </w:p>
    <w:p w14:paraId="03F16376" w14:textId="0C4C7F9B" w:rsidR="008016CF" w:rsidRPr="00A0015F" w:rsidRDefault="00A0015F" w:rsidP="00BF0205">
      <w:pPr>
        <w:pStyle w:val="Heading4"/>
      </w:pPr>
      <w:bookmarkStart w:id="285" w:name="_Ref412111741"/>
      <w:r>
        <w:t>Psalm</w:t>
      </w:r>
      <w:r w:rsidR="008016CF" w:rsidRPr="00AB1781">
        <w:t xml:space="preserve"> 99</w:t>
      </w:r>
      <w:r>
        <w:t xml:space="preserve">: </w:t>
      </w:r>
      <w:r w:rsidR="007D2678">
        <w:t>“</w:t>
      </w:r>
      <w:r>
        <w:t>Shout for joy to the Lord, all the eart</w:t>
      </w:r>
      <w:r w:rsidR="007D2678">
        <w:t>h”</w:t>
      </w:r>
      <w:bookmarkEnd w:id="2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33C86446" w:rsidR="00F14AA6" w:rsidRDefault="00F14AA6" w:rsidP="00A0015F">
      <w:pPr>
        <w:pStyle w:val="Rubric"/>
      </w:pPr>
      <w:r>
        <w:fldChar w:fldCharType="begin"/>
      </w:r>
      <w:r>
        <w:instrText xml:space="preserve"> REF _Ref434576482 \h </w:instrText>
      </w:r>
      <w:r>
        <w:fldChar w:fldCharType="separate"/>
      </w:r>
      <w:r w:rsidR="000C0A06">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0A06">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45"/>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46"/>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47"/>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0922DEDB"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0A06">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C0A06">
        <w:t>Psalm</w:t>
      </w:r>
      <w:r w:rsidR="000C0A06" w:rsidRPr="00AB1781">
        <w:t xml:space="preserve"> 100</w:t>
      </w:r>
      <w:r w:rsidR="000C0A06">
        <w:t>: “I will sing to You of mercy and judgment, O Lord”</w:t>
      </w:r>
      <w:r>
        <w:fldChar w:fldCharType="end"/>
      </w:r>
      <w:r>
        <w:t xml:space="preserve">, page </w:t>
      </w:r>
      <w:r>
        <w:fldChar w:fldCharType="begin"/>
      </w:r>
      <w:r>
        <w:instrText xml:space="preserve"> PAGEREF _Ref412111752 \h </w:instrText>
      </w:r>
      <w:r>
        <w:fldChar w:fldCharType="separate"/>
      </w:r>
      <w:r w:rsidR="000C0A06">
        <w:rPr>
          <w:noProof/>
        </w:rPr>
        <w:t>238</w:t>
      </w:r>
      <w:r>
        <w:fldChar w:fldCharType="end"/>
      </w:r>
      <w:r>
        <w:t>.</w:t>
      </w:r>
    </w:p>
    <w:p w14:paraId="1FF767BE" w14:textId="1FAD1E5E" w:rsidR="008016CF" w:rsidRPr="00A0015F" w:rsidRDefault="00A0015F" w:rsidP="00BF0205">
      <w:pPr>
        <w:pStyle w:val="Heading4"/>
      </w:pPr>
      <w:bookmarkStart w:id="286" w:name="_Ref412111752"/>
      <w:r>
        <w:lastRenderedPageBreak/>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489D2BD3" w:rsidR="00F14AA6" w:rsidRDefault="00F14AA6" w:rsidP="00A0015F">
      <w:pPr>
        <w:pStyle w:val="Rubric"/>
      </w:pPr>
      <w:r>
        <w:fldChar w:fldCharType="begin"/>
      </w:r>
      <w:r>
        <w:instrText xml:space="preserve"> REF _Ref434576482 \h </w:instrText>
      </w:r>
      <w:r>
        <w:fldChar w:fldCharType="separate"/>
      </w:r>
      <w:r w:rsidR="000C0A06">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0A06">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48"/>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49"/>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50"/>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2A54C744" w:rsidR="00B35B25" w:rsidRDefault="00B35B25" w:rsidP="00B35B25">
      <w:pPr>
        <w:pStyle w:val="Rubric"/>
      </w:pPr>
      <w:r>
        <w:t xml:space="preserve">Alleluia. </w:t>
      </w:r>
      <w:r>
        <w:fldChar w:fldCharType="begin"/>
      </w:r>
      <w:r>
        <w:instrText xml:space="preserve"> REF _Ref434576249 \h </w:instrText>
      </w:r>
      <w:r>
        <w:fldChar w:fldCharType="separate"/>
      </w:r>
      <w:r w:rsidR="000C0A06">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C0A06">
        <w:t>Psalm</w:t>
      </w:r>
      <w:r w:rsidR="000C0A06" w:rsidRPr="00AB1781">
        <w:t xml:space="preserve"> 109</w:t>
      </w:r>
      <w:r w:rsidR="000C0A06">
        <w:t>: “The Lord said to my Lord, “Sit at My right hand’”</w:t>
      </w:r>
      <w:r>
        <w:fldChar w:fldCharType="end"/>
      </w:r>
      <w:r>
        <w:t xml:space="preserve">, page </w:t>
      </w:r>
      <w:r>
        <w:fldChar w:fldCharType="begin"/>
      </w:r>
      <w:r>
        <w:instrText xml:space="preserve"> PAGEREF _Ref412026343 \h </w:instrText>
      </w:r>
      <w:r>
        <w:fldChar w:fldCharType="separate"/>
      </w:r>
      <w:r w:rsidR="000C0A06">
        <w:rPr>
          <w:noProof/>
        </w:rPr>
        <w:t>260</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7" w:name="_Ref435438613"/>
      <w:r w:rsidRPr="00AB1781">
        <w:lastRenderedPageBreak/>
        <w:t>K</w:t>
      </w:r>
      <w:r>
        <w:t>athisma</w:t>
      </w:r>
      <w:r w:rsidRPr="00AB1781">
        <w:t xml:space="preserve"> 1</w:t>
      </w:r>
      <w:r>
        <w:t>4</w:t>
      </w:r>
      <w:bookmarkEnd w:id="287"/>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51"/>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lastRenderedPageBreak/>
        <w:t xml:space="preserve">12 My days </w:t>
      </w:r>
      <w:r w:rsidR="008852D2">
        <w:t>faded</w:t>
      </w:r>
      <w:r w:rsidRPr="00AB1781">
        <w:t xml:space="preserve"> like a shadow,</w:t>
      </w:r>
      <w:r w:rsidRPr="00AB1781">
        <w:rPr>
          <w:rStyle w:val="FootnoteReference"/>
        </w:rPr>
        <w:footnoteReference w:id="552"/>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53"/>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lastRenderedPageBreak/>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54"/>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55"/>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56"/>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57"/>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58"/>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lastRenderedPageBreak/>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59"/>
      </w:r>
      <w:r w:rsidRPr="00AB1781">
        <w:t xml:space="preserve"> from us.</w:t>
      </w:r>
      <w:r w:rsidRPr="00AB1781">
        <w:rPr>
          <w:rStyle w:val="FootnoteReference"/>
        </w:rPr>
        <w:footnoteReference w:id="56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6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6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lastRenderedPageBreak/>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6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6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6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6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6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68"/>
      </w:r>
      <w:r w:rsidR="00342E73">
        <w:t xml:space="preserve"> flames of fire.</w:t>
      </w:r>
      <w:r w:rsidRPr="00AB1781">
        <w:rPr>
          <w:rStyle w:val="FootnoteReference"/>
        </w:rPr>
        <w:footnoteReference w:id="56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7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7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72"/>
      </w:r>
      <w:r w:rsidRPr="00AB1781">
        <w:t xml:space="preserve"> for them.</w:t>
      </w:r>
    </w:p>
    <w:p w14:paraId="2DB65644" w14:textId="77553632" w:rsidR="00EC728E" w:rsidRPr="00AB1781" w:rsidRDefault="00EC728E" w:rsidP="00DA6717">
      <w:pPr>
        <w:pStyle w:val="EnglishHangNoCoptic"/>
      </w:pPr>
      <w:r w:rsidRPr="00AB1781">
        <w:lastRenderedPageBreak/>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7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lastRenderedPageBreak/>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74"/>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75"/>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76"/>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77"/>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578"/>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79"/>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80"/>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81"/>
      </w:r>
    </w:p>
    <w:p w14:paraId="52913E58" w14:textId="0923678B" w:rsidR="00F60F42" w:rsidRPr="00DA6717" w:rsidRDefault="00F60F42" w:rsidP="00F60F42">
      <w:pPr>
        <w:pStyle w:val="EnglishHangEndNoCoptic"/>
        <w:ind w:firstLine="0"/>
      </w:pPr>
      <w:r>
        <w:t>[and walk after Him.]</w:t>
      </w:r>
      <w:r>
        <w:rPr>
          <w:rStyle w:val="FootnoteReference"/>
        </w:rPr>
        <w:footnoteReference w:id="582"/>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83"/>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84"/>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85"/>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lastRenderedPageBreak/>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86"/>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87"/>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lastRenderedPageBreak/>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88"/>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89"/>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lastRenderedPageBreak/>
        <w:t xml:space="preserve">42 </w:t>
      </w:r>
      <w:r w:rsidR="00E46516">
        <w:t>f</w:t>
      </w:r>
      <w:r w:rsidRPr="00AB1781">
        <w:t xml:space="preserve">or He remembered His holy </w:t>
      </w:r>
      <w:r w:rsidR="00E46516">
        <w:t>word</w:t>
      </w:r>
      <w:r w:rsidR="00E46516">
        <w:rPr>
          <w:rStyle w:val="FootnoteReference"/>
        </w:rPr>
        <w:footnoteReference w:id="590"/>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91"/>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92"/>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8" w:name="_Ref435438622"/>
      <w:r w:rsidRPr="00AB1781">
        <w:t>K</w:t>
      </w:r>
      <w:r>
        <w:t>athisma</w:t>
      </w:r>
      <w:r w:rsidRPr="00AB1781">
        <w:t xml:space="preserve"> 1</w:t>
      </w:r>
      <w:r>
        <w:t>5</w:t>
      </w:r>
      <w:bookmarkEnd w:id="288"/>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93"/>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94"/>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95"/>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96"/>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97"/>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lastRenderedPageBreak/>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98"/>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99"/>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00"/>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01"/>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lastRenderedPageBreak/>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02"/>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03"/>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04"/>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05"/>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06"/>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607"/>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08"/>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lastRenderedPageBreak/>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09"/>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10"/>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11"/>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12"/>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613"/>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614"/>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15"/>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16"/>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17"/>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18"/>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lastRenderedPageBreak/>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19"/>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20"/>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21"/>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22"/>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23"/>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24"/>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lastRenderedPageBreak/>
        <w:t xml:space="preserve">8 God </w:t>
      </w:r>
      <w:r w:rsidR="00F56D7A">
        <w:t>spoke</w:t>
      </w:r>
      <w:r w:rsidRPr="00AB1781">
        <w:t xml:space="preserve"> in His sanctuary</w:t>
      </w:r>
      <w:r w:rsidR="00F56D7A">
        <w:rPr>
          <w:rStyle w:val="FootnoteReference"/>
        </w:rPr>
        <w:footnoteReference w:id="625"/>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26"/>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27"/>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28"/>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29"/>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lastRenderedPageBreak/>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30"/>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31"/>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9" w:name="_Ref435990041"/>
      <w:r>
        <w:lastRenderedPageBreak/>
        <w:t>Kathisma 16</w:t>
      </w:r>
      <w:bookmarkEnd w:id="289"/>
    </w:p>
    <w:p w14:paraId="10F0C415" w14:textId="0AB078EF" w:rsidR="00510795" w:rsidRPr="00267F42" w:rsidRDefault="00267F42" w:rsidP="00BF0205">
      <w:pPr>
        <w:pStyle w:val="Heading4"/>
      </w:pPr>
      <w:bookmarkStart w:id="290" w:name="_Ref412026343"/>
      <w:r>
        <w:t>Psalm</w:t>
      </w:r>
      <w:r w:rsidR="00510795" w:rsidRPr="00AB1781">
        <w:t xml:space="preserve"> 109</w:t>
      </w:r>
      <w:r>
        <w:t xml:space="preserve">: </w:t>
      </w:r>
      <w:r w:rsidR="00E67F94">
        <w:t>“The Lord said to my Lord, “</w:t>
      </w:r>
      <w:r>
        <w:t>Sit at My right han</w:t>
      </w:r>
      <w:r w:rsidR="00E67F94">
        <w:t>d’”</w:t>
      </w:r>
      <w:bookmarkEnd w:id="2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3A78525E" w:rsidR="00F14AA6" w:rsidRDefault="00F14AA6" w:rsidP="00267F42">
      <w:pPr>
        <w:pStyle w:val="Rubric"/>
      </w:pPr>
      <w:r>
        <w:fldChar w:fldCharType="begin"/>
      </w:r>
      <w:r>
        <w:instrText xml:space="preserve"> REF _Ref434576482 \h </w:instrText>
      </w:r>
      <w:r>
        <w:fldChar w:fldCharType="separate"/>
      </w:r>
      <w:r w:rsidR="000C0A06">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0A06">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0A0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0A06">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32"/>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33"/>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34"/>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35"/>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36"/>
      </w:r>
      <w:r w:rsidRPr="00AB1781">
        <w:t>.</w:t>
      </w:r>
      <w:r w:rsidRPr="00AB1781">
        <w:rPr>
          <w:rStyle w:val="FootnoteReference"/>
        </w:rPr>
        <w:footnoteReference w:id="637"/>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38"/>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39"/>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40"/>
      </w:r>
    </w:p>
    <w:p w14:paraId="3ABB1A49" w14:textId="29B50B73"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0C0A06">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C0A06">
        <w:t>Psalm</w:t>
      </w:r>
      <w:r w:rsidR="000C0A06" w:rsidRPr="00AB1781">
        <w:t xml:space="preserve"> 110</w:t>
      </w:r>
      <w:r w:rsidR="000C0A06">
        <w:t>: “I will confess You, O Lord, with my whole heart”</w:t>
      </w:r>
      <w:r>
        <w:fldChar w:fldCharType="end"/>
      </w:r>
      <w:r>
        <w:t xml:space="preserve">, page </w:t>
      </w:r>
      <w:r>
        <w:fldChar w:fldCharType="begin"/>
      </w:r>
      <w:r>
        <w:instrText xml:space="preserve"> PAGEREF _Ref412111792 \h </w:instrText>
      </w:r>
      <w:r>
        <w:fldChar w:fldCharType="separate"/>
      </w:r>
      <w:r w:rsidR="000C0A06">
        <w:rPr>
          <w:noProof/>
        </w:rPr>
        <w:t>261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0A06">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C0A06">
        <w:t>Psalm</w:t>
      </w:r>
      <w:r w:rsidR="000C0A06" w:rsidRPr="00AB1781">
        <w:t xml:space="preserve"> 114</w:t>
      </w:r>
      <w:r w:rsidR="000C0A06">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C0A06">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1"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9C9AEF6" w:rsidR="00F14AA6" w:rsidRDefault="00F14AA6" w:rsidP="00267F42">
      <w:pPr>
        <w:pStyle w:val="Rubric"/>
      </w:pPr>
      <w:r>
        <w:fldChar w:fldCharType="begin"/>
      </w:r>
      <w:r>
        <w:instrText xml:space="preserve"> REF _Ref434576482 \h </w:instrText>
      </w:r>
      <w:r>
        <w:fldChar w:fldCharType="separate"/>
      </w:r>
      <w:r w:rsidR="000C0A06">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0A06">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41"/>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42"/>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43"/>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44"/>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45"/>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46"/>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47"/>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48"/>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49"/>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50AA51EB"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C0A06">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C0A06">
        <w:t>Psalm</w:t>
      </w:r>
      <w:r w:rsidR="000C0A06" w:rsidRPr="00AB1781">
        <w:t xml:space="preserve"> 111</w:t>
      </w:r>
      <w:r w:rsidR="000C0A06">
        <w:t>: “Blessed is the man who fears the Lord”</w:t>
      </w:r>
      <w:r>
        <w:fldChar w:fldCharType="end"/>
      </w:r>
      <w:r>
        <w:t xml:space="preserve">, page </w:t>
      </w:r>
      <w:r>
        <w:fldChar w:fldCharType="begin"/>
      </w:r>
      <w:r>
        <w:instrText xml:space="preserve"> PAGEREF _Ref412111806 \h </w:instrText>
      </w:r>
      <w:r>
        <w:fldChar w:fldCharType="separate"/>
      </w:r>
      <w:r w:rsidR="000C0A06">
        <w:rPr>
          <w:noProof/>
        </w:rPr>
        <w:t>262</w:t>
      </w:r>
      <w:r>
        <w:fldChar w:fldCharType="end"/>
      </w:r>
      <w:r>
        <w:t>.</w:t>
      </w:r>
    </w:p>
    <w:p w14:paraId="15C2806A" w14:textId="7A8D6D1E" w:rsidR="00510795" w:rsidRPr="00267F42" w:rsidRDefault="00267F42" w:rsidP="00BF0205">
      <w:pPr>
        <w:pStyle w:val="Heading4"/>
      </w:pPr>
      <w:bookmarkStart w:id="292" w:name="_Ref412111806"/>
      <w:r>
        <w:t>Psalm</w:t>
      </w:r>
      <w:r w:rsidR="00510795" w:rsidRPr="00AB1781">
        <w:t xml:space="preserve"> 111</w:t>
      </w:r>
      <w:r>
        <w:t xml:space="preserve">: </w:t>
      </w:r>
      <w:r w:rsidR="00E67F94">
        <w:t>“</w:t>
      </w:r>
      <w:r>
        <w:t>Blessed is the man who fears the Lor</w:t>
      </w:r>
      <w:r w:rsidR="00E67F94">
        <w:t>d”</w:t>
      </w:r>
      <w:bookmarkEnd w:id="2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1E24C6BF" w:rsidR="00F14AA6" w:rsidRDefault="00F14AA6" w:rsidP="00267F42">
      <w:pPr>
        <w:pStyle w:val="Rubric"/>
      </w:pPr>
      <w:r>
        <w:fldChar w:fldCharType="begin"/>
      </w:r>
      <w:r>
        <w:instrText xml:space="preserve"> REF _Ref434576482 \h </w:instrText>
      </w:r>
      <w:r>
        <w:fldChar w:fldCharType="separate"/>
      </w:r>
      <w:r w:rsidR="000C0A06">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0A06">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50"/>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51"/>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52"/>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53"/>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54"/>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55"/>
      </w:r>
    </w:p>
    <w:p w14:paraId="6BACCBFA" w14:textId="73C5775C" w:rsidR="00B35B25" w:rsidRDefault="00B35B25" w:rsidP="00B35B25">
      <w:pPr>
        <w:pStyle w:val="Rubric"/>
      </w:pPr>
      <w:r>
        <w:t xml:space="preserve">Alleluia. </w:t>
      </w:r>
      <w:r>
        <w:fldChar w:fldCharType="begin"/>
      </w:r>
      <w:r>
        <w:instrText xml:space="preserve"> REF _Ref434576249 \h  \* MERGEFORMAT </w:instrText>
      </w:r>
      <w:r>
        <w:fldChar w:fldCharType="separate"/>
      </w:r>
      <w:r w:rsidR="000C0A06">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C0A06">
        <w:t>Psalm</w:t>
      </w:r>
      <w:r w:rsidR="000C0A06" w:rsidRPr="00AB1781">
        <w:t xml:space="preserve"> 112</w:t>
      </w:r>
      <w:r w:rsidR="000C0A06">
        <w:t>: “Praise the Lord, you children”</w:t>
      </w:r>
      <w:r>
        <w:fldChar w:fldCharType="end"/>
      </w:r>
      <w:r>
        <w:t xml:space="preserve">, page </w:t>
      </w:r>
      <w:r>
        <w:fldChar w:fldCharType="begin"/>
      </w:r>
      <w:r>
        <w:instrText xml:space="preserve"> PAGEREF _Ref412098484 \h </w:instrText>
      </w:r>
      <w:r>
        <w:fldChar w:fldCharType="separate"/>
      </w:r>
      <w:r w:rsidR="000C0A06">
        <w:rPr>
          <w:noProof/>
        </w:rPr>
        <w:t>263</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56"/>
      </w:r>
      <w:r w:rsidR="00267F42">
        <w:t xml:space="preserve">: </w:t>
      </w:r>
      <w:r w:rsidR="00E67F94">
        <w:t>“</w:t>
      </w:r>
      <w:r w:rsidR="00267F42">
        <w:t>Praise the Lord, you childre</w:t>
      </w:r>
      <w:r w:rsidR="00E67F94">
        <w:t>n”</w:t>
      </w:r>
      <w:bookmarkEnd w:id="2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2C167976" w:rsidR="00F14AA6" w:rsidRDefault="00F14AA6" w:rsidP="00267F42">
      <w:pPr>
        <w:pStyle w:val="Rubric"/>
      </w:pPr>
      <w:r>
        <w:fldChar w:fldCharType="begin"/>
      </w:r>
      <w:r>
        <w:instrText xml:space="preserve"> REF _Ref434575533 \h </w:instrText>
      </w:r>
      <w:r>
        <w:fldChar w:fldCharType="separate"/>
      </w:r>
      <w:r w:rsidR="000C0A0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0A06">
        <w:rPr>
          <w:noProof/>
        </w:rPr>
        <w:t>50</w:t>
      </w:r>
      <w:r>
        <w:fldChar w:fldCharType="end"/>
      </w:r>
      <w:r>
        <w:t xml:space="preserve"> (additional to the original 12). </w:t>
      </w:r>
      <w:r>
        <w:fldChar w:fldCharType="begin"/>
      </w:r>
      <w:r>
        <w:instrText xml:space="preserve"> REF _Ref434576482 \h </w:instrText>
      </w:r>
      <w:r>
        <w:fldChar w:fldCharType="separate"/>
      </w:r>
      <w:r w:rsidR="000C0A06">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0A06">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57"/>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0AB5535A"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C0A06">
        <w:t>The Psalms of Prime</w:t>
      </w:r>
      <w:r>
        <w:fldChar w:fldCharType="end"/>
      </w:r>
      <w:r>
        <w:t xml:space="preserve"> continue with </w:t>
      </w:r>
      <w:r>
        <w:fldChar w:fldCharType="begin"/>
      </w:r>
      <w:r>
        <w:instrText xml:space="preserve"> REF _Ref412098508 \h </w:instrText>
      </w:r>
      <w:r>
        <w:fldChar w:fldCharType="separate"/>
      </w:r>
      <w:r w:rsidR="000C0A06">
        <w:t>Psalm</w:t>
      </w:r>
      <w:r w:rsidR="000C0A06" w:rsidRPr="00AB1781">
        <w:t xml:space="preserve"> 142</w:t>
      </w:r>
      <w:r w:rsidR="000C0A06">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C0A06">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0A06">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C0A06">
        <w:t>Psalm</w:t>
      </w:r>
      <w:r w:rsidR="000C0A06" w:rsidRPr="00AB1781">
        <w:t xml:space="preserve"> 114</w:t>
      </w:r>
      <w:r w:rsidR="000C0A06">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C0A06">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58"/>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59"/>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60"/>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61"/>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62"/>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63"/>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64"/>
      </w:r>
      <w:r w:rsidR="00510795" w:rsidRPr="00AB1781">
        <w:t>.</w:t>
      </w:r>
    </w:p>
    <w:p w14:paraId="397629CE" w14:textId="75AE80C9" w:rsidR="00510795" w:rsidRPr="00267F42" w:rsidRDefault="00267F42" w:rsidP="00BF0205">
      <w:pPr>
        <w:pStyle w:val="Heading4"/>
      </w:pPr>
      <w:bookmarkStart w:id="294"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43C926D0" w:rsidR="00F14AA6" w:rsidRDefault="00F14AA6" w:rsidP="00267F42">
      <w:pPr>
        <w:pStyle w:val="Rubric"/>
      </w:pPr>
      <w:r>
        <w:fldChar w:fldCharType="begin"/>
      </w:r>
      <w:r>
        <w:instrText xml:space="preserve"> REF _Ref434576482 \h </w:instrText>
      </w:r>
      <w:r>
        <w:fldChar w:fldCharType="separate"/>
      </w:r>
      <w:r w:rsidR="000C0A06">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0A06">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0A0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0A06">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65"/>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66"/>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67"/>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68"/>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69"/>
      </w:r>
    </w:p>
    <w:p w14:paraId="30D31F28" w14:textId="11F59766" w:rsidR="00510795" w:rsidRDefault="00510795" w:rsidP="00267F42">
      <w:pPr>
        <w:pStyle w:val="EnglishHangEndNoCoptic"/>
      </w:pPr>
      <w:r w:rsidRPr="00AB1781">
        <w:tab/>
        <w:t>in the land of the living.</w:t>
      </w:r>
    </w:p>
    <w:p w14:paraId="15BDDE6D" w14:textId="6D96184A" w:rsidR="00B35B25" w:rsidRDefault="00B35B25" w:rsidP="00B35B25">
      <w:pPr>
        <w:pStyle w:val="Rubric"/>
      </w:pPr>
      <w:r>
        <w:t xml:space="preserve">Alleluia. </w:t>
      </w:r>
      <w:r>
        <w:fldChar w:fldCharType="begin"/>
      </w:r>
      <w:r>
        <w:instrText xml:space="preserve"> REF _Ref434576249 \h  \* MERGEFORMAT </w:instrText>
      </w:r>
      <w:r>
        <w:fldChar w:fldCharType="separate"/>
      </w:r>
      <w:r w:rsidR="000C0A06">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C0A06">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C0A06">
        <w:t>Psalm</w:t>
      </w:r>
      <w:r w:rsidR="000C0A06" w:rsidRPr="00AB1781">
        <w:t xml:space="preserve"> 115</w:t>
      </w:r>
      <w:r w:rsidR="000C0A06">
        <w:t>: “I believed; therefore I spoke; but I was greatly humbled”</w:t>
      </w:r>
      <w:r>
        <w:fldChar w:fldCharType="end"/>
      </w:r>
      <w:r>
        <w:t xml:space="preserve">, page </w:t>
      </w:r>
      <w:r>
        <w:fldChar w:fldCharType="begin"/>
      </w:r>
      <w:r>
        <w:instrText xml:space="preserve"> PAGEREF _Ref412026376 \h </w:instrText>
      </w:r>
      <w:r>
        <w:fldChar w:fldCharType="separate"/>
      </w:r>
      <w:r w:rsidR="000C0A06">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5"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6BB44976" w:rsidR="00F14AA6" w:rsidRDefault="00F14AA6" w:rsidP="00267F42">
      <w:pPr>
        <w:pStyle w:val="Rubric"/>
      </w:pPr>
      <w:r>
        <w:fldChar w:fldCharType="begin"/>
      </w:r>
      <w:r>
        <w:instrText xml:space="preserve"> REF _Ref434576482 \h </w:instrText>
      </w:r>
      <w:r>
        <w:fldChar w:fldCharType="separate"/>
      </w:r>
      <w:r w:rsidR="000C0A06">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0A06">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0A0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0A06">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70"/>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71"/>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72"/>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73"/>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74"/>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75"/>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76"/>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77"/>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D66FD8A"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C0A06">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0A06">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C0A06">
        <w:t>Psalm</w:t>
      </w:r>
      <w:r w:rsidR="000C0A06" w:rsidRPr="00AB1781">
        <w:t xml:space="preserve"> 120</w:t>
      </w:r>
      <w:r w:rsidR="000C0A06">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C0A06">
        <w:rPr>
          <w:noProof/>
        </w:rPr>
        <w:t>288</w:t>
      </w:r>
      <w:r w:rsidR="00E611C7">
        <w:fldChar w:fldCharType="end"/>
      </w:r>
      <w:r w:rsidR="00E611C7">
        <w:t>.</w:t>
      </w:r>
    </w:p>
    <w:p w14:paraId="2E64A8D8" w14:textId="4F0384A6" w:rsidR="00510795" w:rsidRPr="00267F42" w:rsidRDefault="00267F42" w:rsidP="00BF0205">
      <w:pPr>
        <w:pStyle w:val="Heading4"/>
      </w:pPr>
      <w:bookmarkStart w:id="296" w:name="_Ref411967180"/>
      <w:r>
        <w:t>Psalm</w:t>
      </w:r>
      <w:r w:rsidR="00510795" w:rsidRPr="00AB1781">
        <w:t xml:space="preserve"> 116</w:t>
      </w:r>
      <w:r>
        <w:t xml:space="preserve">: </w:t>
      </w:r>
      <w:r w:rsidR="00E67F94">
        <w:t xml:space="preserve">“Praise the Lord, all </w:t>
      </w:r>
      <w:r>
        <w:t>you nations</w:t>
      </w:r>
      <w:r w:rsidR="00E67F94">
        <w:t>”</w:t>
      </w:r>
      <w:bookmarkEnd w:id="2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00E974F2" w:rsidR="00F14AA6" w:rsidRDefault="00F14AA6" w:rsidP="00267F42">
      <w:pPr>
        <w:pStyle w:val="Rubric"/>
      </w:pPr>
      <w:r>
        <w:fldChar w:fldCharType="begin"/>
      </w:r>
      <w:r>
        <w:instrText xml:space="preserve"> REF _Ref434576694 \h </w:instrText>
      </w:r>
      <w:r>
        <w:fldChar w:fldCharType="separate"/>
      </w:r>
      <w:r w:rsidR="000C0A06">
        <w:rPr>
          <w:lang w:val="en-GB"/>
        </w:rPr>
        <w:t>The Psalms of Sunset (Vespers)</w:t>
      </w:r>
      <w:r>
        <w:fldChar w:fldCharType="end"/>
      </w:r>
      <w:r>
        <w:t xml:space="preserve">, page </w:t>
      </w:r>
      <w:r>
        <w:fldChar w:fldCharType="begin"/>
      </w:r>
      <w:r>
        <w:instrText xml:space="preserve"> PAGEREF _Ref434576694 \h </w:instrText>
      </w:r>
      <w:r>
        <w:fldChar w:fldCharType="separate"/>
      </w:r>
      <w:r w:rsidR="000C0A06">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0A06">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0A06">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78"/>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79"/>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431DCBA"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C0A06">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C0A06">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C0A06">
        <w:t>Psalm</w:t>
      </w:r>
      <w:r w:rsidR="000C0A06" w:rsidRPr="00AB1781">
        <w:t xml:space="preserve"> 117</w:t>
      </w:r>
      <w:r w:rsidR="000C0A06">
        <w:t>: “Confess the Lord, He is good”</w:t>
      </w:r>
      <w:r>
        <w:fldChar w:fldCharType="end"/>
      </w:r>
      <w:r>
        <w:t xml:space="preserve">, page </w:t>
      </w:r>
      <w:r>
        <w:fldChar w:fldCharType="begin"/>
      </w:r>
      <w:r>
        <w:instrText xml:space="preserve"> PAGEREF _Ref411967211 \h </w:instrText>
      </w:r>
      <w:r>
        <w:fldChar w:fldCharType="separate"/>
      </w:r>
      <w:r w:rsidR="000C0A06">
        <w:rPr>
          <w:noProof/>
        </w:rPr>
        <w:t>269</w:t>
      </w:r>
      <w:r>
        <w:fldChar w:fldCharType="end"/>
      </w:r>
      <w:r>
        <w:t>.</w:t>
      </w:r>
    </w:p>
    <w:p w14:paraId="0CBD83A7" w14:textId="74CB9E6B" w:rsidR="00510795" w:rsidRPr="00267F42" w:rsidRDefault="00267F42" w:rsidP="00BF0205">
      <w:pPr>
        <w:pStyle w:val="Heading4"/>
      </w:pPr>
      <w:bookmarkStart w:id="297" w:name="_Ref411967211"/>
      <w:r>
        <w:t>Psalm</w:t>
      </w:r>
      <w:r w:rsidR="00510795" w:rsidRPr="00AB1781">
        <w:t xml:space="preserve"> 117</w:t>
      </w:r>
      <w:r>
        <w:t xml:space="preserve">: </w:t>
      </w:r>
      <w:r w:rsidR="00E67F94">
        <w:t>“Confess</w:t>
      </w:r>
      <w:r>
        <w:t xml:space="preserve"> the Lord, He is goo</w:t>
      </w:r>
      <w:r w:rsidR="00E67F94">
        <w:t>d”</w:t>
      </w:r>
      <w:bookmarkEnd w:id="2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3BD47CD9" w:rsidR="00F14AA6" w:rsidRDefault="00F14AA6" w:rsidP="00267F42">
      <w:pPr>
        <w:pStyle w:val="Rubric"/>
      </w:pPr>
      <w:r>
        <w:fldChar w:fldCharType="begin"/>
      </w:r>
      <w:r>
        <w:instrText xml:space="preserve"> REF _Ref434576694 \h </w:instrText>
      </w:r>
      <w:r>
        <w:fldChar w:fldCharType="separate"/>
      </w:r>
      <w:r w:rsidR="000C0A06">
        <w:rPr>
          <w:lang w:val="en-GB"/>
        </w:rPr>
        <w:t>The Psalms of Sunset (Vespers)</w:t>
      </w:r>
      <w:r>
        <w:fldChar w:fldCharType="end"/>
      </w:r>
      <w:r>
        <w:t xml:space="preserve">, page </w:t>
      </w:r>
      <w:r>
        <w:fldChar w:fldCharType="begin"/>
      </w:r>
      <w:r>
        <w:instrText xml:space="preserve"> PAGEREF _Ref434576694 \h </w:instrText>
      </w:r>
      <w:r>
        <w:fldChar w:fldCharType="separate"/>
      </w:r>
      <w:r w:rsidR="000C0A06">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0A06">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0A06">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80"/>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81"/>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82"/>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83"/>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84"/>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85"/>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86"/>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87"/>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88"/>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89"/>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90"/>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91"/>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92"/>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93"/>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5BE52D9C" w:rsidR="00550889" w:rsidRDefault="00550889" w:rsidP="00E611C7">
      <w:pPr>
        <w:pStyle w:val="Rubric"/>
      </w:pPr>
      <w:r>
        <w:t xml:space="preserve">Alleluia. </w:t>
      </w:r>
      <w:r>
        <w:fldChar w:fldCharType="begin"/>
      </w:r>
      <w:r>
        <w:instrText xml:space="preserve"> REF _Ref445106453 \h </w:instrText>
      </w:r>
      <w:r>
        <w:fldChar w:fldCharType="separate"/>
      </w:r>
      <w:r w:rsidR="000C0A06">
        <w:t>The Psalms of the Eleventh Hour (Little Vespers)</w:t>
      </w:r>
      <w:r>
        <w:fldChar w:fldCharType="end"/>
      </w:r>
      <w:r>
        <w:t xml:space="preserve"> continue with </w:t>
      </w:r>
      <w:r>
        <w:fldChar w:fldCharType="begin"/>
      </w:r>
      <w:r>
        <w:instrText xml:space="preserve"> REF _Ref411967235 \h </w:instrText>
      </w:r>
      <w:r>
        <w:fldChar w:fldCharType="separate"/>
      </w:r>
      <w:r w:rsidR="000C0A06">
        <w:t>Psalm</w:t>
      </w:r>
      <w:r w:rsidR="000C0A06" w:rsidRPr="00AB1781">
        <w:t xml:space="preserve"> 119</w:t>
      </w:r>
      <w:r w:rsidR="000C0A06">
        <w:t>: “When I was afflicted, I cried out to the Lord”</w:t>
      </w:r>
      <w:r>
        <w:fldChar w:fldCharType="end"/>
      </w:r>
      <w:r>
        <w:t xml:space="preserve">, page </w:t>
      </w:r>
      <w:r>
        <w:fldChar w:fldCharType="begin"/>
      </w:r>
      <w:r>
        <w:instrText xml:space="preserve"> PAGEREF _Ref411967235 \h </w:instrText>
      </w:r>
      <w:r>
        <w:fldChar w:fldCharType="separate"/>
      </w:r>
      <w:r w:rsidR="000C0A06">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0A06">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C0A06">
        <w:t>Psalm</w:t>
      </w:r>
      <w:r w:rsidR="000C0A06" w:rsidRPr="00AB1781">
        <w:t xml:space="preserve"> 118</w:t>
      </w:r>
      <w:r w:rsidR="000C0A06">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C0A06">
        <w:rPr>
          <w:noProof/>
        </w:rPr>
        <w:t>272</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8" w:name="_Ref435990049"/>
      <w:r>
        <w:lastRenderedPageBreak/>
        <w:t>Kathisma 17</w:t>
      </w:r>
      <w:bookmarkEnd w:id="298"/>
    </w:p>
    <w:p w14:paraId="5D7D7323" w14:textId="4F44AF1E" w:rsidR="00385CB8" w:rsidRPr="00385CB8" w:rsidRDefault="00385CB8" w:rsidP="00BF0205">
      <w:pPr>
        <w:pStyle w:val="Heading4"/>
      </w:pPr>
      <w:bookmarkStart w:id="299"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AA47E34" w:rsidR="00EE2E1D" w:rsidRDefault="00EE2E1D" w:rsidP="00385CB8">
      <w:pPr>
        <w:pStyle w:val="Rubric"/>
      </w:pPr>
      <w:r>
        <w:fldChar w:fldCharType="begin"/>
      </w:r>
      <w:r>
        <w:instrText xml:space="preserve"> REF _Ref434579602 \h </w:instrText>
      </w:r>
      <w:r>
        <w:fldChar w:fldCharType="separate"/>
      </w:r>
      <w:r w:rsidR="000C0A0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0A06">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729053FA" w:rsidR="006D2FE5" w:rsidRPr="006D2FE5" w:rsidRDefault="00EE2E1D" w:rsidP="006D2FE5">
      <w:pPr>
        <w:pStyle w:val="Rubric"/>
      </w:pPr>
      <w:r>
        <w:fldChar w:fldCharType="begin"/>
      </w:r>
      <w:r>
        <w:instrText xml:space="preserve"> REF _Ref434579602 \h </w:instrText>
      </w:r>
      <w:r>
        <w:fldChar w:fldCharType="separate"/>
      </w:r>
      <w:r w:rsidR="000C0A0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0A06">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94"/>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95"/>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96"/>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97"/>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98"/>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99"/>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1AF9748A" w:rsidR="00EE2E1D" w:rsidRDefault="00EE2E1D" w:rsidP="00EE2E1D">
      <w:pPr>
        <w:pStyle w:val="Rubric"/>
      </w:pPr>
      <w:r>
        <w:fldChar w:fldCharType="begin"/>
      </w:r>
      <w:r>
        <w:instrText xml:space="preserve"> REF _Ref434579602 \h </w:instrText>
      </w:r>
      <w:r>
        <w:fldChar w:fldCharType="separate"/>
      </w:r>
      <w:r w:rsidR="000C0A0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0A06">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00"/>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62712C3C" w:rsidR="00EE2E1D" w:rsidRDefault="00EE2E1D" w:rsidP="00EE2E1D">
      <w:pPr>
        <w:pStyle w:val="Rubric"/>
      </w:pPr>
      <w:r>
        <w:fldChar w:fldCharType="begin"/>
      </w:r>
      <w:r>
        <w:instrText xml:space="preserve"> REF _Ref434579602 \h </w:instrText>
      </w:r>
      <w:r>
        <w:fldChar w:fldCharType="separate"/>
      </w:r>
      <w:r w:rsidR="000C0A0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0A06">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01"/>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702"/>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03"/>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04"/>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4DAA9B83" w:rsidR="00EE2E1D" w:rsidRDefault="00EE2E1D" w:rsidP="00EE2E1D">
      <w:pPr>
        <w:pStyle w:val="Rubric"/>
      </w:pPr>
      <w:r>
        <w:fldChar w:fldCharType="begin"/>
      </w:r>
      <w:r>
        <w:instrText xml:space="preserve"> REF _Ref434579602 \h </w:instrText>
      </w:r>
      <w:r>
        <w:fldChar w:fldCharType="separate"/>
      </w:r>
      <w:r w:rsidR="000C0A0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0A06">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05"/>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06"/>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3E02F342" w:rsidR="00EE2E1D" w:rsidRDefault="00EE2E1D" w:rsidP="00EE2E1D">
      <w:pPr>
        <w:pStyle w:val="Rubric"/>
      </w:pPr>
      <w:r>
        <w:fldChar w:fldCharType="begin"/>
      </w:r>
      <w:r>
        <w:instrText xml:space="preserve"> REF _Ref434579602 \h </w:instrText>
      </w:r>
      <w:r>
        <w:fldChar w:fldCharType="separate"/>
      </w:r>
      <w:r w:rsidR="000C0A0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0A06">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07"/>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08"/>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09"/>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10"/>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11"/>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0DEB0FAB" w:rsidR="00EE2E1D" w:rsidRDefault="00EE2E1D" w:rsidP="00EE2E1D">
      <w:pPr>
        <w:pStyle w:val="Rubric"/>
      </w:pPr>
      <w:r>
        <w:fldChar w:fldCharType="begin"/>
      </w:r>
      <w:r>
        <w:instrText xml:space="preserve"> REF _Ref434579602 \h </w:instrText>
      </w:r>
      <w:r>
        <w:fldChar w:fldCharType="separate"/>
      </w:r>
      <w:r w:rsidR="000C0A0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0A06">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05A277A3" w:rsidR="00EE2E1D" w:rsidRDefault="00EE2E1D" w:rsidP="00EE2E1D">
      <w:pPr>
        <w:pStyle w:val="Rubric"/>
      </w:pPr>
      <w:r>
        <w:fldChar w:fldCharType="begin"/>
      </w:r>
      <w:r>
        <w:instrText xml:space="preserve"> REF _Ref434579602 \h </w:instrText>
      </w:r>
      <w:r>
        <w:fldChar w:fldCharType="separate"/>
      </w:r>
      <w:r w:rsidR="000C0A0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0A06">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148AF684" w:rsidR="00EE2E1D" w:rsidRDefault="00EE2E1D" w:rsidP="00EE2E1D">
      <w:pPr>
        <w:pStyle w:val="Rubric"/>
      </w:pPr>
      <w:r>
        <w:fldChar w:fldCharType="begin"/>
      </w:r>
      <w:r>
        <w:instrText xml:space="preserve"> REF _Ref434579602 \h </w:instrText>
      </w:r>
      <w:r>
        <w:fldChar w:fldCharType="separate"/>
      </w:r>
      <w:r w:rsidR="000C0A0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0A06">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12"/>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13"/>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14"/>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7CDDEAA8" w:rsidR="00EE2E1D" w:rsidRDefault="00EE2E1D" w:rsidP="00EE2E1D">
      <w:pPr>
        <w:pStyle w:val="Rubric"/>
      </w:pPr>
      <w:r>
        <w:fldChar w:fldCharType="begin"/>
      </w:r>
      <w:r>
        <w:instrText xml:space="preserve"> REF _Ref434579602 \h </w:instrText>
      </w:r>
      <w:r>
        <w:fldChar w:fldCharType="separate"/>
      </w:r>
      <w:r w:rsidR="000C0A0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0A06">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15"/>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16"/>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09AFEE00" w:rsidR="00EE2E1D" w:rsidRDefault="00EE2E1D" w:rsidP="00EE2E1D">
      <w:pPr>
        <w:pStyle w:val="Rubric"/>
      </w:pPr>
      <w:r>
        <w:fldChar w:fldCharType="begin"/>
      </w:r>
      <w:r>
        <w:instrText xml:space="preserve"> REF _Ref434579602 \h </w:instrText>
      </w:r>
      <w:r>
        <w:fldChar w:fldCharType="separate"/>
      </w:r>
      <w:r w:rsidR="000C0A0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0A06">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5986B581" w:rsidR="00EE2E1D" w:rsidRDefault="00EE2E1D" w:rsidP="00EE2E1D">
      <w:pPr>
        <w:pStyle w:val="Rubric"/>
      </w:pPr>
      <w:r>
        <w:fldChar w:fldCharType="begin"/>
      </w:r>
      <w:r>
        <w:instrText xml:space="preserve"> REF _Ref434579602 \h </w:instrText>
      </w:r>
      <w:r>
        <w:fldChar w:fldCharType="separate"/>
      </w:r>
      <w:r w:rsidR="000C0A0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0A06">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17"/>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18"/>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19"/>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20"/>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21"/>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6B9FBF2E" w:rsidR="00EE2E1D" w:rsidRDefault="00EE2E1D" w:rsidP="00EE2E1D">
      <w:pPr>
        <w:pStyle w:val="Rubric"/>
      </w:pPr>
      <w:r>
        <w:fldChar w:fldCharType="begin"/>
      </w:r>
      <w:r>
        <w:instrText xml:space="preserve"> REF _Ref434579602 \h </w:instrText>
      </w:r>
      <w:r>
        <w:fldChar w:fldCharType="separate"/>
      </w:r>
      <w:r w:rsidR="000C0A0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0A06">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22"/>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23"/>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2A2C6D55" w:rsidR="00EE2E1D" w:rsidRDefault="00EE2E1D" w:rsidP="00EE2E1D">
      <w:pPr>
        <w:pStyle w:val="Rubric"/>
      </w:pPr>
      <w:r>
        <w:fldChar w:fldCharType="begin"/>
      </w:r>
      <w:r>
        <w:instrText xml:space="preserve"> REF _Ref434579602 \h </w:instrText>
      </w:r>
      <w:r>
        <w:fldChar w:fldCharType="separate"/>
      </w:r>
      <w:r w:rsidR="000C0A0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0A06">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24"/>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494672C" w:rsidR="00EE2E1D" w:rsidRDefault="00EE2E1D" w:rsidP="00EE2E1D">
      <w:pPr>
        <w:pStyle w:val="Rubric"/>
      </w:pPr>
      <w:r>
        <w:fldChar w:fldCharType="begin"/>
      </w:r>
      <w:r>
        <w:instrText xml:space="preserve"> REF _Ref434579602 \h </w:instrText>
      </w:r>
      <w:r>
        <w:fldChar w:fldCharType="separate"/>
      </w:r>
      <w:r w:rsidR="000C0A0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0A06">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25"/>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26"/>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6D5D3C67" w:rsidR="00EE2E1D" w:rsidRDefault="00EE2E1D" w:rsidP="00EE2E1D">
      <w:pPr>
        <w:pStyle w:val="Rubric"/>
      </w:pPr>
      <w:r>
        <w:fldChar w:fldCharType="begin"/>
      </w:r>
      <w:r>
        <w:instrText xml:space="preserve"> REF _Ref434579602 \h </w:instrText>
      </w:r>
      <w:r>
        <w:fldChar w:fldCharType="separate"/>
      </w:r>
      <w:r w:rsidR="000C0A0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0A06">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27"/>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28"/>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34389DD8" w:rsidR="00EE2E1D" w:rsidRDefault="00EE2E1D" w:rsidP="00EE2E1D">
      <w:pPr>
        <w:pStyle w:val="Rubric"/>
      </w:pPr>
      <w:r>
        <w:fldChar w:fldCharType="begin"/>
      </w:r>
      <w:r>
        <w:instrText xml:space="preserve"> REF _Ref434579602 \h </w:instrText>
      </w:r>
      <w:r>
        <w:fldChar w:fldCharType="separate"/>
      </w:r>
      <w:r w:rsidR="000C0A0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0A06">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29"/>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30"/>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31"/>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32"/>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62424EDE" w:rsidR="00EE2E1D" w:rsidRDefault="00EE2E1D" w:rsidP="00EE2E1D">
      <w:pPr>
        <w:pStyle w:val="Rubric"/>
      </w:pPr>
      <w:r>
        <w:fldChar w:fldCharType="begin"/>
      </w:r>
      <w:r>
        <w:instrText xml:space="preserve"> REF _Ref434579602 \h </w:instrText>
      </w:r>
      <w:r>
        <w:fldChar w:fldCharType="separate"/>
      </w:r>
      <w:r w:rsidR="000C0A0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0A06">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33"/>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34"/>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35"/>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186F872D" w:rsidR="00EE2E1D" w:rsidRDefault="00EE2E1D" w:rsidP="00EE2E1D">
      <w:pPr>
        <w:pStyle w:val="Rubric"/>
      </w:pPr>
      <w:r>
        <w:fldChar w:fldCharType="begin"/>
      </w:r>
      <w:r>
        <w:instrText xml:space="preserve"> REF _Ref434579602 \h </w:instrText>
      </w:r>
      <w:r>
        <w:fldChar w:fldCharType="separate"/>
      </w:r>
      <w:r w:rsidR="000C0A0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0A06">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36"/>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37"/>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71EEB278" w:rsidR="00EE2E1D" w:rsidRDefault="00EE2E1D" w:rsidP="00EE2E1D">
      <w:pPr>
        <w:pStyle w:val="Rubric"/>
      </w:pPr>
      <w:r>
        <w:fldChar w:fldCharType="begin"/>
      </w:r>
      <w:r>
        <w:instrText xml:space="preserve"> REF _Ref434579602 \h </w:instrText>
      </w:r>
      <w:r>
        <w:fldChar w:fldCharType="separate"/>
      </w:r>
      <w:r w:rsidR="000C0A06">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0A06">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38"/>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39"/>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40"/>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0"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0"/>
    </w:p>
    <w:p w14:paraId="1B546F80" w14:textId="31222E19" w:rsidR="006D2FE5" w:rsidRDefault="006D2FE5" w:rsidP="006D2FE5">
      <w:pPr>
        <w:pStyle w:val="Rubric"/>
      </w:pPr>
      <w:r>
        <w:fldChar w:fldCharType="begin"/>
      </w:r>
      <w:r>
        <w:instrText xml:space="preserve"> REF _Ref434578449 \h </w:instrText>
      </w:r>
      <w:r>
        <w:fldChar w:fldCharType="separate"/>
      </w:r>
      <w:r w:rsidR="000C0A06">
        <w:rPr>
          <w:lang w:val="en-GB"/>
        </w:rPr>
        <w:t>The Psalms of the Veil</w:t>
      </w:r>
      <w:r>
        <w:fldChar w:fldCharType="end"/>
      </w:r>
      <w:r>
        <w:t xml:space="preserve">, page </w:t>
      </w:r>
      <w:r>
        <w:fldChar w:fldCharType="begin"/>
      </w:r>
      <w:r>
        <w:instrText xml:space="preserve"> PAGEREF _Ref434578449 \h </w:instrText>
      </w:r>
      <w:r>
        <w:fldChar w:fldCharType="separate"/>
      </w:r>
      <w:r w:rsidR="000C0A06">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C0A06">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0A06">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41"/>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4B6401E2"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0A06">
        <w:rPr>
          <w:lang w:val="en-GB"/>
        </w:rPr>
        <w:t>The Psalms of the Veil</w:t>
      </w:r>
      <w:r>
        <w:fldChar w:fldCharType="end"/>
      </w:r>
      <w:r>
        <w:t xml:space="preserve"> continue with </w:t>
      </w:r>
      <w:r>
        <w:fldChar w:fldCharType="begin"/>
      </w:r>
      <w:r>
        <w:instrText xml:space="preserve"> REF _Ref434579051 \h </w:instrText>
      </w:r>
      <w:r>
        <w:fldChar w:fldCharType="separate"/>
      </w:r>
      <w:r w:rsidR="000C0A06">
        <w:t>Psalm 118 Part 21 (</w:t>
      </w:r>
      <w:r w:rsidR="000C0A06" w:rsidRPr="0082523C">
        <w:rPr>
          <w:rFonts w:ascii="Tahoma" w:eastAsia="Tahoma" w:hAnsi="Tahoma" w:cs="Tahoma"/>
        </w:rPr>
        <w:t>ש</w:t>
      </w:r>
      <w:r w:rsidR="000C0A06">
        <w:t>): “Rulers persecute me without cause”</w:t>
      </w:r>
      <w:r>
        <w:fldChar w:fldCharType="end"/>
      </w:r>
      <w:r>
        <w:t>.</w:t>
      </w:r>
    </w:p>
    <w:p w14:paraId="4DDA1B57" w14:textId="1B122AC3" w:rsidR="00494693" w:rsidRPr="00494693" w:rsidRDefault="00494693" w:rsidP="00BF0205">
      <w:pPr>
        <w:pStyle w:val="Heading5"/>
      </w:pPr>
      <w:bookmarkStart w:id="301"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1"/>
    </w:p>
    <w:p w14:paraId="4357BBBC" w14:textId="258088FD" w:rsidR="006D2FE5" w:rsidRDefault="006D2FE5" w:rsidP="006D2FE5">
      <w:pPr>
        <w:pStyle w:val="Rubric"/>
      </w:pPr>
      <w:r>
        <w:fldChar w:fldCharType="begin"/>
      </w:r>
      <w:r>
        <w:instrText xml:space="preserve"> REF _Ref434578449 \h </w:instrText>
      </w:r>
      <w:r>
        <w:fldChar w:fldCharType="separate"/>
      </w:r>
      <w:r w:rsidR="000C0A06">
        <w:rPr>
          <w:lang w:val="en-GB"/>
        </w:rPr>
        <w:t>The Psalms of the Veil</w:t>
      </w:r>
      <w:r>
        <w:fldChar w:fldCharType="end"/>
      </w:r>
      <w:r>
        <w:t xml:space="preserve">, page </w:t>
      </w:r>
      <w:r>
        <w:fldChar w:fldCharType="begin"/>
      </w:r>
      <w:r>
        <w:instrText xml:space="preserve"> PAGEREF _Ref434578449 \h </w:instrText>
      </w:r>
      <w:r>
        <w:fldChar w:fldCharType="separate"/>
      </w:r>
      <w:r w:rsidR="000C0A06">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0A06">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0A06">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42"/>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43"/>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78599D51"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0A06">
        <w:rPr>
          <w:lang w:val="en-GB"/>
        </w:rPr>
        <w:t>The Psalms of the Veil</w:t>
      </w:r>
      <w:r>
        <w:fldChar w:fldCharType="end"/>
      </w:r>
      <w:r>
        <w:t xml:space="preserve"> continue with </w:t>
      </w:r>
      <w:r>
        <w:fldChar w:fldCharType="begin"/>
      </w:r>
      <w:r>
        <w:instrText xml:space="preserve"> REF _Ref434579065 \h </w:instrText>
      </w:r>
      <w:r>
        <w:fldChar w:fldCharType="separate"/>
      </w:r>
      <w:r w:rsidR="000C0A06">
        <w:t>Psalm 118 Part 22 (</w:t>
      </w:r>
      <w:r w:rsidR="000C0A06" w:rsidRPr="0082523C">
        <w:rPr>
          <w:rFonts w:ascii="Tahoma" w:eastAsia="Tahoma" w:hAnsi="Tahoma" w:cs="Tahoma"/>
        </w:rPr>
        <w:t>ת</w:t>
      </w:r>
      <w:r w:rsidR="000C0A06">
        <w:t>): “Let my supplication come before You, O Lord”</w:t>
      </w:r>
      <w:r>
        <w:fldChar w:fldCharType="end"/>
      </w:r>
      <w:r>
        <w:t>.</w:t>
      </w:r>
    </w:p>
    <w:p w14:paraId="473F235B" w14:textId="730800CE" w:rsidR="00494693" w:rsidRPr="00AB1781" w:rsidRDefault="00494693" w:rsidP="00BF0205">
      <w:pPr>
        <w:pStyle w:val="Heading5"/>
      </w:pPr>
      <w:bookmarkStart w:id="302"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2"/>
    </w:p>
    <w:p w14:paraId="5C3C407C" w14:textId="1BC5937E" w:rsidR="006D2FE5" w:rsidRDefault="006D2FE5" w:rsidP="006D2FE5">
      <w:pPr>
        <w:pStyle w:val="Rubric"/>
      </w:pPr>
      <w:r>
        <w:fldChar w:fldCharType="begin"/>
      </w:r>
      <w:r>
        <w:instrText xml:space="preserve"> REF _Ref434578449 \h </w:instrText>
      </w:r>
      <w:r>
        <w:fldChar w:fldCharType="separate"/>
      </w:r>
      <w:r w:rsidR="000C0A06">
        <w:rPr>
          <w:lang w:val="en-GB"/>
        </w:rPr>
        <w:t>The Psalms of the Veil</w:t>
      </w:r>
      <w:r>
        <w:fldChar w:fldCharType="end"/>
      </w:r>
      <w:r>
        <w:t xml:space="preserve">, page </w:t>
      </w:r>
      <w:r>
        <w:fldChar w:fldCharType="begin"/>
      </w:r>
      <w:r>
        <w:instrText xml:space="preserve"> PAGEREF _Ref434578449 \h </w:instrText>
      </w:r>
      <w:r>
        <w:fldChar w:fldCharType="separate"/>
      </w:r>
      <w:r w:rsidR="000C0A06">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0A06">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0A06">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44"/>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8DCB3B0" w:rsidR="00E611C7" w:rsidRDefault="00E611C7" w:rsidP="00E611C7">
      <w:pPr>
        <w:pStyle w:val="Rubric"/>
      </w:pPr>
      <w:r>
        <w:t xml:space="preserve">Alleluia. </w:t>
      </w:r>
      <w:r>
        <w:fldChar w:fldCharType="begin"/>
      </w:r>
      <w:r>
        <w:instrText xml:space="preserve"> REF _Ref434578449 \h </w:instrText>
      </w:r>
      <w:r>
        <w:fldChar w:fldCharType="separate"/>
      </w:r>
      <w:r w:rsidR="000C0A06">
        <w:rPr>
          <w:lang w:val="en-GB"/>
        </w:rPr>
        <w:t>The Psalms of the Veil</w:t>
      </w:r>
      <w:r>
        <w:fldChar w:fldCharType="end"/>
      </w:r>
      <w:r>
        <w:t xml:space="preserve"> and </w:t>
      </w:r>
      <w:r>
        <w:fldChar w:fldCharType="begin"/>
      </w:r>
      <w:r>
        <w:instrText xml:space="preserve"> REF _Ref448127130 \h </w:instrText>
      </w:r>
      <w:r>
        <w:fldChar w:fldCharType="separate"/>
      </w:r>
      <w:r w:rsidR="000C0A06">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3" w:name="_Ref435990063"/>
      <w:r>
        <w:t>Kathisma 18</w:t>
      </w:r>
      <w:bookmarkEnd w:id="303"/>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4" w:name="_Ref411967235"/>
      <w:r>
        <w:t>Psalm</w:t>
      </w:r>
      <w:r w:rsidRPr="00AB1781">
        <w:t xml:space="preserve"> 119</w:t>
      </w:r>
      <w:r>
        <w:t xml:space="preserve">: </w:t>
      </w:r>
      <w:r w:rsidR="00E67F94">
        <w:t>“When I was afflicted, I cried out to the Lord”</w:t>
      </w:r>
      <w:bookmarkEnd w:id="3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404EC914" w:rsidR="00F14AA6" w:rsidRDefault="00F14AA6" w:rsidP="00550889">
      <w:pPr>
        <w:pStyle w:val="Rubric"/>
      </w:pPr>
      <w:r>
        <w:fldChar w:fldCharType="begin"/>
      </w:r>
      <w:r>
        <w:instrText xml:space="preserve"> REF _Ref434576694 \h </w:instrText>
      </w:r>
      <w:r>
        <w:fldChar w:fldCharType="separate"/>
      </w:r>
      <w:r w:rsidR="000C0A06">
        <w:rPr>
          <w:lang w:val="en-GB"/>
        </w:rPr>
        <w:t>The Psalms of Sunset (Vespers)</w:t>
      </w:r>
      <w:r>
        <w:fldChar w:fldCharType="end"/>
      </w:r>
      <w:r>
        <w:t xml:space="preserve">, page </w:t>
      </w:r>
      <w:r>
        <w:fldChar w:fldCharType="begin"/>
      </w:r>
      <w:r>
        <w:instrText xml:space="preserve"> PAGEREF _Ref434576694 \h </w:instrText>
      </w:r>
      <w:r>
        <w:fldChar w:fldCharType="separate"/>
      </w:r>
      <w:r w:rsidR="000C0A06">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0A0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0A06">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45"/>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46"/>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5908CA23"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0A06">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0A06">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C0A06">
        <w:t>Psalm</w:t>
      </w:r>
      <w:r w:rsidR="000C0A06" w:rsidRPr="00AB1781">
        <w:t xml:space="preserve"> 120</w:t>
      </w:r>
      <w:r w:rsidR="000C0A06">
        <w:t>: “I lifted up my eyes to the mountains”</w:t>
      </w:r>
      <w:r>
        <w:fldChar w:fldCharType="end"/>
      </w:r>
      <w:r>
        <w:t xml:space="preserve">, page </w:t>
      </w:r>
      <w:r>
        <w:fldChar w:fldCharType="begin"/>
      </w:r>
      <w:r>
        <w:instrText xml:space="preserve"> PAGEREF _Ref411967252 \h </w:instrText>
      </w:r>
      <w:r>
        <w:fldChar w:fldCharType="separate"/>
      </w:r>
      <w:r w:rsidR="000C0A06">
        <w:rPr>
          <w:noProof/>
        </w:rPr>
        <w:t>288</w:t>
      </w:r>
      <w:r>
        <w:fldChar w:fldCharType="end"/>
      </w:r>
      <w:r>
        <w:t>.</w:t>
      </w:r>
      <w:r w:rsidR="00C61C1A">
        <w:t xml:space="preserve"> </w:t>
      </w:r>
    </w:p>
    <w:p w14:paraId="75788234" w14:textId="63941554" w:rsidR="00FD25B7" w:rsidRPr="00FD25B7" w:rsidRDefault="00FD25B7" w:rsidP="00BF0205">
      <w:pPr>
        <w:pStyle w:val="Heading4"/>
      </w:pPr>
      <w:bookmarkStart w:id="305"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5EE99B08" w:rsidR="00F14AA6" w:rsidRDefault="00F14AA6" w:rsidP="00FD25B7">
      <w:pPr>
        <w:pStyle w:val="Rubric"/>
      </w:pPr>
      <w:r>
        <w:fldChar w:fldCharType="begin"/>
      </w:r>
      <w:r>
        <w:instrText xml:space="preserve"> REF _Ref434576694 \h </w:instrText>
      </w:r>
      <w:r>
        <w:fldChar w:fldCharType="separate"/>
      </w:r>
      <w:r w:rsidR="000C0A06">
        <w:rPr>
          <w:lang w:val="en-GB"/>
        </w:rPr>
        <w:t>The Psalms of Sunset (Vespers)</w:t>
      </w:r>
      <w:r>
        <w:fldChar w:fldCharType="end"/>
      </w:r>
      <w:r>
        <w:t xml:space="preserve">, page </w:t>
      </w:r>
      <w:r>
        <w:fldChar w:fldCharType="begin"/>
      </w:r>
      <w:r>
        <w:instrText xml:space="preserve"> PAGEREF _Ref434576694 \h </w:instrText>
      </w:r>
      <w:r>
        <w:fldChar w:fldCharType="separate"/>
      </w:r>
      <w:r w:rsidR="000C0A06">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0A0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0A06">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47"/>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48"/>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4F9E44D"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C0A06">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0A06">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C0A06">
        <w:t>Psalm</w:t>
      </w:r>
      <w:r w:rsidR="000C0A06" w:rsidRPr="00AB1781">
        <w:t xml:space="preserve"> 121</w:t>
      </w:r>
      <w:r w:rsidR="000C0A06">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C0A06">
        <w:rPr>
          <w:noProof/>
        </w:rPr>
        <w:t>289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0A06">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C0A06">
        <w:t>Psalm</w:t>
      </w:r>
      <w:r w:rsidR="000C0A06" w:rsidRPr="00AB1781">
        <w:t xml:space="preserve"> 128</w:t>
      </w:r>
      <w:r w:rsidR="000C0A06">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C0A06">
        <w:rPr>
          <w:noProof/>
        </w:rPr>
        <w:t>295</w:t>
      </w:r>
      <w:r w:rsidR="00E611C7">
        <w:fldChar w:fldCharType="end"/>
      </w:r>
      <w:r w:rsidR="00E611C7">
        <w:t>.</w:t>
      </w:r>
    </w:p>
    <w:p w14:paraId="7438C3A4" w14:textId="55B00F2C" w:rsidR="00FD25B7" w:rsidRPr="00FD25B7" w:rsidRDefault="00FD25B7" w:rsidP="00BF0205">
      <w:pPr>
        <w:pStyle w:val="Heading4"/>
      </w:pPr>
      <w:bookmarkStart w:id="306" w:name="_Ref411967283"/>
      <w:r>
        <w:t>Psalm</w:t>
      </w:r>
      <w:r w:rsidRPr="00AB1781">
        <w:t xml:space="preserve"> 121</w:t>
      </w:r>
      <w:r>
        <w:t xml:space="preserve">: </w:t>
      </w:r>
      <w:r w:rsidR="00E67F94">
        <w:t>“I was glad when they said to me, ‘we will</w:t>
      </w:r>
      <w:r>
        <w:t xml:space="preserve"> go to the house of the Lord</w:t>
      </w:r>
      <w:r w:rsidR="00E67F94">
        <w:t>’”</w:t>
      </w:r>
      <w:bookmarkEnd w:id="3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5D2DE250" w:rsidR="00F14AA6" w:rsidRDefault="00F14AA6" w:rsidP="00FD25B7">
      <w:pPr>
        <w:pStyle w:val="Rubric"/>
      </w:pPr>
      <w:r>
        <w:fldChar w:fldCharType="begin"/>
      </w:r>
      <w:r>
        <w:instrText xml:space="preserve"> REF _Ref434576694 \h </w:instrText>
      </w:r>
      <w:r>
        <w:fldChar w:fldCharType="separate"/>
      </w:r>
      <w:r w:rsidR="000C0A06">
        <w:rPr>
          <w:lang w:val="en-GB"/>
        </w:rPr>
        <w:t>The Psalms of Sunset (Vespers)</w:t>
      </w:r>
      <w:r>
        <w:fldChar w:fldCharType="end"/>
      </w:r>
      <w:r>
        <w:t xml:space="preserve">, page </w:t>
      </w:r>
      <w:r>
        <w:fldChar w:fldCharType="begin"/>
      </w:r>
      <w:r>
        <w:instrText xml:space="preserve"> PAGEREF _Ref434576694 \h </w:instrText>
      </w:r>
      <w:r>
        <w:fldChar w:fldCharType="separate"/>
      </w:r>
      <w:r w:rsidR="000C0A06">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0A0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0A06">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49"/>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50"/>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51"/>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52"/>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53"/>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4444C58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0A06">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0A06">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C0A06">
        <w:t>Psalm</w:t>
      </w:r>
      <w:r w:rsidR="000C0A06" w:rsidRPr="00AB1781">
        <w:t xml:space="preserve"> 122</w:t>
      </w:r>
      <w:r w:rsidR="000C0A06">
        <w:t>: “I lift up my eyes to You, Who dwells in heaven”</w:t>
      </w:r>
      <w:r>
        <w:fldChar w:fldCharType="end"/>
      </w:r>
      <w:r>
        <w:t xml:space="preserve">, page </w:t>
      </w:r>
      <w:r>
        <w:fldChar w:fldCharType="begin"/>
      </w:r>
      <w:r>
        <w:instrText xml:space="preserve"> PAGEREF _Ref411967299 \h </w:instrText>
      </w:r>
      <w:r>
        <w:fldChar w:fldCharType="separate"/>
      </w:r>
      <w:r w:rsidR="000C0A06">
        <w:rPr>
          <w:noProof/>
        </w:rPr>
        <w:t>290</w:t>
      </w:r>
      <w:r>
        <w:fldChar w:fldCharType="end"/>
      </w:r>
      <w:r>
        <w:t>.</w:t>
      </w:r>
    </w:p>
    <w:p w14:paraId="3D506578" w14:textId="0E4C1AE7" w:rsidR="00FD25B7" w:rsidRPr="00FD25B7" w:rsidRDefault="00FD25B7" w:rsidP="00BF0205">
      <w:pPr>
        <w:pStyle w:val="Heading4"/>
      </w:pPr>
      <w:bookmarkStart w:id="307"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54"/>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A0A291" w:rsidR="00F14AA6" w:rsidRDefault="00F14AA6" w:rsidP="00550889">
      <w:pPr>
        <w:pStyle w:val="Rubric"/>
      </w:pPr>
      <w:r>
        <w:fldChar w:fldCharType="begin"/>
      </w:r>
      <w:r>
        <w:instrText xml:space="preserve"> REF _Ref434576694 \h </w:instrText>
      </w:r>
      <w:r>
        <w:fldChar w:fldCharType="separate"/>
      </w:r>
      <w:r w:rsidR="000C0A06">
        <w:rPr>
          <w:lang w:val="en-GB"/>
        </w:rPr>
        <w:t>The Psalms of Sunset (Vespers)</w:t>
      </w:r>
      <w:r>
        <w:fldChar w:fldCharType="end"/>
      </w:r>
      <w:r>
        <w:t xml:space="preserve">, page </w:t>
      </w:r>
      <w:r>
        <w:fldChar w:fldCharType="begin"/>
      </w:r>
      <w:r>
        <w:instrText xml:space="preserve"> PAGEREF _Ref434576694 \h </w:instrText>
      </w:r>
      <w:r>
        <w:fldChar w:fldCharType="separate"/>
      </w:r>
      <w:r w:rsidR="000C0A06">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0A0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0A06">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55"/>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64F4EB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0A06">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0A06">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C0A06">
        <w:t>Psalm</w:t>
      </w:r>
      <w:r w:rsidR="000C0A06" w:rsidRPr="00AB1781">
        <w:t xml:space="preserve"> 123</w:t>
      </w:r>
      <w:r w:rsidR="000C0A06">
        <w:t>: “‘if the Lord had not been among us,”—let Israel now say”</w:t>
      </w:r>
      <w:r>
        <w:fldChar w:fldCharType="end"/>
      </w:r>
      <w:r>
        <w:t xml:space="preserve">, page </w:t>
      </w:r>
      <w:r>
        <w:fldChar w:fldCharType="begin"/>
      </w:r>
      <w:r>
        <w:instrText xml:space="preserve"> PAGEREF _Ref411967321 \h </w:instrText>
      </w:r>
      <w:r>
        <w:fldChar w:fldCharType="separate"/>
      </w:r>
      <w:r w:rsidR="000C0A06">
        <w:rPr>
          <w:noProof/>
        </w:rPr>
        <w:t>291</w:t>
      </w:r>
      <w:r>
        <w:fldChar w:fldCharType="end"/>
      </w:r>
      <w:r>
        <w:t>.</w:t>
      </w:r>
    </w:p>
    <w:p w14:paraId="0C3917C8" w14:textId="7B98D177" w:rsidR="00FD25B7" w:rsidRPr="00FD25B7" w:rsidRDefault="00FD25B7" w:rsidP="00BF0205">
      <w:pPr>
        <w:pStyle w:val="Heading4"/>
      </w:pPr>
      <w:bookmarkStart w:id="308"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103715CE" w:rsidR="00FD25B7" w:rsidRPr="00F14AA6" w:rsidRDefault="00F14AA6" w:rsidP="00550889">
      <w:pPr>
        <w:pStyle w:val="Rubric"/>
      </w:pPr>
      <w:r>
        <w:fldChar w:fldCharType="begin"/>
      </w:r>
      <w:r>
        <w:instrText xml:space="preserve"> REF _Ref434576694 \h </w:instrText>
      </w:r>
      <w:r>
        <w:fldChar w:fldCharType="separate"/>
      </w:r>
      <w:r w:rsidR="000C0A06">
        <w:rPr>
          <w:lang w:val="en-GB"/>
        </w:rPr>
        <w:t>The Psalms of Sunset (Vespers)</w:t>
      </w:r>
      <w:r>
        <w:fldChar w:fldCharType="end"/>
      </w:r>
      <w:r>
        <w:t xml:space="preserve">, page </w:t>
      </w:r>
      <w:r>
        <w:fldChar w:fldCharType="begin"/>
      </w:r>
      <w:r>
        <w:instrText xml:space="preserve"> PAGEREF _Ref434576694 \h </w:instrText>
      </w:r>
      <w:r>
        <w:fldChar w:fldCharType="separate"/>
      </w:r>
      <w:r w:rsidR="000C0A06">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0A0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0A06">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56"/>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F94637A"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C0A06">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0A06">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C0A06">
        <w:t>Psalm</w:t>
      </w:r>
      <w:r w:rsidR="000C0A06" w:rsidRPr="00AB1781">
        <w:t xml:space="preserve"> 124</w:t>
      </w:r>
      <w:r w:rsidR="000C0A06">
        <w:t>: “Those who trust in the Lord are like Mount Zion”</w:t>
      </w:r>
      <w:r>
        <w:fldChar w:fldCharType="end"/>
      </w:r>
      <w:r>
        <w:t xml:space="preserve">, page </w:t>
      </w:r>
      <w:r>
        <w:fldChar w:fldCharType="begin"/>
      </w:r>
      <w:r>
        <w:instrText xml:space="preserve"> PAGEREF _Ref411967338 \h </w:instrText>
      </w:r>
      <w:r>
        <w:fldChar w:fldCharType="separate"/>
      </w:r>
      <w:r w:rsidR="000C0A06">
        <w:rPr>
          <w:noProof/>
        </w:rPr>
        <w:t>292</w:t>
      </w:r>
      <w:r>
        <w:fldChar w:fldCharType="end"/>
      </w:r>
      <w:r>
        <w:t>.</w:t>
      </w:r>
    </w:p>
    <w:p w14:paraId="5C7DBE57" w14:textId="3EE91A95" w:rsidR="00FD25B7" w:rsidRPr="00FD25B7" w:rsidRDefault="003A7286" w:rsidP="00BF0205">
      <w:pPr>
        <w:pStyle w:val="Heading4"/>
      </w:pPr>
      <w:bookmarkStart w:id="309"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7295D782" w:rsidR="00F14AA6" w:rsidRDefault="00F14AA6" w:rsidP="00550889">
      <w:pPr>
        <w:pStyle w:val="Rubric"/>
      </w:pPr>
      <w:r>
        <w:fldChar w:fldCharType="begin"/>
      </w:r>
      <w:r>
        <w:instrText xml:space="preserve"> REF _Ref434576694 \h </w:instrText>
      </w:r>
      <w:r>
        <w:fldChar w:fldCharType="separate"/>
      </w:r>
      <w:r w:rsidR="000C0A06">
        <w:rPr>
          <w:lang w:val="en-GB"/>
        </w:rPr>
        <w:t>The Psalms of Sunset (Vespers)</w:t>
      </w:r>
      <w:r>
        <w:fldChar w:fldCharType="end"/>
      </w:r>
      <w:r>
        <w:t xml:space="preserve">, page </w:t>
      </w:r>
      <w:r>
        <w:fldChar w:fldCharType="begin"/>
      </w:r>
      <w:r>
        <w:instrText xml:space="preserve"> PAGEREF _Ref434576694 \h </w:instrText>
      </w:r>
      <w:r>
        <w:fldChar w:fldCharType="separate"/>
      </w:r>
      <w:r w:rsidR="000C0A06">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0A0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0A06">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57"/>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0C53ACF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0A06">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0A06">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C0A06">
        <w:t>Psalm</w:t>
      </w:r>
      <w:r w:rsidR="000C0A06" w:rsidRPr="00AB1781">
        <w:t xml:space="preserve"> 125</w:t>
      </w:r>
      <w:r w:rsidR="000C0A06">
        <w:t>: “When the Lord brought back the captivy of Zion”</w:t>
      </w:r>
      <w:r>
        <w:fldChar w:fldCharType="end"/>
      </w:r>
      <w:r>
        <w:t xml:space="preserve">, page </w:t>
      </w:r>
      <w:r>
        <w:fldChar w:fldCharType="begin"/>
      </w:r>
      <w:r>
        <w:instrText xml:space="preserve"> PAGEREF _Ref411967353 \h </w:instrText>
      </w:r>
      <w:r>
        <w:fldChar w:fldCharType="separate"/>
      </w:r>
      <w:r w:rsidR="000C0A06">
        <w:rPr>
          <w:noProof/>
        </w:rPr>
        <w:t>293</w:t>
      </w:r>
      <w:r>
        <w:fldChar w:fldCharType="end"/>
      </w:r>
      <w:r>
        <w:t>.</w:t>
      </w:r>
    </w:p>
    <w:p w14:paraId="29D5D02A" w14:textId="734D2AA5" w:rsidR="00FD25B7" w:rsidRPr="00FD25B7" w:rsidRDefault="00FD25B7" w:rsidP="00BF0205">
      <w:pPr>
        <w:pStyle w:val="Heading4"/>
      </w:pPr>
      <w:bookmarkStart w:id="310"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60E1A381" w:rsidR="00F14AA6" w:rsidRDefault="00F14AA6" w:rsidP="00550889">
      <w:pPr>
        <w:pStyle w:val="Rubric"/>
      </w:pPr>
      <w:r>
        <w:fldChar w:fldCharType="begin"/>
      </w:r>
      <w:r>
        <w:instrText xml:space="preserve"> REF _Ref434576694 \h </w:instrText>
      </w:r>
      <w:r>
        <w:fldChar w:fldCharType="separate"/>
      </w:r>
      <w:r w:rsidR="000C0A06">
        <w:rPr>
          <w:lang w:val="en-GB"/>
        </w:rPr>
        <w:t>The Psalms of Sunset (Vespers)</w:t>
      </w:r>
      <w:r>
        <w:fldChar w:fldCharType="end"/>
      </w:r>
      <w:r>
        <w:t xml:space="preserve">, page </w:t>
      </w:r>
      <w:r>
        <w:fldChar w:fldCharType="begin"/>
      </w:r>
      <w:r>
        <w:instrText xml:space="preserve"> PAGEREF _Ref434576694 \h </w:instrText>
      </w:r>
      <w:r>
        <w:fldChar w:fldCharType="separate"/>
      </w:r>
      <w:r w:rsidR="000C0A06">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0A0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0A06">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58"/>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59"/>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230AD02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0A06">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0A06">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C0A06">
        <w:t>Psalm</w:t>
      </w:r>
      <w:r w:rsidR="000C0A06" w:rsidRPr="00AB1781">
        <w:t xml:space="preserve"> 126</w:t>
      </w:r>
      <w:r w:rsidR="000C0A06">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C0A06">
        <w:rPr>
          <w:noProof/>
        </w:rPr>
        <w:t>293</w:t>
      </w:r>
      <w:r>
        <w:fldChar w:fldCharType="end"/>
      </w:r>
      <w:r>
        <w:t>.</w:t>
      </w:r>
    </w:p>
    <w:p w14:paraId="7ABE7E2A" w14:textId="57E0B25A" w:rsidR="00FD25B7" w:rsidRPr="00FD25B7" w:rsidRDefault="00FD25B7" w:rsidP="00BF0205">
      <w:pPr>
        <w:pStyle w:val="Heading4"/>
      </w:pPr>
      <w:bookmarkStart w:id="311"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0A741CA9" w:rsidR="00F14AA6" w:rsidRDefault="00F14AA6" w:rsidP="00550889">
      <w:pPr>
        <w:pStyle w:val="Rubric"/>
      </w:pPr>
      <w:r>
        <w:fldChar w:fldCharType="begin"/>
      </w:r>
      <w:r>
        <w:instrText xml:space="preserve"> REF _Ref434576694 \h </w:instrText>
      </w:r>
      <w:r>
        <w:fldChar w:fldCharType="separate"/>
      </w:r>
      <w:r w:rsidR="000C0A06">
        <w:rPr>
          <w:lang w:val="en-GB"/>
        </w:rPr>
        <w:t>The Psalms of Sunset (Vespers)</w:t>
      </w:r>
      <w:r>
        <w:fldChar w:fldCharType="end"/>
      </w:r>
      <w:r>
        <w:t xml:space="preserve">, page </w:t>
      </w:r>
      <w:r>
        <w:fldChar w:fldCharType="begin"/>
      </w:r>
      <w:r>
        <w:instrText xml:space="preserve"> PAGEREF _Ref434576694 \h </w:instrText>
      </w:r>
      <w:r>
        <w:fldChar w:fldCharType="separate"/>
      </w:r>
      <w:r w:rsidR="000C0A06">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0A0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0A06">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60"/>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61"/>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62"/>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63"/>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6FB3E4B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0A06">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0A06">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C0A06">
        <w:t>Psalm</w:t>
      </w:r>
      <w:r w:rsidR="000C0A06" w:rsidRPr="00AB1781">
        <w:t xml:space="preserve"> 127</w:t>
      </w:r>
      <w:r w:rsidR="000C0A06">
        <w:t>: “Blessed are all who fear the Lord, who walk in His ways”</w:t>
      </w:r>
      <w:r>
        <w:fldChar w:fldCharType="end"/>
      </w:r>
      <w:r>
        <w:t xml:space="preserve">, page </w:t>
      </w:r>
      <w:r>
        <w:fldChar w:fldCharType="begin"/>
      </w:r>
      <w:r>
        <w:instrText xml:space="preserve"> PAGEREF _Ref411967385 \h </w:instrText>
      </w:r>
      <w:r>
        <w:fldChar w:fldCharType="separate"/>
      </w:r>
      <w:r w:rsidR="000C0A06">
        <w:rPr>
          <w:noProof/>
        </w:rPr>
        <w:t>294</w:t>
      </w:r>
      <w:r>
        <w:fldChar w:fldCharType="end"/>
      </w:r>
      <w:r>
        <w:t>.</w:t>
      </w:r>
    </w:p>
    <w:p w14:paraId="3AAB1DE2" w14:textId="063F50A4" w:rsidR="00FD25B7" w:rsidRPr="00FD25B7" w:rsidRDefault="00FD25B7" w:rsidP="00BF0205">
      <w:pPr>
        <w:pStyle w:val="Heading4"/>
      </w:pPr>
      <w:bookmarkStart w:id="312"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0A5D7B94" w:rsidR="00F14AA6" w:rsidRDefault="00F14AA6" w:rsidP="00550889">
      <w:pPr>
        <w:pStyle w:val="Rubric"/>
      </w:pPr>
      <w:r>
        <w:fldChar w:fldCharType="begin"/>
      </w:r>
      <w:r>
        <w:instrText xml:space="preserve"> REF _Ref434576694 \h </w:instrText>
      </w:r>
      <w:r>
        <w:fldChar w:fldCharType="separate"/>
      </w:r>
      <w:r w:rsidR="000C0A06">
        <w:rPr>
          <w:lang w:val="en-GB"/>
        </w:rPr>
        <w:t>The Psalms of Sunset (Vespers)</w:t>
      </w:r>
      <w:r>
        <w:fldChar w:fldCharType="end"/>
      </w:r>
      <w:r>
        <w:t xml:space="preserve">, page </w:t>
      </w:r>
      <w:r>
        <w:fldChar w:fldCharType="begin"/>
      </w:r>
      <w:r>
        <w:instrText xml:space="preserve"> PAGEREF _Ref434576694 \h </w:instrText>
      </w:r>
      <w:r>
        <w:fldChar w:fldCharType="separate"/>
      </w:r>
      <w:r w:rsidR="000C0A06">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0A0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0A06">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64"/>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65"/>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66"/>
      </w:r>
    </w:p>
    <w:p w14:paraId="2D925D0C" w14:textId="3CAA3245" w:rsidR="00FD25B7" w:rsidRDefault="00FD25B7" w:rsidP="00FD25B7">
      <w:pPr>
        <w:pStyle w:val="EnglishHangEndNoCoptic"/>
      </w:pPr>
      <w:r w:rsidRPr="00AB1781">
        <w:tab/>
      </w:r>
      <w:r w:rsidR="00087D9B">
        <w:t>Peace be upon Israel!</w:t>
      </w:r>
    </w:p>
    <w:p w14:paraId="0FE658EC" w14:textId="1BE4B13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0A06">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0A06">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C0A06">
        <w:t>Psalm</w:t>
      </w:r>
      <w:r w:rsidR="000C0A06" w:rsidRPr="00AB1781">
        <w:t xml:space="preserve"> 128</w:t>
      </w:r>
      <w:r w:rsidR="000C0A06">
        <w:t>: “Many times have they warred against me from my youth”</w:t>
      </w:r>
      <w:r>
        <w:fldChar w:fldCharType="end"/>
      </w:r>
      <w:r>
        <w:t xml:space="preserve">, page </w:t>
      </w:r>
      <w:r>
        <w:fldChar w:fldCharType="begin"/>
      </w:r>
      <w:r>
        <w:instrText xml:space="preserve"> PAGEREF _Ref411967400 \h </w:instrText>
      </w:r>
      <w:r>
        <w:fldChar w:fldCharType="separate"/>
      </w:r>
      <w:r w:rsidR="000C0A06">
        <w:rPr>
          <w:noProof/>
        </w:rPr>
        <w:t>295</w:t>
      </w:r>
      <w:r>
        <w:fldChar w:fldCharType="end"/>
      </w:r>
      <w:r>
        <w:t>.</w:t>
      </w:r>
    </w:p>
    <w:p w14:paraId="63084F0D" w14:textId="6A0EE63A" w:rsidR="00FD25B7" w:rsidRPr="00AB1781" w:rsidRDefault="00FD25B7" w:rsidP="00BF0205">
      <w:pPr>
        <w:pStyle w:val="Heading4"/>
      </w:pPr>
      <w:bookmarkStart w:id="313" w:name="_Ref411967400"/>
      <w:r>
        <w:t>Psalm</w:t>
      </w:r>
      <w:r w:rsidRPr="00AB1781">
        <w:t xml:space="preserve"> 128</w:t>
      </w:r>
      <w:r>
        <w:t xml:space="preserve">: </w:t>
      </w:r>
      <w:r w:rsidR="00BB3B58">
        <w:t xml:space="preserve">“Many times have </w:t>
      </w:r>
      <w:r>
        <w:t>they warred against me from my yout</w:t>
      </w:r>
      <w:r w:rsidR="00BB3B58">
        <w:t>h”</w:t>
      </w:r>
      <w:bookmarkEnd w:id="3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32838206" w:rsidR="00F14AA6" w:rsidRDefault="00F14AA6" w:rsidP="00550889">
      <w:pPr>
        <w:pStyle w:val="Rubric"/>
      </w:pPr>
      <w:r>
        <w:fldChar w:fldCharType="begin"/>
      </w:r>
      <w:r>
        <w:instrText xml:space="preserve"> REF _Ref434576694 \h </w:instrText>
      </w:r>
      <w:r>
        <w:fldChar w:fldCharType="separate"/>
      </w:r>
      <w:r w:rsidR="000C0A06">
        <w:rPr>
          <w:lang w:val="en-GB"/>
        </w:rPr>
        <w:t>The Psalms of Sunset (Vespers)</w:t>
      </w:r>
      <w:r>
        <w:fldChar w:fldCharType="end"/>
      </w:r>
      <w:r>
        <w:t xml:space="preserve">, page </w:t>
      </w:r>
      <w:r>
        <w:fldChar w:fldCharType="begin"/>
      </w:r>
      <w:r>
        <w:instrText xml:space="preserve"> PAGEREF _Ref434576694 \h </w:instrText>
      </w:r>
      <w:r>
        <w:fldChar w:fldCharType="separate"/>
      </w:r>
      <w:r w:rsidR="000C0A06">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C0A06">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0A06">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67"/>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68"/>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52B9951E" w:rsidR="00550889" w:rsidRDefault="00550889" w:rsidP="00E611C7">
      <w:pPr>
        <w:pStyle w:val="Rubric"/>
      </w:pPr>
      <w:r>
        <w:t xml:space="preserve">Alleluia. </w:t>
      </w:r>
      <w:r>
        <w:fldChar w:fldCharType="begin"/>
      </w:r>
      <w:r>
        <w:instrText xml:space="preserve"> REF _Ref445106453 \h </w:instrText>
      </w:r>
      <w:r>
        <w:fldChar w:fldCharType="separate"/>
      </w:r>
      <w:r w:rsidR="000C0A06">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0A06">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0A06">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C0A06">
        <w:t>Psalm</w:t>
      </w:r>
      <w:r w:rsidR="000C0A06" w:rsidRPr="00AB1781">
        <w:t xml:space="preserve"> 129</w:t>
      </w:r>
      <w:r w:rsidR="000C0A06">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C0A06">
        <w:rPr>
          <w:noProof/>
        </w:rPr>
        <w:t>296</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4" w:name="_Ref411968046"/>
      <w:r>
        <w:t>Psalm</w:t>
      </w:r>
      <w:r w:rsidRPr="00AB1781">
        <w:t xml:space="preserve"> 129</w:t>
      </w:r>
      <w:r>
        <w:t xml:space="preserve">: </w:t>
      </w:r>
      <w:r w:rsidR="00BB3B58">
        <w:t>“I cried to You, O Lord, out of the depths”</w:t>
      </w:r>
      <w:bookmarkEnd w:id="3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652FA83A" w:rsidR="00F14AA6" w:rsidRDefault="00F14AA6" w:rsidP="00FD25B7">
      <w:pPr>
        <w:pStyle w:val="Rubric"/>
      </w:pPr>
      <w:r>
        <w:fldChar w:fldCharType="begin"/>
      </w:r>
      <w:r>
        <w:instrText xml:space="preserve"> REF _Ref434576945 \h </w:instrText>
      </w:r>
      <w:r>
        <w:fldChar w:fldCharType="separate"/>
      </w:r>
      <w:r w:rsidR="000C0A06">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0A06">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0A0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0A06">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0A0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0A06">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69"/>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70"/>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71"/>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72"/>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73"/>
      </w:r>
    </w:p>
    <w:p w14:paraId="5BFD100E" w14:textId="02D3E1FF"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C0A06">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C0A06">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0A06">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C0A06">
        <w:t>Psalm</w:t>
      </w:r>
      <w:r w:rsidR="000C0A06" w:rsidRPr="00AB1781">
        <w:t xml:space="preserve"> 130</w:t>
      </w:r>
      <w:r w:rsidR="000C0A06">
        <w:t>: “O Lord, my heart is not exalted, nor my eyes raised up”</w:t>
      </w:r>
      <w:r>
        <w:fldChar w:fldCharType="end"/>
      </w:r>
      <w:r>
        <w:t xml:space="preserve">, page </w:t>
      </w:r>
      <w:r>
        <w:fldChar w:fldCharType="begin"/>
      </w:r>
      <w:r>
        <w:instrText xml:space="preserve"> PAGEREF _Ref411968066 \h </w:instrText>
      </w:r>
      <w:r>
        <w:fldChar w:fldCharType="separate"/>
      </w:r>
      <w:r w:rsidR="000C0A06">
        <w:rPr>
          <w:noProof/>
        </w:rPr>
        <w:t>297</w:t>
      </w:r>
      <w:r>
        <w:fldChar w:fldCharType="end"/>
      </w:r>
      <w:r>
        <w:t>.</w:t>
      </w:r>
      <w:r w:rsidR="00E611C7">
        <w:t xml:space="preserve"> </w:t>
      </w:r>
    </w:p>
    <w:p w14:paraId="0B5F9423" w14:textId="010EE6E6" w:rsidR="00FD25B7" w:rsidRPr="00FD25B7" w:rsidRDefault="00FD25B7" w:rsidP="00BF0205">
      <w:pPr>
        <w:pStyle w:val="Heading4"/>
      </w:pPr>
      <w:bookmarkStart w:id="315"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78FFE0A9" w:rsidR="00F14AA6" w:rsidRDefault="00F14AA6" w:rsidP="00FD25B7">
      <w:pPr>
        <w:pStyle w:val="Rubric"/>
      </w:pPr>
      <w:r>
        <w:fldChar w:fldCharType="begin"/>
      </w:r>
      <w:r>
        <w:instrText xml:space="preserve"> REF _Ref434576945 \h </w:instrText>
      </w:r>
      <w:r>
        <w:fldChar w:fldCharType="separate"/>
      </w:r>
      <w:r w:rsidR="000C0A06">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0A06">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0A0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0A06">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0A0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0A06">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74"/>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71179543"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0C0A06">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0A06">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0A06">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C0A06">
        <w:t>Psalm</w:t>
      </w:r>
      <w:r w:rsidR="000C0A06" w:rsidRPr="00AB1781">
        <w:t xml:space="preserve"> 131</w:t>
      </w:r>
      <w:r w:rsidR="000C0A06">
        <w:t>: “O Lord, remember David and all his meekness”</w:t>
      </w:r>
      <w:r>
        <w:fldChar w:fldCharType="end"/>
      </w:r>
      <w:r>
        <w:t xml:space="preserve">, page </w:t>
      </w:r>
      <w:r>
        <w:fldChar w:fldCharType="begin"/>
      </w:r>
      <w:r>
        <w:instrText xml:space="preserve"> PAGEREF _Ref411968081 \h </w:instrText>
      </w:r>
      <w:r>
        <w:fldChar w:fldCharType="separate"/>
      </w:r>
      <w:r w:rsidR="000C0A06">
        <w:rPr>
          <w:noProof/>
        </w:rPr>
        <w:t>298</w:t>
      </w:r>
      <w:r>
        <w:fldChar w:fldCharType="end"/>
      </w:r>
      <w:r>
        <w:t>.</w:t>
      </w:r>
    </w:p>
    <w:p w14:paraId="43A0FD26" w14:textId="359FA4AA" w:rsidR="00FD25B7" w:rsidRPr="00F431B1" w:rsidRDefault="00F431B1" w:rsidP="00BF0205">
      <w:pPr>
        <w:pStyle w:val="Heading4"/>
      </w:pPr>
      <w:bookmarkStart w:id="316" w:name="_Ref411968081"/>
      <w:r>
        <w:t>Psalm</w:t>
      </w:r>
      <w:r w:rsidR="00FD25B7" w:rsidRPr="00AB1781">
        <w:t xml:space="preserve"> 131</w:t>
      </w:r>
      <w:r>
        <w:t xml:space="preserve">: </w:t>
      </w:r>
      <w:r w:rsidR="00BB3B58">
        <w:t>“</w:t>
      </w:r>
      <w:r>
        <w:t>O Lord, remember David and all his meeknes</w:t>
      </w:r>
      <w:r w:rsidR="00BB3B58">
        <w:t>s”</w:t>
      </w:r>
      <w:bookmarkEnd w:id="3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1E8A273" w:rsidR="00F14AA6" w:rsidRDefault="00F14AA6" w:rsidP="00F431B1">
      <w:pPr>
        <w:pStyle w:val="Rubric"/>
      </w:pPr>
      <w:r>
        <w:fldChar w:fldCharType="begin"/>
      </w:r>
      <w:r>
        <w:instrText xml:space="preserve"> REF _Ref434576945 \h </w:instrText>
      </w:r>
      <w:r>
        <w:fldChar w:fldCharType="separate"/>
      </w:r>
      <w:r w:rsidR="000C0A06">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0A06">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0A0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0A06">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0A0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0A06">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75"/>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76"/>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77"/>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78"/>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79"/>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80"/>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81"/>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82"/>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83"/>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84"/>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85"/>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86"/>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260ADDB1"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C0A06">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0A06">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0A06">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C0A06">
        <w:t>Psalm</w:t>
      </w:r>
      <w:r w:rsidR="000C0A06" w:rsidRPr="00AB1781">
        <w:t xml:space="preserve"> 132</w:t>
      </w:r>
      <w:r w:rsidR="000C0A06">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C0A06">
        <w:rPr>
          <w:noProof/>
        </w:rPr>
        <w:t>299</w:t>
      </w:r>
      <w:r>
        <w:fldChar w:fldCharType="end"/>
      </w:r>
      <w:r>
        <w:t>.</w:t>
      </w:r>
    </w:p>
    <w:p w14:paraId="359E6A39" w14:textId="3D6C3CDC" w:rsidR="00FD25B7" w:rsidRPr="00F431B1" w:rsidRDefault="00F431B1" w:rsidP="00BF0205">
      <w:pPr>
        <w:pStyle w:val="Heading4"/>
      </w:pPr>
      <w:bookmarkStart w:id="317"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259CFB5" w:rsidR="00F14AA6" w:rsidRDefault="00F14AA6" w:rsidP="00F431B1">
      <w:pPr>
        <w:pStyle w:val="Rubric"/>
      </w:pPr>
      <w:r>
        <w:lastRenderedPageBreak/>
        <w:fldChar w:fldCharType="begin"/>
      </w:r>
      <w:r>
        <w:instrText xml:space="preserve"> REF _Ref434576945 \h </w:instrText>
      </w:r>
      <w:r>
        <w:fldChar w:fldCharType="separate"/>
      </w:r>
      <w:r w:rsidR="000C0A06">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0A06">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0A0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0A06">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0A0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0A06">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87"/>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88"/>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D477A41"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C0A06">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0A06">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0A06">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C0A06">
        <w:t>Psalm</w:t>
      </w:r>
      <w:r w:rsidR="000C0A06" w:rsidRPr="00AB1781">
        <w:t xml:space="preserve"> 133</w:t>
      </w:r>
      <w:r w:rsidR="000C0A06">
        <w:t>: “Behold now, bless the Lord, all you servants of the Lord”</w:t>
      </w:r>
      <w:r>
        <w:fldChar w:fldCharType="end"/>
      </w:r>
      <w:r>
        <w:t xml:space="preserve">, page </w:t>
      </w:r>
      <w:r>
        <w:fldChar w:fldCharType="begin"/>
      </w:r>
      <w:r>
        <w:instrText xml:space="preserve"> PAGEREF _Ref411968119 \h </w:instrText>
      </w:r>
      <w:r>
        <w:fldChar w:fldCharType="separate"/>
      </w:r>
      <w:r w:rsidR="000C0A06">
        <w:rPr>
          <w:noProof/>
        </w:rPr>
        <w:t>300</w:t>
      </w:r>
      <w:r>
        <w:fldChar w:fldCharType="end"/>
      </w:r>
      <w:r>
        <w:t>.</w:t>
      </w:r>
    </w:p>
    <w:p w14:paraId="2852ED99" w14:textId="4294FF84" w:rsidR="00FD25B7" w:rsidRPr="00AB1781" w:rsidRDefault="00FD25B7" w:rsidP="00BF0205">
      <w:pPr>
        <w:pStyle w:val="Heading4"/>
      </w:pPr>
      <w:bookmarkStart w:id="318"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25FF740A" w:rsidR="00F14AA6" w:rsidRDefault="00F14AA6" w:rsidP="00FD25B7">
      <w:pPr>
        <w:pStyle w:val="Rubric"/>
      </w:pPr>
      <w:r>
        <w:fldChar w:fldCharType="begin"/>
      </w:r>
      <w:r>
        <w:instrText xml:space="preserve"> REF _Ref434576945 \h </w:instrText>
      </w:r>
      <w:r>
        <w:fldChar w:fldCharType="separate"/>
      </w:r>
      <w:r w:rsidR="000C0A06">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0A06">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0A0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0A06">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0A0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0A06">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89"/>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78E32822"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0C0A06">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0A06">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0A06">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C0A06">
        <w:t>Psalm</w:t>
      </w:r>
      <w:r w:rsidR="000C0A06" w:rsidRPr="00AB1781">
        <w:t xml:space="preserve"> 136</w:t>
      </w:r>
      <w:r w:rsidR="000C0A06">
        <w:t>: “By the rivers of Babylon—we sat down, and wept”</w:t>
      </w:r>
      <w:r>
        <w:fldChar w:fldCharType="end"/>
      </w:r>
      <w:r>
        <w:t xml:space="preserve">, page </w:t>
      </w:r>
      <w:r>
        <w:fldChar w:fldCharType="begin"/>
      </w:r>
      <w:r>
        <w:instrText xml:space="preserve"> PAGEREF _Ref411968136 \h </w:instrText>
      </w:r>
      <w:r>
        <w:fldChar w:fldCharType="separate"/>
      </w:r>
      <w:r w:rsidR="000C0A06">
        <w:rPr>
          <w:noProof/>
        </w:rPr>
        <w:t>305</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9" w:name="_Ref435438658"/>
      <w:r w:rsidRPr="00AB1781">
        <w:t>K</w:t>
      </w:r>
      <w:r>
        <w:t>athisma</w:t>
      </w:r>
      <w:r w:rsidRPr="00AB1781">
        <w:t xml:space="preserve"> 1</w:t>
      </w:r>
      <w:r>
        <w:t>9</w:t>
      </w:r>
      <w:bookmarkEnd w:id="319"/>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90"/>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91"/>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92"/>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93"/>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94"/>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04707B0A" w:rsidR="00086B05" w:rsidRDefault="00086B05" w:rsidP="00E276C1">
      <w:pPr>
        <w:pStyle w:val="Rubric"/>
      </w:pPr>
      <w:r>
        <w:fldChar w:fldCharType="begin"/>
      </w:r>
      <w:r>
        <w:instrText xml:space="preserve"> REF _Ref434580757 \h </w:instrText>
      </w:r>
      <w:r>
        <w:fldChar w:fldCharType="separate"/>
      </w:r>
      <w:r w:rsidR="000C0A06">
        <w:t>The Second Canticle: Psalm 135</w:t>
      </w:r>
      <w:r>
        <w:fldChar w:fldCharType="end"/>
      </w:r>
      <w:r>
        <w:t xml:space="preserve">, page </w:t>
      </w:r>
      <w:r>
        <w:fldChar w:fldCharType="begin"/>
      </w:r>
      <w:r>
        <w:instrText xml:space="preserve"> PAGEREF _Ref434580763 \h </w:instrText>
      </w:r>
      <w:r>
        <w:fldChar w:fldCharType="separate"/>
      </w:r>
      <w:r w:rsidR="000C0A06">
        <w:rPr>
          <w:noProof/>
        </w:rPr>
        <w:t>341</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95"/>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96"/>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97"/>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98"/>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99"/>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00"/>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0"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5D57EB44" w:rsidR="00F14AA6" w:rsidRDefault="00F14AA6" w:rsidP="00F14AA6">
      <w:pPr>
        <w:pStyle w:val="Rubric"/>
      </w:pPr>
      <w:r>
        <w:fldChar w:fldCharType="begin"/>
      </w:r>
      <w:r>
        <w:instrText xml:space="preserve"> REF _Ref434576945 \h </w:instrText>
      </w:r>
      <w:r>
        <w:fldChar w:fldCharType="separate"/>
      </w:r>
      <w:r w:rsidR="000C0A06">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0A06">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0A0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0A06">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0A0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0A06">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01"/>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02"/>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03"/>
      </w:r>
    </w:p>
    <w:p w14:paraId="0078B0CE" w14:textId="7F6D4632" w:rsidR="003E6DC3" w:rsidRDefault="003E6DC3" w:rsidP="00E611C7">
      <w:pPr>
        <w:pStyle w:val="Rubric"/>
      </w:pPr>
      <w:r>
        <w:t xml:space="preserve">Alleluia. </w:t>
      </w:r>
      <w:r>
        <w:fldChar w:fldCharType="begin"/>
      </w:r>
      <w:r>
        <w:instrText xml:space="preserve"> REF _Ref434576945 \h </w:instrText>
      </w:r>
      <w:r>
        <w:fldChar w:fldCharType="separate"/>
      </w:r>
      <w:r w:rsidR="000C0A06">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0A06">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C0A06">
        <w:t>Psalm</w:t>
      </w:r>
      <w:r w:rsidR="000C0A06" w:rsidRPr="00AB1781">
        <w:t xml:space="preserve"> 137</w:t>
      </w:r>
      <w:r w:rsidR="000C0A06">
        <w:t>: “I will confess You, O Lord, with all my heart”</w:t>
      </w:r>
      <w:r>
        <w:fldChar w:fldCharType="end"/>
      </w:r>
      <w:r>
        <w:t xml:space="preserve">, page </w:t>
      </w:r>
      <w:r>
        <w:fldChar w:fldCharType="begin"/>
      </w:r>
      <w:r>
        <w:instrText xml:space="preserve"> PAGEREF _Ref411968152 \h </w:instrText>
      </w:r>
      <w:r>
        <w:fldChar w:fldCharType="separate"/>
      </w:r>
      <w:r w:rsidR="000C0A06">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0A06">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C0A06">
        <w:t>Psalm</w:t>
      </w:r>
      <w:r w:rsidR="000C0A06" w:rsidRPr="00AB1781">
        <w:t xml:space="preserve"> 140</w:t>
      </w:r>
      <w:r w:rsidR="000C0A06">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C0A06">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1"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1F6F03AE" w:rsidR="00F14AA6" w:rsidRDefault="00F14AA6" w:rsidP="00E276C1">
      <w:pPr>
        <w:pStyle w:val="Rubric"/>
      </w:pPr>
      <w:r>
        <w:fldChar w:fldCharType="begin"/>
      </w:r>
      <w:r>
        <w:instrText xml:space="preserve"> REF _Ref434576945 \h </w:instrText>
      </w:r>
      <w:r>
        <w:fldChar w:fldCharType="separate"/>
      </w:r>
      <w:r w:rsidR="000C0A06">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0A06">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0A0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0A06">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04"/>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05"/>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06"/>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07"/>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08"/>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09"/>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10"/>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11"/>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7CF8978"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0A06">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0A06">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C0A06">
        <w:t>Psalm</w:t>
      </w:r>
      <w:r w:rsidR="000C0A06" w:rsidRPr="00AB1781">
        <w:t xml:space="preserve"> 140</w:t>
      </w:r>
      <w:r w:rsidR="000C0A06">
        <w:t>: “O Lord, I have cried to You, hear me”</w:t>
      </w:r>
      <w:r>
        <w:fldChar w:fldCharType="end"/>
      </w:r>
      <w:r>
        <w:t xml:space="preserve">, page </w:t>
      </w:r>
      <w:r>
        <w:fldChar w:fldCharType="begin"/>
      </w:r>
      <w:r>
        <w:instrText xml:space="preserve"> PAGEREF _Ref411968172 \h </w:instrText>
      </w:r>
      <w:r>
        <w:fldChar w:fldCharType="separate"/>
      </w:r>
      <w:r w:rsidR="000C0A06">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12"/>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13"/>
      </w:r>
      <w:r w:rsidRPr="00AB1781">
        <w:t xml:space="preserve"> my heart,</w:t>
      </w:r>
      <w:r w:rsidRPr="00AB1781">
        <w:rPr>
          <w:rStyle w:val="FootnoteReference"/>
        </w:rPr>
        <w:footnoteReference w:id="814"/>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15"/>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16"/>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17"/>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18"/>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19"/>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20"/>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21"/>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2"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32E680CF" w:rsidR="00F14AA6" w:rsidRDefault="00F14AA6" w:rsidP="00E276C1">
      <w:pPr>
        <w:pStyle w:val="Rubric"/>
      </w:pPr>
      <w:r>
        <w:fldChar w:fldCharType="begin"/>
      </w:r>
      <w:r>
        <w:instrText xml:space="preserve"> REF _Ref434576945 \h </w:instrText>
      </w:r>
      <w:r>
        <w:fldChar w:fldCharType="separate"/>
      </w:r>
      <w:r w:rsidR="000C0A06">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0A06">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0A0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0A06">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0A0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0A06">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22"/>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23"/>
      </w:r>
    </w:p>
    <w:p w14:paraId="7853C3F1" w14:textId="0D16A39B"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C0A06">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0A06">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C0A06">
        <w:t>Psalm</w:t>
      </w:r>
      <w:r w:rsidR="000C0A06" w:rsidRPr="00AB1781">
        <w:t xml:space="preserve"> 141</w:t>
      </w:r>
      <w:r w:rsidR="000C0A06">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C0A06">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0A06">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C0A06">
        <w:t>Psalm</w:t>
      </w:r>
      <w:r w:rsidR="000C0A06" w:rsidRPr="00AB1781">
        <w:t xml:space="preserve"> 145</w:t>
      </w:r>
      <w:r w:rsidR="000C0A06">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C0A06">
        <w:rPr>
          <w:noProof/>
        </w:rPr>
        <w:t>317</w:t>
      </w:r>
      <w:r w:rsidR="00E611C7">
        <w:fldChar w:fldCharType="end"/>
      </w:r>
      <w:r w:rsidR="00E611C7">
        <w:t>.</w:t>
      </w:r>
    </w:p>
    <w:p w14:paraId="51E1BFBF" w14:textId="48E35753" w:rsidR="00E276C1" w:rsidRPr="00E276C1" w:rsidRDefault="00E276C1" w:rsidP="00BF0205">
      <w:pPr>
        <w:pStyle w:val="Heading4"/>
      </w:pPr>
      <w:bookmarkStart w:id="323"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B6D9649" w:rsidR="00F14AA6" w:rsidRDefault="00F14AA6" w:rsidP="00E276C1">
      <w:pPr>
        <w:pStyle w:val="Rubric"/>
      </w:pPr>
      <w:r>
        <w:fldChar w:fldCharType="begin"/>
      </w:r>
      <w:r>
        <w:instrText xml:space="preserve"> REF _Ref434576945 \h </w:instrText>
      </w:r>
      <w:r>
        <w:fldChar w:fldCharType="separate"/>
      </w:r>
      <w:r w:rsidR="000C0A06">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0A06">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0A0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0A06">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24"/>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25"/>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74FB694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0A06">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0A06">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C0A06">
        <w:t>Psalm</w:t>
      </w:r>
      <w:r w:rsidR="000C0A06" w:rsidRPr="00AB1781">
        <w:t xml:space="preserve"> 145</w:t>
      </w:r>
      <w:r w:rsidR="000C0A06">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C0A06">
        <w:rPr>
          <w:noProof/>
        </w:rPr>
        <w:t>317</w:t>
      </w:r>
      <w:r>
        <w:fldChar w:fldCharType="end"/>
      </w:r>
      <w:r>
        <w:t>.</w:t>
      </w:r>
    </w:p>
    <w:p w14:paraId="1BBA4A8E" w14:textId="3A53A20E" w:rsidR="00E276C1" w:rsidRPr="00E276C1" w:rsidRDefault="00E276C1" w:rsidP="00BF0205">
      <w:pPr>
        <w:pStyle w:val="Heading4"/>
      </w:pPr>
      <w:bookmarkStart w:id="324"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1E128B55" w:rsidR="00F14AA6" w:rsidRDefault="00F14AA6" w:rsidP="00E276C1">
      <w:pPr>
        <w:pStyle w:val="Rubric"/>
      </w:pPr>
      <w:r>
        <w:fldChar w:fldCharType="begin"/>
      </w:r>
      <w:r>
        <w:instrText xml:space="preserve"> REF _Ref434575533 \h </w:instrText>
      </w:r>
      <w:r>
        <w:fldChar w:fldCharType="separate"/>
      </w:r>
      <w:r w:rsidR="000C0A06">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0A06">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26"/>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7A2CCFC9" w:rsidR="00F35AEA" w:rsidRDefault="00F35AEA" w:rsidP="00F35AEA">
      <w:pPr>
        <w:pStyle w:val="Rubric"/>
      </w:pPr>
      <w:r>
        <w:t xml:space="preserve">Alleluia. </w:t>
      </w:r>
      <w:r>
        <w:fldChar w:fldCharType="begin"/>
      </w:r>
      <w:r>
        <w:instrText xml:space="preserve"> REF _Ref448061221 \h </w:instrText>
      </w:r>
      <w:r>
        <w:fldChar w:fldCharType="separate"/>
      </w:r>
      <w:r w:rsidR="000C0A06">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5" w:name="_Ref435438665"/>
      <w:r w:rsidRPr="00AB1781">
        <w:lastRenderedPageBreak/>
        <w:t>K</w:t>
      </w:r>
      <w:r>
        <w:t>athisma 20</w:t>
      </w:r>
      <w:bookmarkEnd w:id="325"/>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27"/>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28"/>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29"/>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30"/>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31"/>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32"/>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33"/>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34"/>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6"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3CA71383" w:rsidR="00F14AA6" w:rsidRDefault="00F14AA6" w:rsidP="002A0A20">
      <w:pPr>
        <w:pStyle w:val="Rubric"/>
      </w:pPr>
      <w:r>
        <w:fldChar w:fldCharType="begin"/>
      </w:r>
      <w:r>
        <w:instrText xml:space="preserve"> REF _Ref434576945 \h </w:instrText>
      </w:r>
      <w:r>
        <w:fldChar w:fldCharType="separate"/>
      </w:r>
      <w:r w:rsidR="000C0A06">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0A06">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0A06">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0A06">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0A0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0A06">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35"/>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36"/>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37"/>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38"/>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39"/>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40"/>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41"/>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42"/>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699E38DC"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C0A06">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0A06">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C0A06">
        <w:t>Psalm</w:t>
      </w:r>
      <w:r w:rsidR="000C0A06" w:rsidRPr="00AB1781">
        <w:t xml:space="preserve"> 146</w:t>
      </w:r>
      <w:r w:rsidR="000C0A06">
        <w:t>: “Praise the Lord, for psalmody a is good thing”</w:t>
      </w:r>
      <w:r>
        <w:fldChar w:fldCharType="end"/>
      </w:r>
      <w:r>
        <w:t xml:space="preserve">, page </w:t>
      </w:r>
      <w:r>
        <w:fldChar w:fldCharType="begin"/>
      </w:r>
      <w:r>
        <w:instrText xml:space="preserve"> PAGEREF _Ref411968226 \h </w:instrText>
      </w:r>
      <w:r>
        <w:fldChar w:fldCharType="separate"/>
      </w:r>
      <w:r w:rsidR="000C0A06">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0A06">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C0A06">
        <w:t>Psalm 118 Part 20 (</w:t>
      </w:r>
      <w:r w:rsidR="000C0A06" w:rsidRPr="0082523C">
        <w:rPr>
          <w:rFonts w:ascii="Tahoma" w:eastAsia="Tahoma" w:hAnsi="Tahoma" w:cs="Tahoma"/>
        </w:rPr>
        <w:t>ר</w:t>
      </w:r>
      <w:r w:rsidR="000C0A06">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C0A06">
        <w:rPr>
          <w:noProof/>
        </w:rPr>
        <w:t>285</w:t>
      </w:r>
      <w:r w:rsidR="00E611C7">
        <w:fldChar w:fldCharType="end"/>
      </w:r>
      <w:r w:rsidR="00E611C7">
        <w:t>.</w:t>
      </w:r>
    </w:p>
    <w:p w14:paraId="16732583" w14:textId="68D0A344" w:rsidR="00E276C1" w:rsidRPr="002A0A20" w:rsidRDefault="002A0A20" w:rsidP="00BF0205">
      <w:pPr>
        <w:pStyle w:val="Heading4"/>
      </w:pPr>
      <w:bookmarkStart w:id="327"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496E0EB8" w:rsidR="00F14AA6" w:rsidRDefault="00F14AA6" w:rsidP="002A0A20">
      <w:pPr>
        <w:pStyle w:val="Rubric"/>
      </w:pPr>
      <w:r>
        <w:fldChar w:fldCharType="begin"/>
      </w:r>
      <w:r>
        <w:instrText xml:space="preserve"> REF _Ref434576945 \h </w:instrText>
      </w:r>
      <w:r>
        <w:fldChar w:fldCharType="separate"/>
      </w:r>
      <w:r w:rsidR="000C0A06">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0A06">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0A0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0A06">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43"/>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44"/>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45"/>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26553FA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0A06">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0A06">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C0A06">
        <w:t>Psalm</w:t>
      </w:r>
      <w:r w:rsidR="000C0A06" w:rsidRPr="00AB1781">
        <w:t xml:space="preserve"> 147</w:t>
      </w:r>
      <w:r w:rsidR="000C0A06">
        <w:t>: “Praise the Lord, O Jerusalem! Praise your God, O Zion”</w:t>
      </w:r>
      <w:r>
        <w:fldChar w:fldCharType="end"/>
      </w:r>
      <w:r>
        <w:t xml:space="preserve"> Page </w:t>
      </w:r>
      <w:r>
        <w:fldChar w:fldCharType="begin"/>
      </w:r>
      <w:r>
        <w:instrText xml:space="preserve"> PAGEREF _Ref411968245 \h </w:instrText>
      </w:r>
      <w:r>
        <w:fldChar w:fldCharType="separate"/>
      </w:r>
      <w:r w:rsidR="000C0A06">
        <w:rPr>
          <w:noProof/>
        </w:rPr>
        <w:t>319</w:t>
      </w:r>
      <w:r>
        <w:fldChar w:fldCharType="end"/>
      </w:r>
      <w:r>
        <w:t>.</w:t>
      </w:r>
    </w:p>
    <w:p w14:paraId="1D6C58E5" w14:textId="2704929F" w:rsidR="00E276C1" w:rsidRPr="002A0A20" w:rsidRDefault="002A0A20" w:rsidP="00BF0205">
      <w:pPr>
        <w:pStyle w:val="Heading4"/>
      </w:pPr>
      <w:bookmarkStart w:id="328" w:name="_Ref411968245"/>
      <w:r>
        <w:t>Psalm</w:t>
      </w:r>
      <w:r w:rsidR="00E276C1" w:rsidRPr="00AB1781">
        <w:t xml:space="preserve"> 147</w:t>
      </w:r>
      <w:r>
        <w:t xml:space="preserve">: </w:t>
      </w:r>
      <w:r w:rsidR="00BB3B58">
        <w:t>“</w:t>
      </w:r>
      <w:r>
        <w:t>Praise the Lord, O Jerusalem! Praise your God, O Zion</w:t>
      </w:r>
      <w:r w:rsidR="00BB3B58">
        <w:t>”</w:t>
      </w:r>
      <w:bookmarkEnd w:id="3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0DC7EC3E" w:rsidR="00F14AA6" w:rsidRDefault="00F14AA6" w:rsidP="002A0A20">
      <w:pPr>
        <w:pStyle w:val="Rubric"/>
      </w:pPr>
      <w:r>
        <w:fldChar w:fldCharType="begin"/>
      </w:r>
      <w:r>
        <w:instrText xml:space="preserve"> REF _Ref434576945 \h </w:instrText>
      </w:r>
      <w:r>
        <w:fldChar w:fldCharType="separate"/>
      </w:r>
      <w:r w:rsidR="000C0A06">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0A06">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0A06">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0A06">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46"/>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38888EE2"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0A06">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0A06">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FC521AA" w:rsidR="00086B05" w:rsidRDefault="00086B05" w:rsidP="002A0A20">
      <w:pPr>
        <w:pStyle w:val="Rubric"/>
      </w:pPr>
      <w:r>
        <w:fldChar w:fldCharType="begin"/>
      </w:r>
      <w:r>
        <w:instrText xml:space="preserve"> REF _Ref434580708 \h </w:instrText>
      </w:r>
      <w:r>
        <w:fldChar w:fldCharType="separate"/>
      </w:r>
      <w:r w:rsidR="000C0A06">
        <w:t>The Fourth Canticle</w:t>
      </w:r>
      <w:r>
        <w:fldChar w:fldCharType="end"/>
      </w:r>
      <w:r>
        <w:t xml:space="preserve">, page </w:t>
      </w:r>
      <w:r>
        <w:fldChar w:fldCharType="begin"/>
      </w:r>
      <w:r>
        <w:instrText xml:space="preserve"> PAGEREF _Ref434580714 \h </w:instrText>
      </w:r>
      <w:r>
        <w:fldChar w:fldCharType="separate"/>
      </w:r>
      <w:r w:rsidR="000C0A06">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47"/>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48"/>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49"/>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50"/>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51"/>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B17316B" w:rsidR="00086B05" w:rsidRPr="00AB1781" w:rsidRDefault="00086B05" w:rsidP="00086B05">
      <w:pPr>
        <w:pStyle w:val="Rubric"/>
      </w:pPr>
      <w:r>
        <w:lastRenderedPageBreak/>
        <w:fldChar w:fldCharType="begin"/>
      </w:r>
      <w:r>
        <w:instrText xml:space="preserve"> REF _Ref434580708 \h </w:instrText>
      </w:r>
      <w:r>
        <w:fldChar w:fldCharType="separate"/>
      </w:r>
      <w:r w:rsidR="000C0A06">
        <w:t>The Fourth Canticle</w:t>
      </w:r>
      <w:r>
        <w:fldChar w:fldCharType="end"/>
      </w:r>
      <w:r>
        <w:t xml:space="preserve">, page </w:t>
      </w:r>
      <w:r>
        <w:fldChar w:fldCharType="begin"/>
      </w:r>
      <w:r>
        <w:instrText xml:space="preserve"> PAGEREF _Ref434580714 \h </w:instrText>
      </w:r>
      <w:r>
        <w:fldChar w:fldCharType="separate"/>
      </w:r>
      <w:r w:rsidR="000C0A06">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52"/>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53"/>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54"/>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55"/>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56"/>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06F535F4" w:rsidR="00086B05" w:rsidRDefault="00086B05" w:rsidP="002A0A20">
      <w:pPr>
        <w:pStyle w:val="Rubric"/>
      </w:pPr>
      <w:r>
        <w:fldChar w:fldCharType="begin"/>
      </w:r>
      <w:r>
        <w:instrText xml:space="preserve"> REF _Ref434580708 \h </w:instrText>
      </w:r>
      <w:r>
        <w:fldChar w:fldCharType="separate"/>
      </w:r>
      <w:r w:rsidR="000C0A06">
        <w:t>The Fourth Canticle</w:t>
      </w:r>
      <w:r>
        <w:fldChar w:fldCharType="end"/>
      </w:r>
      <w:r>
        <w:t xml:space="preserve">, page </w:t>
      </w:r>
      <w:r>
        <w:fldChar w:fldCharType="begin"/>
      </w:r>
      <w:r>
        <w:instrText xml:space="preserve"> PAGEREF _Ref434580714 \h </w:instrText>
      </w:r>
      <w:r>
        <w:fldChar w:fldCharType="separate"/>
      </w:r>
      <w:r w:rsidR="000C0A06">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57"/>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58"/>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59"/>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9" w:name="_Toc410196196"/>
      <w:bookmarkStart w:id="330" w:name="_Toc410196438"/>
      <w:bookmarkStart w:id="331" w:name="_Toc410196940"/>
    </w:p>
    <w:p w14:paraId="5AB6630A" w14:textId="7A71FD45" w:rsidR="00D31F38" w:rsidRDefault="00D31F38" w:rsidP="00D31F38">
      <w:pPr>
        <w:pStyle w:val="Heading2"/>
      </w:pPr>
      <w:bookmarkStart w:id="332" w:name="_Toc448696628"/>
      <w:r>
        <w:lastRenderedPageBreak/>
        <w:t>The Canticles</w:t>
      </w:r>
      <w:bookmarkEnd w:id="332"/>
    </w:p>
    <w:p w14:paraId="020E29B8" w14:textId="562B7E1E" w:rsidR="00D31F38" w:rsidRDefault="00D31F38" w:rsidP="00D31F38">
      <w:pPr>
        <w:pStyle w:val="Heading3"/>
      </w:pPr>
      <w:bookmarkStart w:id="333" w:name="_Ref448228164"/>
      <w:r>
        <w:t>The First Canticle</w:t>
      </w:r>
      <w:bookmarkEnd w:id="333"/>
    </w:p>
    <w:p w14:paraId="396134CA" w14:textId="3A8C8F71" w:rsidR="00D16E1F" w:rsidRPr="00D16E1F" w:rsidRDefault="00D31F38" w:rsidP="00D16E1F">
      <w:pPr>
        <w:pStyle w:val="Heading4"/>
        <w:rPr>
          <w:lang w:val="en-US"/>
        </w:rPr>
      </w:pPr>
      <w:bookmarkStart w:id="334" w:name="_Ref452619306"/>
      <w:r>
        <w:rPr>
          <w:lang w:val="en-US"/>
        </w:rPr>
        <w:t>The Beginning of the Midnight Praise</w:t>
      </w:r>
      <w:bookmarkEnd w:id="3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5"/>
            <w:r>
              <w:t>Arise</w:t>
            </w:r>
            <w:commentRangeEnd w:id="335"/>
            <w:r>
              <w:rPr>
                <w:rStyle w:val="CommentReference"/>
              </w:rPr>
              <w:commentReference w:id="335"/>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6"/>
            <w:r>
              <w:t>flesh</w:t>
            </w:r>
            <w:commentRangeEnd w:id="336"/>
            <w:r>
              <w:rPr>
                <w:rStyle w:val="CommentReference"/>
              </w:rPr>
              <w:commentReference w:id="336"/>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7"/>
            <w:r w:rsidRPr="004E04E2">
              <w:t xml:space="preserve">send up </w:t>
            </w:r>
            <w:commentRangeEnd w:id="337"/>
            <w:r>
              <w:rPr>
                <w:rStyle w:val="CommentReference"/>
              </w:rPr>
              <w:commentReference w:id="337"/>
            </w:r>
            <w:r>
              <w:t>to</w:t>
            </w:r>
            <w:r w:rsidRPr="004E04E2">
              <w:t xml:space="preserve"> </w:t>
            </w:r>
            <w:r>
              <w:t>You</w:t>
            </w:r>
            <w:r w:rsidRPr="004E04E2">
              <w:t xml:space="preserve"> a befitting </w:t>
            </w:r>
            <w:commentRangeStart w:id="338"/>
            <w:r w:rsidRPr="004E04E2">
              <w:t>doxology</w:t>
            </w:r>
            <w:commentRangeEnd w:id="338"/>
            <w:r>
              <w:rPr>
                <w:rStyle w:val="CommentReference"/>
              </w:rPr>
              <w:commentReference w:id="338"/>
            </w:r>
            <w:r w:rsidRPr="004E04E2">
              <w:t xml:space="preserve">, and win the forgiveness of our many sins: </w:t>
            </w:r>
            <w:commentRangeStart w:id="339"/>
            <w:r w:rsidRPr="004E04E2">
              <w:t xml:space="preserve">Glory to </w:t>
            </w:r>
            <w:r>
              <w:t>You</w:t>
            </w:r>
            <w:r w:rsidRPr="004E04E2">
              <w:t xml:space="preserve"> </w:t>
            </w:r>
            <w:commentRangeEnd w:id="339"/>
            <w:r>
              <w:rPr>
                <w:rStyle w:val="CommentReference"/>
              </w:rPr>
              <w:commentReference w:id="339"/>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0"/>
            <w:r w:rsidRPr="004E04E2">
              <w:t xml:space="preserve">Who </w:t>
            </w:r>
            <w:commentRangeEnd w:id="340"/>
            <w:r>
              <w:rPr>
                <w:rStyle w:val="CommentReference"/>
              </w:rPr>
              <w:commentReference w:id="340"/>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1"/>
            <w:r w:rsidRPr="004E04E2">
              <w:t>to</w:t>
            </w:r>
            <w:r w:rsidR="00985EC5">
              <w:t>wards</w:t>
            </w:r>
            <w:r w:rsidRPr="004E04E2">
              <w:t xml:space="preserve"> the sanctuary</w:t>
            </w:r>
            <w:commentRangeEnd w:id="341"/>
            <w:r>
              <w:rPr>
                <w:rStyle w:val="CommentReference"/>
              </w:rPr>
              <w:commentReference w:id="341"/>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2"/>
            <w:r w:rsidRPr="004E04E2">
              <w:t xml:space="preserve">you out </w:t>
            </w:r>
            <w:commentRangeEnd w:id="342"/>
            <w:r>
              <w:rPr>
                <w:rStyle w:val="CommentReference"/>
              </w:rPr>
              <w:commentReference w:id="342"/>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3"/>
            <w:r w:rsidRPr="004E04E2">
              <w:t xml:space="preserve">supplication </w:t>
            </w:r>
            <w:commentRangeEnd w:id="343"/>
            <w:r>
              <w:rPr>
                <w:rStyle w:val="CommentReference"/>
              </w:rPr>
              <w:commentReference w:id="343"/>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4"/>
            <w:r w:rsidRPr="004E04E2">
              <w:t xml:space="preserve">petition </w:t>
            </w:r>
            <w:commentRangeEnd w:id="344"/>
            <w:r>
              <w:rPr>
                <w:rStyle w:val="CommentReference"/>
              </w:rPr>
              <w:commentReference w:id="344"/>
            </w:r>
            <w:r w:rsidR="00985EC5">
              <w:t>will</w:t>
            </w:r>
            <w:r w:rsidRPr="004E04E2">
              <w:t xml:space="preserve"> come in before </w:t>
            </w:r>
            <w:r>
              <w:t>You</w:t>
            </w:r>
            <w:r w:rsidR="00985EC5">
              <w:t xml:space="preserve">; </w:t>
            </w:r>
            <w:commentRangeStart w:id="345"/>
            <w:r w:rsidRPr="004E04E2">
              <w:t xml:space="preserve">revive </w:t>
            </w:r>
            <w:commentRangeEnd w:id="345"/>
            <w:r>
              <w:rPr>
                <w:rStyle w:val="CommentReference"/>
              </w:rPr>
              <w:commentReference w:id="345"/>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6"/>
            <w:r w:rsidRPr="004E04E2">
              <w:t>pour forth</w:t>
            </w:r>
            <w:commentRangeEnd w:id="346"/>
            <w:r>
              <w:rPr>
                <w:rStyle w:val="CommentReference"/>
              </w:rPr>
              <w:commentReference w:id="346"/>
            </w:r>
            <w:r w:rsidRPr="004E04E2">
              <w:t xml:space="preserve"> </w:t>
            </w:r>
            <w:commentRangeStart w:id="347"/>
            <w:r w:rsidRPr="004E04E2">
              <w:t>blessing</w:t>
            </w:r>
            <w:commentRangeEnd w:id="347"/>
            <w:r>
              <w:rPr>
                <w:rStyle w:val="CommentReference"/>
              </w:rPr>
              <w:commentReference w:id="347"/>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8"/>
            <w:r w:rsidRPr="004E04E2">
              <w:t xml:space="preserve">respond </w:t>
            </w:r>
            <w:commentRangeEnd w:id="348"/>
            <w:r>
              <w:rPr>
                <w:rStyle w:val="CommentReference"/>
              </w:rPr>
              <w:commentReference w:id="348"/>
            </w:r>
            <w:r w:rsidRPr="004E04E2">
              <w:t xml:space="preserve">with </w:t>
            </w:r>
            <w:r>
              <w:t>Your</w:t>
            </w:r>
            <w:r w:rsidR="00985EC5">
              <w:t xml:space="preserve"> words,</w:t>
            </w:r>
            <w:r w:rsidRPr="004E04E2">
              <w:t xml:space="preserve"> for all </w:t>
            </w:r>
            <w:r>
              <w:t>Your</w:t>
            </w:r>
            <w:r w:rsidRPr="004E04E2">
              <w:t xml:space="preserve"> commandments are </w:t>
            </w:r>
            <w:commentRangeStart w:id="349"/>
            <w:r w:rsidRPr="004E04E2">
              <w:t>righteous</w:t>
            </w:r>
            <w:commentRangeEnd w:id="349"/>
            <w:r>
              <w:rPr>
                <w:rStyle w:val="CommentReference"/>
              </w:rPr>
              <w:commentReference w:id="349"/>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0"/>
            <w:r w:rsidRPr="004E04E2">
              <w:t>meditation</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1"/>
            <w:r w:rsidRPr="004E04E2">
              <w:t>always</w:t>
            </w:r>
            <w:commentRangeEnd w:id="351"/>
            <w:r>
              <w:rPr>
                <w:rStyle w:val="CommentReference"/>
              </w:rPr>
              <w:commentReference w:id="351"/>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2"/>
            <w:r w:rsidRPr="004E04E2">
              <w:rPr>
                <w:rFonts w:eastAsia="@MingLiU"/>
              </w:rPr>
              <w:t xml:space="preserve">and </w:t>
            </w:r>
            <w:commentRangeEnd w:id="352"/>
            <w:r>
              <w:rPr>
                <w:rStyle w:val="CommentReference"/>
              </w:rPr>
              <w:commentReference w:id="352"/>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3"/>
            <w:r w:rsidRPr="004E04E2">
              <w:rPr>
                <w:rFonts w:eastAsia="@MingLiU"/>
              </w:rPr>
              <w:t xml:space="preserve">to </w:t>
            </w:r>
            <w:commentRangeEnd w:id="353"/>
            <w:r>
              <w:rPr>
                <w:rStyle w:val="CommentReference"/>
              </w:rPr>
              <w:commentReference w:id="353"/>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4"/>
            <w:r w:rsidRPr="004E04E2">
              <w:t xml:space="preserve">to </w:t>
            </w:r>
            <w:commentRangeEnd w:id="354"/>
            <w:r>
              <w:rPr>
                <w:rStyle w:val="CommentReference"/>
              </w:rPr>
              <w:commentReference w:id="354"/>
            </w:r>
            <w:r>
              <w:t>You</w:t>
            </w:r>
            <w:r w:rsidRPr="004E04E2">
              <w:t>, O Only</w:t>
            </w:r>
            <w:r w:rsidRPr="004E04E2">
              <w:noBreakHyphen/>
            </w:r>
            <w:commentRangeStart w:id="355"/>
            <w:r w:rsidRPr="004E04E2">
              <w:t>Begotten</w:t>
            </w:r>
            <w:commentRangeEnd w:id="355"/>
            <w:r>
              <w:rPr>
                <w:rStyle w:val="CommentReference"/>
              </w:rPr>
              <w:commentReference w:id="355"/>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6"/>
            <w:r w:rsidRPr="004E04E2">
              <w:t xml:space="preserve">utter </w:t>
            </w:r>
            <w:commentRangeEnd w:id="356"/>
            <w:r>
              <w:rPr>
                <w:rStyle w:val="CommentReference"/>
              </w:rPr>
              <w:commentReference w:id="356"/>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5DD1A83C"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C0A06">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7" w:name="_Ref452619365"/>
      <w:bookmarkStart w:id="358" w:name="_Toc297322053"/>
      <w:bookmarkStart w:id="359" w:name="_Toc297407698"/>
      <w:bookmarkStart w:id="360" w:name="_Toc298445750"/>
      <w:bookmarkStart w:id="361" w:name="_Toc298681233"/>
      <w:bookmarkStart w:id="362" w:name="_Toc298447475"/>
      <w:bookmarkStart w:id="363" w:name="_Toc308441894"/>
      <w:r>
        <w:t>The Hymn for the Resurrection</w:t>
      </w:r>
      <w:bookmarkEnd w:id="357"/>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4"/>
            <w:r>
              <w:t xml:space="preserve">consider </w:t>
            </w:r>
            <w:commentRangeEnd w:id="364"/>
            <w:r>
              <w:rPr>
                <w:rStyle w:val="CommentReference"/>
                <w:lang w:val="en-CA"/>
              </w:rPr>
              <w:commentReference w:id="364"/>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5"/>
            <w:r>
              <w:t xml:space="preserve">none </w:t>
            </w:r>
            <w:commentRangeEnd w:id="365"/>
            <w:r>
              <w:rPr>
                <w:rStyle w:val="CommentReference"/>
                <w:lang w:val="en-CA"/>
              </w:rPr>
              <w:commentReference w:id="365"/>
            </w:r>
            <w:r>
              <w:t>but You.</w:t>
            </w:r>
          </w:p>
          <w:p w14:paraId="45BFA942" w14:textId="77777777" w:rsidR="00D31F38" w:rsidRDefault="00D31F38" w:rsidP="00E35F1F">
            <w:pPr>
              <w:pStyle w:val="EngHangEnd"/>
            </w:pPr>
            <w:commentRangeStart w:id="366"/>
            <w:r>
              <w:t xml:space="preserve">After </w:t>
            </w:r>
            <w:commentRangeEnd w:id="366"/>
            <w:r>
              <w:rPr>
                <w:rStyle w:val="CommentReference"/>
                <w:lang w:val="en-CA"/>
              </w:rPr>
              <w:commentReference w:id="366"/>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7"/>
            <w:r>
              <w:t xml:space="preserve">to </w:t>
            </w:r>
            <w:commentRangeEnd w:id="367"/>
            <w:r>
              <w:rPr>
                <w:rStyle w:val="CommentReference"/>
                <w:lang w:val="en-CA"/>
              </w:rPr>
              <w:commentReference w:id="367"/>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8"/>
            <w:r>
              <w:t>joyful</w:t>
            </w:r>
            <w:commentRangeEnd w:id="368"/>
            <w:r>
              <w:rPr>
                <w:rStyle w:val="CommentReference"/>
                <w:lang w:val="en-CA"/>
              </w:rPr>
              <w:commentReference w:id="368"/>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9"/>
            <w:r>
              <w:t xml:space="preserve">perfect </w:t>
            </w:r>
            <w:commentRangeEnd w:id="369"/>
            <w:r>
              <w:rPr>
                <w:rStyle w:val="CommentReference"/>
                <w:lang w:val="en-CA"/>
              </w:rPr>
              <w:commentReference w:id="369"/>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0"/>
            <w:r>
              <w:t xml:space="preserve">sealed </w:t>
            </w:r>
            <w:commentRangeEnd w:id="370"/>
            <w:r>
              <w:rPr>
                <w:rStyle w:val="CommentReference"/>
                <w:lang w:val="en-CA"/>
              </w:rPr>
              <w:commentReference w:id="370"/>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1"/>
            <w:r>
              <w:t xml:space="preserve">fragrant </w:t>
            </w:r>
            <w:commentRangeEnd w:id="371"/>
            <w:r>
              <w:rPr>
                <w:rStyle w:val="CommentReference"/>
                <w:lang w:val="en-CA"/>
              </w:rPr>
              <w:commentReference w:id="371"/>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2"/>
            <w:r>
              <w:t>spices</w:t>
            </w:r>
            <w:commentRangeEnd w:id="372"/>
            <w:r>
              <w:rPr>
                <w:rStyle w:val="CommentReference"/>
                <w:lang w:val="en-CA"/>
              </w:rPr>
              <w:commentReference w:id="372"/>
            </w:r>
            <w:r>
              <w:t>,</w:t>
            </w:r>
          </w:p>
          <w:p w14:paraId="2BF4322B" w14:textId="77777777" w:rsidR="00D31F38" w:rsidRDefault="00D31F38" w:rsidP="00E35F1F">
            <w:pPr>
              <w:pStyle w:val="EngHangEnd"/>
            </w:pPr>
            <w:r>
              <w:t xml:space="preserve">"Behold and see that the Saviour </w:t>
            </w:r>
            <w:commentRangeStart w:id="373"/>
            <w:r>
              <w:t xml:space="preserve">is risen </w:t>
            </w:r>
            <w:commentRangeEnd w:id="373"/>
            <w:r>
              <w:rPr>
                <w:rStyle w:val="CommentReference"/>
                <w:lang w:val="en-CA"/>
              </w:rPr>
              <w:commentReference w:id="373"/>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4"/>
            <w:r>
              <w:t>A</w:t>
            </w:r>
            <w:commentRangeEnd w:id="374"/>
            <w:r>
              <w:rPr>
                <w:rStyle w:val="CommentReference"/>
                <w:lang w:val="en-CA"/>
              </w:rPr>
              <w:commentReference w:id="374"/>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5"/>
            <w:r>
              <w:t xml:space="preserve">We </w:t>
            </w:r>
            <w:commentRangeEnd w:id="375"/>
            <w:r>
              <w:rPr>
                <w:rStyle w:val="CommentReference"/>
                <w:lang w:val="en-CA"/>
              </w:rPr>
              <w:commentReference w:id="375"/>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6"/>
            <w:r>
              <w:t>alteration</w:t>
            </w:r>
            <w:commentRangeEnd w:id="376"/>
            <w:r>
              <w:rPr>
                <w:rStyle w:val="CommentReference"/>
                <w:lang w:val="en-CA"/>
              </w:rPr>
              <w:commentReference w:id="376"/>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7" w:name="_Ref452619450"/>
      <w:r>
        <w:lastRenderedPageBreak/>
        <w:t xml:space="preserve">The First Canticle: The </w:t>
      </w:r>
      <w:r w:rsidR="00F970EE">
        <w:t>First Song</w:t>
      </w:r>
      <w:r>
        <w:t xml:space="preserve"> of Moses the Prophet</w:t>
      </w:r>
      <w:bookmarkEnd w:id="358"/>
      <w:bookmarkEnd w:id="359"/>
      <w:bookmarkEnd w:id="360"/>
      <w:bookmarkEnd w:id="361"/>
      <w:bookmarkEnd w:id="362"/>
      <w:bookmarkEnd w:id="363"/>
      <w:bookmarkEnd w:id="377"/>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8"/>
            <w:r>
              <w:t>glorify Him</w:t>
            </w:r>
            <w:commentRangeEnd w:id="378"/>
            <w:r>
              <w:rPr>
                <w:rStyle w:val="CommentReference"/>
                <w:lang w:val="en-CA"/>
              </w:rPr>
              <w:commentReference w:id="378"/>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9"/>
            <w:r>
              <w:t xml:space="preserve">when he shatters </w:t>
            </w:r>
            <w:commentRangeEnd w:id="379"/>
            <w:r>
              <w:rPr>
                <w:rStyle w:val="CommentReference"/>
                <w:lang w:val="en-CA"/>
              </w:rPr>
              <w:commentReference w:id="379"/>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0"/>
            <w:r w:rsidR="00D31F38">
              <w:t xml:space="preserve">chosen </w:t>
            </w:r>
            <w:commentRangeEnd w:id="380"/>
            <w:r w:rsidR="00D31F38">
              <w:rPr>
                <w:rStyle w:val="CommentReference"/>
                <w:lang w:val="en-CA"/>
              </w:rPr>
              <w:commentReference w:id="380"/>
            </w:r>
            <w:r w:rsidR="00D31F38">
              <w:t xml:space="preserve">mounted </w:t>
            </w:r>
            <w:commentRangeStart w:id="381"/>
            <w:r w:rsidR="00D31F38">
              <w:t xml:space="preserve">captains </w:t>
            </w:r>
            <w:commentRangeEnd w:id="381"/>
            <w:r w:rsidR="00D31F38">
              <w:rPr>
                <w:rStyle w:val="CommentReference"/>
                <w:lang w:val="en-CA"/>
              </w:rPr>
              <w:commentReference w:id="381"/>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2"/>
            <w:r>
              <w:t xml:space="preserve"> </w:t>
            </w:r>
            <w:commentRangeEnd w:id="382"/>
            <w:r>
              <w:rPr>
                <w:rStyle w:val="CommentReference"/>
                <w:lang w:val="en-CA"/>
              </w:rPr>
              <w:commentReference w:id="382"/>
            </w:r>
            <w:r>
              <w:t xml:space="preserve">glorified in </w:t>
            </w:r>
            <w:r w:rsidR="00865C59">
              <w:t>strength</w:t>
            </w:r>
            <w:r>
              <w:t xml:space="preserve">. Your right hand, O Lord, </w:t>
            </w:r>
            <w:commentRangeStart w:id="383"/>
            <w:r>
              <w:t xml:space="preserve">crushed </w:t>
            </w:r>
            <w:commentRangeEnd w:id="383"/>
            <w:r>
              <w:rPr>
                <w:rStyle w:val="CommentReference"/>
                <w:lang w:val="en-CA"/>
              </w:rPr>
              <w:commentReference w:id="383"/>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4"/>
            <w:r w:rsidR="00D31F38">
              <w:t xml:space="preserve">shattered </w:t>
            </w:r>
            <w:commentRangeEnd w:id="384"/>
            <w:r w:rsidR="00D31F38">
              <w:rPr>
                <w:rStyle w:val="CommentReference"/>
                <w:lang w:val="en-CA"/>
              </w:rPr>
              <w:commentReference w:id="384"/>
            </w:r>
            <w:r>
              <w:t>the</w:t>
            </w:r>
            <w:r w:rsidR="00D31F38">
              <w:t xml:space="preserve"> </w:t>
            </w:r>
            <w:r>
              <w:t>adversaries</w:t>
            </w:r>
            <w:r w:rsidR="00D31F38">
              <w:t xml:space="preserve">; You </w:t>
            </w:r>
            <w:commentRangeStart w:id="385"/>
            <w:r w:rsidR="00D31F38">
              <w:t xml:space="preserve">sent </w:t>
            </w:r>
            <w:commentRangeEnd w:id="385"/>
            <w:r w:rsidR="00D31F38">
              <w:rPr>
                <w:rStyle w:val="CommentReference"/>
                <w:lang w:val="en-CA"/>
              </w:rPr>
              <w:commentReference w:id="385"/>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60"/>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6"/>
            <w:r w:rsidR="00D31F38">
              <w:t>holy</w:t>
            </w:r>
            <w:commentRangeEnd w:id="386"/>
            <w:r w:rsidR="00D31F38">
              <w:rPr>
                <w:rStyle w:val="CommentReference"/>
                <w:lang w:val="en-CA"/>
              </w:rPr>
              <w:commentReference w:id="386"/>
            </w:r>
            <w:r w:rsidR="00D31F38">
              <w:t xml:space="preserve">, awesome in </w:t>
            </w:r>
            <w:commentRangeStart w:id="387"/>
            <w:r w:rsidR="00D31F38">
              <w:t>glorious deeds</w:t>
            </w:r>
            <w:commentRangeEnd w:id="387"/>
            <w:r w:rsidR="00D31F38">
              <w:rPr>
                <w:rStyle w:val="CommentReference"/>
                <w:lang w:val="en-CA"/>
              </w:rPr>
              <w:commentReference w:id="387"/>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8"/>
            <w:r>
              <w:t>redeemed</w:t>
            </w:r>
            <w:commentRangeEnd w:id="388"/>
            <w:r>
              <w:rPr>
                <w:rStyle w:val="CommentReference"/>
                <w:lang w:val="en-CA"/>
              </w:rPr>
              <w:commentReference w:id="388"/>
            </w:r>
            <w:r>
              <w:t xml:space="preserve">; You called them by Your power into Your holy </w:t>
            </w:r>
            <w:commentRangeStart w:id="389"/>
            <w:r>
              <w:t>abode</w:t>
            </w:r>
            <w:commentRangeEnd w:id="389"/>
            <w:r>
              <w:rPr>
                <w:rStyle w:val="CommentReference"/>
                <w:lang w:val="en-CA"/>
              </w:rPr>
              <w:commentReference w:id="389"/>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0"/>
            <w:r>
              <w:t xml:space="preserve">Sorrow </w:t>
            </w:r>
            <w:commentRangeEnd w:id="390"/>
            <w:r>
              <w:rPr>
                <w:rStyle w:val="CommentReference"/>
                <w:lang w:val="en-CA"/>
              </w:rPr>
              <w:commentReference w:id="390"/>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1"/>
            <w:r>
              <w:t>May</w:t>
            </w:r>
            <w:commentRangeEnd w:id="391"/>
            <w:r>
              <w:rPr>
                <w:rStyle w:val="CommentReference"/>
                <w:lang w:val="en-CA"/>
              </w:rPr>
              <w:commentReference w:id="391"/>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2"/>
            <w:r>
              <w:t xml:space="preserve">reigning </w:t>
            </w:r>
            <w:commentRangeEnd w:id="392"/>
            <w:r>
              <w:rPr>
                <w:rStyle w:val="CommentReference"/>
                <w:lang w:val="en-CA"/>
              </w:rPr>
              <w:commentReference w:id="392"/>
            </w:r>
            <w:r>
              <w:t xml:space="preserve">as King forever and ever </w:t>
            </w:r>
            <w:commentRangeStart w:id="393"/>
            <w:r>
              <w:t>and beyond</w:t>
            </w:r>
            <w:commentRangeEnd w:id="393"/>
            <w:r>
              <w:rPr>
                <w:rStyle w:val="CommentReference"/>
                <w:lang w:val="en-CA"/>
              </w:rPr>
              <w:commentReference w:id="393"/>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4"/>
            <w:r w:rsidR="00D31F38">
              <w:t xml:space="preserve"> </w:t>
            </w:r>
            <w:commentRangeEnd w:id="394"/>
            <w:r w:rsidR="00D31F38">
              <w:rPr>
                <w:rStyle w:val="CommentReference"/>
                <w:lang w:val="en-CA"/>
              </w:rPr>
              <w:commentReference w:id="394"/>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5"/>
            <w:r w:rsidR="00D31F38">
              <w:t>praises</w:t>
            </w:r>
            <w:commentRangeEnd w:id="395"/>
            <w:r w:rsidR="00D31F38">
              <w:rPr>
                <w:rStyle w:val="CommentReference"/>
                <w:lang w:val="en-CA"/>
              </w:rPr>
              <w:commentReference w:id="395"/>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6"/>
            <w:r>
              <w:t>glorified</w:t>
            </w:r>
            <w:commentRangeEnd w:id="396"/>
            <w:r>
              <w:rPr>
                <w:rStyle w:val="CommentReference"/>
                <w:rFonts w:eastAsiaTheme="minorHAnsi" w:cstheme="minorBidi"/>
                <w:color w:val="auto"/>
                <w:lang w:val="en-CA"/>
              </w:rPr>
              <w:commentReference w:id="396"/>
            </w:r>
            <w:r>
              <w:t>.</w:t>
            </w:r>
            <w:r w:rsidR="00D31F38">
              <w:rPr>
                <w:rStyle w:val="CommentReference"/>
                <w:lang w:val="en-CA"/>
              </w:rPr>
              <w:commentReference w:id="397"/>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8" w:name="_Toc297322054"/>
      <w:bookmarkStart w:id="399" w:name="_Toc297407699"/>
      <w:bookmarkStart w:id="400" w:name="_Toc298445751"/>
      <w:bookmarkStart w:id="401" w:name="_Toc298681234"/>
      <w:bookmarkStart w:id="402" w:name="_Toc298447476"/>
      <w:bookmarkStart w:id="403" w:name="_Ref452619541"/>
      <w:r>
        <w:t>Psali Adam</w:t>
      </w:r>
      <w:bookmarkEnd w:id="398"/>
      <w:bookmarkEnd w:id="399"/>
      <w:bookmarkEnd w:id="400"/>
      <w:bookmarkEnd w:id="401"/>
      <w:bookmarkEnd w:id="402"/>
      <w:r w:rsidR="009E143A">
        <w:t xml:space="preserve"> on the First Canticle</w:t>
      </w:r>
      <w:bookmarkEnd w:id="403"/>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4"/>
            <w:r>
              <w:t xml:space="preserve">The </w:t>
            </w:r>
            <w:commentRangeEnd w:id="404"/>
            <w:r>
              <w:rPr>
                <w:rStyle w:val="CommentReference"/>
                <w:lang w:val="en-CA"/>
              </w:rPr>
              <w:commentReference w:id="404"/>
            </w:r>
            <w:r>
              <w:t xml:space="preserve">water of the sea was parted into parts, And the great deep became a </w:t>
            </w:r>
            <w:commentRangeStart w:id="405"/>
            <w:r>
              <w:t>path</w:t>
            </w:r>
            <w:commentRangeEnd w:id="405"/>
            <w:r>
              <w:rPr>
                <w:rStyle w:val="CommentReference"/>
                <w:lang w:val="en-CA"/>
              </w:rPr>
              <w:commentReference w:id="405"/>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6"/>
            <w:r w:rsidRPr="00D33B3C">
              <w:rPr>
                <w:rFonts w:ascii="Times New Roman" w:hAnsi="Times New Roman" w:cs="Times New Roman"/>
              </w:rPr>
              <w:t>Ϧ</w:t>
            </w:r>
            <w:r w:rsidRPr="00D33B3C">
              <w:t>ⲉⲛ</w:t>
            </w:r>
            <w:commentRangeEnd w:id="406"/>
            <w:r>
              <w:rPr>
                <w:rStyle w:val="CommentReference"/>
                <w:rFonts w:ascii="Garamond" w:hAnsi="Garamond" w:cstheme="minorBidi"/>
                <w:noProof w:val="0"/>
                <w:lang w:val="en-CA"/>
              </w:rPr>
              <w:commentReference w:id="40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7"/>
            <w:r>
              <w:t xml:space="preserve">miraculous </w:t>
            </w:r>
            <w:commentRangeEnd w:id="407"/>
            <w:r>
              <w:rPr>
                <w:rStyle w:val="CommentReference"/>
                <w:lang w:val="en-CA"/>
              </w:rPr>
              <w:commentReference w:id="407"/>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8"/>
            <w:r>
              <w:t xml:space="preserve">passed </w:t>
            </w:r>
            <w:commentRangeEnd w:id="408"/>
            <w:r>
              <w:rPr>
                <w:rStyle w:val="CommentReference"/>
                <w:lang w:val="en-CA"/>
              </w:rPr>
              <w:commentReference w:id="408"/>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9"/>
            <w:r>
              <w:t xml:space="preserve">praising </w:t>
            </w:r>
            <w:commentRangeEnd w:id="409"/>
            <w:r>
              <w:rPr>
                <w:rStyle w:val="CommentReference"/>
                <w:lang w:val="en-CA"/>
              </w:rPr>
              <w:commentReference w:id="409"/>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0"/>
            <w:r>
              <w:t xml:space="preserve"> </w:t>
            </w:r>
            <w:commentRangeEnd w:id="410"/>
            <w:r>
              <w:rPr>
                <w:rStyle w:val="CommentReference"/>
                <w:lang w:val="en-CA"/>
              </w:rPr>
              <w:commentReference w:id="410"/>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7C63ADB5"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C0A06">
        <w:rPr>
          <w:noProof/>
        </w:rPr>
        <w:t>434</w:t>
      </w:r>
      <w:r>
        <w:fldChar w:fldCharType="end"/>
      </w:r>
      <w:r>
        <w:t>, until Part Nine of the Sunday Theotokia before continuing as usual from the Second Canticle.</w:t>
      </w:r>
    </w:p>
    <w:p w14:paraId="7A906C89" w14:textId="214A9535"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C0A06">
        <w:rPr>
          <w:b/>
          <w:bCs/>
          <w:noProof/>
          <w:lang w:val="en-US"/>
        </w:rPr>
        <w:t>Error! Bookmark not defined.</w:t>
      </w:r>
      <w:r>
        <w:fldChar w:fldCharType="end"/>
      </w:r>
      <w:r>
        <w:t>.</w:t>
      </w:r>
    </w:p>
    <w:p w14:paraId="48102CB5" w14:textId="77777777" w:rsidR="000C0A06"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0C0A06">
        <w:t>The Second Prayer of Esaias the Prophet</w:t>
      </w:r>
    </w:p>
    <w:p w14:paraId="2F8FFD50" w14:textId="77777777" w:rsidR="000C0A06" w:rsidRDefault="000C0A06" w:rsidP="00A7333E">
      <w:pPr>
        <w:pStyle w:val="Rubric"/>
      </w:pPr>
      <w:r>
        <w:t>(Esaias 25:1-12. Coptic rite: Joyous Saturday.)</w:t>
      </w:r>
    </w:p>
    <w:p w14:paraId="41F5AC92" w14:textId="77777777" w:rsidR="000C0A06" w:rsidRPr="0040319E" w:rsidRDefault="000C0A06" w:rsidP="00ED1D04">
      <w:pPr>
        <w:pStyle w:val="Rubric"/>
      </w:pPr>
      <w:r>
        <w:t>Again, a reading from the book of Esaias the Prophet. His blessing be upon us all. Amen.</w:t>
      </w:r>
    </w:p>
    <w:p w14:paraId="08EA33F6" w14:textId="77777777" w:rsidR="000C0A06" w:rsidRDefault="000C0A06" w:rsidP="00A7333E">
      <w:pPr>
        <w:pStyle w:val="EnglishHangNoCoptic"/>
      </w:pPr>
      <w:r>
        <w:t>1 O Lord my God,</w:t>
      </w:r>
    </w:p>
    <w:p w14:paraId="1BD80C75" w14:textId="77777777" w:rsidR="000C0A06" w:rsidRDefault="000C0A06" w:rsidP="00A7333E">
      <w:pPr>
        <w:pStyle w:val="EnglishHangNoCoptic"/>
        <w:ind w:firstLine="0"/>
      </w:pPr>
      <w:r>
        <w:t>I will glorify You;</w:t>
      </w:r>
    </w:p>
    <w:p w14:paraId="4A629ECC" w14:textId="77777777" w:rsidR="000C0A06" w:rsidRDefault="000C0A06" w:rsidP="00A7333E">
      <w:pPr>
        <w:pStyle w:val="EnglishHangNoCoptic"/>
        <w:ind w:firstLine="0"/>
      </w:pPr>
      <w:r w:rsidRPr="00224A73">
        <w:t>I</w:t>
      </w:r>
      <w:r>
        <w:t xml:space="preserve"> will sing a hymn to Your Name,</w:t>
      </w:r>
    </w:p>
    <w:p w14:paraId="4472DE16" w14:textId="77777777" w:rsidR="000C0A06" w:rsidRDefault="000C0A06" w:rsidP="00A7333E">
      <w:pPr>
        <w:pStyle w:val="EnglishHangNoCoptic"/>
        <w:ind w:firstLine="0"/>
      </w:pPr>
      <w:r w:rsidRPr="00224A73">
        <w:t xml:space="preserve">for </w:t>
      </w:r>
      <w:r>
        <w:t>You have done wonderful things—</w:t>
      </w:r>
    </w:p>
    <w:p w14:paraId="05BED401" w14:textId="77777777" w:rsidR="000C0A06" w:rsidRDefault="000C0A06" w:rsidP="00A7333E">
      <w:pPr>
        <w:pStyle w:val="EnglishHangEndNoCoptic"/>
        <w:ind w:firstLine="0"/>
      </w:pPr>
      <w:r w:rsidRPr="00224A73">
        <w:t xml:space="preserve">an ancient and true </w:t>
      </w:r>
      <w:r>
        <w:t>plan</w:t>
      </w:r>
      <w:r w:rsidRPr="00224A73">
        <w:t xml:space="preserve">. </w:t>
      </w:r>
      <w:r>
        <w:t>Amen, Lord!</w:t>
      </w:r>
    </w:p>
    <w:p w14:paraId="04D7CDF5" w14:textId="77777777" w:rsidR="000C0A06" w:rsidRDefault="000C0A06" w:rsidP="00A7333E">
      <w:pPr>
        <w:pStyle w:val="EnglishHangNoCoptic"/>
      </w:pPr>
      <w:r w:rsidRPr="00224A73">
        <w:lastRenderedPageBreak/>
        <w:t>2</w:t>
      </w:r>
      <w:r>
        <w:t xml:space="preserve"> </w:t>
      </w:r>
      <w:r w:rsidRPr="00224A73">
        <w:t>Fo</w:t>
      </w:r>
      <w:r>
        <w:t>r You have made cities into a mound;</w:t>
      </w:r>
    </w:p>
    <w:p w14:paraId="6604EE31" w14:textId="77777777" w:rsidR="000C0A06" w:rsidRDefault="000C0A06" w:rsidP="00A7333E">
      <w:pPr>
        <w:pStyle w:val="EnglishHangNoCoptic"/>
        <w:ind w:firstLine="0"/>
      </w:pPr>
      <w:r w:rsidRPr="00224A73">
        <w:t xml:space="preserve">You </w:t>
      </w:r>
      <w:r>
        <w:t xml:space="preserve">have </w:t>
      </w:r>
      <w:r w:rsidRPr="00224A73">
        <w:t>made the foundatio</w:t>
      </w:r>
      <w:r>
        <w:t>ns of their strong cities fall.</w:t>
      </w:r>
    </w:p>
    <w:p w14:paraId="6632C4DC" w14:textId="77777777" w:rsidR="000C0A06" w:rsidRDefault="000C0A06" w:rsidP="00A7333E">
      <w:pPr>
        <w:pStyle w:val="EnglishHangEndNoCoptic"/>
        <w:ind w:firstLine="0"/>
      </w:pPr>
      <w:r w:rsidRPr="00224A73">
        <w:t>The city of the ungo</w:t>
      </w:r>
      <w:r>
        <w:t>dly shall not be built forever.</w:t>
      </w:r>
    </w:p>
    <w:p w14:paraId="44B71DD0" w14:textId="77777777" w:rsidR="000C0A06" w:rsidRDefault="000C0A06" w:rsidP="00A7333E">
      <w:pPr>
        <w:pStyle w:val="EnglishHangNoCoptic"/>
      </w:pPr>
      <w:r w:rsidRPr="00224A73">
        <w:t>3</w:t>
      </w:r>
      <w:r>
        <w:t xml:space="preserve"> </w:t>
      </w:r>
      <w:r w:rsidRPr="00224A73">
        <w:t>Therefore</w:t>
      </w:r>
      <w:r>
        <w:t>,</w:t>
      </w:r>
      <w:r w:rsidRPr="00224A73">
        <w:t xml:space="preserve"> </w:t>
      </w:r>
      <w:r>
        <w:t>the poor people will bless You,</w:t>
      </w:r>
    </w:p>
    <w:p w14:paraId="3FFF9200" w14:textId="77777777" w:rsidR="000C0A06" w:rsidRDefault="000C0A06" w:rsidP="00A7333E">
      <w:pPr>
        <w:pStyle w:val="EnglishHangEndNoCoptic"/>
        <w:ind w:firstLine="0"/>
      </w:pPr>
      <w:r w:rsidRPr="00224A73">
        <w:t xml:space="preserve">and the cities of </w:t>
      </w:r>
      <w:r>
        <w:t>wronged people will praise You.</w:t>
      </w:r>
    </w:p>
    <w:p w14:paraId="4A90D0E2" w14:textId="77777777" w:rsidR="000C0A06" w:rsidRDefault="000C0A06"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30AA417F" w14:textId="77777777" w:rsidR="000C0A06" w:rsidRDefault="000C0A06" w:rsidP="00A7333E">
      <w:pPr>
        <w:pStyle w:val="EnglishHangNoCoptic"/>
        <w:ind w:firstLine="0"/>
      </w:pPr>
      <w:r w:rsidRPr="00224A73">
        <w:t>and a protection to those who were dis</w:t>
      </w:r>
      <w:r>
        <w:t>heartened because of poverty.</w:t>
      </w:r>
    </w:p>
    <w:p w14:paraId="0E9F8559" w14:textId="77777777" w:rsidR="000C0A06" w:rsidRDefault="000C0A06" w:rsidP="00A7333E">
      <w:pPr>
        <w:pStyle w:val="EnglishHangNoCoptic"/>
        <w:ind w:firstLine="0"/>
      </w:pPr>
      <w:r w:rsidRPr="00224A73">
        <w:t>You w</w:t>
      </w:r>
      <w:r>
        <w:t>ill deliver them from evil men,</w:t>
      </w:r>
    </w:p>
    <w:p w14:paraId="18CB6381" w14:textId="77777777" w:rsidR="000C0A06" w:rsidRDefault="000C0A06" w:rsidP="00A7333E">
      <w:pPr>
        <w:pStyle w:val="EnglishHangEndNoCoptic"/>
        <w:ind w:firstLine="0"/>
      </w:pPr>
      <w:r w:rsidRPr="00224A73">
        <w:t>and be a shelter of the thirsty</w:t>
      </w:r>
      <w:r>
        <w:t>,</w:t>
      </w:r>
      <w:r w:rsidRPr="00224A73">
        <w:t xml:space="preserve"> and a</w:t>
      </w:r>
      <w:r>
        <w:t xml:space="preserve"> breath of life to the wronged.</w:t>
      </w:r>
    </w:p>
    <w:p w14:paraId="4DB4F9DE" w14:textId="77777777" w:rsidR="000C0A06" w:rsidRDefault="000C0A06" w:rsidP="00A7333E">
      <w:pPr>
        <w:pStyle w:val="EnglishHangNoCoptic"/>
      </w:pPr>
      <w:r w:rsidRPr="00224A73">
        <w:t>5</w:t>
      </w:r>
      <w:r>
        <w:t xml:space="preserve"> </w:t>
      </w:r>
      <w:r w:rsidRPr="00224A73">
        <w:t>They will b</w:t>
      </w:r>
      <w:r>
        <w:t>less You as discouraged people,</w:t>
      </w:r>
    </w:p>
    <w:p w14:paraId="32E2A7B8" w14:textId="77777777" w:rsidR="000C0A06" w:rsidRDefault="000C0A06" w:rsidP="00A7333E">
      <w:pPr>
        <w:pStyle w:val="EnglishHangEndNoCoptic"/>
        <w:ind w:firstLine="0"/>
      </w:pPr>
      <w:r w:rsidRPr="00224A73">
        <w:t>thirsting in Zion because of ungodl</w:t>
      </w:r>
      <w:r>
        <w:t>y men, to whom You delivered us.</w:t>
      </w:r>
    </w:p>
    <w:p w14:paraId="3C49112A" w14:textId="77777777" w:rsidR="000C0A06" w:rsidRDefault="000C0A06"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A24517F" w14:textId="77777777" w:rsidR="000C0A06" w:rsidRDefault="000C0A06" w:rsidP="00A7333E">
      <w:pPr>
        <w:pStyle w:val="EnglishHangNoCoptic"/>
        <w:ind w:firstLine="0"/>
      </w:pPr>
      <w:r>
        <w:t>They will drink joy;</w:t>
      </w:r>
    </w:p>
    <w:p w14:paraId="3E575BCA" w14:textId="77777777" w:rsidR="000C0A06" w:rsidRDefault="000C0A06" w:rsidP="00A7333E">
      <w:pPr>
        <w:pStyle w:val="EnglishHangNoCoptic"/>
        <w:ind w:firstLine="0"/>
      </w:pPr>
      <w:r>
        <w:t>they will drink wine;</w:t>
      </w:r>
    </w:p>
    <w:p w14:paraId="38692861" w14:textId="77777777" w:rsidR="000C0A06" w:rsidRDefault="000C0A06" w:rsidP="00A7333E">
      <w:pPr>
        <w:pStyle w:val="EnglishHangEndNoCoptic"/>
        <w:ind w:firstLine="0"/>
      </w:pPr>
      <w:r>
        <w:t>they will</w:t>
      </w:r>
      <w:r w:rsidRPr="00224A73">
        <w:t xml:space="preserve"> </w:t>
      </w:r>
      <w:r>
        <w:t>anoint themselves with ointment.</w:t>
      </w:r>
    </w:p>
    <w:p w14:paraId="353EDC78" w14:textId="77777777" w:rsidR="000C0A06" w:rsidRDefault="000C0A06" w:rsidP="00A7333E">
      <w:pPr>
        <w:pStyle w:val="EnglishHangNoCoptic"/>
      </w:pPr>
      <w:r w:rsidRPr="00224A73">
        <w:t>7</w:t>
      </w:r>
      <w:r>
        <w:t xml:space="preserve"> </w:t>
      </w:r>
      <w:r w:rsidRPr="00224A73">
        <w:t>Deliver a</w:t>
      </w:r>
      <w:r>
        <w:t>ll these things to the nations on this mountain,</w:t>
      </w:r>
    </w:p>
    <w:p w14:paraId="479CA928" w14:textId="77777777" w:rsidR="000C0A06" w:rsidRDefault="000C0A06" w:rsidP="00A7333E">
      <w:pPr>
        <w:pStyle w:val="EnglishHangEndNoCoptic"/>
        <w:ind w:firstLine="0"/>
      </w:pPr>
      <w:r w:rsidRPr="00224A73">
        <w:t>for this is t</w:t>
      </w:r>
      <w:r>
        <w:t>he counsel for all the nations.</w:t>
      </w:r>
    </w:p>
    <w:p w14:paraId="60123AE5" w14:textId="77777777" w:rsidR="000C0A06" w:rsidRDefault="000C0A06" w:rsidP="00A7333E">
      <w:pPr>
        <w:pStyle w:val="EnglishHangNoCoptic"/>
      </w:pPr>
      <w:r w:rsidRPr="00224A73">
        <w:t>8</w:t>
      </w:r>
      <w:r>
        <w:t xml:space="preserve"> </w:t>
      </w:r>
      <w:r w:rsidRPr="00224A73">
        <w:t>Deat</w:t>
      </w:r>
      <w:r>
        <w:t>h prevailed and swallowed them,</w:t>
      </w:r>
    </w:p>
    <w:p w14:paraId="366A5B74" w14:textId="77777777" w:rsidR="000C0A06" w:rsidRDefault="000C0A06" w:rsidP="00A7333E">
      <w:pPr>
        <w:pStyle w:val="EnglishHangNoCoptic"/>
        <w:ind w:firstLine="0"/>
      </w:pPr>
      <w:r w:rsidRPr="00224A73">
        <w:t>but again God wiped a</w:t>
      </w:r>
      <w:r>
        <w:t>way every tear from every face;</w:t>
      </w:r>
    </w:p>
    <w:p w14:paraId="29433913" w14:textId="77777777" w:rsidR="000C0A06" w:rsidRDefault="000C0A06" w:rsidP="00A7333E">
      <w:pPr>
        <w:pStyle w:val="EnglishHangNoCoptic"/>
        <w:ind w:firstLine="0"/>
      </w:pPr>
      <w:r w:rsidRPr="00224A73">
        <w:t>He took away the disgrace of</w:t>
      </w:r>
      <w:r>
        <w:t xml:space="preserve"> His people from all the earth;</w:t>
      </w:r>
    </w:p>
    <w:p w14:paraId="12F14FC4" w14:textId="77777777" w:rsidR="000C0A06" w:rsidRDefault="000C0A06" w:rsidP="00A7333E">
      <w:pPr>
        <w:pStyle w:val="EnglishHangEndNoCoptic"/>
        <w:ind w:firstLine="0"/>
      </w:pPr>
      <w:r w:rsidRPr="00224A73">
        <w:t>for the mouth of the Lord h</w:t>
      </w:r>
      <w:r>
        <w:t>as spoken.</w:t>
      </w:r>
    </w:p>
    <w:p w14:paraId="4E8DDF14" w14:textId="77777777" w:rsidR="000C0A06" w:rsidRDefault="000C0A06" w:rsidP="00A7333E">
      <w:pPr>
        <w:pStyle w:val="EnglishHangNoCoptic"/>
      </w:pPr>
      <w:r w:rsidRPr="00224A73">
        <w:t>9</w:t>
      </w:r>
      <w:r>
        <w:t xml:space="preserve"> </w:t>
      </w:r>
      <w:r w:rsidRPr="00224A73">
        <w:t>Th</w:t>
      </w:r>
      <w:r>
        <w:t>en it will be said in that day,</w:t>
      </w:r>
    </w:p>
    <w:p w14:paraId="33B3EA0B" w14:textId="77777777" w:rsidR="000C0A06" w:rsidRDefault="000C0A06" w:rsidP="00A7333E">
      <w:pPr>
        <w:pStyle w:val="EnglishHangNoCoptic"/>
        <w:ind w:firstLine="0"/>
      </w:pPr>
      <w:r w:rsidRPr="00224A73">
        <w:t>“Behold, th</w:t>
      </w:r>
      <w:r>
        <w:t>is is our God, in whom we hoped</w:t>
      </w:r>
    </w:p>
    <w:p w14:paraId="1826716E" w14:textId="77777777" w:rsidR="000C0A06" w:rsidRDefault="000C0A06" w:rsidP="00A7333E">
      <w:pPr>
        <w:pStyle w:val="EnglishHangEndNoCoptic"/>
        <w:ind w:firstLine="0"/>
      </w:pPr>
      <w:r w:rsidRPr="00224A73">
        <w:t xml:space="preserve">and we </w:t>
      </w:r>
      <w:r>
        <w:t>were glad in His salvation.”</w:t>
      </w:r>
    </w:p>
    <w:p w14:paraId="15DA3CBD" w14:textId="77777777" w:rsidR="000C0A06" w:rsidRDefault="000C0A06"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7058E5D7" w14:textId="77777777" w:rsidR="000C0A06" w:rsidRDefault="000C0A06" w:rsidP="00A7333E">
      <w:pPr>
        <w:pStyle w:val="EnglishHangNoCoptic"/>
        <w:ind w:firstLine="0"/>
      </w:pPr>
      <w:r w:rsidRPr="00224A73">
        <w:t xml:space="preserve">and the </w:t>
      </w:r>
      <w:r>
        <w:t>Moabite shall be trampled down,</w:t>
      </w:r>
    </w:p>
    <w:p w14:paraId="1D765860" w14:textId="77777777" w:rsidR="000C0A06" w:rsidRDefault="000C0A06" w:rsidP="00A7333E">
      <w:pPr>
        <w:pStyle w:val="EnglishHangEndNoCoptic"/>
        <w:ind w:firstLine="0"/>
      </w:pPr>
      <w:r>
        <w:t>as</w:t>
      </w:r>
      <w:r w:rsidRPr="00224A73">
        <w:t xml:space="preserve"> the thresh</w:t>
      </w:r>
      <w:r>
        <w:t>ing floor is tread with wagons.</w:t>
      </w:r>
    </w:p>
    <w:p w14:paraId="60292AAC" w14:textId="77777777" w:rsidR="000C0A06" w:rsidRDefault="000C0A06" w:rsidP="00A7333E">
      <w:pPr>
        <w:pStyle w:val="EnglishHangNoCoptic"/>
      </w:pPr>
      <w:r w:rsidRPr="00224A73">
        <w:t>1</w:t>
      </w:r>
      <w:r>
        <w:t>1 He will spread forth His hands</w:t>
      </w:r>
    </w:p>
    <w:p w14:paraId="2656F37C" w14:textId="77777777" w:rsidR="000C0A06" w:rsidRDefault="000C0A06" w:rsidP="00A7333E">
      <w:pPr>
        <w:pStyle w:val="EnglishHangNoCoptic"/>
        <w:ind w:firstLine="0"/>
      </w:pPr>
      <w:r w:rsidRPr="00224A73">
        <w:t>so as</w:t>
      </w:r>
      <w:r>
        <w:t xml:space="preserve"> to humble man, to destroy him;</w:t>
      </w:r>
    </w:p>
    <w:p w14:paraId="70C79E35" w14:textId="77777777" w:rsidR="000C0A06" w:rsidRDefault="000C0A06" w:rsidP="00A7333E">
      <w:pPr>
        <w:pStyle w:val="EnglishHangNoCoptic"/>
        <w:ind w:firstLine="0"/>
      </w:pPr>
      <w:r w:rsidRPr="00224A73">
        <w:t>and He will humble his arrogance—</w:t>
      </w:r>
    </w:p>
    <w:p w14:paraId="350D4001" w14:textId="77777777" w:rsidR="000C0A06" w:rsidRDefault="000C0A06" w:rsidP="00A7333E">
      <w:pPr>
        <w:pStyle w:val="EnglishHangEndNoCoptic"/>
        <w:ind w:firstLine="0"/>
      </w:pPr>
      <w:r w:rsidRPr="00224A73">
        <w:t>arroga</w:t>
      </w:r>
      <w:r>
        <w:t>nce on which he laid his hands.</w:t>
      </w:r>
    </w:p>
    <w:p w14:paraId="585D3DCE" w14:textId="77777777" w:rsidR="000C0A06" w:rsidRDefault="000C0A06"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0C18E0B4" w14:textId="77777777" w:rsidR="000C0A06" w:rsidRDefault="000C0A06" w:rsidP="00A7333E">
      <w:pPr>
        <w:pStyle w:val="EnglishHangEndNoCoptic"/>
        <w:ind w:firstLine="0"/>
      </w:pPr>
      <w:r w:rsidRPr="00224A73">
        <w:t>and bring it down to the ground.</w:t>
      </w:r>
    </w:p>
    <w:p w14:paraId="31711D34" w14:textId="77777777" w:rsidR="000C0A06" w:rsidRDefault="000C0A06" w:rsidP="00A7333E">
      <w:pPr>
        <w:pStyle w:val="Heading4"/>
      </w:pPr>
      <w:r>
        <w:lastRenderedPageBreak/>
        <w:t>The Third Prayer of Esaias the Prophet</w:t>
      </w:r>
    </w:p>
    <w:p w14:paraId="5B7A1620" w14:textId="77777777" w:rsidR="000C0A06" w:rsidRDefault="000C0A06" w:rsidP="00A7333E">
      <w:pPr>
        <w:pStyle w:val="Rubric"/>
      </w:pPr>
      <w:r>
        <w:t>(Esaias 26:1-9. Coptic rite: Joyous Saturday.)</w:t>
      </w:r>
    </w:p>
    <w:p w14:paraId="75AFB957" w14:textId="77777777" w:rsidR="000C0A06" w:rsidRPr="0040319E" w:rsidRDefault="000C0A06" w:rsidP="00ED1D04">
      <w:pPr>
        <w:pStyle w:val="Rubric"/>
      </w:pPr>
      <w:r>
        <w:t>And again, a reading from the book of Esaias the Prophet. His blessing be upon us all. Amen.</w:t>
      </w:r>
    </w:p>
    <w:p w14:paraId="71663823" w14:textId="77777777" w:rsidR="000C0A06" w:rsidRDefault="000C0A06"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79848887" w14:textId="77777777" w:rsidR="000C0A06" w:rsidRDefault="000C0A06" w:rsidP="00A7333E">
      <w:pPr>
        <w:pStyle w:val="EnglishHangNoCoptic"/>
        <w:ind w:firstLine="0"/>
      </w:pPr>
      <w:r>
        <w:t>“Behold, we have a strong city;</w:t>
      </w:r>
    </w:p>
    <w:p w14:paraId="6C769FF2" w14:textId="77777777" w:rsidR="000C0A06" w:rsidRDefault="000C0A06" w:rsidP="00A7333E">
      <w:pPr>
        <w:pStyle w:val="EnglishHangEndNoCoptic"/>
        <w:ind w:firstLine="0"/>
      </w:pPr>
      <w:r>
        <w:t>He will make its outer wall our salvation.</w:t>
      </w:r>
    </w:p>
    <w:p w14:paraId="1DE2FF54" w14:textId="77777777" w:rsidR="000C0A06" w:rsidRDefault="000C0A06" w:rsidP="00A7333E">
      <w:pPr>
        <w:pStyle w:val="EnglishHangNoCoptic"/>
      </w:pPr>
      <w:r>
        <w:t>2 Open the gates;</w:t>
      </w:r>
    </w:p>
    <w:p w14:paraId="2869E919" w14:textId="77777777" w:rsidR="000C0A06" w:rsidRDefault="000C0A06" w:rsidP="00A7333E">
      <w:pPr>
        <w:pStyle w:val="EnglishHangNoCoptic"/>
        <w:ind w:firstLine="0"/>
      </w:pPr>
      <w:r w:rsidRPr="00224A73">
        <w:t>let the peop</w:t>
      </w:r>
      <w:r>
        <w:t>le enter who keep righteousness</w:t>
      </w:r>
    </w:p>
    <w:p w14:paraId="022024AD" w14:textId="77777777" w:rsidR="000C0A06" w:rsidRDefault="000C0A06" w:rsidP="00A7333E">
      <w:pPr>
        <w:pStyle w:val="EnglishHangEndNoCoptic"/>
        <w:ind w:firstLine="0"/>
      </w:pPr>
      <w:r>
        <w:t>and guard the truth,</w:t>
      </w:r>
    </w:p>
    <w:p w14:paraId="262BA3FE" w14:textId="77777777" w:rsidR="000C0A06" w:rsidRDefault="000C0A06" w:rsidP="00A7333E">
      <w:pPr>
        <w:pStyle w:val="EnglishHangNoCoptic"/>
      </w:pPr>
      <w:r>
        <w:t>3 and who lay hold of the truth</w:t>
      </w:r>
    </w:p>
    <w:p w14:paraId="733F0204" w14:textId="77777777" w:rsidR="000C0A06" w:rsidRDefault="000C0A06" w:rsidP="00A7333E">
      <w:pPr>
        <w:pStyle w:val="EnglishHangEndNoCoptic"/>
        <w:ind w:firstLine="0"/>
      </w:pPr>
      <w:r>
        <w:t>and keep peace,</w:t>
      </w:r>
    </w:p>
    <w:p w14:paraId="533D53E1" w14:textId="77777777" w:rsidR="000C0A06" w:rsidRDefault="000C0A06" w:rsidP="00A7333E">
      <w:pPr>
        <w:pStyle w:val="EnglishHangNoCoptic"/>
      </w:pPr>
      <w:r w:rsidRPr="00224A73">
        <w:t>4</w:t>
      </w:r>
      <w:r>
        <w:t xml:space="preserve"> </w:t>
      </w:r>
      <w:r w:rsidRPr="00224A73">
        <w:t>because th</w:t>
      </w:r>
      <w:r>
        <w:t>ey hope forever in You, O Lord,</w:t>
      </w:r>
    </w:p>
    <w:p w14:paraId="72C7C576" w14:textId="77777777" w:rsidR="000C0A06" w:rsidRDefault="000C0A06" w:rsidP="00A7333E">
      <w:pPr>
        <w:pStyle w:val="EnglishHangEndNoCoptic"/>
        <w:ind w:firstLine="0"/>
      </w:pPr>
      <w:r>
        <w:t>the great and eternal God,</w:t>
      </w:r>
    </w:p>
    <w:p w14:paraId="74EF4131" w14:textId="77777777" w:rsidR="000C0A06" w:rsidRDefault="000C0A06" w:rsidP="00A7333E">
      <w:pPr>
        <w:pStyle w:val="EnglishHangNoCoptic"/>
      </w:pPr>
      <w:r>
        <w:t>5 Who humbles and brings down</w:t>
      </w:r>
    </w:p>
    <w:p w14:paraId="19A4E26C" w14:textId="77777777" w:rsidR="000C0A06" w:rsidRDefault="000C0A06" w:rsidP="00A7333E">
      <w:pPr>
        <w:pStyle w:val="EnglishHangNoCoptic"/>
        <w:ind w:firstLine="0"/>
      </w:pPr>
      <w:r>
        <w:t>those who dwell in lofty places;</w:t>
      </w:r>
    </w:p>
    <w:p w14:paraId="658F192E" w14:textId="77777777" w:rsidR="000C0A06" w:rsidRDefault="000C0A06" w:rsidP="00A7333E">
      <w:pPr>
        <w:pStyle w:val="EnglishHangNoCoptic"/>
        <w:ind w:firstLine="0"/>
      </w:pPr>
      <w:r w:rsidRPr="00224A73">
        <w:t>You will</w:t>
      </w:r>
      <w:r>
        <w:t xml:space="preserve"> cast down</w:t>
      </w:r>
      <w:r w:rsidRPr="00224A73">
        <w:t xml:space="preserve"> strong cities</w:t>
      </w:r>
      <w:r>
        <w:t>;</w:t>
      </w:r>
    </w:p>
    <w:p w14:paraId="3DC5F2A5" w14:textId="77777777" w:rsidR="000C0A06" w:rsidRDefault="000C0A06" w:rsidP="00A7333E">
      <w:pPr>
        <w:pStyle w:val="EnglishHangEndNoCoptic"/>
        <w:ind w:firstLine="0"/>
      </w:pPr>
      <w:r w:rsidRPr="00224A73">
        <w:t>You will</w:t>
      </w:r>
      <w:r>
        <w:t xml:space="preserve"> bring them down to the ground.</w:t>
      </w:r>
    </w:p>
    <w:p w14:paraId="6DFA8439" w14:textId="77777777" w:rsidR="000C0A06" w:rsidRDefault="000C0A06" w:rsidP="00A7333E">
      <w:pPr>
        <w:pStyle w:val="EnglishHangNoCoptic"/>
      </w:pPr>
      <w:r w:rsidRPr="00224A73">
        <w:t>6</w:t>
      </w:r>
      <w:r>
        <w:t xml:space="preserve"> </w:t>
      </w:r>
      <w:r w:rsidRPr="00224A73">
        <w:t>The fe</w:t>
      </w:r>
      <w:r>
        <w:t>et of the gentle and the humble</w:t>
      </w:r>
    </w:p>
    <w:p w14:paraId="3EAF6835" w14:textId="77777777" w:rsidR="000C0A06" w:rsidRDefault="000C0A06" w:rsidP="00A7333E">
      <w:pPr>
        <w:pStyle w:val="EnglishHangEndNoCoptic"/>
        <w:ind w:firstLine="0"/>
      </w:pPr>
      <w:r>
        <w:t>will trample them [underfoot].</w:t>
      </w:r>
    </w:p>
    <w:p w14:paraId="6A3D8980" w14:textId="77777777" w:rsidR="000C0A06" w:rsidRDefault="000C0A06" w:rsidP="00A7333E">
      <w:pPr>
        <w:pStyle w:val="EnglishHangNoCoptic"/>
      </w:pPr>
      <w:r w:rsidRPr="00224A73">
        <w:t>7</w:t>
      </w:r>
      <w:r>
        <w:t xml:space="preserve"> </w:t>
      </w:r>
      <w:r w:rsidRPr="00224A73">
        <w:t>Th</w:t>
      </w:r>
      <w:r>
        <w:t>e way of the godly has become straight;</w:t>
      </w:r>
    </w:p>
    <w:p w14:paraId="55D0E1F1" w14:textId="77777777" w:rsidR="000C0A06" w:rsidRDefault="000C0A06" w:rsidP="00A7333E">
      <w:pPr>
        <w:pStyle w:val="EnglishHangEndNoCoptic"/>
        <w:ind w:firstLine="0"/>
      </w:pPr>
      <w:r w:rsidRPr="00224A73">
        <w:t>and th</w:t>
      </w:r>
      <w:r>
        <w:t>e way of the godly is prepared.</w:t>
      </w:r>
    </w:p>
    <w:p w14:paraId="4978D0B6" w14:textId="77777777" w:rsidR="000C0A06" w:rsidRDefault="000C0A06" w:rsidP="00A7333E">
      <w:pPr>
        <w:pStyle w:val="EnglishHangNoCoptic"/>
      </w:pPr>
      <w:r w:rsidRPr="00224A73">
        <w:t>8</w:t>
      </w:r>
      <w:r>
        <w:t xml:space="preserve"> </w:t>
      </w:r>
      <w:r w:rsidRPr="00224A73">
        <w:t>For t</w:t>
      </w:r>
      <w:r>
        <w:t>he way of the Lord is justice.</w:t>
      </w:r>
    </w:p>
    <w:p w14:paraId="3AEBC11E" w14:textId="77777777" w:rsidR="000C0A06" w:rsidRDefault="000C0A06" w:rsidP="00A7333E">
      <w:pPr>
        <w:pStyle w:val="EnglishHangNoCoptic"/>
        <w:ind w:firstLine="0"/>
      </w:pPr>
      <w:r>
        <w:t>We hope in Your Name</w:t>
      </w:r>
    </w:p>
    <w:p w14:paraId="015C5E10" w14:textId="77777777" w:rsidR="000C0A06" w:rsidRDefault="000C0A06" w:rsidP="00A7333E">
      <w:pPr>
        <w:pStyle w:val="EnglishHangEndNoCoptic"/>
        <w:ind w:firstLine="0"/>
      </w:pPr>
      <w:r w:rsidRPr="00224A73">
        <w:t>and i</w:t>
      </w:r>
      <w:r>
        <w:t>n the remembrance of You.</w:t>
      </w:r>
    </w:p>
    <w:p w14:paraId="4F914E33" w14:textId="77777777" w:rsidR="000C0A06" w:rsidRDefault="000C0A06" w:rsidP="00A7333E">
      <w:pPr>
        <w:pStyle w:val="EnglishHangNoCoptic"/>
      </w:pPr>
      <w:r w:rsidRPr="0040319E">
        <w:t>9</w:t>
      </w:r>
      <w:r>
        <w:t xml:space="preserve"> that our soul desires]</w:t>
      </w:r>
    </w:p>
    <w:p w14:paraId="1471D1D3" w14:textId="77777777" w:rsidR="000C0A06" w:rsidRDefault="000C0A06" w:rsidP="00A7333E">
      <w:pPr>
        <w:pStyle w:val="EnglishHangNoCoptic"/>
        <w:ind w:firstLine="0"/>
      </w:pPr>
      <w:r>
        <w:t>At night m</w:t>
      </w:r>
      <w:r w:rsidRPr="0040319E">
        <w:t>y spirit rises earl</w:t>
      </w:r>
      <w:r>
        <w:t>y toward You, O God,</w:t>
      </w:r>
    </w:p>
    <w:p w14:paraId="6D8B3BAE" w14:textId="77777777" w:rsidR="000C0A06" w:rsidRDefault="000C0A06" w:rsidP="00A7333E">
      <w:pPr>
        <w:pStyle w:val="EnglishHangNoCoptic"/>
        <w:ind w:firstLine="0"/>
      </w:pPr>
      <w:r w:rsidRPr="0040319E">
        <w:t>for Your comma</w:t>
      </w:r>
      <w:r>
        <w:t>nds are a light upon the earth.</w:t>
      </w:r>
    </w:p>
    <w:p w14:paraId="117D6C9D" w14:textId="77777777" w:rsidR="000C0A06" w:rsidRDefault="000C0A06" w:rsidP="00A7333E">
      <w:pPr>
        <w:pStyle w:val="EnglishHangEndNoCoptic"/>
        <w:ind w:firstLine="0"/>
      </w:pPr>
      <w:r w:rsidRPr="0040319E">
        <w:t>Learn righteousne</w:t>
      </w:r>
      <w:r>
        <w:t>ss, you who dwell on the earth.</w:t>
      </w:r>
    </w:p>
    <w:p w14:paraId="13BC73D1" w14:textId="77777777" w:rsidR="000C0A06" w:rsidRDefault="000C0A06" w:rsidP="00A7333E">
      <w:pPr>
        <w:pStyle w:val="Heading4"/>
      </w:pPr>
      <w:r>
        <w:t>The Prayer of Jeremias the Prophet</w:t>
      </w:r>
    </w:p>
    <w:p w14:paraId="3FB3D5EB" w14:textId="77777777" w:rsidR="000C0A06" w:rsidRDefault="000C0A06" w:rsidP="00A7333E">
      <w:pPr>
        <w:pStyle w:val="Rubric"/>
      </w:pPr>
      <w:r>
        <w:t>(Lamentations 5:16-22. Coptic rite: Joyous Saturday.)</w:t>
      </w:r>
    </w:p>
    <w:p w14:paraId="71226CAA" w14:textId="77777777" w:rsidR="000C0A06" w:rsidRPr="0040319E" w:rsidRDefault="000C0A06" w:rsidP="00A7333E">
      <w:pPr>
        <w:pStyle w:val="Rubric"/>
      </w:pPr>
      <w:r>
        <w:t xml:space="preserve">A reading from the Lamentation of Jeremias. His blessing be upon us all. Amen. </w:t>
      </w:r>
    </w:p>
    <w:p w14:paraId="50AF9CDC" w14:textId="77777777" w:rsidR="000C0A06" w:rsidRDefault="000C0A06" w:rsidP="00A7333E">
      <w:pPr>
        <w:pStyle w:val="EnglishHangNoCoptic"/>
      </w:pPr>
      <w:r>
        <w:t>16 The crown fell from our head;</w:t>
      </w:r>
    </w:p>
    <w:p w14:paraId="7C217B5C" w14:textId="77777777" w:rsidR="000C0A06" w:rsidRDefault="000C0A06" w:rsidP="00A7333E">
      <w:pPr>
        <w:pStyle w:val="EnglishHangEndNoCoptic"/>
        <w:ind w:firstLine="0"/>
      </w:pPr>
      <w:r>
        <w:t>woe to us, for we have sinned!</w:t>
      </w:r>
    </w:p>
    <w:p w14:paraId="2B8677A7" w14:textId="77777777" w:rsidR="000C0A06" w:rsidRDefault="000C0A06" w:rsidP="00A7333E">
      <w:pPr>
        <w:pStyle w:val="EnglishHangNoCoptic"/>
      </w:pPr>
      <w:r>
        <w:lastRenderedPageBreak/>
        <w:t>17 Because of this, our heart has become grief stricken;</w:t>
      </w:r>
    </w:p>
    <w:p w14:paraId="60A905A0" w14:textId="77777777" w:rsidR="000C0A06" w:rsidRDefault="000C0A06" w:rsidP="00A7333E">
      <w:pPr>
        <w:pStyle w:val="EnglishHangEndNoCoptic"/>
        <w:ind w:firstLine="0"/>
      </w:pPr>
      <w:r>
        <w:t>because of this, our eyes have grown dark,</w:t>
      </w:r>
    </w:p>
    <w:p w14:paraId="4F49C1A9" w14:textId="77777777" w:rsidR="000C0A06" w:rsidRDefault="000C0A06" w:rsidP="00A7333E">
      <w:pPr>
        <w:pStyle w:val="EnglishHangNoCoptic"/>
      </w:pPr>
      <w:r>
        <w:t>18 for Mount Zion, because it is desolate;</w:t>
      </w:r>
    </w:p>
    <w:p w14:paraId="5B9757DF" w14:textId="77777777" w:rsidR="000C0A06" w:rsidRDefault="000C0A06" w:rsidP="00A7333E">
      <w:pPr>
        <w:pStyle w:val="EnglishHangEndNoCoptic"/>
        <w:ind w:firstLine="0"/>
      </w:pPr>
      <w:r>
        <w:t>foxes pass through it.</w:t>
      </w:r>
    </w:p>
    <w:p w14:paraId="5812D9EE" w14:textId="77777777" w:rsidR="000C0A06" w:rsidRDefault="000C0A06" w:rsidP="00A7333E">
      <w:pPr>
        <w:pStyle w:val="EnglishHangNoCoptic"/>
      </w:pPr>
      <w:r>
        <w:t>19 But You, O Lord, will dwell forever;</w:t>
      </w:r>
    </w:p>
    <w:p w14:paraId="663F6A15" w14:textId="77777777" w:rsidR="000C0A06" w:rsidRDefault="000C0A06" w:rsidP="00A7333E">
      <w:pPr>
        <w:pStyle w:val="EnglishHangEndNoCoptic"/>
        <w:ind w:firstLine="0"/>
      </w:pPr>
      <w:r>
        <w:t>Your throne from generation to generation.</w:t>
      </w:r>
    </w:p>
    <w:p w14:paraId="29D593AD" w14:textId="77777777" w:rsidR="000C0A06" w:rsidRDefault="000C0A06" w:rsidP="00A7333E">
      <w:pPr>
        <w:pStyle w:val="EnglishHangNoCoptic"/>
      </w:pPr>
      <w:r>
        <w:t>20 Why will You utterly forget us?</w:t>
      </w:r>
    </w:p>
    <w:p w14:paraId="018F2AD8" w14:textId="77777777" w:rsidR="000C0A06" w:rsidRDefault="000C0A06" w:rsidP="00A7333E">
      <w:pPr>
        <w:pStyle w:val="EnglishHangEndNoCoptic"/>
        <w:ind w:firstLine="0"/>
      </w:pPr>
      <w:r>
        <w:t>Will You forsake us for a long time?</w:t>
      </w:r>
    </w:p>
    <w:p w14:paraId="6C6B4F85" w14:textId="77777777" w:rsidR="000C0A06" w:rsidRDefault="000C0A06" w:rsidP="00A7333E">
      <w:pPr>
        <w:pStyle w:val="EnglishHangNoCoptic"/>
      </w:pPr>
      <w:r>
        <w:t>21 Turn us back to You, O Lord,</w:t>
      </w:r>
    </w:p>
    <w:p w14:paraId="6BD6A437" w14:textId="77777777" w:rsidR="000C0A06" w:rsidRDefault="000C0A06" w:rsidP="00A7333E">
      <w:pPr>
        <w:pStyle w:val="EnglishHangNoCoptic"/>
        <w:ind w:firstLine="0"/>
      </w:pPr>
      <w:r>
        <w:t>and we will turn back;</w:t>
      </w:r>
    </w:p>
    <w:p w14:paraId="2466C3F3" w14:textId="77777777" w:rsidR="000C0A06" w:rsidRDefault="000C0A06" w:rsidP="00A7333E">
      <w:pPr>
        <w:pStyle w:val="EnglishHangEndNoCoptic"/>
        <w:ind w:firstLine="0"/>
      </w:pPr>
      <w:r>
        <w:t>renew our days as before.</w:t>
      </w:r>
    </w:p>
    <w:p w14:paraId="1577FF65" w14:textId="77777777" w:rsidR="000C0A06" w:rsidRDefault="000C0A06" w:rsidP="00A7333E">
      <w:pPr>
        <w:pStyle w:val="EnglishHangNoCoptic"/>
      </w:pPr>
      <w:r>
        <w:t>22 For You have indeed rejected us,</w:t>
      </w:r>
    </w:p>
    <w:p w14:paraId="378D8F6C" w14:textId="77777777" w:rsidR="000C0A06" w:rsidRDefault="000C0A06" w:rsidP="00A7333E">
      <w:pPr>
        <w:pStyle w:val="EnglishHangEndNoCoptic"/>
        <w:ind w:firstLine="0"/>
      </w:pPr>
      <w:r>
        <w:t>and have become exceedingly angry with us.</w:t>
      </w:r>
    </w:p>
    <w:p w14:paraId="4CC3F1E2" w14:textId="77777777" w:rsidR="000C0A06" w:rsidRDefault="000C0A06" w:rsidP="008A378B">
      <w:pPr>
        <w:pStyle w:val="Heading4"/>
      </w:pPr>
      <w:r>
        <w:t>The Prayer of Baruch the Prophet</w:t>
      </w:r>
    </w:p>
    <w:p w14:paraId="1423482A" w14:textId="77777777" w:rsidR="000C0A06" w:rsidRPr="0040319E" w:rsidRDefault="000C0A06" w:rsidP="008A378B">
      <w:pPr>
        <w:pStyle w:val="Rubric"/>
      </w:pPr>
      <w:r>
        <w:t>(Baruch 2:11-15. Coptic rite: Joyous Saturday. A Plea for Mercy and Deliverance)</w:t>
      </w:r>
    </w:p>
    <w:p w14:paraId="28943DAA" w14:textId="77777777" w:rsidR="000C0A06" w:rsidRDefault="000C0A06" w:rsidP="008A378B">
      <w:pPr>
        <w:pStyle w:val="EnglishHangNoCoptic"/>
      </w:pPr>
      <w:r w:rsidRPr="00224A73">
        <w:t>11</w:t>
      </w:r>
      <w:r>
        <w:t xml:space="preserve"> And now, O Lord God of Israel,</w:t>
      </w:r>
    </w:p>
    <w:p w14:paraId="5A0E6465" w14:textId="77777777" w:rsidR="000C0A06" w:rsidRDefault="000C0A06" w:rsidP="008A378B">
      <w:pPr>
        <w:pStyle w:val="EnglishHangNoCoptic"/>
        <w:ind w:firstLine="0"/>
      </w:pPr>
      <w:r>
        <w:t>Who brought</w:t>
      </w:r>
      <w:r w:rsidRPr="00224A73">
        <w:t xml:space="preserve"> Your people </w:t>
      </w:r>
      <w:r>
        <w:t>out of the land of Egypt</w:t>
      </w:r>
    </w:p>
    <w:p w14:paraId="752E5506" w14:textId="77777777" w:rsidR="000C0A06" w:rsidRDefault="000C0A06" w:rsidP="008A378B">
      <w:pPr>
        <w:pStyle w:val="EnglishHangNoCoptic"/>
        <w:ind w:firstLine="0"/>
      </w:pPr>
      <w:r>
        <w:t>with a mighty hand,</w:t>
      </w:r>
    </w:p>
    <w:p w14:paraId="0D80BB52" w14:textId="77777777" w:rsidR="000C0A06" w:rsidRDefault="000C0A06" w:rsidP="008A378B">
      <w:pPr>
        <w:pStyle w:val="EnglishHangNoCoptic"/>
        <w:ind w:firstLine="0"/>
      </w:pPr>
      <w:r>
        <w:t>with signs and wonders,</w:t>
      </w:r>
    </w:p>
    <w:p w14:paraId="1E9F013F" w14:textId="77777777" w:rsidR="000C0A06" w:rsidRDefault="000C0A06" w:rsidP="008A378B">
      <w:pPr>
        <w:pStyle w:val="EnglishHangNoCoptic"/>
        <w:ind w:firstLine="0"/>
      </w:pPr>
      <w:r w:rsidRPr="00224A73">
        <w:t>with great p</w:t>
      </w:r>
      <w:r>
        <w:t>ower and with outstretched arm,</w:t>
      </w:r>
    </w:p>
    <w:p w14:paraId="54FF9A2A" w14:textId="77777777" w:rsidR="000C0A06" w:rsidRDefault="000C0A06" w:rsidP="008A378B">
      <w:pPr>
        <w:pStyle w:val="EnglishHangNoCoptic"/>
        <w:ind w:firstLine="0"/>
      </w:pPr>
      <w:r w:rsidRPr="00224A73">
        <w:t>and</w:t>
      </w:r>
      <w:r>
        <w:t xml:space="preserve"> made a name for Yourself,</w:t>
      </w:r>
    </w:p>
    <w:p w14:paraId="6CCA13A6" w14:textId="77777777" w:rsidR="000C0A06" w:rsidRDefault="000C0A06" w:rsidP="008A378B">
      <w:pPr>
        <w:pStyle w:val="EnglishHangEndNoCoptic"/>
        <w:ind w:firstLine="0"/>
      </w:pPr>
      <w:r>
        <w:t>which continues to this day,</w:t>
      </w:r>
    </w:p>
    <w:p w14:paraId="1F60B1B5" w14:textId="77777777" w:rsidR="000C0A06" w:rsidRDefault="000C0A06" w:rsidP="008A378B">
      <w:pPr>
        <w:pStyle w:val="EnglishHangNoCoptic"/>
      </w:pPr>
      <w:r w:rsidRPr="00224A73">
        <w:t>12</w:t>
      </w:r>
      <w:r>
        <w:t xml:space="preserve"> </w:t>
      </w:r>
      <w:r w:rsidRPr="00224A73">
        <w:t>we</w:t>
      </w:r>
      <w:r>
        <w:t xml:space="preserve"> have sinned and been ungodly,</w:t>
      </w:r>
    </w:p>
    <w:p w14:paraId="5B8E1D88" w14:textId="77777777" w:rsidR="000C0A06" w:rsidRDefault="000C0A06" w:rsidP="008A378B">
      <w:pPr>
        <w:pStyle w:val="EnglishHangNoCoptic"/>
        <w:ind w:firstLine="0"/>
      </w:pPr>
      <w:r>
        <w:t>we have done wrong, O Lord our God,</w:t>
      </w:r>
    </w:p>
    <w:p w14:paraId="760FCDC2" w14:textId="77777777" w:rsidR="000C0A06" w:rsidRDefault="000C0A06" w:rsidP="008A378B">
      <w:pPr>
        <w:pStyle w:val="EnglishHangEndNoCoptic"/>
        <w:ind w:firstLine="0"/>
      </w:pPr>
      <w:r w:rsidRPr="00224A73">
        <w:t>against all Your c</w:t>
      </w:r>
      <w:r>
        <w:t>ommandments.</w:t>
      </w:r>
    </w:p>
    <w:p w14:paraId="57558622" w14:textId="77777777" w:rsidR="000C0A06" w:rsidRDefault="000C0A06" w:rsidP="008A378B">
      <w:pPr>
        <w:pStyle w:val="EnglishHangNoCoptic"/>
      </w:pPr>
      <w:r w:rsidRPr="00224A73">
        <w:t>13L</w:t>
      </w:r>
      <w:r>
        <w:t xml:space="preserve"> </w:t>
      </w:r>
      <w:r w:rsidRPr="00224A73">
        <w:t>e</w:t>
      </w:r>
      <w:r>
        <w:t>t Your wrath turn away from us,</w:t>
      </w:r>
    </w:p>
    <w:p w14:paraId="0707AD88" w14:textId="77777777" w:rsidR="000C0A06" w:rsidRDefault="000C0A06" w:rsidP="008A378B">
      <w:pPr>
        <w:pStyle w:val="EnglishHangNoCoptic"/>
        <w:ind w:firstLine="0"/>
      </w:pPr>
      <w:r>
        <w:t>for only a few of us remain</w:t>
      </w:r>
    </w:p>
    <w:p w14:paraId="4C98F274" w14:textId="77777777" w:rsidR="000C0A06" w:rsidRDefault="000C0A06" w:rsidP="008A378B">
      <w:pPr>
        <w:pStyle w:val="EnglishHangEndNoCoptic"/>
        <w:ind w:firstLine="0"/>
      </w:pPr>
      <w:r w:rsidRPr="00224A73">
        <w:t xml:space="preserve">within the </w:t>
      </w:r>
      <w:r>
        <w:t>nations where You scattered us.</w:t>
      </w:r>
    </w:p>
    <w:p w14:paraId="229A20E3" w14:textId="77777777" w:rsidR="000C0A06" w:rsidRDefault="000C0A06" w:rsidP="008A378B">
      <w:pPr>
        <w:pStyle w:val="EnglishHangNoCoptic"/>
      </w:pPr>
      <w:r w:rsidRPr="00224A73">
        <w:t>14</w:t>
      </w:r>
      <w:r>
        <w:t xml:space="preserve"> </w:t>
      </w:r>
      <w:r w:rsidRPr="00224A73">
        <w:t>O Lord, he</w:t>
      </w:r>
      <w:r>
        <w:t>ar our prayer and our supplication,</w:t>
      </w:r>
    </w:p>
    <w:p w14:paraId="0DEC68A7" w14:textId="77777777" w:rsidR="000C0A06" w:rsidRDefault="000C0A06" w:rsidP="008A378B">
      <w:pPr>
        <w:pStyle w:val="EnglishHangNoCoptic"/>
        <w:ind w:firstLine="0"/>
      </w:pPr>
      <w:r w:rsidRPr="00224A73">
        <w:t>an</w:t>
      </w:r>
      <w:r>
        <w:t>d</w:t>
      </w:r>
      <w:r w:rsidRPr="00497E1E">
        <w:t xml:space="preserve"> </w:t>
      </w:r>
      <w:r>
        <w:t>deliver us for Your own sake,</w:t>
      </w:r>
    </w:p>
    <w:p w14:paraId="41778D62" w14:textId="77777777" w:rsidR="000C0A06" w:rsidRDefault="000C0A06" w:rsidP="008A378B">
      <w:pPr>
        <w:pStyle w:val="EnglishHangEndNoCoptic"/>
        <w:ind w:firstLine="0"/>
      </w:pPr>
      <w:r w:rsidRPr="00224A73">
        <w:t>and grant us mercy before those who have carried us into e</w:t>
      </w:r>
      <w:r>
        <w:t>xile,</w:t>
      </w:r>
    </w:p>
    <w:p w14:paraId="2277C3B7" w14:textId="77777777" w:rsidR="000C0A06" w:rsidRDefault="000C0A06" w:rsidP="008A378B">
      <w:pPr>
        <w:pStyle w:val="EnglishHangNoCoptic"/>
      </w:pPr>
      <w:r w:rsidRPr="00224A73">
        <w:t>15</w:t>
      </w:r>
      <w:r>
        <w:t xml:space="preserve"> </w:t>
      </w:r>
      <w:r w:rsidRPr="00224A73">
        <w:t>in order that t</w:t>
      </w:r>
      <w:r>
        <w:t>he whole earth may come to know</w:t>
      </w:r>
    </w:p>
    <w:p w14:paraId="679C1886" w14:textId="77777777" w:rsidR="000C0A06" w:rsidRDefault="000C0A06" w:rsidP="008A378B">
      <w:pPr>
        <w:pStyle w:val="EnglishHangNoCoptic"/>
        <w:ind w:firstLine="0"/>
      </w:pPr>
      <w:r>
        <w:t>that You are the Lord our God,</w:t>
      </w:r>
    </w:p>
    <w:p w14:paraId="6A65ACBC" w14:textId="77777777" w:rsidR="000C0A06" w:rsidRDefault="000C0A06" w:rsidP="008A378B">
      <w:pPr>
        <w:pStyle w:val="EnglishHangEndNoCoptic"/>
        <w:ind w:firstLine="0"/>
      </w:pPr>
      <w:r w:rsidRPr="00224A73">
        <w:t xml:space="preserve">for Israel and his </w:t>
      </w:r>
      <w:r>
        <w:t>descendants are called by Your N</w:t>
      </w:r>
      <w:r w:rsidRPr="00224A73">
        <w:t>ame.</w:t>
      </w:r>
    </w:p>
    <w:p w14:paraId="59A0A341" w14:textId="77777777" w:rsidR="000C0A06" w:rsidRDefault="000C0A06" w:rsidP="008A378B">
      <w:pPr>
        <w:pStyle w:val="Heading4"/>
      </w:pPr>
      <w:r>
        <w:lastRenderedPageBreak/>
        <w:t>The Prayer of Elias the Prophet</w:t>
      </w:r>
    </w:p>
    <w:p w14:paraId="02A3D13B" w14:textId="77777777" w:rsidR="000C0A06" w:rsidRPr="0040319E" w:rsidRDefault="000C0A06" w:rsidP="008A378B">
      <w:pPr>
        <w:pStyle w:val="Rubric"/>
      </w:pPr>
      <w:r>
        <w:t>(3 Kings 18:36-39. Coptic rite: Joyous Saturday. The Victory over Ba’al)</w:t>
      </w:r>
    </w:p>
    <w:p w14:paraId="619E6507" w14:textId="77777777" w:rsidR="000C0A06" w:rsidRDefault="000C0A06" w:rsidP="008A378B">
      <w:pPr>
        <w:pStyle w:val="EnglishHangNoCoptic"/>
      </w:pPr>
      <w:r>
        <w:t>36 After this, Elias cried out to heaven and said,</w:t>
      </w:r>
    </w:p>
    <w:p w14:paraId="149697E9" w14:textId="77777777" w:rsidR="000C0A06" w:rsidRDefault="000C0A06" w:rsidP="008A378B">
      <w:pPr>
        <w:pStyle w:val="EnglishHangNoCoptic"/>
        <w:ind w:firstLine="0"/>
      </w:pPr>
      <w:r>
        <w:t>“O Lord God of Abraham, Isaac, and Israel,</w:t>
      </w:r>
    </w:p>
    <w:p w14:paraId="704E925E" w14:textId="77777777" w:rsidR="000C0A06" w:rsidRDefault="000C0A06" w:rsidP="008A378B">
      <w:pPr>
        <w:pStyle w:val="EnglishHangNoCoptic"/>
        <w:ind w:firstLine="0"/>
      </w:pPr>
      <w:r>
        <w:t>answer me, O Lord, answer me this day with fire,</w:t>
      </w:r>
    </w:p>
    <w:p w14:paraId="1152205B" w14:textId="77777777" w:rsidR="000C0A06" w:rsidRDefault="000C0A06" w:rsidP="008A378B">
      <w:pPr>
        <w:pStyle w:val="EnglishHangNoCoptic"/>
        <w:ind w:firstLine="0"/>
      </w:pPr>
      <w:r>
        <w:t>and let this people know You are Lord, God of Israel,</w:t>
      </w:r>
    </w:p>
    <w:p w14:paraId="16AFEE72" w14:textId="77777777" w:rsidR="000C0A06" w:rsidRDefault="000C0A06" w:rsidP="008A378B">
      <w:pPr>
        <w:pStyle w:val="EnglishHangEndNoCoptic"/>
        <w:ind w:firstLine="0"/>
      </w:pPr>
      <w:r>
        <w:t>and I am Your servant; and I have done all these things on Your account.</w:t>
      </w:r>
    </w:p>
    <w:p w14:paraId="765B4568" w14:textId="77777777" w:rsidR="000C0A06" w:rsidRDefault="000C0A06" w:rsidP="008A378B">
      <w:pPr>
        <w:pStyle w:val="EnglishHangNoCoptic"/>
      </w:pPr>
      <w:r>
        <w:t>37 Answer me, O Lord, answer me with fire,</w:t>
      </w:r>
    </w:p>
    <w:p w14:paraId="26829740" w14:textId="77777777" w:rsidR="000C0A06" w:rsidRDefault="000C0A06" w:rsidP="008A378B">
      <w:pPr>
        <w:pStyle w:val="EnglishHangNoCoptic"/>
        <w:ind w:firstLine="0"/>
      </w:pPr>
      <w:r>
        <w:t>and let these people know You are the Lord God,</w:t>
      </w:r>
    </w:p>
    <w:p w14:paraId="7AF13E73" w14:textId="77777777" w:rsidR="000C0A06" w:rsidRDefault="000C0A06" w:rsidP="008A378B">
      <w:pPr>
        <w:pStyle w:val="EnglishHangEndNoCoptic"/>
        <w:ind w:firstLine="0"/>
      </w:pPr>
      <w:r>
        <w:t>so as to turn the heart of this people back.”</w:t>
      </w:r>
    </w:p>
    <w:p w14:paraId="13F5B791" w14:textId="77777777" w:rsidR="000C0A06" w:rsidRDefault="000C0A06"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48FFDD5" w14:textId="77777777" w:rsidR="000C0A06" w:rsidRDefault="000C0A06" w:rsidP="008A378B">
      <w:pPr>
        <w:pStyle w:val="Heading4"/>
      </w:pPr>
      <w:r>
        <w:t>The Prayer of David the Prophet</w:t>
      </w:r>
    </w:p>
    <w:p w14:paraId="3309AB26" w14:textId="77777777" w:rsidR="000C0A06" w:rsidRDefault="000C0A06" w:rsidP="008A378B">
      <w:pPr>
        <w:pStyle w:val="Rubric"/>
      </w:pPr>
      <w:r>
        <w:t xml:space="preserve">(1 Chronicles 29:10-13. Coptic rite: Joyous Saturday. </w:t>
      </w:r>
      <w:r w:rsidRPr="00EA4CF1">
        <w:t>With this, King David blessed the Lord before all the assembly, saying,</w:t>
      </w:r>
      <w:r>
        <w:t>)</w:t>
      </w:r>
    </w:p>
    <w:p w14:paraId="14F79152" w14:textId="77777777" w:rsidR="000C0A06" w:rsidRDefault="000C0A06" w:rsidP="008A378B">
      <w:pPr>
        <w:pStyle w:val="EnglishHangNoCoptic"/>
      </w:pPr>
      <w:r w:rsidRPr="00EA4CF1">
        <w:t>“Blessed</w:t>
      </w:r>
      <w:r>
        <w:t xml:space="preserve"> are You, O Lord God of Israel,</w:t>
      </w:r>
    </w:p>
    <w:p w14:paraId="788EB952" w14:textId="77777777" w:rsidR="000C0A06" w:rsidRDefault="000C0A06" w:rsidP="008A378B">
      <w:pPr>
        <w:pStyle w:val="EnglishHangEndNoCoptic"/>
        <w:ind w:firstLine="0"/>
      </w:pPr>
      <w:r w:rsidRPr="00EA4CF1">
        <w:t>our</w:t>
      </w:r>
      <w:r>
        <w:t xml:space="preserve"> Father, unto the ages of ages.</w:t>
      </w:r>
    </w:p>
    <w:p w14:paraId="16688A62" w14:textId="77777777" w:rsidR="000C0A06" w:rsidRDefault="000C0A06" w:rsidP="008A378B">
      <w:pPr>
        <w:pStyle w:val="EnglishHangNoCoptic"/>
      </w:pPr>
      <w:r w:rsidRPr="00EA4CF1">
        <w:t>11</w:t>
      </w:r>
      <w:r>
        <w:t xml:space="preserve"> Yours, O Lord, is the greatness</w:t>
      </w:r>
    </w:p>
    <w:p w14:paraId="4391945D" w14:textId="77777777" w:rsidR="000C0A06" w:rsidRDefault="000C0A06" w:rsidP="008A378B">
      <w:pPr>
        <w:pStyle w:val="EnglishHangNoCoptic"/>
        <w:ind w:firstLine="0"/>
      </w:pPr>
      <w:r>
        <w:t>and the power and the glory</w:t>
      </w:r>
    </w:p>
    <w:p w14:paraId="42F5878E" w14:textId="77777777" w:rsidR="000C0A06" w:rsidRDefault="000C0A06" w:rsidP="008A378B">
      <w:pPr>
        <w:pStyle w:val="EnglishHangNoCoptic"/>
        <w:ind w:firstLine="0"/>
      </w:pPr>
      <w:r>
        <w:t>and the victory and the might.</w:t>
      </w:r>
    </w:p>
    <w:p w14:paraId="605E2F45" w14:textId="77777777" w:rsidR="000C0A06" w:rsidRDefault="000C0A06" w:rsidP="008A378B">
      <w:pPr>
        <w:pStyle w:val="EnglishHangNoCoptic"/>
        <w:ind w:firstLine="0"/>
      </w:pPr>
      <w:r>
        <w:t>You have dominion over all that is</w:t>
      </w:r>
    </w:p>
    <w:p w14:paraId="18485E5C" w14:textId="77777777" w:rsidR="000C0A06" w:rsidRDefault="000C0A06" w:rsidP="008A378B">
      <w:pPr>
        <w:pStyle w:val="EnglishHangNoCoptic"/>
        <w:ind w:firstLine="0"/>
      </w:pPr>
      <w:r>
        <w:t>in heaven and on the earth.</w:t>
      </w:r>
    </w:p>
    <w:p w14:paraId="2B589F4D" w14:textId="77777777" w:rsidR="000C0A06" w:rsidRDefault="000C0A06" w:rsidP="008A378B">
      <w:pPr>
        <w:pStyle w:val="EnglishHangNoCoptic"/>
        <w:ind w:firstLine="0"/>
      </w:pPr>
      <w:r w:rsidRPr="00EA4CF1">
        <w:t xml:space="preserve">Every king and </w:t>
      </w:r>
      <w:r>
        <w:t>nation</w:t>
      </w:r>
    </w:p>
    <w:p w14:paraId="01E42970" w14:textId="77777777" w:rsidR="000C0A06" w:rsidRDefault="000C0A06" w:rsidP="008A378B">
      <w:pPr>
        <w:pStyle w:val="EnglishHangEndNoCoptic"/>
        <w:ind w:firstLine="0"/>
      </w:pPr>
      <w:r w:rsidRPr="00EA4CF1">
        <w:t>is th</w:t>
      </w:r>
      <w:r>
        <w:t>rown into confusion before You.</w:t>
      </w:r>
    </w:p>
    <w:p w14:paraId="291666B6" w14:textId="77777777" w:rsidR="000C0A06" w:rsidRDefault="000C0A06" w:rsidP="008A378B">
      <w:pPr>
        <w:pStyle w:val="EnglishHangNoCoptic"/>
      </w:pPr>
      <w:r w:rsidRPr="00EA4CF1">
        <w:t>12</w:t>
      </w:r>
      <w:r>
        <w:t xml:space="preserve"> </w:t>
      </w:r>
      <w:r w:rsidRPr="00EA4CF1">
        <w:t>Fro</w:t>
      </w:r>
      <w:r>
        <w:t xml:space="preserve">m You are the wealth </w:t>
      </w:r>
      <w:r w:rsidRPr="00EA4CF1">
        <w:t>and</w:t>
      </w:r>
      <w:r>
        <w:t xml:space="preserve"> glory.</w:t>
      </w:r>
    </w:p>
    <w:p w14:paraId="5B6F105C" w14:textId="77777777" w:rsidR="000C0A06" w:rsidRDefault="000C0A06" w:rsidP="008A378B">
      <w:pPr>
        <w:pStyle w:val="EnglishHangNoCoptic"/>
        <w:ind w:firstLine="0"/>
      </w:pPr>
      <w:r>
        <w:t>You reigns over all, Lord, and ruler of all rule.</w:t>
      </w:r>
    </w:p>
    <w:p w14:paraId="4ED38BC3" w14:textId="77777777" w:rsidR="000C0A06" w:rsidRDefault="000C0A06" w:rsidP="008A378B">
      <w:pPr>
        <w:pStyle w:val="EnglishHangNoCoptic"/>
        <w:ind w:firstLine="0"/>
      </w:pPr>
      <w:r w:rsidRPr="00EA4CF1">
        <w:t>In Yo</w:t>
      </w:r>
      <w:r>
        <w:t>ur hand is power and authority,</w:t>
      </w:r>
    </w:p>
    <w:p w14:paraId="24A598B9" w14:textId="77777777" w:rsidR="000C0A06" w:rsidRDefault="000C0A06" w:rsidP="008A378B">
      <w:pPr>
        <w:pStyle w:val="EnglishHangNoCoptic"/>
        <w:ind w:firstLine="0"/>
      </w:pPr>
      <w:r w:rsidRPr="00EA4CF1">
        <w:t xml:space="preserve">and </w:t>
      </w:r>
      <w:r>
        <w:t>it is in Your hand, almighty one,</w:t>
      </w:r>
    </w:p>
    <w:p w14:paraId="7FE0C5B9" w14:textId="77777777" w:rsidR="000C0A06" w:rsidRDefault="000C0A06" w:rsidP="008A378B">
      <w:pPr>
        <w:pStyle w:val="EnglishHangEndNoCoptic"/>
        <w:ind w:firstLine="0"/>
      </w:pPr>
      <w:r w:rsidRPr="00EA4CF1">
        <w:t>to inc</w:t>
      </w:r>
      <w:r>
        <w:t>rease and establish all things.</w:t>
      </w:r>
    </w:p>
    <w:p w14:paraId="6D0E4636" w14:textId="77777777" w:rsidR="000C0A06" w:rsidRDefault="000C0A06" w:rsidP="008A378B">
      <w:pPr>
        <w:pStyle w:val="EnglishHangNoCoptic"/>
      </w:pPr>
      <w:r w:rsidRPr="00EA4CF1">
        <w:t>13</w:t>
      </w:r>
      <w:r>
        <w:t xml:space="preserve"> </w:t>
      </w:r>
      <w:r w:rsidRPr="00EA4CF1">
        <w:t>And no</w:t>
      </w:r>
      <w:r>
        <w:t>w, Lord, we confess You,</w:t>
      </w:r>
    </w:p>
    <w:p w14:paraId="57A87722" w14:textId="77777777" w:rsidR="000C0A06" w:rsidRDefault="000C0A06"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1" w:name="_Ref449954885"/>
      <w:bookmarkStart w:id="412" w:name="_Ref448228178"/>
      <w:r>
        <w:lastRenderedPageBreak/>
        <w:t>The Second Canticle</w:t>
      </w:r>
      <w:bookmarkEnd w:id="411"/>
    </w:p>
    <w:p w14:paraId="31599D65" w14:textId="40F2EB00"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0C0A06">
        <w:rPr>
          <w:b/>
          <w:bCs/>
          <w:noProof/>
          <w:lang w:val="en-US"/>
        </w:rPr>
        <w:t>Error! Bookmark not defined.</w:t>
      </w:r>
      <w:r>
        <w:fldChar w:fldCharType="end"/>
      </w:r>
      <w:r>
        <w:t>, is said.</w:t>
      </w:r>
    </w:p>
    <w:p w14:paraId="55F7FEC9" w14:textId="77777777" w:rsidR="00344A59" w:rsidRDefault="00344A59" w:rsidP="00344A59">
      <w:pPr>
        <w:pStyle w:val="Heading4"/>
      </w:pPr>
      <w:bookmarkStart w:id="413" w:name="_Toc297322055"/>
      <w:bookmarkStart w:id="414" w:name="_Toc297407700"/>
      <w:bookmarkStart w:id="415" w:name="_Ref297493889"/>
      <w:bookmarkStart w:id="416" w:name="_Toc298445752"/>
      <w:bookmarkStart w:id="417" w:name="_Toc298681235"/>
      <w:bookmarkStart w:id="418" w:name="_Toc298447477"/>
      <w:bookmarkStart w:id="419" w:name="_Toc308441895"/>
      <w:bookmarkStart w:id="420" w:name="_Ref434580757"/>
      <w:bookmarkStart w:id="421" w:name="_Ref434580763"/>
      <w:bookmarkStart w:id="422" w:name="_Ref452619873"/>
      <w:bookmarkStart w:id="423" w:name="_Ref452619877"/>
      <w:r>
        <w:t>The Second Canticle: Psalm 135</w:t>
      </w:r>
      <w:bookmarkEnd w:id="413"/>
      <w:bookmarkEnd w:id="414"/>
      <w:bookmarkEnd w:id="415"/>
      <w:bookmarkEnd w:id="416"/>
      <w:bookmarkEnd w:id="417"/>
      <w:bookmarkEnd w:id="418"/>
      <w:bookmarkEnd w:id="419"/>
      <w:bookmarkEnd w:id="420"/>
      <w:bookmarkEnd w:id="421"/>
      <w:bookmarkEnd w:id="422"/>
      <w:bookmarkEnd w:id="423"/>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61"/>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62"/>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63"/>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4"/>
            <w:r w:rsidRPr="00FC3604">
              <w:t>Ⲉⲩⲕ̀ⲗⲏⲣⲟⲛⲟⲙⲓⲁ̀ ⲙ̀ⲡⲉϥⲃⲱⲕ ⲡⲓⲥ̅ⲗ̅</w:t>
            </w:r>
            <w:r w:rsidRPr="00597158">
              <w:t xml:space="preserve"> </w:t>
            </w:r>
            <w:commentRangeEnd w:id="424"/>
            <w:r>
              <w:rPr>
                <w:rStyle w:val="CommentReference"/>
                <w:rFonts w:ascii="Garamond" w:hAnsi="Garamond" w:cstheme="minorBidi"/>
                <w:noProof w:val="0"/>
                <w:lang w:val="en-CA"/>
              </w:rPr>
              <w:commentReference w:id="424"/>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5" w:name="_Toc297322056"/>
      <w:bookmarkStart w:id="426" w:name="_Toc297407701"/>
      <w:bookmarkStart w:id="427" w:name="_Toc298445753"/>
      <w:bookmarkStart w:id="428" w:name="_Toc298681236"/>
      <w:bookmarkStart w:id="429" w:name="_Toc298447478"/>
      <w:bookmarkStart w:id="430" w:name="_Ref452619883"/>
      <w:r>
        <w:t>Psali Adam</w:t>
      </w:r>
      <w:bookmarkEnd w:id="425"/>
      <w:bookmarkEnd w:id="426"/>
      <w:bookmarkEnd w:id="427"/>
      <w:bookmarkEnd w:id="428"/>
      <w:bookmarkEnd w:id="429"/>
      <w:r>
        <w:t xml:space="preserve"> on the Second Canticle</w:t>
      </w:r>
      <w:bookmarkEnd w:id="430"/>
    </w:p>
    <w:p w14:paraId="20E92FDC" w14:textId="77777777" w:rsidR="00344A59" w:rsidRDefault="00344A59" w:rsidP="00344A59">
      <w:pPr>
        <w:pStyle w:val="Heading5non-TOC"/>
      </w:pPr>
      <w:r w:rsidRPr="00D175BB">
        <w:t>Ⲯⲁⲗⲓ Ⲁ̀ⲇⲁⲙ</w:t>
      </w:r>
    </w:p>
    <w:p w14:paraId="2CDDD4E1" w14:textId="024481E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0C0A06">
        <w:rPr>
          <w:noProof/>
        </w:rPr>
        <w:t>1054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1"/>
            <w:r w:rsidRPr="004C0CA2">
              <w:t xml:space="preserve">brought </w:t>
            </w:r>
            <w:commentRangeEnd w:id="431"/>
            <w:r>
              <w:rPr>
                <w:rStyle w:val="CommentReference"/>
                <w:rFonts w:eastAsiaTheme="minorHAnsi" w:cstheme="minorBidi"/>
                <w:color w:val="auto"/>
                <w:lang w:val="en-CA"/>
              </w:rPr>
              <w:commentReference w:id="431"/>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2764FF9A"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0C0A06">
        <w:rPr>
          <w:noProof/>
        </w:rPr>
        <w:t>1105</w:t>
      </w:r>
      <w:r>
        <w:fldChar w:fldCharType="end"/>
      </w:r>
      <w:r>
        <w:t>.</w:t>
      </w:r>
    </w:p>
    <w:bookmarkEnd w:id="412"/>
    <w:p w14:paraId="2E7A68B9" w14:textId="4BEF5E0D" w:rsidR="00D31F38" w:rsidRDefault="00D31F38" w:rsidP="00D31F38">
      <w:pPr>
        <w:jc w:val="left"/>
      </w:pPr>
    </w:p>
    <w:p w14:paraId="2CF40924" w14:textId="6307B7EC" w:rsidR="00A7333E" w:rsidRDefault="00A7333E" w:rsidP="00A7333E">
      <w:pPr>
        <w:pStyle w:val="Heading3"/>
      </w:pPr>
      <w:bookmarkStart w:id="432" w:name="_Ref449954950"/>
      <w:bookmarkStart w:id="433" w:name="_Ref448228188"/>
      <w:r>
        <w:t>Additional Canticles for the Vigil of Joyous Saturday from the Old Testament</w:t>
      </w:r>
      <w:bookmarkEnd w:id="432"/>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64"/>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65"/>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66"/>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67"/>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68"/>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69"/>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70"/>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71"/>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72"/>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4"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73"/>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74"/>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5" w:name="_Ref450335240"/>
      <w:bookmarkEnd w:id="434"/>
      <w:r>
        <w:lastRenderedPageBreak/>
        <w:t>Additional Canticles for the Vigil of Joyous Saturday from the New Testament</w:t>
      </w:r>
      <w:r w:rsidR="00680B91">
        <w:rPr>
          <w:rStyle w:val="FootnoteReference"/>
        </w:rPr>
        <w:footnoteReference w:id="875"/>
      </w:r>
      <w:bookmarkEnd w:id="435"/>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76"/>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6" w:name="_Ref452620197"/>
      <w:r>
        <w:t>The Third Canticle</w:t>
      </w:r>
      <w:bookmarkStart w:id="437" w:name="_Toc297322057"/>
      <w:bookmarkStart w:id="438" w:name="_Toc297407702"/>
      <w:bookmarkStart w:id="439" w:name="_Toc298445754"/>
      <w:bookmarkStart w:id="440" w:name="_Toc298681237"/>
      <w:bookmarkStart w:id="441" w:name="_Toc298447479"/>
      <w:bookmarkStart w:id="442" w:name="_Toc308441896"/>
      <w:bookmarkEnd w:id="433"/>
      <w:bookmarkEnd w:id="436"/>
    </w:p>
    <w:bookmarkEnd w:id="437"/>
    <w:bookmarkEnd w:id="438"/>
    <w:bookmarkEnd w:id="439"/>
    <w:bookmarkEnd w:id="440"/>
    <w:bookmarkEnd w:id="441"/>
    <w:bookmarkEnd w:id="442"/>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3"/>
            <w:r w:rsidRPr="00BE273A">
              <w:t xml:space="preserve">Blessed </w:t>
            </w:r>
            <w:commentRangeEnd w:id="443"/>
            <w:r w:rsidRPr="00BE273A">
              <w:rPr>
                <w:rStyle w:val="CommentReference"/>
                <w:rFonts w:eastAsiaTheme="minorHAnsi"/>
                <w:sz w:val="24"/>
              </w:rPr>
              <w:commentReference w:id="443"/>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77"/>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4"/>
            <w:r w:rsidRPr="00BE273A">
              <w:t>heaven</w:t>
            </w:r>
            <w:commentRangeEnd w:id="444"/>
            <w:r w:rsidRPr="00BE273A">
              <w:rPr>
                <w:rStyle w:val="CommentReference"/>
                <w:rFonts w:eastAsiaTheme="minorHAnsi"/>
                <w:sz w:val="24"/>
              </w:rPr>
              <w:commentReference w:id="444"/>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5"/>
            <w:r w:rsidRPr="00BE273A">
              <w:t xml:space="preserve">clouds </w:t>
            </w:r>
            <w:commentRangeEnd w:id="445"/>
            <w:r w:rsidRPr="00BE273A">
              <w:rPr>
                <w:rStyle w:val="CommentReference"/>
                <w:rFonts w:eastAsiaTheme="minorHAnsi"/>
                <w:sz w:val="24"/>
              </w:rPr>
              <w:commentReference w:id="445"/>
            </w:r>
            <w:r w:rsidRPr="00BE273A">
              <w:t>and winds: Praise Him and exalt Him above all forever.</w:t>
            </w:r>
            <w:r w:rsidR="00426715">
              <w:rPr>
                <w:rStyle w:val="FootnoteReference"/>
              </w:rPr>
              <w:footnoteReference w:id="878"/>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6"/>
            <w:r w:rsidRPr="00BE273A">
              <w:t xml:space="preserve">Bless </w:t>
            </w:r>
            <w:commentRangeEnd w:id="446"/>
            <w:r w:rsidRPr="00BE273A">
              <w:rPr>
                <w:rStyle w:val="CommentReference"/>
                <w:rFonts w:eastAsiaTheme="minorHAnsi"/>
                <w:sz w:val="24"/>
              </w:rPr>
              <w:commentReference w:id="446"/>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7"/>
            <w:r w:rsidRPr="00BE273A">
              <w:t>falling snow</w:t>
            </w:r>
            <w:commentRangeEnd w:id="447"/>
            <w:r w:rsidRPr="00BE273A">
              <w:rPr>
                <w:rStyle w:val="CommentReference"/>
                <w:rFonts w:eastAsiaTheme="minorHAnsi"/>
                <w:sz w:val="24"/>
              </w:rPr>
              <w:commentReference w:id="447"/>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8"/>
            <w:r w:rsidRPr="00BE273A">
              <w:t xml:space="preserve">Bless </w:t>
            </w:r>
            <w:commentRangeEnd w:id="448"/>
            <w:r w:rsidRPr="00BE273A">
              <w:rPr>
                <w:rStyle w:val="CommentReference"/>
                <w:rFonts w:eastAsiaTheme="minorHAnsi"/>
                <w:sz w:val="24"/>
              </w:rPr>
              <w:commentReference w:id="448"/>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79"/>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0"/>
            <w:r w:rsidRPr="00BE273A">
              <w:t xml:space="preserve">ye </w:t>
            </w:r>
            <w:commentRangeEnd w:id="450"/>
            <w:r>
              <w:rPr>
                <w:rStyle w:val="CommentReference"/>
                <w:rFonts w:eastAsiaTheme="minorHAnsi" w:cstheme="minorBidi"/>
                <w:color w:val="auto"/>
                <w:lang w:val="en-CA"/>
              </w:rPr>
              <w:commentReference w:id="450"/>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1"/>
            <w:r w:rsidRPr="00BE273A">
              <w:t>whales</w:t>
            </w:r>
            <w:r w:rsidR="007757C9">
              <w:rPr>
                <w:rStyle w:val="FootnoteReference"/>
              </w:rPr>
              <w:footnoteReference w:id="880"/>
            </w:r>
            <w:r w:rsidRPr="00BE273A">
              <w:t xml:space="preserve"> </w:t>
            </w:r>
            <w:commentRangeEnd w:id="451"/>
            <w:r w:rsidRPr="00BE273A">
              <w:rPr>
                <w:rStyle w:val="CommentReference"/>
                <w:rFonts w:eastAsiaTheme="minorHAnsi"/>
                <w:sz w:val="24"/>
              </w:rPr>
              <w:commentReference w:id="451"/>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2"/>
            <w:r w:rsidRPr="00BE273A">
              <w:t xml:space="preserve"> </w:t>
            </w:r>
            <w:commentRangeEnd w:id="452"/>
            <w:r w:rsidRPr="00BE273A">
              <w:rPr>
                <w:rStyle w:val="CommentReference"/>
                <w:rFonts w:eastAsiaTheme="minorHAnsi"/>
                <w:sz w:val="24"/>
              </w:rPr>
              <w:commentReference w:id="452"/>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3"/>
            <w:r w:rsidRPr="00BE273A">
              <w:t xml:space="preserve"> </w:t>
            </w:r>
            <w:commentRangeEnd w:id="453"/>
            <w:r w:rsidRPr="00BE273A">
              <w:rPr>
                <w:rStyle w:val="CommentReference"/>
                <w:rFonts w:eastAsiaTheme="minorHAnsi"/>
                <w:sz w:val="24"/>
              </w:rPr>
              <w:commentReference w:id="453"/>
            </w:r>
            <w:r w:rsidRPr="00BE273A">
              <w:t xml:space="preserve">of men; </w:t>
            </w:r>
            <w:r w:rsidR="007757C9">
              <w:t>[</w:t>
            </w:r>
            <w:r w:rsidRPr="00BE273A">
              <w:t>worship the Lord</w:t>
            </w:r>
            <w:r w:rsidR="007757C9">
              <w:t>]</w:t>
            </w:r>
            <w:r w:rsidR="007757C9">
              <w:rPr>
                <w:rStyle w:val="FootnoteReference"/>
              </w:rPr>
              <w:footnoteReference w:id="881"/>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4"/>
            <w:r w:rsidR="00D31F38" w:rsidRPr="00BE273A">
              <w:t xml:space="preserve">of </w:t>
            </w:r>
            <w:commentRangeEnd w:id="454"/>
            <w:r w:rsidR="00D31F38" w:rsidRPr="00BE273A">
              <w:rPr>
                <w:rStyle w:val="CommentReference"/>
                <w:rFonts w:eastAsiaTheme="minorHAnsi"/>
                <w:sz w:val="24"/>
              </w:rPr>
              <w:commentReference w:id="454"/>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82"/>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5"/>
            <w:r w:rsidRPr="00BE273A">
              <w:t xml:space="preserve">Bless </w:t>
            </w:r>
            <w:commentRangeEnd w:id="455"/>
            <w:r w:rsidRPr="00BE273A">
              <w:rPr>
                <w:rStyle w:val="CommentReference"/>
                <w:rFonts w:eastAsiaTheme="minorHAnsi"/>
                <w:sz w:val="24"/>
              </w:rPr>
              <w:commentReference w:id="455"/>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6" w:name="_Toc297322058"/>
      <w:bookmarkStart w:id="457" w:name="_Toc297407703"/>
      <w:bookmarkStart w:id="458" w:name="_Toc298445755"/>
      <w:bookmarkStart w:id="459" w:name="_Toc298681238"/>
      <w:bookmarkStart w:id="460" w:name="_Toc298447480"/>
      <w:r>
        <w:lastRenderedPageBreak/>
        <w:t>The Third Canticle: The Song of the Three Children—Abridged</w:t>
      </w:r>
      <w:r w:rsidR="003641E3">
        <w:rPr>
          <w:rStyle w:val="FootnoteReference"/>
        </w:rPr>
        <w:footnoteReference w:id="88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84"/>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2"/>
            <w:r w:rsidRPr="00BE273A">
              <w:t>heaven</w:t>
            </w:r>
            <w:commentRangeEnd w:id="462"/>
            <w:r w:rsidRPr="00BE273A">
              <w:rPr>
                <w:rStyle w:val="CommentReference"/>
                <w:rFonts w:eastAsiaTheme="minorHAnsi"/>
                <w:sz w:val="24"/>
              </w:rPr>
              <w:commentReference w:id="462"/>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85"/>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6"/>
            <w:r w:rsidRPr="00BE273A">
              <w:t xml:space="preserve"> </w:t>
            </w:r>
            <w:commentRangeEnd w:id="466"/>
            <w:r w:rsidRPr="00BE273A">
              <w:rPr>
                <w:rStyle w:val="CommentReference"/>
                <w:rFonts w:eastAsiaTheme="minorHAnsi"/>
                <w:sz w:val="24"/>
              </w:rPr>
              <w:commentReference w:id="466"/>
            </w:r>
            <w:r w:rsidRPr="00BE273A">
              <w:t xml:space="preserve">of men; </w:t>
            </w:r>
            <w:r>
              <w:t>[</w:t>
            </w:r>
            <w:r w:rsidRPr="00BE273A">
              <w:t>worship the Lord</w:t>
            </w:r>
            <w:r>
              <w:t>]</w:t>
            </w:r>
            <w:r>
              <w:rPr>
                <w:rStyle w:val="FootnoteReference"/>
              </w:rPr>
              <w:footnoteReference w:id="886"/>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7"/>
            <w:r w:rsidR="003758F4" w:rsidRPr="00BE273A">
              <w:t xml:space="preserve">of </w:t>
            </w:r>
            <w:commentRangeEnd w:id="467"/>
            <w:r w:rsidR="003758F4" w:rsidRPr="00BE273A">
              <w:rPr>
                <w:rStyle w:val="CommentReference"/>
                <w:rFonts w:eastAsiaTheme="minorHAnsi"/>
                <w:sz w:val="24"/>
              </w:rPr>
              <w:commentReference w:id="467"/>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87"/>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8"/>
            <w:r w:rsidRPr="00BE273A">
              <w:t xml:space="preserve">Bless </w:t>
            </w:r>
            <w:commentRangeEnd w:id="468"/>
            <w:r w:rsidRPr="00BE273A">
              <w:rPr>
                <w:rStyle w:val="CommentReference"/>
                <w:rFonts w:eastAsiaTheme="minorHAnsi"/>
                <w:sz w:val="24"/>
              </w:rPr>
              <w:commentReference w:id="468"/>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69" w:name="_Ref452620282"/>
      <w:r>
        <w:lastRenderedPageBreak/>
        <w:t>Psali Batos</w:t>
      </w:r>
      <w:bookmarkEnd w:id="456"/>
      <w:bookmarkEnd w:id="457"/>
      <w:bookmarkEnd w:id="458"/>
      <w:bookmarkEnd w:id="459"/>
      <w:bookmarkEnd w:id="460"/>
      <w:r w:rsidR="009E143A">
        <w:t xml:space="preserve"> on the Third Canticle</w:t>
      </w:r>
      <w:bookmarkEnd w:id="469"/>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0"/>
            <w:r>
              <w:t>Giver</w:t>
            </w:r>
            <w:r w:rsidRPr="00C05A5B">
              <w:t xml:space="preserve"> </w:t>
            </w:r>
            <w:commentRangeEnd w:id="470"/>
            <w:r>
              <w:rPr>
                <w:rStyle w:val="CommentReference"/>
                <w:rFonts w:eastAsiaTheme="minorHAnsi" w:cstheme="minorBidi"/>
                <w:color w:val="auto"/>
                <w:lang w:val="en-CA"/>
              </w:rPr>
              <w:commentReference w:id="470"/>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1"/>
            <w:r w:rsidRPr="00C05A5B">
              <w:t>nanias</w:t>
            </w:r>
            <w:commentRangeEnd w:id="471"/>
            <w:r>
              <w:rPr>
                <w:rStyle w:val="CommentReference"/>
                <w:rFonts w:eastAsiaTheme="minorHAnsi" w:cstheme="minorBidi"/>
                <w:color w:val="auto"/>
                <w:lang w:val="en-CA"/>
              </w:rPr>
              <w:commentReference w:id="471"/>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2"/>
            <w:r w:rsidRPr="00C05A5B">
              <w:t>Morning</w:t>
            </w:r>
            <w:commentRangeEnd w:id="472"/>
            <w:r>
              <w:rPr>
                <w:rStyle w:val="CommentReference"/>
                <w:rFonts w:eastAsiaTheme="minorHAnsi" w:cstheme="minorBidi"/>
                <w:color w:val="auto"/>
                <w:lang w:val="en-CA"/>
              </w:rPr>
              <w:commentReference w:id="472"/>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3"/>
            <w:r w:rsidRPr="00C05A5B">
              <w:t>Emmanuel</w:t>
            </w:r>
            <w:commentRangeEnd w:id="473"/>
            <w:r>
              <w:rPr>
                <w:rStyle w:val="CommentReference"/>
                <w:rFonts w:eastAsiaTheme="minorHAnsi" w:cstheme="minorBidi"/>
                <w:color w:val="auto"/>
                <w:lang w:val="en-CA"/>
              </w:rPr>
              <w:commentReference w:id="473"/>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4"/>
            <w:r w:rsidRPr="00C05A5B">
              <w:t xml:space="preserve">Proclaim </w:t>
            </w:r>
            <w:commentRangeEnd w:id="474"/>
            <w:r>
              <w:rPr>
                <w:rStyle w:val="CommentReference"/>
                <w:rFonts w:eastAsiaTheme="minorHAnsi" w:cstheme="minorBidi"/>
                <w:color w:val="auto"/>
                <w:lang w:val="en-CA"/>
              </w:rPr>
              <w:commentReference w:id="474"/>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5"/>
            <w:r>
              <w:t>persevere</w:t>
            </w:r>
            <w:commentRangeEnd w:id="475"/>
            <w:r>
              <w:rPr>
                <w:rStyle w:val="CommentReference"/>
                <w:rFonts w:eastAsiaTheme="minorHAnsi" w:cstheme="minorBidi"/>
                <w:color w:val="auto"/>
                <w:lang w:val="en-CA"/>
              </w:rPr>
              <w:commentReference w:id="475"/>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6"/>
            <w:r>
              <w:t>presbyters</w:t>
            </w:r>
            <w:commentRangeEnd w:id="476"/>
            <w:r>
              <w:rPr>
                <w:rStyle w:val="CommentReference"/>
                <w:rFonts w:eastAsiaTheme="minorHAnsi" w:cstheme="minorBidi"/>
                <w:color w:val="auto"/>
                <w:lang w:val="en-CA"/>
              </w:rPr>
              <w:commentReference w:id="476"/>
            </w:r>
            <w:r w:rsidRPr="00C05A5B">
              <w:t>:</w:t>
            </w:r>
          </w:p>
          <w:p w14:paraId="0639E799" w14:textId="42F5BA8C" w:rsidR="00D31F38" w:rsidRDefault="00985EC5" w:rsidP="00E35F1F">
            <w:pPr>
              <w:pStyle w:val="EngHang"/>
            </w:pPr>
            <w:r>
              <w:t>“</w:t>
            </w:r>
            <w:commentRangeStart w:id="477"/>
            <w:r w:rsidR="00D31F38">
              <w:t>Bless</w:t>
            </w:r>
            <w:commentRangeEnd w:id="477"/>
            <w:r w:rsidR="00D31F38">
              <w:rPr>
                <w:rStyle w:val="CommentReference"/>
                <w:rFonts w:eastAsiaTheme="minorHAnsi" w:cstheme="minorBidi"/>
                <w:color w:val="auto"/>
                <w:lang w:val="en-CA"/>
              </w:rPr>
              <w:commentReference w:id="477"/>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8"/>
            <w:r>
              <w:t>day</w:t>
            </w:r>
            <w:commentRangeEnd w:id="478"/>
            <w:r>
              <w:rPr>
                <w:rStyle w:val="CommentReference"/>
                <w:rFonts w:eastAsiaTheme="minorHAnsi" w:cstheme="minorBidi"/>
                <w:color w:val="auto"/>
                <w:lang w:val="en-CA"/>
              </w:rPr>
              <w:commentReference w:id="478"/>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79"/>
            <w:r w:rsidRPr="00C05A5B">
              <w:t xml:space="preserve">souls </w:t>
            </w:r>
            <w:commentRangeEnd w:id="479"/>
            <w:r>
              <w:rPr>
                <w:rStyle w:val="CommentReference"/>
                <w:rFonts w:eastAsiaTheme="minorHAnsi" w:cstheme="minorBidi"/>
                <w:color w:val="auto"/>
                <w:lang w:val="en-CA"/>
              </w:rPr>
              <w:commentReference w:id="479"/>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0"/>
            <w:r w:rsidRPr="00C05A5B">
              <w:t>sea</w:t>
            </w:r>
            <w:commentRangeEnd w:id="480"/>
            <w:r>
              <w:rPr>
                <w:rStyle w:val="CommentReference"/>
                <w:rFonts w:eastAsiaTheme="minorHAnsi" w:cstheme="minorBidi"/>
                <w:color w:val="auto"/>
                <w:lang w:val="en-CA"/>
              </w:rPr>
              <w:commentReference w:id="480"/>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1"/>
            <w:r w:rsidR="00D31F38" w:rsidRPr="00C05A5B">
              <w:t xml:space="preserve">all </w:t>
            </w:r>
            <w:commentRangeEnd w:id="481"/>
            <w:r w:rsidR="00D31F38">
              <w:rPr>
                <w:rStyle w:val="CommentReference"/>
                <w:rFonts w:eastAsiaTheme="minorHAnsi" w:cstheme="minorBidi"/>
                <w:color w:val="auto"/>
                <w:lang w:val="en-CA"/>
              </w:rPr>
              <w:commentReference w:id="481"/>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2"/>
            <w:r w:rsidRPr="00C05A5B">
              <w:t>heretics</w:t>
            </w:r>
            <w:commentRangeEnd w:id="482"/>
            <w:r>
              <w:rPr>
                <w:rStyle w:val="CommentReference"/>
                <w:rFonts w:eastAsiaTheme="minorHAnsi" w:cstheme="minorBidi"/>
                <w:color w:val="auto"/>
                <w:lang w:val="en-CA"/>
              </w:rPr>
              <w:commentReference w:id="482"/>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3"/>
            <w:r w:rsidRPr="00C05A5B">
              <w:t xml:space="preserve">spirits </w:t>
            </w:r>
            <w:commentRangeEnd w:id="483"/>
            <w:r>
              <w:rPr>
                <w:rStyle w:val="CommentReference"/>
                <w:rFonts w:eastAsiaTheme="minorHAnsi" w:cstheme="minorBidi"/>
                <w:color w:val="auto"/>
                <w:lang w:val="en-CA"/>
              </w:rPr>
              <w:commentReference w:id="483"/>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4"/>
            <w:r>
              <w:t>contrite</w:t>
            </w:r>
            <w:r w:rsidRPr="00C05A5B">
              <w:t xml:space="preserve"> </w:t>
            </w:r>
            <w:commentRangeEnd w:id="484"/>
            <w:r>
              <w:rPr>
                <w:rStyle w:val="CommentReference"/>
                <w:rFonts w:eastAsiaTheme="minorHAnsi" w:cstheme="minorBidi"/>
                <w:color w:val="auto"/>
                <w:lang w:val="en-CA"/>
              </w:rPr>
              <w:commentReference w:id="484"/>
            </w:r>
            <w:commentRangeStart w:id="485"/>
            <w:r w:rsidRPr="00C05A5B">
              <w:t>hearts</w:t>
            </w:r>
            <w:commentRangeEnd w:id="485"/>
            <w:r>
              <w:rPr>
                <w:rStyle w:val="CommentReference"/>
                <w:rFonts w:eastAsiaTheme="minorHAnsi" w:cstheme="minorBidi"/>
                <w:color w:val="auto"/>
                <w:lang w:val="en-CA"/>
              </w:rPr>
              <w:commentReference w:id="485"/>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6"/>
            <w:r w:rsidRPr="00C05A5B">
              <w:t>Make haste and be very attentive</w:t>
            </w:r>
            <w:commentRangeEnd w:id="486"/>
            <w:r>
              <w:rPr>
                <w:rStyle w:val="CommentReference"/>
                <w:rFonts w:eastAsiaTheme="minorHAnsi" w:cstheme="minorBidi"/>
                <w:color w:val="auto"/>
                <w:lang w:val="en-CA"/>
              </w:rPr>
              <w:commentReference w:id="486"/>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7"/>
            <w:r w:rsidRPr="00C05A5B">
              <w:t xml:space="preserve">righteous </w:t>
            </w:r>
            <w:commentRangeEnd w:id="487"/>
            <w:r>
              <w:rPr>
                <w:rStyle w:val="CommentReference"/>
                <w:rFonts w:eastAsiaTheme="minorHAnsi" w:cstheme="minorBidi"/>
                <w:color w:val="auto"/>
                <w:lang w:val="en-CA"/>
              </w:rPr>
              <w:commentReference w:id="487"/>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8"/>
            <w:r w:rsidR="00D31F38">
              <w:t>condemned</w:t>
            </w:r>
            <w:commentRangeEnd w:id="488"/>
            <w:r w:rsidR="00D31F38">
              <w:rPr>
                <w:rStyle w:val="CommentReference"/>
                <w:rFonts w:eastAsiaTheme="minorHAnsi" w:cstheme="minorBidi"/>
                <w:color w:val="auto"/>
                <w:lang w:val="en-CA"/>
              </w:rPr>
              <w:commentReference w:id="488"/>
            </w:r>
            <w:r w:rsidR="00D31F38" w:rsidRPr="00C05A5B">
              <w:t xml:space="preserve">, </w:t>
            </w:r>
          </w:p>
          <w:p w14:paraId="25CD9610" w14:textId="77777777" w:rsidR="00D31F38" w:rsidRDefault="00D31F38" w:rsidP="00E35F1F">
            <w:pPr>
              <w:pStyle w:val="EngHang"/>
            </w:pPr>
            <w:r w:rsidRPr="00C05A5B">
              <w:t xml:space="preserve">That he may </w:t>
            </w:r>
            <w:commentRangeStart w:id="489"/>
            <w:r w:rsidRPr="00C05A5B">
              <w:t xml:space="preserve">join </w:t>
            </w:r>
            <w:commentRangeEnd w:id="489"/>
            <w:r>
              <w:rPr>
                <w:rStyle w:val="CommentReference"/>
                <w:rFonts w:eastAsiaTheme="minorHAnsi" w:cstheme="minorBidi"/>
                <w:color w:val="auto"/>
                <w:lang w:val="en-CA"/>
              </w:rPr>
              <w:commentReference w:id="489"/>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812AD71"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C0A06">
        <w:rPr>
          <w:noProof/>
        </w:rPr>
        <w:t>1058</w:t>
      </w:r>
      <w:r>
        <w:fldChar w:fldCharType="end"/>
      </w:r>
      <w:r>
        <w:t>.</w:t>
      </w:r>
    </w:p>
    <w:p w14:paraId="1CC85704" w14:textId="77777777" w:rsidR="00D31F38" w:rsidRDefault="00D31F38" w:rsidP="00F4219E">
      <w:pPr>
        <w:pStyle w:val="Heading3"/>
      </w:pPr>
      <w:bookmarkStart w:id="490" w:name="_Toc297322059"/>
      <w:bookmarkStart w:id="491" w:name="_Toc297407704"/>
      <w:bookmarkStart w:id="492" w:name="_Toc298445756"/>
      <w:bookmarkStart w:id="493" w:name="_Toc298681239"/>
      <w:bookmarkStart w:id="494" w:name="_Toc298447481"/>
      <w:bookmarkStart w:id="495" w:name="_Ref452620367"/>
      <w:bookmarkStart w:id="496" w:name="_Ref452620370"/>
      <w:r>
        <w:t>We Follow You</w:t>
      </w:r>
      <w:bookmarkEnd w:id="490"/>
      <w:bookmarkEnd w:id="491"/>
      <w:bookmarkEnd w:id="492"/>
      <w:bookmarkEnd w:id="493"/>
      <w:bookmarkEnd w:id="494"/>
      <w:bookmarkEnd w:id="495"/>
      <w:bookmarkEnd w:id="496"/>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7" w:name="_Toc297322060"/>
      <w:bookmarkStart w:id="498" w:name="_Toc297407705"/>
      <w:bookmarkStart w:id="499" w:name="_Toc298445757"/>
      <w:bookmarkStart w:id="500" w:name="_Toc298681240"/>
      <w:bookmarkStart w:id="501" w:name="_Toc298447482"/>
      <w:bookmarkStart w:id="502" w:name="_Toc308441897"/>
      <w:bookmarkStart w:id="503" w:name="_Ref448228216"/>
      <w:bookmarkStart w:id="504" w:name="_Ref448228224"/>
      <w:bookmarkStart w:id="505" w:name="_Ref452620378"/>
      <w:bookmarkStart w:id="506" w:name="_Ref452620382"/>
      <w:r>
        <w:t>The Communion of the Saints</w:t>
      </w:r>
      <w:bookmarkEnd w:id="497"/>
      <w:bookmarkEnd w:id="498"/>
      <w:bookmarkEnd w:id="499"/>
      <w:bookmarkEnd w:id="500"/>
      <w:bookmarkEnd w:id="501"/>
      <w:bookmarkEnd w:id="502"/>
      <w:bookmarkEnd w:id="503"/>
      <w:bookmarkEnd w:id="504"/>
      <w:bookmarkEnd w:id="505"/>
      <w:bookmarkEnd w:id="506"/>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7"/>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7"/>
            <w:r>
              <w:rPr>
                <w:rStyle w:val="CommentReference"/>
                <w:rFonts w:ascii="Garamond" w:hAnsi="Garamond" w:cstheme="minorBidi"/>
                <w:noProof w:val="0"/>
                <w:lang w:val="en-CA"/>
              </w:rPr>
              <w:commentReference w:id="507"/>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8"/>
            <w:r w:rsidRPr="00006239">
              <w:t>My</w:t>
            </w:r>
            <w:commentRangeEnd w:id="508"/>
            <w:r>
              <w:rPr>
                <w:rStyle w:val="CommentReference"/>
                <w:rFonts w:eastAsiaTheme="minorHAnsi" w:cstheme="minorBidi"/>
                <w:color w:val="auto"/>
                <w:lang w:val="en-CA"/>
              </w:rPr>
              <w:commentReference w:id="508"/>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09"/>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09"/>
            <w:r>
              <w:rPr>
                <w:rStyle w:val="CommentReference"/>
                <w:rFonts w:ascii="Garamond" w:hAnsi="Garamond" w:cstheme="minorBidi"/>
                <w:noProof w:val="0"/>
                <w:lang w:val="en-CA"/>
              </w:rPr>
              <w:commentReference w:id="509"/>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0"/>
            <w:r w:rsidRPr="00FC3604">
              <w:t>ⲡⲓϣⲟⲙⲧ ϣⲉ ⲙⲏⲧ ϣ̀ⲙⲏⲛ</w:t>
            </w:r>
            <w:commentRangeEnd w:id="510"/>
            <w:r>
              <w:rPr>
                <w:rStyle w:val="CommentReference"/>
                <w:rFonts w:ascii="Garamond" w:hAnsi="Garamond" w:cstheme="minorBidi"/>
                <w:noProof w:val="0"/>
                <w:lang w:val="en-CA"/>
              </w:rPr>
              <w:commentReference w:id="510"/>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1"/>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1"/>
            <w:r>
              <w:rPr>
                <w:rStyle w:val="CommentReference"/>
                <w:rFonts w:eastAsiaTheme="minorHAnsi" w:cstheme="minorBidi"/>
                <w:color w:val="auto"/>
                <w:lang w:val="en-CA"/>
              </w:rPr>
              <w:commentReference w:id="511"/>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2"/>
            <w:r w:rsidRPr="00645C3A">
              <w:t xml:space="preserve">Pray </w:t>
            </w:r>
            <w:commentRangeEnd w:id="512"/>
            <w:r>
              <w:rPr>
                <w:rStyle w:val="CommentReference"/>
                <w:rFonts w:eastAsiaTheme="minorHAnsi" w:cstheme="minorBidi"/>
                <w:color w:val="auto"/>
                <w:lang w:val="en-CA"/>
              </w:rPr>
              <w:commentReference w:id="512"/>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3"/>
            </w:r>
          </w:p>
        </w:tc>
      </w:tr>
    </w:tbl>
    <w:p w14:paraId="38417DCC" w14:textId="77777777" w:rsidR="00D31F38" w:rsidRDefault="00D31F38" w:rsidP="00D31F38">
      <w:pPr>
        <w:pStyle w:val="Heading4"/>
      </w:pPr>
      <w:bookmarkStart w:id="514" w:name="_Toc298681241"/>
      <w:bookmarkStart w:id="515" w:name="_Toc308441898"/>
      <w:r>
        <w:t xml:space="preserve">A </w:t>
      </w:r>
      <w:commentRangeStart w:id="516"/>
      <w:r>
        <w:t xml:space="preserve">Short </w:t>
      </w:r>
      <w:commentRangeEnd w:id="516"/>
      <w:r>
        <w:rPr>
          <w:rStyle w:val="CommentReference"/>
          <w:rFonts w:eastAsiaTheme="minorHAnsi" w:cstheme="minorBidi"/>
          <w:b w:val="0"/>
          <w:bCs w:val="0"/>
        </w:rPr>
        <w:commentReference w:id="516"/>
      </w:r>
      <w:commentRangeStart w:id="517"/>
      <w:r>
        <w:t xml:space="preserve">Communion </w:t>
      </w:r>
      <w:commentRangeEnd w:id="517"/>
      <w:r>
        <w:rPr>
          <w:rStyle w:val="CommentReference"/>
          <w:rFonts w:eastAsiaTheme="minorHAnsi" w:cstheme="minorBidi"/>
          <w:b w:val="0"/>
          <w:bCs w:val="0"/>
        </w:rPr>
        <w:commentReference w:id="517"/>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8"/>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8"/>
            <w:r>
              <w:rPr>
                <w:rStyle w:val="CommentReference"/>
                <w:rFonts w:ascii="Garamond" w:hAnsi="Garamond" w:cstheme="minorBidi"/>
                <w:noProof w:val="0"/>
                <w:lang w:val="en-CA"/>
              </w:rPr>
              <w:commentReference w:id="518"/>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19"/>
            <w:r w:rsidRPr="00006239">
              <w:t>My</w:t>
            </w:r>
            <w:commentRangeEnd w:id="519"/>
            <w:r>
              <w:rPr>
                <w:rStyle w:val="CommentReference"/>
                <w:rFonts w:eastAsiaTheme="minorHAnsi" w:cstheme="minorBidi"/>
                <w:color w:val="auto"/>
                <w:lang w:val="en-CA"/>
              </w:rPr>
              <w:commentReference w:id="519"/>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0"/>
            <w:r w:rsidRPr="00FC3604">
              <w:t>ⲡⲓϣⲟⲙⲧ ϣⲉ ⲙⲏⲧ ϣ̀ⲙⲏⲛ</w:t>
            </w:r>
            <w:commentRangeEnd w:id="520"/>
            <w:r>
              <w:rPr>
                <w:rStyle w:val="CommentReference"/>
                <w:rFonts w:ascii="Garamond" w:hAnsi="Garamond" w:cstheme="minorBidi"/>
                <w:noProof w:val="0"/>
                <w:lang w:val="en-CA"/>
              </w:rPr>
              <w:commentReference w:id="520"/>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1"/>
            <w:r w:rsidRPr="000100FF">
              <w:t xml:space="preserve">Pray </w:t>
            </w:r>
            <w:commentRangeEnd w:id="521"/>
            <w:r>
              <w:rPr>
                <w:rStyle w:val="CommentReference"/>
                <w:rFonts w:eastAsiaTheme="minorHAnsi" w:cstheme="minorBidi"/>
                <w:color w:val="auto"/>
                <w:lang w:val="en-CA"/>
              </w:rPr>
              <w:commentReference w:id="521"/>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2"/>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2"/>
            <w:r>
              <w:rPr>
                <w:rStyle w:val="CommentReference"/>
                <w:rFonts w:eastAsiaTheme="minorHAnsi" w:cstheme="minorBidi"/>
                <w:color w:val="auto"/>
                <w:lang w:val="en-CA"/>
              </w:rPr>
              <w:commentReference w:id="522"/>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3" w:name="_Ref448228235"/>
      <w:r>
        <w:rPr>
          <w:lang w:val="en-US"/>
        </w:rPr>
        <w:t>The Doxologies</w:t>
      </w:r>
      <w:bookmarkEnd w:id="514"/>
      <w:bookmarkEnd w:id="515"/>
      <w:bookmarkEnd w:id="523"/>
    </w:p>
    <w:p w14:paraId="04E32178" w14:textId="0F39B15F" w:rsidR="00D31F38" w:rsidRDefault="00D31F38" w:rsidP="00D31F38">
      <w:pPr>
        <w:pStyle w:val="Rubric"/>
        <w:rPr>
          <w:lang w:val="en-US"/>
        </w:rPr>
      </w:pPr>
      <w:bookmarkStart w:id="524"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C0A06">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5" w:name="_Toc308441900"/>
      <w:bookmarkStart w:id="526" w:name="_Ref434487886"/>
      <w:bookmarkStart w:id="527" w:name="_Ref434487891"/>
      <w:r>
        <w:rPr>
          <w:lang w:val="en-US"/>
        </w:rPr>
        <w:t>The Doxology of the Virgin for Midnight Praise</w:t>
      </w:r>
      <w:bookmarkEnd w:id="525"/>
      <w:bookmarkEnd w:id="526"/>
      <w:bookmarkEnd w:id="527"/>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8"/>
            <w:r>
              <w:t>Godhead</w:t>
            </w:r>
            <w:commentRangeEnd w:id="528"/>
            <w:r>
              <w:rPr>
                <w:rStyle w:val="CommentReference"/>
                <w:rFonts w:eastAsiaTheme="minorHAnsi" w:cstheme="minorBidi"/>
                <w:color w:val="auto"/>
                <w:lang w:val="en-CA"/>
              </w:rPr>
              <w:commentReference w:id="528"/>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29"/>
            <w:r>
              <w:t xml:space="preserve">to </w:t>
            </w:r>
            <w:commentRangeEnd w:id="529"/>
            <w:r>
              <w:rPr>
                <w:rStyle w:val="CommentReference"/>
                <w:rFonts w:eastAsiaTheme="minorHAnsi" w:cstheme="minorBidi"/>
                <w:color w:val="auto"/>
                <w:lang w:val="en-CA"/>
              </w:rPr>
              <w:commentReference w:id="529"/>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8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0"/>
            <w:r>
              <w:t xml:space="preserve">faithful </w:t>
            </w:r>
            <w:commentRangeEnd w:id="530"/>
            <w:r>
              <w:rPr>
                <w:rStyle w:val="CommentReference"/>
                <w:rFonts w:eastAsiaTheme="minorHAnsi" w:cstheme="minorBidi"/>
                <w:color w:val="auto"/>
                <w:lang w:val="en-CA"/>
              </w:rPr>
              <w:commentReference w:id="530"/>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10B32D76"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C0A06">
        <w:rPr>
          <w:noProof/>
          <w:lang w:val="en-US"/>
        </w:rPr>
        <w:t>1132</w:t>
      </w:r>
      <w:r>
        <w:rPr>
          <w:lang w:val="en-US"/>
        </w:rPr>
        <w:fldChar w:fldCharType="end"/>
      </w:r>
      <w:r>
        <w:rPr>
          <w:lang w:val="en-US"/>
        </w:rPr>
        <w:t>.</w:t>
      </w:r>
    </w:p>
    <w:p w14:paraId="367F23ED" w14:textId="77777777" w:rsidR="00D31F38" w:rsidRDefault="00D31F38" w:rsidP="00D31F38">
      <w:pPr>
        <w:pStyle w:val="Heading4"/>
        <w:rPr>
          <w:lang w:val="en-US"/>
        </w:rPr>
      </w:pPr>
      <w:bookmarkStart w:id="531" w:name="_Toc308441901"/>
      <w:r>
        <w:rPr>
          <w:lang w:val="en-US"/>
        </w:rPr>
        <w:t>The Conclusion of the Doxologies</w:t>
      </w:r>
      <w:bookmarkEnd w:id="524"/>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8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2" w:name="_Ref448228501"/>
      <w:bookmarkStart w:id="533" w:name="_Ref448228505"/>
      <w:r>
        <w:t>The Fourth Canticle</w:t>
      </w:r>
      <w:bookmarkEnd w:id="532"/>
      <w:bookmarkEnd w:id="533"/>
    </w:p>
    <w:p w14:paraId="575FD42E" w14:textId="77777777" w:rsidR="00D31F38" w:rsidRDefault="00D31F38" w:rsidP="00D31F38">
      <w:pPr>
        <w:pStyle w:val="Heading4"/>
      </w:pPr>
      <w:bookmarkStart w:id="534" w:name="_Toc410196423"/>
      <w:bookmarkStart w:id="535" w:name="_Toc410196925"/>
      <w:bookmarkStart w:id="536" w:name="_Ref434580708"/>
      <w:bookmarkStart w:id="537" w:name="_Ref434580714"/>
      <w:r>
        <w:t>The Fourth Canticle</w:t>
      </w:r>
      <w:bookmarkEnd w:id="534"/>
      <w:bookmarkEnd w:id="535"/>
      <w:bookmarkEnd w:id="536"/>
      <w:bookmarkEnd w:id="537"/>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8" w:name="_Toc297322062"/>
      <w:bookmarkStart w:id="539" w:name="_Toc297407707"/>
      <w:bookmarkStart w:id="540" w:name="_Toc298445759"/>
      <w:bookmarkStart w:id="541" w:name="_Toc298681245"/>
      <w:bookmarkStart w:id="542" w:name="_Toc298447484"/>
      <w:r>
        <w:rPr>
          <w:lang w:val="en-US"/>
        </w:rPr>
        <w:t>Psalm 148</w:t>
      </w:r>
      <w:bookmarkEnd w:id="538"/>
      <w:bookmarkEnd w:id="539"/>
      <w:bookmarkEnd w:id="540"/>
      <w:bookmarkEnd w:id="541"/>
      <w:bookmarkEnd w:id="542"/>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9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3"/>
            <w:commentRangeStart w:id="544"/>
            <w:r w:rsidRPr="00FC3604">
              <w:t>For</w:t>
            </w:r>
            <w:commentRangeEnd w:id="543"/>
            <w:r w:rsidRPr="00FC3604">
              <w:rPr>
                <w:rStyle w:val="CommentReference"/>
                <w:rFonts w:cstheme="minorBidi"/>
                <w:color w:val="auto"/>
                <w:lang w:val="en-CA"/>
              </w:rPr>
              <w:commentReference w:id="543"/>
            </w:r>
            <w:r w:rsidRPr="00FC3604">
              <w:t xml:space="preserve"> He spoke and </w:t>
            </w:r>
            <w:r w:rsidRPr="00FC3604">
              <w:rPr>
                <w:color w:val="auto"/>
              </w:rPr>
              <w:t>they</w:t>
            </w:r>
            <w:r w:rsidRPr="00FC3604">
              <w:t xml:space="preserve"> came to be!</w:t>
            </w:r>
            <w:commentRangeEnd w:id="544"/>
            <w:r>
              <w:rPr>
                <w:rStyle w:val="CommentReference"/>
                <w:rFonts w:cstheme="minorBidi"/>
                <w:color w:val="auto"/>
                <w:lang w:val="en-CA"/>
              </w:rPr>
              <w:commentReference w:id="544"/>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5"/>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5"/>
            <w:r w:rsidR="00D31F38">
              <w:rPr>
                <w:rStyle w:val="CommentReference"/>
                <w:rFonts w:eastAsiaTheme="minorHAnsi" w:cstheme="minorBidi"/>
                <w:color w:val="auto"/>
                <w:lang w:val="en-CA"/>
              </w:rPr>
              <w:commentReference w:id="545"/>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6"/>
            <w:r w:rsidRPr="00FC3604">
              <w:t>Praise the Lord from the earth!</w:t>
            </w:r>
            <w:commentRangeEnd w:id="546"/>
            <w:r>
              <w:rPr>
                <w:rStyle w:val="CommentReference"/>
                <w:rFonts w:cstheme="minorBidi"/>
                <w:color w:val="auto"/>
                <w:lang w:val="en-CA"/>
              </w:rPr>
              <w:commentReference w:id="546"/>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7"/>
            <w:r w:rsidRPr="007425E1">
              <w:rPr>
                <w:rFonts w:eastAsiaTheme="minorHAnsi"/>
              </w:rPr>
              <w:t xml:space="preserve">His </w:t>
            </w:r>
            <w:commentRangeEnd w:id="547"/>
            <w:r>
              <w:rPr>
                <w:rStyle w:val="CommentReference"/>
                <w:rFonts w:eastAsiaTheme="minorHAnsi" w:cstheme="minorBidi"/>
                <w:color w:val="auto"/>
                <w:lang w:val="en-CA"/>
              </w:rPr>
              <w:commentReference w:id="547"/>
            </w:r>
            <w:r w:rsidRPr="007425E1">
              <w:rPr>
                <w:rFonts w:eastAsiaTheme="minorHAnsi"/>
              </w:rPr>
              <w:t>glory is above the earth and heaven</w:t>
            </w:r>
            <w:r w:rsidR="00A17656">
              <w:rPr>
                <w:rStyle w:val="FootnoteReference"/>
                <w:rFonts w:eastAsiaTheme="minorHAnsi"/>
              </w:rPr>
              <w:footnoteReference w:id="89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9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8" w:name="_Toc297322063"/>
      <w:bookmarkStart w:id="549" w:name="_Toc297407708"/>
      <w:bookmarkStart w:id="550" w:name="_Toc298445760"/>
      <w:bookmarkStart w:id="551" w:name="_Toc298681246"/>
      <w:bookmarkStart w:id="552" w:name="_Toc298447485"/>
      <w:r>
        <w:rPr>
          <w:lang w:val="en-US"/>
        </w:rPr>
        <w:t>Psalm 149</w:t>
      </w:r>
      <w:bookmarkEnd w:id="548"/>
      <w:bookmarkEnd w:id="549"/>
      <w:bookmarkEnd w:id="550"/>
      <w:bookmarkEnd w:id="551"/>
      <w:bookmarkEnd w:id="552"/>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3"/>
            <w:r w:rsidRPr="007425E1">
              <w:rPr>
                <w:rFonts w:eastAsiaTheme="minorHAnsi"/>
              </w:rPr>
              <w:t>chorus</w:t>
            </w:r>
            <w:commentRangeEnd w:id="553"/>
            <w:r>
              <w:rPr>
                <w:rStyle w:val="CommentReference"/>
                <w:rFonts w:eastAsiaTheme="minorHAnsi" w:cstheme="minorBidi"/>
                <w:color w:val="auto"/>
                <w:lang w:val="en-CA"/>
              </w:rPr>
              <w:commentReference w:id="553"/>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4"/>
            <w:r w:rsidRPr="007425E1">
              <w:rPr>
                <w:rFonts w:eastAsiaTheme="minorHAnsi"/>
              </w:rPr>
              <w:t xml:space="preserve"> </w:t>
            </w:r>
            <w:commentRangeEnd w:id="554"/>
            <w:r>
              <w:rPr>
                <w:rStyle w:val="CommentReference"/>
                <w:rFonts w:eastAsiaTheme="minorHAnsi" w:cstheme="minorBidi"/>
                <w:color w:val="auto"/>
                <w:lang w:val="en-CA"/>
              </w:rPr>
              <w:commentReference w:id="554"/>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5"/>
            <w:r w:rsidR="00D31F38">
              <w:t>rejoice</w:t>
            </w:r>
            <w:r w:rsidR="00D31F38" w:rsidRPr="007425E1">
              <w:t xml:space="preserve"> </w:t>
            </w:r>
            <w:commentRangeEnd w:id="555"/>
            <w:r w:rsidR="00D31F38">
              <w:rPr>
                <w:rStyle w:val="CommentReference"/>
                <w:rFonts w:cstheme="minorBidi"/>
                <w:color w:val="auto"/>
                <w:lang w:val="en-CA"/>
              </w:rPr>
              <w:commentReference w:id="555"/>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6"/>
            <w:r w:rsidRPr="007425E1">
              <w:rPr>
                <w:rFonts w:eastAsiaTheme="minorHAnsi"/>
              </w:rPr>
              <w:t>mouth</w:t>
            </w:r>
            <w:commentRangeEnd w:id="556"/>
            <w:r w:rsidR="002275C0">
              <w:rPr>
                <w:rFonts w:eastAsiaTheme="minorHAnsi"/>
              </w:rPr>
              <w:t>s</w:t>
            </w:r>
            <w:r>
              <w:rPr>
                <w:rStyle w:val="CommentReference"/>
                <w:rFonts w:eastAsiaTheme="minorHAnsi" w:cstheme="minorBidi"/>
                <w:color w:val="auto"/>
                <w:lang w:val="en-CA"/>
              </w:rPr>
              <w:commentReference w:id="556"/>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7"/>
            <w:r>
              <w:t>rebukes</w:t>
            </w:r>
            <w:r w:rsidRPr="007425E1">
              <w:t xml:space="preserve"> </w:t>
            </w:r>
            <w:commentRangeEnd w:id="557"/>
            <w:r>
              <w:rPr>
                <w:rStyle w:val="CommentReference"/>
                <w:rFonts w:cstheme="minorBidi"/>
                <w:color w:val="auto"/>
                <w:lang w:val="en-CA"/>
              </w:rPr>
              <w:commentReference w:id="557"/>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8" w:name="_Toc297322064"/>
      <w:bookmarkStart w:id="559" w:name="_Toc297407709"/>
      <w:bookmarkStart w:id="560" w:name="_Toc298445761"/>
      <w:bookmarkStart w:id="561" w:name="_Toc298681247"/>
      <w:bookmarkStart w:id="562" w:name="_Toc298447486"/>
      <w:r>
        <w:rPr>
          <w:lang w:val="en-US"/>
        </w:rPr>
        <w:t>Psalm 150</w:t>
      </w:r>
      <w:bookmarkEnd w:id="558"/>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3"/>
            <w:r w:rsidRPr="007425E1">
              <w:t xml:space="preserve">psaltery </w:t>
            </w:r>
            <w:commentRangeEnd w:id="563"/>
            <w:r>
              <w:rPr>
                <w:rStyle w:val="CommentReference"/>
                <w:rFonts w:cstheme="minorBidi"/>
                <w:color w:val="auto"/>
                <w:lang w:val="en-CA"/>
              </w:rPr>
              <w:commentReference w:id="563"/>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4"/>
            <w:r w:rsidRPr="007425E1">
              <w:t>chorus</w:t>
            </w:r>
            <w:commentRangeEnd w:id="564"/>
            <w:r>
              <w:rPr>
                <w:rStyle w:val="CommentReference"/>
                <w:rFonts w:cstheme="minorBidi"/>
                <w:color w:val="auto"/>
                <w:lang w:val="en-CA"/>
              </w:rPr>
              <w:commentReference w:id="564"/>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0AA30268"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C0A06">
        <w:rPr>
          <w:noProof/>
        </w:rPr>
        <w:t>412</w:t>
      </w:r>
      <w:r>
        <w:fldChar w:fldCharType="end"/>
      </w:r>
      <w:r>
        <w:t xml:space="preserve">, or Seasonal Psali (see </w:t>
      </w:r>
      <w:r>
        <w:fldChar w:fldCharType="begin"/>
      </w:r>
      <w:r>
        <w:instrText xml:space="preserve"> PAGEREF _Ref448471804 \h </w:instrText>
      </w:r>
      <w:r>
        <w:fldChar w:fldCharType="separate"/>
      </w:r>
      <w:r w:rsidR="000C0A06">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5" w:name="_Ref448228521"/>
      <w:bookmarkStart w:id="566" w:name="_Ref448228524"/>
      <w:bookmarkStart w:id="567" w:name="_Ref448471720"/>
      <w:bookmarkStart w:id="568" w:name="_Toc448696629"/>
      <w:r>
        <w:lastRenderedPageBreak/>
        <w:t>The Annual Psalis and Theotokia</w:t>
      </w:r>
      <w:bookmarkEnd w:id="565"/>
      <w:bookmarkEnd w:id="566"/>
      <w:bookmarkEnd w:id="567"/>
      <w:bookmarkEnd w:id="568"/>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9" w:name="_Toc448696630"/>
      <w:r>
        <w:lastRenderedPageBreak/>
        <w:t>Sunday</w:t>
      </w:r>
      <w:bookmarkEnd w:id="569"/>
    </w:p>
    <w:p w14:paraId="45726092" w14:textId="77777777" w:rsidR="00E35F1F" w:rsidRDefault="00E35F1F" w:rsidP="00E35F1F">
      <w:pPr>
        <w:pStyle w:val="Heading3"/>
        <w:rPr>
          <w:lang w:val="en-US"/>
        </w:rPr>
      </w:pPr>
      <w:bookmarkStart w:id="570" w:name="_Toc297322066"/>
      <w:bookmarkStart w:id="571" w:name="_Toc297407711"/>
      <w:bookmarkStart w:id="572" w:name="_Toc298445763"/>
      <w:bookmarkStart w:id="573" w:name="_Toc298447488"/>
      <w:bookmarkStart w:id="574" w:name="_Toc308441905"/>
      <w:bookmarkStart w:id="575" w:name="_Ref452620816"/>
      <w:bookmarkStart w:id="576" w:name="_Ref452620821"/>
      <w:r>
        <w:rPr>
          <w:lang w:val="en-US"/>
        </w:rPr>
        <w:t>The Sunday Psali for the Lord</w:t>
      </w:r>
      <w:bookmarkEnd w:id="570"/>
      <w:bookmarkEnd w:id="571"/>
      <w:bookmarkEnd w:id="572"/>
      <w:bookmarkEnd w:id="573"/>
      <w:bookmarkEnd w:id="574"/>
      <w:bookmarkEnd w:id="575"/>
      <w:bookmarkEnd w:id="576"/>
    </w:p>
    <w:p w14:paraId="136558CF" w14:textId="2DAE99D4" w:rsidR="006F0694" w:rsidRPr="00CE3852" w:rsidRDefault="00E35F1F" w:rsidP="006F0694">
      <w:pPr>
        <w:pStyle w:val="Heading5non-TOC"/>
        <w:rPr>
          <w:lang w:val="en-US"/>
        </w:rPr>
      </w:pPr>
      <w:commentRangeStart w:id="577"/>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7"/>
      <w:r>
        <w:rPr>
          <w:rStyle w:val="CommentReference"/>
          <w:rFonts w:ascii="Garamond" w:eastAsiaTheme="minorHAnsi" w:hAnsi="Garamond" w:cstheme="minorBidi"/>
        </w:rPr>
        <w:commentReference w:id="5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8"/>
            <w:r w:rsidRPr="00FC3604">
              <w:t>ⲛⲏⲓ</w:t>
            </w:r>
            <w:commentRangeEnd w:id="578"/>
            <w:r>
              <w:rPr>
                <w:rStyle w:val="CommentReference"/>
                <w:rFonts w:ascii="Garamond" w:hAnsi="Garamond" w:cstheme="minorBidi"/>
                <w:noProof w:val="0"/>
                <w:lang w:val="en-CA"/>
              </w:rPr>
              <w:commentReference w:id="578"/>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9"/>
            <w:r w:rsidRPr="005832A1">
              <w:t xml:space="preserve">praise </w:t>
            </w:r>
            <w:commentRangeEnd w:id="579"/>
            <w:r w:rsidRPr="005832A1">
              <w:rPr>
                <w:rStyle w:val="CommentReference"/>
                <w:rFonts w:eastAsiaTheme="minorHAnsi"/>
                <w:sz w:val="24"/>
              </w:rPr>
              <w:commentReference w:id="579"/>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0"/>
            <w:r w:rsidRPr="005832A1">
              <w:t>Earth</w:t>
            </w:r>
            <w:commentRangeEnd w:id="580"/>
            <w:r w:rsidRPr="005832A1">
              <w:rPr>
                <w:rStyle w:val="CommentReference"/>
                <w:rFonts w:eastAsiaTheme="minorHAnsi"/>
                <w:sz w:val="24"/>
              </w:rPr>
              <w:commentReference w:id="580"/>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1"/>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1"/>
            <w:r>
              <w:rPr>
                <w:rStyle w:val="CommentReference"/>
                <w:rFonts w:ascii="Garamond" w:hAnsi="Garamond" w:cstheme="minorBidi"/>
                <w:noProof w:val="0"/>
                <w:lang w:val="en-CA"/>
              </w:rPr>
              <w:commentReference w:id="581"/>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2"/>
            <w:r w:rsidRPr="005832A1">
              <w:t xml:space="preserve">Make haste </w:t>
            </w:r>
            <w:commentRangeEnd w:id="582"/>
            <w:r w:rsidRPr="005832A1">
              <w:rPr>
                <w:rStyle w:val="CommentReference"/>
                <w:rFonts w:eastAsiaTheme="minorHAnsi"/>
                <w:sz w:val="24"/>
              </w:rPr>
              <w:commentReference w:id="582"/>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3"/>
            <w:r w:rsidRPr="005832A1">
              <w:rPr>
                <w:rFonts w:eastAsiaTheme="minorHAnsi"/>
              </w:rPr>
              <w:t xml:space="preserve">different </w:t>
            </w:r>
            <w:commentRangeEnd w:id="583"/>
            <w:r w:rsidRPr="005832A1">
              <w:rPr>
                <w:rStyle w:val="CommentReference"/>
                <w:rFonts w:eastAsiaTheme="minorHAnsi"/>
                <w:sz w:val="24"/>
              </w:rPr>
              <w:commentReference w:id="583"/>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4"/>
            <w:r w:rsidRPr="005832A1">
              <w:t>truth</w:t>
            </w:r>
            <w:commentRangeEnd w:id="584"/>
            <w:r w:rsidRPr="005832A1">
              <w:rPr>
                <w:rStyle w:val="CommentReference"/>
                <w:rFonts w:eastAsiaTheme="minorHAnsi"/>
                <w:sz w:val="24"/>
              </w:rPr>
              <w:commentReference w:id="584"/>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5"/>
            <w:r w:rsidRPr="005832A1">
              <w:t xml:space="preserve">longsuffering </w:t>
            </w:r>
            <w:commentRangeEnd w:id="585"/>
            <w:r w:rsidRPr="005832A1">
              <w:rPr>
                <w:rStyle w:val="CommentReference"/>
                <w:rFonts w:eastAsiaTheme="minorHAnsi"/>
                <w:sz w:val="24"/>
              </w:rPr>
              <w:commentReference w:id="585"/>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6"/>
            <w:r w:rsidRPr="005832A1">
              <w:t xml:space="preserve">I rise </w:t>
            </w:r>
            <w:commentRangeEnd w:id="586"/>
            <w:r w:rsidRPr="005832A1">
              <w:rPr>
                <w:rStyle w:val="CommentReference"/>
                <w:rFonts w:eastAsiaTheme="minorHAnsi"/>
                <w:sz w:val="24"/>
              </w:rPr>
              <w:commentReference w:id="586"/>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7"/>
            <w:r w:rsidRPr="005832A1">
              <w:t>sweet</w:t>
            </w:r>
            <w:commentRangeEnd w:id="587"/>
            <w:r w:rsidRPr="005832A1">
              <w:rPr>
                <w:rStyle w:val="CommentReference"/>
                <w:rFonts w:eastAsiaTheme="minorHAnsi"/>
                <w:sz w:val="24"/>
              </w:rPr>
              <w:commentReference w:id="587"/>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8"/>
            <w:r w:rsidRPr="005832A1">
              <w:rPr>
                <w:rFonts w:eastAsiaTheme="minorHAnsi"/>
              </w:rPr>
              <w:t>Oh, how I love</w:t>
            </w:r>
            <w:commentRangeEnd w:id="588"/>
            <w:r w:rsidRPr="005832A1">
              <w:rPr>
                <w:rStyle w:val="CommentReference"/>
                <w:rFonts w:eastAsiaTheme="minorHAnsi"/>
                <w:sz w:val="24"/>
              </w:rPr>
              <w:commentReference w:id="588"/>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9"/>
            <w:r w:rsidRPr="005832A1">
              <w:rPr>
                <w:rFonts w:eastAsiaTheme="minorHAnsi"/>
              </w:rPr>
              <w:t xml:space="preserve">of </w:t>
            </w:r>
            <w:commentRangeEnd w:id="589"/>
            <w:r w:rsidRPr="005832A1">
              <w:rPr>
                <w:rStyle w:val="CommentReference"/>
                <w:rFonts w:eastAsiaTheme="minorHAnsi"/>
                <w:sz w:val="24"/>
              </w:rPr>
              <w:commentReference w:id="589"/>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0"/>
            <w:r w:rsidRPr="005832A1">
              <w:t>truth</w:t>
            </w:r>
            <w:commentRangeEnd w:id="590"/>
            <w:r w:rsidRPr="005832A1">
              <w:rPr>
                <w:rStyle w:val="CommentReference"/>
                <w:rFonts w:eastAsiaTheme="minorHAnsi"/>
                <w:sz w:val="24"/>
              </w:rPr>
              <w:commentReference w:id="590"/>
            </w:r>
            <w:r w:rsidR="008A107E">
              <w:rPr>
                <w:rStyle w:val="FootnoteReference"/>
              </w:rPr>
              <w:footnoteReference w:id="89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1"/>
            <w:r w:rsidRPr="005832A1">
              <w:t xml:space="preserve">true </w:t>
            </w:r>
            <w:commentRangeEnd w:id="591"/>
            <w:r w:rsidRPr="005832A1">
              <w:rPr>
                <w:rStyle w:val="CommentReference"/>
                <w:rFonts w:eastAsiaTheme="minorHAnsi"/>
                <w:sz w:val="24"/>
              </w:rPr>
              <w:commentReference w:id="591"/>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2"/>
            <w:r>
              <w:t xml:space="preserve">Whenever </w:t>
            </w:r>
            <w:commentRangeEnd w:id="592"/>
            <w:r>
              <w:rPr>
                <w:rStyle w:val="CommentReference"/>
                <w:rFonts w:eastAsiaTheme="minorHAnsi" w:cstheme="minorBidi"/>
                <w:color w:val="auto"/>
                <w:lang w:val="en-CA"/>
              </w:rPr>
              <w:commentReference w:id="592"/>
            </w:r>
            <w:r>
              <w:t>we</w:t>
            </w:r>
          </w:p>
          <w:p w14:paraId="1820B153" w14:textId="77777777" w:rsidR="00E35F1F" w:rsidRDefault="00E35F1F" w:rsidP="00E35F1F">
            <w:pPr>
              <w:pStyle w:val="EngHang"/>
            </w:pPr>
            <w:commentRangeStart w:id="593"/>
            <w:r>
              <w:t xml:space="preserve">Gather </w:t>
            </w:r>
            <w:commentRangeEnd w:id="593"/>
            <w:r>
              <w:rPr>
                <w:rStyle w:val="CommentReference"/>
                <w:rFonts w:eastAsiaTheme="minorHAnsi" w:cstheme="minorBidi"/>
                <w:color w:val="auto"/>
                <w:lang w:val="en-CA"/>
              </w:rPr>
              <w:commentReference w:id="593"/>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4"/>
            <w:r>
              <w:t xml:space="preserve">will </w:t>
            </w:r>
            <w:commentRangeEnd w:id="594"/>
            <w:r>
              <w:rPr>
                <w:rStyle w:val="CommentReference"/>
                <w:rFonts w:eastAsiaTheme="minorHAnsi" w:cstheme="minorBidi"/>
                <w:color w:val="auto"/>
                <w:lang w:val="en-CA"/>
              </w:rPr>
              <w:commentReference w:id="594"/>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5"/>
            <w:r>
              <w:t xml:space="preserve">Deliver </w:t>
            </w:r>
            <w:commentRangeEnd w:id="595"/>
            <w:r>
              <w:rPr>
                <w:rStyle w:val="CommentReference"/>
                <w:rFonts w:eastAsiaTheme="minorHAnsi" w:cstheme="minorBidi"/>
                <w:color w:val="auto"/>
                <w:lang w:val="en-CA"/>
              </w:rPr>
              <w:commentReference w:id="595"/>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6"/>
            <w:r w:rsidRPr="00A16DFE">
              <w:rPr>
                <w:rFonts w:eastAsiaTheme="minorHAnsi"/>
              </w:rPr>
              <w:t xml:space="preserve">come </w:t>
            </w:r>
            <w:commentRangeEnd w:id="596"/>
            <w:r>
              <w:rPr>
                <w:rStyle w:val="CommentReference"/>
                <w:rFonts w:eastAsiaTheme="minorHAnsi" w:cstheme="minorBidi"/>
                <w:color w:val="auto"/>
                <w:lang w:val="en-CA"/>
              </w:rPr>
              <w:commentReference w:id="596"/>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7"/>
            <w:r>
              <w:rPr>
                <w:rFonts w:eastAsiaTheme="minorHAnsi"/>
              </w:rPr>
              <w:t>be</w:t>
            </w:r>
            <w:r w:rsidRPr="00A16DFE">
              <w:rPr>
                <w:rFonts w:eastAsiaTheme="minorHAnsi"/>
              </w:rPr>
              <w:t xml:space="preserve"> </w:t>
            </w:r>
            <w:commentRangeEnd w:id="597"/>
            <w:r>
              <w:rPr>
                <w:rStyle w:val="CommentReference"/>
                <w:rFonts w:eastAsiaTheme="minorHAnsi" w:cstheme="minorBidi"/>
                <w:color w:val="auto"/>
                <w:lang w:val="en-CA"/>
              </w:rPr>
              <w:commentReference w:id="597"/>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8" w:name="_Toc297322067"/>
      <w:bookmarkStart w:id="599" w:name="_Toc297407712"/>
      <w:bookmarkStart w:id="600" w:name="_Toc298445764"/>
      <w:bookmarkStart w:id="601" w:name="_Toc298681249"/>
      <w:bookmarkStart w:id="602" w:name="_Toc298447489"/>
      <w:bookmarkStart w:id="603" w:name="_Toc308441906"/>
      <w:bookmarkStart w:id="604" w:name="_Ref452620835"/>
      <w:bookmarkStart w:id="605" w:name="_Ref452620839"/>
      <w:r>
        <w:rPr>
          <w:lang w:val="en-US"/>
        </w:rPr>
        <w:lastRenderedPageBreak/>
        <w:t>The Sunday Theotokia</w:t>
      </w:r>
      <w:bookmarkEnd w:id="598"/>
      <w:bookmarkEnd w:id="599"/>
      <w:bookmarkEnd w:id="600"/>
      <w:bookmarkEnd w:id="601"/>
      <w:bookmarkEnd w:id="602"/>
      <w:bookmarkEnd w:id="603"/>
      <w:bookmarkEnd w:id="604"/>
      <w:bookmarkEnd w:id="60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6" w:name="_Toc298445765"/>
      <w:bookmarkStart w:id="607" w:name="_Toc298681250"/>
      <w:bookmarkStart w:id="608" w:name="_Toc298447490"/>
      <w:r>
        <w:rPr>
          <w:lang w:val="en-US"/>
        </w:rPr>
        <w:t>Part One</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9"/>
            <w:r w:rsidRPr="007425E1">
              <w:rPr>
                <w:rFonts w:eastAsiaTheme="minorHAnsi"/>
              </w:rPr>
              <w:t>Of the Covenant</w:t>
            </w:r>
            <w:commentRangeEnd w:id="609"/>
            <w:r>
              <w:rPr>
                <w:rStyle w:val="CommentReference"/>
                <w:rFonts w:eastAsiaTheme="minorHAnsi" w:cstheme="minorBidi"/>
                <w:color w:val="auto"/>
                <w:lang w:val="en-CA"/>
              </w:rPr>
              <w:commentReference w:id="60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0"/>
            <w:r>
              <w:rPr>
                <w:rFonts w:eastAsiaTheme="minorHAnsi"/>
              </w:rPr>
              <w:t>sprinkling</w:t>
            </w:r>
            <w:commentRangeEnd w:id="610"/>
            <w:r>
              <w:rPr>
                <w:rStyle w:val="CommentReference"/>
                <w:rFonts w:eastAsiaTheme="minorHAnsi" w:cstheme="minorBidi"/>
                <w:color w:val="auto"/>
                <w:lang w:val="en-CA"/>
              </w:rPr>
              <w:commentReference w:id="610"/>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1"/>
            <w:r>
              <w:rPr>
                <w:rFonts w:eastAsiaTheme="minorHAnsi"/>
              </w:rPr>
              <w:t>dwelt</w:t>
            </w:r>
            <w:commentRangeEnd w:id="611"/>
            <w:r>
              <w:rPr>
                <w:rStyle w:val="CommentReference"/>
                <w:rFonts w:eastAsiaTheme="minorHAnsi" w:cstheme="minorBidi"/>
                <w:color w:val="auto"/>
                <w:lang w:val="en-CA"/>
              </w:rPr>
              <w:commentReference w:id="61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2"/>
            <w:r>
              <w:t xml:space="preserve">Magnify </w:t>
            </w:r>
            <w:commentRangeEnd w:id="612"/>
            <w:r>
              <w:rPr>
                <w:rStyle w:val="CommentReference"/>
                <w:rFonts w:eastAsiaTheme="minorHAnsi" w:cstheme="minorBidi"/>
                <w:color w:val="auto"/>
                <w:lang w:val="en-CA"/>
              </w:rPr>
              <w:commentReference w:id="61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3"/>
            <w:r>
              <w:t xml:space="preserve">obtain </w:t>
            </w:r>
            <w:commentRangeEnd w:id="613"/>
            <w:r>
              <w:rPr>
                <w:rStyle w:val="CommentReference"/>
                <w:rFonts w:eastAsiaTheme="minorHAnsi" w:cstheme="minorBidi"/>
                <w:color w:val="auto"/>
                <w:lang w:val="en-CA"/>
              </w:rPr>
              <w:commentReference w:id="61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4" w:name="_Toc298445766"/>
      <w:bookmarkStart w:id="615" w:name="_Toc298681251"/>
      <w:bookmarkStart w:id="61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4"/>
      <w:bookmarkEnd w:id="615"/>
      <w:bookmarkEnd w:id="61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7"/>
            <w:r>
              <w:rPr>
                <w:rFonts w:eastAsiaTheme="minorHAnsi"/>
              </w:rPr>
              <w:t xml:space="preserve">type </w:t>
            </w:r>
            <w:commentRangeEnd w:id="617"/>
            <w:r>
              <w:rPr>
                <w:rStyle w:val="CommentReference"/>
                <w:rFonts w:eastAsiaTheme="minorHAnsi" w:cstheme="minorBidi"/>
                <w:color w:val="auto"/>
                <w:lang w:val="en-CA"/>
              </w:rPr>
              <w:commentReference w:id="61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8"/>
            <w:r>
              <w:t xml:space="preserve">one </w:t>
            </w:r>
            <w:commentRangeEnd w:id="618"/>
            <w:r>
              <w:rPr>
                <w:rStyle w:val="CommentReference"/>
                <w:rFonts w:eastAsiaTheme="minorHAnsi" w:cstheme="minorBidi"/>
                <w:color w:val="auto"/>
                <w:lang w:val="en-CA"/>
              </w:rPr>
              <w:commentReference w:id="618"/>
            </w:r>
            <w:r>
              <w:t>from two,</w:t>
            </w:r>
          </w:p>
          <w:p w14:paraId="12509199" w14:textId="77777777" w:rsidR="00E35F1F" w:rsidRDefault="00E35F1F" w:rsidP="00E35F1F">
            <w:pPr>
              <w:pStyle w:val="EngHang"/>
            </w:pPr>
            <w:r>
              <w:t xml:space="preserve">A </w:t>
            </w:r>
            <w:commentRangeStart w:id="619"/>
            <w:r>
              <w:t xml:space="preserve">Holy </w:t>
            </w:r>
            <w:commentRangeEnd w:id="619"/>
            <w:r>
              <w:rPr>
                <w:rStyle w:val="CommentReference"/>
                <w:rFonts w:eastAsiaTheme="minorHAnsi" w:cstheme="minorBidi"/>
                <w:color w:val="auto"/>
                <w:lang w:val="en-CA"/>
              </w:rPr>
              <w:commentReference w:id="61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0"/>
            <w:r>
              <w:rPr>
                <w:rFonts w:eastAsiaTheme="minorHAnsi"/>
              </w:rPr>
              <w:t xml:space="preserve">Begotten </w:t>
            </w:r>
            <w:commentRangeEnd w:id="620"/>
            <w:r>
              <w:rPr>
                <w:rStyle w:val="CommentReference"/>
                <w:rFonts w:eastAsiaTheme="minorHAnsi" w:cstheme="minorBidi"/>
                <w:color w:val="auto"/>
                <w:lang w:val="en-CA"/>
              </w:rPr>
              <w:commentReference w:id="620"/>
            </w:r>
            <w:r>
              <w:rPr>
                <w:rFonts w:eastAsiaTheme="minorHAnsi"/>
              </w:rPr>
              <w:t>without seed,</w:t>
            </w:r>
          </w:p>
          <w:p w14:paraId="47914132" w14:textId="77777777" w:rsidR="00E35F1F" w:rsidRDefault="00E35F1F" w:rsidP="00E35F1F">
            <w:pPr>
              <w:pStyle w:val="EngHang"/>
              <w:rPr>
                <w:rFonts w:eastAsiaTheme="minorHAnsi"/>
              </w:rPr>
            </w:pPr>
            <w:commentRangeStart w:id="621"/>
            <w:r>
              <w:rPr>
                <w:rFonts w:eastAsiaTheme="minorHAnsi"/>
              </w:rPr>
              <w:t xml:space="preserve">Consubstantial </w:t>
            </w:r>
            <w:commentRangeEnd w:id="621"/>
            <w:r>
              <w:rPr>
                <w:rStyle w:val="CommentReference"/>
                <w:rFonts w:eastAsiaTheme="minorHAnsi" w:cstheme="minorBidi"/>
                <w:color w:val="auto"/>
                <w:lang w:val="en-CA"/>
              </w:rPr>
              <w:commentReference w:id="62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2"/>
            <w:r>
              <w:rPr>
                <w:rFonts w:eastAsiaTheme="minorHAnsi"/>
              </w:rPr>
              <w:t xml:space="preserve">made one </w:t>
            </w:r>
            <w:commentRangeEnd w:id="622"/>
            <w:r>
              <w:rPr>
                <w:rStyle w:val="CommentReference"/>
                <w:rFonts w:eastAsiaTheme="minorHAnsi" w:cstheme="minorBidi"/>
                <w:color w:val="auto"/>
                <w:lang w:val="en-CA"/>
              </w:rPr>
              <w:commentReference w:id="62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3"/>
            <w:r>
              <w:t xml:space="preserve">The </w:t>
            </w:r>
            <w:commentRangeEnd w:id="623"/>
            <w:r>
              <w:rPr>
                <w:rStyle w:val="CommentReference"/>
                <w:rFonts w:eastAsiaTheme="minorHAnsi" w:cstheme="minorBidi"/>
                <w:color w:val="auto"/>
                <w:lang w:val="en-CA"/>
              </w:rPr>
              <w:commentReference w:id="62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4"/>
            <w:r>
              <w:rPr>
                <w:rFonts w:eastAsiaTheme="minorHAnsi"/>
              </w:rPr>
              <w:t xml:space="preserve">Purple </w:t>
            </w:r>
            <w:commentRangeEnd w:id="624"/>
            <w:r>
              <w:rPr>
                <w:rStyle w:val="CommentReference"/>
                <w:rFonts w:eastAsiaTheme="minorHAnsi" w:cstheme="minorBidi"/>
                <w:color w:val="auto"/>
                <w:lang w:val="en-CA"/>
              </w:rPr>
              <w:commentReference w:id="62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5"/>
            <w:r>
              <w:rPr>
                <w:rFonts w:eastAsiaTheme="minorHAnsi"/>
              </w:rPr>
              <w:t xml:space="preserve">fine </w:t>
            </w:r>
            <w:commentRangeEnd w:id="625"/>
            <w:r>
              <w:rPr>
                <w:rStyle w:val="CommentReference"/>
                <w:rFonts w:eastAsiaTheme="minorHAnsi" w:cstheme="minorBidi"/>
                <w:color w:val="auto"/>
                <w:lang w:val="en-CA"/>
              </w:rPr>
              <w:commentReference w:id="62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6"/>
            <w:r>
              <w:rPr>
                <w:rFonts w:eastAsiaTheme="minorHAnsi"/>
              </w:rPr>
              <w:t xml:space="preserve">wood </w:t>
            </w:r>
            <w:commentRangeEnd w:id="626"/>
            <w:r>
              <w:rPr>
                <w:rStyle w:val="CommentReference"/>
                <w:rFonts w:eastAsiaTheme="minorHAnsi" w:cstheme="minorBidi"/>
                <w:color w:val="auto"/>
                <w:lang w:val="en-CA"/>
              </w:rPr>
              <w:commentReference w:id="62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7"/>
            <w:r>
              <w:t xml:space="preserve">Magnify </w:t>
            </w:r>
            <w:commentRangeEnd w:id="627"/>
            <w:r>
              <w:rPr>
                <w:rStyle w:val="CommentReference"/>
                <w:rFonts w:eastAsiaTheme="minorHAnsi" w:cstheme="minorBidi"/>
                <w:color w:val="auto"/>
                <w:lang w:val="en-CA"/>
              </w:rPr>
              <w:commentReference w:id="62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8"/>
            <w:r>
              <w:t xml:space="preserve">obtain </w:t>
            </w:r>
            <w:commentRangeEnd w:id="628"/>
            <w:r>
              <w:rPr>
                <w:rStyle w:val="CommentReference"/>
                <w:rFonts w:eastAsiaTheme="minorHAnsi" w:cstheme="minorBidi"/>
                <w:color w:val="auto"/>
                <w:lang w:val="en-CA"/>
              </w:rPr>
              <w:commentReference w:id="62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9" w:name="_Toc298445767"/>
      <w:bookmarkStart w:id="630" w:name="_Toc298681252"/>
      <w:bookmarkStart w:id="63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9"/>
      <w:bookmarkEnd w:id="630"/>
      <w:bookmarkEnd w:id="63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2"/>
            <w:r>
              <w:rPr>
                <w:rFonts w:eastAsiaTheme="minorHAnsi"/>
              </w:rPr>
              <w:t>Cherubs</w:t>
            </w:r>
            <w:commentRangeEnd w:id="632"/>
            <w:r>
              <w:rPr>
                <w:rStyle w:val="CommentReference"/>
                <w:rFonts w:eastAsiaTheme="minorHAnsi" w:cstheme="minorBidi"/>
                <w:color w:val="auto"/>
                <w:lang w:val="en-CA"/>
              </w:rPr>
              <w:commentReference w:id="632"/>
            </w:r>
          </w:p>
          <w:p w14:paraId="338C43D3" w14:textId="65EF4612" w:rsidR="00E35F1F" w:rsidRPr="001A0083" w:rsidRDefault="00E35F1F" w:rsidP="00E35F1F">
            <w:pPr>
              <w:pStyle w:val="EngHangEnd"/>
            </w:pPr>
            <w:commentRangeStart w:id="633"/>
            <w:r>
              <w:rPr>
                <w:rFonts w:eastAsiaTheme="minorHAnsi"/>
              </w:rPr>
              <w:t xml:space="preserve">Forged </w:t>
            </w:r>
            <w:commentRangeEnd w:id="633"/>
            <w:r>
              <w:rPr>
                <w:rStyle w:val="CommentReference"/>
                <w:rFonts w:eastAsiaTheme="minorHAnsi" w:cstheme="minorBidi"/>
                <w:color w:val="auto"/>
                <w:lang w:val="en-CA"/>
              </w:rPr>
              <w:commentReference w:id="63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4"/>
            <w:r>
              <w:t xml:space="preserve">Always </w:t>
            </w:r>
            <w:commentRangeEnd w:id="634"/>
            <w:r>
              <w:rPr>
                <w:rStyle w:val="CommentReference"/>
                <w:rFonts w:eastAsiaTheme="minorHAnsi" w:cstheme="minorBidi"/>
                <w:color w:val="auto"/>
                <w:lang w:val="en-CA"/>
              </w:rPr>
              <w:commentReference w:id="63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5"/>
            <w:r>
              <w:rPr>
                <w:rFonts w:eastAsiaTheme="minorHAnsi"/>
              </w:rPr>
              <w:t xml:space="preserve">Overshadowed </w:t>
            </w:r>
            <w:commentRangeEnd w:id="635"/>
            <w:r>
              <w:rPr>
                <w:rStyle w:val="CommentReference"/>
                <w:rFonts w:eastAsiaTheme="minorHAnsi" w:cstheme="minorBidi"/>
                <w:color w:val="auto"/>
                <w:lang w:val="en-CA"/>
              </w:rPr>
              <w:commentReference w:id="63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6"/>
            <w:r>
              <w:rPr>
                <w:rFonts w:eastAsiaTheme="minorHAnsi"/>
              </w:rPr>
              <w:t xml:space="preserve">sin </w:t>
            </w:r>
            <w:commentRangeEnd w:id="636"/>
            <w:r>
              <w:rPr>
                <w:rStyle w:val="CommentReference"/>
                <w:rFonts w:eastAsiaTheme="minorHAnsi" w:cstheme="minorBidi"/>
                <w:color w:val="auto"/>
                <w:lang w:val="en-CA"/>
              </w:rPr>
              <w:commentReference w:id="63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7"/>
            <w:r>
              <w:t xml:space="preserve">Magnify </w:t>
            </w:r>
            <w:commentRangeEnd w:id="637"/>
            <w:r>
              <w:rPr>
                <w:rStyle w:val="CommentReference"/>
                <w:rFonts w:eastAsiaTheme="minorHAnsi" w:cstheme="minorBidi"/>
                <w:color w:val="auto"/>
                <w:lang w:val="en-CA"/>
              </w:rPr>
              <w:commentReference w:id="63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8"/>
            <w:r>
              <w:t xml:space="preserve">obtain </w:t>
            </w:r>
            <w:commentRangeEnd w:id="638"/>
            <w:r>
              <w:rPr>
                <w:rStyle w:val="CommentReference"/>
                <w:rFonts w:eastAsiaTheme="minorHAnsi" w:cstheme="minorBidi"/>
                <w:color w:val="auto"/>
                <w:lang w:val="en-CA"/>
              </w:rPr>
              <w:commentReference w:id="63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9" w:name="_Toc298445768"/>
      <w:bookmarkStart w:id="640" w:name="_Toc298681253"/>
      <w:bookmarkStart w:id="64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9"/>
      <w:bookmarkEnd w:id="640"/>
      <w:bookmarkEnd w:id="64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2"/>
            <w:r>
              <w:t xml:space="preserve">you </w:t>
            </w:r>
            <w:commentRangeEnd w:id="642"/>
            <w:r>
              <w:rPr>
                <w:rStyle w:val="CommentReference"/>
                <w:rFonts w:eastAsiaTheme="minorHAnsi" w:cstheme="minorBidi"/>
                <w:color w:val="auto"/>
                <w:lang w:val="en-CA"/>
              </w:rPr>
              <w:commentReference w:id="64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3"/>
            <w:r>
              <w:rPr>
                <w:rFonts w:eastAsiaTheme="minorHAnsi"/>
              </w:rPr>
              <w:t xml:space="preserve">for </w:t>
            </w:r>
            <w:commentRangeEnd w:id="643"/>
            <w:r>
              <w:rPr>
                <w:rStyle w:val="CommentReference"/>
                <w:rFonts w:eastAsiaTheme="minorHAnsi" w:cstheme="minorBidi"/>
                <w:color w:val="auto"/>
                <w:lang w:val="en-CA"/>
              </w:rPr>
              <w:commentReference w:id="64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6" w:name="_Toc298445769"/>
      <w:bookmarkStart w:id="647" w:name="_Toc298681254"/>
      <w:bookmarkStart w:id="64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9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6"/>
      <w:bookmarkEnd w:id="647"/>
      <w:bookmarkEnd w:id="64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9"/>
            <w:r w:rsidR="00E35F1F">
              <w:rPr>
                <w:rFonts w:eastAsiaTheme="minorHAnsi"/>
              </w:rPr>
              <w:t xml:space="preserve">burning </w:t>
            </w:r>
            <w:commentRangeEnd w:id="649"/>
            <w:r w:rsidR="00E35F1F">
              <w:rPr>
                <w:rStyle w:val="CommentReference"/>
                <w:rFonts w:eastAsiaTheme="minorHAnsi" w:cstheme="minorBidi"/>
                <w:color w:val="auto"/>
                <w:lang w:val="en-CA"/>
              </w:rPr>
              <w:commentReference w:id="64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0"/>
            <w:r>
              <w:rPr>
                <w:rFonts w:eastAsiaTheme="minorHAnsi"/>
              </w:rPr>
              <w:t>manifestation</w:t>
            </w:r>
            <w:commentRangeEnd w:id="650"/>
            <w:r>
              <w:rPr>
                <w:rStyle w:val="CommentReference"/>
                <w:rFonts w:eastAsiaTheme="minorHAnsi" w:cstheme="minorBidi"/>
                <w:color w:val="auto"/>
                <w:lang w:val="en-CA"/>
              </w:rPr>
              <w:commentReference w:id="65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1"/>
            <w:r>
              <w:rPr>
                <w:rFonts w:eastAsiaTheme="minorHAnsi"/>
              </w:rPr>
              <w:t xml:space="preserve">carried </w:t>
            </w:r>
            <w:commentRangeEnd w:id="651"/>
            <w:r>
              <w:rPr>
                <w:rStyle w:val="CommentReference"/>
                <w:rFonts w:eastAsiaTheme="minorHAnsi" w:cstheme="minorBidi"/>
                <w:color w:val="auto"/>
                <w:lang w:val="en-CA"/>
              </w:rPr>
              <w:commentReference w:id="65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2"/>
            <w:r>
              <w:rPr>
                <w:rFonts w:eastAsiaTheme="minorHAnsi"/>
              </w:rPr>
              <w:t xml:space="preserve">Gives light to </w:t>
            </w:r>
            <w:commentRangeEnd w:id="652"/>
            <w:r>
              <w:rPr>
                <w:rStyle w:val="CommentReference"/>
                <w:rFonts w:eastAsiaTheme="minorHAnsi" w:cstheme="minorBidi"/>
                <w:color w:val="auto"/>
                <w:lang w:val="en-CA"/>
              </w:rPr>
              <w:commentReference w:id="65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5" w:name="_Toc298445770"/>
      <w:bookmarkStart w:id="656" w:name="_Toc298681255"/>
      <w:bookmarkStart w:id="65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5"/>
      <w:bookmarkEnd w:id="656"/>
      <w:bookmarkEnd w:id="65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8"/>
            <w:r>
              <w:rPr>
                <w:rStyle w:val="CommentReference"/>
                <w:rFonts w:eastAsiaTheme="minorHAnsi" w:cstheme="minorBidi"/>
                <w:color w:val="auto"/>
                <w:lang w:val="en-CA"/>
              </w:rPr>
              <w:commentReference w:id="65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9"/>
            <w:r>
              <w:rPr>
                <w:rFonts w:eastAsiaTheme="minorHAnsi"/>
              </w:rPr>
              <w:t xml:space="preserve">Upon </w:t>
            </w:r>
            <w:commentRangeEnd w:id="659"/>
            <w:r>
              <w:rPr>
                <w:rStyle w:val="CommentReference"/>
                <w:rFonts w:eastAsiaTheme="minorHAnsi" w:cstheme="minorBidi"/>
                <w:color w:val="auto"/>
                <w:lang w:val="en-CA"/>
              </w:rPr>
              <w:commentReference w:id="65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0"/>
            <w:r>
              <w:t xml:space="preserve">Magnify </w:t>
            </w:r>
            <w:commentRangeEnd w:id="660"/>
            <w:r>
              <w:rPr>
                <w:rStyle w:val="CommentReference"/>
                <w:rFonts w:eastAsiaTheme="minorHAnsi" w:cstheme="minorBidi"/>
                <w:color w:val="auto"/>
                <w:lang w:val="en-CA"/>
              </w:rPr>
              <w:commentReference w:id="66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1"/>
            <w:r>
              <w:t xml:space="preserve">obtain </w:t>
            </w:r>
            <w:commentRangeEnd w:id="661"/>
            <w:r>
              <w:rPr>
                <w:rStyle w:val="CommentReference"/>
                <w:rFonts w:eastAsiaTheme="minorHAnsi" w:cstheme="minorBidi"/>
                <w:color w:val="auto"/>
                <w:lang w:val="en-CA"/>
              </w:rPr>
              <w:commentReference w:id="66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2" w:name="_Toc298445771"/>
      <w:bookmarkStart w:id="663" w:name="_Toc298681256"/>
      <w:bookmarkStart w:id="664" w:name="_Toc298447496"/>
      <w:bookmarkStart w:id="665" w:name="_Ref299211949"/>
      <w:r>
        <w:t>The Gospel According the St. Luke</w:t>
      </w:r>
      <w:bookmarkEnd w:id="662"/>
      <w:bookmarkEnd w:id="663"/>
      <w:bookmarkEnd w:id="664"/>
      <w:bookmarkEnd w:id="66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6" w:name="_Toc298445772"/>
      <w:bookmarkStart w:id="667" w:name="_Toc298681257"/>
      <w:bookmarkStart w:id="668" w:name="_Toc298447497"/>
      <w:r>
        <w:t xml:space="preserve">Part </w:t>
      </w:r>
      <w:bookmarkEnd w:id="666"/>
      <w:bookmarkEnd w:id="667"/>
      <w:bookmarkEnd w:id="66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9"/>
            <w:r>
              <w:rPr>
                <w:rFonts w:eastAsiaTheme="minorHAnsi"/>
              </w:rPr>
              <w:t>truth</w:t>
            </w:r>
            <w:commentRangeEnd w:id="669"/>
            <w:r>
              <w:rPr>
                <w:rStyle w:val="CommentReference"/>
                <w:rFonts w:eastAsiaTheme="minorHAnsi" w:cstheme="minorBidi"/>
                <w:color w:val="auto"/>
                <w:lang w:val="en-CA"/>
              </w:rPr>
              <w:commentReference w:id="66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0"/>
            <w:r>
              <w:rPr>
                <w:rFonts w:eastAsiaTheme="minorHAnsi"/>
              </w:rPr>
              <w:t xml:space="preserve">a </w:t>
            </w:r>
            <w:commentRangeEnd w:id="670"/>
            <w:r>
              <w:rPr>
                <w:rStyle w:val="CommentReference"/>
                <w:rFonts w:eastAsiaTheme="minorHAnsi" w:cstheme="minorBidi"/>
                <w:color w:val="auto"/>
                <w:lang w:val="en-CA"/>
              </w:rPr>
              <w:commentReference w:id="67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1"/>
            <w:r>
              <w:rPr>
                <w:rFonts w:eastAsiaTheme="minorHAnsi"/>
              </w:rPr>
              <w:t xml:space="preserve">holy </w:t>
            </w:r>
            <w:commentRangeEnd w:id="671"/>
            <w:r>
              <w:rPr>
                <w:rStyle w:val="CommentReference"/>
                <w:rFonts w:eastAsiaTheme="minorHAnsi" w:cstheme="minorBidi"/>
                <w:color w:val="auto"/>
                <w:lang w:val="en-CA"/>
              </w:rPr>
              <w:commentReference w:id="67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2"/>
            <w:r>
              <w:rPr>
                <w:rFonts w:eastAsiaTheme="minorHAnsi"/>
              </w:rPr>
              <w:t xml:space="preserve">abode </w:t>
            </w:r>
            <w:commentRangeEnd w:id="672"/>
            <w:r>
              <w:rPr>
                <w:rStyle w:val="CommentReference"/>
                <w:rFonts w:eastAsiaTheme="minorHAnsi" w:cstheme="minorBidi"/>
                <w:color w:val="auto"/>
                <w:lang w:val="en-CA"/>
              </w:rPr>
              <w:commentReference w:id="67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3"/>
            <w:r>
              <w:t xml:space="preserve">Magnify </w:t>
            </w:r>
            <w:commentRangeEnd w:id="673"/>
            <w:r>
              <w:rPr>
                <w:rStyle w:val="CommentReference"/>
                <w:rFonts w:eastAsiaTheme="minorHAnsi" w:cstheme="minorBidi"/>
                <w:color w:val="auto"/>
                <w:lang w:val="en-CA"/>
              </w:rPr>
              <w:commentReference w:id="67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4"/>
            <w:r>
              <w:t xml:space="preserve">obtain </w:t>
            </w:r>
            <w:commentRangeEnd w:id="674"/>
            <w:r>
              <w:rPr>
                <w:rStyle w:val="CommentReference"/>
                <w:rFonts w:eastAsiaTheme="minorHAnsi" w:cstheme="minorBidi"/>
                <w:color w:val="auto"/>
                <w:lang w:val="en-CA"/>
              </w:rPr>
              <w:commentReference w:id="67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5" w:name="_Toc298445773"/>
      <w:bookmarkStart w:id="676" w:name="_Toc298681258"/>
      <w:bookmarkStart w:id="677" w:name="_Toc298447498"/>
      <w:r>
        <w:t>Part Seven (Modern Part Eight)</w:t>
      </w:r>
      <w:bookmarkEnd w:id="675"/>
      <w:bookmarkEnd w:id="676"/>
      <w:bookmarkEnd w:id="67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8"/>
            <w:r>
              <w:rPr>
                <w:rFonts w:eastAsiaTheme="minorHAnsi"/>
              </w:rPr>
              <w:t>O Lord of all.</w:t>
            </w:r>
            <w:commentRangeEnd w:id="678"/>
            <w:r>
              <w:rPr>
                <w:rStyle w:val="CommentReference"/>
                <w:rFonts w:eastAsiaTheme="minorHAnsi" w:cstheme="minorBidi"/>
                <w:color w:val="auto"/>
                <w:lang w:val="en-CA"/>
              </w:rPr>
              <w:commentReference w:id="67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9"/>
            <w:r>
              <w:rPr>
                <w:rFonts w:eastAsiaTheme="minorHAnsi"/>
              </w:rPr>
              <w:t>The True One who came</w:t>
            </w:r>
            <w:commentRangeEnd w:id="679"/>
            <w:r>
              <w:rPr>
                <w:rStyle w:val="CommentReference"/>
                <w:rFonts w:eastAsiaTheme="minorHAnsi" w:cstheme="minorBidi"/>
                <w:color w:val="auto"/>
                <w:lang w:val="en-CA"/>
              </w:rPr>
              <w:commentReference w:id="67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0"/>
            <w:r>
              <w:rPr>
                <w:rFonts w:eastAsiaTheme="minorHAnsi"/>
              </w:rPr>
              <w:t>And perfect rejoicing.</w:t>
            </w:r>
            <w:commentRangeEnd w:id="680"/>
            <w:r>
              <w:rPr>
                <w:rStyle w:val="CommentReference"/>
                <w:rFonts w:eastAsiaTheme="minorHAnsi" w:cstheme="minorBidi"/>
                <w:color w:val="auto"/>
                <w:lang w:val="en-CA"/>
              </w:rPr>
              <w:commentReference w:id="68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1"/>
            <w:r>
              <w:rPr>
                <w:rFonts w:eastAsiaTheme="minorHAnsi"/>
              </w:rPr>
              <w:t>about</w:t>
            </w:r>
            <w:commentRangeEnd w:id="681"/>
            <w:r>
              <w:rPr>
                <w:rStyle w:val="CommentReference"/>
                <w:rFonts w:eastAsiaTheme="minorHAnsi" w:cstheme="minorBidi"/>
                <w:color w:val="auto"/>
                <w:lang w:val="en-CA"/>
              </w:rPr>
              <w:commentReference w:id="68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2"/>
            <w:r>
              <w:rPr>
                <w:rFonts w:eastAsiaTheme="minorHAnsi"/>
              </w:rPr>
              <w:t>proclaim</w:t>
            </w:r>
            <w:commentRangeEnd w:id="682"/>
            <w:r>
              <w:rPr>
                <w:rStyle w:val="CommentReference"/>
                <w:rFonts w:eastAsiaTheme="minorHAnsi" w:cstheme="minorBidi"/>
                <w:color w:val="auto"/>
                <w:lang w:val="en-CA"/>
              </w:rPr>
              <w:commentReference w:id="68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3"/>
            <w:r w:rsidR="00E35F1F">
              <w:t>generations</w:t>
            </w:r>
            <w:commentRangeEnd w:id="683"/>
            <w:r w:rsidR="00E35F1F">
              <w:rPr>
                <w:rStyle w:val="CommentReference"/>
                <w:rFonts w:eastAsiaTheme="minorHAnsi" w:cstheme="minorBidi"/>
                <w:color w:val="auto"/>
                <w:lang w:val="en-CA"/>
              </w:rPr>
              <w:commentReference w:id="68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4"/>
            <w:r w:rsidR="00E35F1F">
              <w:t xml:space="preserve">just </w:t>
            </w:r>
            <w:commentRangeEnd w:id="684"/>
            <w:r w:rsidR="00E35F1F">
              <w:rPr>
                <w:rStyle w:val="CommentReference"/>
                <w:rFonts w:eastAsiaTheme="minorHAnsi" w:cstheme="minorBidi"/>
                <w:color w:val="auto"/>
                <w:lang w:val="en-CA"/>
              </w:rPr>
              <w:commentReference w:id="68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5"/>
            <w:r w:rsidR="00E35F1F">
              <w:t xml:space="preserve">chaste </w:t>
            </w:r>
            <w:commentRangeEnd w:id="685"/>
            <w:r w:rsidR="00E35F1F">
              <w:rPr>
                <w:rStyle w:val="CommentReference"/>
                <w:rFonts w:eastAsiaTheme="minorHAnsi" w:cstheme="minorBidi"/>
                <w:color w:val="auto"/>
                <w:lang w:val="en-CA"/>
              </w:rPr>
              <w:commentReference w:id="68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6"/>
            <w:r w:rsidR="00E35F1F">
              <w:t>Isaac</w:t>
            </w:r>
            <w:commentRangeEnd w:id="686"/>
            <w:r w:rsidR="00E35F1F">
              <w:rPr>
                <w:rStyle w:val="CommentReference"/>
                <w:rFonts w:eastAsiaTheme="minorHAnsi" w:cstheme="minorBidi"/>
                <w:color w:val="auto"/>
                <w:lang w:val="en-CA"/>
              </w:rPr>
              <w:commentReference w:id="68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7"/>
            <w:r w:rsidR="00E35F1F">
              <w:t>myriads of myriads.</w:t>
            </w:r>
            <w:commentRangeEnd w:id="687"/>
            <w:r w:rsidR="00E35F1F">
              <w:rPr>
                <w:rStyle w:val="CommentReference"/>
                <w:rFonts w:eastAsiaTheme="minorHAnsi" w:cstheme="minorBidi"/>
                <w:color w:val="auto"/>
                <w:lang w:val="en-CA"/>
              </w:rPr>
              <w:commentReference w:id="68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8"/>
            <w:r w:rsidR="00E35F1F">
              <w:t>Master</w:t>
            </w:r>
            <w:commentRangeEnd w:id="688"/>
            <w:r w:rsidR="00E35F1F">
              <w:rPr>
                <w:rStyle w:val="CommentReference"/>
                <w:rFonts w:eastAsiaTheme="minorHAnsi" w:cstheme="minorBidi"/>
                <w:color w:val="auto"/>
                <w:lang w:val="en-CA"/>
              </w:rPr>
              <w:commentReference w:id="68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9"/>
            <w:r w:rsidR="00E35F1F">
              <w:t xml:space="preserve">honour </w:t>
            </w:r>
            <w:commentRangeEnd w:id="689"/>
            <w:r w:rsidR="00E35F1F">
              <w:rPr>
                <w:rStyle w:val="CommentReference"/>
                <w:rFonts w:eastAsiaTheme="minorHAnsi" w:cstheme="minorBidi"/>
                <w:color w:val="auto"/>
                <w:lang w:val="en-CA"/>
              </w:rPr>
              <w:commentReference w:id="68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spouse </w:t>
            </w:r>
            <w:commentRangeEnd w:id="690"/>
            <w:r w:rsidR="00E35F1F">
              <w:rPr>
                <w:rStyle w:val="CommentReference"/>
                <w:rFonts w:eastAsiaTheme="minorHAnsi" w:cstheme="minorBidi"/>
                <w:color w:val="auto"/>
                <w:lang w:val="en-CA"/>
              </w:rPr>
              <w:commentReference w:id="69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health </w:t>
            </w:r>
            <w:commentRangeEnd w:id="691"/>
            <w:r w:rsidR="00E35F1F">
              <w:rPr>
                <w:rStyle w:val="CommentReference"/>
                <w:rFonts w:eastAsiaTheme="minorHAnsi" w:cstheme="minorBidi"/>
                <w:color w:val="auto"/>
                <w:lang w:val="en-CA"/>
              </w:rPr>
              <w:commentReference w:id="69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2"/>
            <w:r>
              <w:t>indescribable</w:t>
            </w:r>
            <w:commentRangeEnd w:id="692"/>
            <w:r>
              <w:rPr>
                <w:rStyle w:val="CommentReference"/>
                <w:rFonts w:eastAsiaTheme="minorHAnsi" w:cstheme="minorBidi"/>
                <w:color w:val="auto"/>
                <w:lang w:val="en-CA"/>
              </w:rPr>
              <w:commentReference w:id="69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3"/>
            <w:r>
              <w:t>Without mingling of substance</w:t>
            </w:r>
            <w:commentRangeEnd w:id="693"/>
            <w:r>
              <w:rPr>
                <w:rStyle w:val="CommentReference"/>
                <w:rFonts w:eastAsiaTheme="minorHAnsi" w:cstheme="minorBidi"/>
                <w:color w:val="auto"/>
                <w:lang w:val="en-CA"/>
              </w:rPr>
              <w:commentReference w:id="69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4"/>
            <w:r>
              <w:t xml:space="preserve">intercede </w:t>
            </w:r>
            <w:commentRangeEnd w:id="694"/>
            <w:r>
              <w:rPr>
                <w:rStyle w:val="CommentReference"/>
                <w:rFonts w:eastAsiaTheme="minorHAnsi" w:cstheme="minorBidi"/>
                <w:color w:val="auto"/>
                <w:lang w:val="en-CA"/>
              </w:rPr>
              <w:commentReference w:id="694"/>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5" w:name="_Toc298445774"/>
      <w:bookmarkStart w:id="696" w:name="_Toc298681259"/>
      <w:bookmarkStart w:id="697" w:name="_Toc298447499"/>
      <w:r>
        <w:t>Part Nine</w:t>
      </w:r>
      <w:bookmarkEnd w:id="695"/>
      <w:bookmarkEnd w:id="696"/>
      <w:bookmarkEnd w:id="697"/>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58FA1D84" w:rsidR="00E35F1F" w:rsidRDefault="00E35F1F" w:rsidP="00E35F1F">
      <w:pPr>
        <w:pStyle w:val="Rubric"/>
      </w:pPr>
      <w:r>
        <w:t xml:space="preserve">On non-Sundays, return to the Second Canticle on Page </w:t>
      </w:r>
      <w:r w:rsidR="00464893">
        <w:fldChar w:fldCharType="begin"/>
      </w:r>
      <w:r w:rsidR="00464893">
        <w:instrText xml:space="preserve"> PAGEREF _Ref297493889 </w:instrText>
      </w:r>
      <w:r w:rsidR="00464893">
        <w:fldChar w:fldCharType="separate"/>
      </w:r>
      <w:r w:rsidR="000C0A06">
        <w:rPr>
          <w:noProof/>
        </w:rPr>
        <w:t>341</w:t>
      </w:r>
      <w:r w:rsidR="00464893">
        <w:rPr>
          <w:noProof/>
        </w:rPr>
        <w:fldChar w:fldCharType="end"/>
      </w:r>
      <w:r>
        <w:t>.</w:t>
      </w:r>
    </w:p>
    <w:p w14:paraId="7308305D" w14:textId="77777777" w:rsidR="00E35F1F" w:rsidRDefault="00E35F1F" w:rsidP="00E35F1F">
      <w:pPr>
        <w:pStyle w:val="Heading6"/>
      </w:pPr>
      <w:bookmarkStart w:id="698" w:name="_Toc298445775"/>
      <w:bookmarkStart w:id="699" w:name="_Toc298681260"/>
      <w:bookmarkStart w:id="700" w:name="_Toc298447500"/>
      <w:r>
        <w:t>Part Ten</w:t>
      </w:r>
      <w:bookmarkEnd w:id="698"/>
      <w:bookmarkEnd w:id="699"/>
      <w:bookmarkEnd w:id="700"/>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1"/>
            <w:r>
              <w:t>honoured</w:t>
            </w:r>
            <w:r w:rsidRPr="007425E1">
              <w:t xml:space="preserve"> </w:t>
            </w:r>
            <w:commentRangeEnd w:id="701"/>
            <w:r>
              <w:rPr>
                <w:rStyle w:val="CommentReference"/>
                <w:rFonts w:eastAsiaTheme="minorHAnsi" w:cstheme="minorBidi"/>
                <w:color w:val="auto"/>
                <w:lang w:val="en-CA"/>
              </w:rPr>
              <w:commentReference w:id="701"/>
            </w:r>
            <w:commentRangeStart w:id="702"/>
            <w:r w:rsidRPr="007425E1">
              <w:t xml:space="preserve">more </w:t>
            </w:r>
            <w:commentRangeEnd w:id="702"/>
            <w:r>
              <w:rPr>
                <w:rStyle w:val="CommentReference"/>
                <w:rFonts w:eastAsiaTheme="minorHAnsi" w:cstheme="minorBidi"/>
                <w:color w:val="auto"/>
                <w:lang w:val="en-CA"/>
              </w:rPr>
              <w:commentReference w:id="702"/>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3"/>
            <w:r w:rsidRPr="007425E1">
              <w:t>means</w:t>
            </w:r>
            <w:commentRangeEnd w:id="703"/>
            <w:r>
              <w:rPr>
                <w:rStyle w:val="CommentReference"/>
                <w:rFonts w:eastAsiaTheme="minorHAnsi" w:cstheme="minorBidi"/>
                <w:color w:val="auto"/>
                <w:lang w:val="en-CA"/>
              </w:rPr>
              <w:commentReference w:id="703"/>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4" w:name="_Toc298445776"/>
      <w:bookmarkStart w:id="705" w:name="_Toc298681261"/>
      <w:bookmarkStart w:id="706" w:name="_Toc298447501"/>
      <w:r w:rsidRPr="00D24FE1">
        <w:t>Part</w:t>
      </w:r>
      <w:r>
        <w:t xml:space="preserve"> Eleven</w:t>
      </w:r>
      <w:bookmarkEnd w:id="704"/>
      <w:bookmarkEnd w:id="705"/>
      <w:bookmarkEnd w:id="706"/>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7" w:name="_Toc298445777"/>
      <w:bookmarkStart w:id="708" w:name="_Toc298681262"/>
      <w:bookmarkStart w:id="709" w:name="_Toc298447502"/>
      <w:r>
        <w:lastRenderedPageBreak/>
        <w:t>Part Twelve</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0"/>
            <w:r w:rsidRPr="007425E1">
              <w:t>heaven</w:t>
            </w:r>
            <w:commentRangeEnd w:id="710"/>
            <w:r>
              <w:rPr>
                <w:rStyle w:val="CommentReference"/>
                <w:rFonts w:eastAsiaTheme="minorHAnsi" w:cstheme="minorBidi"/>
                <w:color w:val="auto"/>
                <w:lang w:val="en-CA"/>
              </w:rPr>
              <w:commentReference w:id="710"/>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1"/>
            <w:r w:rsidRPr="007425E1">
              <w:t xml:space="preserve">true </w:t>
            </w:r>
            <w:commentRangeEnd w:id="711"/>
            <w:r>
              <w:rPr>
                <w:rStyle w:val="CommentReference"/>
                <w:rFonts w:eastAsiaTheme="minorHAnsi" w:cstheme="minorBidi"/>
                <w:color w:val="auto"/>
                <w:lang w:val="en-CA"/>
              </w:rPr>
              <w:commentReference w:id="711"/>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2" w:name="_Toc298445778"/>
      <w:bookmarkStart w:id="713" w:name="_Toc298681263"/>
      <w:bookmarkStart w:id="714" w:name="_Toc298447503"/>
      <w:r>
        <w:t>Part Thirteen</w:t>
      </w:r>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5"/>
            <w:r>
              <w:rPr>
                <w:rFonts w:eastAsiaTheme="minorHAnsi"/>
              </w:rPr>
              <w:t xml:space="preserve">Virgin Mary </w:t>
            </w:r>
            <w:commentRangeEnd w:id="715"/>
            <w:r>
              <w:rPr>
                <w:rStyle w:val="CommentReference"/>
                <w:rFonts w:eastAsiaTheme="minorHAnsi" w:cstheme="minorBidi"/>
                <w:color w:val="auto"/>
                <w:lang w:val="en-CA"/>
              </w:rPr>
              <w:commentReference w:id="715"/>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6"/>
            <w:r w:rsidRPr="007425E1">
              <w:t>And the Cherubic,</w:t>
            </w:r>
          </w:p>
          <w:p w14:paraId="317A08CE" w14:textId="77777777" w:rsidR="00E35F1F" w:rsidRPr="001A0083" w:rsidRDefault="00E35F1F" w:rsidP="00E35F1F">
            <w:pPr>
              <w:pStyle w:val="EngHangEnd"/>
            </w:pPr>
            <w:r>
              <w:t>Mercy Seat</w:t>
            </w:r>
            <w:commentRangeEnd w:id="716"/>
            <w:r>
              <w:t>.</w:t>
            </w:r>
            <w:r>
              <w:rPr>
                <w:rStyle w:val="CommentReference"/>
                <w:rFonts w:eastAsiaTheme="minorHAnsi" w:cstheme="minorBidi"/>
                <w:color w:val="auto"/>
                <w:lang w:val="en-CA"/>
              </w:rPr>
              <w:commentReference w:id="716"/>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7"/>
            <w:r w:rsidRPr="007425E1">
              <w:t>pot</w:t>
            </w:r>
            <w:commentRangeEnd w:id="717"/>
            <w:r>
              <w:rPr>
                <w:rStyle w:val="CommentReference"/>
                <w:rFonts w:eastAsiaTheme="minorHAnsi" w:cstheme="minorBidi"/>
                <w:color w:val="auto"/>
                <w:lang w:val="en-CA"/>
              </w:rPr>
              <w:commentReference w:id="717"/>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8"/>
            <w:r w:rsidRPr="007425E1">
              <w:t>l</w:t>
            </w:r>
            <w:r>
              <w:t>ampstand</w:t>
            </w:r>
            <w:commentRangeEnd w:id="718"/>
            <w:r>
              <w:rPr>
                <w:rStyle w:val="CommentReference"/>
                <w:rFonts w:eastAsiaTheme="minorHAnsi" w:cstheme="minorBidi"/>
                <w:color w:val="auto"/>
                <w:lang w:val="en-CA"/>
              </w:rPr>
              <w:commentReference w:id="718"/>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9" w:name="_Toc298445779"/>
      <w:bookmarkStart w:id="720" w:name="_Toc298681264"/>
      <w:bookmarkStart w:id="721" w:name="_Toc298447504"/>
      <w:r>
        <w:lastRenderedPageBreak/>
        <w:t>Part Fourteen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2"/>
            <w:r w:rsidRPr="007425E1">
              <w:t>t</w:t>
            </w:r>
            <w:commentRangeEnd w:id="722"/>
            <w:r>
              <w:rPr>
                <w:rStyle w:val="CommentReference"/>
                <w:rFonts w:eastAsiaTheme="minorHAnsi" w:cstheme="minorBidi"/>
                <w:color w:val="auto"/>
                <w:lang w:val="en-CA"/>
              </w:rPr>
              <w:commentReference w:id="722"/>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3"/>
            <w:r>
              <w:t xml:space="preserve">The </w:t>
            </w:r>
            <w:commentRangeEnd w:id="723"/>
            <w:r>
              <w:rPr>
                <w:rStyle w:val="CommentReference"/>
                <w:rFonts w:eastAsiaTheme="minorHAnsi" w:cstheme="minorBidi"/>
                <w:color w:val="auto"/>
                <w:lang w:val="en-CA"/>
              </w:rPr>
              <w:commentReference w:id="723"/>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4"/>
            <w:r w:rsidRPr="007425E1">
              <w:t xml:space="preserve">And </w:t>
            </w:r>
            <w:commentRangeEnd w:id="724"/>
            <w:r>
              <w:rPr>
                <w:rStyle w:val="CommentReference"/>
                <w:rFonts w:eastAsiaTheme="minorHAnsi" w:cstheme="minorBidi"/>
                <w:color w:val="auto"/>
                <w:lang w:val="en-CA"/>
              </w:rPr>
              <w:commentReference w:id="724"/>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5" w:name="_Toc298445780"/>
      <w:bookmarkStart w:id="726" w:name="_Toc298681265"/>
      <w:bookmarkStart w:id="727" w:name="_Toc298447505"/>
      <w:r>
        <w:t>Part Fifteen</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8"/>
            <w:r>
              <w:t>Which</w:t>
            </w:r>
            <w:r w:rsidRPr="007425E1">
              <w:t xml:space="preserve"> </w:t>
            </w:r>
            <w:commentRangeEnd w:id="728"/>
            <w:r>
              <w:rPr>
                <w:rStyle w:val="CommentReference"/>
                <w:rFonts w:eastAsiaTheme="minorHAnsi" w:cstheme="minorBidi"/>
                <w:color w:val="auto"/>
                <w:lang w:val="en-CA"/>
              </w:rPr>
              <w:commentReference w:id="728"/>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9"/>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9"/>
            <w:r>
              <w:rPr>
                <w:rStyle w:val="CommentReference"/>
                <w:rFonts w:ascii="Garamond" w:hAnsi="Garamond" w:cstheme="minorBidi"/>
                <w:noProof w:val="0"/>
                <w:lang w:val="en-CA"/>
              </w:rPr>
              <w:commentReference w:id="729"/>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0"/>
            <w:r w:rsidRPr="007425E1">
              <w:t>savour</w:t>
            </w:r>
            <w:commentRangeEnd w:id="730"/>
            <w:r>
              <w:rPr>
                <w:rStyle w:val="CommentReference"/>
                <w:rFonts w:eastAsiaTheme="minorHAnsi" w:cstheme="minorBidi"/>
                <w:color w:val="auto"/>
                <w:lang w:val="en-CA"/>
              </w:rPr>
              <w:commentReference w:id="730"/>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1"/>
            <w:r w:rsidRPr="007425E1">
              <w:t>estate</w:t>
            </w:r>
            <w:commentRangeEnd w:id="731"/>
            <w:r>
              <w:rPr>
                <w:rStyle w:val="CommentReference"/>
                <w:rFonts w:eastAsiaTheme="minorHAnsi" w:cstheme="minorBidi"/>
                <w:color w:val="auto"/>
                <w:lang w:val="en-CA"/>
              </w:rPr>
              <w:commentReference w:id="731"/>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2" w:name="_Toc298445781"/>
      <w:bookmarkStart w:id="733" w:name="_Toc298681266"/>
      <w:bookmarkStart w:id="734" w:name="_Toc298447506"/>
      <w:r>
        <w:rPr>
          <w:lang w:val="en-GB"/>
        </w:rPr>
        <w:lastRenderedPageBreak/>
        <w:t>Part Sixteen</w:t>
      </w:r>
      <w:bookmarkEnd w:id="732"/>
      <w:bookmarkEnd w:id="733"/>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5" w:name="_Toc298445782"/>
      <w:bookmarkStart w:id="736" w:name="_Toc298681267"/>
      <w:bookmarkStart w:id="737" w:name="_Toc298447507"/>
      <w:r w:rsidRPr="00D24FE1">
        <w:t>Part</w:t>
      </w:r>
      <w:r>
        <w:t xml:space="preserve"> Seventeen</w:t>
      </w:r>
      <w:bookmarkEnd w:id="735"/>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8" w:name="_Toc298445783"/>
      <w:bookmarkStart w:id="739" w:name="_Toc298681268"/>
      <w:bookmarkStart w:id="740" w:name="_Toc298447508"/>
      <w:r>
        <w:t>Part Eighteen</w:t>
      </w:r>
      <w:bookmarkEnd w:id="738"/>
      <w:bookmarkEnd w:id="739"/>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1"/>
            <w:r>
              <w:t>care</w:t>
            </w:r>
            <w:commentRangeEnd w:id="741"/>
            <w:r>
              <w:rPr>
                <w:rStyle w:val="CommentReference"/>
                <w:rFonts w:eastAsiaTheme="minorHAnsi" w:cstheme="minorBidi"/>
                <w:color w:val="auto"/>
                <w:lang w:val="en-CA"/>
              </w:rPr>
              <w:commentReference w:id="741"/>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2"/>
            <w:r w:rsidRPr="007425E1">
              <w:t xml:space="preserve">Sabbath </w:t>
            </w:r>
            <w:commentRangeEnd w:id="742"/>
            <w:r>
              <w:rPr>
                <w:rStyle w:val="CommentReference"/>
                <w:rFonts w:eastAsiaTheme="minorHAnsi" w:cstheme="minorBidi"/>
                <w:color w:val="auto"/>
                <w:lang w:val="en-CA"/>
              </w:rPr>
              <w:commentReference w:id="742"/>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3" w:name="_Toc298445784"/>
      <w:bookmarkStart w:id="744" w:name="_Toc298681269"/>
      <w:bookmarkStart w:id="745" w:name="_Toc298447509"/>
      <w:bookmarkStart w:id="746" w:name="_Ref299212037"/>
      <w:bookmarkStart w:id="747" w:name="_Ref299212071"/>
      <w:bookmarkStart w:id="748" w:name="_Toc308441907"/>
      <w:r>
        <w:t>The Antiphonarium is read.</w:t>
      </w:r>
    </w:p>
    <w:p w14:paraId="220BAA57" w14:textId="77777777" w:rsidR="00E35F1F" w:rsidRDefault="00E35F1F" w:rsidP="00E35F1F">
      <w:pPr>
        <w:pStyle w:val="Heading2"/>
      </w:pPr>
      <w:bookmarkStart w:id="749" w:name="_Ref434564976"/>
      <w:bookmarkStart w:id="750" w:name="_Toc448696631"/>
      <w:r>
        <w:lastRenderedPageBreak/>
        <w:t>The Conclusion of the Adam Theotokias</w:t>
      </w:r>
      <w:bookmarkEnd w:id="743"/>
      <w:bookmarkEnd w:id="744"/>
      <w:bookmarkEnd w:id="745"/>
      <w:bookmarkEnd w:id="746"/>
      <w:bookmarkEnd w:id="747"/>
      <w:bookmarkEnd w:id="748"/>
      <w:bookmarkEnd w:id="749"/>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1"/>
            <w:r w:rsidRPr="007425E1">
              <w:rPr>
                <w:rFonts w:eastAsiaTheme="minorHAnsi"/>
              </w:rPr>
              <w:t xml:space="preserve">too </w:t>
            </w:r>
            <w:commentRangeEnd w:id="751"/>
            <w:r>
              <w:rPr>
                <w:rStyle w:val="CommentReference"/>
                <w:rFonts w:eastAsiaTheme="minorHAnsi" w:cstheme="minorBidi"/>
                <w:color w:val="auto"/>
                <w:lang w:val="en-CA"/>
              </w:rPr>
              <w:commentReference w:id="751"/>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2"/>
            <w:r w:rsidRPr="007425E1">
              <w:rPr>
                <w:rFonts w:eastAsiaTheme="minorHAnsi"/>
              </w:rPr>
              <w:t xml:space="preserve">count </w:t>
            </w:r>
            <w:commentRangeEnd w:id="752"/>
            <w:r>
              <w:rPr>
                <w:rStyle w:val="CommentReference"/>
                <w:rFonts w:eastAsiaTheme="minorHAnsi" w:cstheme="minorBidi"/>
                <w:color w:val="auto"/>
                <w:lang w:val="en-CA"/>
              </w:rPr>
              <w:commentReference w:id="752"/>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Pr>
                <w:rFonts w:eastAsiaTheme="minorHAnsi"/>
              </w:rPr>
              <w:t>I</w:t>
            </w:r>
            <w:r w:rsidRPr="007425E1">
              <w:rPr>
                <w:rFonts w:eastAsiaTheme="minorHAnsi"/>
              </w:rPr>
              <w:t xml:space="preserve"> </w:t>
            </w:r>
            <w:commentRangeEnd w:id="753"/>
            <w:r>
              <w:rPr>
                <w:rStyle w:val="CommentReference"/>
                <w:rFonts w:eastAsiaTheme="minorHAnsi" w:cstheme="minorBidi"/>
                <w:color w:val="auto"/>
                <w:lang w:val="en-CA"/>
              </w:rPr>
              <w:commentReference w:id="75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4"/>
            <w:r w:rsidRPr="007425E1">
              <w:rPr>
                <w:rFonts w:eastAsiaTheme="minorHAnsi"/>
              </w:rPr>
              <w:t>To offer repentance</w:t>
            </w:r>
            <w:commentRangeEnd w:id="754"/>
            <w:r>
              <w:rPr>
                <w:rStyle w:val="CommentReference"/>
                <w:rFonts w:eastAsiaTheme="minorHAnsi" w:cstheme="minorBidi"/>
                <w:color w:val="auto"/>
                <w:lang w:val="en-CA"/>
              </w:rPr>
              <w:commentReference w:id="75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5"/>
            <w:r w:rsidRPr="007425E1">
              <w:rPr>
                <w:rFonts w:eastAsiaTheme="minorHAnsi"/>
              </w:rPr>
              <w:t>The death of a sinner</w:t>
            </w:r>
            <w:commentRangeEnd w:id="755"/>
            <w:r>
              <w:rPr>
                <w:rStyle w:val="CommentReference"/>
                <w:rFonts w:eastAsiaTheme="minorHAnsi" w:cstheme="minorBidi"/>
                <w:color w:val="auto"/>
                <w:lang w:val="en-CA"/>
              </w:rPr>
              <w:commentReference w:id="75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6"/>
            <w:r>
              <w:t>kind-hearted</w:t>
            </w:r>
            <w:commentRangeEnd w:id="756"/>
            <w:r>
              <w:rPr>
                <w:rStyle w:val="CommentReference"/>
                <w:rFonts w:eastAsiaTheme="minorHAnsi" w:cstheme="minorBidi"/>
                <w:color w:val="auto"/>
                <w:lang w:val="en-CA"/>
              </w:rPr>
              <w:commentReference w:id="75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7"/>
            <w:r>
              <w:t>compassions</w:t>
            </w:r>
            <w:commentRangeEnd w:id="757"/>
            <w:r>
              <w:rPr>
                <w:rStyle w:val="CommentReference"/>
                <w:rFonts w:eastAsiaTheme="minorHAnsi" w:cstheme="minorBidi"/>
                <w:color w:val="auto"/>
                <w:lang w:val="en-CA"/>
              </w:rPr>
              <w:commentReference w:id="75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8"/>
            <w:r w:rsidRPr="007425E1">
              <w:t xml:space="preserve">May </w:t>
            </w:r>
            <w:commentRangeEnd w:id="758"/>
            <w:r>
              <w:rPr>
                <w:rStyle w:val="CommentReference"/>
                <w:rFonts w:eastAsiaTheme="minorHAnsi" w:cstheme="minorBidi"/>
                <w:color w:val="auto"/>
                <w:lang w:val="en-CA"/>
              </w:rPr>
              <w:commentReference w:id="75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9" w:name="_Toc298445791"/>
      <w:bookmarkStart w:id="760" w:name="_Toc298681276"/>
      <w:bookmarkStart w:id="761" w:name="_Toc298447516"/>
      <w:bookmarkStart w:id="762" w:name="_Toc308441914"/>
      <w:bookmarkStart w:id="763" w:name="_Toc448696632"/>
      <w:r>
        <w:lastRenderedPageBreak/>
        <w:t>Monday</w:t>
      </w:r>
      <w:bookmarkEnd w:id="759"/>
      <w:bookmarkEnd w:id="760"/>
      <w:bookmarkEnd w:id="761"/>
      <w:bookmarkEnd w:id="762"/>
      <w:bookmarkEnd w:id="763"/>
    </w:p>
    <w:p w14:paraId="47BF983A" w14:textId="77777777" w:rsidR="00E35F1F" w:rsidRDefault="00E35F1F" w:rsidP="00E35F1F">
      <w:pPr>
        <w:pStyle w:val="Heading3"/>
      </w:pPr>
      <w:bookmarkStart w:id="764" w:name="_Toc298445792"/>
      <w:bookmarkStart w:id="765" w:name="_Toc298681277"/>
      <w:bookmarkStart w:id="766" w:name="_Toc298447517"/>
      <w:bookmarkStart w:id="767" w:name="_Toc308441915"/>
      <w:bookmarkStart w:id="768" w:name="_Ref452619611"/>
      <w:bookmarkStart w:id="769" w:name="_Ref452619614"/>
      <w:r>
        <w:t>The Monday Psali Adam</w:t>
      </w:r>
      <w:bookmarkEnd w:id="764"/>
      <w:bookmarkEnd w:id="765"/>
      <w:bookmarkEnd w:id="766"/>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0"/>
            <w:r>
              <w:t>G</w:t>
            </w:r>
            <w:r w:rsidRPr="007425E1">
              <w:t xml:space="preserve">reatly </w:t>
            </w:r>
            <w:commentRangeEnd w:id="770"/>
            <w:r>
              <w:rPr>
                <w:rStyle w:val="CommentReference"/>
                <w:rFonts w:ascii="Times New Roman" w:eastAsiaTheme="minorHAnsi" w:hAnsi="Times New Roman" w:cstheme="minorBidi"/>
                <w:color w:val="auto"/>
              </w:rPr>
              <w:commentReference w:id="770"/>
            </w:r>
            <w:r w:rsidRPr="007425E1">
              <w:t>exalted</w:t>
            </w:r>
            <w:r>
              <w:t>,</w:t>
            </w:r>
          </w:p>
          <w:p w14:paraId="5F0EBDF2" w14:textId="77777777" w:rsidR="00E35F1F" w:rsidRDefault="00E35F1F" w:rsidP="00E35F1F">
            <w:pPr>
              <w:pStyle w:val="EngHang"/>
              <w:spacing w:before="2"/>
            </w:pPr>
            <w:commentRangeStart w:id="771"/>
            <w:r>
              <w:t>B</w:t>
            </w:r>
            <w:r w:rsidRPr="007425E1">
              <w:t xml:space="preserve">eyond </w:t>
            </w:r>
            <w:commentRangeEnd w:id="771"/>
            <w:r>
              <w:rPr>
                <w:rStyle w:val="CommentReference"/>
                <w:rFonts w:ascii="Times New Roman" w:eastAsiaTheme="minorHAnsi" w:hAnsi="Times New Roman" w:cstheme="minorBidi"/>
                <w:color w:val="auto"/>
              </w:rPr>
              <w:commentReference w:id="771"/>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2"/>
            <w:r>
              <w:t>righteous</w:t>
            </w:r>
            <w:commentRangeEnd w:id="772"/>
            <w:r>
              <w:rPr>
                <w:rStyle w:val="CommentReference"/>
                <w:rFonts w:ascii="Times New Roman" w:eastAsiaTheme="minorHAnsi" w:hAnsi="Times New Roman" w:cstheme="minorBidi"/>
                <w:color w:val="auto"/>
              </w:rPr>
              <w:commentReference w:id="772"/>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3"/>
            <w:r>
              <w:t>M</w:t>
            </w:r>
            <w:r w:rsidRPr="007425E1">
              <w:t xml:space="preserve">editate </w:t>
            </w:r>
            <w:commentRangeEnd w:id="773"/>
            <w:r>
              <w:rPr>
                <w:rStyle w:val="CommentReference"/>
                <w:rFonts w:ascii="Times New Roman" w:eastAsiaTheme="minorHAnsi" w:hAnsi="Times New Roman" w:cstheme="minorBidi"/>
                <w:color w:val="auto"/>
              </w:rPr>
              <w:commentReference w:id="773"/>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4"/>
            <w:r>
              <w:t>lips</w:t>
            </w:r>
            <w:commentRangeEnd w:id="774"/>
            <w:r>
              <w:rPr>
                <w:rStyle w:val="CommentReference"/>
              </w:rPr>
              <w:commentReference w:id="774"/>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5"/>
            <w:r>
              <w:t>O</w:t>
            </w:r>
            <w:r w:rsidRPr="007425E1">
              <w:t>f</w:t>
            </w:r>
            <w:commentRangeEnd w:id="775"/>
            <w:r>
              <w:rPr>
                <w:rStyle w:val="CommentReference"/>
              </w:rPr>
              <w:commentReference w:id="775"/>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6"/>
            <w:r w:rsidRPr="007425E1">
              <w:t>praise</w:t>
            </w:r>
            <w:r>
              <w:t xml:space="preserve"> </w:t>
            </w:r>
            <w:commentRangeEnd w:id="776"/>
            <w:r>
              <w:rPr>
                <w:rStyle w:val="CommentReference"/>
                <w:rFonts w:ascii="Times New Roman" w:eastAsiaTheme="minorHAnsi" w:hAnsi="Times New Roman" w:cstheme="minorBidi"/>
                <w:color w:val="auto"/>
              </w:rPr>
              <w:commentReference w:id="776"/>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7"/>
            <w:r>
              <w:t>set</w:t>
            </w:r>
            <w:r w:rsidRPr="007425E1">
              <w:t xml:space="preserve"> </w:t>
            </w:r>
            <w:commentRangeEnd w:id="777"/>
            <w:r>
              <w:rPr>
                <w:rStyle w:val="CommentReference"/>
                <w:rFonts w:ascii="Times New Roman" w:eastAsiaTheme="minorHAnsi" w:hAnsi="Times New Roman" w:cstheme="minorBidi"/>
                <w:color w:val="auto"/>
              </w:rPr>
              <w:commentReference w:id="777"/>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8"/>
            <w:r w:rsidRPr="007425E1">
              <w:t xml:space="preserve"> </w:t>
            </w:r>
            <w:commentRangeEnd w:id="778"/>
            <w:r>
              <w:rPr>
                <w:rStyle w:val="CommentReference"/>
                <w:rFonts w:ascii="Times New Roman" w:eastAsiaTheme="minorHAnsi" w:hAnsi="Times New Roman" w:cstheme="minorBidi"/>
                <w:color w:val="auto"/>
              </w:rPr>
              <w:commentReference w:id="778"/>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9"/>
            <w:r>
              <w:t xml:space="preserve">similitudes </w:t>
            </w:r>
            <w:commentRangeEnd w:id="779"/>
            <w:r>
              <w:rPr>
                <w:rStyle w:val="CommentReference"/>
                <w:rFonts w:ascii="Times New Roman" w:eastAsiaTheme="minorHAnsi" w:hAnsi="Times New Roman" w:cstheme="minorBidi"/>
                <w:color w:val="auto"/>
              </w:rPr>
              <w:commentReference w:id="779"/>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0" w:name="_Toc298445793"/>
      <w:bookmarkStart w:id="781" w:name="_Toc298681278"/>
      <w:bookmarkStart w:id="782" w:name="_Toc298447518"/>
      <w:bookmarkStart w:id="783" w:name="_Toc308441916"/>
      <w:r w:rsidRPr="00FD2E69">
        <w:t>The Conclusion of the Adam Psali</w:t>
      </w:r>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4" w:name="_Ref452619708"/>
      <w:r>
        <w:t>The Monday Theotokia</w:t>
      </w:r>
      <w:bookmarkEnd w:id="784"/>
    </w:p>
    <w:p w14:paraId="709F76CB" w14:textId="77777777" w:rsidR="00E35F1F" w:rsidRDefault="00E35F1F" w:rsidP="00E35F1F">
      <w:pPr>
        <w:pStyle w:val="Heading6"/>
      </w:pPr>
      <w:bookmarkStart w:id="785" w:name="_Toc298445794"/>
      <w:bookmarkStart w:id="786" w:name="_Toc298681279"/>
      <w:bookmarkStart w:id="787" w:name="_Toc298447519"/>
      <w:r>
        <w:t>Part One</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8"/>
            <w:r>
              <w:t xml:space="preserve">his </w:t>
            </w:r>
            <w:commentRangeEnd w:id="788"/>
            <w:r>
              <w:rPr>
                <w:rStyle w:val="CommentReference"/>
              </w:rPr>
              <w:commentReference w:id="788"/>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89"/>
            <w:r w:rsidRPr="007425E1">
              <w:t xml:space="preserve">risen </w:t>
            </w:r>
            <w:commentRangeEnd w:id="789"/>
            <w:r>
              <w:rPr>
                <w:rStyle w:val="CommentReference"/>
                <w:rFonts w:ascii="Times New Roman" w:eastAsiaTheme="minorHAnsi" w:hAnsi="Times New Roman" w:cstheme="minorBidi"/>
                <w:color w:val="auto"/>
              </w:rPr>
              <w:commentReference w:id="789"/>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0" w:name="_Toc298445795"/>
      <w:bookmarkStart w:id="791" w:name="_Toc298681280"/>
      <w:bookmarkStart w:id="792" w:name="_Toc298447520"/>
      <w:r>
        <w:t>Part Two</w:t>
      </w:r>
      <w:bookmarkEnd w:id="790"/>
      <w:bookmarkEnd w:id="791"/>
      <w:bookmarkEnd w:id="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3" w:name="_Toc298445796"/>
      <w:bookmarkStart w:id="794" w:name="_Toc298681281"/>
      <w:bookmarkStart w:id="795" w:name="_Toc298447521"/>
      <w:r>
        <w:t>Part Three</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6"/>
            <w:r w:rsidRPr="007425E1">
              <w:t xml:space="preserve">only </w:t>
            </w:r>
            <w:commentRangeEnd w:id="796"/>
            <w:r>
              <w:rPr>
                <w:rStyle w:val="CommentReference"/>
                <w:rFonts w:ascii="Times New Roman" w:eastAsiaTheme="minorHAnsi" w:hAnsi="Times New Roman" w:cstheme="minorBidi"/>
                <w:color w:val="auto"/>
              </w:rPr>
              <w:commentReference w:id="796"/>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7"/>
            <w:r w:rsidRPr="007425E1">
              <w:t xml:space="preserve">save </w:t>
            </w:r>
            <w:commentRangeEnd w:id="797"/>
            <w:r>
              <w:rPr>
                <w:rStyle w:val="CommentReference"/>
              </w:rPr>
              <w:commentReference w:id="797"/>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8" w:name="_Toc298445797"/>
      <w:bookmarkStart w:id="799" w:name="_Toc298681282"/>
      <w:bookmarkStart w:id="800" w:name="_Toc298447522"/>
      <w:r>
        <w:lastRenderedPageBreak/>
        <w:t>Part Four</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1"/>
            <w:r w:rsidRPr="007425E1">
              <w:t>Esaias</w:t>
            </w:r>
            <w:commentRangeEnd w:id="801"/>
            <w:r>
              <w:rPr>
                <w:rStyle w:val="CommentReference"/>
                <w:rFonts w:ascii="Times New Roman" w:eastAsiaTheme="minorHAnsi" w:hAnsi="Times New Roman" w:cstheme="minorBidi"/>
                <w:color w:val="auto"/>
              </w:rPr>
              <w:commentReference w:id="801"/>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2"/>
            <w:r w:rsidRPr="007425E1">
              <w:t>counsel</w:t>
            </w:r>
            <w:commentRangeEnd w:id="802"/>
            <w:r>
              <w:rPr>
                <w:rStyle w:val="CommentReference"/>
              </w:rPr>
              <w:commentReference w:id="802"/>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3" w:name="_Toc298445798"/>
      <w:bookmarkStart w:id="804" w:name="_Toc298681283"/>
      <w:bookmarkStart w:id="805" w:name="_Toc298447523"/>
      <w:r>
        <w:t>Part Five</w:t>
      </w:r>
      <w:bookmarkEnd w:id="803"/>
      <w:bookmarkEnd w:id="804"/>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6"/>
            <w:r w:rsidRPr="007425E1">
              <w:t>overcome</w:t>
            </w:r>
            <w:commentRangeEnd w:id="806"/>
            <w:r>
              <w:rPr>
                <w:rStyle w:val="CommentReference"/>
                <w:rFonts w:ascii="Times New Roman" w:eastAsiaTheme="minorHAnsi" w:hAnsi="Times New Roman" w:cstheme="minorBidi"/>
                <w:color w:val="auto"/>
              </w:rPr>
              <w:commentReference w:id="806"/>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7" w:name="_Toc298445799"/>
      <w:bookmarkStart w:id="808" w:name="_Toc298681284"/>
      <w:bookmarkStart w:id="809" w:name="_Toc298447524"/>
      <w:r>
        <w:t>Part Six</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0"/>
            <w:r>
              <w:t>A</w:t>
            </w:r>
            <w:r w:rsidRPr="007425E1">
              <w:t xml:space="preserve">nd became </w:t>
            </w:r>
            <w:r w:rsidR="00524D23">
              <w:t xml:space="preserve">a perfect </w:t>
            </w:r>
            <w:r w:rsidRPr="007425E1">
              <w:t>man</w:t>
            </w:r>
            <w:commentRangeEnd w:id="810"/>
            <w:r>
              <w:rPr>
                <w:rStyle w:val="CommentReference"/>
              </w:rPr>
              <w:commentReference w:id="810"/>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1"/>
            <w:r w:rsidRPr="007425E1">
              <w:t xml:space="preserve">Without </w:t>
            </w:r>
            <w:commentRangeEnd w:id="811"/>
            <w:r>
              <w:rPr>
                <w:rStyle w:val="CommentReference"/>
                <w:rFonts w:ascii="Times New Roman" w:eastAsiaTheme="minorHAnsi" w:hAnsi="Times New Roman" w:cstheme="minorBidi"/>
                <w:color w:val="auto"/>
              </w:rPr>
              <w:commentReference w:id="81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2" w:name="_Toc298445800"/>
      <w:bookmarkStart w:id="813" w:name="_Toc298681285"/>
      <w:bookmarkStart w:id="814" w:name="_Toc298447525"/>
      <w:r>
        <w:t>Part Seven</w:t>
      </w:r>
      <w:bookmarkEnd w:id="812"/>
      <w:bookmarkEnd w:id="813"/>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5" w:name="_Toc298445801"/>
      <w:bookmarkStart w:id="816" w:name="_Toc298681286"/>
      <w:bookmarkStart w:id="817" w:name="_Toc298447526"/>
      <w:r>
        <w:t>Part Eight</w:t>
      </w:r>
      <w:bookmarkEnd w:id="815"/>
      <w:bookmarkEnd w:id="816"/>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8"/>
            <w:r>
              <w:t>And good</w:t>
            </w:r>
            <w:r w:rsidRPr="007425E1">
              <w:t>will toward men</w:t>
            </w:r>
            <w:commentRangeEnd w:id="818"/>
            <w:r>
              <w:rPr>
                <w:rStyle w:val="CommentReference"/>
              </w:rPr>
              <w:commentReference w:id="818"/>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19"/>
            <w:r w:rsidRPr="007425E1">
              <w:t xml:space="preserve"> </w:t>
            </w:r>
            <w:commentRangeEnd w:id="819"/>
            <w:r>
              <w:rPr>
                <w:rStyle w:val="CommentReference"/>
                <w:rFonts w:ascii="Times New Roman" w:eastAsiaTheme="minorHAnsi" w:hAnsi="Times New Roman" w:cstheme="minorBidi"/>
                <w:color w:val="auto"/>
              </w:rPr>
              <w:commentReference w:id="819"/>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0" w:name="_Toc298445802"/>
      <w:bookmarkStart w:id="821" w:name="_Toc298681287"/>
      <w:bookmarkStart w:id="822" w:name="_Toc298447527"/>
      <w:r>
        <w:t>Part Nine</w:t>
      </w:r>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3"/>
            <w:r>
              <w:t>A</w:t>
            </w:r>
            <w:r w:rsidRPr="007425E1">
              <w:t>ngels</w:t>
            </w:r>
            <w:commentRangeEnd w:id="823"/>
            <w:r>
              <w:rPr>
                <w:rStyle w:val="CommentReference"/>
                <w:rFonts w:ascii="Times New Roman" w:eastAsiaTheme="minorHAnsi" w:hAnsi="Times New Roman" w:cstheme="minorBidi"/>
                <w:color w:val="auto"/>
              </w:rPr>
              <w:commentReference w:id="823"/>
            </w:r>
            <w:r w:rsidRPr="007425E1">
              <w:t xml:space="preserve"> of light </w:t>
            </w:r>
          </w:p>
          <w:p w14:paraId="63D00661" w14:textId="77777777" w:rsidR="00E35F1F" w:rsidRDefault="00E35F1F" w:rsidP="00E35F1F">
            <w:pPr>
              <w:pStyle w:val="EngHangEnd"/>
            </w:pPr>
            <w:commentRangeStart w:id="824"/>
            <w:r>
              <w:t>P</w:t>
            </w:r>
            <w:r w:rsidRPr="007425E1">
              <w:t xml:space="preserve">raise </w:t>
            </w:r>
            <w:commentRangeEnd w:id="824"/>
            <w:r>
              <w:rPr>
                <w:rStyle w:val="CommentReference"/>
              </w:rPr>
              <w:commentReference w:id="82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5"/>
            <w:r>
              <w:t>shone</w:t>
            </w:r>
            <w:commentRangeEnd w:id="825"/>
            <w:r>
              <w:rPr>
                <w:rStyle w:val="CommentReference"/>
                <w:rFonts w:ascii="Times New Roman" w:eastAsiaTheme="minorHAnsi" w:hAnsi="Times New Roman" w:cstheme="minorBidi"/>
                <w:color w:val="auto"/>
              </w:rPr>
              <w:commentReference w:id="82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6"/>
            <w:r w:rsidRPr="007425E1">
              <w:t xml:space="preserve">In </w:t>
            </w:r>
            <w:commentRangeEnd w:id="826"/>
            <w:r>
              <w:rPr>
                <w:rStyle w:val="CommentReference"/>
                <w:rFonts w:ascii="Times New Roman" w:eastAsiaTheme="minorHAnsi" w:hAnsi="Times New Roman" w:cstheme="minorBidi"/>
                <w:color w:val="auto"/>
              </w:rPr>
              <w:commentReference w:id="82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7"/>
            <w:r>
              <w:t>W</w:t>
            </w:r>
            <w:r w:rsidRPr="007425E1">
              <w:t xml:space="preserve">ho </w:t>
            </w:r>
            <w:commentRangeEnd w:id="827"/>
            <w:r>
              <w:rPr>
                <w:rStyle w:val="CommentReference"/>
                <w:rFonts w:ascii="Times New Roman" w:eastAsiaTheme="minorHAnsi" w:hAnsi="Times New Roman" w:cstheme="minorBidi"/>
                <w:color w:val="auto"/>
              </w:rPr>
              <w:commentReference w:id="82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8"/>
            <w:r w:rsidRPr="007425E1">
              <w:t xml:space="preserve">we bless </w:t>
            </w:r>
            <w:r>
              <w:t>You</w:t>
            </w:r>
            <w:r w:rsidRPr="007425E1">
              <w:t xml:space="preserve"> </w:t>
            </w:r>
            <w:commentRangeEnd w:id="828"/>
            <w:r>
              <w:rPr>
                <w:rStyle w:val="CommentReference"/>
                <w:rFonts w:ascii="Times New Roman" w:eastAsiaTheme="minorHAnsi" w:hAnsi="Times New Roman" w:cstheme="minorBidi"/>
                <w:color w:val="auto"/>
              </w:rPr>
              <w:commentReference w:id="82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29" w:name="_Toc298445803"/>
      <w:bookmarkStart w:id="830" w:name="_Toc298681288"/>
      <w:bookmarkStart w:id="831" w:name="_Toc298447528"/>
      <w:bookmarkStart w:id="832" w:name="_Toc308441917"/>
      <w:r>
        <w:lastRenderedPageBreak/>
        <w:t>The Crown Adam</w:t>
      </w:r>
      <w:bookmarkEnd w:id="829"/>
      <w:bookmarkEnd w:id="830"/>
      <w:bookmarkEnd w:id="831"/>
      <w:bookmarkEnd w:id="83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3"/>
            <w:r w:rsidRPr="007425E1">
              <w:t>estate</w:t>
            </w:r>
            <w:commentRangeEnd w:id="833"/>
            <w:r>
              <w:rPr>
                <w:rStyle w:val="CommentReference"/>
              </w:rPr>
              <w:commentReference w:id="83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4"/>
            <w:r w:rsidRPr="007425E1">
              <w:t xml:space="preserve">holy </w:t>
            </w:r>
            <w:commentRangeEnd w:id="834"/>
            <w:r>
              <w:rPr>
                <w:rStyle w:val="CommentReference"/>
              </w:rPr>
              <w:commentReference w:id="83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5"/>
            <w:r>
              <w:t xml:space="preserve">Womanhood </w:t>
            </w:r>
            <w:commentRangeEnd w:id="835"/>
            <w:r>
              <w:rPr>
                <w:rStyle w:val="CommentReference"/>
                <w:rFonts w:ascii="Times New Roman" w:eastAsiaTheme="minorHAnsi" w:hAnsi="Times New Roman" w:cstheme="minorBidi"/>
                <w:color w:val="auto"/>
              </w:rPr>
              <w:commentReference w:id="83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71F839C"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C0A06">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6" w:name="_Toc298445804"/>
      <w:bookmarkStart w:id="837" w:name="_Toc298681289"/>
      <w:bookmarkStart w:id="838" w:name="_Toc298447529"/>
      <w:bookmarkStart w:id="839" w:name="_Toc308441918"/>
      <w:bookmarkStart w:id="840" w:name="_Toc448696633"/>
      <w:r>
        <w:lastRenderedPageBreak/>
        <w:t>Tuesday</w:t>
      </w:r>
      <w:bookmarkEnd w:id="836"/>
      <w:bookmarkEnd w:id="837"/>
      <w:bookmarkEnd w:id="838"/>
      <w:bookmarkEnd w:id="839"/>
      <w:bookmarkEnd w:id="840"/>
    </w:p>
    <w:p w14:paraId="5EF92007" w14:textId="77777777" w:rsidR="00E35F1F" w:rsidRDefault="00E35F1F" w:rsidP="00E35F1F">
      <w:pPr>
        <w:pStyle w:val="Heading3"/>
      </w:pPr>
      <w:bookmarkStart w:id="841" w:name="_Toc298445805"/>
      <w:bookmarkStart w:id="842" w:name="_Toc298681290"/>
      <w:bookmarkStart w:id="843" w:name="_Toc298447530"/>
      <w:bookmarkStart w:id="844" w:name="_Toc308441919"/>
      <w:bookmarkStart w:id="845" w:name="_Ref452619734"/>
      <w:bookmarkStart w:id="846" w:name="_Ref452619738"/>
      <w:r>
        <w:t>The Tuesday Psali Adam</w:t>
      </w:r>
      <w:bookmarkEnd w:id="841"/>
      <w:bookmarkEnd w:id="842"/>
      <w:bookmarkEnd w:id="843"/>
      <w:bookmarkEnd w:id="844"/>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7"/>
            <w:r w:rsidRPr="007425E1">
              <w:t>wandered</w:t>
            </w:r>
            <w:commentRangeEnd w:id="847"/>
            <w:r>
              <w:rPr>
                <w:rStyle w:val="CommentReference"/>
                <w:rFonts w:ascii="Times New Roman" w:eastAsiaTheme="minorHAnsi" w:hAnsi="Times New Roman" w:cstheme="minorBidi"/>
                <w:color w:val="auto"/>
              </w:rPr>
              <w:commentReference w:id="84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8"/>
            <w:r w:rsidRPr="007425E1">
              <w:t>cold and frost</w:t>
            </w:r>
            <w:commentRangeEnd w:id="848"/>
            <w:r>
              <w:rPr>
                <w:rStyle w:val="CommentReference"/>
              </w:rPr>
              <w:commentReference w:id="84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49"/>
            <w:r>
              <w:t>From</w:t>
            </w:r>
            <w:r w:rsidRPr="007425E1">
              <w:t xml:space="preserve"> </w:t>
            </w:r>
            <w:commentRangeEnd w:id="849"/>
            <w:r>
              <w:rPr>
                <w:rStyle w:val="CommentReference"/>
              </w:rPr>
              <w:commentReference w:id="84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0" w:name="_Toc298445806"/>
      <w:bookmarkStart w:id="851" w:name="_Toc298681291"/>
      <w:bookmarkStart w:id="852" w:name="_Toc298447531"/>
      <w:bookmarkStart w:id="853" w:name="_Toc308441920"/>
      <w:r w:rsidRPr="00FD2E69">
        <w:lastRenderedPageBreak/>
        <w:t>The Conclusion of the Adam Psali</w:t>
      </w:r>
      <w:bookmarkEnd w:id="850"/>
      <w:bookmarkEnd w:id="851"/>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4" w:name="_Toc298445807"/>
      <w:bookmarkStart w:id="855" w:name="_Toc298681292"/>
      <w:bookmarkStart w:id="856" w:name="_Toc298447532"/>
      <w:bookmarkStart w:id="857" w:name="_Toc308441921"/>
      <w:bookmarkStart w:id="858" w:name="_Ref452619755"/>
      <w:bookmarkStart w:id="859" w:name="_Ref452619759"/>
      <w:r>
        <w:t>The Tuesday Theotokia</w:t>
      </w:r>
      <w:bookmarkEnd w:id="854"/>
      <w:bookmarkEnd w:id="855"/>
      <w:bookmarkEnd w:id="856"/>
      <w:bookmarkEnd w:id="857"/>
      <w:bookmarkEnd w:id="858"/>
      <w:bookmarkEnd w:id="85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0" w:name="_Toc298445808"/>
      <w:bookmarkStart w:id="861" w:name="_Toc298681293"/>
      <w:bookmarkStart w:id="862" w:name="_Toc298447533"/>
      <w:r>
        <w:t>Part One</w:t>
      </w:r>
      <w:bookmarkEnd w:id="860"/>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3" w:name="_Toc298445809"/>
      <w:bookmarkStart w:id="864" w:name="_Toc298681294"/>
      <w:bookmarkStart w:id="865" w:name="_Toc298447534"/>
      <w:r>
        <w:t>Part Tw</w:t>
      </w:r>
      <w:bookmarkEnd w:id="863"/>
      <w:r>
        <w:t>o</w:t>
      </w:r>
      <w:bookmarkEnd w:id="864"/>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6"/>
            <w:r>
              <w:t>received</w:t>
            </w:r>
            <w:commentRangeEnd w:id="866"/>
            <w:r>
              <w:rPr>
                <w:rStyle w:val="CommentReference"/>
                <w:rFonts w:ascii="Times New Roman" w:eastAsiaTheme="minorHAnsi" w:hAnsi="Times New Roman" w:cstheme="minorBidi"/>
                <w:color w:val="auto"/>
              </w:rPr>
              <w:commentReference w:id="866"/>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7" w:name="_Toc298681295"/>
      <w:bookmarkStart w:id="868" w:name="_Toc298447535"/>
      <w:r>
        <w:lastRenderedPageBreak/>
        <w:t>Part Three</w:t>
      </w:r>
      <w:bookmarkEnd w:id="867"/>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69" w:name="_Toc298681296"/>
      <w:bookmarkStart w:id="870" w:name="_Toc298447536"/>
      <w:r>
        <w:lastRenderedPageBreak/>
        <w:t>Part Four</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1"/>
            <w:r w:rsidRPr="007425E1">
              <w:t xml:space="preserve">perfect </w:t>
            </w:r>
            <w:commentRangeEnd w:id="871"/>
            <w:r>
              <w:rPr>
                <w:rStyle w:val="CommentReference"/>
              </w:rPr>
              <w:commentReference w:id="871"/>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2" w:name="_Toc298681297"/>
      <w:bookmarkStart w:id="873" w:name="_Toc298447537"/>
      <w:r>
        <w:t>Part Five</w:t>
      </w:r>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4"/>
            <w:r>
              <w:t>unlimited</w:t>
            </w:r>
            <w:commentRangeEnd w:id="874"/>
            <w:r>
              <w:rPr>
                <w:rStyle w:val="CommentReference"/>
                <w:rFonts w:ascii="Times New Roman" w:eastAsiaTheme="minorHAnsi" w:hAnsi="Times New Roman" w:cstheme="minorBidi"/>
                <w:color w:val="auto"/>
              </w:rPr>
              <w:commentReference w:id="874"/>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5" w:name="_Toc298681298"/>
      <w:bookmarkStart w:id="876" w:name="_Toc298447538"/>
      <w:r>
        <w:t>Part Six</w:t>
      </w:r>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7"/>
            <w:r>
              <w:t xml:space="preserve"> </w:t>
            </w:r>
            <w:commentRangeEnd w:id="877"/>
            <w:r>
              <w:rPr>
                <w:rStyle w:val="CommentReference"/>
              </w:rPr>
              <w:commentReference w:id="877"/>
            </w:r>
            <w:r>
              <w:t>f</w:t>
            </w:r>
            <w:commentRangeStart w:id="878"/>
            <w:r>
              <w:t>aith</w:t>
            </w:r>
            <w:commentRangeEnd w:id="878"/>
            <w:r>
              <w:rPr>
                <w:rStyle w:val="CommentReference"/>
              </w:rPr>
              <w:commentReference w:id="878"/>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79" w:name="_Toc298681299"/>
      <w:bookmarkStart w:id="880" w:name="_Toc298447539"/>
      <w:r>
        <w:lastRenderedPageBreak/>
        <w:t>Part Seven</w:t>
      </w:r>
      <w:bookmarkEnd w:id="879"/>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1"/>
            <w:r>
              <w:t xml:space="preserve">a </w:t>
            </w:r>
            <w:commentRangeEnd w:id="881"/>
            <w:r>
              <w:rPr>
                <w:rStyle w:val="CommentReference"/>
                <w:rFonts w:ascii="Times New Roman" w:eastAsiaTheme="minorHAnsi" w:hAnsi="Times New Roman" w:cstheme="minorBidi"/>
                <w:color w:val="auto"/>
              </w:rPr>
              <w:commentReference w:id="881"/>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2" w:name="_Toc298681300"/>
      <w:bookmarkStart w:id="883" w:name="_Toc298447540"/>
      <w:bookmarkStart w:id="884" w:name="_Toc308441922"/>
      <w:r>
        <w:t>The Crown Adam</w:t>
      </w:r>
      <w:bookmarkEnd w:id="882"/>
      <w:bookmarkEnd w:id="883"/>
      <w:bookmarkEnd w:id="884"/>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5"/>
            <w:r>
              <w:t>He</w:t>
            </w:r>
            <w:r w:rsidRPr="007425E1">
              <w:t xml:space="preserve"> </w:t>
            </w:r>
            <w:commentRangeEnd w:id="885"/>
            <w:r>
              <w:rPr>
                <w:rStyle w:val="CommentReference"/>
                <w:rFonts w:ascii="Times New Roman" w:eastAsiaTheme="minorHAnsi" w:hAnsi="Times New Roman" w:cstheme="minorBidi"/>
                <w:color w:val="auto"/>
              </w:rPr>
              <w:commentReference w:id="885"/>
            </w:r>
            <w:r w:rsidRPr="007425E1">
              <w:t xml:space="preserve">who is carried </w:t>
            </w:r>
          </w:p>
          <w:p w14:paraId="05DA09F2" w14:textId="04037ECB" w:rsidR="00E35F1F" w:rsidRDefault="00557D05" w:rsidP="00E35F1F">
            <w:pPr>
              <w:pStyle w:val="EngHangEnd"/>
            </w:pPr>
            <w:r>
              <w:t>Upon</w:t>
            </w:r>
            <w:commentRangeStart w:id="886"/>
            <w:r w:rsidR="00E35F1F" w:rsidRPr="007425E1">
              <w:t xml:space="preserve"> </w:t>
            </w:r>
            <w:commentRangeEnd w:id="886"/>
            <w:r w:rsidR="00E35F1F">
              <w:rPr>
                <w:rStyle w:val="CommentReference"/>
              </w:rPr>
              <w:commentReference w:id="886"/>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7"/>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7"/>
            <w:r>
              <w:rPr>
                <w:rStyle w:val="CommentReference"/>
                <w:rFonts w:ascii="Garamond" w:hAnsi="Garamond" w:cstheme="minorBidi"/>
                <w:noProof w:val="0"/>
                <w:lang w:val="en-CA"/>
              </w:rPr>
              <w:commentReference w:id="887"/>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57C0528"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C0A06">
        <w:rPr>
          <w:noProof/>
        </w:rPr>
        <w:t>451</w:t>
      </w:r>
      <w:r>
        <w:fldChar w:fldCharType="end"/>
      </w:r>
      <w:r>
        <w:t>.</w:t>
      </w:r>
    </w:p>
    <w:p w14:paraId="55A2AE2E" w14:textId="77777777" w:rsidR="00E35F1F" w:rsidRDefault="00E35F1F" w:rsidP="00E35F1F">
      <w:pPr>
        <w:pStyle w:val="Heading2"/>
      </w:pPr>
      <w:bookmarkStart w:id="888" w:name="_Toc298681301"/>
      <w:bookmarkStart w:id="889" w:name="_Toc308441923"/>
      <w:bookmarkStart w:id="890" w:name="_Toc448696634"/>
      <w:r>
        <w:lastRenderedPageBreak/>
        <w:t>Wednesday</w:t>
      </w:r>
      <w:bookmarkEnd w:id="888"/>
      <w:bookmarkEnd w:id="889"/>
      <w:bookmarkEnd w:id="890"/>
    </w:p>
    <w:p w14:paraId="5D01081B" w14:textId="77777777" w:rsidR="00E35F1F" w:rsidRDefault="00E35F1F" w:rsidP="00E35F1F">
      <w:pPr>
        <w:pStyle w:val="Heading3"/>
      </w:pPr>
      <w:bookmarkStart w:id="891" w:name="_Toc298681302"/>
      <w:bookmarkStart w:id="892" w:name="_Toc308441924"/>
      <w:bookmarkStart w:id="893" w:name="_Ref452619950"/>
      <w:bookmarkStart w:id="894" w:name="_Ref452619954"/>
      <w:r>
        <w:t>The Wednesday Psali Batos</w:t>
      </w:r>
      <w:bookmarkEnd w:id="891"/>
      <w:bookmarkEnd w:id="892"/>
      <w:bookmarkEnd w:id="893"/>
      <w:bookmarkEnd w:id="894"/>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5"/>
            <w:r>
              <w:t xml:space="preserve">breaths </w:t>
            </w:r>
            <w:commentRangeEnd w:id="895"/>
            <w:r>
              <w:rPr>
                <w:rStyle w:val="CommentReference"/>
                <w:rFonts w:ascii="Times New Roman" w:eastAsiaTheme="minorHAnsi" w:hAnsi="Times New Roman" w:cstheme="minorBidi"/>
                <w:color w:val="auto"/>
              </w:rPr>
              <w:commentReference w:id="895"/>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6"/>
            <w:r>
              <w:t xml:space="preserve">When </w:t>
            </w:r>
            <w:commentRangeEnd w:id="896"/>
            <w:r>
              <w:rPr>
                <w:rStyle w:val="CommentReference"/>
                <w:rFonts w:ascii="Times New Roman" w:eastAsiaTheme="minorHAnsi" w:hAnsi="Times New Roman" w:cstheme="minorBidi"/>
                <w:color w:val="auto"/>
              </w:rPr>
              <w:commentReference w:id="896"/>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7"/>
            <w:r>
              <w:t>tribulations</w:t>
            </w:r>
            <w:commentRangeEnd w:id="897"/>
            <w:r>
              <w:rPr>
                <w:rStyle w:val="CommentReference"/>
                <w:rFonts w:ascii="Times New Roman" w:eastAsiaTheme="minorHAnsi" w:hAnsi="Times New Roman" w:cstheme="minorBidi"/>
                <w:color w:val="auto"/>
              </w:rPr>
              <w:commentReference w:id="897"/>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8" w:name="_Toc298681303"/>
      <w:bookmarkStart w:id="899" w:name="_Toc308441925"/>
      <w:r w:rsidRPr="00FD2E69">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0" w:name="_Toc298681304"/>
      <w:bookmarkStart w:id="901" w:name="_Toc308441926"/>
      <w:bookmarkStart w:id="902" w:name="_Ref452619983"/>
      <w:bookmarkStart w:id="903" w:name="_Ref452619987"/>
      <w:r>
        <w:t>The Wednesday Theotokia</w:t>
      </w:r>
      <w:bookmarkEnd w:id="900"/>
      <w:bookmarkEnd w:id="901"/>
      <w:bookmarkEnd w:id="902"/>
      <w:bookmarkEnd w:id="90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4" w:name="_Toc298681305"/>
      <w:r>
        <w:t>Part One</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5" w:name="_Toc298681306"/>
      <w:r>
        <w:t>Part Two</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6"/>
            <w:r w:rsidRPr="00FA5B8C">
              <w:t>ⲥⲉⲙⲟϣⲓ ϧⲉⲛ ⲛ̀ⲧⲉ ⲡ̀ⲕⲁϩⲓ ⲥⲉⲙⲟϣⲓ ϧⲉⲛ ⲡⲉⲟⲩⲱⲓⲛⲓ</w:t>
            </w:r>
            <w:r w:rsidRPr="00F6464C">
              <w:t xml:space="preserve"> </w:t>
            </w:r>
            <w:commentRangeEnd w:id="906"/>
            <w:r>
              <w:rPr>
                <w:rStyle w:val="CommentReference"/>
                <w:rFonts w:ascii="Garamond" w:hAnsi="Garamond" w:cstheme="minorBidi"/>
                <w:noProof w:val="0"/>
                <w:lang w:val="en-CA"/>
              </w:rPr>
              <w:commentReference w:id="90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7" w:name="_Toc298681307"/>
      <w:r>
        <w:lastRenderedPageBreak/>
        <w:t>Part Three</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8"/>
            <w:r w:rsidRPr="007425E1">
              <w:t>For you brought forth</w:t>
            </w:r>
            <w:commentRangeEnd w:id="908"/>
            <w:r>
              <w:rPr>
                <w:rStyle w:val="CommentReference"/>
                <w:rFonts w:ascii="Times New Roman" w:eastAsiaTheme="minorHAnsi" w:hAnsi="Times New Roman" w:cstheme="minorBidi"/>
                <w:color w:val="auto"/>
              </w:rPr>
              <w:commentReference w:id="90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09" w:name="_Toc298681308"/>
      <w:r>
        <w:t>Part Four</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0" w:name="_Toc298681309"/>
      <w:r>
        <w:t>Part Five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1"/>
            <w:r>
              <w:t>He</w:t>
            </w:r>
            <w:r w:rsidRPr="007425E1">
              <w:t xml:space="preserve"> </w:t>
            </w:r>
            <w:commentRangeEnd w:id="911"/>
            <w:r>
              <w:rPr>
                <w:rStyle w:val="CommentReference"/>
              </w:rPr>
              <w:commentReference w:id="911"/>
            </w:r>
            <w:r w:rsidRPr="007425E1">
              <w:t xml:space="preserve">Who </w:t>
            </w:r>
            <w:commentRangeStart w:id="912"/>
            <w:r w:rsidRPr="007425E1">
              <w:t xml:space="preserve">is </w:t>
            </w:r>
            <w:commentRangeEnd w:id="912"/>
            <w:r>
              <w:rPr>
                <w:rStyle w:val="CommentReference"/>
              </w:rPr>
              <w:commentReference w:id="91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3"/>
            <w:r w:rsidRPr="007425E1">
              <w:t>He to Whom is due the glory forever</w:t>
            </w:r>
            <w:commentRangeEnd w:id="913"/>
            <w:r>
              <w:rPr>
                <w:rStyle w:val="CommentReference"/>
                <w:rFonts w:ascii="Times New Roman" w:eastAsiaTheme="minorHAnsi" w:hAnsi="Times New Roman" w:cstheme="minorBidi"/>
                <w:color w:val="auto"/>
              </w:rPr>
              <w:commentReference w:id="91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4" w:name="_Toc298681310"/>
      <w:r>
        <w:t>Part Six</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5"/>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5"/>
            <w:r>
              <w:rPr>
                <w:rStyle w:val="CommentReference"/>
              </w:rPr>
              <w:commentReference w:id="91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6"/>
            <w:r w:rsidRPr="00FA5B8C">
              <w:t>ⲙⲁⲣⲓⲁ</w:t>
            </w:r>
            <w:r w:rsidRPr="002147AA">
              <w:t xml:space="preserve"> </w:t>
            </w:r>
            <w:commentRangeEnd w:id="916"/>
            <w:r>
              <w:rPr>
                <w:rStyle w:val="CommentReference"/>
                <w:rFonts w:ascii="Garamond" w:hAnsi="Garamond" w:cstheme="minorBidi"/>
                <w:noProof w:val="0"/>
                <w:lang w:val="en-CA"/>
              </w:rPr>
              <w:commentReference w:id="91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7"/>
            <w:r w:rsidRPr="00FA5B8C">
              <w:t>ⲥⲧⲁⲓⲏⲟⲩⲧ ̀</w:t>
            </w:r>
            <w:commentRangeEnd w:id="917"/>
            <w:r>
              <w:rPr>
                <w:rStyle w:val="CommentReference"/>
                <w:rFonts w:ascii="Garamond" w:hAnsi="Garamond" w:cstheme="minorBidi"/>
                <w:noProof w:val="0"/>
                <w:lang w:val="en-CA"/>
              </w:rPr>
              <w:commentReference w:id="91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8"/>
            <w:r w:rsidRPr="00FA5B8C">
              <w:t>ⲙⲡⲓⲟⲩⲁⲓ ̀</w:t>
            </w:r>
            <w:commentRangeEnd w:id="918"/>
            <w:r>
              <w:rPr>
                <w:rStyle w:val="CommentReference"/>
                <w:rFonts w:ascii="Garamond" w:hAnsi="Garamond" w:cstheme="minorBidi"/>
                <w:noProof w:val="0"/>
                <w:lang w:val="en-CA"/>
              </w:rPr>
              <w:commentReference w:id="91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19"/>
            <w:r w:rsidRPr="00FA5B8C">
              <w:t>ⲉⲣⲉ ̀</w:t>
            </w:r>
            <w:commentRangeEnd w:id="919"/>
            <w:r>
              <w:rPr>
                <w:rStyle w:val="CommentReference"/>
                <w:rFonts w:ascii="Garamond" w:hAnsi="Garamond" w:cstheme="minorBidi"/>
                <w:noProof w:val="0"/>
                <w:lang w:val="en-CA"/>
              </w:rPr>
              <w:commentReference w:id="91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0" w:name="_Toc298681311"/>
      <w:r>
        <w:t>Part Seven</w:t>
      </w:r>
      <w:bookmarkEnd w:id="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1"/>
            <w:r>
              <w:t xml:space="preserve">sits </w:t>
            </w:r>
            <w:commentRangeEnd w:id="921"/>
            <w:r>
              <w:rPr>
                <w:rStyle w:val="CommentReference"/>
                <w:rFonts w:ascii="Times New Roman" w:eastAsiaTheme="minorHAnsi" w:hAnsi="Times New Roman" w:cstheme="minorBidi"/>
                <w:color w:val="auto"/>
              </w:rPr>
              <w:commentReference w:id="92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2"/>
            <w:r w:rsidRPr="00FA5B8C">
              <w:t>ⲉⲧⲁϥⲟⲩⲱⲛϩ</w:t>
            </w:r>
            <w:r w:rsidRPr="002147AA">
              <w:t xml:space="preserve"> </w:t>
            </w:r>
            <w:commentRangeEnd w:id="922"/>
            <w:r>
              <w:rPr>
                <w:rStyle w:val="CommentReference"/>
                <w:rFonts w:ascii="Garamond" w:hAnsi="Garamond" w:cstheme="minorBidi"/>
                <w:noProof w:val="0"/>
                <w:lang w:val="en-CA"/>
              </w:rPr>
              <w:commentReference w:id="92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3"/>
            <w:r w:rsidRPr="00FA5B8C">
              <w:t>Ϫⲉ ⲡⲓⲁⲧⲥⲁⲣⲝ</w:t>
            </w:r>
            <w:commentRangeEnd w:id="923"/>
            <w:r>
              <w:rPr>
                <w:rStyle w:val="CommentReference"/>
                <w:rFonts w:ascii="Garamond" w:hAnsi="Garamond" w:cstheme="minorBidi"/>
                <w:noProof w:val="0"/>
                <w:lang w:val="en-CA"/>
              </w:rPr>
              <w:commentReference w:id="92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4" w:name="_Toc298681312"/>
      <w:bookmarkStart w:id="925" w:name="_Toc308441927"/>
      <w:r>
        <w:t>The Crown Batos</w:t>
      </w:r>
      <w:bookmarkEnd w:id="924"/>
      <w:bookmarkEnd w:id="92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6"/>
            <w:r w:rsidRPr="007425E1">
              <w:t>has entered and come forth</w:t>
            </w:r>
            <w:commentRangeEnd w:id="926"/>
            <w:r>
              <w:rPr>
                <w:rStyle w:val="CommentReference"/>
                <w:rFonts w:ascii="Times New Roman" w:eastAsiaTheme="minorHAnsi" w:hAnsi="Times New Roman" w:cstheme="minorBidi"/>
                <w:color w:val="auto"/>
              </w:rPr>
              <w:commentReference w:id="92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7"/>
            <w:r w:rsidRPr="007425E1">
              <w:t>manifestation</w:t>
            </w:r>
            <w:commentRangeEnd w:id="927"/>
            <w:r>
              <w:rPr>
                <w:rStyle w:val="CommentReference"/>
              </w:rPr>
              <w:commentReference w:id="92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8"/>
            <w:r>
              <w:t>and</w:t>
            </w:r>
            <w:r w:rsidRPr="007425E1">
              <w:t xml:space="preserve"> </w:t>
            </w:r>
            <w:commentRangeEnd w:id="928"/>
            <w:r>
              <w:rPr>
                <w:rStyle w:val="CommentReference"/>
              </w:rPr>
              <w:commentReference w:id="92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9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3B3BD7D3"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C0A06">
        <w:rPr>
          <w:noProof/>
        </w:rPr>
        <w:t>533</w:t>
      </w:r>
      <w:r>
        <w:fldChar w:fldCharType="end"/>
      </w:r>
      <w:r>
        <w:t>.</w:t>
      </w:r>
    </w:p>
    <w:p w14:paraId="6C2803B6" w14:textId="77777777" w:rsidR="00E35F1F" w:rsidRDefault="00E35F1F" w:rsidP="00E35F1F">
      <w:pPr>
        <w:pStyle w:val="Heading2"/>
      </w:pPr>
      <w:bookmarkStart w:id="929" w:name="_Toc298681313"/>
      <w:bookmarkStart w:id="930" w:name="_Toc308441928"/>
      <w:bookmarkStart w:id="931" w:name="_Toc448696635"/>
      <w:r>
        <w:lastRenderedPageBreak/>
        <w:t>Thursday</w:t>
      </w:r>
      <w:bookmarkEnd w:id="929"/>
      <w:bookmarkEnd w:id="930"/>
      <w:bookmarkEnd w:id="931"/>
    </w:p>
    <w:p w14:paraId="562349E9" w14:textId="453ED52C" w:rsidR="00E35F1F" w:rsidRDefault="00E35F1F" w:rsidP="00E35F1F">
      <w:pPr>
        <w:pStyle w:val="Heading3"/>
      </w:pPr>
      <w:bookmarkStart w:id="932" w:name="_Toc298681314"/>
      <w:bookmarkStart w:id="933" w:name="_Toc308441929"/>
      <w:bookmarkStart w:id="934" w:name="_Ref452620057"/>
      <w:r>
        <w:t xml:space="preserve">The Psali Batos for </w:t>
      </w:r>
      <w:bookmarkEnd w:id="932"/>
      <w:bookmarkEnd w:id="933"/>
      <w:r w:rsidR="00CF15BA">
        <w:t>Thursday</w:t>
      </w:r>
      <w:bookmarkEnd w:id="93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5"/>
            <w:r w:rsidRPr="007425E1">
              <w:t xml:space="preserve">on </w:t>
            </w:r>
            <w:commentRangeEnd w:id="935"/>
            <w:r>
              <w:rPr>
                <w:rStyle w:val="CommentReference"/>
              </w:rPr>
              <w:commentReference w:id="93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6"/>
            <w:r w:rsidRPr="007425E1">
              <w:t xml:space="preserve">Forty </w:t>
            </w:r>
            <w:commentRangeEnd w:id="936"/>
            <w:r>
              <w:rPr>
                <w:rStyle w:val="CommentReference"/>
                <w:rFonts w:ascii="Times New Roman" w:eastAsiaTheme="minorHAnsi" w:hAnsi="Times New Roman" w:cstheme="minorBidi"/>
                <w:color w:val="auto"/>
              </w:rPr>
              <w:commentReference w:id="936"/>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7"/>
            <w:r w:rsidRPr="007425E1">
              <w:t xml:space="preserve">Crush </w:t>
            </w:r>
            <w:r w:rsidR="00CF15BA" w:rsidRPr="00CF15BA">
              <w:t xml:space="preserve">beneath </w:t>
            </w:r>
            <w:r w:rsidRPr="007425E1">
              <w:t>us</w:t>
            </w:r>
            <w:commentRangeEnd w:id="937"/>
            <w:r>
              <w:rPr>
                <w:rStyle w:val="CommentReference"/>
                <w:rFonts w:ascii="Times New Roman" w:eastAsiaTheme="minorHAnsi" w:hAnsi="Times New Roman" w:cstheme="minorBidi"/>
                <w:color w:val="auto"/>
              </w:rPr>
              <w:commentReference w:id="93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8" w:name="_Toc298681315"/>
      <w:bookmarkStart w:id="939" w:name="_Toc308441930"/>
      <w:r w:rsidRPr="00FD2E69">
        <w:lastRenderedPageBreak/>
        <w:t xml:space="preserve">The Conclusion of the </w:t>
      </w:r>
      <w:r>
        <w:t>Batos</w:t>
      </w:r>
      <w:r w:rsidRPr="00FD2E69">
        <w:t xml:space="preserve"> Psali</w:t>
      </w:r>
      <w:bookmarkEnd w:id="938"/>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0" w:name="_Toc298681316"/>
      <w:bookmarkStart w:id="941" w:name="_Toc308441931"/>
      <w:bookmarkStart w:id="942" w:name="_Ref452620072"/>
      <w:bookmarkStart w:id="943" w:name="_Ref452620076"/>
      <w:r>
        <w:t>The Thursday Theotokia</w:t>
      </w:r>
      <w:bookmarkEnd w:id="940"/>
      <w:bookmarkEnd w:id="941"/>
      <w:bookmarkEnd w:id="942"/>
      <w:bookmarkEnd w:id="94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4" w:name="_Toc298681317"/>
      <w:r>
        <w:t>Part One</w:t>
      </w:r>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5"/>
            <w:r w:rsidRPr="007425E1">
              <w:t>virgin</w:t>
            </w:r>
            <w:commentRangeEnd w:id="945"/>
            <w:r>
              <w:rPr>
                <w:rStyle w:val="CommentReference"/>
                <w:rFonts w:ascii="Times New Roman" w:eastAsiaTheme="minorHAnsi" w:hAnsi="Times New Roman" w:cstheme="minorBidi"/>
                <w:color w:val="auto"/>
              </w:rPr>
              <w:commentReference w:id="94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6" w:name="_Toc298681318"/>
      <w:r>
        <w:t>Part Two</w:t>
      </w:r>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7"/>
            <w:r>
              <w:t>abolished</w:t>
            </w:r>
            <w:commentRangeEnd w:id="947"/>
            <w:r>
              <w:rPr>
                <w:rStyle w:val="CommentReference"/>
                <w:rFonts w:ascii="Times New Roman" w:eastAsiaTheme="minorHAnsi" w:hAnsi="Times New Roman" w:cstheme="minorBidi"/>
                <w:color w:val="auto"/>
              </w:rPr>
              <w:commentReference w:id="94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8" w:name="_Toc298681319"/>
      <w:r>
        <w:t>Part Three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9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49" w:name="_Toc298681320"/>
      <w:r>
        <w:t>Part Four</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0"/>
            <w:r>
              <w:t>.</w:t>
            </w:r>
            <w:commentRangeEnd w:id="950"/>
            <w:r>
              <w:rPr>
                <w:rStyle w:val="CommentReference"/>
              </w:rPr>
              <w:commentReference w:id="950"/>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1"/>
            <w:r>
              <w:t xml:space="preserve">appeared </w:t>
            </w:r>
            <w:commentRangeEnd w:id="951"/>
            <w:r>
              <w:rPr>
                <w:rStyle w:val="CommentReference"/>
                <w:rFonts w:ascii="Times New Roman" w:eastAsiaTheme="minorHAnsi" w:hAnsi="Times New Roman" w:cstheme="minorBidi"/>
                <w:color w:val="auto"/>
              </w:rPr>
              <w:commentReference w:id="95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3"/>
            <w:r w:rsidRPr="007425E1">
              <w:t>strength</w:t>
            </w:r>
            <w:commentRangeEnd w:id="953"/>
            <w:r>
              <w:rPr>
                <w:rStyle w:val="CommentReference"/>
                <w:rFonts w:ascii="Times New Roman" w:eastAsiaTheme="minorHAnsi" w:hAnsi="Times New Roman" w:cstheme="minorBidi"/>
                <w:color w:val="auto"/>
              </w:rPr>
              <w:commentReference w:id="95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4"/>
            <w:r>
              <w:t>N</w:t>
            </w:r>
            <w:r w:rsidRPr="007425E1">
              <w:t xml:space="preserve">ow </w:t>
            </w:r>
            <w:commentRangeEnd w:id="954"/>
            <w:r>
              <w:rPr>
                <w:rStyle w:val="CommentReference"/>
                <w:rFonts w:ascii="Times New Roman" w:eastAsiaTheme="minorHAnsi" w:hAnsi="Times New Roman" w:cstheme="minorBidi"/>
                <w:color w:val="auto"/>
              </w:rPr>
              <w:commentReference w:id="95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5" w:name="_Toc298681321"/>
      <w:r>
        <w:t>Part Five</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6"/>
            <w:r>
              <w:t>Theotokos</w:t>
            </w:r>
            <w:commentRangeEnd w:id="956"/>
            <w:r>
              <w:rPr>
                <w:rStyle w:val="CommentReference"/>
                <w:rFonts w:ascii="Times New Roman" w:eastAsiaTheme="minorHAnsi" w:hAnsi="Times New Roman" w:cstheme="minorBidi"/>
                <w:color w:val="auto"/>
              </w:rPr>
              <w:commentReference w:id="95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7"/>
            <w:r>
              <w:t xml:space="preserve">of </w:t>
            </w:r>
            <w:commentRangeEnd w:id="957"/>
            <w:r>
              <w:rPr>
                <w:rStyle w:val="CommentReference"/>
                <w:rFonts w:ascii="Times New Roman" w:eastAsiaTheme="minorHAnsi" w:hAnsi="Times New Roman" w:cstheme="minorBidi"/>
                <w:color w:val="auto"/>
              </w:rPr>
              <w:commentReference w:id="95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8" w:name="_Toc298681322"/>
      <w:r>
        <w:t>Part Six</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59"/>
            <w:r>
              <w:t xml:space="preserve">The </w:t>
            </w:r>
            <w:commentRangeEnd w:id="959"/>
            <w:r>
              <w:rPr>
                <w:rStyle w:val="CommentReference"/>
                <w:rFonts w:ascii="Times New Roman" w:eastAsiaTheme="minorHAnsi" w:hAnsi="Times New Roman" w:cstheme="minorBidi"/>
                <w:color w:val="auto"/>
              </w:rPr>
              <w:commentReference w:id="95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0"/>
            <w:r>
              <w:t>would</w:t>
            </w:r>
            <w:r w:rsidRPr="007425E1">
              <w:t xml:space="preserve"> </w:t>
            </w:r>
            <w:commentRangeEnd w:id="960"/>
            <w:r>
              <w:rPr>
                <w:rStyle w:val="CommentReference"/>
              </w:rPr>
              <w:commentReference w:id="96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1" w:name="_Toc298681323"/>
      <w:r>
        <w:t>Part Seven</w:t>
      </w:r>
      <w:bookmarkEnd w:id="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2"/>
            <w:r>
              <w:t>David</w:t>
            </w:r>
            <w:commentRangeEnd w:id="962"/>
            <w:r>
              <w:rPr>
                <w:rStyle w:val="CommentReference"/>
                <w:rFonts w:ascii="Times New Roman" w:eastAsiaTheme="minorHAnsi" w:hAnsi="Times New Roman" w:cstheme="minorBidi"/>
                <w:color w:val="auto"/>
              </w:rPr>
              <w:commentReference w:id="96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3"/>
            <w:r w:rsidRPr="00E03CD4">
              <w:t xml:space="preserve">deemed </w:t>
            </w:r>
            <w:commentRangeEnd w:id="963"/>
            <w:r>
              <w:rPr>
                <w:rStyle w:val="CommentReference"/>
                <w:rFonts w:ascii="Times New Roman" w:eastAsiaTheme="minorHAnsi" w:hAnsi="Times New Roman" w:cstheme="minorBidi"/>
                <w:color w:val="auto"/>
              </w:rPr>
              <w:commentReference w:id="96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4" w:name="_Toc298681324"/>
      <w:r>
        <w:t>Part Eight</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5"/>
            <w:r>
              <w:t>heaven</w:t>
            </w:r>
            <w:r w:rsidRPr="007425E1">
              <w:t xml:space="preserve"> </w:t>
            </w:r>
            <w:commentRangeEnd w:id="965"/>
            <w:r>
              <w:rPr>
                <w:rStyle w:val="CommentReference"/>
                <w:rFonts w:ascii="Times New Roman" w:eastAsiaTheme="minorHAnsi" w:hAnsi="Times New Roman" w:cstheme="minorBidi"/>
                <w:color w:val="auto"/>
              </w:rPr>
              <w:commentReference w:id="96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6" w:name="_Toc298681325"/>
      <w:r>
        <w:lastRenderedPageBreak/>
        <w:t>Part Nine</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7"/>
            <w:r w:rsidRPr="007425E1">
              <w:t>Rises</w:t>
            </w:r>
            <w:commentRangeEnd w:id="967"/>
            <w:r>
              <w:rPr>
                <w:rStyle w:val="CommentReference"/>
              </w:rPr>
              <w:commentReference w:id="96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8" w:name="_Toc298681326"/>
      <w:bookmarkStart w:id="969" w:name="_Toc308441932"/>
      <w:r>
        <w:lastRenderedPageBreak/>
        <w:t xml:space="preserve">The </w:t>
      </w:r>
      <w:r w:rsidRPr="007C4181">
        <w:t>Crown</w:t>
      </w:r>
      <w:bookmarkEnd w:id="968"/>
      <w:bookmarkEnd w:id="96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0"/>
            <w:r w:rsidRPr="007425E1">
              <w:t>destroyed</w:t>
            </w:r>
            <w:commentRangeEnd w:id="970"/>
            <w:r>
              <w:rPr>
                <w:rStyle w:val="CommentReference"/>
                <w:rFonts w:ascii="Times New Roman" w:eastAsiaTheme="minorHAnsi" w:hAnsi="Times New Roman" w:cstheme="minorBidi"/>
                <w:color w:val="auto"/>
              </w:rPr>
              <w:commentReference w:id="97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9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2AF98F8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C0A06">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1" w:name="_Toc298681327"/>
      <w:bookmarkStart w:id="972" w:name="_Toc308441933"/>
      <w:bookmarkStart w:id="973" w:name="_Toc448696636"/>
      <w:r>
        <w:lastRenderedPageBreak/>
        <w:t>Friday</w:t>
      </w:r>
      <w:bookmarkEnd w:id="971"/>
      <w:bookmarkEnd w:id="972"/>
      <w:bookmarkEnd w:id="973"/>
    </w:p>
    <w:p w14:paraId="05EA9798" w14:textId="77777777" w:rsidR="00E35F1F" w:rsidRDefault="00E35F1F" w:rsidP="00E35F1F">
      <w:pPr>
        <w:pStyle w:val="Heading3"/>
      </w:pPr>
      <w:bookmarkStart w:id="974" w:name="_Toc298681328"/>
      <w:bookmarkStart w:id="975" w:name="_Toc308441934"/>
      <w:bookmarkStart w:id="976" w:name="_Ref452620428"/>
      <w:bookmarkStart w:id="977" w:name="_Ref452620435"/>
      <w:r>
        <w:t>The Psali Batos for Friday</w:t>
      </w:r>
      <w:bookmarkEnd w:id="974"/>
      <w:bookmarkEnd w:id="975"/>
      <w:bookmarkEnd w:id="976"/>
      <w:bookmarkEnd w:id="97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8"/>
            <w:r w:rsidRPr="007425E1">
              <w:t>servants</w:t>
            </w:r>
            <w:commentRangeEnd w:id="978"/>
            <w:r>
              <w:rPr>
                <w:rStyle w:val="CommentReference"/>
                <w:rFonts w:ascii="Times New Roman" w:eastAsiaTheme="minorHAnsi" w:hAnsi="Times New Roman" w:cstheme="minorBidi"/>
                <w:color w:val="auto"/>
              </w:rPr>
              <w:commentReference w:id="97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79"/>
            <w:r w:rsidRPr="007425E1">
              <w:t>To escape the face of the bows.</w:t>
            </w:r>
            <w:commentRangeEnd w:id="979"/>
            <w:r>
              <w:rPr>
                <w:rStyle w:val="CommentReference"/>
              </w:rPr>
              <w:commentReference w:id="97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0"/>
            <w:r w:rsidRPr="00FA5B8C">
              <w:t>ⲉⲑⲣⲟⲩⲱ̀ϣⲉⲙ ⲛ̀ⲧ̀ϫⲟⲙ ⲛ̀ⲧⲉ ⲡⲓⲭ̀ⲣⲱⲙ</w:t>
            </w:r>
            <w:commentRangeEnd w:id="980"/>
            <w:r>
              <w:rPr>
                <w:rStyle w:val="CommentReference"/>
                <w:rFonts w:ascii="Garamond" w:hAnsi="Garamond" w:cstheme="minorBidi"/>
                <w:noProof w:val="0"/>
                <w:lang w:val="en-CA"/>
              </w:rPr>
              <w:commentReference w:id="980"/>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1" w:name="_Toc298681329"/>
      <w:bookmarkStart w:id="982" w:name="_Toc308441935"/>
      <w:r w:rsidRPr="00FD2E69">
        <w:lastRenderedPageBreak/>
        <w:t xml:space="preserve">The Conclusion of the </w:t>
      </w:r>
      <w:r>
        <w:t>Batos</w:t>
      </w:r>
      <w:r w:rsidRPr="00FD2E69">
        <w:t xml:space="preserve"> Psali</w:t>
      </w:r>
      <w:bookmarkEnd w:id="981"/>
      <w:bookmarkEnd w:id="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3" w:name="_Toc298681330"/>
      <w:bookmarkStart w:id="984" w:name="_Toc308441936"/>
      <w:bookmarkStart w:id="985" w:name="_Ref452620452"/>
      <w:bookmarkStart w:id="986" w:name="_Ref452620455"/>
      <w:r>
        <w:t>The Friday Theotokia</w:t>
      </w:r>
      <w:bookmarkEnd w:id="983"/>
      <w:bookmarkEnd w:id="984"/>
      <w:bookmarkEnd w:id="985"/>
      <w:bookmarkEnd w:id="98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7" w:name="_Toc298681331"/>
      <w:r>
        <w:t>Part One</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8"/>
            <w:r>
              <w:t>the fruit of your womb</w:t>
            </w:r>
            <w:commentRangeEnd w:id="988"/>
            <w:r>
              <w:rPr>
                <w:rStyle w:val="CommentReference"/>
                <w:rFonts w:ascii="Times New Roman" w:eastAsiaTheme="minorHAnsi" w:hAnsi="Times New Roman" w:cstheme="minorBidi"/>
                <w:color w:val="auto"/>
              </w:rPr>
              <w:commentReference w:id="98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89" w:name="_Toc298681332"/>
      <w:r>
        <w:lastRenderedPageBreak/>
        <w:t>Part Two</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0"/>
            <w:r>
              <w:t xml:space="preserve">incarnate </w:t>
            </w:r>
            <w:commentRangeEnd w:id="990"/>
            <w:r>
              <w:rPr>
                <w:rStyle w:val="CommentReference"/>
                <w:rFonts w:ascii="Times New Roman" w:eastAsiaTheme="minorHAnsi" w:hAnsi="Times New Roman" w:cstheme="minorBidi"/>
                <w:color w:val="auto"/>
              </w:rPr>
              <w:commentReference w:id="990"/>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1" w:name="_Toc298681333"/>
      <w:r>
        <w:t>Part Three</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2"/>
            <w:r>
              <w:t>O</w:t>
            </w:r>
            <w:commentRangeEnd w:id="992"/>
            <w:r>
              <w:rPr>
                <w:rStyle w:val="CommentReference"/>
                <w:rFonts w:ascii="Times New Roman" w:eastAsiaTheme="minorHAnsi" w:hAnsi="Times New Roman" w:cstheme="minorBidi"/>
                <w:color w:val="auto"/>
              </w:rPr>
              <w:commentReference w:id="992"/>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3" w:name="_Toc298681334"/>
      <w:r>
        <w:t>Part Four</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4" w:name="_Toc298681335"/>
      <w:r>
        <w:t>Part Five</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5" w:name="_Toc298681336"/>
      <w:r>
        <w:lastRenderedPageBreak/>
        <w:t>Part Six</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6" w:name="_Toc298681337"/>
      <w:r>
        <w:t>Part Seven</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7"/>
            <w:r>
              <w:t>temple</w:t>
            </w:r>
            <w:commentRangeEnd w:id="997"/>
            <w:r>
              <w:rPr>
                <w:rStyle w:val="CommentReference"/>
                <w:rFonts w:ascii="Times New Roman" w:eastAsiaTheme="minorHAnsi" w:hAnsi="Times New Roman" w:cstheme="minorBidi"/>
                <w:color w:val="auto"/>
              </w:rPr>
              <w:commentReference w:id="997"/>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8" w:name="_Toc298681338"/>
      <w:bookmarkStart w:id="999" w:name="_Toc308441937"/>
      <w:r>
        <w:lastRenderedPageBreak/>
        <w:t>The Crown</w:t>
      </w:r>
      <w:bookmarkEnd w:id="998"/>
      <w:bookmarkEnd w:id="999"/>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0"/>
            <w:r w:rsidRPr="00F0646D">
              <w:t xml:space="preserve">Infinite </w:t>
            </w:r>
            <w:commentRangeEnd w:id="1000"/>
            <w:r>
              <w:rPr>
                <w:rStyle w:val="CommentReference"/>
                <w:rFonts w:ascii="Times New Roman" w:eastAsiaTheme="minorHAnsi" w:hAnsi="Times New Roman" w:cstheme="minorBidi"/>
                <w:color w:val="auto"/>
              </w:rPr>
              <w:commentReference w:id="1000"/>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1"/>
            <w:r w:rsidRPr="007425E1">
              <w:t>hook</w:t>
            </w:r>
            <w:commentRangeEnd w:id="1001"/>
            <w:r>
              <w:rPr>
                <w:rStyle w:val="CommentReference"/>
                <w:rFonts w:ascii="Times New Roman" w:eastAsiaTheme="minorHAnsi" w:hAnsi="Times New Roman" w:cstheme="minorBidi"/>
                <w:color w:val="auto"/>
              </w:rPr>
              <w:commentReference w:id="1001"/>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2"/>
            <w:r w:rsidRPr="007425E1">
              <w:t xml:space="preserve">Teaching </w:t>
            </w:r>
            <w:commentRangeEnd w:id="1002"/>
            <w:r>
              <w:rPr>
                <w:rStyle w:val="CommentReference"/>
                <w:rFonts w:ascii="Times New Roman" w:eastAsiaTheme="minorHAnsi" w:hAnsi="Times New Roman" w:cstheme="minorBidi"/>
                <w:color w:val="auto"/>
              </w:rPr>
              <w:commentReference w:id="1002"/>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3"/>
            <w:r w:rsidRPr="007425E1">
              <w:t>a cause</w:t>
            </w:r>
            <w:r>
              <w:t xml:space="preserve"> for us</w:t>
            </w:r>
            <w:r w:rsidRPr="007425E1">
              <w:t>,</w:t>
            </w:r>
            <w:commentRangeEnd w:id="1003"/>
            <w:r>
              <w:rPr>
                <w:rStyle w:val="CommentReference"/>
                <w:rFonts w:ascii="Times New Roman" w:eastAsiaTheme="minorHAnsi" w:hAnsi="Times New Roman" w:cstheme="minorBidi"/>
                <w:color w:val="auto"/>
              </w:rPr>
              <w:commentReference w:id="1003"/>
            </w:r>
          </w:p>
          <w:p w14:paraId="18A8A756" w14:textId="77777777" w:rsidR="00E35F1F" w:rsidRDefault="00E35F1F" w:rsidP="00E35F1F">
            <w:pPr>
              <w:pStyle w:val="EngHangEnd"/>
            </w:pPr>
            <w:r w:rsidRPr="007425E1">
              <w:t xml:space="preserve">To ascend the </w:t>
            </w:r>
            <w:commentRangeStart w:id="1004"/>
            <w:r w:rsidRPr="007425E1">
              <w:t xml:space="preserve">path </w:t>
            </w:r>
            <w:commentRangeEnd w:id="1004"/>
            <w:r>
              <w:rPr>
                <w:rStyle w:val="CommentReference"/>
                <w:rFonts w:ascii="Times New Roman" w:eastAsiaTheme="minorHAnsi" w:hAnsi="Times New Roman" w:cstheme="minorBidi"/>
                <w:color w:val="auto"/>
              </w:rPr>
              <w:commentReference w:id="1004"/>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5"/>
            </w:r>
            <w:r>
              <w:t>,</w:t>
            </w:r>
          </w:p>
          <w:p w14:paraId="51E3C73A" w14:textId="77777777" w:rsidR="00E35F1F" w:rsidRDefault="00E35F1F" w:rsidP="00E35F1F">
            <w:pPr>
              <w:pStyle w:val="EngHangEnd"/>
            </w:pPr>
            <w:r>
              <w:t>With</w:t>
            </w:r>
            <w:r w:rsidRPr="007425E1">
              <w:t xml:space="preserve"> joy and </w:t>
            </w:r>
            <w:commentRangeStart w:id="1006"/>
            <w:r w:rsidRPr="007425E1">
              <w:t>rejoicing</w:t>
            </w:r>
            <w:commentRangeEnd w:id="1006"/>
            <w:r>
              <w:rPr>
                <w:rStyle w:val="CommentReference"/>
                <w:rFonts w:ascii="Times New Roman" w:eastAsiaTheme="minorHAnsi" w:hAnsi="Times New Roman" w:cstheme="minorBidi"/>
                <w:color w:val="auto"/>
              </w:rPr>
              <w:commentReference w:id="1006"/>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9CC9304"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C0A06">
        <w:rPr>
          <w:noProof/>
        </w:rPr>
        <w:t>533</w:t>
      </w:r>
      <w:r>
        <w:fldChar w:fldCharType="end"/>
      </w:r>
      <w:r>
        <w:t>.</w:t>
      </w:r>
    </w:p>
    <w:p w14:paraId="38557AE9" w14:textId="77777777" w:rsidR="00E35F1F" w:rsidRDefault="00E35F1F" w:rsidP="00E35F1F">
      <w:pPr>
        <w:pStyle w:val="Heading2"/>
      </w:pPr>
      <w:bookmarkStart w:id="1007" w:name="_Toc298681339"/>
      <w:bookmarkStart w:id="1008" w:name="_Toc308441938"/>
      <w:bookmarkStart w:id="1009" w:name="_Toc448696637"/>
      <w:r>
        <w:lastRenderedPageBreak/>
        <w:t>Saturday</w:t>
      </w:r>
      <w:bookmarkEnd w:id="1007"/>
      <w:bookmarkEnd w:id="1008"/>
      <w:bookmarkEnd w:id="1009"/>
    </w:p>
    <w:p w14:paraId="425920E6" w14:textId="77777777" w:rsidR="00E35F1F" w:rsidRDefault="00E35F1F" w:rsidP="00E35F1F">
      <w:pPr>
        <w:pStyle w:val="Heading3"/>
      </w:pPr>
      <w:bookmarkStart w:id="1010" w:name="_Toc298681340"/>
      <w:bookmarkStart w:id="1011" w:name="_Toc308441939"/>
      <w:bookmarkStart w:id="1012" w:name="_Ref452620561"/>
      <w:bookmarkStart w:id="1013" w:name="_Ref452620564"/>
      <w:r>
        <w:t>The Saturday Psali Batos</w:t>
      </w:r>
      <w:bookmarkEnd w:id="1010"/>
      <w:bookmarkEnd w:id="1011"/>
      <w:bookmarkEnd w:id="1012"/>
      <w:bookmarkEnd w:id="1013"/>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4"/>
            <w:r w:rsidRPr="007425E1">
              <w:rPr>
                <w:rFonts w:eastAsiaTheme="minorHAnsi"/>
              </w:rPr>
              <w:t xml:space="preserve">All </w:t>
            </w:r>
            <w:commentRangeEnd w:id="1014"/>
            <w:r>
              <w:rPr>
                <w:rStyle w:val="CommentReference"/>
                <w:rFonts w:ascii="Times New Roman" w:eastAsiaTheme="minorHAnsi" w:hAnsi="Times New Roman" w:cstheme="minorBidi"/>
                <w:color w:val="auto"/>
              </w:rPr>
              <w:commentReference w:id="1014"/>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5"/>
            <w:r w:rsidRPr="007425E1">
              <w:rPr>
                <w:rFonts w:eastAsiaTheme="minorHAnsi"/>
              </w:rPr>
              <w:t>every</w:t>
            </w:r>
            <w:r>
              <w:rPr>
                <w:rFonts w:eastAsiaTheme="minorHAnsi"/>
              </w:rPr>
              <w:t xml:space="preserve"> </w:t>
            </w:r>
            <w:r w:rsidRPr="007425E1">
              <w:rPr>
                <w:rFonts w:eastAsiaTheme="minorHAnsi"/>
              </w:rPr>
              <w:t>day</w:t>
            </w:r>
            <w:commentRangeEnd w:id="1015"/>
            <w:r>
              <w:rPr>
                <w:rStyle w:val="CommentReference"/>
                <w:rFonts w:ascii="Times New Roman" w:eastAsiaTheme="minorHAnsi" w:hAnsi="Times New Roman" w:cstheme="minorBidi"/>
                <w:color w:val="auto"/>
              </w:rPr>
              <w:commentReference w:id="1015"/>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6"/>
            <w:r>
              <w:rPr>
                <w:rFonts w:eastAsiaTheme="minorHAnsi"/>
              </w:rPr>
              <w:t>ecstasy</w:t>
            </w:r>
            <w:commentRangeEnd w:id="1016"/>
            <w:r>
              <w:rPr>
                <w:rStyle w:val="CommentReference"/>
                <w:rFonts w:ascii="Times New Roman" w:eastAsiaTheme="minorHAnsi" w:hAnsi="Times New Roman" w:cstheme="minorBidi"/>
                <w:color w:val="auto"/>
              </w:rPr>
              <w:commentReference w:id="1016"/>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7"/>
            <w:r w:rsidRPr="007425E1">
              <w:rPr>
                <w:color w:val="000000"/>
              </w:rPr>
              <w:t xml:space="preserve">glory </w:t>
            </w:r>
            <w:commentRangeEnd w:id="1017"/>
            <w:r>
              <w:rPr>
                <w:rStyle w:val="CommentReference"/>
              </w:rPr>
              <w:commentReference w:id="1017"/>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8"/>
            <w:r>
              <w:rPr>
                <w:rFonts w:eastAsiaTheme="minorHAnsi"/>
              </w:rPr>
              <w:t xml:space="preserve">From </w:t>
            </w:r>
            <w:commentRangeEnd w:id="1018"/>
            <w:r>
              <w:rPr>
                <w:rStyle w:val="CommentReference"/>
                <w:rFonts w:ascii="Times New Roman" w:eastAsiaTheme="minorHAnsi" w:hAnsi="Times New Roman" w:cstheme="minorBidi"/>
                <w:color w:val="auto"/>
              </w:rPr>
              <w:commentReference w:id="1018"/>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19"/>
            <w:r>
              <w:rPr>
                <w:rFonts w:eastAsiaTheme="minorHAnsi"/>
              </w:rPr>
              <w:t>prophet</w:t>
            </w:r>
            <w:commentRangeEnd w:id="1019"/>
            <w:r>
              <w:rPr>
                <w:rStyle w:val="CommentReference"/>
                <w:rFonts w:ascii="Times New Roman" w:eastAsiaTheme="minorHAnsi" w:hAnsi="Times New Roman" w:cstheme="minorBidi"/>
                <w:color w:val="auto"/>
              </w:rPr>
              <w:commentReference w:id="1019"/>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0"/>
            <w:r w:rsidRPr="007425E1">
              <w:rPr>
                <w:rFonts w:eastAsiaTheme="minorHAnsi"/>
              </w:rPr>
              <w:t>everyone</w:t>
            </w:r>
            <w:commentRangeEnd w:id="1020"/>
            <w:r>
              <w:rPr>
                <w:rStyle w:val="CommentReference"/>
                <w:rFonts w:ascii="Times New Roman" w:eastAsiaTheme="minorHAnsi" w:hAnsi="Times New Roman" w:cstheme="minorBidi"/>
                <w:color w:val="auto"/>
              </w:rPr>
              <w:commentReference w:id="1020"/>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1"/>
            <w:r>
              <w:rPr>
                <w:rFonts w:eastAsiaTheme="minorHAnsi"/>
              </w:rPr>
              <w:t xml:space="preserve">never </w:t>
            </w:r>
            <w:commentRangeEnd w:id="1021"/>
            <w:r>
              <w:rPr>
                <w:rStyle w:val="CommentReference"/>
                <w:rFonts w:ascii="Times New Roman" w:eastAsiaTheme="minorHAnsi" w:hAnsi="Times New Roman" w:cstheme="minorBidi"/>
                <w:color w:val="auto"/>
              </w:rPr>
              <w:commentReference w:id="1021"/>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2"/>
            <w:r w:rsidRPr="007425E1">
              <w:rPr>
                <w:rFonts w:eastAsiaTheme="minorHAnsi"/>
              </w:rPr>
              <w:t xml:space="preserve">and </w:t>
            </w:r>
            <w:commentRangeEnd w:id="1022"/>
            <w:r>
              <w:rPr>
                <w:rStyle w:val="CommentReference"/>
                <w:rFonts w:ascii="Times New Roman" w:eastAsiaTheme="minorHAnsi" w:hAnsi="Times New Roman" w:cstheme="minorBidi"/>
                <w:color w:val="auto"/>
              </w:rPr>
              <w:commentReference w:id="1022"/>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3"/>
            <w:r w:rsidRPr="007425E1">
              <w:rPr>
                <w:rFonts w:eastAsiaTheme="minorHAnsi"/>
              </w:rPr>
              <w:t xml:space="preserve">praises </w:t>
            </w:r>
            <w:commentRangeEnd w:id="1023"/>
            <w:r>
              <w:rPr>
                <w:rStyle w:val="CommentReference"/>
                <w:rFonts w:ascii="Times New Roman" w:eastAsiaTheme="minorHAnsi" w:hAnsi="Times New Roman" w:cstheme="minorBidi"/>
                <w:color w:val="auto"/>
              </w:rPr>
              <w:commentReference w:id="1023"/>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4"/>
            <w:r w:rsidRPr="007425E1">
              <w:rPr>
                <w:rFonts w:eastAsiaTheme="minorHAnsi"/>
              </w:rPr>
              <w:t>blessing</w:t>
            </w:r>
            <w:commentRangeEnd w:id="1024"/>
            <w:r>
              <w:rPr>
                <w:rStyle w:val="CommentReference"/>
                <w:rFonts w:ascii="Times New Roman" w:eastAsiaTheme="minorHAnsi" w:hAnsi="Times New Roman" w:cstheme="minorBidi"/>
                <w:color w:val="auto"/>
              </w:rPr>
              <w:commentReference w:id="1024"/>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5"/>
            <w:r w:rsidRPr="007425E1">
              <w:rPr>
                <w:rFonts w:eastAsiaTheme="minorHAnsi"/>
              </w:rPr>
              <w:t xml:space="preserve">we'll </w:t>
            </w:r>
            <w:commentRangeEnd w:id="1025"/>
            <w:r>
              <w:rPr>
                <w:rStyle w:val="CommentReference"/>
                <w:rFonts w:ascii="Times New Roman" w:eastAsiaTheme="minorHAnsi" w:hAnsi="Times New Roman" w:cstheme="minorBidi"/>
                <w:color w:val="auto"/>
              </w:rPr>
              <w:commentReference w:id="1025"/>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6"/>
            <w:r w:rsidRPr="007425E1">
              <w:rPr>
                <w:rFonts w:eastAsiaTheme="minorHAnsi"/>
              </w:rPr>
              <w:t xml:space="preserve">perfect </w:t>
            </w:r>
            <w:commentRangeEnd w:id="1026"/>
            <w:r>
              <w:rPr>
                <w:rStyle w:val="CommentReference"/>
                <w:rFonts w:ascii="Times New Roman" w:eastAsiaTheme="minorHAnsi" w:hAnsi="Times New Roman" w:cstheme="minorBidi"/>
                <w:color w:val="auto"/>
              </w:rPr>
              <w:commentReference w:id="1026"/>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7" w:name="_Toc298681341"/>
      <w:bookmarkStart w:id="1028" w:name="_Toc308441940"/>
      <w:r w:rsidRPr="00FD2E69">
        <w:t xml:space="preserve">The Conclusion of the </w:t>
      </w:r>
      <w:r>
        <w:t>Batos</w:t>
      </w:r>
      <w:r w:rsidRPr="00FD2E69">
        <w:t xml:space="preserve"> Psali</w:t>
      </w:r>
      <w:bookmarkEnd w:id="1027"/>
      <w:bookmarkEnd w:id="10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2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29"/>
            <w:r>
              <w:rPr>
                <w:rStyle w:val="CommentReference"/>
                <w:rFonts w:ascii="Garamond" w:hAnsi="Garamond" w:cstheme="minorBidi"/>
                <w:noProof w:val="0"/>
                <w:lang w:val="en-CA"/>
              </w:rPr>
              <w:commentReference w:id="1029"/>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0" w:name="_Toc298681342"/>
      <w:bookmarkStart w:id="1031" w:name="_Toc308441941"/>
      <w:bookmarkStart w:id="1032" w:name="_Ref452620570"/>
      <w:bookmarkStart w:id="1033" w:name="_Ref452620573"/>
      <w:r>
        <w:t>The Saturday Theotokia</w:t>
      </w:r>
      <w:bookmarkEnd w:id="1030"/>
      <w:bookmarkEnd w:id="1031"/>
      <w:bookmarkEnd w:id="1032"/>
      <w:bookmarkEnd w:id="1033"/>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4" w:name="_Toc298681343"/>
      <w:r>
        <w:t>Part One</w:t>
      </w:r>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5" w:name="_Toc298681344"/>
      <w:r w:rsidRPr="00D24FE1">
        <w:t>Part</w:t>
      </w:r>
      <w:r>
        <w:t xml:space="preserve"> Two</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6"/>
            <w:r w:rsidRPr="007425E1">
              <w:rPr>
                <w:rFonts w:eastAsiaTheme="minorHAnsi"/>
              </w:rPr>
              <w:t xml:space="preserve">honour </w:t>
            </w:r>
            <w:commentRangeEnd w:id="1036"/>
            <w:r>
              <w:rPr>
                <w:rStyle w:val="CommentReference"/>
                <w:rFonts w:ascii="Times New Roman" w:eastAsiaTheme="minorHAnsi" w:hAnsi="Times New Roman" w:cstheme="minorBidi"/>
                <w:color w:val="auto"/>
              </w:rPr>
              <w:commentReference w:id="1036"/>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7"/>
            <w:r w:rsidRPr="007425E1">
              <w:rPr>
                <w:rFonts w:eastAsiaTheme="minorHAnsi"/>
              </w:rPr>
              <w:t xml:space="preserve">prudent </w:t>
            </w:r>
            <w:commentRangeEnd w:id="1037"/>
            <w:r>
              <w:rPr>
                <w:rStyle w:val="CommentReference"/>
                <w:rFonts w:ascii="Times New Roman" w:eastAsiaTheme="minorHAnsi" w:hAnsi="Times New Roman" w:cstheme="minorBidi"/>
                <w:color w:val="auto"/>
              </w:rPr>
              <w:commentReference w:id="1037"/>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8" w:name="_Toc298681345"/>
      <w:r>
        <w:t>Part Three</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39"/>
            <w:r w:rsidRPr="007425E1">
              <w:rPr>
                <w:rFonts w:eastAsiaTheme="minorHAnsi"/>
              </w:rPr>
              <w:t>bride</w:t>
            </w:r>
            <w:commentRangeEnd w:id="1039"/>
            <w:r>
              <w:rPr>
                <w:rStyle w:val="CommentReference"/>
                <w:rFonts w:ascii="Times New Roman" w:eastAsiaTheme="minorHAnsi" w:hAnsi="Times New Roman" w:cstheme="minorBidi"/>
                <w:color w:val="auto"/>
              </w:rPr>
              <w:commentReference w:id="1039"/>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0"/>
            <w:r w:rsidRPr="007425E1">
              <w:rPr>
                <w:rFonts w:eastAsiaTheme="minorHAnsi"/>
              </w:rPr>
              <w:t xml:space="preserve">rue </w:t>
            </w:r>
            <w:commentRangeEnd w:id="1040"/>
            <w:r>
              <w:rPr>
                <w:rStyle w:val="CommentReference"/>
                <w:rFonts w:ascii="Times New Roman" w:eastAsiaTheme="minorHAnsi" w:hAnsi="Times New Roman" w:cstheme="minorBidi"/>
                <w:color w:val="auto"/>
              </w:rPr>
              <w:commentReference w:id="1040"/>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1"/>
            <w:r w:rsidRPr="007425E1">
              <w:rPr>
                <w:rFonts w:eastAsiaTheme="minorHAnsi"/>
              </w:rPr>
              <w:t xml:space="preserve">ed </w:t>
            </w:r>
            <w:commentRangeEnd w:id="1041"/>
            <w:r>
              <w:rPr>
                <w:rStyle w:val="CommentReference"/>
                <w:rFonts w:ascii="Times New Roman" w:eastAsiaTheme="minorHAnsi" w:hAnsi="Times New Roman" w:cstheme="minorBidi"/>
                <w:color w:val="auto"/>
              </w:rPr>
              <w:commentReference w:id="1041"/>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2" w:name="_Toc298681346"/>
      <w:r w:rsidRPr="00D24FE1">
        <w:t>Part</w:t>
      </w:r>
      <w:r>
        <w:t xml:space="preserve"> Four</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3"/>
            <w:r>
              <w:rPr>
                <w:rFonts w:eastAsiaTheme="minorHAnsi"/>
              </w:rPr>
              <w:t xml:space="preserve">unto </w:t>
            </w:r>
            <w:commentRangeEnd w:id="1043"/>
            <w:r>
              <w:rPr>
                <w:rStyle w:val="CommentReference"/>
                <w:rFonts w:ascii="Times New Roman" w:eastAsiaTheme="minorHAnsi" w:hAnsi="Times New Roman" w:cstheme="minorBidi"/>
                <w:color w:val="auto"/>
              </w:rPr>
              <w:commentReference w:id="1043"/>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4" w:name="_Toc298681347"/>
      <w:r w:rsidRPr="00D24FE1">
        <w:t>Part</w:t>
      </w:r>
      <w:r>
        <w:t xml:space="preserve"> Five</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5" w:name="_Toc298681348"/>
      <w:r>
        <w:t>Part Six</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6"/>
            <w:r w:rsidRPr="007425E1">
              <w:t>rejoice</w:t>
            </w:r>
            <w:r>
              <w:t>d</w:t>
            </w:r>
            <w:commentRangeEnd w:id="1046"/>
            <w:r>
              <w:rPr>
                <w:rStyle w:val="CommentReference"/>
                <w:rFonts w:ascii="Times New Roman" w:eastAsiaTheme="minorHAnsi" w:hAnsi="Times New Roman" w:cstheme="minorBidi"/>
                <w:color w:val="auto"/>
              </w:rPr>
              <w:commentReference w:id="1046"/>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7"/>
            <w:r>
              <w:t>save</w:t>
            </w:r>
            <w:r w:rsidRPr="007425E1">
              <w:t xml:space="preserve"> </w:t>
            </w:r>
            <w:commentRangeEnd w:id="1047"/>
            <w:r>
              <w:rPr>
                <w:rStyle w:val="CommentReference"/>
              </w:rPr>
              <w:commentReference w:id="1047"/>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8" w:name="_Toc298681349"/>
      <w:r>
        <w:t>Part Seven</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49"/>
            <w:r>
              <w:t>Paradoxically</w:t>
            </w:r>
            <w:commentRangeEnd w:id="1049"/>
            <w:r>
              <w:rPr>
                <w:rStyle w:val="CommentReference"/>
                <w:rFonts w:ascii="Times New Roman" w:eastAsiaTheme="minorHAnsi" w:hAnsi="Times New Roman" w:cstheme="minorBidi"/>
                <w:color w:val="auto"/>
              </w:rPr>
              <w:commentReference w:id="1049"/>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0"/>
            <w:r>
              <w:t xml:space="preserve">is </w:t>
            </w:r>
            <w:commentRangeEnd w:id="1050"/>
            <w:r>
              <w:rPr>
                <w:rStyle w:val="CommentReference"/>
                <w:rFonts w:ascii="Times New Roman" w:eastAsiaTheme="minorHAnsi" w:hAnsi="Times New Roman" w:cstheme="minorBidi"/>
                <w:color w:val="auto"/>
              </w:rPr>
              <w:commentReference w:id="1050"/>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1" w:name="_Toc298681350"/>
      <w:r>
        <w:t>Part Eight</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2"/>
            <w:r w:rsidRPr="007425E1">
              <w:t>from all sides</w:t>
            </w:r>
            <w:commentRangeEnd w:id="1052"/>
            <w:r>
              <w:rPr>
                <w:rStyle w:val="CommentReference"/>
                <w:rFonts w:ascii="Times New Roman" w:eastAsiaTheme="minorHAnsi" w:hAnsi="Times New Roman" w:cstheme="minorBidi"/>
                <w:color w:val="auto"/>
              </w:rPr>
              <w:commentReference w:id="1052"/>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3"/>
            <w:r>
              <w:t>Saviour</w:t>
            </w:r>
            <w:commentRangeEnd w:id="1053"/>
            <w:r>
              <w:rPr>
                <w:rStyle w:val="CommentReference"/>
                <w:rFonts w:ascii="Times New Roman" w:eastAsiaTheme="minorHAnsi" w:hAnsi="Times New Roman" w:cstheme="minorBidi"/>
                <w:color w:val="auto"/>
              </w:rPr>
              <w:commentReference w:id="1053"/>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4" w:name="_Toc298681351"/>
      <w:r>
        <w:t>Part Nine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5"/>
            <w:r>
              <w:t>compassion</w:t>
            </w:r>
            <w:commentRangeEnd w:id="1055"/>
            <w:r>
              <w:rPr>
                <w:rStyle w:val="CommentReference"/>
                <w:rFonts w:ascii="Times New Roman" w:eastAsiaTheme="minorHAnsi" w:hAnsi="Times New Roman" w:cstheme="minorBidi"/>
                <w:color w:val="auto"/>
              </w:rPr>
              <w:commentReference w:id="1055"/>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6" w:name="_Toc298681352"/>
      <w:bookmarkStart w:id="1057" w:name="_Toc308441942"/>
      <w:r>
        <w:lastRenderedPageBreak/>
        <w:t>The Crown Batos</w:t>
      </w:r>
      <w:bookmarkEnd w:id="1056"/>
      <w:bookmarkEnd w:id="1057"/>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8"/>
            <w:r>
              <w:t>Sanctuary</w:t>
            </w:r>
            <w:commentRangeEnd w:id="1058"/>
            <w:r>
              <w:rPr>
                <w:rStyle w:val="CommentReference"/>
                <w:rFonts w:ascii="Times New Roman" w:eastAsiaTheme="minorHAnsi" w:hAnsi="Times New Roman" w:cstheme="minorBidi"/>
                <w:color w:val="auto"/>
              </w:rPr>
              <w:commentReference w:id="1058"/>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59"/>
            <w:r>
              <w:t>lampstand</w:t>
            </w:r>
            <w:commentRangeEnd w:id="1059"/>
            <w:r>
              <w:rPr>
                <w:rStyle w:val="CommentReference"/>
                <w:rFonts w:ascii="Times New Roman" w:eastAsiaTheme="minorHAnsi" w:hAnsi="Times New Roman" w:cstheme="minorBidi"/>
                <w:color w:val="auto"/>
              </w:rPr>
              <w:commentReference w:id="1059"/>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0"/>
            <w:r>
              <w:t>Greeted</w:t>
            </w:r>
            <w:commentRangeEnd w:id="1060"/>
            <w:r>
              <w:rPr>
                <w:rStyle w:val="CommentReference"/>
                <w:rFonts w:ascii="Times New Roman" w:eastAsiaTheme="minorHAnsi" w:hAnsi="Times New Roman" w:cstheme="minorBidi"/>
                <w:color w:val="auto"/>
              </w:rPr>
              <w:commentReference w:id="1060"/>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1"/>
            <w:r w:rsidRPr="007425E1">
              <w:t xml:space="preserve">For </w:t>
            </w:r>
            <w:commentRangeEnd w:id="1061"/>
            <w:r>
              <w:rPr>
                <w:rStyle w:val="CommentReference"/>
                <w:rFonts w:ascii="Times New Roman" w:eastAsiaTheme="minorHAnsi" w:hAnsi="Times New Roman" w:cstheme="minorBidi"/>
                <w:color w:val="auto"/>
              </w:rPr>
              <w:commentReference w:id="1061"/>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2"/>
            <w:r>
              <w:t>coming</w:t>
            </w:r>
            <w:r w:rsidRPr="007425E1">
              <w:t xml:space="preserve"> </w:t>
            </w:r>
            <w:commentRangeEnd w:id="1062"/>
            <w:r>
              <w:rPr>
                <w:rStyle w:val="CommentReference"/>
                <w:rFonts w:ascii="Times New Roman" w:eastAsiaTheme="minorHAnsi" w:hAnsi="Times New Roman" w:cstheme="minorBidi"/>
                <w:color w:val="auto"/>
              </w:rPr>
              <w:commentReference w:id="1062"/>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3"/>
            <w:r w:rsidRPr="00582AD7">
              <w:t>ⲧⲉⲥⲱⲙⲁ</w:t>
            </w:r>
            <w:commentRangeEnd w:id="1063"/>
            <w:r>
              <w:rPr>
                <w:rStyle w:val="CommentReference"/>
                <w:rFonts w:ascii="Garamond" w:hAnsi="Garamond" w:cstheme="minorBidi"/>
                <w:noProof w:val="0"/>
                <w:lang w:val="en-CA"/>
              </w:rPr>
              <w:commentReference w:id="1063"/>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4"/>
            <w:r w:rsidRPr="007425E1">
              <w:t>you</w:t>
            </w:r>
            <w:commentRangeEnd w:id="1064"/>
            <w:r>
              <w:rPr>
                <w:rStyle w:val="CommentReference"/>
                <w:rFonts w:ascii="Times New Roman" w:eastAsiaTheme="minorHAnsi" w:hAnsi="Times New Roman" w:cstheme="minorBidi"/>
                <w:color w:val="auto"/>
              </w:rPr>
              <w:commentReference w:id="1064"/>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5" w:name="_Toc298681353"/>
      <w:bookmarkStart w:id="1066" w:name="_Toc308441943"/>
      <w:r>
        <w:lastRenderedPageBreak/>
        <w:t>The Second Crown Batos</w:t>
      </w:r>
      <w:bookmarkEnd w:id="1065"/>
      <w:bookmarkEnd w:id="1066"/>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7"/>
            <w:r>
              <w:t>evangelized</w:t>
            </w:r>
            <w:r w:rsidRPr="007425E1">
              <w:t xml:space="preserve"> </w:t>
            </w:r>
            <w:commentRangeEnd w:id="1067"/>
            <w:r>
              <w:rPr>
                <w:rStyle w:val="CommentReference"/>
                <w:rFonts w:ascii="Times New Roman" w:eastAsiaTheme="minorHAnsi" w:hAnsi="Times New Roman" w:cstheme="minorBidi"/>
                <w:color w:val="auto"/>
              </w:rPr>
              <w:commentReference w:id="1067"/>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8"/>
            <w:r w:rsidRPr="007425E1">
              <w:t>thereof</w:t>
            </w:r>
            <w:commentRangeEnd w:id="1068"/>
            <w:r>
              <w:rPr>
                <w:rStyle w:val="CommentReference"/>
                <w:rFonts w:ascii="Times New Roman" w:eastAsiaTheme="minorHAnsi" w:hAnsi="Times New Roman" w:cstheme="minorBidi"/>
                <w:color w:val="auto"/>
              </w:rPr>
              <w:commentReference w:id="1068"/>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69"/>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69"/>
            <w:r>
              <w:rPr>
                <w:rStyle w:val="CommentReference"/>
                <w:rFonts w:ascii="Garamond" w:hAnsi="Garamond" w:cstheme="minorBidi"/>
                <w:noProof w:val="0"/>
                <w:lang w:val="en-CA"/>
              </w:rPr>
              <w:commentReference w:id="1069"/>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9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0" w:name="_Toc298681354"/>
      <w:bookmarkStart w:id="1071" w:name="_Ref299212102"/>
      <w:bookmarkStart w:id="1072" w:name="_Ref299212144"/>
      <w:bookmarkStart w:id="1073" w:name="_Ref299212161"/>
      <w:bookmarkStart w:id="1074" w:name="_Toc308441944"/>
      <w:bookmarkStart w:id="1075" w:name="_Toc448696638"/>
      <w:bookmarkStart w:id="1076" w:name="_Ref452620758"/>
      <w:bookmarkStart w:id="1077" w:name="_Ref452620761"/>
      <w:r>
        <w:lastRenderedPageBreak/>
        <w:t>The Ending of the Batos Theotokias</w:t>
      </w:r>
      <w:bookmarkEnd w:id="1070"/>
      <w:bookmarkEnd w:id="1071"/>
      <w:bookmarkEnd w:id="1072"/>
      <w:bookmarkEnd w:id="1073"/>
      <w:bookmarkEnd w:id="1074"/>
      <w:bookmarkEnd w:id="1075"/>
      <w:bookmarkEnd w:id="1076"/>
      <w:bookmarkEnd w:id="10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8"/>
            <w:r w:rsidRPr="007425E1">
              <w:rPr>
                <w:rFonts w:eastAsiaTheme="minorHAnsi"/>
              </w:rPr>
              <w:t>Awesome and full of glory</w:t>
            </w:r>
            <w:commentRangeEnd w:id="1078"/>
            <w:r>
              <w:rPr>
                <w:rStyle w:val="CommentReference"/>
                <w:rFonts w:ascii="Times New Roman" w:eastAsiaTheme="minorHAnsi" w:hAnsi="Times New Roman" w:cstheme="minorBidi"/>
                <w:color w:val="auto"/>
              </w:rPr>
              <w:commentReference w:id="1078"/>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79"/>
            <w:r w:rsidRPr="007425E1">
              <w:rPr>
                <w:rFonts w:eastAsiaTheme="minorHAnsi"/>
              </w:rPr>
              <w:t>works</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0"/>
            <w:r w:rsidRPr="00582AD7">
              <w:t>ϥ̀ⲛⲁϯ ⲙ̀ⲡⲓⲟⲩⲁⲓ</w:t>
            </w:r>
            <w:commentRangeEnd w:id="1080"/>
            <w:r>
              <w:rPr>
                <w:rStyle w:val="CommentReference"/>
                <w:rFonts w:ascii="Garamond" w:hAnsi="Garamond" w:cstheme="minorBidi"/>
                <w:noProof w:val="0"/>
                <w:lang w:val="en-CA"/>
              </w:rPr>
              <w:commentReference w:id="1080"/>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1"/>
            <w:r w:rsidRPr="007425E1">
              <w:rPr>
                <w:rFonts w:eastAsiaTheme="minorHAnsi"/>
              </w:rPr>
              <w:t xml:space="preserve">with </w:t>
            </w:r>
            <w:commentRangeEnd w:id="1081"/>
            <w:r>
              <w:rPr>
                <w:rStyle w:val="CommentReference"/>
                <w:rFonts w:ascii="Times New Roman" w:eastAsiaTheme="minorHAnsi" w:hAnsi="Times New Roman" w:cstheme="minorBidi"/>
                <w:color w:val="auto"/>
              </w:rPr>
              <w:commentReference w:id="1081"/>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2"/>
            <w:r w:rsidRPr="00582AD7">
              <w:t>ⲡⲁⲓ ⲉ̀ϩⲟⲟⲩ</w:t>
            </w:r>
            <w:commentRangeEnd w:id="1082"/>
            <w:r>
              <w:rPr>
                <w:rStyle w:val="CommentReference"/>
                <w:rFonts w:ascii="Garamond" w:hAnsi="Garamond" w:cstheme="minorBidi"/>
                <w:noProof w:val="0"/>
                <w:lang w:val="en-CA"/>
              </w:rPr>
              <w:commentReference w:id="1082"/>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3"/>
            <w:r w:rsidRPr="007425E1">
              <w:rPr>
                <w:rFonts w:eastAsiaTheme="minorHAnsi"/>
              </w:rPr>
              <w:t xml:space="preserve">bless </w:t>
            </w:r>
            <w:commentRangeEnd w:id="1083"/>
            <w:r>
              <w:rPr>
                <w:rStyle w:val="CommentReference"/>
                <w:rFonts w:ascii="Times New Roman" w:eastAsiaTheme="minorHAnsi" w:hAnsi="Times New Roman" w:cstheme="minorBidi"/>
                <w:color w:val="auto"/>
              </w:rPr>
              <w:commentReference w:id="1083"/>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846B56" w:rsidR="006869EE" w:rsidRPr="00D65F5D" w:rsidRDefault="00E35F1F" w:rsidP="00D65F5D">
      <w:r>
        <w:t xml:space="preserve">Continue to the Creed on page </w:t>
      </w:r>
      <w:r>
        <w:fldChar w:fldCharType="begin"/>
      </w:r>
      <w:r>
        <w:instrText xml:space="preserve"> PAGEREF _Ref299212181 \h </w:instrText>
      </w:r>
      <w:r>
        <w:fldChar w:fldCharType="separate"/>
      </w:r>
      <w:r w:rsidR="000C0A06">
        <w:rPr>
          <w:noProof/>
        </w:rPr>
        <w:t>5</w:t>
      </w:r>
      <w:r>
        <w:fldChar w:fldCharType="end"/>
      </w:r>
      <w:r>
        <w:t>.</w:t>
      </w:r>
    </w:p>
    <w:p w14:paraId="0F571DA3" w14:textId="41F2142E" w:rsidR="006869EE" w:rsidRDefault="006869EE" w:rsidP="006869EE">
      <w:pPr>
        <w:pStyle w:val="Heading1"/>
      </w:pPr>
      <w:bookmarkStart w:id="1084" w:name="_Ref448227875"/>
      <w:bookmarkStart w:id="1085" w:name="_Ref448227880"/>
      <w:bookmarkStart w:id="1086" w:name="_Toc448696639"/>
      <w:r>
        <w:lastRenderedPageBreak/>
        <w:t>The Raising of Incense</w:t>
      </w:r>
      <w:bookmarkEnd w:id="1084"/>
      <w:bookmarkEnd w:id="1085"/>
      <w:bookmarkEnd w:id="1086"/>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7" w:name="_Toc448227457"/>
      <w:r>
        <w:lastRenderedPageBreak/>
        <w:t xml:space="preserve">The Raising of Evening (or </w:t>
      </w:r>
      <w:commentRangeStart w:id="1088"/>
      <w:r>
        <w:t>Morning</w:t>
      </w:r>
      <w:commentRangeEnd w:id="1088"/>
      <w:r>
        <w:rPr>
          <w:rStyle w:val="CommentReference"/>
          <w:rFonts w:eastAsiaTheme="minorHAnsi" w:cstheme="minorBidi"/>
          <w:b w:val="0"/>
          <w:bCs w:val="0"/>
        </w:rPr>
        <w:commentReference w:id="1088"/>
      </w:r>
      <w:r>
        <w:t>) Incense</w:t>
      </w:r>
      <w:bookmarkEnd w:id="1087"/>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89" w:name="ThanksgivingIncense"/>
      <w:r>
        <w:lastRenderedPageBreak/>
        <w:t>The Prayer of Thanksgiving</w:t>
      </w:r>
    </w:p>
    <w:bookmarkEnd w:id="1089"/>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0D6C1E5" w14:textId="77777777" w:rsidR="000C0A06"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0C0A06">
        <w:br w:type="page"/>
      </w:r>
    </w:p>
    <w:p w14:paraId="61E412E8" w14:textId="6B8F9B8E" w:rsidR="006869EE" w:rsidRDefault="000C0A06"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0" w:name="_Ref435789344"/>
      <w:bookmarkStart w:id="1091" w:name="VersesCymbals"/>
      <w:r>
        <w:t>The Verses of the Cymbals</w:t>
      </w:r>
      <w:bookmarkEnd w:id="1090"/>
    </w:p>
    <w:bookmarkEnd w:id="1091"/>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99"/>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00"/>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2"/>
            <w:r w:rsidRPr="007425E1">
              <w:t xml:space="preserve">May </w:t>
            </w:r>
            <w:commentRangeEnd w:id="1092"/>
            <w:r>
              <w:rPr>
                <w:rStyle w:val="CommentReference"/>
                <w:rFonts w:eastAsiaTheme="minorHAnsi" w:cstheme="minorBidi"/>
                <w:color w:val="auto"/>
                <w:lang w:val="en-CA"/>
              </w:rPr>
              <w:commentReference w:id="1092"/>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3" w:name="PrayerDeparted"/>
      <w:r>
        <w:t>The Prayer for the Departed</w:t>
      </w:r>
    </w:p>
    <w:bookmarkEnd w:id="1093"/>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01"/>
      </w:r>
      <w:commentRangeStart w:id="1094"/>
      <w:r>
        <w:t xml:space="preserve"> </w:t>
      </w:r>
      <w:commentRangeEnd w:id="1094"/>
      <w:r>
        <w:rPr>
          <w:rStyle w:val="CommentReference"/>
          <w:lang w:val="en-CA"/>
        </w:rPr>
        <w:commentReference w:id="1094"/>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5"/>
      <w:r>
        <w:t xml:space="preserve"> </w:t>
      </w:r>
      <w:commentRangeEnd w:id="1095"/>
      <w:r>
        <w:rPr>
          <w:rStyle w:val="CommentReference"/>
          <w:lang w:val="en-CA"/>
        </w:rPr>
        <w:commentReference w:id="1095"/>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6"/>
      <w:r>
        <w:t>You</w:t>
      </w:r>
      <w:commentRangeEnd w:id="1096"/>
      <w:r>
        <w:rPr>
          <w:rStyle w:val="CommentReference"/>
          <w:lang w:val="en-CA"/>
        </w:rPr>
        <w:commentReference w:id="1096"/>
      </w:r>
      <w:r>
        <w:t>, with Him, and the Holy Spirit, the Giver of Life, Who is of One Essence with You, now, and at all times, and unto the age of all ages. Amen.</w:t>
      </w:r>
    </w:p>
    <w:p w14:paraId="651763CC" w14:textId="282DF99A"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C0A06">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7" w:name="_Ref435789903"/>
      <w:r>
        <w:rPr>
          <w:lang w:val="en-GB"/>
        </w:rPr>
        <w:t>Graciously Accord</w:t>
      </w:r>
      <w:bookmarkEnd w:id="1097"/>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8" w:name="_Ref435789927"/>
      <w:bookmarkStart w:id="1099"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0"/>
      <w:r>
        <w:rPr>
          <w:lang w:val="en-GB"/>
        </w:rPr>
        <w:t xml:space="preserve">to </w:t>
      </w:r>
      <w:commentRangeEnd w:id="1100"/>
      <w:r>
        <w:rPr>
          <w:rStyle w:val="CommentReference"/>
          <w:lang w:val="en-CA"/>
        </w:rPr>
        <w:commentReference w:id="1100"/>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1" w:name="_Ref442856274"/>
      <w:r>
        <w:t>The Gloria</w:t>
      </w:r>
      <w:bookmarkEnd w:id="1098"/>
      <w:bookmarkEnd w:id="1101"/>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2" w:name="_Ref435789969"/>
      <w:bookmarkEnd w:id="109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3" w:name="_Ref442856358"/>
      <w:r>
        <w:t>The Trisagion</w:t>
      </w:r>
      <w:bookmarkEnd w:id="1102"/>
      <w:bookmarkEnd w:id="1103"/>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4" w:name="_Ref442856453"/>
      <w:r>
        <w:t>Hail to You</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5" w:name="_Ref434477171"/>
      <w:r>
        <w:t>The Introduction to the Doxologies</w:t>
      </w:r>
      <w:bookmarkEnd w:id="1105"/>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02"/>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6" w:name="_Ref435799700"/>
      <w:r>
        <w:t>The Doxologies</w:t>
      </w:r>
      <w:bookmarkEnd w:id="1106"/>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7" w:name="_Ref434487836"/>
      <w:r>
        <w:t>The Evening Doxology of the Virgin</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03"/>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8" w:name="_Ref434487846"/>
      <w:r>
        <w:t>The Morning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09"/>
            <w:r>
              <w:t xml:space="preserve">declared </w:t>
            </w:r>
            <w:commentRangeEnd w:id="1109"/>
            <w:r>
              <w:rPr>
                <w:rStyle w:val="CommentReference"/>
                <w:rFonts w:ascii="Times New Roman" w:eastAsiaTheme="minorHAnsi" w:hAnsi="Times New Roman" w:cstheme="minorBidi"/>
                <w:color w:val="auto"/>
              </w:rPr>
              <w:commentReference w:id="1109"/>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0"/>
            <w:r>
              <w:t xml:space="preserve">Good New </w:t>
            </w:r>
            <w:commentRangeEnd w:id="1110"/>
            <w:r>
              <w:rPr>
                <w:rStyle w:val="CommentReference"/>
                <w:rFonts w:ascii="Times New Roman" w:eastAsiaTheme="minorHAnsi" w:hAnsi="Times New Roman" w:cstheme="minorBidi"/>
                <w:color w:val="auto"/>
              </w:rPr>
              <w:commentReference w:id="1110"/>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04"/>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1"/>
            <w:r>
              <w:t>Be our advocate</w:t>
            </w:r>
            <w:commentRangeEnd w:id="1111"/>
            <w:r>
              <w:rPr>
                <w:rStyle w:val="CommentReference"/>
                <w:rFonts w:ascii="Times New Roman" w:eastAsiaTheme="minorHAnsi" w:hAnsi="Times New Roman" w:cstheme="minorBidi"/>
                <w:color w:val="auto"/>
              </w:rPr>
              <w:commentReference w:id="1111"/>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2"/>
            <w:r>
              <w:t>Mary</w:t>
            </w:r>
            <w:commentRangeEnd w:id="1112"/>
            <w:r>
              <w:rPr>
                <w:rStyle w:val="CommentReference"/>
                <w:rFonts w:ascii="Times New Roman" w:eastAsiaTheme="minorHAnsi" w:hAnsi="Times New Roman" w:cstheme="minorBidi"/>
                <w:color w:val="auto"/>
              </w:rPr>
              <w:commentReference w:id="1112"/>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05"/>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3" w:name="_Ref435799710"/>
      <w:r>
        <w:t>The Orthodox Creed</w:t>
      </w:r>
      <w:bookmarkEnd w:id="1113"/>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4" w:name="_Ref442856751"/>
      <w:r>
        <w:t>God Have mercy upon us</w:t>
      </w:r>
      <w:bookmarkEnd w:id="1114"/>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06"/>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5"/>
      <w:r>
        <w:t>God</w:t>
      </w:r>
      <w:commentRangeEnd w:id="1115"/>
      <w:r>
        <w:rPr>
          <w:rStyle w:val="CommentReference"/>
          <w:lang w:val="en-CA"/>
        </w:rPr>
        <w:commentReference w:id="1115"/>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07"/>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6" w:name="_Ref442856856"/>
      <w:r>
        <w:t>The Prayer for the Gospel</w:t>
      </w:r>
      <w:bookmarkEnd w:id="1116"/>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7" w:name="_Ref442870575"/>
      <w:r>
        <w:t>The Gospel Response</w:t>
      </w:r>
      <w:bookmarkEnd w:id="1117"/>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8" w:name="_Ref442870289"/>
      <w:r>
        <w:lastRenderedPageBreak/>
        <w:t>The Absolutions</w:t>
      </w:r>
      <w:bookmarkEnd w:id="1118"/>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19" w:name="_Toc448696640"/>
      <w:r>
        <w:lastRenderedPageBreak/>
        <w:t>Non-Traditional</w:t>
      </w:r>
      <w:bookmarkEnd w:id="1119"/>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0" w:name="_Toc448696641"/>
      <w:r>
        <w:rPr>
          <w:lang w:val="en-GB"/>
        </w:rPr>
        <w:lastRenderedPageBreak/>
        <w:t>Reader’s Service</w:t>
      </w:r>
      <w:bookmarkEnd w:id="1120"/>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68161A4C" w14:textId="77777777" w:rsidR="000C0A06"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C0A06">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C0A06">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799287746"/>
        <w:docPartObj>
          <w:docPartGallery w:val="Table of Contents"/>
          <w:docPartUnique/>
        </w:docPartObj>
      </w:sdtPr>
      <w:sdtEndPr>
        <w:rPr>
          <w:b/>
          <w:bCs/>
        </w:rPr>
      </w:sdtEndPr>
      <w:sdtContent>
        <w:p w14:paraId="753EE4CE" w14:textId="58705267" w:rsidR="000C0A06" w:rsidRDefault="000C0A06">
          <w:pPr>
            <w:pStyle w:val="TOC3"/>
            <w:tabs>
              <w:tab w:val="right" w:leader="dot" w:pos="8846"/>
            </w:tabs>
            <w:rPr>
              <w:rFonts w:asciiTheme="minorHAnsi" w:eastAsiaTheme="minorEastAsia" w:hAnsiTheme="minorHAnsi"/>
              <w:noProof/>
              <w:sz w:val="22"/>
              <w:lang w:val="en-US"/>
            </w:rPr>
          </w:pPr>
          <w:r w:rsidRPr="000C0A06">
            <w:rPr>
              <w:rStyle w:val="Hyperlink"/>
            </w:rPr>
            <w:t>Vespers Praise</w:t>
          </w:r>
          <w:r>
            <w:rPr>
              <w:noProof/>
              <w:webHidden/>
            </w:rPr>
            <w:tab/>
            <w:t>5</w:t>
          </w:r>
        </w:p>
        <w:p w14:paraId="08DCA794" w14:textId="77777777" w:rsidR="000C0A06" w:rsidRDefault="000C0A06">
          <w:pPr>
            <w:pStyle w:val="TOC3"/>
            <w:tabs>
              <w:tab w:val="right" w:leader="dot" w:pos="8846"/>
            </w:tabs>
            <w:rPr>
              <w:rFonts w:asciiTheme="minorHAnsi" w:eastAsiaTheme="minorEastAsia" w:hAnsiTheme="minorHAnsi"/>
              <w:noProof/>
              <w:sz w:val="22"/>
              <w:lang w:val="en-US"/>
            </w:rPr>
          </w:pPr>
          <w:r w:rsidRPr="000C0A06">
            <w:rPr>
              <w:rStyle w:val="Hyperlink"/>
            </w:rPr>
            <w:t>The Psalms of the Eleventh Hour (Little Vespers)</w:t>
          </w:r>
          <w:r>
            <w:rPr>
              <w:noProof/>
              <w:webHidden/>
            </w:rPr>
            <w:tab/>
            <w:t>10</w:t>
          </w:r>
        </w:p>
        <w:p w14:paraId="14158C3F" w14:textId="77777777" w:rsidR="000C0A06" w:rsidRDefault="000C0A06">
          <w:pPr>
            <w:pStyle w:val="TOC3"/>
            <w:tabs>
              <w:tab w:val="right" w:leader="dot" w:pos="8846"/>
            </w:tabs>
            <w:rPr>
              <w:rFonts w:asciiTheme="minorHAnsi" w:eastAsiaTheme="minorEastAsia" w:hAnsiTheme="minorHAnsi"/>
              <w:noProof/>
              <w:sz w:val="22"/>
              <w:lang w:val="en-US"/>
            </w:rPr>
          </w:pPr>
          <w:r w:rsidRPr="000C0A06">
            <w:rPr>
              <w:rStyle w:val="Hyperlink"/>
            </w:rPr>
            <w:t>The Raising of Evening (or Morning) Incense</w:t>
          </w:r>
          <w:r>
            <w:rPr>
              <w:noProof/>
              <w:webHidden/>
            </w:rPr>
            <w:tab/>
            <w:t>536</w:t>
          </w:r>
        </w:p>
        <w:p w14:paraId="19B1F833" w14:textId="77777777" w:rsidR="000C0A06" w:rsidRPr="000C0A06" w:rsidRDefault="000C0A06" w:rsidP="009800DB"/>
      </w:sdtContent>
    </w:sdt>
    <w:p w14:paraId="5B8B6F8D" w14:textId="77777777" w:rsidR="000C0A06" w:rsidRDefault="000C0A06" w:rsidP="000C0A06">
      <w:r w:rsidRPr="000C0A06">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0F4368D0" w14:textId="77777777" w:rsidR="000C0A06" w:rsidRPr="000C0A06" w:rsidRDefault="000C0A06" w:rsidP="000C0A06">
      <w:pPr>
        <w:pStyle w:val="Rubric"/>
        <w:rPr>
          <w:rStyle w:val="Hyperlink"/>
        </w:rPr>
      </w:pPr>
      <w:r w:rsidRPr="000C0A06">
        <w:rPr>
          <w:rStyle w:val="Hyperlink"/>
        </w:rPr>
        <w:br w:type="page"/>
      </w:r>
    </w:p>
    <w:p w14:paraId="5F28BB60" w14:textId="4B129EF3" w:rsidR="00CA3D47" w:rsidRDefault="000C0A06" w:rsidP="00CA3D47">
      <w:pPr>
        <w:pStyle w:val="Rubric"/>
        <w:rPr>
          <w:lang w:val="en-US"/>
        </w:rPr>
      </w:pPr>
      <w:r w:rsidRPr="000C0A06">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3480B80C"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C0A06">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C0A06">
        <w:rPr>
          <w:noProof/>
          <w:lang w:val="en-US"/>
        </w:rPr>
        <w:t>10</w:t>
      </w:r>
      <w:r>
        <w:rPr>
          <w:lang w:val="en-US"/>
        </w:rPr>
        <w:fldChar w:fldCharType="end"/>
      </w:r>
      <w:r>
        <w:rPr>
          <w:lang w:val="en-US"/>
        </w:rPr>
        <w:t>.</w:t>
      </w:r>
    </w:p>
    <w:p w14:paraId="10695CEB" w14:textId="60E3F821"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C0A06">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C0A06">
        <w:rPr>
          <w:noProof/>
          <w:lang w:val="en-US"/>
        </w:rPr>
        <w:t>10</w:t>
      </w:r>
      <w:r>
        <w:rPr>
          <w:lang w:val="en-US"/>
        </w:rPr>
        <w:fldChar w:fldCharType="end"/>
      </w:r>
      <w:r>
        <w:rPr>
          <w:lang w:val="en-US"/>
        </w:rPr>
        <w:t>.</w:t>
      </w:r>
    </w:p>
    <w:p w14:paraId="68BFD3AE" w14:textId="77777777" w:rsidR="000C0A06" w:rsidRDefault="00CA3D47" w:rsidP="00837F89">
      <w:pPr>
        <w:pStyle w:val="Body"/>
      </w:pPr>
      <w:r>
        <w:t xml:space="preserve">In the morning, recite </w:t>
      </w:r>
      <w:r>
        <w:fldChar w:fldCharType="begin"/>
      </w:r>
      <w:r>
        <w:instrText xml:space="preserve"> REF _Ref412098903 \h </w:instrText>
      </w:r>
      <w:r>
        <w:fldChar w:fldCharType="separate"/>
      </w:r>
      <w:r w:rsidR="000C0A06">
        <w:br w:type="page"/>
      </w:r>
    </w:p>
    <w:p w14:paraId="66E860A9" w14:textId="144121E7" w:rsidR="00CA3D47" w:rsidRDefault="000C0A06"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013013AB" w:rsidR="00CA3D47" w:rsidRDefault="00CA3D47" w:rsidP="00CA3D47">
      <w:pPr>
        <w:pStyle w:val="Rubric"/>
      </w:pPr>
      <w:r>
        <w:t xml:space="preserve">Recite </w:t>
      </w:r>
      <w:r>
        <w:fldChar w:fldCharType="begin"/>
      </w:r>
      <w:r>
        <w:instrText xml:space="preserve"> REF _Ref435789344 \h </w:instrText>
      </w:r>
      <w:r>
        <w:fldChar w:fldCharType="separate"/>
      </w:r>
      <w:r w:rsidR="000C0A06">
        <w:t>The Verses of the Cymbals</w:t>
      </w:r>
      <w:r>
        <w:fldChar w:fldCharType="end"/>
      </w:r>
      <w:r>
        <w:t xml:space="preserve">, page </w:t>
      </w:r>
      <w:r>
        <w:fldChar w:fldCharType="begin"/>
      </w:r>
      <w:r>
        <w:instrText xml:space="preserve"> PAGEREF _Ref435789344 \h </w:instrText>
      </w:r>
      <w:r>
        <w:fldChar w:fldCharType="separate"/>
      </w:r>
      <w:r w:rsidR="000C0A06">
        <w:rPr>
          <w:noProof/>
        </w:rPr>
        <w:t>539</w:t>
      </w:r>
      <w:r>
        <w:fldChar w:fldCharType="end"/>
      </w:r>
      <w:r>
        <w:t>.</w:t>
      </w:r>
    </w:p>
    <w:p w14:paraId="1E7402C8" w14:textId="4D0AB9E0"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C0A06">
        <w:t>Psalm</w:t>
      </w:r>
      <w:r w:rsidR="000C0A06" w:rsidRPr="00AB1781">
        <w:t xml:space="preserve"> 50</w:t>
      </w:r>
      <w:r w:rsidR="000C0A06">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C0A06">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3189FA31" w14:textId="77777777" w:rsidR="000C0A06"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787164419"/>
        <w:docPartObj>
          <w:docPartGallery w:val="Table of Contents"/>
          <w:docPartUnique/>
        </w:docPartObj>
      </w:sdtPr>
      <w:sdtEndPr>
        <w:rPr>
          <w:b/>
          <w:bCs/>
          <w:noProof/>
        </w:rPr>
      </w:sdtEndPr>
      <w:sdtContent>
        <w:p w14:paraId="08FC3154" w14:textId="225BA9B3" w:rsidR="000C0A06" w:rsidRDefault="000C0A06">
          <w:pPr>
            <w:pStyle w:val="TOC3"/>
            <w:tabs>
              <w:tab w:val="right" w:leader="dot" w:pos="8846"/>
            </w:tabs>
            <w:rPr>
              <w:rFonts w:asciiTheme="minorHAnsi" w:eastAsiaTheme="minorEastAsia" w:hAnsiTheme="minorHAnsi"/>
              <w:noProof/>
              <w:sz w:val="22"/>
              <w:lang w:val="en-US"/>
            </w:rPr>
          </w:pPr>
          <w:r w:rsidRPr="000C0A06">
            <w:rPr>
              <w:rStyle w:val="Hyperlink"/>
            </w:rPr>
            <w:t>The Psalms of Prime</w:t>
          </w:r>
          <w:r>
            <w:rPr>
              <w:noProof/>
              <w:webHidden/>
            </w:rPr>
            <w:tab/>
            <w:t>49</w:t>
          </w:r>
        </w:p>
        <w:p w14:paraId="4DFD2201" w14:textId="77777777" w:rsidR="000C0A06" w:rsidRDefault="000C0A06">
          <w:pPr>
            <w:pStyle w:val="TOC3"/>
            <w:tabs>
              <w:tab w:val="right" w:leader="dot" w:pos="8846"/>
            </w:tabs>
            <w:rPr>
              <w:rFonts w:asciiTheme="minorHAnsi" w:eastAsiaTheme="minorEastAsia" w:hAnsiTheme="minorHAnsi"/>
              <w:noProof/>
              <w:sz w:val="22"/>
              <w:lang w:val="en-US"/>
            </w:rPr>
          </w:pPr>
          <w:r w:rsidRPr="000C0A06">
            <w:rPr>
              <w:rStyle w:val="Hyperlink"/>
            </w:rPr>
            <w:t>The Doxology of Prime</w:t>
          </w:r>
          <w:r>
            <w:rPr>
              <w:noProof/>
              <w:webHidden/>
            </w:rPr>
            <w:tab/>
            <w:t>55</w:t>
          </w:r>
        </w:p>
        <w:p w14:paraId="030E6CF0" w14:textId="77777777" w:rsidR="000C0A06" w:rsidRDefault="000C0A06">
          <w:pPr>
            <w:pStyle w:val="TOC3"/>
            <w:tabs>
              <w:tab w:val="right" w:leader="dot" w:pos="8846"/>
            </w:tabs>
            <w:rPr>
              <w:rFonts w:asciiTheme="minorHAnsi" w:eastAsiaTheme="minorEastAsia" w:hAnsiTheme="minorHAnsi"/>
              <w:noProof/>
              <w:sz w:val="22"/>
              <w:lang w:val="en-US"/>
            </w:rPr>
          </w:pPr>
          <w:r w:rsidRPr="000C0A06">
            <w:rPr>
              <w:rStyle w:val="Hyperlink"/>
            </w:rPr>
            <w:t>The Raising of Morning Incense</w:t>
          </w:r>
          <w:r>
            <w:rPr>
              <w:noProof/>
              <w:webHidden/>
            </w:rPr>
            <w:tab/>
            <w:t>66</w:t>
          </w:r>
        </w:p>
        <w:p w14:paraId="5B75EE3B" w14:textId="77777777" w:rsidR="000C0A06" w:rsidRDefault="000C0A06" w:rsidP="009800DB"/>
      </w:sdtContent>
    </w:sdt>
    <w:p w14:paraId="56412C5E" w14:textId="77777777" w:rsidR="000C0A06" w:rsidRDefault="000C0A06" w:rsidP="00AB3348">
      <w:r>
        <w:br w:type="page"/>
      </w:r>
    </w:p>
    <w:p w14:paraId="0149F0B3" w14:textId="357CD7FE" w:rsidR="00CA3D47" w:rsidRPr="007E0213" w:rsidRDefault="000C0A06"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7F10DA48" w14:textId="77777777" w:rsidR="000C0A06"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C0A06">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C0A06">
        <w:br w:type="page"/>
      </w:r>
    </w:p>
    <w:p w14:paraId="6B80621C" w14:textId="4495D772" w:rsidR="00CA3D47" w:rsidRDefault="000C0A06"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174CFEAF" w14:textId="77777777" w:rsidR="000C0A06" w:rsidRDefault="00CA3D47" w:rsidP="006869EE">
      <w:pPr>
        <w:pStyle w:val="Body"/>
        <w:rPr>
          <w:lang w:val="en-GB"/>
        </w:rPr>
      </w:pPr>
      <w:r>
        <w:t xml:space="preserve">Recite </w:t>
      </w:r>
      <w:r>
        <w:fldChar w:fldCharType="begin"/>
      </w:r>
      <w:r>
        <w:instrText xml:space="preserve"> REF _Ref435789927 \h </w:instrText>
      </w:r>
      <w:r>
        <w:fldChar w:fldCharType="separate"/>
      </w:r>
      <w:r w:rsidR="000C0A06">
        <w:rPr>
          <w:lang w:val="en-GB"/>
        </w:rPr>
        <w:t>Graciously accord, O Lord, to keep us this night without sin. You are blessed, O Lord, God of our fathers, and Your Holy Name is greatly blessed and full of glory forever. Amen.</w:t>
      </w:r>
    </w:p>
    <w:p w14:paraId="7FD32AA8" w14:textId="77777777" w:rsidR="000C0A06" w:rsidRDefault="000C0A06" w:rsidP="006869EE">
      <w:pPr>
        <w:pStyle w:val="Body"/>
        <w:rPr>
          <w:lang w:val="en-GB"/>
        </w:rPr>
      </w:pPr>
      <w:r>
        <w:rPr>
          <w:lang w:val="en-GB"/>
        </w:rPr>
        <w:t>Let Your mercy be upon us, O Lord, even as we have set our hope in You. For the eyes of everyone wait upon You, for You give them their food in due season.</w:t>
      </w:r>
    </w:p>
    <w:p w14:paraId="631859E1" w14:textId="77777777" w:rsidR="000C0A06" w:rsidRDefault="000C0A06"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83CE77A" w14:textId="77777777" w:rsidR="000C0A06" w:rsidRDefault="000C0A06"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3890BE3" w14:textId="77777777" w:rsidR="000C0A06" w:rsidRDefault="000C0A06" w:rsidP="006869EE">
      <w:pPr>
        <w:pStyle w:val="Body"/>
        <w:rPr>
          <w:lang w:val="en-GB"/>
        </w:rPr>
      </w:pPr>
      <w:r>
        <w:rPr>
          <w:lang w:val="en-GB"/>
        </w:rPr>
        <w:t>Your mercy, O Lord, endures forever. O despise not the works of Your hands.</w:t>
      </w:r>
    </w:p>
    <w:p w14:paraId="0B99D1C5" w14:textId="77777777" w:rsidR="000C0A06" w:rsidRDefault="000C0A06" w:rsidP="006869EE">
      <w:pPr>
        <w:pStyle w:val="Body"/>
        <w:rPr>
          <w:lang w:val="en-GB"/>
        </w:rPr>
      </w:pPr>
      <w:r>
        <w:rPr>
          <w:lang w:val="en-GB"/>
        </w:rPr>
        <w:t>Lord, You have been our refuge in all generations. I said, “Be merciful to me, heal my soul; for I have sinned against You.”</w:t>
      </w:r>
    </w:p>
    <w:p w14:paraId="27111EED" w14:textId="77777777" w:rsidR="000C0A06" w:rsidRDefault="000C0A06"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56DC31F4" w14:textId="77777777" w:rsidR="000C0A06" w:rsidRDefault="000C0A06" w:rsidP="006869EE">
      <w:pPr>
        <w:pStyle w:val="Body"/>
        <w:rPr>
          <w:lang w:val="en-GB"/>
        </w:rPr>
      </w:pPr>
      <w:r>
        <w:rPr>
          <w:lang w:val="en-GB"/>
        </w:rPr>
        <w:t>Blessing belongs to You, praise belongs to You praise, glory belongs to You, O Father, Son and Holy Spirit, now, and forever and ever. Amen.</w:t>
      </w:r>
    </w:p>
    <w:p w14:paraId="58753EE5" w14:textId="77777777" w:rsidR="000C0A06" w:rsidRPr="008D61EA" w:rsidRDefault="000C0A06" w:rsidP="006869EE">
      <w:pPr>
        <w:pStyle w:val="Body"/>
        <w:rPr>
          <w:lang w:val="en-GB"/>
        </w:rPr>
      </w:pPr>
      <w:r>
        <w:rPr>
          <w:lang w:val="en-GB"/>
        </w:rPr>
        <w:t xml:space="preserve">It is a good thing to confess </w:t>
      </w:r>
      <w:commentRangeStart w:id="1121"/>
      <w:r>
        <w:rPr>
          <w:lang w:val="en-GB"/>
        </w:rPr>
        <w:t xml:space="preserve">to </w:t>
      </w:r>
      <w:commentRangeEnd w:id="1121"/>
      <w:r>
        <w:rPr>
          <w:lang w:val="en-GB"/>
        </w:rPr>
        <w:t>the Lord, and to sing praises unto Your Name, O Most High; to show forth Your loving</w:t>
      </w:r>
      <w:r>
        <w:rPr>
          <w:lang w:val="en-GB"/>
        </w:rPr>
        <w:noBreakHyphen/>
        <w:t>kindness in the morning, and Your faithfulness every night.</w:t>
      </w:r>
    </w:p>
    <w:p w14:paraId="11424ED8" w14:textId="77777777" w:rsidR="000C0A06" w:rsidRDefault="000C0A06"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7D766AC" w14:textId="77777777" w:rsidR="000C0A06" w:rsidRDefault="000C0A06"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8AA2C8" w14:textId="77777777" w:rsidR="000C0A06" w:rsidRDefault="000C0A06"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34DC537A" w:rsidR="00CA3D47" w:rsidRDefault="000C0A06"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08"/>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2FA14E2C" w:rsidR="00CA3D47" w:rsidRDefault="00CA3D47" w:rsidP="00CA3D47">
      <w:pPr>
        <w:pStyle w:val="Rubric"/>
      </w:pPr>
      <w:r>
        <w:t xml:space="preserve">Read </w:t>
      </w:r>
      <w:r>
        <w:fldChar w:fldCharType="begin"/>
      </w:r>
      <w:r>
        <w:instrText xml:space="preserve"> REF _Ref435800051 \h </w:instrText>
      </w:r>
      <w:r>
        <w:fldChar w:fldCharType="separate"/>
      </w:r>
      <w:r w:rsidR="000C0A06">
        <w:t>The Psalms of the Third Hour</w:t>
      </w:r>
      <w:r>
        <w:fldChar w:fldCharType="end"/>
      </w:r>
      <w:r>
        <w:t xml:space="preserve">, page </w:t>
      </w:r>
      <w:r>
        <w:fldChar w:fldCharType="begin"/>
      </w:r>
      <w:r>
        <w:instrText xml:space="preserve"> PAGEREF _Ref435800057 \h </w:instrText>
      </w:r>
      <w:r>
        <w:fldChar w:fldCharType="separate"/>
      </w:r>
      <w:r w:rsidR="000C0A06">
        <w:rPr>
          <w:noProof/>
        </w:rPr>
        <w:t>67</w:t>
      </w:r>
      <w:r>
        <w:fldChar w:fldCharType="end"/>
      </w:r>
      <w:r>
        <w:t xml:space="preserve">, and continue with </w:t>
      </w:r>
      <w:r>
        <w:fldChar w:fldCharType="begin"/>
      </w:r>
      <w:r>
        <w:instrText xml:space="preserve"> REF _Ref435800080 \h </w:instrText>
      </w:r>
      <w:r>
        <w:fldChar w:fldCharType="separate"/>
      </w:r>
      <w:r w:rsidR="000C0A06">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19268333"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C0A06">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C0A06">
        <w:rPr>
          <w:noProof/>
          <w:lang w:val="en-US"/>
        </w:rPr>
        <w:t>10</w:t>
      </w:r>
      <w:r>
        <w:rPr>
          <w:lang w:val="en-US"/>
        </w:rPr>
        <w:fldChar w:fldCharType="end"/>
      </w:r>
    </w:p>
    <w:p w14:paraId="3C5C610B" w14:textId="18719D64"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C0A06">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C0A06">
        <w:rPr>
          <w:noProof/>
          <w:lang w:val="en-US"/>
        </w:rPr>
        <w:t>10</w:t>
      </w:r>
      <w:r>
        <w:rPr>
          <w:lang w:val="en-US"/>
        </w:rPr>
        <w:fldChar w:fldCharType="end"/>
      </w:r>
    </w:p>
    <w:p w14:paraId="3F03AED4" w14:textId="0C0F61EF"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C0A06">
        <w:t>The Verses of the Cymbals</w:t>
      </w:r>
      <w:r>
        <w:fldChar w:fldCharType="end"/>
      </w:r>
      <w:r>
        <w:t xml:space="preserve">, page </w:t>
      </w:r>
      <w:r>
        <w:fldChar w:fldCharType="begin"/>
      </w:r>
      <w:r>
        <w:instrText xml:space="preserve"> PAGEREF _Ref435789344 \h </w:instrText>
      </w:r>
      <w:r>
        <w:fldChar w:fldCharType="separate"/>
      </w:r>
      <w:r w:rsidR="000C0A06">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0C0A06">
        <w:t>The Doxology of Prime</w:t>
      </w:r>
      <w:r>
        <w:fldChar w:fldCharType="end"/>
      </w:r>
      <w:r>
        <w:t xml:space="preserve">, </w:t>
      </w:r>
      <w:r>
        <w:fldChar w:fldCharType="begin"/>
      </w:r>
      <w:r>
        <w:instrText xml:space="preserve"> PAGEREF _Ref442855276 \h </w:instrText>
      </w:r>
      <w:r>
        <w:fldChar w:fldCharType="separate"/>
      </w:r>
      <w:r w:rsidR="000C0A06">
        <w:rPr>
          <w:noProof/>
        </w:rPr>
        <w:t>55</w:t>
      </w:r>
      <w:r>
        <w:fldChar w:fldCharType="end"/>
      </w:r>
      <w:r>
        <w:t>, may precede the Verses of Cymbals. Following the Verses of the Cymbals, the people recite with one voice,</w:t>
      </w:r>
    </w:p>
    <w:p w14:paraId="0B56BE9B" w14:textId="51C21795"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C0A06">
        <w:t>Psalm</w:t>
      </w:r>
      <w:r w:rsidR="000C0A06" w:rsidRPr="00AB1781">
        <w:t xml:space="preserve"> 50</w:t>
      </w:r>
      <w:r w:rsidR="000C0A06">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C0A06">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438C5C29"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C0A06">
        <w:t>Ephesians 4:1 5</w:t>
      </w:r>
      <w:r>
        <w:fldChar w:fldCharType="end"/>
      </w:r>
      <w:r>
        <w:t xml:space="preserve">, page </w:t>
      </w:r>
      <w:r>
        <w:fldChar w:fldCharType="begin"/>
      </w:r>
      <w:r>
        <w:instrText xml:space="preserve"> PAGEREF _Ref442855527 \h </w:instrText>
      </w:r>
      <w:r>
        <w:fldChar w:fldCharType="separate"/>
      </w:r>
      <w:r w:rsidR="000C0A06">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1BE850AE"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C0A06">
        <w:t>The Doxology of Prime</w:t>
      </w:r>
      <w:r>
        <w:fldChar w:fldCharType="end"/>
      </w:r>
      <w:r>
        <w:t xml:space="preserve">, </w:t>
      </w:r>
      <w:r>
        <w:fldChar w:fldCharType="begin"/>
      </w:r>
      <w:r>
        <w:instrText xml:space="preserve"> PAGEREF _Ref442855276 \h </w:instrText>
      </w:r>
      <w:r>
        <w:fldChar w:fldCharType="separate"/>
      </w:r>
      <w:r w:rsidR="000C0A06">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D18EB78"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C0A06">
        <w:rPr>
          <w:lang w:val="en-GB"/>
        </w:rPr>
        <w:t>Graciously Accord</w:t>
      </w:r>
      <w:r>
        <w:fldChar w:fldCharType="end"/>
      </w:r>
      <w:r>
        <w:t xml:space="preserve">, page </w:t>
      </w:r>
      <w:r>
        <w:fldChar w:fldCharType="begin"/>
      </w:r>
      <w:r>
        <w:instrText xml:space="preserve"> PAGEREF _Ref435789903 \h </w:instrText>
      </w:r>
      <w:r>
        <w:fldChar w:fldCharType="separate"/>
      </w:r>
      <w:r w:rsidR="000C0A06">
        <w:rPr>
          <w:noProof/>
        </w:rPr>
        <w:t>549</w:t>
      </w:r>
      <w:r>
        <w:fldChar w:fldCharType="end"/>
      </w:r>
      <w:r>
        <w:t xml:space="preserve">. If integrating with the Morning hour, </w:t>
      </w:r>
      <w:r>
        <w:fldChar w:fldCharType="begin"/>
      </w:r>
      <w:r>
        <w:instrText xml:space="preserve"> REF _Ref442856274 \h </w:instrText>
      </w:r>
      <w:r>
        <w:fldChar w:fldCharType="separate"/>
      </w:r>
      <w:r w:rsidR="000C0A06">
        <w:t>The Gloria</w:t>
      </w:r>
      <w:r>
        <w:fldChar w:fldCharType="end"/>
      </w:r>
      <w:r>
        <w:t xml:space="preserve">, page </w:t>
      </w:r>
      <w:r>
        <w:fldChar w:fldCharType="begin"/>
      </w:r>
      <w:r>
        <w:instrText xml:space="preserve"> PAGEREF _Ref442856274 \h </w:instrText>
      </w:r>
      <w:r>
        <w:fldChar w:fldCharType="separate"/>
      </w:r>
      <w:r w:rsidR="000C0A06">
        <w:rPr>
          <w:noProof/>
        </w:rPr>
        <w:t>550</w:t>
      </w:r>
      <w:r>
        <w:fldChar w:fldCharType="end"/>
      </w:r>
      <w:r>
        <w:t>.</w:t>
      </w:r>
    </w:p>
    <w:p w14:paraId="67B66390" w14:textId="54A1520F"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C0A06">
        <w:t>The Trisagion</w:t>
      </w:r>
      <w:r>
        <w:fldChar w:fldCharType="end"/>
      </w:r>
      <w:r>
        <w:t xml:space="preserve">, </w:t>
      </w:r>
      <w:r>
        <w:fldChar w:fldCharType="begin"/>
      </w:r>
      <w:r>
        <w:instrText xml:space="preserve"> PAGEREF _Ref442856358 \h </w:instrText>
      </w:r>
      <w:r>
        <w:fldChar w:fldCharType="separate"/>
      </w:r>
      <w:r w:rsidR="000C0A06">
        <w:rPr>
          <w:noProof/>
        </w:rPr>
        <w:t>550</w:t>
      </w:r>
      <w:r>
        <w:fldChar w:fldCharType="end"/>
      </w:r>
      <w:r>
        <w:t xml:space="preserve">, followed by </w:t>
      </w:r>
      <w:r>
        <w:fldChar w:fldCharType="begin"/>
      </w:r>
      <w:r>
        <w:instrText xml:space="preserve"> REF _Ref442856453 \h </w:instrText>
      </w:r>
      <w:r>
        <w:fldChar w:fldCharType="separate"/>
      </w:r>
      <w:r w:rsidR="000C0A06">
        <w:t>Hail to You</w:t>
      </w:r>
      <w:r>
        <w:fldChar w:fldCharType="end"/>
      </w:r>
      <w:r>
        <w:t xml:space="preserve">, page </w:t>
      </w:r>
      <w:r>
        <w:fldChar w:fldCharType="begin"/>
      </w:r>
      <w:r>
        <w:instrText xml:space="preserve"> PAGEREF _Ref442856453 \p \h </w:instrText>
      </w:r>
      <w:r>
        <w:fldChar w:fldCharType="separate"/>
      </w:r>
      <w:r w:rsidR="000C0A06">
        <w:rPr>
          <w:noProof/>
        </w:rPr>
        <w:t>on page 551</w:t>
      </w:r>
      <w:r>
        <w:fldChar w:fldCharType="end"/>
      </w:r>
      <w:r>
        <w:t xml:space="preserve">, </w:t>
      </w:r>
      <w:r>
        <w:fldChar w:fldCharType="begin"/>
      </w:r>
      <w:r>
        <w:instrText xml:space="preserve"> REF _Ref435799700 \h </w:instrText>
      </w:r>
      <w:r>
        <w:fldChar w:fldCharType="separate"/>
      </w:r>
      <w:r w:rsidR="000C0A06">
        <w:t>The Doxologies</w:t>
      </w:r>
      <w:r>
        <w:fldChar w:fldCharType="end"/>
      </w:r>
      <w:r>
        <w:t xml:space="preserve">, </w:t>
      </w:r>
      <w:r>
        <w:fldChar w:fldCharType="begin"/>
      </w:r>
      <w:r>
        <w:instrText xml:space="preserve"> PAGEREF _Ref435799700 \h </w:instrText>
      </w:r>
      <w:r>
        <w:fldChar w:fldCharType="separate"/>
      </w:r>
      <w:r w:rsidR="000C0A06">
        <w:rPr>
          <w:noProof/>
        </w:rPr>
        <w:t>552</w:t>
      </w:r>
      <w:r>
        <w:fldChar w:fldCharType="end"/>
      </w:r>
      <w:r>
        <w:t xml:space="preserve">, </w:t>
      </w:r>
      <w:r>
        <w:fldChar w:fldCharType="begin"/>
      </w:r>
      <w:r>
        <w:instrText xml:space="preserve"> REF _Ref435799710 \h </w:instrText>
      </w:r>
      <w:r>
        <w:fldChar w:fldCharType="separate"/>
      </w:r>
      <w:r w:rsidR="000C0A06">
        <w:t>The Orthodox Creed</w:t>
      </w:r>
      <w:r>
        <w:fldChar w:fldCharType="end"/>
      </w:r>
      <w:r>
        <w:t xml:space="preserve">, </w:t>
      </w:r>
      <w:r>
        <w:fldChar w:fldCharType="begin"/>
      </w:r>
      <w:r>
        <w:instrText xml:space="preserve"> PAGEREF _Ref435799710 \h </w:instrText>
      </w:r>
      <w:r>
        <w:fldChar w:fldCharType="separate"/>
      </w:r>
      <w:r w:rsidR="000C0A06">
        <w:rPr>
          <w:noProof/>
        </w:rPr>
        <w:t>557</w:t>
      </w:r>
      <w:r>
        <w:fldChar w:fldCharType="end"/>
      </w:r>
      <w:r>
        <w:t>.</w:t>
      </w:r>
    </w:p>
    <w:p w14:paraId="5B167A95" w14:textId="1727A85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C0A06">
        <w:t>God Have mercy upon us</w:t>
      </w:r>
      <w:r>
        <w:fldChar w:fldCharType="end"/>
      </w:r>
      <w:r>
        <w:t xml:space="preserve">, page </w:t>
      </w:r>
      <w:r>
        <w:fldChar w:fldCharType="begin"/>
      </w:r>
      <w:r>
        <w:instrText xml:space="preserve"> PAGEREF _Ref442856751 \h </w:instrText>
      </w:r>
      <w:r>
        <w:fldChar w:fldCharType="separate"/>
      </w:r>
      <w:r w:rsidR="000C0A06">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C0A06">
        <w:t>The Prayer for the Gospel</w:t>
      </w:r>
      <w:r>
        <w:fldChar w:fldCharType="end"/>
      </w:r>
      <w:r>
        <w:t xml:space="preserve">, page </w:t>
      </w:r>
      <w:r>
        <w:fldChar w:fldCharType="begin"/>
      </w:r>
      <w:r>
        <w:instrText xml:space="preserve"> PAGEREF _Ref442856856 \h </w:instrText>
      </w:r>
      <w:r>
        <w:fldChar w:fldCharType="separate"/>
      </w:r>
      <w:r w:rsidR="000C0A06">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36D0279D"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C0A06">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2C26EA53"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C0A06">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09"/>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02BC4B73"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C0A06">
        <w:t>The Prayer of the Hours</w:t>
      </w:r>
      <w:r>
        <w:fldChar w:fldCharType="end"/>
      </w:r>
      <w:r>
        <w:t xml:space="preserve">, page </w:t>
      </w:r>
      <w:r>
        <w:fldChar w:fldCharType="begin"/>
      </w:r>
      <w:r>
        <w:instrText xml:space="preserve"> PAGEREF _Ref411969145 \h </w:instrText>
      </w:r>
      <w:r>
        <w:fldChar w:fldCharType="separate"/>
      </w:r>
      <w:r w:rsidR="000C0A06">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 xml:space="preserve">The </w:t>
      </w:r>
      <w:bookmarkStart w:id="1128" w:name="_GoBack"/>
      <w:bookmarkEnd w:id="1128"/>
      <w:r>
        <w:t>Book of Psalis and Doxologies</w:t>
      </w:r>
      <w:bookmarkEnd w:id="329"/>
      <w:bookmarkEnd w:id="330"/>
      <w:bookmarkEnd w:id="331"/>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9" w:name="_Toc448696644"/>
      <w:bookmarkStart w:id="1130" w:name="_Toc410196197"/>
      <w:bookmarkStart w:id="1131" w:name="_Toc410196439"/>
      <w:bookmarkStart w:id="1132" w:name="_Toc410196941"/>
      <w:r>
        <w:lastRenderedPageBreak/>
        <w:t>General and Common Doxologies</w:t>
      </w:r>
      <w:bookmarkEnd w:id="1129"/>
    </w:p>
    <w:p w14:paraId="1B082926" w14:textId="77777777" w:rsidR="009C13E9" w:rsidRDefault="009C13E9" w:rsidP="009C13E9">
      <w:pPr>
        <w:pStyle w:val="Heading3"/>
      </w:pPr>
      <w:bookmarkStart w:id="1133" w:name="_Ref434488390"/>
      <w:r>
        <w:t>The Doxology of the Heavenly</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4"/>
            <w:r>
              <w:t>The great and holy luminaries,</w:t>
            </w:r>
            <w:commentRangeEnd w:id="1134"/>
            <w:r>
              <w:rPr>
                <w:rStyle w:val="CommentReference"/>
                <w:rFonts w:ascii="Times New Roman" w:hAnsi="Times New Roman"/>
              </w:rPr>
              <w:commentReference w:id="1134"/>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5"/>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5"/>
            <w:r>
              <w:rPr>
                <w:rStyle w:val="CommentReference"/>
                <w:rFonts w:ascii="Times New Roman" w:hAnsi="Times New Roman"/>
              </w:rPr>
              <w:commentReference w:id="1135"/>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6"/>
            <w:r w:rsidRPr="00602B0F">
              <w:t xml:space="preserve">O Lord, </w:t>
            </w:r>
            <w:commentRangeEnd w:id="1136"/>
            <w:r>
              <w:rPr>
                <w:rStyle w:val="CommentReference"/>
                <w:rFonts w:ascii="Times New Roman" w:hAnsi="Times New Roman"/>
              </w:rPr>
              <w:commentReference w:id="1136"/>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7" w:name="_Ref434488524"/>
      <w:r>
        <w:t>The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8" w:name="_Ref434488546"/>
      <w:r>
        <w:t>Another Doxology of St. John the Baptist</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9" w:name="_Ref434488644"/>
      <w:r>
        <w:lastRenderedPageBreak/>
        <w:t>A Doxology for the Apostles</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40"/>
            <w:r>
              <w:t xml:space="preserve">called </w:t>
            </w:r>
            <w:commentRangeEnd w:id="1140"/>
            <w:r>
              <w:rPr>
                <w:rStyle w:val="CommentReference"/>
                <w:rFonts w:ascii="Times New Roman" w:eastAsiaTheme="minorHAnsi" w:hAnsi="Times New Roman" w:cstheme="minorBidi"/>
                <w:color w:val="auto"/>
              </w:rPr>
              <w:commentReference w:id="1140"/>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1"/>
            <w:r>
              <w:t>Who loved him greatly.</w:t>
            </w:r>
            <w:commentRangeEnd w:id="1141"/>
            <w:r>
              <w:rPr>
                <w:rStyle w:val="CommentReference"/>
                <w:rFonts w:ascii="Times New Roman" w:eastAsiaTheme="minorHAnsi" w:hAnsi="Times New Roman" w:cstheme="minorBidi"/>
                <w:color w:val="auto"/>
              </w:rPr>
              <w:commentReference w:id="1141"/>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2" w:name="_Ref434488657"/>
      <w:r>
        <w:t>Another Doxology for the Apostles</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3"/>
            <w:r>
              <w:t xml:space="preserve">Our </w:t>
            </w:r>
            <w:commentRangeEnd w:id="1143"/>
            <w:r>
              <w:rPr>
                <w:rStyle w:val="CommentReference"/>
                <w:rFonts w:ascii="Times New Roman" w:eastAsiaTheme="minorHAnsi" w:hAnsi="Times New Roman" w:cstheme="minorBidi"/>
                <w:color w:val="auto"/>
              </w:rPr>
              <w:commentReference w:id="1143"/>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4"/>
            <w:r>
              <w:t xml:space="preserve">And </w:t>
            </w:r>
            <w:commentRangeEnd w:id="1144"/>
            <w:r>
              <w:rPr>
                <w:rStyle w:val="CommentReference"/>
                <w:rFonts w:ascii="Times New Roman" w:eastAsiaTheme="minorHAnsi" w:hAnsi="Times New Roman" w:cstheme="minorBidi"/>
                <w:color w:val="auto"/>
              </w:rPr>
              <w:commentReference w:id="1144"/>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5"/>
            <w:r>
              <w:t>And was numbered with</w:t>
            </w:r>
          </w:p>
          <w:p w14:paraId="5527B3A6" w14:textId="77777777" w:rsidR="004C7F73" w:rsidRDefault="004C7F73" w:rsidP="004C7F73">
            <w:pPr>
              <w:pStyle w:val="EngHangEnd"/>
            </w:pPr>
            <w:r>
              <w:t>The rest of the Apostles.</w:t>
            </w:r>
            <w:commentRangeEnd w:id="1145"/>
            <w:r>
              <w:rPr>
                <w:rStyle w:val="CommentReference"/>
                <w:rFonts w:ascii="Times New Roman" w:eastAsiaTheme="minorHAnsi" w:hAnsi="Times New Roman" w:cstheme="minorBidi"/>
                <w:color w:val="auto"/>
              </w:rPr>
              <w:commentReference w:id="1145"/>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6"/>
            <w:r>
              <w:t xml:space="preserve">sound </w:t>
            </w:r>
            <w:commentRangeEnd w:id="1146"/>
            <w:r>
              <w:rPr>
                <w:rStyle w:val="CommentReference"/>
                <w:rFonts w:ascii="Times New Roman" w:eastAsiaTheme="minorHAnsi" w:hAnsi="Times New Roman" w:cstheme="minorBidi"/>
                <w:color w:val="auto"/>
              </w:rPr>
              <w:commentReference w:id="1146"/>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7" w:name="_Ref434488814"/>
      <w:r>
        <w:t>The Doxology of St. Mark</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8"/>
            <w:r>
              <w:t>Beholder of God</w:t>
            </w:r>
            <w:commentRangeEnd w:id="1148"/>
            <w:r>
              <w:rPr>
                <w:rStyle w:val="CommentReference"/>
                <w:rFonts w:ascii="Times New Roman" w:eastAsiaTheme="minorHAnsi" w:hAnsi="Times New Roman" w:cstheme="minorBidi"/>
                <w:color w:val="auto"/>
              </w:rPr>
              <w:commentReference w:id="1148"/>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9" w:name="_Ref434488992"/>
      <w:r>
        <w:t>The Doxology of Any Apostle</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50"/>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50"/>
            <w:r>
              <w:rPr>
                <w:rStyle w:val="CommentReference"/>
                <w:rFonts w:ascii="Times New Roman" w:eastAsiaTheme="minorHAnsi" w:hAnsi="Times New Roman" w:cstheme="minorBidi"/>
                <w:color w:val="auto"/>
              </w:rPr>
              <w:commentReference w:id="1150"/>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1"/>
            <w:r>
              <w:t>compatriots</w:t>
            </w:r>
            <w:commentRangeEnd w:id="1151"/>
            <w:r>
              <w:rPr>
                <w:rStyle w:val="CommentReference"/>
                <w:rFonts w:ascii="Times New Roman" w:eastAsiaTheme="minorHAnsi" w:hAnsi="Times New Roman" w:cstheme="minorBidi"/>
                <w:color w:val="auto"/>
              </w:rPr>
              <w:commentReference w:id="1151"/>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2" w:name="_Ref434489014"/>
      <w:r>
        <w:t>The Doxology of St. Stephen</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10"/>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3" w:name="_Ref434489170"/>
      <w:r>
        <w:t>The Doxology of St. George</w:t>
      </w:r>
      <w:bookmarkEnd w:id="1153"/>
    </w:p>
    <w:p w14:paraId="066A4290" w14:textId="17AD8BB2"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C0A06">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C0A06">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C0A06">
        <w:rPr>
          <w:noProof/>
        </w:rPr>
        <w:t>862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4" w:name="_Ref434490082"/>
      <w:r>
        <w:t>The Doxology of St. Demiana</w:t>
      </w:r>
      <w:bookmarkEnd w:id="1154"/>
    </w:p>
    <w:p w14:paraId="10DFBB59" w14:textId="11B1846D"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C0A06">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C0A06">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C0A06">
        <w:rPr>
          <w:noProof/>
        </w:rPr>
        <w:t>824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11"/>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5" w:name="_Ref434489950"/>
      <w:r>
        <w:t>The Doxology of the Martyrs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6"/>
            <w:r>
              <w:t>Akrash</w:t>
            </w:r>
            <w:commentRangeEnd w:id="1156"/>
            <w:r>
              <w:rPr>
                <w:rStyle w:val="CommentReference"/>
              </w:rPr>
              <w:commentReference w:id="1156"/>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7" w:name="_Ref434490311"/>
      <w:r>
        <w:t>The Doxology of St. Anthony and St. Paul</w:t>
      </w:r>
      <w:bookmarkEnd w:id="1157"/>
    </w:p>
    <w:p w14:paraId="716265E5" w14:textId="4E7BCC50"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C0A06">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C0A06">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C0A06">
        <w:rPr>
          <w:noProof/>
        </w:rPr>
        <w:t>830</w:t>
      </w:r>
      <w:r w:rsidR="00191A26">
        <w:fldChar w:fldCharType="end"/>
      </w:r>
      <w:r>
        <w:t xml:space="preserve">, and </w:t>
      </w:r>
      <w:r w:rsidR="00191A26">
        <w:fldChar w:fldCharType="begin"/>
      </w:r>
      <w:r w:rsidR="00191A26">
        <w:instrText xml:space="preserve"> REF _Ref434490368 \h </w:instrText>
      </w:r>
      <w:r w:rsidR="00191A26">
        <w:fldChar w:fldCharType="separate"/>
      </w:r>
      <w:r w:rsidR="000C0A06">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C0A06">
        <w:rPr>
          <w:noProof/>
        </w:rPr>
        <w:t>832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8"/>
            <w:r w:rsidRPr="004764BD">
              <w:t>give light to</w:t>
            </w:r>
            <w:commentRangeEnd w:id="1158"/>
            <w:r>
              <w:rPr>
                <w:rStyle w:val="CommentReference"/>
                <w:rFonts w:ascii="Times New Roman" w:eastAsiaTheme="minorHAnsi" w:hAnsi="Times New Roman" w:cstheme="minorBidi"/>
                <w:color w:val="auto"/>
              </w:rPr>
              <w:commentReference w:id="1158"/>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9" w:name="_Ref434490826"/>
      <w:r>
        <w:lastRenderedPageBreak/>
        <w:t>The Doxology of St. Pishoy and St. Paul of Tammah</w:t>
      </w:r>
      <w:bookmarkEnd w:id="1159"/>
    </w:p>
    <w:p w14:paraId="204E33B1" w14:textId="7C2642E3"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C0A06">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C0A06">
        <w:rPr>
          <w:lang w:val="en-US"/>
        </w:rPr>
        <w:t>July 2 / Epip 8: St. Pishoy</w:t>
      </w:r>
      <w:r>
        <w:fldChar w:fldCharType="end"/>
      </w:r>
      <w:r>
        <w:t xml:space="preserve">, page </w:t>
      </w:r>
      <w:r>
        <w:fldChar w:fldCharType="begin"/>
      </w:r>
      <w:r>
        <w:instrText xml:space="preserve"> PAGEREF _Ref434490783 \h </w:instrText>
      </w:r>
      <w:r>
        <w:fldChar w:fldCharType="separate"/>
      </w:r>
      <w:r w:rsidR="000C0A06">
        <w:rPr>
          <w:noProof/>
        </w:rPr>
        <w:t>919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60" w:name="_Ref434492161"/>
      <w:r>
        <w:lastRenderedPageBreak/>
        <w:t>The Doxology of St. Athanasius the Apostolic</w:t>
      </w:r>
      <w:bookmarkEnd w:id="1160"/>
      <w:r w:rsidR="00B52F78">
        <w:rPr>
          <w:rStyle w:val="FootnoteReference"/>
        </w:rPr>
        <w:footnoteReference w:id="912"/>
      </w:r>
    </w:p>
    <w:p w14:paraId="1BC7DA79" w14:textId="376B0AEF"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C0A06">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C0A06">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C0A06">
        <w:rPr>
          <w:noProof/>
        </w:rPr>
        <w:t>867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C0A06">
        <w:rPr>
          <w:noProof/>
        </w:rPr>
        <w:t>869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1" w:name="_Ref434492536"/>
      <w:r>
        <w:t xml:space="preserve">The Doxology of </w:t>
      </w:r>
      <w:r w:rsidR="00231798">
        <w:t>the</w:t>
      </w:r>
      <w:r>
        <w:t xml:space="preserve"> Cross Bearers</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2" w:name="_Ref434492645"/>
      <w:r>
        <w:t>The Doxology for a Hierarch Who is Present</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13"/>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14"/>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15"/>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2"/>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2"/>
            <w:r>
              <w:rPr>
                <w:rStyle w:val="CommentReference"/>
                <w:rFonts w:ascii="Times New Roman" w:eastAsiaTheme="minorHAnsi" w:hAnsi="Times New Roman" w:cstheme="minorBidi"/>
                <w:color w:val="auto"/>
              </w:rPr>
              <w:commentReference w:id="1172"/>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16"/>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6" w:name="_Toc448696645"/>
      <w:bookmarkStart w:id="1177" w:name="September"/>
      <w:r>
        <w:lastRenderedPageBreak/>
        <w:t>September</w:t>
      </w:r>
      <w:bookmarkEnd w:id="1130"/>
      <w:bookmarkEnd w:id="1131"/>
      <w:bookmarkEnd w:id="1132"/>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6"/>
    </w:p>
    <w:sdt>
      <w:sdtPr>
        <w:id w:val="861411790"/>
        <w:docPartObj>
          <w:docPartGallery w:val="Table of Contents"/>
          <w:docPartUnique/>
        </w:docPartObj>
      </w:sdtPr>
      <w:sdtEndPr>
        <w:rPr>
          <w:b/>
          <w:bCs/>
          <w:noProof/>
        </w:rPr>
      </w:sdtEndPr>
      <w:sdtContent>
        <w:p w14:paraId="74DB5BF2" w14:textId="33C7CF94"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C0A06">
              <w:rPr>
                <w:noProof/>
                <w:webHidden/>
              </w:rPr>
              <w:t>626</w:t>
            </w:r>
            <w:r w:rsidR="00E35F1F">
              <w:rPr>
                <w:noProof/>
                <w:webHidden/>
              </w:rPr>
              <w:fldChar w:fldCharType="end"/>
            </w:r>
          </w:hyperlink>
        </w:p>
        <w:p w14:paraId="1E634E2C" w14:textId="4534CE25" w:rsidR="00E35F1F" w:rsidRDefault="00464893">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C0A06">
              <w:rPr>
                <w:noProof/>
                <w:webHidden/>
              </w:rPr>
              <w:t>640</w:t>
            </w:r>
            <w:r w:rsidR="00E35F1F">
              <w:rPr>
                <w:noProof/>
                <w:webHidden/>
              </w:rPr>
              <w:fldChar w:fldCharType="end"/>
            </w:r>
          </w:hyperlink>
        </w:p>
        <w:p w14:paraId="62BAC02E" w14:textId="32B44F48" w:rsidR="00E35F1F" w:rsidRDefault="00464893">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C0A06">
              <w:rPr>
                <w:noProof/>
                <w:webHidden/>
              </w:rPr>
              <w:t>640</w:t>
            </w:r>
            <w:r w:rsidR="00E35F1F">
              <w:rPr>
                <w:noProof/>
                <w:webHidden/>
              </w:rPr>
              <w:fldChar w:fldCharType="end"/>
            </w:r>
          </w:hyperlink>
        </w:p>
        <w:p w14:paraId="316B8884" w14:textId="547E5F32" w:rsidR="00E35F1F" w:rsidRDefault="00464893">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C0A06">
              <w:rPr>
                <w:noProof/>
                <w:webHidden/>
              </w:rPr>
              <w:t>640</w:t>
            </w:r>
            <w:r w:rsidR="00E35F1F">
              <w:rPr>
                <w:noProof/>
                <w:webHidden/>
              </w:rPr>
              <w:fldChar w:fldCharType="end"/>
            </w:r>
          </w:hyperlink>
        </w:p>
        <w:p w14:paraId="056107B3" w14:textId="7B5261BB" w:rsidR="00E35F1F" w:rsidRDefault="00464893">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C0A06">
              <w:rPr>
                <w:noProof/>
                <w:webHidden/>
              </w:rPr>
              <w:t>641</w:t>
            </w:r>
            <w:r w:rsidR="00E35F1F">
              <w:rPr>
                <w:noProof/>
                <w:webHidden/>
              </w:rPr>
              <w:fldChar w:fldCharType="end"/>
            </w:r>
          </w:hyperlink>
        </w:p>
        <w:p w14:paraId="76710609" w14:textId="11C42316" w:rsidR="00E35F1F" w:rsidRDefault="00464893">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C0A06">
              <w:rPr>
                <w:noProof/>
                <w:webHidden/>
              </w:rPr>
              <w:t>642</w:t>
            </w:r>
            <w:r w:rsidR="00E35F1F">
              <w:rPr>
                <w:noProof/>
                <w:webHidden/>
              </w:rPr>
              <w:fldChar w:fldCharType="end"/>
            </w:r>
          </w:hyperlink>
        </w:p>
        <w:p w14:paraId="69018752" w14:textId="2EF4FBE1" w:rsidR="00E35F1F" w:rsidRDefault="00464893">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C0A06">
              <w:rPr>
                <w:noProof/>
                <w:webHidden/>
              </w:rPr>
              <w:t>642</w:t>
            </w:r>
            <w:r w:rsidR="00E35F1F">
              <w:rPr>
                <w:noProof/>
                <w:webHidden/>
              </w:rPr>
              <w:fldChar w:fldCharType="end"/>
            </w:r>
          </w:hyperlink>
        </w:p>
        <w:p w14:paraId="7AB13EF6" w14:textId="60A9D412" w:rsidR="00E35F1F" w:rsidRDefault="00464893">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C0A06">
              <w:rPr>
                <w:noProof/>
                <w:webHidden/>
              </w:rPr>
              <w:t>644</w:t>
            </w:r>
            <w:r w:rsidR="00E35F1F">
              <w:rPr>
                <w:noProof/>
                <w:webHidden/>
              </w:rPr>
              <w:fldChar w:fldCharType="end"/>
            </w:r>
          </w:hyperlink>
        </w:p>
        <w:p w14:paraId="7CC94BF7" w14:textId="35781BF7" w:rsidR="00E35F1F" w:rsidRDefault="00464893">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C0A06">
              <w:rPr>
                <w:noProof/>
                <w:webHidden/>
              </w:rPr>
              <w:t>645</w:t>
            </w:r>
            <w:r w:rsidR="00E35F1F">
              <w:rPr>
                <w:noProof/>
                <w:webHidden/>
              </w:rPr>
              <w:fldChar w:fldCharType="end"/>
            </w:r>
          </w:hyperlink>
        </w:p>
        <w:p w14:paraId="51743273" w14:textId="2F446EF9" w:rsidR="00E35F1F" w:rsidRDefault="00464893">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C0A06">
              <w:rPr>
                <w:noProof/>
                <w:webHidden/>
              </w:rPr>
              <w:t>645</w:t>
            </w:r>
            <w:r w:rsidR="00E35F1F">
              <w:rPr>
                <w:noProof/>
                <w:webHidden/>
              </w:rPr>
              <w:fldChar w:fldCharType="end"/>
            </w:r>
          </w:hyperlink>
        </w:p>
        <w:p w14:paraId="71C03905" w14:textId="1DE90A0C" w:rsidR="00E35F1F" w:rsidRDefault="00464893">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C0A06">
              <w:rPr>
                <w:noProof/>
                <w:webHidden/>
              </w:rPr>
              <w:t>656</w:t>
            </w:r>
            <w:r w:rsidR="00E35F1F">
              <w:rPr>
                <w:noProof/>
                <w:webHidden/>
              </w:rPr>
              <w:fldChar w:fldCharType="end"/>
            </w:r>
          </w:hyperlink>
        </w:p>
        <w:p w14:paraId="76586D73" w14:textId="195D2A1A" w:rsidR="00E35F1F" w:rsidRDefault="00464893">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C0A06">
              <w:rPr>
                <w:noProof/>
                <w:webHidden/>
              </w:rPr>
              <w:t>660</w:t>
            </w:r>
            <w:r w:rsidR="00E35F1F">
              <w:rPr>
                <w:noProof/>
                <w:webHidden/>
              </w:rPr>
              <w:fldChar w:fldCharType="end"/>
            </w:r>
          </w:hyperlink>
        </w:p>
        <w:p w14:paraId="396BBFB3" w14:textId="6E31A9F0" w:rsidR="00E35F1F" w:rsidRDefault="00464893">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C0A06">
              <w:rPr>
                <w:noProof/>
                <w:webHidden/>
              </w:rPr>
              <w:t>660</w:t>
            </w:r>
            <w:r w:rsidR="00E35F1F">
              <w:rPr>
                <w:noProof/>
                <w:webHidden/>
              </w:rPr>
              <w:fldChar w:fldCharType="end"/>
            </w:r>
          </w:hyperlink>
        </w:p>
        <w:p w14:paraId="75A617A8" w14:textId="06C534E8" w:rsidR="00E35F1F" w:rsidRDefault="00464893">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C0A06">
              <w:rPr>
                <w:noProof/>
                <w:webHidden/>
              </w:rPr>
              <w:t>663</w:t>
            </w:r>
            <w:r w:rsidR="00E35F1F">
              <w:rPr>
                <w:noProof/>
                <w:webHidden/>
              </w:rPr>
              <w:fldChar w:fldCharType="end"/>
            </w:r>
          </w:hyperlink>
        </w:p>
        <w:p w14:paraId="7FE67BDE" w14:textId="3A91328D" w:rsidR="00E35F1F" w:rsidRDefault="00464893">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C0A06">
              <w:rPr>
                <w:noProof/>
                <w:webHidden/>
              </w:rPr>
              <w:t>663</w:t>
            </w:r>
            <w:r w:rsidR="00E35F1F">
              <w:rPr>
                <w:noProof/>
                <w:webHidden/>
              </w:rPr>
              <w:fldChar w:fldCharType="end"/>
            </w:r>
          </w:hyperlink>
        </w:p>
        <w:p w14:paraId="482AECF5" w14:textId="79C25474" w:rsidR="00E35F1F" w:rsidRDefault="00464893">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C0A06">
              <w:rPr>
                <w:noProof/>
                <w:webHidden/>
              </w:rPr>
              <w:t>672</w:t>
            </w:r>
            <w:r w:rsidR="00E35F1F">
              <w:rPr>
                <w:noProof/>
                <w:webHidden/>
              </w:rPr>
              <w:fldChar w:fldCharType="end"/>
            </w:r>
          </w:hyperlink>
        </w:p>
        <w:p w14:paraId="31D14FD7" w14:textId="327EAFCA" w:rsidR="00E35F1F" w:rsidRDefault="00464893">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C0A06">
              <w:rPr>
                <w:noProof/>
                <w:webHidden/>
              </w:rPr>
              <w:t>673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8" w:name="_Toc410196198"/>
      <w:bookmarkStart w:id="1179" w:name="_Toc410196440"/>
      <w:bookmarkStart w:id="1180" w:name="_Toc410196942"/>
      <w:r>
        <w:br w:type="page"/>
      </w:r>
    </w:p>
    <w:p w14:paraId="3B77A2B2" w14:textId="6F99453D" w:rsidR="00495F1A" w:rsidRDefault="0092592B" w:rsidP="00495F1A">
      <w:pPr>
        <w:pStyle w:val="Heading3"/>
      </w:pPr>
      <w:bookmarkStart w:id="1181" w:name="_Toc448227468"/>
      <w:r>
        <w:lastRenderedPageBreak/>
        <w:t xml:space="preserve">August 29 (30) / Tho-out 1: </w:t>
      </w:r>
      <w:r w:rsidR="00495F1A">
        <w:t>Ecclesiastical New Year: Nairouz</w:t>
      </w:r>
      <w:bookmarkEnd w:id="1178"/>
      <w:bookmarkEnd w:id="1179"/>
      <w:bookmarkEnd w:id="1180"/>
      <w:bookmarkEnd w:id="1181"/>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2"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3"/>
            <w:r>
              <w:t xml:space="preserve">wiles </w:t>
            </w:r>
            <w:commentRangeEnd w:id="1183"/>
            <w:r>
              <w:rPr>
                <w:rStyle w:val="CommentReference"/>
                <w:rFonts w:ascii="Times New Roman" w:eastAsiaTheme="minorHAnsi" w:hAnsi="Times New Roman" w:cstheme="minorBidi"/>
                <w:color w:val="auto"/>
              </w:rPr>
              <w:commentReference w:id="1183"/>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4" w:name="_Ref434473482"/>
      <w:r>
        <w:t>The Psali Adam</w:t>
      </w:r>
      <w:r w:rsidR="00B411C9">
        <w:t xml:space="preserve"> for the Ecclesiastical New Year</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5"/>
            <w:r>
              <w:t xml:space="preserve">Ϯⲛⲁⲟⲩⲱϣⲧ </w:t>
            </w:r>
            <w:commentRangeEnd w:id="1185"/>
            <w:r>
              <w:rPr>
                <w:rStyle w:val="CommentReference"/>
                <w:rFonts w:ascii="Times New Roman" w:hAnsi="Times New Roman"/>
              </w:rPr>
              <w:commentReference w:id="1185"/>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6"/>
            <w:r>
              <w:t>reign</w:t>
            </w:r>
            <w:commentRangeEnd w:id="1186"/>
            <w:r>
              <w:rPr>
                <w:rStyle w:val="CommentReference"/>
              </w:rPr>
              <w:commentReference w:id="1186"/>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7" w:name="_Ref434473530"/>
      <w:r>
        <w:t xml:space="preserve">The Psali </w:t>
      </w:r>
      <w:r w:rsidR="004E71A7">
        <w:t>Batos for the Ecclesiastical New Year</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8"/>
            <w:r>
              <w:t xml:space="preserve">be </w:t>
            </w:r>
            <w:commentRangeEnd w:id="1188"/>
            <w:r>
              <w:rPr>
                <w:rStyle w:val="CommentReference"/>
              </w:rPr>
              <w:commentReference w:id="1188"/>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9"/>
            <w:r>
              <w:t xml:space="preserve">Ⲁⲙⲱⲛⲓ </w:t>
            </w:r>
            <w:commentRangeEnd w:id="1189"/>
            <w:r>
              <w:rPr>
                <w:rStyle w:val="CommentReference"/>
                <w:rFonts w:ascii="Times New Roman" w:hAnsi="Times New Roman"/>
              </w:rPr>
              <w:commentReference w:id="1189"/>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90"/>
            <w:r>
              <w:t xml:space="preserve">the </w:t>
            </w:r>
            <w:commentRangeEnd w:id="1190"/>
            <w:r>
              <w:rPr>
                <w:rStyle w:val="CommentReference"/>
              </w:rPr>
              <w:commentReference w:id="1190"/>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1"/>
            <w:r>
              <w:t xml:space="preserve">entreat </w:t>
            </w:r>
            <w:commentRangeEnd w:id="1191"/>
            <w:r>
              <w:rPr>
                <w:rStyle w:val="CommentReference"/>
              </w:rPr>
              <w:commentReference w:id="1191"/>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2" w:name="_Toc448227469"/>
      <w:r>
        <w:t xml:space="preserve">August 29 (30) / Tho-out 1: </w:t>
      </w:r>
      <w:r w:rsidRPr="00646349">
        <w:t xml:space="preserve">Also </w:t>
      </w:r>
      <w:r>
        <w:t>the Martyrdom of St. Bartholomew the Apostle</w:t>
      </w:r>
      <w:bookmarkEnd w:id="1192"/>
    </w:p>
    <w:p w14:paraId="18F26E46" w14:textId="47B3B865" w:rsidR="00191A26" w:rsidRDefault="00191A26" w:rsidP="00191A26">
      <w:pPr>
        <w:pStyle w:val="Rubric"/>
      </w:pPr>
      <w:r>
        <w:t xml:space="preserve">See </w:t>
      </w:r>
      <w:r>
        <w:fldChar w:fldCharType="begin"/>
      </w:r>
      <w:r>
        <w:instrText xml:space="preserve"> REF _Ref434488644 \h </w:instrText>
      </w:r>
      <w:r>
        <w:fldChar w:fldCharType="separate"/>
      </w:r>
      <w:r w:rsidR="000C0A06">
        <w:t>A Doxology for the Apostles</w:t>
      </w:r>
      <w:r>
        <w:fldChar w:fldCharType="end"/>
      </w:r>
      <w:r>
        <w:t xml:space="preserve">, on pages </w:t>
      </w:r>
      <w:r>
        <w:fldChar w:fldCharType="begin"/>
      </w:r>
      <w:r>
        <w:instrText xml:space="preserve"> PAGEREF _Ref434488644 \h </w:instrText>
      </w:r>
      <w:r>
        <w:fldChar w:fldCharType="separate"/>
      </w:r>
      <w:r w:rsidR="000C0A06">
        <w:rPr>
          <w:noProof/>
        </w:rPr>
        <w:t>607</w:t>
      </w:r>
      <w:r>
        <w:fldChar w:fldCharType="end"/>
      </w:r>
      <w:r>
        <w:t xml:space="preserve">, </w:t>
      </w:r>
      <w:r>
        <w:fldChar w:fldCharType="begin"/>
      </w:r>
      <w:r>
        <w:instrText xml:space="preserve"> PAGEREF _Ref434488657 \h </w:instrText>
      </w:r>
      <w:r>
        <w:fldChar w:fldCharType="separate"/>
      </w:r>
      <w:r w:rsidR="000C0A06">
        <w:rPr>
          <w:noProof/>
        </w:rPr>
        <w:t>607</w:t>
      </w:r>
      <w:r>
        <w:fldChar w:fldCharType="end"/>
      </w:r>
      <w:r>
        <w:t xml:space="preserve">, or </w:t>
      </w:r>
      <w:r>
        <w:fldChar w:fldCharType="begin"/>
      </w:r>
      <w:r>
        <w:instrText xml:space="preserve"> PAGEREF _Ref434488992 \h </w:instrText>
      </w:r>
      <w:r>
        <w:fldChar w:fldCharType="separate"/>
      </w:r>
      <w:r w:rsidR="000C0A06">
        <w:rPr>
          <w:noProof/>
        </w:rPr>
        <w:t>609</w:t>
      </w:r>
      <w:r>
        <w:fldChar w:fldCharType="end"/>
      </w:r>
      <w:r>
        <w:t>.</w:t>
      </w:r>
    </w:p>
    <w:p w14:paraId="277D452E" w14:textId="77777777" w:rsidR="0092592B" w:rsidRDefault="0092592B" w:rsidP="0092592B">
      <w:pPr>
        <w:pStyle w:val="Heading3"/>
      </w:pPr>
      <w:bookmarkStart w:id="1193" w:name="_Toc448227470"/>
      <w:r>
        <w:t xml:space="preserve">August 30 (31) / Tho-out 2: </w:t>
      </w:r>
      <w:r w:rsidR="005242D1">
        <w:t xml:space="preserve">Martyrdom of </w:t>
      </w:r>
      <w:r>
        <w:t>St. John the Baptist</w:t>
      </w:r>
      <w:bookmarkEnd w:id="1193"/>
    </w:p>
    <w:p w14:paraId="0BD3AFB5" w14:textId="1C4128DE"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0A06">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C0A06">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0A06">
        <w:rPr>
          <w:noProof/>
        </w:rPr>
        <w:t>606</w:t>
      </w:r>
      <w:r w:rsidR="00191A26">
        <w:fldChar w:fldCharType="end"/>
      </w:r>
      <w:r>
        <w:t>.</w:t>
      </w:r>
    </w:p>
    <w:p w14:paraId="53087CDB" w14:textId="77777777" w:rsidR="00C46B09" w:rsidRDefault="00C46B09" w:rsidP="0039635A">
      <w:pPr>
        <w:pStyle w:val="Heading3"/>
      </w:pPr>
      <w:bookmarkStart w:id="1194" w:name="_Toc448227471"/>
      <w:r>
        <w:t>September 1 (2) / Tho-out 4: St. Verena</w:t>
      </w:r>
      <w:bookmarkEnd w:id="1194"/>
    </w:p>
    <w:p w14:paraId="593C8957" w14:textId="505B2827" w:rsidR="00DB5470" w:rsidRDefault="00296539" w:rsidP="00DB5470">
      <w:pPr>
        <w:pStyle w:val="Heading4"/>
      </w:pPr>
      <w:bookmarkStart w:id="1195"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6"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17"/>
      </w:r>
      <w:bookmarkEnd w:id="1196"/>
    </w:p>
    <w:p w14:paraId="47E3028B" w14:textId="77777777" w:rsidR="0039635A" w:rsidRDefault="0039635A" w:rsidP="0039635A">
      <w:pPr>
        <w:pStyle w:val="Heading3"/>
      </w:pPr>
      <w:bookmarkStart w:id="1197" w:name="_Toc448227473"/>
      <w:r>
        <w:t>September 4 (5) / Tho-out 7: St. Dioscorus</w:t>
      </w:r>
      <w:bookmarkEnd w:id="1197"/>
    </w:p>
    <w:p w14:paraId="6AE56346" w14:textId="535CDD05" w:rsidR="0039635A" w:rsidRDefault="00191A26" w:rsidP="0039635A">
      <w:pPr>
        <w:pStyle w:val="Rubric"/>
      </w:pPr>
      <w:r>
        <w:fldChar w:fldCharType="begin"/>
      </w:r>
      <w:r>
        <w:instrText xml:space="preserve"> REF _Ref434492249 \h </w:instrText>
      </w:r>
      <w:r>
        <w:fldChar w:fldCharType="separate"/>
      </w:r>
      <w:r w:rsidR="000C0A06">
        <w:t>The Doxology for St. Severus</w:t>
      </w:r>
      <w:r>
        <w:fldChar w:fldCharType="end"/>
      </w:r>
      <w:r>
        <w:t xml:space="preserve">, </w:t>
      </w:r>
      <w:r>
        <w:fldChar w:fldCharType="begin"/>
      </w:r>
      <w:r>
        <w:instrText xml:space="preserve"> REF _Ref434561058 \h </w:instrText>
      </w:r>
      <w:r>
        <w:fldChar w:fldCharType="separate"/>
      </w:r>
      <w:r w:rsidR="000C0A06">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C0A06">
        <w:rPr>
          <w:noProof/>
        </w:rPr>
        <w:t>673</w:t>
      </w:r>
      <w:r>
        <w:fldChar w:fldCharType="end"/>
      </w:r>
      <w:r w:rsidR="0039635A">
        <w:t xml:space="preserve"> can be adapted.</w:t>
      </w:r>
    </w:p>
    <w:p w14:paraId="7D1E759A" w14:textId="77777777" w:rsidR="0046481B" w:rsidRDefault="0046481B" w:rsidP="0046481B">
      <w:pPr>
        <w:pStyle w:val="Heading3"/>
      </w:pPr>
      <w:bookmarkStart w:id="1198" w:name="_Toc448227474"/>
      <w:r>
        <w:t>September 4 (5) / Tho-out 7: Also St. Rebecca and her Children</w:t>
      </w:r>
      <w:bookmarkEnd w:id="1198"/>
    </w:p>
    <w:p w14:paraId="51FECB60" w14:textId="7CDB2FBF" w:rsidR="00BD6485" w:rsidRDefault="00BD6485" w:rsidP="00BD6485">
      <w:pPr>
        <w:pStyle w:val="Heading4"/>
      </w:pPr>
      <w:bookmarkStart w:id="1199"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200"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200"/>
    </w:p>
    <w:p w14:paraId="305D2F5F" w14:textId="77777777" w:rsidR="000C0A06"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C0A06">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77088CAE" w14:textId="77777777" w:rsidTr="0082304E">
        <w:trPr>
          <w:cantSplit/>
          <w:jc w:val="center"/>
        </w:trPr>
        <w:tc>
          <w:tcPr>
            <w:tcW w:w="288" w:type="dxa"/>
          </w:tcPr>
          <w:p w14:paraId="01EF1EA4" w14:textId="77777777" w:rsidR="000C0A06" w:rsidRDefault="000C0A06" w:rsidP="0082304E">
            <w:pPr>
              <w:pStyle w:val="CopticCross"/>
            </w:pPr>
          </w:p>
        </w:tc>
        <w:tc>
          <w:tcPr>
            <w:tcW w:w="3960" w:type="dxa"/>
          </w:tcPr>
          <w:p w14:paraId="4D7725DC" w14:textId="77777777" w:rsidR="000C0A06" w:rsidRDefault="000C0A06" w:rsidP="00C83ECE">
            <w:pPr>
              <w:pStyle w:val="EngHang"/>
            </w:pPr>
            <w:r>
              <w:t>Through the intercessions</w:t>
            </w:r>
          </w:p>
          <w:p w14:paraId="6EF4502C" w14:textId="77777777" w:rsidR="000C0A06" w:rsidRDefault="000C0A06" w:rsidP="00C83ECE">
            <w:pPr>
              <w:pStyle w:val="EngHang"/>
            </w:pPr>
            <w:r>
              <w:t>Of the Four Incorporeal Beasts,</w:t>
            </w:r>
          </w:p>
          <w:p w14:paraId="2DB4A45E" w14:textId="77777777" w:rsidR="000C0A06" w:rsidRDefault="000C0A06" w:rsidP="00C83ECE">
            <w:pPr>
              <w:pStyle w:val="EngHang"/>
            </w:pPr>
            <w:r>
              <w:t>The ministering flames of fire,</w:t>
            </w:r>
          </w:p>
          <w:p w14:paraId="061271B5" w14:textId="77777777" w:rsidR="000C0A06" w:rsidRDefault="000C0A06" w:rsidP="0082304E">
            <w:pPr>
              <w:pStyle w:val="EngHangEnd"/>
            </w:pPr>
            <w:r>
              <w:t>O Lord, grant us the forgiveness of our sins.</w:t>
            </w:r>
          </w:p>
        </w:tc>
        <w:tc>
          <w:tcPr>
            <w:tcW w:w="288" w:type="dxa"/>
          </w:tcPr>
          <w:p w14:paraId="0CA0F224" w14:textId="77777777" w:rsidR="000C0A06" w:rsidRDefault="000C0A06" w:rsidP="0082304E"/>
        </w:tc>
        <w:tc>
          <w:tcPr>
            <w:tcW w:w="288" w:type="dxa"/>
          </w:tcPr>
          <w:p w14:paraId="15760A33" w14:textId="77777777" w:rsidR="000C0A06" w:rsidRDefault="000C0A06" w:rsidP="0082304E">
            <w:pPr>
              <w:pStyle w:val="CopticCross"/>
            </w:pPr>
          </w:p>
        </w:tc>
        <w:tc>
          <w:tcPr>
            <w:tcW w:w="3960" w:type="dxa"/>
          </w:tcPr>
          <w:p w14:paraId="6C720610" w14:textId="77777777" w:rsidR="000C0A06" w:rsidRDefault="000C0A06" w:rsidP="00C83ECE">
            <w:pPr>
              <w:pStyle w:val="CopticVersemulti-line"/>
            </w:pPr>
            <w:r>
              <w:t>Ϩⲓⲧⲉⲛ ⲛⲓⲡ̀ⲣⲉⲥⲃⲓⲁ̀</w:t>
            </w:r>
          </w:p>
          <w:p w14:paraId="6D5F9536" w14:textId="77777777" w:rsidR="000C0A06" w:rsidRDefault="000C0A06" w:rsidP="00C83ECE">
            <w:pPr>
              <w:pStyle w:val="CopticVersemulti-line"/>
            </w:pPr>
            <w:r>
              <w:t>ⲛ̀ⲧⲉ ⲡⲓϥ̀ⲧⲟⲩ ⲛ̀ⲍⲱⲟⲛ ⲛ̀ⲁⲥⲱⲙⲁⲧⲟⲥ</w:t>
            </w:r>
          </w:p>
          <w:p w14:paraId="06EC2D22" w14:textId="77777777" w:rsidR="000C0A06" w:rsidRDefault="000C0A06" w:rsidP="00C83ECE">
            <w:pPr>
              <w:pStyle w:val="CopticVersemulti-line"/>
            </w:pPr>
            <w:r>
              <w:t>ⲛ̀ⲗⲓⲧⲟⲩⲣⲅⲟⲥ ⲛ̀ϣⲁϩ ⲛ̀ⲭ̀ⲣⲟⲙ:</w:t>
            </w:r>
          </w:p>
          <w:p w14:paraId="2D8C3636" w14:textId="77777777" w:rsidR="000C0A06" w:rsidRPr="00C35319" w:rsidRDefault="000C0A06" w:rsidP="00C83ECE">
            <w:pPr>
              <w:pStyle w:val="CopticHangingVerse"/>
            </w:pPr>
            <w:r>
              <w:t>Ⲡϭⲟⲓⲥ ⲁⲣⲓϩ̀ⲙⲟⲧ ⲛⲁⲛ ⲙ̀ⲡⲓⲭⲱ ⲉ̀ⲃⲟⲗ ⲛ̀ⲧⲉ ⲛⲉⲛⲛⲟⲃⲓ.</w:t>
            </w:r>
          </w:p>
        </w:tc>
      </w:tr>
    </w:tbl>
    <w:p w14:paraId="1E09F1F7" w14:textId="77777777" w:rsidR="000C0A06" w:rsidRDefault="000C0A06"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0AFB164E" w14:textId="77777777" w:rsidTr="00C83ECE">
        <w:trPr>
          <w:cantSplit/>
          <w:jc w:val="center"/>
        </w:trPr>
        <w:tc>
          <w:tcPr>
            <w:tcW w:w="288" w:type="dxa"/>
          </w:tcPr>
          <w:p w14:paraId="7E9442DB" w14:textId="77777777" w:rsidR="000C0A06" w:rsidRDefault="000C0A06" w:rsidP="00C83ECE">
            <w:pPr>
              <w:pStyle w:val="CopticCross"/>
            </w:pPr>
          </w:p>
        </w:tc>
        <w:tc>
          <w:tcPr>
            <w:tcW w:w="3960" w:type="dxa"/>
          </w:tcPr>
          <w:p w14:paraId="18D5B942" w14:textId="77777777" w:rsidR="000C0A06" w:rsidRDefault="000C0A06" w:rsidP="00C83ECE">
            <w:pPr>
              <w:pStyle w:val="EngHang"/>
            </w:pPr>
            <w:r>
              <w:t>Hail to the four incorporeal living beasts,</w:t>
            </w:r>
          </w:p>
          <w:p w14:paraId="5A30C974" w14:textId="77777777" w:rsidR="000C0A06" w:rsidRDefault="000C0A06" w:rsidP="00C83ECE">
            <w:pPr>
              <w:pStyle w:val="EngHang"/>
            </w:pPr>
            <w:r>
              <w:t>Carrying the throne of God,</w:t>
            </w:r>
          </w:p>
          <w:p w14:paraId="1CAD54FD" w14:textId="77777777" w:rsidR="000C0A06" w:rsidRDefault="000C0A06" w:rsidP="00C83ECE">
            <w:pPr>
              <w:pStyle w:val="EngHang"/>
            </w:pPr>
            <w:r>
              <w:t>A lion’s face, and a calf’s face,</w:t>
            </w:r>
          </w:p>
          <w:p w14:paraId="40A22C53" w14:textId="77777777" w:rsidR="000C0A06" w:rsidRDefault="000C0A06" w:rsidP="00C83ECE">
            <w:pPr>
              <w:pStyle w:val="EngHangEnd"/>
            </w:pPr>
            <w:r>
              <w:t>A man’s face, and an eagle’s face.</w:t>
            </w:r>
          </w:p>
        </w:tc>
        <w:tc>
          <w:tcPr>
            <w:tcW w:w="288" w:type="dxa"/>
          </w:tcPr>
          <w:p w14:paraId="288B51C2" w14:textId="77777777" w:rsidR="000C0A06" w:rsidRDefault="000C0A06" w:rsidP="00C83ECE"/>
        </w:tc>
        <w:tc>
          <w:tcPr>
            <w:tcW w:w="288" w:type="dxa"/>
          </w:tcPr>
          <w:p w14:paraId="03CC3EA5" w14:textId="77777777" w:rsidR="000C0A06" w:rsidRDefault="000C0A06" w:rsidP="00C83ECE">
            <w:pPr>
              <w:pStyle w:val="CopticCross"/>
            </w:pPr>
          </w:p>
        </w:tc>
        <w:tc>
          <w:tcPr>
            <w:tcW w:w="3960" w:type="dxa"/>
          </w:tcPr>
          <w:p w14:paraId="4D8BF823" w14:textId="77777777" w:rsidR="000C0A06" w:rsidRDefault="000C0A06" w:rsidP="00C83ECE">
            <w:pPr>
              <w:pStyle w:val="CopticVersemulti-line"/>
            </w:pPr>
            <w:r>
              <w:t>Ⲭⲉⲣⲉ ⲡⲓϥ̀ⲧⲟⲩ ⲛ̀ⲍⲱⲟⲛ ⲛ̀ⲁ̀ⲥⲱⲙⲁⲧⲟⲥ:</w:t>
            </w:r>
          </w:p>
          <w:p w14:paraId="0DBB3966" w14:textId="77777777" w:rsidR="000C0A06" w:rsidRDefault="000C0A06" w:rsidP="00C83ECE">
            <w:pPr>
              <w:pStyle w:val="CopticVersemulti-line"/>
            </w:pPr>
            <w:r>
              <w:t>ⲉⲧϥⲁⲓ ϧⲁ ⲡⲓϩⲁⲣⲙⲁ ⲛ̀ⲧⲉ Ⲫϯ:</w:t>
            </w:r>
          </w:p>
          <w:p w14:paraId="6295B9FF" w14:textId="77777777" w:rsidR="000C0A06" w:rsidRDefault="000C0A06" w:rsidP="00C83ECE">
            <w:pPr>
              <w:pStyle w:val="CopticVersemulti-line"/>
            </w:pPr>
            <w:r>
              <w:t>ⲟⲩϩⲟ ⲙ̀ⲙⲟⲩⲓ̀ ⲛⲉⲙ ⲟⲩϩⲟ ⲙ̀ⲙⲁⲥⲓ:</w:t>
            </w:r>
          </w:p>
          <w:p w14:paraId="250D5177" w14:textId="77777777" w:rsidR="000C0A06" w:rsidRPr="00C35319" w:rsidRDefault="000C0A06" w:rsidP="00C83ECE">
            <w:pPr>
              <w:pStyle w:val="CopticHangingVerse"/>
            </w:pPr>
            <w:r>
              <w:t>ⲛⲉⲙ ⲟⲩϩⲟ ⲛ̀ⲣⲱⲙⲓ ⲛⲉⲙ ⲟⲩϩⲟ ⲛ̀ⲁ̀ⲏ̀ⲧⲟⲥ.</w:t>
            </w:r>
          </w:p>
        </w:tc>
      </w:tr>
    </w:tbl>
    <w:p w14:paraId="5D935A2B" w14:textId="77777777" w:rsidR="000C0A06" w:rsidRDefault="000C0A06" w:rsidP="0082304E">
      <w:pPr>
        <w:pStyle w:val="Heading4"/>
      </w:pPr>
      <w:r>
        <w:t>The Gospel Response for the Four Incorporeal Beasts</w:t>
      </w:r>
    </w:p>
    <w:p w14:paraId="78F7076C" w14:textId="77777777" w:rsidR="000C0A06" w:rsidRPr="00C14556" w:rsidRDefault="000C0A06" w:rsidP="00C14556">
      <w:pPr>
        <w:pStyle w:val="Rubric"/>
      </w:pPr>
      <w:r>
        <w:t>The last verse of the Doxology may be inserted into the Annual Gospel Response.</w:t>
      </w:r>
    </w:p>
    <w:p w14:paraId="3D3E8225" w14:textId="1B8A0401" w:rsidR="00B637D8" w:rsidRPr="00B637D8" w:rsidRDefault="000C0A06"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221393BE" w14:textId="77777777" w:rsidR="0092592B" w:rsidRDefault="006E370D" w:rsidP="006E370D">
      <w:pPr>
        <w:pStyle w:val="Heading3"/>
      </w:pPr>
      <w:bookmarkStart w:id="1201" w:name="_Toc448227476"/>
      <w:r>
        <w:t xml:space="preserve">September 12 (13) / Tho-out 15: </w:t>
      </w:r>
      <w:r w:rsidR="00191A26">
        <w:t xml:space="preserve">Translocation of the Relics of </w:t>
      </w:r>
      <w:r>
        <w:t>St. Stephen</w:t>
      </w:r>
      <w:bookmarkEnd w:id="1201"/>
    </w:p>
    <w:p w14:paraId="6417B2BE" w14:textId="3AA265DA"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C0A06">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C0A06">
        <w:rPr>
          <w:noProof/>
        </w:rPr>
        <w:t>768</w:t>
      </w:r>
      <w:r w:rsidR="00191A26">
        <w:fldChar w:fldCharType="end"/>
      </w:r>
      <w:r>
        <w:t>.</w:t>
      </w:r>
    </w:p>
    <w:p w14:paraId="7C31113D" w14:textId="77777777" w:rsidR="00495F1A" w:rsidRDefault="0092592B" w:rsidP="00495F1A">
      <w:pPr>
        <w:pStyle w:val="Heading3"/>
      </w:pPr>
      <w:bookmarkStart w:id="1202" w:name="_Toc410196199"/>
      <w:bookmarkStart w:id="1203" w:name="_Toc410196441"/>
      <w:bookmarkStart w:id="1204" w:name="_Toc410196943"/>
      <w:bookmarkStart w:id="1205" w:name="_Ref434563524"/>
      <w:bookmarkStart w:id="1206" w:name="_Ref434563530"/>
      <w:bookmarkStart w:id="1207" w:name="_Toc448227477"/>
      <w:r>
        <w:t xml:space="preserve">September 14 (15) / Tho-out 17: </w:t>
      </w:r>
      <w:r w:rsidR="00495F1A">
        <w:t>The Dedication of the Church of the Holy Cross</w:t>
      </w:r>
      <w:bookmarkEnd w:id="1202"/>
      <w:bookmarkEnd w:id="1203"/>
      <w:bookmarkEnd w:id="1204"/>
      <w:bookmarkEnd w:id="1205"/>
      <w:bookmarkEnd w:id="1206"/>
      <w:bookmarkEnd w:id="1207"/>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8"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lastRenderedPageBreak/>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lastRenderedPageBreak/>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9" w:name="_Ref434474964"/>
      <w:r>
        <w:t>The Psali Ada</w:t>
      </w:r>
      <w:r w:rsidR="006C1B94">
        <w:t>m for the Feast of the Cross</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10"/>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10"/>
            <w:r>
              <w:rPr>
                <w:rStyle w:val="CommentReference"/>
              </w:rPr>
              <w:commentReference w:id="1210"/>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lastRenderedPageBreak/>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lastRenderedPageBreak/>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1" w:name="_Ref434474992"/>
      <w:r>
        <w:lastRenderedPageBreak/>
        <w:t>The Psali Bato</w:t>
      </w:r>
      <w:r w:rsidR="006C1B94">
        <w:t>s for the Feast of the Cross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lastRenderedPageBreak/>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2"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lastRenderedPageBreak/>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2"/>
    </w:p>
    <w:p w14:paraId="5E6BB9BD" w14:textId="78BE4396"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0A06">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0A06">
        <w:rPr>
          <w:noProof/>
        </w:rPr>
        <w:t>940</w:t>
      </w:r>
      <w:r w:rsidR="007E24F9">
        <w:fldChar w:fldCharType="end"/>
      </w:r>
      <w:r w:rsidR="007E24F9">
        <w:t>.</w:t>
      </w:r>
    </w:p>
    <w:p w14:paraId="65C17FB1" w14:textId="77777777" w:rsidR="00160DE3" w:rsidRDefault="00160DE3" w:rsidP="00160DE3">
      <w:pPr>
        <w:pStyle w:val="Heading3"/>
      </w:pPr>
      <w:bookmarkStart w:id="1213" w:name="_Toc448227479"/>
      <w:r>
        <w:lastRenderedPageBreak/>
        <w:t>September 21 (22) / Tho-out 24: Martyrdom of St. Quandratus, One of the Seventy Two</w:t>
      </w:r>
      <w:bookmarkEnd w:id="1213"/>
    </w:p>
    <w:p w14:paraId="4B4CA90E" w14:textId="11B6161C"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C0A06">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C0A06">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C0A06">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C0A06">
        <w:rPr>
          <w:noProof/>
        </w:rPr>
        <w:t>609</w:t>
      </w:r>
      <w:r w:rsidR="00191A26">
        <w:fldChar w:fldCharType="end"/>
      </w:r>
      <w:r>
        <w:t>.</w:t>
      </w:r>
    </w:p>
    <w:p w14:paraId="56FE4C4F" w14:textId="77777777" w:rsidR="00D54A29" w:rsidRDefault="00D54A29" w:rsidP="00D54A29">
      <w:pPr>
        <w:pStyle w:val="Heading3"/>
      </w:pPr>
      <w:bookmarkStart w:id="1214" w:name="_Toc448227480"/>
      <w:r>
        <w:t xml:space="preserve">September 22 (23) / </w:t>
      </w:r>
      <w:commentRangeStart w:id="1215"/>
      <w:r>
        <w:t>Tho-out 24</w:t>
      </w:r>
      <w:commentRangeEnd w:id="1215"/>
      <w:r w:rsidR="00C46B09">
        <w:rPr>
          <w:rStyle w:val="CommentReference"/>
          <w:rFonts w:eastAsiaTheme="minorHAnsi" w:cstheme="minorBidi"/>
          <w:b w:val="0"/>
          <w:bCs w:val="0"/>
        </w:rPr>
        <w:commentReference w:id="1215"/>
      </w:r>
      <w:r>
        <w:t>: St. Maurice and the Theban Legion</w:t>
      </w:r>
      <w:bookmarkEnd w:id="1214"/>
    </w:p>
    <w:p w14:paraId="74C264D0" w14:textId="77777777" w:rsidR="00D54A29" w:rsidRDefault="00B46E6E" w:rsidP="00D54A29">
      <w:pPr>
        <w:pStyle w:val="Heading4"/>
      </w:pPr>
      <w:bookmarkStart w:id="1216" w:name="_Ref434489859"/>
      <w:r>
        <w:t>The Doxology for</w:t>
      </w:r>
      <w:r w:rsidR="00D54A29">
        <w:t xml:space="preserve"> St. Maurice and the Theban Legion</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lastRenderedPageBreak/>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7" w:name="_Ref434489873"/>
      <w:r>
        <w:t>Another Doxology of St. Maurice</w:t>
      </w:r>
      <w:bookmarkEnd w:id="12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8" w:name="_Toc448227481"/>
      <w:r>
        <w:t>September 23 (24) / Tho-out 26: Annunciation of St. John the Baptist to Zacharias</w:t>
      </w:r>
      <w:bookmarkEnd w:id="1218"/>
    </w:p>
    <w:p w14:paraId="2D6418E3" w14:textId="15AAD9E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0A06">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C0A06">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0A06">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9" w:name="_Ref435003974"/>
      <w:bookmarkStart w:id="1220"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9"/>
      <w:bookmarkEnd w:id="1220"/>
    </w:p>
    <w:p w14:paraId="0A0A7EC3" w14:textId="08992E6A" w:rsidR="00C0205C" w:rsidRDefault="00C0205C" w:rsidP="00C0205C">
      <w:pPr>
        <w:pStyle w:val="Heading4"/>
      </w:pPr>
      <w:bookmarkStart w:id="1221" w:name="_Ref435003845"/>
      <w:r>
        <w:t>The Psali Adam for the 29</w:t>
      </w:r>
      <w:r w:rsidRPr="00C0205C">
        <w:rPr>
          <w:vertAlign w:val="superscript"/>
        </w:rPr>
        <w:t>th</w:t>
      </w:r>
      <w:r>
        <w:t xml:space="preserve"> of Every </w:t>
      </w:r>
      <w:r w:rsidR="004246C3">
        <w:t xml:space="preserve">Coptic </w:t>
      </w:r>
      <w:r>
        <w:t>Month</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2"/>
            <w:r>
              <w:t>At the end of times.</w:t>
            </w:r>
            <w:commentRangeEnd w:id="1222"/>
            <w:r>
              <w:rPr>
                <w:rStyle w:val="CommentReference"/>
                <w:rFonts w:ascii="Times New Roman" w:eastAsiaTheme="minorHAnsi" w:hAnsi="Times New Roman" w:cstheme="minorBidi"/>
                <w:color w:val="auto"/>
              </w:rPr>
              <w:commentReference w:id="1222"/>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lastRenderedPageBreak/>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1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3" w:name="_Ref435003860"/>
      <w:r>
        <w:lastRenderedPageBreak/>
        <w:t>The Psali Batos for the 29</w:t>
      </w:r>
      <w:r w:rsidRPr="00C0205C">
        <w:rPr>
          <w:vertAlign w:val="superscript"/>
        </w:rPr>
        <w:t>th</w:t>
      </w:r>
      <w:r>
        <w:t xml:space="preserve"> of Every Month</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4"/>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4"/>
            <w:r>
              <w:rPr>
                <w:rStyle w:val="CommentReference"/>
                <w:rFonts w:ascii="Times New Roman" w:eastAsiaTheme="minorHAnsi" w:hAnsi="Times New Roman" w:cstheme="minorBidi"/>
                <w:color w:val="auto"/>
              </w:rPr>
              <w:commentReference w:id="1224"/>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5"/>
            <w:r>
              <w:t xml:space="preserve"> Lord God</w:t>
            </w:r>
            <w:commentRangeEnd w:id="1225"/>
            <w:r>
              <w:rPr>
                <w:rStyle w:val="CommentReference"/>
                <w:rFonts w:ascii="Times New Roman" w:eastAsiaTheme="minorHAnsi" w:hAnsi="Times New Roman" w:cstheme="minorBidi"/>
                <w:color w:val="auto"/>
              </w:rPr>
              <w:commentReference w:id="1225"/>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1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lastRenderedPageBreak/>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6" w:name="_Toc448227483"/>
      <w:r>
        <w:lastRenderedPageBreak/>
        <w:t>September 27 (28) / Tho-out 30: Miracle performed by St. Athanasius the Apostolic</w:t>
      </w:r>
      <w:bookmarkEnd w:id="1226"/>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7" w:name="_Ref434561058"/>
      <w:bookmarkStart w:id="1228" w:name="_Toc448227484"/>
      <w:r>
        <w:t xml:space="preserve">September 29 (30) / Paopi 2: </w:t>
      </w:r>
      <w:r w:rsidR="000274A5">
        <w:t xml:space="preserve">The Coming of </w:t>
      </w:r>
      <w:r>
        <w:t>St. Severus</w:t>
      </w:r>
      <w:r w:rsidR="000274A5">
        <w:t xml:space="preserve"> to Egypt</w:t>
      </w:r>
      <w:bookmarkEnd w:id="1227"/>
      <w:bookmarkEnd w:id="1228"/>
    </w:p>
    <w:p w14:paraId="1B16436A" w14:textId="77777777" w:rsidR="0039635A" w:rsidRDefault="0039635A" w:rsidP="0039635A">
      <w:pPr>
        <w:pStyle w:val="Heading4"/>
      </w:pPr>
      <w:bookmarkStart w:id="1229" w:name="_Ref434492249"/>
      <w:r>
        <w:t>The Doxology</w:t>
      </w:r>
      <w:r w:rsidR="00B82753">
        <w:t xml:space="preserve"> for St. Severus</w:t>
      </w:r>
      <w:bookmarkEnd w:id="12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30"/>
            <w:r w:rsidRPr="004764BD">
              <w:t xml:space="preserve">confirmed </w:t>
            </w:r>
            <w:commentRangeEnd w:id="1230"/>
            <w:r>
              <w:rPr>
                <w:rStyle w:val="CommentReference"/>
                <w:rFonts w:ascii="Times New Roman" w:eastAsiaTheme="minorHAnsi" w:hAnsi="Times New Roman" w:cstheme="minorBidi"/>
                <w:color w:val="auto"/>
              </w:rPr>
              <w:commentReference w:id="1230"/>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2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1" w:name="_Toc410196200"/>
      <w:bookmarkStart w:id="1232" w:name="_Toc410196442"/>
      <w:bookmarkStart w:id="1233" w:name="_Toc410196944"/>
      <w:bookmarkStart w:id="1234" w:name="_Toc448696646"/>
      <w:bookmarkStart w:id="1235" w:name="October"/>
      <w:bookmarkEnd w:id="1177"/>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1"/>
      <w:bookmarkEnd w:id="1232"/>
      <w:bookmarkEnd w:id="1233"/>
      <w:r w:rsidR="006E370D">
        <w:t xml:space="preserve"> or </w:t>
      </w:r>
      <w:r w:rsidR="006E370D">
        <w:rPr>
          <w:rFonts w:ascii="FreeSerifAvvaShenouda" w:hAnsi="FreeSerifAvvaShenouda" w:cs="FreeSerifAvvaShenouda"/>
        </w:rPr>
        <w:t>Ⲡⲁⲱⲡⲉ</w:t>
      </w:r>
      <w:bookmarkEnd w:id="1234"/>
    </w:p>
    <w:bookmarkStart w:id="1236" w:name="_Ref434561633" w:displacedByCustomXml="next"/>
    <w:sdt>
      <w:sdtPr>
        <w:id w:val="960613025"/>
        <w:docPartObj>
          <w:docPartGallery w:val="Table of Contents"/>
          <w:docPartUnique/>
        </w:docPartObj>
      </w:sdtPr>
      <w:sdtEndPr>
        <w:rPr>
          <w:b/>
          <w:bCs/>
          <w:noProof/>
        </w:rPr>
      </w:sdtEndPr>
      <w:sdtContent>
        <w:p w14:paraId="510D75EB" w14:textId="0EBCD6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C0A06">
              <w:rPr>
                <w:noProof/>
                <w:webHidden/>
              </w:rPr>
              <w:t>676</w:t>
            </w:r>
            <w:r w:rsidR="00E35F1F">
              <w:rPr>
                <w:noProof/>
                <w:webHidden/>
              </w:rPr>
              <w:fldChar w:fldCharType="end"/>
            </w:r>
          </w:hyperlink>
        </w:p>
        <w:p w14:paraId="0C71949C" w14:textId="6F0BA6D5" w:rsidR="00E35F1F" w:rsidRDefault="00464893">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C0A06">
              <w:rPr>
                <w:noProof/>
                <w:webHidden/>
              </w:rPr>
              <w:t>677</w:t>
            </w:r>
            <w:r w:rsidR="00E35F1F">
              <w:rPr>
                <w:noProof/>
                <w:webHidden/>
              </w:rPr>
              <w:fldChar w:fldCharType="end"/>
            </w:r>
          </w:hyperlink>
        </w:p>
        <w:p w14:paraId="7C5EEF26" w14:textId="488B6091" w:rsidR="00E35F1F" w:rsidRDefault="00464893">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C0A06">
              <w:rPr>
                <w:noProof/>
                <w:webHidden/>
              </w:rPr>
              <w:t>678</w:t>
            </w:r>
            <w:r w:rsidR="00E35F1F">
              <w:rPr>
                <w:noProof/>
                <w:webHidden/>
              </w:rPr>
              <w:fldChar w:fldCharType="end"/>
            </w:r>
          </w:hyperlink>
        </w:p>
        <w:p w14:paraId="610973C6" w14:textId="135E647B" w:rsidR="00E35F1F" w:rsidRDefault="00464893">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C0A06">
              <w:rPr>
                <w:noProof/>
                <w:webHidden/>
              </w:rPr>
              <w:t>678</w:t>
            </w:r>
            <w:r w:rsidR="00E35F1F">
              <w:rPr>
                <w:noProof/>
                <w:webHidden/>
              </w:rPr>
              <w:fldChar w:fldCharType="end"/>
            </w:r>
          </w:hyperlink>
        </w:p>
        <w:p w14:paraId="42AB4D38" w14:textId="194A076F" w:rsidR="00E35F1F" w:rsidRDefault="00464893">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C0A06">
              <w:rPr>
                <w:noProof/>
                <w:webHidden/>
              </w:rPr>
              <w:t>679</w:t>
            </w:r>
            <w:r w:rsidR="00E35F1F">
              <w:rPr>
                <w:noProof/>
                <w:webHidden/>
              </w:rPr>
              <w:fldChar w:fldCharType="end"/>
            </w:r>
          </w:hyperlink>
        </w:p>
        <w:p w14:paraId="40BE3276" w14:textId="0D98E92B" w:rsidR="00E35F1F" w:rsidRDefault="00464893">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C0A06">
              <w:rPr>
                <w:noProof/>
                <w:webHidden/>
              </w:rPr>
              <w:t>680</w:t>
            </w:r>
            <w:r w:rsidR="00E35F1F">
              <w:rPr>
                <w:noProof/>
                <w:webHidden/>
              </w:rPr>
              <w:fldChar w:fldCharType="end"/>
            </w:r>
          </w:hyperlink>
        </w:p>
        <w:p w14:paraId="5BA2BFE4" w14:textId="3403AB4F" w:rsidR="00E35F1F" w:rsidRDefault="00464893">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C0A06">
              <w:rPr>
                <w:noProof/>
                <w:webHidden/>
              </w:rPr>
              <w:t>681</w:t>
            </w:r>
            <w:r w:rsidR="00E35F1F">
              <w:rPr>
                <w:noProof/>
                <w:webHidden/>
              </w:rPr>
              <w:fldChar w:fldCharType="end"/>
            </w:r>
          </w:hyperlink>
        </w:p>
        <w:p w14:paraId="0DA884AB" w14:textId="3FA443EF" w:rsidR="00E35F1F" w:rsidRDefault="00464893">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C0A06">
              <w:rPr>
                <w:noProof/>
                <w:webHidden/>
              </w:rPr>
              <w:t>682</w:t>
            </w:r>
            <w:r w:rsidR="00E35F1F">
              <w:rPr>
                <w:noProof/>
                <w:webHidden/>
              </w:rPr>
              <w:fldChar w:fldCharType="end"/>
            </w:r>
          </w:hyperlink>
        </w:p>
        <w:p w14:paraId="14F64ABF" w14:textId="6D66209C" w:rsidR="00E35F1F" w:rsidRDefault="00464893">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C0A06">
              <w:rPr>
                <w:noProof/>
                <w:webHidden/>
              </w:rPr>
              <w:t>684</w:t>
            </w:r>
            <w:r w:rsidR="00E35F1F">
              <w:rPr>
                <w:noProof/>
                <w:webHidden/>
              </w:rPr>
              <w:fldChar w:fldCharType="end"/>
            </w:r>
          </w:hyperlink>
        </w:p>
        <w:p w14:paraId="479E44D2" w14:textId="08E47E28" w:rsidR="00E35F1F" w:rsidRDefault="00464893">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C0A06">
              <w:rPr>
                <w:noProof/>
                <w:webHidden/>
              </w:rPr>
              <w:t>684</w:t>
            </w:r>
            <w:r w:rsidR="00E35F1F">
              <w:rPr>
                <w:noProof/>
                <w:webHidden/>
              </w:rPr>
              <w:fldChar w:fldCharType="end"/>
            </w:r>
          </w:hyperlink>
        </w:p>
        <w:p w14:paraId="1DC3186A" w14:textId="669F62A8" w:rsidR="00E35F1F" w:rsidRDefault="00464893">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C0A06">
              <w:rPr>
                <w:noProof/>
                <w:webHidden/>
              </w:rPr>
              <w:t>685</w:t>
            </w:r>
            <w:r w:rsidR="00E35F1F">
              <w:rPr>
                <w:noProof/>
                <w:webHidden/>
              </w:rPr>
              <w:fldChar w:fldCharType="end"/>
            </w:r>
          </w:hyperlink>
        </w:p>
        <w:p w14:paraId="608C521A" w14:textId="7BE43FB6" w:rsidR="00E35F1F" w:rsidRDefault="00464893">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C0A06">
              <w:rPr>
                <w:noProof/>
                <w:webHidden/>
              </w:rPr>
              <w:t>685</w:t>
            </w:r>
            <w:r w:rsidR="00E35F1F">
              <w:rPr>
                <w:noProof/>
                <w:webHidden/>
              </w:rPr>
              <w:fldChar w:fldCharType="end"/>
            </w:r>
          </w:hyperlink>
        </w:p>
        <w:p w14:paraId="0236A71C" w14:textId="3C69C573" w:rsidR="00E35F1F" w:rsidRDefault="00464893">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C0A06">
              <w:rPr>
                <w:noProof/>
                <w:webHidden/>
              </w:rPr>
              <w:t>685</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7" w:name="_Ref436250096"/>
      <w:bookmarkStart w:id="1238" w:name="_Ref436250168"/>
      <w:bookmarkStart w:id="1239" w:name="_Toc448227485"/>
      <w:r>
        <w:lastRenderedPageBreak/>
        <w:t>October 1 (2) / Paopi 4: St. Bacchus</w:t>
      </w:r>
      <w:bookmarkEnd w:id="1236"/>
      <w:bookmarkEnd w:id="1237"/>
      <w:bookmarkEnd w:id="1238"/>
      <w:bookmarkEnd w:id="1239"/>
    </w:p>
    <w:p w14:paraId="5652177B" w14:textId="579A358D" w:rsidR="003037B8" w:rsidRDefault="003037B8" w:rsidP="003037B8">
      <w:pPr>
        <w:pStyle w:val="Heading4"/>
      </w:pPr>
      <w:bookmarkStart w:id="1240"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1"/>
            <w:r>
              <w:t>heroes</w:t>
            </w:r>
            <w:commentRangeEnd w:id="1241"/>
            <w:r>
              <w:rPr>
                <w:rStyle w:val="CommentReference"/>
                <w:rFonts w:ascii="Times New Roman" w:eastAsiaTheme="minorHAnsi" w:hAnsi="Times New Roman" w:cstheme="minorBidi"/>
                <w:color w:val="auto"/>
              </w:rPr>
              <w:commentReference w:id="1241"/>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2"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2"/>
    </w:p>
    <w:p w14:paraId="307B5F3B" w14:textId="77777777" w:rsidR="0039635A" w:rsidRDefault="0039635A" w:rsidP="0039635A">
      <w:pPr>
        <w:pStyle w:val="Heading4"/>
      </w:pPr>
      <w:r>
        <w:t>The Doxology</w:t>
      </w:r>
    </w:p>
    <w:p w14:paraId="08012657" w14:textId="4112A102" w:rsidR="00FB36D8" w:rsidRPr="00FB36D8" w:rsidRDefault="00191A26" w:rsidP="00FB36D8">
      <w:pPr>
        <w:pStyle w:val="Rubric"/>
      </w:pPr>
      <w:r>
        <w:t xml:space="preserve">See </w:t>
      </w:r>
      <w:r>
        <w:fldChar w:fldCharType="begin"/>
      </w:r>
      <w:r>
        <w:instrText xml:space="preserve"> REF _Ref434490826 \h </w:instrText>
      </w:r>
      <w:r>
        <w:fldChar w:fldCharType="separate"/>
      </w:r>
      <w:r w:rsidR="000C0A06">
        <w:t>The Doxology of St. Pishoy and St. Paul of Tammah</w:t>
      </w:r>
      <w:r>
        <w:fldChar w:fldCharType="end"/>
      </w:r>
      <w:r>
        <w:t xml:space="preserve">, page </w:t>
      </w:r>
      <w:r>
        <w:fldChar w:fldCharType="begin"/>
      </w:r>
      <w:r>
        <w:instrText xml:space="preserve"> PAGEREF _Ref434490826 \h </w:instrText>
      </w:r>
      <w:r>
        <w:fldChar w:fldCharType="separate"/>
      </w:r>
      <w:r w:rsidR="000C0A06">
        <w:rPr>
          <w:noProof/>
        </w:rPr>
        <w:t>621</w:t>
      </w:r>
      <w:r>
        <w:fldChar w:fldCharType="end"/>
      </w:r>
      <w:r w:rsidR="00FB36D8">
        <w:t>.</w:t>
      </w:r>
    </w:p>
    <w:p w14:paraId="2F2896A9" w14:textId="77777777" w:rsidR="0081710C" w:rsidRDefault="0081710C" w:rsidP="0081710C">
      <w:pPr>
        <w:pStyle w:val="Heading3"/>
      </w:pPr>
      <w:bookmarkStart w:id="1243" w:name="_Toc448227487"/>
      <w:r>
        <w:t>October 7 (8) / Paopi 10: St. Sergius</w:t>
      </w:r>
      <w:bookmarkEnd w:id="1243"/>
    </w:p>
    <w:p w14:paraId="43289252" w14:textId="039C6FB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C0A06">
        <w:t>October 1 (2) / Paopi 4: St. Bacchus</w:t>
      </w:r>
      <w:r w:rsidR="00336170">
        <w:fldChar w:fldCharType="end"/>
      </w:r>
      <w:r>
        <w:t xml:space="preserve">, page </w:t>
      </w:r>
      <w:r>
        <w:fldChar w:fldCharType="begin"/>
      </w:r>
      <w:r>
        <w:instrText xml:space="preserve"> PAGEREF _Ref434561633 \h </w:instrText>
      </w:r>
      <w:r>
        <w:fldChar w:fldCharType="separate"/>
      </w:r>
      <w:r w:rsidR="000C0A06">
        <w:rPr>
          <w:noProof/>
        </w:rPr>
        <w:t>675</w:t>
      </w:r>
      <w:r>
        <w:fldChar w:fldCharType="end"/>
      </w:r>
      <w:r w:rsidR="0081710C">
        <w:t>.</w:t>
      </w:r>
    </w:p>
    <w:p w14:paraId="06822979" w14:textId="77777777" w:rsidR="00B637D8" w:rsidRDefault="00B637D8" w:rsidP="00B637D8">
      <w:pPr>
        <w:pStyle w:val="Heading3"/>
      </w:pPr>
      <w:bookmarkStart w:id="1244" w:name="_Toc448227488"/>
      <w:r>
        <w:t>October 9 (10) / Paopi 12: Commemoration of Archangel Michael</w:t>
      </w:r>
      <w:bookmarkEnd w:id="1244"/>
    </w:p>
    <w:p w14:paraId="1CB165ED" w14:textId="77777777" w:rsidR="000C0A06" w:rsidRDefault="00191A26" w:rsidP="0082304E">
      <w:pPr>
        <w:pStyle w:val="Heading4"/>
      </w:pPr>
      <w:r>
        <w:t xml:space="preserve">See </w:t>
      </w:r>
      <w:r>
        <w:fldChar w:fldCharType="begin"/>
      </w:r>
      <w:r>
        <w:instrText xml:space="preserve"> REF _Ref434561114 \h </w:instrText>
      </w:r>
      <w:r>
        <w:fldChar w:fldCharType="separate"/>
      </w:r>
      <w:r w:rsidR="000C0A06">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18B122FF" w14:textId="77777777" w:rsidTr="0082304E">
        <w:trPr>
          <w:cantSplit/>
          <w:jc w:val="center"/>
        </w:trPr>
        <w:tc>
          <w:tcPr>
            <w:tcW w:w="288" w:type="dxa"/>
          </w:tcPr>
          <w:p w14:paraId="5C9FE43A" w14:textId="77777777" w:rsidR="000C0A06" w:rsidRDefault="000C0A06" w:rsidP="0082304E">
            <w:pPr>
              <w:pStyle w:val="CopticCross"/>
            </w:pPr>
          </w:p>
        </w:tc>
        <w:tc>
          <w:tcPr>
            <w:tcW w:w="3960" w:type="dxa"/>
          </w:tcPr>
          <w:p w14:paraId="7D036892" w14:textId="77777777" w:rsidR="000C0A06" w:rsidRDefault="000C0A06" w:rsidP="00C83ECE">
            <w:pPr>
              <w:pStyle w:val="EngHang"/>
            </w:pPr>
            <w:r>
              <w:t>Through the intercessions</w:t>
            </w:r>
          </w:p>
          <w:p w14:paraId="06CFB1A3" w14:textId="77777777" w:rsidR="000C0A06" w:rsidRDefault="000C0A06" w:rsidP="00C83ECE">
            <w:pPr>
              <w:pStyle w:val="EngHang"/>
            </w:pPr>
            <w:r>
              <w:t>Of the Four Incorporeal Beasts,</w:t>
            </w:r>
          </w:p>
          <w:p w14:paraId="68DE72C9" w14:textId="77777777" w:rsidR="000C0A06" w:rsidRDefault="000C0A06" w:rsidP="00C83ECE">
            <w:pPr>
              <w:pStyle w:val="EngHang"/>
            </w:pPr>
            <w:r>
              <w:t>The ministering flames of fire,</w:t>
            </w:r>
          </w:p>
          <w:p w14:paraId="38E6682E" w14:textId="77777777" w:rsidR="000C0A06" w:rsidRDefault="000C0A06" w:rsidP="0082304E">
            <w:pPr>
              <w:pStyle w:val="EngHangEnd"/>
            </w:pPr>
            <w:r>
              <w:t>O Lord, grant us the forgiveness of our sins.</w:t>
            </w:r>
          </w:p>
        </w:tc>
        <w:tc>
          <w:tcPr>
            <w:tcW w:w="288" w:type="dxa"/>
          </w:tcPr>
          <w:p w14:paraId="7A377A69" w14:textId="77777777" w:rsidR="000C0A06" w:rsidRDefault="000C0A06" w:rsidP="0082304E"/>
        </w:tc>
        <w:tc>
          <w:tcPr>
            <w:tcW w:w="288" w:type="dxa"/>
          </w:tcPr>
          <w:p w14:paraId="3D5FF5D9" w14:textId="77777777" w:rsidR="000C0A06" w:rsidRDefault="000C0A06" w:rsidP="0082304E">
            <w:pPr>
              <w:pStyle w:val="CopticCross"/>
            </w:pPr>
          </w:p>
        </w:tc>
        <w:tc>
          <w:tcPr>
            <w:tcW w:w="3960" w:type="dxa"/>
          </w:tcPr>
          <w:p w14:paraId="2567484C" w14:textId="77777777" w:rsidR="000C0A06" w:rsidRDefault="000C0A06" w:rsidP="00C83ECE">
            <w:pPr>
              <w:pStyle w:val="CopticVersemulti-line"/>
            </w:pPr>
            <w:r>
              <w:t>Ϩⲓⲧⲉⲛ ⲛⲓⲡ̀ⲣⲉⲥⲃⲓⲁ̀</w:t>
            </w:r>
          </w:p>
          <w:p w14:paraId="064D4382" w14:textId="77777777" w:rsidR="000C0A06" w:rsidRDefault="000C0A06" w:rsidP="00C83ECE">
            <w:pPr>
              <w:pStyle w:val="CopticVersemulti-line"/>
            </w:pPr>
            <w:r>
              <w:t>ⲛ̀ⲧⲉ ⲡⲓϥ̀ⲧⲟⲩ ⲛ̀ⲍⲱⲟⲛ ⲛ̀ⲁⲥⲱⲙⲁⲧⲟⲥ</w:t>
            </w:r>
          </w:p>
          <w:p w14:paraId="5D239908" w14:textId="77777777" w:rsidR="000C0A06" w:rsidRDefault="000C0A06" w:rsidP="00C83ECE">
            <w:pPr>
              <w:pStyle w:val="CopticVersemulti-line"/>
            </w:pPr>
            <w:r>
              <w:t>ⲛ̀ⲗⲓⲧⲟⲩⲣⲅⲟⲥ ⲛ̀ϣⲁϩ ⲛ̀ⲭ̀ⲣⲟⲙ:</w:t>
            </w:r>
          </w:p>
          <w:p w14:paraId="39B2BAB2" w14:textId="77777777" w:rsidR="000C0A06" w:rsidRPr="00C35319" w:rsidRDefault="000C0A06" w:rsidP="00C83ECE">
            <w:pPr>
              <w:pStyle w:val="CopticHangingVerse"/>
            </w:pPr>
            <w:r>
              <w:t>Ⲡϭⲟⲓⲥ ⲁⲣⲓϩ̀ⲙⲟⲧ ⲛⲁⲛ ⲙ̀ⲡⲓⲭⲱ ⲉ̀ⲃⲟⲗ ⲛ̀ⲧⲉ ⲛⲉⲛⲛⲟⲃⲓ.</w:t>
            </w:r>
          </w:p>
        </w:tc>
      </w:tr>
    </w:tbl>
    <w:p w14:paraId="5E984C6E" w14:textId="77777777" w:rsidR="000C0A06" w:rsidRDefault="000C0A06"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6AB54219" w14:textId="77777777" w:rsidTr="00C83ECE">
        <w:trPr>
          <w:cantSplit/>
          <w:jc w:val="center"/>
        </w:trPr>
        <w:tc>
          <w:tcPr>
            <w:tcW w:w="288" w:type="dxa"/>
          </w:tcPr>
          <w:p w14:paraId="13B8EFDB" w14:textId="77777777" w:rsidR="000C0A06" w:rsidRDefault="000C0A06" w:rsidP="00C83ECE">
            <w:pPr>
              <w:pStyle w:val="CopticCross"/>
            </w:pPr>
          </w:p>
        </w:tc>
        <w:tc>
          <w:tcPr>
            <w:tcW w:w="3960" w:type="dxa"/>
          </w:tcPr>
          <w:p w14:paraId="38D65A82" w14:textId="77777777" w:rsidR="000C0A06" w:rsidRDefault="000C0A06" w:rsidP="00C83ECE">
            <w:pPr>
              <w:pStyle w:val="EngHang"/>
            </w:pPr>
            <w:r>
              <w:t>Hail to the four incorporeal living beasts,</w:t>
            </w:r>
          </w:p>
          <w:p w14:paraId="125AFEAD" w14:textId="77777777" w:rsidR="000C0A06" w:rsidRDefault="000C0A06" w:rsidP="00C83ECE">
            <w:pPr>
              <w:pStyle w:val="EngHang"/>
            </w:pPr>
            <w:r>
              <w:t>Carrying the throne of God,</w:t>
            </w:r>
          </w:p>
          <w:p w14:paraId="47E8F755" w14:textId="77777777" w:rsidR="000C0A06" w:rsidRDefault="000C0A06" w:rsidP="00C83ECE">
            <w:pPr>
              <w:pStyle w:val="EngHang"/>
            </w:pPr>
            <w:r>
              <w:t>A lion’s face, and a calf’s face,</w:t>
            </w:r>
          </w:p>
          <w:p w14:paraId="4F655277" w14:textId="77777777" w:rsidR="000C0A06" w:rsidRDefault="000C0A06" w:rsidP="00C83ECE">
            <w:pPr>
              <w:pStyle w:val="EngHangEnd"/>
            </w:pPr>
            <w:r>
              <w:t>A man’s face, and an eagle’s face.</w:t>
            </w:r>
          </w:p>
        </w:tc>
        <w:tc>
          <w:tcPr>
            <w:tcW w:w="288" w:type="dxa"/>
          </w:tcPr>
          <w:p w14:paraId="7D199038" w14:textId="77777777" w:rsidR="000C0A06" w:rsidRDefault="000C0A06" w:rsidP="00C83ECE"/>
        </w:tc>
        <w:tc>
          <w:tcPr>
            <w:tcW w:w="288" w:type="dxa"/>
          </w:tcPr>
          <w:p w14:paraId="58BEB13F" w14:textId="77777777" w:rsidR="000C0A06" w:rsidRDefault="000C0A06" w:rsidP="00C83ECE">
            <w:pPr>
              <w:pStyle w:val="CopticCross"/>
            </w:pPr>
          </w:p>
        </w:tc>
        <w:tc>
          <w:tcPr>
            <w:tcW w:w="3960" w:type="dxa"/>
          </w:tcPr>
          <w:p w14:paraId="26A2B64C" w14:textId="77777777" w:rsidR="000C0A06" w:rsidRDefault="000C0A06" w:rsidP="00C83ECE">
            <w:pPr>
              <w:pStyle w:val="CopticVersemulti-line"/>
            </w:pPr>
            <w:r>
              <w:t>Ⲭⲉⲣⲉ ⲡⲓϥ̀ⲧⲟⲩ ⲛ̀ⲍⲱⲟⲛ ⲛ̀ⲁ̀ⲥⲱⲙⲁⲧⲟⲥ:</w:t>
            </w:r>
          </w:p>
          <w:p w14:paraId="4B38577A" w14:textId="77777777" w:rsidR="000C0A06" w:rsidRDefault="000C0A06" w:rsidP="00C83ECE">
            <w:pPr>
              <w:pStyle w:val="CopticVersemulti-line"/>
            </w:pPr>
            <w:r>
              <w:t>ⲉⲧϥⲁⲓ ϧⲁ ⲡⲓϩⲁⲣⲙⲁ ⲛ̀ⲧⲉ Ⲫϯ:</w:t>
            </w:r>
          </w:p>
          <w:p w14:paraId="4B80C34E" w14:textId="77777777" w:rsidR="000C0A06" w:rsidRDefault="000C0A06" w:rsidP="00C83ECE">
            <w:pPr>
              <w:pStyle w:val="CopticVersemulti-line"/>
            </w:pPr>
            <w:r>
              <w:t>ⲟⲩϩⲟ ⲙ̀ⲙⲟⲩⲓ̀ ⲛⲉⲙ ⲟⲩϩⲟ ⲙ̀ⲙⲁⲥⲓ:</w:t>
            </w:r>
          </w:p>
          <w:p w14:paraId="25D154F7" w14:textId="77777777" w:rsidR="000C0A06" w:rsidRPr="00C35319" w:rsidRDefault="000C0A06" w:rsidP="00C83ECE">
            <w:pPr>
              <w:pStyle w:val="CopticHangingVerse"/>
            </w:pPr>
            <w:r>
              <w:t>ⲛⲉⲙ ⲟⲩϩⲟ ⲛ̀ⲣⲱⲙⲓ ⲛⲉⲙ ⲟⲩϩⲟ ⲛ̀ⲁ̀ⲏ̀ⲧⲟⲥ.</w:t>
            </w:r>
          </w:p>
        </w:tc>
      </w:tr>
    </w:tbl>
    <w:p w14:paraId="46B5A607" w14:textId="77777777" w:rsidR="000C0A06" w:rsidRDefault="000C0A06" w:rsidP="0082304E">
      <w:pPr>
        <w:pStyle w:val="Heading4"/>
      </w:pPr>
      <w:r>
        <w:t>The Gospel Response for the Four Incorporeal Beasts</w:t>
      </w:r>
    </w:p>
    <w:p w14:paraId="41AF386E" w14:textId="77777777" w:rsidR="000C0A06" w:rsidRPr="00C14556" w:rsidRDefault="000C0A06" w:rsidP="00C14556">
      <w:pPr>
        <w:pStyle w:val="Rubric"/>
      </w:pPr>
      <w:r>
        <w:t>The last verse of the Doxology may be inserted into the Annual Gospel Response.</w:t>
      </w:r>
    </w:p>
    <w:p w14:paraId="4A7DC24D" w14:textId="11A1CE81" w:rsidR="00191A26" w:rsidRPr="00B637D8" w:rsidRDefault="000C0A06"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5593D86A" w14:textId="77777777" w:rsidR="0039635A" w:rsidRDefault="0039635A" w:rsidP="0039635A">
      <w:pPr>
        <w:pStyle w:val="Heading3"/>
      </w:pPr>
      <w:bookmarkStart w:id="1245" w:name="_Ref434564830"/>
      <w:bookmarkStart w:id="1246" w:name="_Toc448227489"/>
      <w:r>
        <w:t>October 17 (18) Paopi 20: St. John the Short</w:t>
      </w:r>
      <w:bookmarkEnd w:id="1245"/>
      <w:bookmarkEnd w:id="1246"/>
    </w:p>
    <w:p w14:paraId="689E6585" w14:textId="146B5B2A" w:rsidR="0056261A" w:rsidRDefault="0056261A" w:rsidP="0056261A">
      <w:pPr>
        <w:pStyle w:val="Heading4"/>
      </w:pPr>
      <w:bookmarkStart w:id="1247"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21"/>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22"/>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23"/>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8"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8"/>
    </w:p>
    <w:p w14:paraId="60A7D882" w14:textId="6519C61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0A06">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0A06">
        <w:rPr>
          <w:noProof/>
        </w:rPr>
        <w:t>940</w:t>
      </w:r>
      <w:r w:rsidR="007E24F9">
        <w:fldChar w:fldCharType="end"/>
      </w:r>
      <w:r w:rsidR="007E24F9">
        <w:t>.</w:t>
      </w:r>
    </w:p>
    <w:p w14:paraId="2229EA11" w14:textId="1FAF6C37" w:rsidR="00BF2674" w:rsidRDefault="00BF2674" w:rsidP="00BF2674">
      <w:pPr>
        <w:pStyle w:val="Heading3"/>
      </w:pPr>
      <w:bookmarkStart w:id="1249" w:name="_Toc448227491"/>
      <w:r>
        <w:t>October 18 (19) / Paopi</w:t>
      </w:r>
      <w:r w:rsidR="00FE0AE4">
        <w:t xml:space="preserve"> </w:t>
      </w:r>
      <w:r>
        <w:t>21: Also St. Teji (Reweiss)</w:t>
      </w:r>
      <w:bookmarkEnd w:id="1249"/>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50" w:name="_Ref434491337"/>
      <w:r>
        <w:t>The Doxology</w:t>
      </w:r>
      <w:r w:rsidR="00810F04">
        <w:t xml:space="preserve"> for St. Teji (Reweiss)</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1" w:name="_Ref434563347"/>
      <w:bookmarkStart w:id="1252" w:name="_Toc448227492"/>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t>October 23 (24) / Paopi</w:t>
      </w:r>
      <w:r w:rsidR="00FE0AE4">
        <w:t xml:space="preserve"> </w:t>
      </w:r>
      <w:r>
        <w:t>26: St. Apip the Friend of St. Apollo</w:t>
      </w:r>
      <w:bookmarkEnd w:id="1251"/>
      <w:bookmarkEnd w:id="1252"/>
    </w:p>
    <w:p w14:paraId="69CDA95A" w14:textId="77777777" w:rsidR="00E30E2D" w:rsidRPr="00137929" w:rsidRDefault="00E30E2D" w:rsidP="00E30E2D">
      <w:pPr>
        <w:pStyle w:val="Heading4"/>
      </w:pPr>
      <w:bookmarkStart w:id="1253" w:name="_Ref434492837"/>
      <w:r>
        <w:t>The Doxology</w:t>
      </w:r>
      <w:r w:rsidR="00B82753">
        <w:t xml:space="preserve"> for Sts. Apollo and Apip</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4" w:name="_Toc448227493"/>
      <w:r>
        <w:t>October 23 (24) / Paopi</w:t>
      </w:r>
      <w:r w:rsidR="00FE0AE4">
        <w:t xml:space="preserve"> </w:t>
      </w:r>
      <w:r>
        <w:t>26: The Martyrdom of St. Timothy the Apostle</w:t>
      </w:r>
      <w:bookmarkEnd w:id="1254"/>
    </w:p>
    <w:p w14:paraId="4D4E33D6" w14:textId="524EB8D2" w:rsidR="00013EB0" w:rsidRDefault="00191A26" w:rsidP="00191A26">
      <w:pPr>
        <w:pStyle w:val="Rubric"/>
      </w:pPr>
      <w:r>
        <w:t xml:space="preserve">See </w:t>
      </w:r>
      <w:r>
        <w:fldChar w:fldCharType="begin"/>
      </w:r>
      <w:r>
        <w:instrText xml:space="preserve"> REF _Ref434488644 \h </w:instrText>
      </w:r>
      <w:r>
        <w:fldChar w:fldCharType="separate"/>
      </w:r>
      <w:r w:rsidR="000C0A06">
        <w:t>A Doxology for the Apostles</w:t>
      </w:r>
      <w:r>
        <w:fldChar w:fldCharType="end"/>
      </w:r>
      <w:r>
        <w:t xml:space="preserve">, on pages </w:t>
      </w:r>
      <w:r>
        <w:fldChar w:fldCharType="begin"/>
      </w:r>
      <w:r>
        <w:instrText xml:space="preserve"> PAGEREF _Ref434488644 \h </w:instrText>
      </w:r>
      <w:r>
        <w:fldChar w:fldCharType="separate"/>
      </w:r>
      <w:r w:rsidR="000C0A06">
        <w:rPr>
          <w:noProof/>
        </w:rPr>
        <w:t>607</w:t>
      </w:r>
      <w:r>
        <w:fldChar w:fldCharType="end"/>
      </w:r>
      <w:r>
        <w:t xml:space="preserve">, </w:t>
      </w:r>
      <w:r>
        <w:fldChar w:fldCharType="begin"/>
      </w:r>
      <w:r>
        <w:instrText xml:space="preserve"> PAGEREF _Ref434488657 \h </w:instrText>
      </w:r>
      <w:r>
        <w:fldChar w:fldCharType="separate"/>
      </w:r>
      <w:r w:rsidR="000C0A06">
        <w:rPr>
          <w:noProof/>
        </w:rPr>
        <w:t>607</w:t>
      </w:r>
      <w:r>
        <w:fldChar w:fldCharType="end"/>
      </w:r>
      <w:r>
        <w:t xml:space="preserve">, or </w:t>
      </w:r>
      <w:r>
        <w:fldChar w:fldCharType="begin"/>
      </w:r>
      <w:r>
        <w:instrText xml:space="preserve"> PAGEREF _Ref434488992 \h </w:instrText>
      </w:r>
      <w:r>
        <w:fldChar w:fldCharType="separate"/>
      </w:r>
      <w:r w:rsidR="000C0A06">
        <w:rPr>
          <w:noProof/>
        </w:rPr>
        <w:t>609</w:t>
      </w:r>
      <w:r>
        <w:fldChar w:fldCharType="end"/>
      </w:r>
      <w:r>
        <w:t>.</w:t>
      </w:r>
    </w:p>
    <w:p w14:paraId="4C276672" w14:textId="77777777" w:rsidR="00137929" w:rsidRDefault="00137929" w:rsidP="00137929">
      <w:pPr>
        <w:pStyle w:val="Heading3"/>
      </w:pPr>
      <w:bookmarkStart w:id="1255" w:name="_Toc448227494"/>
      <w:r>
        <w:t>October 24 (25) / Paopi</w:t>
      </w:r>
      <w:r w:rsidR="00FE0AE4">
        <w:t xml:space="preserve"> </w:t>
      </w:r>
      <w:r>
        <w:t>27: St. Macarius the Bishop of Edkow</w:t>
      </w:r>
      <w:bookmarkEnd w:id="1255"/>
    </w:p>
    <w:p w14:paraId="1E91FBC2" w14:textId="74F8FE2B" w:rsidR="00137929" w:rsidRPr="00137929" w:rsidRDefault="00137929" w:rsidP="00137929">
      <w:pPr>
        <w:pStyle w:val="Heading4"/>
      </w:pPr>
      <w:bookmarkStart w:id="1256" w:name="_Ref434490474"/>
      <w:r>
        <w:t>The Doxology</w:t>
      </w:r>
      <w:r w:rsidR="00B46E6E">
        <w:t xml:space="preserve"> for St. Macarius the Bishop of Edkow</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7"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7"/>
    </w:p>
    <w:p w14:paraId="7511E0D5" w14:textId="12000938" w:rsidR="00B52D77" w:rsidRPr="00B52D77" w:rsidRDefault="00B52D77" w:rsidP="00B52D77">
      <w:pPr>
        <w:pStyle w:val="Rubric"/>
      </w:pPr>
      <w:r>
        <w:t xml:space="preserve">See </w:t>
      </w:r>
      <w:r>
        <w:fldChar w:fldCharType="begin"/>
      </w:r>
      <w:r>
        <w:instrText xml:space="preserve"> REF _Ref435003974 \h </w:instrText>
      </w:r>
      <w:r>
        <w:fldChar w:fldCharType="separate"/>
      </w:r>
      <w:r w:rsidR="000C0A06">
        <w:t>September 26 (27) / Tho-out 29: Commemoration of the Annunciation, Nativity, and Resurrection on the 29</w:t>
      </w:r>
      <w:r w:rsidR="000C0A06" w:rsidRPr="00C0205C">
        <w:rPr>
          <w:vertAlign w:val="superscript"/>
        </w:rPr>
        <w:t>th</w:t>
      </w:r>
      <w:r w:rsidR="000C0A06">
        <w:t xml:space="preserve"> of Every Coptic Month</w:t>
      </w:r>
      <w:r>
        <w:fldChar w:fldCharType="end"/>
      </w:r>
      <w:r>
        <w:t xml:space="preserve">, page </w:t>
      </w:r>
      <w:r>
        <w:fldChar w:fldCharType="begin"/>
      </w:r>
      <w:r>
        <w:instrText xml:space="preserve"> PAGEREF _Ref435003974 \h </w:instrText>
      </w:r>
      <w:r>
        <w:fldChar w:fldCharType="separate"/>
      </w:r>
      <w:r w:rsidR="000C0A06">
        <w:rPr>
          <w:noProof/>
        </w:rPr>
        <w:t>663</w:t>
      </w:r>
      <w:r>
        <w:fldChar w:fldCharType="end"/>
      </w:r>
      <w:r>
        <w:t>.</w:t>
      </w:r>
    </w:p>
    <w:p w14:paraId="49EB3135" w14:textId="77777777" w:rsidR="00205EA4" w:rsidRDefault="00205EA4" w:rsidP="00205EA4">
      <w:pPr>
        <w:pStyle w:val="Heading3"/>
      </w:pPr>
      <w:bookmarkStart w:id="1258" w:name="_Toc448227496"/>
      <w:r>
        <w:t>October 27 (28) / Paopi 30: St. Mark</w:t>
      </w:r>
      <w:r w:rsidR="00F20BBD">
        <w:t xml:space="preserve"> (Consecration and Appearance of Head)</w:t>
      </w:r>
      <w:bookmarkEnd w:id="1258"/>
    </w:p>
    <w:p w14:paraId="5ECB9266" w14:textId="3FE3D6B1"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C0A06">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C0A06">
        <w:rPr>
          <w:noProof/>
        </w:rPr>
        <w:t>863</w:t>
      </w:r>
      <w:r w:rsidR="00191A26">
        <w:fldChar w:fldCharType="end"/>
      </w:r>
      <w:r>
        <w:t>.</w:t>
      </w:r>
    </w:p>
    <w:p w14:paraId="42BC2C38" w14:textId="77777777" w:rsidR="006E370D" w:rsidRPr="007F571C" w:rsidRDefault="007F571C" w:rsidP="007F571C">
      <w:pPr>
        <w:pStyle w:val="Heading3"/>
      </w:pPr>
      <w:bookmarkStart w:id="1259" w:name="_Toc448227497"/>
      <w:r>
        <w:t>October 28 (29) / Athor 1: St. Cleopas and His Companion, Two of the Seventy Two Apostles</w:t>
      </w:r>
      <w:bookmarkEnd w:id="1259"/>
    </w:p>
    <w:p w14:paraId="47F94007" w14:textId="165FB54A" w:rsidR="006E370D" w:rsidRPr="006E370D" w:rsidRDefault="00191A26" w:rsidP="00191A26">
      <w:pPr>
        <w:pStyle w:val="Rubric"/>
      </w:pPr>
      <w:r>
        <w:t xml:space="preserve">See </w:t>
      </w:r>
      <w:r>
        <w:fldChar w:fldCharType="begin"/>
      </w:r>
      <w:r>
        <w:instrText xml:space="preserve"> REF _Ref434488644 \h </w:instrText>
      </w:r>
      <w:r>
        <w:fldChar w:fldCharType="separate"/>
      </w:r>
      <w:r w:rsidR="000C0A06">
        <w:t>A Doxology for the Apostles</w:t>
      </w:r>
      <w:r>
        <w:fldChar w:fldCharType="end"/>
      </w:r>
      <w:r>
        <w:t xml:space="preserve">, on pages </w:t>
      </w:r>
      <w:r>
        <w:fldChar w:fldCharType="begin"/>
      </w:r>
      <w:r>
        <w:instrText xml:space="preserve"> PAGEREF _Ref434488644 \h </w:instrText>
      </w:r>
      <w:r>
        <w:fldChar w:fldCharType="separate"/>
      </w:r>
      <w:r w:rsidR="000C0A06">
        <w:rPr>
          <w:noProof/>
        </w:rPr>
        <w:t>607</w:t>
      </w:r>
      <w:r>
        <w:fldChar w:fldCharType="end"/>
      </w:r>
      <w:r>
        <w:t xml:space="preserve">, </w:t>
      </w:r>
      <w:r>
        <w:fldChar w:fldCharType="begin"/>
      </w:r>
      <w:r>
        <w:instrText xml:space="preserve"> PAGEREF _Ref434488657 \h </w:instrText>
      </w:r>
      <w:r>
        <w:fldChar w:fldCharType="separate"/>
      </w:r>
      <w:r w:rsidR="000C0A06">
        <w:rPr>
          <w:noProof/>
        </w:rPr>
        <w:t>607</w:t>
      </w:r>
      <w:r>
        <w:fldChar w:fldCharType="end"/>
      </w:r>
      <w:r>
        <w:t xml:space="preserve">, or </w:t>
      </w:r>
      <w:r>
        <w:fldChar w:fldCharType="begin"/>
      </w:r>
      <w:r>
        <w:instrText xml:space="preserve"> PAGEREF _Ref434488992 \h </w:instrText>
      </w:r>
      <w:r>
        <w:fldChar w:fldCharType="separate"/>
      </w:r>
      <w:r w:rsidR="000C0A06">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60" w:name="_Toc410196201"/>
      <w:bookmarkStart w:id="1261" w:name="_Toc410196443"/>
      <w:bookmarkStart w:id="1262" w:name="_Toc410196945"/>
      <w:bookmarkStart w:id="1263" w:name="_Toc448696647"/>
      <w:bookmarkStart w:id="1264" w:name="November"/>
      <w:bookmarkEnd w:id="1235"/>
      <w:r>
        <w:t>November</w:t>
      </w:r>
      <w:r w:rsidR="00495F1A">
        <w:t xml:space="preserve"> or </w:t>
      </w:r>
      <w:bookmarkEnd w:id="1260"/>
      <w:bookmarkEnd w:id="1261"/>
      <w:bookmarkEnd w:id="1262"/>
      <w:r w:rsidRPr="00FB5E62">
        <w:rPr>
          <w:rFonts w:ascii="FreeSerifAvvaShenouda" w:eastAsia="Arial Unicode MS" w:hAnsi="FreeSerifAvvaShenouda" w:cs="FreeSerifAvvaShenouda"/>
        </w:rPr>
        <w:t>Ⲁⲑⲟⲣ</w:t>
      </w:r>
      <w:bookmarkEnd w:id="1263"/>
    </w:p>
    <w:sdt>
      <w:sdtPr>
        <w:id w:val="254490828"/>
        <w:docPartObj>
          <w:docPartGallery w:val="Table of Contents"/>
          <w:docPartUnique/>
        </w:docPartObj>
      </w:sdtPr>
      <w:sdtEndPr>
        <w:rPr>
          <w:b/>
          <w:bCs/>
          <w:noProof/>
        </w:rPr>
      </w:sdtEndPr>
      <w:sdtContent>
        <w:p w14:paraId="4CABC828" w14:textId="4194E22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C0A06">
              <w:rPr>
                <w:noProof/>
                <w:webHidden/>
              </w:rPr>
              <w:t>686</w:t>
            </w:r>
            <w:r w:rsidR="00E35F1F">
              <w:rPr>
                <w:noProof/>
                <w:webHidden/>
              </w:rPr>
              <w:fldChar w:fldCharType="end"/>
            </w:r>
          </w:hyperlink>
        </w:p>
        <w:p w14:paraId="752A8AA2" w14:textId="55AEA9C7" w:rsidR="00E35F1F" w:rsidRDefault="00464893">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C0A06">
              <w:rPr>
                <w:noProof/>
                <w:webHidden/>
              </w:rPr>
              <w:t>686</w:t>
            </w:r>
            <w:r w:rsidR="00E35F1F">
              <w:rPr>
                <w:noProof/>
                <w:webHidden/>
              </w:rPr>
              <w:fldChar w:fldCharType="end"/>
            </w:r>
          </w:hyperlink>
        </w:p>
        <w:p w14:paraId="7C155C76" w14:textId="22213313" w:rsidR="00E35F1F" w:rsidRDefault="00464893">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C0A06">
              <w:rPr>
                <w:noProof/>
                <w:webHidden/>
              </w:rPr>
              <w:t>688</w:t>
            </w:r>
            <w:r w:rsidR="00E35F1F">
              <w:rPr>
                <w:noProof/>
                <w:webHidden/>
              </w:rPr>
              <w:fldChar w:fldCharType="end"/>
            </w:r>
          </w:hyperlink>
        </w:p>
        <w:p w14:paraId="5A89258F" w14:textId="1AF939A3" w:rsidR="00E35F1F" w:rsidRDefault="00464893">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C0A06">
              <w:rPr>
                <w:noProof/>
                <w:webHidden/>
              </w:rPr>
              <w:t>691</w:t>
            </w:r>
            <w:r w:rsidR="00E35F1F">
              <w:rPr>
                <w:noProof/>
                <w:webHidden/>
              </w:rPr>
              <w:fldChar w:fldCharType="end"/>
            </w:r>
          </w:hyperlink>
        </w:p>
        <w:p w14:paraId="5A72C12E" w14:textId="2ED33137" w:rsidR="00E35F1F" w:rsidRDefault="00464893">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C0A06">
              <w:rPr>
                <w:noProof/>
                <w:webHidden/>
              </w:rPr>
              <w:t>694</w:t>
            </w:r>
            <w:r w:rsidR="00E35F1F">
              <w:rPr>
                <w:noProof/>
                <w:webHidden/>
              </w:rPr>
              <w:fldChar w:fldCharType="end"/>
            </w:r>
          </w:hyperlink>
        </w:p>
        <w:p w14:paraId="7F69E091" w14:textId="4E9D7C39" w:rsidR="00E35F1F" w:rsidRDefault="00464893">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C0A06">
              <w:rPr>
                <w:noProof/>
                <w:webHidden/>
              </w:rPr>
              <w:t>695</w:t>
            </w:r>
            <w:r w:rsidR="00E35F1F">
              <w:rPr>
                <w:noProof/>
                <w:webHidden/>
              </w:rPr>
              <w:fldChar w:fldCharType="end"/>
            </w:r>
          </w:hyperlink>
        </w:p>
        <w:p w14:paraId="1BD9193B" w14:textId="21A97442" w:rsidR="00E35F1F" w:rsidRDefault="00464893">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C0A06">
              <w:rPr>
                <w:noProof/>
                <w:webHidden/>
              </w:rPr>
              <w:t>696</w:t>
            </w:r>
            <w:r w:rsidR="00E35F1F">
              <w:rPr>
                <w:noProof/>
                <w:webHidden/>
              </w:rPr>
              <w:fldChar w:fldCharType="end"/>
            </w:r>
          </w:hyperlink>
        </w:p>
        <w:p w14:paraId="72A9BE54" w14:textId="6213DB4F" w:rsidR="00E35F1F" w:rsidRDefault="00464893">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C0A06">
              <w:rPr>
                <w:noProof/>
                <w:webHidden/>
              </w:rPr>
              <w:t>696</w:t>
            </w:r>
            <w:r w:rsidR="00E35F1F">
              <w:rPr>
                <w:noProof/>
                <w:webHidden/>
              </w:rPr>
              <w:fldChar w:fldCharType="end"/>
            </w:r>
          </w:hyperlink>
        </w:p>
        <w:p w14:paraId="74F78ACF" w14:textId="30DAB0A1" w:rsidR="00E35F1F" w:rsidRDefault="00464893">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C0A06">
              <w:rPr>
                <w:noProof/>
                <w:webHidden/>
              </w:rPr>
              <w:t>696</w:t>
            </w:r>
            <w:r w:rsidR="00E35F1F">
              <w:rPr>
                <w:noProof/>
                <w:webHidden/>
              </w:rPr>
              <w:fldChar w:fldCharType="end"/>
            </w:r>
          </w:hyperlink>
        </w:p>
        <w:p w14:paraId="57950F6C" w14:textId="104ED7F9" w:rsidR="00E35F1F" w:rsidRDefault="00464893">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C0A06">
              <w:rPr>
                <w:noProof/>
                <w:webHidden/>
              </w:rPr>
              <w:t>696</w:t>
            </w:r>
            <w:r w:rsidR="00E35F1F">
              <w:rPr>
                <w:noProof/>
                <w:webHidden/>
              </w:rPr>
              <w:fldChar w:fldCharType="end"/>
            </w:r>
          </w:hyperlink>
        </w:p>
        <w:p w14:paraId="0C7D958D" w14:textId="54868776" w:rsidR="00E35F1F" w:rsidRDefault="00464893">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C0A06">
              <w:rPr>
                <w:noProof/>
                <w:webHidden/>
              </w:rPr>
              <w:t>696</w:t>
            </w:r>
            <w:r w:rsidR="00E35F1F">
              <w:rPr>
                <w:noProof/>
                <w:webHidden/>
              </w:rPr>
              <w:fldChar w:fldCharType="end"/>
            </w:r>
          </w:hyperlink>
        </w:p>
        <w:p w14:paraId="48DF0A9A" w14:textId="66780FE3" w:rsidR="00E35F1F" w:rsidRDefault="00464893">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C0A06">
              <w:rPr>
                <w:noProof/>
                <w:webHidden/>
              </w:rPr>
              <w:t>698</w:t>
            </w:r>
            <w:r w:rsidR="00E35F1F">
              <w:rPr>
                <w:noProof/>
                <w:webHidden/>
              </w:rPr>
              <w:fldChar w:fldCharType="end"/>
            </w:r>
          </w:hyperlink>
        </w:p>
        <w:p w14:paraId="2FA6A19E" w14:textId="3D943385" w:rsidR="00E35F1F" w:rsidRDefault="00464893">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C0A06">
              <w:rPr>
                <w:noProof/>
                <w:webHidden/>
              </w:rPr>
              <w:t>698</w:t>
            </w:r>
            <w:r w:rsidR="00E35F1F">
              <w:rPr>
                <w:noProof/>
                <w:webHidden/>
              </w:rPr>
              <w:fldChar w:fldCharType="end"/>
            </w:r>
          </w:hyperlink>
        </w:p>
        <w:p w14:paraId="269304EA" w14:textId="213BDF66" w:rsidR="00E35F1F" w:rsidRDefault="00464893">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C0A06">
              <w:rPr>
                <w:noProof/>
                <w:webHidden/>
              </w:rPr>
              <w:t>699</w:t>
            </w:r>
            <w:r w:rsidR="00E35F1F">
              <w:rPr>
                <w:noProof/>
                <w:webHidden/>
              </w:rPr>
              <w:fldChar w:fldCharType="end"/>
            </w:r>
          </w:hyperlink>
        </w:p>
        <w:p w14:paraId="713048AA" w14:textId="4AAEBB2E" w:rsidR="00E35F1F" w:rsidRDefault="00464893">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C0A06">
              <w:rPr>
                <w:noProof/>
                <w:webHidden/>
              </w:rPr>
              <w:t>702</w:t>
            </w:r>
            <w:r w:rsidR="00E35F1F">
              <w:rPr>
                <w:noProof/>
                <w:webHidden/>
              </w:rPr>
              <w:fldChar w:fldCharType="end"/>
            </w:r>
          </w:hyperlink>
        </w:p>
        <w:p w14:paraId="6460A2C8" w14:textId="05B6A370" w:rsidR="00E35F1F" w:rsidRDefault="00464893">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C0A06">
              <w:rPr>
                <w:noProof/>
                <w:webHidden/>
              </w:rPr>
              <w:t>704</w:t>
            </w:r>
            <w:r w:rsidR="00E35F1F">
              <w:rPr>
                <w:noProof/>
                <w:webHidden/>
              </w:rPr>
              <w:fldChar w:fldCharType="end"/>
            </w:r>
          </w:hyperlink>
        </w:p>
        <w:p w14:paraId="6A51CAC4" w14:textId="4247C273" w:rsidR="00E35F1F" w:rsidRDefault="00464893">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C0A06">
              <w:rPr>
                <w:noProof/>
                <w:webHidden/>
              </w:rPr>
              <w:t>704</w:t>
            </w:r>
            <w:r w:rsidR="00E35F1F">
              <w:rPr>
                <w:noProof/>
                <w:webHidden/>
              </w:rPr>
              <w:fldChar w:fldCharType="end"/>
            </w:r>
          </w:hyperlink>
        </w:p>
        <w:p w14:paraId="5EDCA18F" w14:textId="30B59B92" w:rsidR="00E35F1F" w:rsidRDefault="00464893">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C0A06">
              <w:rPr>
                <w:noProof/>
                <w:webHidden/>
              </w:rPr>
              <w:t>704</w:t>
            </w:r>
            <w:r w:rsidR="00E35F1F">
              <w:rPr>
                <w:noProof/>
                <w:webHidden/>
              </w:rPr>
              <w:fldChar w:fldCharType="end"/>
            </w:r>
          </w:hyperlink>
        </w:p>
        <w:p w14:paraId="512EDB6A" w14:textId="1162FCF8" w:rsidR="00E35F1F" w:rsidRDefault="00464893">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C0A06">
              <w:rPr>
                <w:noProof/>
                <w:webHidden/>
              </w:rPr>
              <w:t>704</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5" w:name="_Toc448227498"/>
      <w:r>
        <w:t>November 3 (4) / Athor 7</w:t>
      </w:r>
      <w:r w:rsidR="00205EA4">
        <w:t>: St. George</w:t>
      </w:r>
      <w:bookmarkEnd w:id="1265"/>
    </w:p>
    <w:p w14:paraId="0E23C77D" w14:textId="76E83F8B" w:rsidR="0082304E" w:rsidRPr="0082304E" w:rsidRDefault="0082304E" w:rsidP="0082304E">
      <w:pPr>
        <w:pStyle w:val="Rubric"/>
      </w:pPr>
      <w:r>
        <w:t xml:space="preserve">See </w:t>
      </w:r>
      <w:r>
        <w:fldChar w:fldCharType="begin"/>
      </w:r>
      <w:r>
        <w:instrText xml:space="preserve"> REF _Ref434560035 \h </w:instrText>
      </w:r>
      <w:r>
        <w:fldChar w:fldCharType="separate"/>
      </w:r>
      <w:r w:rsidR="000C0A06">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sidR="000C0A06">
        <w:rPr>
          <w:noProof/>
        </w:rPr>
        <w:t>862</w:t>
      </w:r>
      <w:r>
        <w:fldChar w:fldCharType="end"/>
      </w:r>
      <w:r>
        <w:t>.</w:t>
      </w:r>
    </w:p>
    <w:p w14:paraId="739756D9" w14:textId="77777777" w:rsidR="00205EA4" w:rsidRDefault="004750F8" w:rsidP="00205EA4">
      <w:pPr>
        <w:pStyle w:val="Heading3"/>
      </w:pPr>
      <w:bookmarkStart w:id="1266" w:name="_Toc448227499"/>
      <w:r>
        <w:t>November 4 (5) / Athor 8</w:t>
      </w:r>
      <w:r w:rsidR="00205EA4">
        <w:t>: The Four Incorporeal Beasts</w:t>
      </w:r>
      <w:bookmarkEnd w:id="1266"/>
    </w:p>
    <w:p w14:paraId="2682F152" w14:textId="5FCB5172" w:rsidR="0082304E" w:rsidRDefault="0082304E" w:rsidP="0082304E">
      <w:pPr>
        <w:pStyle w:val="Heading4"/>
      </w:pPr>
      <w:bookmarkStart w:id="1267"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t>The Doxology</w:t>
      </w:r>
      <w:r w:rsidR="00B46E6E">
        <w:t xml:space="preserve"> for the Four Incorporeal Beasts</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8"/>
            <w:r>
              <w:t>Bea</w:t>
            </w:r>
            <w:r w:rsidR="001D2DF6">
              <w:t>s</w:t>
            </w:r>
            <w:r>
              <w:t>ts</w:t>
            </w:r>
            <w:commentRangeEnd w:id="1268"/>
            <w:r>
              <w:rPr>
                <w:rStyle w:val="CommentReference"/>
                <w:rFonts w:ascii="Times New Roman" w:eastAsiaTheme="minorHAnsi" w:hAnsi="Times New Roman" w:cstheme="minorBidi"/>
                <w:color w:val="auto"/>
              </w:rPr>
              <w:commentReference w:id="1268"/>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24"/>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9"/>
            <w:r>
              <w:t xml:space="preserve">incessant </w:t>
            </w:r>
            <w:commentRangeEnd w:id="1269"/>
            <w:r>
              <w:rPr>
                <w:rStyle w:val="CommentReference"/>
                <w:rFonts w:ascii="Times New Roman" w:eastAsiaTheme="minorHAnsi" w:hAnsi="Times New Roman" w:cstheme="minorBidi"/>
                <w:color w:val="auto"/>
              </w:rPr>
              <w:commentReference w:id="1269"/>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70"/>
            <w:r>
              <w:t>The ministering flames of fire,</w:t>
            </w:r>
            <w:commentRangeEnd w:id="1270"/>
            <w:r>
              <w:rPr>
                <w:rStyle w:val="CommentReference"/>
                <w:rFonts w:ascii="Times New Roman" w:eastAsiaTheme="minorHAnsi" w:hAnsi="Times New Roman" w:cstheme="minorBidi"/>
                <w:color w:val="auto"/>
              </w:rPr>
              <w:commentReference w:id="1270"/>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1" w:name="_Ref434561114"/>
      <w:bookmarkStart w:id="1272" w:name="_Toc448227500"/>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71"/>
      <w:bookmarkEnd w:id="1272"/>
    </w:p>
    <w:p w14:paraId="7E078728" w14:textId="77777777" w:rsidR="004750F8" w:rsidRDefault="004750F8" w:rsidP="004750F8">
      <w:pPr>
        <w:pStyle w:val="Heading4"/>
      </w:pPr>
      <w:bookmarkStart w:id="1273" w:name="_Ref434487967"/>
      <w:r>
        <w:t>The Doxology</w:t>
      </w:r>
      <w:r w:rsidR="009D0B24">
        <w:t xml:space="preserve"> for Archangel Michael</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4"/>
            <w:r w:rsidRPr="004764BD">
              <w:t xml:space="preserve">before </w:t>
            </w:r>
            <w:commentRangeEnd w:id="1274"/>
            <w:r>
              <w:rPr>
                <w:rStyle w:val="CommentReference"/>
                <w:rFonts w:ascii="Times New Roman" w:eastAsiaTheme="minorHAnsi" w:hAnsi="Times New Roman" w:cstheme="minorBidi"/>
                <w:color w:val="auto"/>
              </w:rPr>
              <w:commentReference w:id="1274"/>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25"/>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26"/>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27"/>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3" w:name="_Ref434487984"/>
      <w:r>
        <w:t>The Doxology for Michael and Gabriel</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4" w:name="_Toc448227501"/>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t>November 10 (11) / Athor 14: St. Martin of Tours</w:t>
      </w:r>
      <w:bookmarkEnd w:id="1284"/>
    </w:p>
    <w:p w14:paraId="098FEB00" w14:textId="77777777" w:rsidR="00056020" w:rsidRDefault="00056020" w:rsidP="00056020">
      <w:pPr>
        <w:pStyle w:val="Heading4"/>
      </w:pPr>
      <w:bookmarkStart w:id="1285" w:name="_Ref439518461"/>
      <w:r>
        <w:t>The Doxology for St. Martin of Tours</w:t>
      </w:r>
      <w:r>
        <w:rPr>
          <w:rStyle w:val="FootnoteReference"/>
        </w:rPr>
        <w:footnoteReference w:id="928"/>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6" w:name="_Toc448227502"/>
      <w:r>
        <w:t>November 11 (12) / Athor 15: St</w:t>
      </w:r>
      <w:r w:rsidR="004750F8">
        <w:t>. Me</w:t>
      </w:r>
      <w:r>
        <w:t>na the Martyr</w:t>
      </w:r>
      <w:bookmarkEnd w:id="1286"/>
    </w:p>
    <w:p w14:paraId="685781D4" w14:textId="246C52D9" w:rsidR="00E102A0" w:rsidRDefault="00E102A0" w:rsidP="00E102A0">
      <w:pPr>
        <w:pStyle w:val="Heading4"/>
      </w:pPr>
      <w:bookmarkStart w:id="1287"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8"/>
            <w:r w:rsidRPr="004764BD">
              <w:t>Voice Divine</w:t>
            </w:r>
            <w:commentRangeEnd w:id="1288"/>
            <w:r>
              <w:rPr>
                <w:rStyle w:val="CommentReference"/>
                <w:rFonts w:ascii="Times New Roman" w:eastAsiaTheme="minorHAnsi" w:hAnsi="Times New Roman" w:cstheme="minorBidi"/>
                <w:color w:val="auto"/>
              </w:rPr>
              <w:commentReference w:id="12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9"/>
            <w:r w:rsidRPr="004764BD">
              <w:t xml:space="preserve">received </w:t>
            </w:r>
            <w:commentRangeEnd w:id="1289"/>
            <w:r>
              <w:rPr>
                <w:rStyle w:val="CommentReference"/>
                <w:rFonts w:ascii="Times New Roman" w:eastAsiaTheme="minorHAnsi" w:hAnsi="Times New Roman" w:cstheme="minorBidi"/>
                <w:color w:val="auto"/>
              </w:rPr>
              <w:commentReference w:id="12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90"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t>November 14 (15) / Athor 18: St. Philip the Apostle</w:t>
      </w:r>
      <w:bookmarkEnd w:id="1290"/>
    </w:p>
    <w:p w14:paraId="0DF27E19" w14:textId="5C36B903" w:rsidR="00191A26" w:rsidRDefault="00191A26" w:rsidP="00191A26">
      <w:pPr>
        <w:pStyle w:val="Rubric"/>
      </w:pPr>
      <w:r>
        <w:t xml:space="preserve">See </w:t>
      </w:r>
      <w:r>
        <w:fldChar w:fldCharType="begin"/>
      </w:r>
      <w:r>
        <w:instrText xml:space="preserve"> REF _Ref434488644 \h </w:instrText>
      </w:r>
      <w:r>
        <w:fldChar w:fldCharType="separate"/>
      </w:r>
      <w:r w:rsidR="000C0A06">
        <w:t>A Doxology for the Apostles</w:t>
      </w:r>
      <w:r>
        <w:fldChar w:fldCharType="end"/>
      </w:r>
      <w:r>
        <w:t xml:space="preserve">, on pages </w:t>
      </w:r>
      <w:r>
        <w:fldChar w:fldCharType="begin"/>
      </w:r>
      <w:r>
        <w:instrText xml:space="preserve"> PAGEREF _Ref434488644 \h </w:instrText>
      </w:r>
      <w:r>
        <w:fldChar w:fldCharType="separate"/>
      </w:r>
      <w:r w:rsidR="000C0A06">
        <w:rPr>
          <w:noProof/>
        </w:rPr>
        <w:t>607</w:t>
      </w:r>
      <w:r>
        <w:fldChar w:fldCharType="end"/>
      </w:r>
      <w:r>
        <w:t xml:space="preserve">, </w:t>
      </w:r>
      <w:r>
        <w:fldChar w:fldCharType="begin"/>
      </w:r>
      <w:r>
        <w:instrText xml:space="preserve"> PAGEREF _Ref434488657 \h </w:instrText>
      </w:r>
      <w:r>
        <w:fldChar w:fldCharType="separate"/>
      </w:r>
      <w:r w:rsidR="000C0A06">
        <w:rPr>
          <w:noProof/>
        </w:rPr>
        <w:t>607</w:t>
      </w:r>
      <w:r>
        <w:fldChar w:fldCharType="end"/>
      </w:r>
      <w:r>
        <w:t xml:space="preserve">, or </w:t>
      </w:r>
      <w:r>
        <w:fldChar w:fldCharType="begin"/>
      </w:r>
      <w:r>
        <w:instrText xml:space="preserve"> PAGEREF _Ref434488992 \h </w:instrText>
      </w:r>
      <w:r>
        <w:fldChar w:fldCharType="separate"/>
      </w:r>
      <w:r w:rsidR="000C0A06">
        <w:rPr>
          <w:noProof/>
        </w:rPr>
        <w:t>609</w:t>
      </w:r>
      <w:r>
        <w:fldChar w:fldCharType="end"/>
      </w:r>
      <w:r>
        <w:t>.</w:t>
      </w:r>
    </w:p>
    <w:p w14:paraId="2ADC4A64" w14:textId="77777777" w:rsidR="007F571C" w:rsidRDefault="007F571C" w:rsidP="007F571C">
      <w:pPr>
        <w:pStyle w:val="Heading3"/>
      </w:pPr>
      <w:bookmarkStart w:id="1291" w:name="_Toc448227504"/>
      <w:r>
        <w:t>November 15 (16) / Athor 19: The Preaching of St. Bartholomew</w:t>
      </w:r>
      <w:bookmarkEnd w:id="1291"/>
    </w:p>
    <w:p w14:paraId="601EB8D7" w14:textId="7FB1D7CE" w:rsidR="00191A26" w:rsidRDefault="00191A26" w:rsidP="00191A26">
      <w:pPr>
        <w:pStyle w:val="Rubric"/>
      </w:pPr>
      <w:r>
        <w:t xml:space="preserve">See </w:t>
      </w:r>
      <w:r>
        <w:fldChar w:fldCharType="begin"/>
      </w:r>
      <w:r>
        <w:instrText xml:space="preserve"> REF _Ref434488644 \h </w:instrText>
      </w:r>
      <w:r>
        <w:fldChar w:fldCharType="separate"/>
      </w:r>
      <w:r w:rsidR="000C0A06">
        <w:t>A Doxology for the Apostles</w:t>
      </w:r>
      <w:r>
        <w:fldChar w:fldCharType="end"/>
      </w:r>
      <w:r>
        <w:t xml:space="preserve">, on pages </w:t>
      </w:r>
      <w:r>
        <w:fldChar w:fldCharType="begin"/>
      </w:r>
      <w:r>
        <w:instrText xml:space="preserve"> PAGEREF _Ref434488644 \h </w:instrText>
      </w:r>
      <w:r>
        <w:fldChar w:fldCharType="separate"/>
      </w:r>
      <w:r w:rsidR="000C0A06">
        <w:rPr>
          <w:noProof/>
        </w:rPr>
        <w:t>607</w:t>
      </w:r>
      <w:r>
        <w:fldChar w:fldCharType="end"/>
      </w:r>
      <w:r>
        <w:t xml:space="preserve">, </w:t>
      </w:r>
      <w:r>
        <w:fldChar w:fldCharType="begin"/>
      </w:r>
      <w:r>
        <w:instrText xml:space="preserve"> PAGEREF _Ref434488657 \h </w:instrText>
      </w:r>
      <w:r>
        <w:fldChar w:fldCharType="separate"/>
      </w:r>
      <w:r w:rsidR="000C0A06">
        <w:rPr>
          <w:noProof/>
        </w:rPr>
        <w:t>607</w:t>
      </w:r>
      <w:r>
        <w:fldChar w:fldCharType="end"/>
      </w:r>
      <w:r>
        <w:t xml:space="preserve">, or </w:t>
      </w:r>
      <w:r>
        <w:fldChar w:fldCharType="begin"/>
      </w:r>
      <w:r>
        <w:instrText xml:space="preserve"> PAGEREF _Ref434488992 \h </w:instrText>
      </w:r>
      <w:r>
        <w:fldChar w:fldCharType="separate"/>
      </w:r>
      <w:r w:rsidR="000C0A06">
        <w:rPr>
          <w:noProof/>
        </w:rPr>
        <w:t>609</w:t>
      </w:r>
      <w:r>
        <w:fldChar w:fldCharType="end"/>
      </w:r>
      <w:r>
        <w:t>.</w:t>
      </w:r>
    </w:p>
    <w:p w14:paraId="15A5FA22" w14:textId="77777777" w:rsidR="009F6E07" w:rsidRDefault="009F6E07" w:rsidP="009F6E07">
      <w:pPr>
        <w:pStyle w:val="Heading3"/>
      </w:pPr>
      <w:bookmarkStart w:id="1292" w:name="_Toc448227505"/>
      <w:r>
        <w:t>November 15 (16) / Athor 19: Also the Consecration of the Church of Sts. Sergius and Bacchus.</w:t>
      </w:r>
      <w:bookmarkEnd w:id="1292"/>
    </w:p>
    <w:p w14:paraId="1B799EA7" w14:textId="2F78A591"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C0A06">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C0A06">
        <w:rPr>
          <w:noProof/>
        </w:rPr>
        <w:t>675</w:t>
      </w:r>
      <w:r w:rsidR="00191A26">
        <w:fldChar w:fldCharType="end"/>
      </w:r>
      <w:r>
        <w:t>.</w:t>
      </w:r>
    </w:p>
    <w:p w14:paraId="23C83E44" w14:textId="77777777" w:rsidR="002F1988" w:rsidRDefault="002F1988" w:rsidP="002F1988">
      <w:pPr>
        <w:pStyle w:val="Heading3"/>
      </w:pPr>
      <w:bookmarkStart w:id="1293" w:name="_Toc448227506"/>
      <w:r>
        <w:t>November 16 (17) / Athor 20: Consecration of Sts. Theodore and Theodore</w:t>
      </w:r>
      <w:bookmarkEnd w:id="1293"/>
    </w:p>
    <w:p w14:paraId="54098920" w14:textId="490D149A"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C0A06">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C0A06">
        <w:rPr>
          <w:noProof/>
        </w:rPr>
        <w:t>922</w:t>
      </w:r>
      <w:r w:rsidR="00191A26">
        <w:fldChar w:fldCharType="end"/>
      </w:r>
      <w:r>
        <w:t xml:space="preserve">, and </w:t>
      </w:r>
      <w:commentRangeStart w:id="1294"/>
      <w:r w:rsidR="00191A26">
        <w:fldChar w:fldCharType="begin"/>
      </w:r>
      <w:r w:rsidR="00191A26">
        <w:instrText xml:space="preserve"> REF _Ref434562461 \h </w:instrText>
      </w:r>
      <w:r w:rsidR="00191A26">
        <w:fldChar w:fldCharType="separate"/>
      </w:r>
      <w:r w:rsidR="000C0A06">
        <w:t xml:space="preserve">January 7 (8) / Tobi 12: </w:t>
      </w:r>
      <w:commentRangeStart w:id="1295"/>
      <w:r w:rsidR="000C0A06">
        <w:t>Also St. Theodore Anatoly</w:t>
      </w:r>
      <w:commentRangeEnd w:id="1295"/>
      <w:r w:rsidR="00191A26">
        <w:fldChar w:fldCharType="end"/>
      </w:r>
      <w:r w:rsidR="00191A26">
        <w:t>,</w:t>
      </w:r>
      <w:commentRangeEnd w:id="1294"/>
      <w:r w:rsidR="00191A26">
        <w:rPr>
          <w:rStyle w:val="CommentReference"/>
          <w:i w:val="0"/>
        </w:rPr>
        <w:commentReference w:id="1294"/>
      </w:r>
      <w:r w:rsidR="00191A26">
        <w:t xml:space="preserve"> page </w:t>
      </w:r>
      <w:r w:rsidR="00191A26">
        <w:fldChar w:fldCharType="begin"/>
      </w:r>
      <w:r w:rsidR="00191A26">
        <w:instrText xml:space="preserve"> PAGEREF _Ref434562461 \h </w:instrText>
      </w:r>
      <w:r w:rsidR="00191A26">
        <w:fldChar w:fldCharType="separate"/>
      </w:r>
      <w:r w:rsidR="000C0A06">
        <w:rPr>
          <w:noProof/>
        </w:rPr>
        <w:t>814</w:t>
      </w:r>
      <w:r w:rsidR="00191A26">
        <w:fldChar w:fldCharType="end"/>
      </w:r>
      <w:r>
        <w:t>.</w:t>
      </w:r>
    </w:p>
    <w:p w14:paraId="0CDE62FA" w14:textId="77777777" w:rsidR="005329C1" w:rsidRDefault="005329C1" w:rsidP="005329C1">
      <w:pPr>
        <w:pStyle w:val="Heading3"/>
      </w:pPr>
      <w:bookmarkStart w:id="1296" w:name="_Toc448227507"/>
      <w:r>
        <w:t>November 17 (18) / Athor 21: Commemoration of the Theotokos</w:t>
      </w:r>
      <w:bookmarkEnd w:id="1296"/>
    </w:p>
    <w:p w14:paraId="4A87B5D6" w14:textId="00BE220B"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0A06">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0A06">
        <w:rPr>
          <w:noProof/>
        </w:rPr>
        <w:t>940</w:t>
      </w:r>
      <w:r w:rsidR="007E24F9">
        <w:fldChar w:fldCharType="end"/>
      </w:r>
      <w:r w:rsidR="007E24F9">
        <w:t>.</w:t>
      </w:r>
    </w:p>
    <w:p w14:paraId="5357A23E" w14:textId="77777777" w:rsidR="0059166B" w:rsidRDefault="0059166B" w:rsidP="0059166B">
      <w:pPr>
        <w:pStyle w:val="Heading3"/>
      </w:pPr>
      <w:bookmarkStart w:id="1297" w:name="_Ref434562715"/>
      <w:bookmarkStart w:id="1298" w:name="_Toc448227508"/>
      <w:r>
        <w:t>November 18 (19) / Athor 22: Martyrdom of Sts. Cosmas, Damian, and their Brothers</w:t>
      </w:r>
      <w:bookmarkEnd w:id="1297"/>
      <w:bookmarkEnd w:id="1298"/>
    </w:p>
    <w:p w14:paraId="4E7F190E" w14:textId="7450EC22" w:rsidR="00935F13" w:rsidRDefault="00935F13" w:rsidP="00935F13">
      <w:pPr>
        <w:pStyle w:val="Heading4"/>
      </w:pPr>
      <w:bookmarkStart w:id="1299"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t>The Doxology</w:t>
      </w:r>
      <w:r w:rsidR="00B46E6E">
        <w:t xml:space="preserve"> for Sts. Cosmas, Damian, their Brothers and their Mother</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00"/>
            <w:r>
              <w:t>Prabioc</w:t>
            </w:r>
            <w:commentRangeEnd w:id="1300"/>
            <w:r>
              <w:rPr>
                <w:rStyle w:val="CommentReference"/>
                <w:rFonts w:ascii="Times New Roman" w:eastAsiaTheme="minorHAnsi" w:hAnsi="Times New Roman" w:cstheme="minorBidi"/>
                <w:color w:val="auto"/>
              </w:rPr>
              <w:commentReference w:id="1300"/>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01"/>
            <w:r>
              <w:t xml:space="preserve">confirming </w:t>
            </w:r>
            <w:commentRangeEnd w:id="1301"/>
            <w:r>
              <w:rPr>
                <w:rStyle w:val="CommentReference"/>
                <w:rFonts w:ascii="Times New Roman" w:eastAsiaTheme="minorHAnsi" w:hAnsi="Times New Roman" w:cstheme="minorBidi"/>
                <w:color w:val="auto"/>
              </w:rPr>
              <w:commentReference w:id="1301"/>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2" w:name="_Toc448227509"/>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302"/>
    </w:p>
    <w:p w14:paraId="793F580E" w14:textId="14797DC2"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C0A06">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C0A06">
        <w:rPr>
          <w:noProof/>
        </w:rPr>
        <w:t>924</w:t>
      </w:r>
      <w:r w:rsidR="00191A26">
        <w:fldChar w:fldCharType="end"/>
      </w:r>
      <w:r>
        <w:t>.</w:t>
      </w:r>
    </w:p>
    <w:p w14:paraId="0E22041B" w14:textId="77777777" w:rsidR="00205EA4" w:rsidRDefault="00205EA4" w:rsidP="00205EA4">
      <w:pPr>
        <w:pStyle w:val="Heading3"/>
      </w:pPr>
      <w:bookmarkStart w:id="1303" w:name="_Toc448227510"/>
      <w:r>
        <w:t>November 20 (21) / Athor 24: The Twenty Four Presbyters</w:t>
      </w:r>
      <w:bookmarkEnd w:id="1303"/>
    </w:p>
    <w:p w14:paraId="253EB9EC" w14:textId="431DB748" w:rsidR="00935F13" w:rsidRDefault="00935F13" w:rsidP="00935F13">
      <w:pPr>
        <w:pStyle w:val="Heading4"/>
      </w:pPr>
      <w:bookmarkStart w:id="1304"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29"/>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30"/>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5"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5"/>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6"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t>The Doxology</w:t>
      </w:r>
      <w:r w:rsidR="00B46E6E">
        <w:t xml:space="preserve"> for St. Philopater Mercurius</w:t>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31"/>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11"/>
            <w:r>
              <w:t>Placed</w:t>
            </w:r>
            <w:commentRangeEnd w:id="1311"/>
            <w:r>
              <w:rPr>
                <w:rStyle w:val="CommentReference"/>
                <w:rFonts w:ascii="Times New Roman" w:eastAsiaTheme="minorHAnsi" w:hAnsi="Times New Roman" w:cstheme="minorBidi"/>
                <w:color w:val="auto"/>
              </w:rPr>
              <w:commentReference w:id="1311"/>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2"/>
            <w:r>
              <w:t>emperate</w:t>
            </w:r>
            <w:r w:rsidRPr="004764BD">
              <w:t xml:space="preserve"> </w:t>
            </w:r>
            <w:r>
              <w:t>with</w:t>
            </w:r>
            <w:commentRangeEnd w:id="1312"/>
            <w:r>
              <w:rPr>
                <w:rStyle w:val="CommentReference"/>
                <w:rFonts w:ascii="Times New Roman" w:eastAsiaTheme="minorHAnsi" w:hAnsi="Times New Roman" w:cstheme="minorBidi"/>
                <w:color w:val="auto"/>
              </w:rPr>
              <w:commentReference w:id="1312"/>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32"/>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6"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6"/>
    </w:p>
    <w:p w14:paraId="31266C94" w14:textId="74CE43E4" w:rsidR="00F76CFB" w:rsidRPr="00F76CFB" w:rsidRDefault="00F76CFB" w:rsidP="00F76CFB">
      <w:pPr>
        <w:pStyle w:val="Heading4"/>
      </w:pPr>
      <w:bookmarkStart w:id="1317"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8"/>
            <w:r>
              <w:t>sprang forth</w:t>
            </w:r>
            <w:commentRangeEnd w:id="1318"/>
            <w:r>
              <w:rPr>
                <w:rStyle w:val="CommentReference"/>
                <w:rFonts w:ascii="Times New Roman" w:eastAsiaTheme="minorHAnsi" w:hAnsi="Times New Roman" w:cstheme="minorBidi"/>
                <w:color w:val="auto"/>
              </w:rPr>
              <w:commentReference w:id="1318"/>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9" w:name="_Toc448227513"/>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9"/>
    </w:p>
    <w:p w14:paraId="38FF89F6" w14:textId="0F49FEE7" w:rsidR="00B52D77" w:rsidRPr="00B52D77" w:rsidRDefault="00B52D77" w:rsidP="00B52D77">
      <w:pPr>
        <w:pStyle w:val="Rubric"/>
      </w:pPr>
      <w:r>
        <w:t xml:space="preserve">See </w:t>
      </w:r>
      <w:r>
        <w:fldChar w:fldCharType="begin"/>
      </w:r>
      <w:r>
        <w:instrText xml:space="preserve"> REF _Ref435003974 \h </w:instrText>
      </w:r>
      <w:r>
        <w:fldChar w:fldCharType="separate"/>
      </w:r>
      <w:r w:rsidR="000C0A06">
        <w:t>September 26 (27) / Tho-out 29: Commemoration of the Annunciation, Nativity, and Resurrection on the 29</w:t>
      </w:r>
      <w:r w:rsidR="000C0A06" w:rsidRPr="00C0205C">
        <w:rPr>
          <w:vertAlign w:val="superscript"/>
        </w:rPr>
        <w:t>th</w:t>
      </w:r>
      <w:r w:rsidR="000C0A06">
        <w:t xml:space="preserve"> of Every Coptic Month</w:t>
      </w:r>
      <w:r>
        <w:fldChar w:fldCharType="end"/>
      </w:r>
      <w:r>
        <w:t xml:space="preserve">, page </w:t>
      </w:r>
      <w:r>
        <w:fldChar w:fldCharType="begin"/>
      </w:r>
      <w:r>
        <w:instrText xml:space="preserve"> PAGEREF _Ref435003974 \h </w:instrText>
      </w:r>
      <w:r>
        <w:fldChar w:fldCharType="separate"/>
      </w:r>
      <w:r w:rsidR="000C0A06">
        <w:rPr>
          <w:noProof/>
        </w:rPr>
        <w:t>663</w:t>
      </w:r>
      <w:r>
        <w:fldChar w:fldCharType="end"/>
      </w:r>
      <w:r>
        <w:t>.</w:t>
      </w:r>
    </w:p>
    <w:p w14:paraId="3E5C7085" w14:textId="77777777" w:rsidR="00027E5B" w:rsidRDefault="00027E5B" w:rsidP="00027E5B">
      <w:pPr>
        <w:pStyle w:val="Heading3"/>
      </w:pPr>
      <w:bookmarkStart w:id="1320" w:name="_Toc448227514"/>
      <w:r>
        <w:t>November 26 (27) / Athor 30: Consecration of a Church of St. Cosmas and Damian, Their Brothers and Their Mother</w:t>
      </w:r>
      <w:bookmarkEnd w:id="1320"/>
    </w:p>
    <w:p w14:paraId="7B556319" w14:textId="5A389B1F"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C0A06">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C0A06">
        <w:rPr>
          <w:noProof/>
        </w:rPr>
        <w:t>696</w:t>
      </w:r>
      <w:r w:rsidR="00191A26">
        <w:fldChar w:fldCharType="end"/>
      </w:r>
      <w:r>
        <w:t>.</w:t>
      </w:r>
    </w:p>
    <w:p w14:paraId="15C7AC8C" w14:textId="77777777" w:rsidR="00F67B89" w:rsidRDefault="00F67B89" w:rsidP="00F67B89">
      <w:pPr>
        <w:pStyle w:val="Heading3"/>
      </w:pPr>
      <w:bookmarkStart w:id="1321" w:name="_Toc448227515"/>
      <w:r>
        <w:t>November 27 (28) / Koiak 1: Consecration of the Church of St. Shenoute</w:t>
      </w:r>
      <w:bookmarkEnd w:id="1321"/>
    </w:p>
    <w:p w14:paraId="28333115" w14:textId="5BF6D4FC"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C0A06">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C0A06">
        <w:rPr>
          <w:noProof/>
        </w:rPr>
        <w:t>916</w:t>
      </w:r>
      <w:r w:rsidR="00191A26">
        <w:fldChar w:fldCharType="end"/>
      </w:r>
      <w:r>
        <w:t>.</w:t>
      </w:r>
    </w:p>
    <w:p w14:paraId="4EEEAB46" w14:textId="77777777" w:rsidR="007F571C" w:rsidRDefault="007F571C" w:rsidP="007F571C">
      <w:pPr>
        <w:pStyle w:val="Heading3"/>
      </w:pPr>
      <w:bookmarkStart w:id="1322" w:name="_Toc448227516"/>
      <w:r>
        <w:t>November 30 (December 1) / Koiak 4: Martyrdom of St. Andrew the Apostle</w:t>
      </w:r>
      <w:bookmarkEnd w:id="1322"/>
    </w:p>
    <w:p w14:paraId="352D828F" w14:textId="16060205" w:rsidR="00205EA4" w:rsidRPr="00205EA4" w:rsidRDefault="00191A26" w:rsidP="00191A26">
      <w:pPr>
        <w:pStyle w:val="Rubric"/>
      </w:pPr>
      <w:r>
        <w:t xml:space="preserve">See </w:t>
      </w:r>
      <w:r>
        <w:fldChar w:fldCharType="begin"/>
      </w:r>
      <w:r>
        <w:instrText xml:space="preserve"> REF _Ref434488644 \h </w:instrText>
      </w:r>
      <w:r>
        <w:fldChar w:fldCharType="separate"/>
      </w:r>
      <w:r w:rsidR="000C0A06">
        <w:t>A Doxology for the Apostles</w:t>
      </w:r>
      <w:r>
        <w:fldChar w:fldCharType="end"/>
      </w:r>
      <w:r>
        <w:t xml:space="preserve">, on pages </w:t>
      </w:r>
      <w:r>
        <w:fldChar w:fldCharType="begin"/>
      </w:r>
      <w:r>
        <w:instrText xml:space="preserve"> PAGEREF _Ref434488644 \h </w:instrText>
      </w:r>
      <w:r>
        <w:fldChar w:fldCharType="separate"/>
      </w:r>
      <w:r w:rsidR="000C0A06">
        <w:rPr>
          <w:noProof/>
        </w:rPr>
        <w:t>607</w:t>
      </w:r>
      <w:r>
        <w:fldChar w:fldCharType="end"/>
      </w:r>
      <w:r>
        <w:t xml:space="preserve">, </w:t>
      </w:r>
      <w:r>
        <w:fldChar w:fldCharType="begin"/>
      </w:r>
      <w:r>
        <w:instrText xml:space="preserve"> PAGEREF _Ref434488657 \h </w:instrText>
      </w:r>
      <w:r>
        <w:fldChar w:fldCharType="separate"/>
      </w:r>
      <w:r w:rsidR="000C0A06">
        <w:rPr>
          <w:noProof/>
        </w:rPr>
        <w:t>607</w:t>
      </w:r>
      <w:r>
        <w:fldChar w:fldCharType="end"/>
      </w:r>
      <w:r>
        <w:t xml:space="preserve">, or </w:t>
      </w:r>
      <w:r>
        <w:fldChar w:fldCharType="begin"/>
      </w:r>
      <w:r>
        <w:instrText xml:space="preserve"> PAGEREF _Ref434488992 \h </w:instrText>
      </w:r>
      <w:r>
        <w:fldChar w:fldCharType="separate"/>
      </w:r>
      <w:r w:rsidR="000C0A06">
        <w:rPr>
          <w:noProof/>
        </w:rPr>
        <w:t>609</w:t>
      </w:r>
      <w:r>
        <w:fldChar w:fldCharType="end"/>
      </w:r>
      <w:bookmarkEnd w:id="1264"/>
      <w:r>
        <w:t>.</w:t>
      </w:r>
    </w:p>
    <w:p w14:paraId="2DF67188" w14:textId="77777777" w:rsidR="00495F1A" w:rsidRDefault="00495F1A" w:rsidP="00495F1A">
      <w:pPr>
        <w:pStyle w:val="Heading2"/>
        <w:rPr>
          <w:rFonts w:ascii="FreeSerifAvvaShenouda" w:hAnsi="FreeSerifAvvaShenouda" w:cs="FreeSerifAvvaShenouda"/>
        </w:rPr>
      </w:pPr>
      <w:bookmarkStart w:id="1323" w:name="_Toc410196202"/>
      <w:bookmarkStart w:id="1324" w:name="_Toc410196444"/>
      <w:bookmarkStart w:id="1325" w:name="_Toc410196946"/>
      <w:bookmarkStart w:id="1326" w:name="_Toc448227517"/>
      <w:bookmarkStart w:id="1327" w:name="_Toc448696648"/>
      <w:bookmarkStart w:id="1328" w:name="December"/>
      <w:r>
        <w:t>December</w:t>
      </w:r>
      <w:bookmarkEnd w:id="1323"/>
      <w:bookmarkEnd w:id="1324"/>
      <w:bookmarkEnd w:id="1325"/>
      <w:r w:rsidR="00205EA4">
        <w:t xml:space="preserve"> or </w:t>
      </w:r>
      <w:r w:rsidR="00205EA4">
        <w:rPr>
          <w:rFonts w:ascii="FreeSerifAvvaShenouda" w:hAnsi="FreeSerifAvvaShenouda" w:cs="FreeSerifAvvaShenouda"/>
        </w:rPr>
        <w:t>Ⲕⲟⲓⲁϩⲕ</w:t>
      </w:r>
      <w:bookmarkEnd w:id="1326"/>
      <w:bookmarkEnd w:id="1327"/>
    </w:p>
    <w:sdt>
      <w:sdtPr>
        <w:id w:val="1691259792"/>
        <w:docPartObj>
          <w:docPartGallery w:val="Table of Contents"/>
          <w:docPartUnique/>
        </w:docPartObj>
      </w:sdtPr>
      <w:sdtEndPr>
        <w:rPr>
          <w:b/>
          <w:bCs/>
          <w:noProof/>
        </w:rPr>
      </w:sdtEndPr>
      <w:sdtContent>
        <w:p w14:paraId="52E61CAC" w14:textId="24DFB7B3"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C0A06">
              <w:rPr>
                <w:noProof/>
                <w:webHidden/>
              </w:rPr>
              <w:t>705</w:t>
            </w:r>
            <w:r w:rsidR="00E35F1F">
              <w:rPr>
                <w:noProof/>
                <w:webHidden/>
              </w:rPr>
              <w:fldChar w:fldCharType="end"/>
            </w:r>
          </w:hyperlink>
        </w:p>
        <w:p w14:paraId="60E6C7E7" w14:textId="7DAB7D53" w:rsidR="00E35F1F" w:rsidRDefault="00464893">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C0A06">
              <w:rPr>
                <w:noProof/>
                <w:webHidden/>
              </w:rPr>
              <w:t>721</w:t>
            </w:r>
            <w:r w:rsidR="00E35F1F">
              <w:rPr>
                <w:noProof/>
                <w:webHidden/>
              </w:rPr>
              <w:fldChar w:fldCharType="end"/>
            </w:r>
          </w:hyperlink>
        </w:p>
        <w:p w14:paraId="108FC575" w14:textId="42EF14ED" w:rsidR="00E35F1F" w:rsidRDefault="00464893">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C0A06">
              <w:rPr>
                <w:noProof/>
                <w:webHidden/>
              </w:rPr>
              <w:t>722</w:t>
            </w:r>
            <w:r w:rsidR="00E35F1F">
              <w:rPr>
                <w:noProof/>
                <w:webHidden/>
              </w:rPr>
              <w:fldChar w:fldCharType="end"/>
            </w:r>
          </w:hyperlink>
        </w:p>
        <w:p w14:paraId="7696D97D" w14:textId="27640AD5" w:rsidR="00E35F1F" w:rsidRDefault="00464893">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C0A06">
              <w:rPr>
                <w:noProof/>
                <w:webHidden/>
              </w:rPr>
              <w:t>723</w:t>
            </w:r>
            <w:r w:rsidR="00E35F1F">
              <w:rPr>
                <w:noProof/>
                <w:webHidden/>
              </w:rPr>
              <w:fldChar w:fldCharType="end"/>
            </w:r>
          </w:hyperlink>
        </w:p>
        <w:p w14:paraId="14229543" w14:textId="5BDB5FAA" w:rsidR="00E35F1F" w:rsidRDefault="00464893">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C0A06">
              <w:rPr>
                <w:noProof/>
                <w:webHidden/>
              </w:rPr>
              <w:t>724</w:t>
            </w:r>
            <w:r w:rsidR="00E35F1F">
              <w:rPr>
                <w:noProof/>
                <w:webHidden/>
              </w:rPr>
              <w:fldChar w:fldCharType="end"/>
            </w:r>
          </w:hyperlink>
        </w:p>
        <w:p w14:paraId="0DC4E0C4" w14:textId="2054BFA4" w:rsidR="00E35F1F" w:rsidRDefault="00464893">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C0A06">
              <w:rPr>
                <w:noProof/>
                <w:webHidden/>
              </w:rPr>
              <w:t>726</w:t>
            </w:r>
            <w:r w:rsidR="00E35F1F">
              <w:rPr>
                <w:noProof/>
                <w:webHidden/>
              </w:rPr>
              <w:fldChar w:fldCharType="end"/>
            </w:r>
          </w:hyperlink>
        </w:p>
        <w:p w14:paraId="54EF863C" w14:textId="76ECB305" w:rsidR="00E35F1F" w:rsidRDefault="00464893">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C0A06">
              <w:rPr>
                <w:noProof/>
                <w:webHidden/>
              </w:rPr>
              <w:t>726</w:t>
            </w:r>
            <w:r w:rsidR="00E35F1F">
              <w:rPr>
                <w:noProof/>
                <w:webHidden/>
              </w:rPr>
              <w:fldChar w:fldCharType="end"/>
            </w:r>
          </w:hyperlink>
        </w:p>
        <w:p w14:paraId="03FD8D22" w14:textId="2452B62C" w:rsidR="00E35F1F" w:rsidRDefault="00464893">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C0A06">
              <w:rPr>
                <w:noProof/>
                <w:webHidden/>
              </w:rPr>
              <w:t>727</w:t>
            </w:r>
            <w:r w:rsidR="00E35F1F">
              <w:rPr>
                <w:noProof/>
                <w:webHidden/>
              </w:rPr>
              <w:fldChar w:fldCharType="end"/>
            </w:r>
          </w:hyperlink>
        </w:p>
        <w:p w14:paraId="311C02F5" w14:textId="301B4850" w:rsidR="00E35F1F" w:rsidRDefault="00464893">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C0A06">
              <w:rPr>
                <w:noProof/>
                <w:webHidden/>
              </w:rPr>
              <w:t>727</w:t>
            </w:r>
            <w:r w:rsidR="00E35F1F">
              <w:rPr>
                <w:noProof/>
                <w:webHidden/>
              </w:rPr>
              <w:fldChar w:fldCharType="end"/>
            </w:r>
          </w:hyperlink>
        </w:p>
        <w:p w14:paraId="1AAA2DEC" w14:textId="42E348BB" w:rsidR="00E35F1F" w:rsidRDefault="00464893">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C0A06">
              <w:rPr>
                <w:noProof/>
                <w:webHidden/>
              </w:rPr>
              <w:t>727</w:t>
            </w:r>
            <w:r w:rsidR="00E35F1F">
              <w:rPr>
                <w:noProof/>
                <w:webHidden/>
              </w:rPr>
              <w:fldChar w:fldCharType="end"/>
            </w:r>
          </w:hyperlink>
        </w:p>
        <w:p w14:paraId="0DB08410" w14:textId="1212501B" w:rsidR="00E35F1F" w:rsidRDefault="00464893">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C0A06">
              <w:rPr>
                <w:noProof/>
                <w:webHidden/>
              </w:rPr>
              <w:t>727</w:t>
            </w:r>
            <w:r w:rsidR="00E35F1F">
              <w:rPr>
                <w:noProof/>
                <w:webHidden/>
              </w:rPr>
              <w:fldChar w:fldCharType="end"/>
            </w:r>
          </w:hyperlink>
        </w:p>
        <w:p w14:paraId="47C71EAC" w14:textId="5339E6B5" w:rsidR="00E35F1F" w:rsidRDefault="00464893">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C0A06">
              <w:rPr>
                <w:noProof/>
                <w:webHidden/>
              </w:rPr>
              <w:t>727</w:t>
            </w:r>
            <w:r w:rsidR="00E35F1F">
              <w:rPr>
                <w:noProof/>
                <w:webHidden/>
              </w:rPr>
              <w:fldChar w:fldCharType="end"/>
            </w:r>
          </w:hyperlink>
        </w:p>
        <w:p w14:paraId="3CF0838D" w14:textId="18A366BD" w:rsidR="00E35F1F" w:rsidRDefault="00464893">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C0A06">
              <w:rPr>
                <w:noProof/>
                <w:webHidden/>
              </w:rPr>
              <w:t>728</w:t>
            </w:r>
            <w:r w:rsidR="00E35F1F">
              <w:rPr>
                <w:noProof/>
                <w:webHidden/>
              </w:rPr>
              <w:fldChar w:fldCharType="end"/>
            </w:r>
          </w:hyperlink>
        </w:p>
        <w:p w14:paraId="71F3949B" w14:textId="267BBD1C" w:rsidR="00E35F1F" w:rsidRDefault="00464893">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C0A06">
              <w:rPr>
                <w:noProof/>
                <w:webHidden/>
              </w:rPr>
              <w:t>729</w:t>
            </w:r>
            <w:r w:rsidR="00E35F1F">
              <w:rPr>
                <w:noProof/>
                <w:webHidden/>
              </w:rPr>
              <w:fldChar w:fldCharType="end"/>
            </w:r>
          </w:hyperlink>
        </w:p>
        <w:p w14:paraId="2898FD17" w14:textId="0AB75CC9" w:rsidR="00E35F1F" w:rsidRDefault="00464893">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C0A06">
              <w:rPr>
                <w:noProof/>
                <w:webHidden/>
              </w:rPr>
              <w:t>731</w:t>
            </w:r>
            <w:r w:rsidR="00E35F1F">
              <w:rPr>
                <w:noProof/>
                <w:webHidden/>
              </w:rPr>
              <w:fldChar w:fldCharType="end"/>
            </w:r>
          </w:hyperlink>
        </w:p>
        <w:p w14:paraId="10321BB9" w14:textId="425E5891" w:rsidR="00E35F1F" w:rsidRDefault="00464893">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C0A06">
              <w:rPr>
                <w:noProof/>
                <w:webHidden/>
              </w:rPr>
              <w:t>768</w:t>
            </w:r>
            <w:r w:rsidR="00E35F1F">
              <w:rPr>
                <w:noProof/>
                <w:webHidden/>
              </w:rPr>
              <w:fldChar w:fldCharType="end"/>
            </w:r>
          </w:hyperlink>
        </w:p>
        <w:p w14:paraId="6D5E3CCE" w14:textId="038B3771" w:rsidR="00E35F1F" w:rsidRDefault="00464893">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C0A06">
              <w:rPr>
                <w:noProof/>
                <w:webHidden/>
              </w:rPr>
              <w:t>768</w:t>
            </w:r>
            <w:r w:rsidR="00E35F1F">
              <w:rPr>
                <w:noProof/>
                <w:webHidden/>
              </w:rPr>
              <w:fldChar w:fldCharType="end"/>
            </w:r>
          </w:hyperlink>
        </w:p>
        <w:p w14:paraId="534F984E" w14:textId="70EEB756" w:rsidR="00E35F1F" w:rsidRDefault="00464893">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C0A06">
              <w:rPr>
                <w:noProof/>
                <w:webHidden/>
              </w:rPr>
              <w:t>768</w:t>
            </w:r>
            <w:r w:rsidR="00E35F1F">
              <w:rPr>
                <w:noProof/>
                <w:webHidden/>
              </w:rPr>
              <w:fldChar w:fldCharType="end"/>
            </w:r>
          </w:hyperlink>
        </w:p>
        <w:p w14:paraId="2F92D0B6" w14:textId="3C475298" w:rsidR="00E35F1F" w:rsidRDefault="00464893">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C0A06">
              <w:rPr>
                <w:noProof/>
                <w:webHidden/>
              </w:rPr>
              <w:t>769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9"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30"/>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30"/>
            <w:r>
              <w:rPr>
                <w:rStyle w:val="CommentReference"/>
                <w:rFonts w:ascii="Times New Roman" w:eastAsiaTheme="minorHAnsi" w:hAnsi="Times New Roman" w:cstheme="minorBidi"/>
                <w:color w:val="auto"/>
              </w:rPr>
              <w:commentReference w:id="1330"/>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31"/>
            <w:r>
              <w:t xml:space="preserve">Announced </w:t>
            </w:r>
            <w:commentRangeEnd w:id="1331"/>
            <w:r>
              <w:rPr>
                <w:rStyle w:val="CommentReference"/>
                <w:rFonts w:ascii="Times New Roman" w:eastAsiaTheme="minorHAnsi" w:hAnsi="Times New Roman" w:cstheme="minorBidi"/>
                <w:color w:val="auto"/>
              </w:rPr>
              <w:commentReference w:id="1331"/>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33"/>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2"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3" w:name="_Ref434478867"/>
      <w:r>
        <w:t xml:space="preserve">The Third Doxology of December or </w:t>
      </w:r>
      <w:r w:rsidRPr="006C0F49">
        <w:rPr>
          <w:rFonts w:ascii="FreeSerifAvvaShenouda" w:hAnsi="FreeSerifAvvaShenouda" w:cs="FreeSerifAvvaShenouda"/>
        </w:rPr>
        <w:t>Ⲕⲟⲓⲁϩⲕ</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34"/>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4" w:name="_Ref434478878"/>
      <w:r>
        <w:t xml:space="preserve">The Fourth Doxology of December or </w:t>
      </w:r>
      <w:r w:rsidRPr="006C0F49">
        <w:rPr>
          <w:rFonts w:ascii="FreeSerifAvvaShenouda" w:hAnsi="FreeSerifAvvaShenouda" w:cs="FreeSerifAvvaShenouda"/>
        </w:rPr>
        <w:t>Ⲕⲟⲓⲁϩⲕ</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5"/>
            <w:r>
              <w:t>He raised us with a new invitation.</w:t>
            </w:r>
            <w:commentRangeEnd w:id="1335"/>
            <w:r>
              <w:rPr>
                <w:rStyle w:val="CommentReference"/>
                <w:rFonts w:ascii="Times New Roman" w:eastAsiaTheme="minorHAnsi" w:hAnsi="Times New Roman" w:cstheme="minorBidi"/>
                <w:color w:val="auto"/>
              </w:rPr>
              <w:commentReference w:id="1335"/>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6"/>
            <w:r>
              <w:t>Bride</w:t>
            </w:r>
            <w:commentRangeEnd w:id="1336"/>
            <w:r>
              <w:rPr>
                <w:rStyle w:val="CommentReference"/>
                <w:rFonts w:ascii="Times New Roman" w:eastAsiaTheme="minorHAnsi" w:hAnsi="Times New Roman" w:cstheme="minorBidi"/>
                <w:color w:val="auto"/>
              </w:rPr>
              <w:commentReference w:id="1336"/>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7" w:name="_Ref434478888"/>
      <w:r>
        <w:t xml:space="preserve">The Fifth Doxology of December or </w:t>
      </w:r>
      <w:r w:rsidRPr="006C0F49">
        <w:rPr>
          <w:rFonts w:ascii="FreeSerifAvvaShenouda" w:hAnsi="FreeSerifAvvaShenouda" w:cs="FreeSerifAvvaShenouda"/>
        </w:rPr>
        <w:t>Ⲕⲟⲓⲁϩⲕ</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35"/>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8" w:name="_Ref434478907"/>
      <w:r>
        <w:t xml:space="preserve">The Sixth Doxology of December or </w:t>
      </w:r>
      <w:r w:rsidRPr="006C0F49">
        <w:rPr>
          <w:rFonts w:ascii="FreeSerifAvvaShenouda" w:hAnsi="FreeSerifAvvaShenouda" w:cs="FreeSerifAvvaShenouda"/>
        </w:rPr>
        <w:t>Ⲕⲟⲓⲁϩⲕ</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9"/>
            <w:r>
              <w:t xml:space="preserve">return </w:t>
            </w:r>
            <w:commentRangeEnd w:id="1339"/>
            <w:r>
              <w:rPr>
                <w:rStyle w:val="CommentReference"/>
              </w:rPr>
              <w:commentReference w:id="1339"/>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40"/>
            <w:r>
              <w:t xml:space="preserve">confirmation </w:t>
            </w:r>
            <w:commentRangeEnd w:id="1340"/>
            <w:r>
              <w:rPr>
                <w:rStyle w:val="CommentReference"/>
              </w:rPr>
              <w:commentReference w:id="1340"/>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41" w:name="_Ref434478922"/>
      <w:r>
        <w:t xml:space="preserve">The Doxology of Archangel Gabriel for December or </w:t>
      </w:r>
      <w:r w:rsidRPr="006C0F49">
        <w:rPr>
          <w:rFonts w:ascii="FreeSerifAvvaShenouda" w:hAnsi="FreeSerifAvvaShenouda" w:cs="FreeSerifAvvaShenouda"/>
        </w:rPr>
        <w:t>Ⲕⲟⲓⲁϩⲕ</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2"/>
            <w:r>
              <w:t>Angel-evangel of Good News</w:t>
            </w:r>
            <w:commentRangeEnd w:id="1342"/>
            <w:r>
              <w:rPr>
                <w:rStyle w:val="CommentReference"/>
                <w:rFonts w:ascii="Times New Roman" w:eastAsiaTheme="minorHAnsi" w:hAnsi="Times New Roman" w:cstheme="minorBidi"/>
                <w:color w:val="auto"/>
              </w:rPr>
              <w:commentReference w:id="1342"/>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3"/>
            <w:r>
              <w:t>Hail, O full of grace</w:t>
            </w:r>
            <w:commentRangeEnd w:id="1343"/>
            <w:r>
              <w:rPr>
                <w:rStyle w:val="CommentReference"/>
                <w:rFonts w:ascii="Times New Roman" w:eastAsiaTheme="minorHAnsi" w:hAnsi="Times New Roman" w:cstheme="minorBidi"/>
                <w:color w:val="auto"/>
              </w:rPr>
              <w:commentReference w:id="1343"/>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4"/>
            <w:r>
              <w:t>Angel-Evangel</w:t>
            </w:r>
            <w:commentRangeEnd w:id="1344"/>
            <w:r>
              <w:rPr>
                <w:rStyle w:val="CommentReference"/>
                <w:rFonts w:ascii="Times New Roman" w:eastAsiaTheme="minorHAnsi" w:hAnsi="Times New Roman" w:cstheme="minorBidi"/>
                <w:color w:val="auto"/>
              </w:rPr>
              <w:commentReference w:id="1344"/>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5" w:name="_Ref434564112"/>
      <w:bookmarkStart w:id="1346" w:name="_Toc448227518"/>
      <w:bookmarkStart w:id="1347" w:name="_Toc410196203"/>
      <w:bookmarkStart w:id="1348" w:name="_Toc410196445"/>
      <w:bookmarkStart w:id="1349" w:name="_Toc410196947"/>
      <w:r>
        <w:t>December 1 (2) / Koiak 5: Martyrdom of St. Victor</w:t>
      </w:r>
      <w:bookmarkEnd w:id="1345"/>
      <w:bookmarkEnd w:id="1346"/>
    </w:p>
    <w:p w14:paraId="5851AA48" w14:textId="77777777" w:rsidR="00253C5F" w:rsidRDefault="00253C5F" w:rsidP="00253C5F">
      <w:pPr>
        <w:pStyle w:val="Heading4"/>
      </w:pPr>
      <w:bookmarkStart w:id="1350" w:name="_Ref434489590"/>
      <w:r>
        <w:t>The Doxology</w:t>
      </w:r>
      <w:r w:rsidR="00B46E6E">
        <w:t xml:space="preserve"> for St. Victor</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51"/>
            <w:r>
              <w:t>saint</w:t>
            </w:r>
            <w:commentRangeEnd w:id="1351"/>
            <w:r>
              <w:rPr>
                <w:rStyle w:val="CommentReference"/>
                <w:rFonts w:ascii="Times New Roman" w:eastAsiaTheme="minorHAnsi" w:hAnsi="Times New Roman" w:cstheme="minorBidi"/>
                <w:color w:val="auto"/>
              </w:rPr>
              <w:commentReference w:id="1351"/>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2" w:name="_Toc448227519"/>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2"/>
    </w:p>
    <w:p w14:paraId="705AECE8" w14:textId="77777777" w:rsidR="00F416C6" w:rsidRDefault="00F416C6" w:rsidP="00F416C6">
      <w:pPr>
        <w:pStyle w:val="Heading4"/>
      </w:pPr>
      <w:bookmarkStart w:id="1353" w:name="_Ref434492343"/>
      <w:r>
        <w:t>The Doxology of St. Simon the Tanner</w:t>
      </w:r>
      <w:r>
        <w:rPr>
          <w:rStyle w:val="FootnoteReference"/>
        </w:rPr>
        <w:footnoteReference w:id="936"/>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37"/>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4" w:name="_Toc448227520"/>
      <w:r>
        <w:t xml:space="preserve">December 4 (5) / Koiak 8: </w:t>
      </w:r>
      <w:r w:rsidR="00743CE8">
        <w:t xml:space="preserve">The Martyrdom of </w:t>
      </w:r>
      <w:r>
        <w:t>Sts. Barbara and Juliana</w:t>
      </w:r>
      <w:bookmarkEnd w:id="1354"/>
    </w:p>
    <w:p w14:paraId="708D2111" w14:textId="7CD9674E" w:rsidR="003663F9" w:rsidRDefault="003663F9" w:rsidP="003663F9">
      <w:pPr>
        <w:pStyle w:val="Heading4"/>
      </w:pPr>
      <w:bookmarkStart w:id="1355"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6"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t>December 4 (5) / Koiak 8: Also St. Samuel the Confessor</w:t>
      </w:r>
      <w:bookmarkEnd w:id="1356"/>
    </w:p>
    <w:p w14:paraId="2EE78AB4" w14:textId="77777777" w:rsidR="00224925" w:rsidRDefault="00224925" w:rsidP="00224925">
      <w:pPr>
        <w:pStyle w:val="Heading4"/>
      </w:pPr>
      <w:bookmarkStart w:id="1357" w:name="_Ref434491260"/>
      <w:r>
        <w:t>The Doxology</w:t>
      </w:r>
      <w:r w:rsidR="00810F04">
        <w:t xml:space="preserve"> for St. Samuel the Confessor</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38"/>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61"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t>December 6 (7) / Koiak 10: Relocation of St. Severus’ Relics</w:t>
      </w:r>
      <w:bookmarkEnd w:id="1361"/>
    </w:p>
    <w:p w14:paraId="34367220" w14:textId="454B7C24"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C0A06">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C0A06">
        <w:rPr>
          <w:noProof/>
        </w:rPr>
        <w:t>673</w:t>
      </w:r>
      <w:r w:rsidR="00191A26">
        <w:fldChar w:fldCharType="end"/>
      </w:r>
      <w:r w:rsidR="00191A26">
        <w:t>.</w:t>
      </w:r>
    </w:p>
    <w:p w14:paraId="27C4F9E3" w14:textId="77777777" w:rsidR="00B637D8" w:rsidRDefault="00B637D8" w:rsidP="00B637D8">
      <w:pPr>
        <w:pStyle w:val="Heading3"/>
      </w:pPr>
      <w:bookmarkStart w:id="1362" w:name="_Toc448227523"/>
      <w:r>
        <w:t>December 8 (9) / Koiak 12: Commemoration of Archangel Michael</w:t>
      </w:r>
      <w:bookmarkEnd w:id="1362"/>
    </w:p>
    <w:p w14:paraId="20025546" w14:textId="77777777" w:rsidR="000C0A06" w:rsidRDefault="00191A26" w:rsidP="0082304E">
      <w:pPr>
        <w:pStyle w:val="Heading4"/>
      </w:pPr>
      <w:r>
        <w:t xml:space="preserve">See </w:t>
      </w:r>
      <w:r>
        <w:fldChar w:fldCharType="begin"/>
      </w:r>
      <w:r>
        <w:instrText xml:space="preserve"> REF _Ref434561114 \h </w:instrText>
      </w:r>
      <w:r>
        <w:fldChar w:fldCharType="separate"/>
      </w:r>
      <w:r w:rsidR="000C0A06">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0660D4F8" w14:textId="77777777" w:rsidTr="0082304E">
        <w:trPr>
          <w:cantSplit/>
          <w:jc w:val="center"/>
        </w:trPr>
        <w:tc>
          <w:tcPr>
            <w:tcW w:w="288" w:type="dxa"/>
          </w:tcPr>
          <w:p w14:paraId="148E28D6" w14:textId="77777777" w:rsidR="000C0A06" w:rsidRDefault="000C0A06" w:rsidP="0082304E">
            <w:pPr>
              <w:pStyle w:val="CopticCross"/>
            </w:pPr>
          </w:p>
        </w:tc>
        <w:tc>
          <w:tcPr>
            <w:tcW w:w="3960" w:type="dxa"/>
          </w:tcPr>
          <w:p w14:paraId="2CC15B62" w14:textId="77777777" w:rsidR="000C0A06" w:rsidRDefault="000C0A06" w:rsidP="00C83ECE">
            <w:pPr>
              <w:pStyle w:val="EngHang"/>
            </w:pPr>
            <w:r>
              <w:t>Through the intercessions</w:t>
            </w:r>
          </w:p>
          <w:p w14:paraId="10DB7694" w14:textId="77777777" w:rsidR="000C0A06" w:rsidRDefault="000C0A06" w:rsidP="00C83ECE">
            <w:pPr>
              <w:pStyle w:val="EngHang"/>
            </w:pPr>
            <w:r>
              <w:t>Of the Four Incorporeal Beasts,</w:t>
            </w:r>
          </w:p>
          <w:p w14:paraId="4E60B32D" w14:textId="77777777" w:rsidR="000C0A06" w:rsidRDefault="000C0A06" w:rsidP="00C83ECE">
            <w:pPr>
              <w:pStyle w:val="EngHang"/>
            </w:pPr>
            <w:r>
              <w:t>The ministering flames of fire,</w:t>
            </w:r>
          </w:p>
          <w:p w14:paraId="6EC6B404" w14:textId="77777777" w:rsidR="000C0A06" w:rsidRDefault="000C0A06" w:rsidP="0082304E">
            <w:pPr>
              <w:pStyle w:val="EngHangEnd"/>
            </w:pPr>
            <w:r>
              <w:t>O Lord, grant us the forgiveness of our sins.</w:t>
            </w:r>
          </w:p>
        </w:tc>
        <w:tc>
          <w:tcPr>
            <w:tcW w:w="288" w:type="dxa"/>
          </w:tcPr>
          <w:p w14:paraId="57F4E228" w14:textId="77777777" w:rsidR="000C0A06" w:rsidRDefault="000C0A06" w:rsidP="0082304E"/>
        </w:tc>
        <w:tc>
          <w:tcPr>
            <w:tcW w:w="288" w:type="dxa"/>
          </w:tcPr>
          <w:p w14:paraId="6894F72A" w14:textId="77777777" w:rsidR="000C0A06" w:rsidRDefault="000C0A06" w:rsidP="0082304E">
            <w:pPr>
              <w:pStyle w:val="CopticCross"/>
            </w:pPr>
          </w:p>
        </w:tc>
        <w:tc>
          <w:tcPr>
            <w:tcW w:w="3960" w:type="dxa"/>
          </w:tcPr>
          <w:p w14:paraId="35DAEFE8" w14:textId="77777777" w:rsidR="000C0A06" w:rsidRDefault="000C0A06" w:rsidP="00C83ECE">
            <w:pPr>
              <w:pStyle w:val="CopticVersemulti-line"/>
            </w:pPr>
            <w:r>
              <w:t>Ϩⲓⲧⲉⲛ ⲛⲓⲡ̀ⲣⲉⲥⲃⲓⲁ̀</w:t>
            </w:r>
          </w:p>
          <w:p w14:paraId="2B327578" w14:textId="77777777" w:rsidR="000C0A06" w:rsidRDefault="000C0A06" w:rsidP="00C83ECE">
            <w:pPr>
              <w:pStyle w:val="CopticVersemulti-line"/>
            </w:pPr>
            <w:r>
              <w:t>ⲛ̀ⲧⲉ ⲡⲓϥ̀ⲧⲟⲩ ⲛ̀ⲍⲱⲟⲛ ⲛ̀ⲁⲥⲱⲙⲁⲧⲟⲥ</w:t>
            </w:r>
          </w:p>
          <w:p w14:paraId="49D13C6F" w14:textId="77777777" w:rsidR="000C0A06" w:rsidRDefault="000C0A06" w:rsidP="00C83ECE">
            <w:pPr>
              <w:pStyle w:val="CopticVersemulti-line"/>
            </w:pPr>
            <w:r>
              <w:t>ⲛ̀ⲗⲓⲧⲟⲩⲣⲅⲟⲥ ⲛ̀ϣⲁϩ ⲛ̀ⲭ̀ⲣⲟⲙ:</w:t>
            </w:r>
          </w:p>
          <w:p w14:paraId="7B083EDE" w14:textId="77777777" w:rsidR="000C0A06" w:rsidRPr="00C35319" w:rsidRDefault="000C0A06" w:rsidP="00C83ECE">
            <w:pPr>
              <w:pStyle w:val="CopticHangingVerse"/>
            </w:pPr>
            <w:r>
              <w:t>Ⲡϭⲟⲓⲥ ⲁⲣⲓϩ̀ⲙⲟⲧ ⲛⲁⲛ ⲙ̀ⲡⲓⲭⲱ ⲉ̀ⲃⲟⲗ ⲛ̀ⲧⲉ ⲛⲉⲛⲛⲟⲃⲓ.</w:t>
            </w:r>
          </w:p>
        </w:tc>
      </w:tr>
    </w:tbl>
    <w:p w14:paraId="4BD6ED8F" w14:textId="77777777" w:rsidR="000C0A06" w:rsidRDefault="000C0A06"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433AC952" w14:textId="77777777" w:rsidTr="00C83ECE">
        <w:trPr>
          <w:cantSplit/>
          <w:jc w:val="center"/>
        </w:trPr>
        <w:tc>
          <w:tcPr>
            <w:tcW w:w="288" w:type="dxa"/>
          </w:tcPr>
          <w:p w14:paraId="0F645B06" w14:textId="77777777" w:rsidR="000C0A06" w:rsidRDefault="000C0A06" w:rsidP="00C83ECE">
            <w:pPr>
              <w:pStyle w:val="CopticCross"/>
            </w:pPr>
          </w:p>
        </w:tc>
        <w:tc>
          <w:tcPr>
            <w:tcW w:w="3960" w:type="dxa"/>
          </w:tcPr>
          <w:p w14:paraId="1804A104" w14:textId="77777777" w:rsidR="000C0A06" w:rsidRDefault="000C0A06" w:rsidP="00C83ECE">
            <w:pPr>
              <w:pStyle w:val="EngHang"/>
            </w:pPr>
            <w:r>
              <w:t>Hail to the four incorporeal living beasts,</w:t>
            </w:r>
          </w:p>
          <w:p w14:paraId="04A1D3E6" w14:textId="77777777" w:rsidR="000C0A06" w:rsidRDefault="000C0A06" w:rsidP="00C83ECE">
            <w:pPr>
              <w:pStyle w:val="EngHang"/>
            </w:pPr>
            <w:r>
              <w:t>Carrying the throne of God,</w:t>
            </w:r>
          </w:p>
          <w:p w14:paraId="4F4ACFEF" w14:textId="77777777" w:rsidR="000C0A06" w:rsidRDefault="000C0A06" w:rsidP="00C83ECE">
            <w:pPr>
              <w:pStyle w:val="EngHang"/>
            </w:pPr>
            <w:r>
              <w:t>A lion’s face, and a calf’s face,</w:t>
            </w:r>
          </w:p>
          <w:p w14:paraId="0417D234" w14:textId="77777777" w:rsidR="000C0A06" w:rsidRDefault="000C0A06" w:rsidP="00C83ECE">
            <w:pPr>
              <w:pStyle w:val="EngHangEnd"/>
            </w:pPr>
            <w:r>
              <w:t>A man’s face, and an eagle’s face.</w:t>
            </w:r>
          </w:p>
        </w:tc>
        <w:tc>
          <w:tcPr>
            <w:tcW w:w="288" w:type="dxa"/>
          </w:tcPr>
          <w:p w14:paraId="20E7C838" w14:textId="77777777" w:rsidR="000C0A06" w:rsidRDefault="000C0A06" w:rsidP="00C83ECE"/>
        </w:tc>
        <w:tc>
          <w:tcPr>
            <w:tcW w:w="288" w:type="dxa"/>
          </w:tcPr>
          <w:p w14:paraId="76F8D013" w14:textId="77777777" w:rsidR="000C0A06" w:rsidRDefault="000C0A06" w:rsidP="00C83ECE">
            <w:pPr>
              <w:pStyle w:val="CopticCross"/>
            </w:pPr>
          </w:p>
        </w:tc>
        <w:tc>
          <w:tcPr>
            <w:tcW w:w="3960" w:type="dxa"/>
          </w:tcPr>
          <w:p w14:paraId="425370E6" w14:textId="77777777" w:rsidR="000C0A06" w:rsidRDefault="000C0A06" w:rsidP="00C83ECE">
            <w:pPr>
              <w:pStyle w:val="CopticVersemulti-line"/>
            </w:pPr>
            <w:r>
              <w:t>Ⲭⲉⲣⲉ ⲡⲓϥ̀ⲧⲟⲩ ⲛ̀ⲍⲱⲟⲛ ⲛ̀ⲁ̀ⲥⲱⲙⲁⲧⲟⲥ:</w:t>
            </w:r>
          </w:p>
          <w:p w14:paraId="161EF51C" w14:textId="77777777" w:rsidR="000C0A06" w:rsidRDefault="000C0A06" w:rsidP="00C83ECE">
            <w:pPr>
              <w:pStyle w:val="CopticVersemulti-line"/>
            </w:pPr>
            <w:r>
              <w:t>ⲉⲧϥⲁⲓ ϧⲁ ⲡⲓϩⲁⲣⲙⲁ ⲛ̀ⲧⲉ Ⲫϯ:</w:t>
            </w:r>
          </w:p>
          <w:p w14:paraId="3CADE693" w14:textId="77777777" w:rsidR="000C0A06" w:rsidRDefault="000C0A06" w:rsidP="00C83ECE">
            <w:pPr>
              <w:pStyle w:val="CopticVersemulti-line"/>
            </w:pPr>
            <w:r>
              <w:t>ⲟⲩϩⲟ ⲙ̀ⲙⲟⲩⲓ̀ ⲛⲉⲙ ⲟⲩϩⲟ ⲙ̀ⲙⲁⲥⲓ:</w:t>
            </w:r>
          </w:p>
          <w:p w14:paraId="7673601A" w14:textId="77777777" w:rsidR="000C0A06" w:rsidRPr="00C35319" w:rsidRDefault="000C0A06" w:rsidP="00C83ECE">
            <w:pPr>
              <w:pStyle w:val="CopticHangingVerse"/>
            </w:pPr>
            <w:r>
              <w:t>ⲛⲉⲙ ⲟⲩϩⲟ ⲛ̀ⲣⲱⲙⲓ ⲛⲉⲙ ⲟⲩϩⲟ ⲛ̀ⲁ̀ⲏ̀ⲧⲟⲥ.</w:t>
            </w:r>
          </w:p>
        </w:tc>
      </w:tr>
    </w:tbl>
    <w:p w14:paraId="414A1CA4" w14:textId="77777777" w:rsidR="000C0A06" w:rsidRDefault="000C0A06" w:rsidP="0082304E">
      <w:pPr>
        <w:pStyle w:val="Heading4"/>
      </w:pPr>
      <w:r>
        <w:t>The Gospel Response for the Four Incorporeal Beasts</w:t>
      </w:r>
    </w:p>
    <w:p w14:paraId="53398EDA" w14:textId="77777777" w:rsidR="000C0A06" w:rsidRPr="00C14556" w:rsidRDefault="000C0A06" w:rsidP="00C14556">
      <w:pPr>
        <w:pStyle w:val="Rubric"/>
      </w:pPr>
      <w:r>
        <w:t>The last verse of the Doxology may be inserted into the Annual Gospel Response.</w:t>
      </w:r>
    </w:p>
    <w:p w14:paraId="4AB33F26" w14:textId="035DFD07" w:rsidR="00191A26" w:rsidRDefault="000C0A06"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4602A440" w14:textId="34697C47" w:rsidR="00B52F78" w:rsidRPr="00B637D8" w:rsidRDefault="00B52F78" w:rsidP="00B52F78">
      <w:pPr>
        <w:pStyle w:val="Heading3"/>
      </w:pPr>
      <w:bookmarkStart w:id="1363" w:name="_Toc448227524"/>
      <w:r>
        <w:t>December 12 (13) / Koiak 16: Saint Spyridon</w:t>
      </w:r>
      <w:r>
        <w:rPr>
          <w:rStyle w:val="FootnoteReference"/>
        </w:rPr>
        <w:footnoteReference w:id="939"/>
      </w:r>
      <w:bookmarkEnd w:id="1363"/>
    </w:p>
    <w:p w14:paraId="598A6BCC" w14:textId="77777777" w:rsidR="005329C1" w:rsidRDefault="005329C1" w:rsidP="005329C1">
      <w:pPr>
        <w:pStyle w:val="Heading3"/>
      </w:pPr>
      <w:bookmarkStart w:id="1364" w:name="_Toc448227525"/>
      <w:r>
        <w:t>December 17 (18) / Koiak 21: Commemoration of the Theotokos</w:t>
      </w:r>
      <w:bookmarkEnd w:id="1364"/>
    </w:p>
    <w:p w14:paraId="2E564687" w14:textId="2929829A"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0A06">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0A06">
        <w:rPr>
          <w:noProof/>
        </w:rPr>
        <w:t>940</w:t>
      </w:r>
      <w:r w:rsidR="007E24F9">
        <w:fldChar w:fldCharType="end"/>
      </w:r>
      <w:r w:rsidR="007E24F9">
        <w:t>.</w:t>
      </w:r>
    </w:p>
    <w:p w14:paraId="3EDC8594" w14:textId="77777777" w:rsidR="007F571C" w:rsidRDefault="007F571C" w:rsidP="007F571C">
      <w:pPr>
        <w:pStyle w:val="Heading3"/>
      </w:pPr>
      <w:bookmarkStart w:id="1365" w:name="_Toc448227526"/>
      <w:r>
        <w:t>December 17 (18) / Koiak 21: Also the Martyrdom of St. Barnabas, on</w:t>
      </w:r>
      <w:r w:rsidR="00743CE8">
        <w:t>e</w:t>
      </w:r>
      <w:r>
        <w:t xml:space="preserve"> of the Seventy Two</w:t>
      </w:r>
      <w:bookmarkEnd w:id="1365"/>
    </w:p>
    <w:p w14:paraId="2CFD651F" w14:textId="00DEA1AF" w:rsidR="007F571C" w:rsidRPr="007F571C" w:rsidRDefault="00191A26" w:rsidP="00191A26">
      <w:pPr>
        <w:pStyle w:val="Rubric"/>
      </w:pPr>
      <w:r>
        <w:t xml:space="preserve">See </w:t>
      </w:r>
      <w:r>
        <w:fldChar w:fldCharType="begin"/>
      </w:r>
      <w:r>
        <w:instrText xml:space="preserve"> REF _Ref434488644 \h </w:instrText>
      </w:r>
      <w:r>
        <w:fldChar w:fldCharType="separate"/>
      </w:r>
      <w:r w:rsidR="000C0A06">
        <w:t>A Doxology for the Apostles</w:t>
      </w:r>
      <w:r>
        <w:fldChar w:fldCharType="end"/>
      </w:r>
      <w:r>
        <w:t xml:space="preserve">, on pages </w:t>
      </w:r>
      <w:r>
        <w:fldChar w:fldCharType="begin"/>
      </w:r>
      <w:r>
        <w:instrText xml:space="preserve"> PAGEREF _Ref434488644 \h </w:instrText>
      </w:r>
      <w:r>
        <w:fldChar w:fldCharType="separate"/>
      </w:r>
      <w:r w:rsidR="000C0A06">
        <w:rPr>
          <w:noProof/>
        </w:rPr>
        <w:t>607</w:t>
      </w:r>
      <w:r>
        <w:fldChar w:fldCharType="end"/>
      </w:r>
      <w:r>
        <w:t xml:space="preserve">, </w:t>
      </w:r>
      <w:r>
        <w:fldChar w:fldCharType="begin"/>
      </w:r>
      <w:r>
        <w:instrText xml:space="preserve"> PAGEREF _Ref434488657 \h </w:instrText>
      </w:r>
      <w:r>
        <w:fldChar w:fldCharType="separate"/>
      </w:r>
      <w:r w:rsidR="000C0A06">
        <w:rPr>
          <w:noProof/>
        </w:rPr>
        <w:t>607</w:t>
      </w:r>
      <w:r>
        <w:fldChar w:fldCharType="end"/>
      </w:r>
      <w:r>
        <w:t xml:space="preserve">, or </w:t>
      </w:r>
      <w:r>
        <w:fldChar w:fldCharType="begin"/>
      </w:r>
      <w:r>
        <w:instrText xml:space="preserve"> PAGEREF _Ref434488992 \h </w:instrText>
      </w:r>
      <w:r>
        <w:fldChar w:fldCharType="separate"/>
      </w:r>
      <w:r w:rsidR="000C0A06">
        <w:rPr>
          <w:noProof/>
        </w:rPr>
        <w:t>609</w:t>
      </w:r>
      <w:r>
        <w:fldChar w:fldCharType="end"/>
      </w:r>
      <w:r>
        <w:t>.</w:t>
      </w:r>
    </w:p>
    <w:p w14:paraId="101D0E63" w14:textId="77777777" w:rsidR="00CA0AB7" w:rsidRDefault="00CA0AB7" w:rsidP="00CA0AB7">
      <w:pPr>
        <w:pStyle w:val="Heading3"/>
      </w:pPr>
      <w:bookmarkStart w:id="1366" w:name="_Toc448227527"/>
      <w:r>
        <w:t>December 18 (19) / Koiak 22: Archangel Gabriel</w:t>
      </w:r>
      <w:r w:rsidR="00481AE5">
        <w:t xml:space="preserve"> (Consecration)</w:t>
      </w:r>
      <w:bookmarkEnd w:id="1366"/>
    </w:p>
    <w:p w14:paraId="45BDA150" w14:textId="392AA360"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C0A06">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C0A06">
        <w:rPr>
          <w:noProof/>
        </w:rPr>
        <w:t>858</w:t>
      </w:r>
      <w:r w:rsidR="002409EF">
        <w:fldChar w:fldCharType="end"/>
      </w:r>
      <w:r>
        <w:t>.</w:t>
      </w:r>
    </w:p>
    <w:p w14:paraId="16E2607E" w14:textId="77777777" w:rsidR="009F60F1" w:rsidRDefault="009F60F1" w:rsidP="009F60F1">
      <w:pPr>
        <w:pStyle w:val="Heading3"/>
      </w:pPr>
      <w:bookmarkStart w:id="1367" w:name="_Toc448227528"/>
      <w:r>
        <w:t>December 20 (21) / Koiak 24: The Birth of St. Takle Haymanot</w:t>
      </w:r>
      <w:bookmarkEnd w:id="1367"/>
    </w:p>
    <w:p w14:paraId="059C80DE" w14:textId="3A15922B"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C0A06">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C0A06">
        <w:rPr>
          <w:noProof/>
        </w:rPr>
        <w:t>948</w:t>
      </w:r>
      <w:r w:rsidR="002409EF">
        <w:fldChar w:fldCharType="end"/>
      </w:r>
      <w:r>
        <w:t>.</w:t>
      </w:r>
    </w:p>
    <w:p w14:paraId="600875E0" w14:textId="77777777" w:rsidR="00FF5FF3" w:rsidRDefault="00FF5FF3" w:rsidP="00FF5FF3">
      <w:pPr>
        <w:pStyle w:val="Heading3"/>
      </w:pPr>
      <w:bookmarkStart w:id="1368" w:name="_Toc448227529"/>
      <w:r>
        <w:t>December 21 (22) / Koiak 25: St. John Kami</w:t>
      </w:r>
      <w:bookmarkEnd w:id="1368"/>
    </w:p>
    <w:p w14:paraId="3F9EF92D" w14:textId="77777777" w:rsidR="00810F04" w:rsidRPr="00810F04" w:rsidRDefault="00810F04" w:rsidP="00810F04">
      <w:pPr>
        <w:pStyle w:val="Heading4"/>
      </w:pPr>
      <w:bookmarkStart w:id="1369" w:name="_Ref434491108"/>
      <w:r>
        <w:t>The Doxology for St. John Kami</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70" w:name="_Toc448227530"/>
      <w:r>
        <w:t>December 24 (25) / Koiak 28: Nativity Preparation Day</w:t>
      </w:r>
      <w:bookmarkEnd w:id="1370"/>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71" w:name="_Ref434477504"/>
      <w:r>
        <w:t>The Doxology</w:t>
      </w:r>
      <w:r w:rsidR="00E21EA3">
        <w:t xml:space="preserve"> for the Preparation Day of Nativity</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72" w:name="_Toc448227531"/>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3"/>
            <w:r>
              <w:t>Theotokos</w:t>
            </w:r>
            <w:commentRangeEnd w:id="1373"/>
            <w:r>
              <w:rPr>
                <w:rStyle w:val="CommentReference"/>
                <w:rFonts w:ascii="Times New Roman" w:eastAsiaTheme="minorHAnsi" w:hAnsi="Times New Roman" w:cstheme="minorBidi"/>
                <w:color w:val="auto"/>
              </w:rPr>
              <w:commentReference w:id="1373"/>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72"/>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4" w:name="_Ref434477532"/>
      <w:r>
        <w:t xml:space="preserve">The </w:t>
      </w:r>
      <w:r w:rsidR="00C33BEB">
        <w:t xml:space="preserve">First </w:t>
      </w:r>
      <w:r>
        <w:t>Doxology</w:t>
      </w:r>
      <w:r w:rsidR="00C33BEB">
        <w:t xml:space="preserve"> for Nativity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5" w:name="_Ref434477542"/>
      <w:r>
        <w:t>The Second Doxology for Nativity</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6"/>
            <w:r>
              <w:t xml:space="preserve">rescued </w:t>
            </w:r>
            <w:commentRangeEnd w:id="1376"/>
            <w:r>
              <w:rPr>
                <w:rStyle w:val="CommentReference"/>
                <w:rFonts w:ascii="Times New Roman" w:eastAsiaTheme="minorHAnsi" w:hAnsi="Times New Roman" w:cstheme="minorBidi"/>
                <w:color w:val="auto"/>
              </w:rPr>
              <w:commentReference w:id="1376"/>
            </w:r>
            <w:r>
              <w:t>and saved us,</w:t>
            </w:r>
          </w:p>
          <w:p w14:paraId="372D1056" w14:textId="77777777" w:rsidR="00C33BEB" w:rsidRDefault="00C33BEB" w:rsidP="00C33BEB">
            <w:pPr>
              <w:pStyle w:val="EngHangEnd"/>
            </w:pPr>
            <w:commentRangeStart w:id="1377"/>
            <w:r>
              <w:t xml:space="preserve">We </w:t>
            </w:r>
            <w:commentRangeEnd w:id="1377"/>
            <w:r>
              <w:rPr>
                <w:rStyle w:val="CommentReference"/>
                <w:rFonts w:ascii="Times New Roman" w:eastAsiaTheme="minorHAnsi" w:hAnsi="Times New Roman" w:cstheme="minorBidi"/>
                <w:color w:val="auto"/>
              </w:rPr>
              <w:commentReference w:id="137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8" w:name="_Ref434477554"/>
      <w:r>
        <w:t>The Third Doxology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9" w:name="_Ref434475057"/>
      <w:r>
        <w:t>The Sunday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80" w:name="_Ref434475083"/>
      <w:r>
        <w:t>The Monday Psali Adam</w:t>
      </w:r>
      <w:r w:rsidR="006C1B94">
        <w:t xml:space="preserve"> for Nativity</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4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81" w:name="_Ref434475102"/>
      <w:r>
        <w:t>The Tuesday Psali Adam</w:t>
      </w:r>
      <w:r w:rsidR="006C1B94">
        <w:t xml:space="preserve"> for Nativity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2"/>
            <w:r>
              <w:t xml:space="preserve">Shone </w:t>
            </w:r>
            <w:commentRangeEnd w:id="1382"/>
            <w:r>
              <w:rPr>
                <w:rStyle w:val="CommentReference"/>
              </w:rPr>
              <w:commentReference w:id="138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3"/>
            <w:r>
              <w:t>All</w:t>
            </w:r>
            <w:commentRangeEnd w:id="1383"/>
            <w:r>
              <w:rPr>
                <w:rStyle w:val="CommentReference"/>
              </w:rPr>
              <w:commentReference w:id="138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4"/>
            <w:r>
              <w:t>seals</w:t>
            </w:r>
            <w:commentRangeEnd w:id="1384"/>
            <w:r>
              <w:rPr>
                <w:rStyle w:val="CommentReference"/>
              </w:rPr>
              <w:commentReference w:id="138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5"/>
            <w:r>
              <w:t>Tetra</w:t>
            </w:r>
            <w:commentRangeEnd w:id="1385"/>
            <w:r>
              <w:rPr>
                <w:rStyle w:val="CommentReference"/>
              </w:rPr>
              <w:commentReference w:id="138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6"/>
            <w:r>
              <w:t xml:space="preserve">flaming </w:t>
            </w:r>
            <w:commentRangeEnd w:id="1386"/>
            <w:r>
              <w:rPr>
                <w:rStyle w:val="CommentReference"/>
              </w:rPr>
              <w:commentReference w:id="138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7"/>
            <w:r>
              <w:t>disease</w:t>
            </w:r>
            <w:commentRangeEnd w:id="1387"/>
            <w:r>
              <w:rPr>
                <w:rStyle w:val="CommentReference"/>
              </w:rPr>
              <w:commentReference w:id="138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8" w:name="_Ref434475128"/>
      <w:r>
        <w:t>The Wednesday Psali Batos</w:t>
      </w:r>
      <w:r w:rsidR="006C1B94">
        <w:t xml:space="preserve"> for Nativity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9" w:name="_Ref434475150"/>
      <w:r>
        <w:t>The Thursday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90"/>
            <w:r>
              <w:t xml:space="preserve">Isaiah </w:t>
            </w:r>
            <w:commentRangeEnd w:id="1390"/>
            <w:r>
              <w:rPr>
                <w:rStyle w:val="CommentReference"/>
              </w:rPr>
              <w:commentReference w:id="139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91" w:name="_Ref434475177"/>
      <w:r>
        <w:t>The Friday Psali Batos</w:t>
      </w:r>
      <w:r w:rsidR="006C1B94">
        <w:t xml:space="preserve"> for Nativity</w:t>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2" w:name="_Ref434475196"/>
      <w:r>
        <w:t>The Saturday Psali Batos</w:t>
      </w:r>
      <w:r w:rsidR="006C1B94">
        <w:t xml:space="preserve"> for Nativity</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3"/>
            <w:r>
              <w:t>For I cannot speak.</w:t>
            </w:r>
            <w:commentRangeEnd w:id="1393"/>
            <w:r>
              <w:rPr>
                <w:rStyle w:val="CommentReference"/>
              </w:rPr>
              <w:commentReference w:id="139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4" w:name="_Toc448227532"/>
      <w:r>
        <w:t>December 26 (27) / Koiak 30: The Second Day of the Feast of the Nativity</w:t>
      </w:r>
      <w:bookmarkEnd w:id="139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5" w:name="_Ref434561401"/>
      <w:bookmarkStart w:id="1396" w:name="_Toc448227533"/>
      <w:r>
        <w:t>December 27 (28) / Tobi 1: St. Stephen Day</w:t>
      </w:r>
      <w:bookmarkEnd w:id="1395"/>
      <w:bookmarkEnd w:id="1396"/>
    </w:p>
    <w:p w14:paraId="1250AF95" w14:textId="3E509EAA"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C0A06">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C0A06">
        <w:rPr>
          <w:noProof/>
        </w:rPr>
        <w:t>610</w:t>
      </w:r>
      <w:r w:rsidR="002409EF">
        <w:fldChar w:fldCharType="end"/>
      </w:r>
      <w:r w:rsidR="002409EF">
        <w:t>.</w:t>
      </w:r>
    </w:p>
    <w:p w14:paraId="3C6CAB04" w14:textId="77777777" w:rsidR="00073003" w:rsidRDefault="00073003" w:rsidP="00073003">
      <w:pPr>
        <w:pStyle w:val="Heading3"/>
      </w:pPr>
      <w:bookmarkStart w:id="1397" w:name="_Toc448227534"/>
      <w:r>
        <w:t>December 29 (30) / Tobi 3: The One Hundred and Forty Four Thousand</w:t>
      </w:r>
      <w:bookmarkEnd w:id="1397"/>
    </w:p>
    <w:p w14:paraId="2FE981A9" w14:textId="77777777" w:rsidR="00073003" w:rsidRDefault="00073003" w:rsidP="00073003">
      <w:pPr>
        <w:pStyle w:val="Heading4"/>
      </w:pPr>
      <w:bookmarkStart w:id="1398" w:name="_Ref434488616"/>
      <w:r>
        <w:t>The Doxology</w:t>
      </w:r>
      <w:r w:rsidR="00B46E6E">
        <w:t xml:space="preserve"> for the One Hundred and Forty Four Thousand</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4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4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9" w:name="_Ref434564016"/>
      <w:bookmarkStart w:id="1400" w:name="_Toc448227535"/>
      <w:r>
        <w:t>December 30 (31) / Tobi 4: St. John the Evangelist</w:t>
      </w:r>
      <w:bookmarkEnd w:id="1399"/>
      <w:bookmarkEnd w:id="1400"/>
    </w:p>
    <w:p w14:paraId="3C0BCC81" w14:textId="77777777" w:rsidR="00FF5FF3" w:rsidRDefault="00FF5FF3" w:rsidP="00FF5FF3">
      <w:pPr>
        <w:pStyle w:val="Heading4"/>
      </w:pPr>
      <w:bookmarkStart w:id="1401" w:name="_Ref434488768"/>
      <w:r>
        <w:t>The Doxology</w:t>
      </w:r>
      <w:r w:rsidR="00B46E6E">
        <w:t xml:space="preserve"> for</w:t>
      </w:r>
      <w:r w:rsidR="00BC160E">
        <w:t xml:space="preserve"> St. John the Evangelist</w:t>
      </w:r>
      <w:bookmarkEnd w:id="14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2"/>
            <w:r>
              <w:t>Zebulun</w:t>
            </w:r>
            <w:commentRangeEnd w:id="1402"/>
            <w:r>
              <w:rPr>
                <w:rStyle w:val="FootnoteReference"/>
              </w:rPr>
              <w:footnoteReference w:id="943"/>
            </w:r>
            <w:r>
              <w:rPr>
                <w:rStyle w:val="CommentReference"/>
                <w:rFonts w:ascii="Times New Roman" w:eastAsiaTheme="minorHAnsi" w:hAnsi="Times New Roman" w:cstheme="minorBidi"/>
                <w:color w:val="auto"/>
              </w:rPr>
              <w:commentReference w:id="140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4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3" w:name="_Toc410196204"/>
      <w:bookmarkStart w:id="1404" w:name="_Toc410196446"/>
      <w:bookmarkStart w:id="1405" w:name="_Toc410196948"/>
      <w:bookmarkStart w:id="1406" w:name="_Toc448696649"/>
      <w:bookmarkStart w:id="1407" w:name="January"/>
      <w:bookmarkEnd w:id="1328"/>
      <w:bookmarkEnd w:id="1347"/>
      <w:bookmarkEnd w:id="1348"/>
      <w:bookmarkEnd w:id="1349"/>
      <w:r>
        <w:t>January</w:t>
      </w:r>
      <w:bookmarkEnd w:id="1403"/>
      <w:bookmarkEnd w:id="1404"/>
      <w:bookmarkEnd w:id="1405"/>
      <w:r w:rsidR="00FF5FF3">
        <w:t xml:space="preserve"> or </w:t>
      </w:r>
      <w:r w:rsidR="00FF5FF3">
        <w:rPr>
          <w:rFonts w:ascii="FreeSerifAvvaShenouda" w:hAnsi="FreeSerifAvvaShenouda" w:cs="FreeSerifAvvaShenouda"/>
        </w:rPr>
        <w:t>Ⲧⲱⲃⲓ</w:t>
      </w:r>
      <w:bookmarkEnd w:id="1406"/>
    </w:p>
    <w:bookmarkStart w:id="1408" w:name="_Toc410196205" w:displacedByCustomXml="next"/>
    <w:bookmarkStart w:id="1409" w:name="_Toc410196447" w:displacedByCustomXml="next"/>
    <w:bookmarkStart w:id="1410" w:name="_Toc410196949" w:displacedByCustomXml="next"/>
    <w:sdt>
      <w:sdtPr>
        <w:id w:val="-286434970"/>
        <w:docPartObj>
          <w:docPartGallery w:val="Table of Contents"/>
          <w:docPartUnique/>
        </w:docPartObj>
      </w:sdtPr>
      <w:sdtEndPr>
        <w:rPr>
          <w:b/>
          <w:bCs/>
          <w:noProof/>
        </w:rPr>
      </w:sdtEndPr>
      <w:sdtContent>
        <w:p w14:paraId="3201AE1E" w14:textId="7E1A1F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C0A06">
              <w:rPr>
                <w:noProof/>
                <w:webHidden/>
              </w:rPr>
              <w:t>772</w:t>
            </w:r>
            <w:r w:rsidR="00E35F1F">
              <w:rPr>
                <w:noProof/>
                <w:webHidden/>
              </w:rPr>
              <w:fldChar w:fldCharType="end"/>
            </w:r>
          </w:hyperlink>
        </w:p>
        <w:p w14:paraId="05817EC8" w14:textId="7AD3E3B2" w:rsidR="00E35F1F" w:rsidRDefault="00464893">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C0A06">
              <w:rPr>
                <w:noProof/>
                <w:webHidden/>
              </w:rPr>
              <w:t>781</w:t>
            </w:r>
            <w:r w:rsidR="00E35F1F">
              <w:rPr>
                <w:noProof/>
                <w:webHidden/>
              </w:rPr>
              <w:fldChar w:fldCharType="end"/>
            </w:r>
          </w:hyperlink>
        </w:p>
        <w:p w14:paraId="53E975E1" w14:textId="19DCD8E9" w:rsidR="00E35F1F" w:rsidRDefault="00464893">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C0A06">
              <w:rPr>
                <w:noProof/>
                <w:webHidden/>
              </w:rPr>
              <w:t>813</w:t>
            </w:r>
            <w:r w:rsidR="00E35F1F">
              <w:rPr>
                <w:noProof/>
                <w:webHidden/>
              </w:rPr>
              <w:fldChar w:fldCharType="end"/>
            </w:r>
          </w:hyperlink>
        </w:p>
        <w:p w14:paraId="3E5C0D8F" w14:textId="103F02F6" w:rsidR="00E35F1F" w:rsidRDefault="00464893">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C0A06">
              <w:rPr>
                <w:noProof/>
                <w:webHidden/>
              </w:rPr>
              <w:t>814</w:t>
            </w:r>
            <w:r w:rsidR="00E35F1F">
              <w:rPr>
                <w:noProof/>
                <w:webHidden/>
              </w:rPr>
              <w:fldChar w:fldCharType="end"/>
            </w:r>
          </w:hyperlink>
        </w:p>
        <w:p w14:paraId="6C80F21A" w14:textId="1BD46E65" w:rsidR="00E35F1F" w:rsidRDefault="00464893">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C0A06">
              <w:rPr>
                <w:noProof/>
                <w:webHidden/>
              </w:rPr>
              <w:t>814</w:t>
            </w:r>
            <w:r w:rsidR="00E35F1F">
              <w:rPr>
                <w:noProof/>
                <w:webHidden/>
              </w:rPr>
              <w:fldChar w:fldCharType="end"/>
            </w:r>
          </w:hyperlink>
        </w:p>
        <w:p w14:paraId="29D4B067" w14:textId="563987B3" w:rsidR="00E35F1F" w:rsidRDefault="00464893">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C0A06">
              <w:rPr>
                <w:noProof/>
                <w:webHidden/>
              </w:rPr>
              <w:t>815</w:t>
            </w:r>
            <w:r w:rsidR="00E35F1F">
              <w:rPr>
                <w:noProof/>
                <w:webHidden/>
              </w:rPr>
              <w:fldChar w:fldCharType="end"/>
            </w:r>
          </w:hyperlink>
        </w:p>
        <w:p w14:paraId="5F803B0E" w14:textId="40CA7343" w:rsidR="00E35F1F" w:rsidRDefault="00464893">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C0A06">
              <w:rPr>
                <w:noProof/>
                <w:webHidden/>
              </w:rPr>
              <w:t>824</w:t>
            </w:r>
            <w:r w:rsidR="00E35F1F">
              <w:rPr>
                <w:noProof/>
                <w:webHidden/>
              </w:rPr>
              <w:fldChar w:fldCharType="end"/>
            </w:r>
          </w:hyperlink>
        </w:p>
        <w:p w14:paraId="5566678B" w14:textId="78CD6FC3" w:rsidR="00E35F1F" w:rsidRDefault="00464893">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C0A06">
              <w:rPr>
                <w:noProof/>
                <w:webHidden/>
              </w:rPr>
              <w:t>826</w:t>
            </w:r>
            <w:r w:rsidR="00E35F1F">
              <w:rPr>
                <w:noProof/>
                <w:webHidden/>
              </w:rPr>
              <w:fldChar w:fldCharType="end"/>
            </w:r>
          </w:hyperlink>
        </w:p>
        <w:p w14:paraId="549F2912" w14:textId="128A9A36" w:rsidR="00E35F1F" w:rsidRDefault="00464893">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C0A06">
              <w:rPr>
                <w:noProof/>
                <w:webHidden/>
              </w:rPr>
              <w:t>827</w:t>
            </w:r>
            <w:r w:rsidR="00E35F1F">
              <w:rPr>
                <w:noProof/>
                <w:webHidden/>
              </w:rPr>
              <w:fldChar w:fldCharType="end"/>
            </w:r>
          </w:hyperlink>
        </w:p>
        <w:p w14:paraId="78F76EC1" w14:textId="53642F70" w:rsidR="00E35F1F" w:rsidRDefault="00464893">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C0A06">
              <w:rPr>
                <w:noProof/>
                <w:webHidden/>
              </w:rPr>
              <w:t>828</w:t>
            </w:r>
            <w:r w:rsidR="00E35F1F">
              <w:rPr>
                <w:noProof/>
                <w:webHidden/>
              </w:rPr>
              <w:fldChar w:fldCharType="end"/>
            </w:r>
          </w:hyperlink>
        </w:p>
        <w:p w14:paraId="4760CC70" w14:textId="5D04C570" w:rsidR="00E35F1F" w:rsidRDefault="00464893">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C0A06">
              <w:rPr>
                <w:noProof/>
                <w:webHidden/>
              </w:rPr>
              <w:t>829</w:t>
            </w:r>
            <w:r w:rsidR="00E35F1F">
              <w:rPr>
                <w:noProof/>
                <w:webHidden/>
              </w:rPr>
              <w:fldChar w:fldCharType="end"/>
            </w:r>
          </w:hyperlink>
        </w:p>
        <w:p w14:paraId="678FB4EF" w14:textId="64C74C36" w:rsidR="00E35F1F" w:rsidRDefault="00464893">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C0A06">
              <w:rPr>
                <w:noProof/>
                <w:webHidden/>
              </w:rPr>
              <w:t>830</w:t>
            </w:r>
            <w:r w:rsidR="00E35F1F">
              <w:rPr>
                <w:noProof/>
                <w:webHidden/>
              </w:rPr>
              <w:fldChar w:fldCharType="end"/>
            </w:r>
          </w:hyperlink>
        </w:p>
        <w:p w14:paraId="0F1D2346" w14:textId="0971E100" w:rsidR="00E35F1F" w:rsidRDefault="00464893">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C0A06">
              <w:rPr>
                <w:noProof/>
                <w:webHidden/>
              </w:rPr>
              <w:t>830</w:t>
            </w:r>
            <w:r w:rsidR="00E35F1F">
              <w:rPr>
                <w:noProof/>
                <w:webHidden/>
              </w:rPr>
              <w:fldChar w:fldCharType="end"/>
            </w:r>
          </w:hyperlink>
        </w:p>
        <w:p w14:paraId="6BDEDDDD" w14:textId="2F9AF58F" w:rsidR="00E35F1F" w:rsidRDefault="00464893">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C0A06">
              <w:rPr>
                <w:noProof/>
                <w:webHidden/>
              </w:rPr>
              <w:t>831</w:t>
            </w:r>
            <w:r w:rsidR="00E35F1F">
              <w:rPr>
                <w:noProof/>
                <w:webHidden/>
              </w:rPr>
              <w:fldChar w:fldCharType="end"/>
            </w:r>
          </w:hyperlink>
        </w:p>
        <w:p w14:paraId="5FF25248" w14:textId="1FCB3E06" w:rsidR="00E35F1F" w:rsidRDefault="00464893">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C0A06">
              <w:rPr>
                <w:noProof/>
                <w:webHidden/>
              </w:rPr>
              <w:t>831</w:t>
            </w:r>
            <w:r w:rsidR="00E35F1F">
              <w:rPr>
                <w:noProof/>
                <w:webHidden/>
              </w:rPr>
              <w:fldChar w:fldCharType="end"/>
            </w:r>
          </w:hyperlink>
        </w:p>
        <w:p w14:paraId="6E4B7CAE" w14:textId="39E3F92B" w:rsidR="00E35F1F" w:rsidRDefault="00464893">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C0A06">
              <w:rPr>
                <w:noProof/>
                <w:webHidden/>
              </w:rPr>
              <w:t>832</w:t>
            </w:r>
            <w:r w:rsidR="00E35F1F">
              <w:rPr>
                <w:noProof/>
                <w:webHidden/>
              </w:rPr>
              <w:fldChar w:fldCharType="end"/>
            </w:r>
          </w:hyperlink>
        </w:p>
        <w:p w14:paraId="60FB07F6" w14:textId="5780C743" w:rsidR="00E35F1F" w:rsidRDefault="00464893">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C0A06">
              <w:rPr>
                <w:noProof/>
                <w:webHidden/>
              </w:rPr>
              <w:t>832</w:t>
            </w:r>
            <w:r w:rsidR="00E35F1F">
              <w:rPr>
                <w:noProof/>
                <w:webHidden/>
              </w:rPr>
              <w:fldChar w:fldCharType="end"/>
            </w:r>
          </w:hyperlink>
        </w:p>
        <w:p w14:paraId="196D3FD0" w14:textId="1B96A31B" w:rsidR="00E35F1F" w:rsidRDefault="00464893">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C0A06">
              <w:rPr>
                <w:noProof/>
                <w:webHidden/>
              </w:rPr>
              <w:t>832</w:t>
            </w:r>
            <w:r w:rsidR="00E35F1F">
              <w:rPr>
                <w:noProof/>
                <w:webHidden/>
              </w:rPr>
              <w:fldChar w:fldCharType="end"/>
            </w:r>
          </w:hyperlink>
        </w:p>
        <w:p w14:paraId="0F35C111" w14:textId="6A3DEA85" w:rsidR="00E35F1F" w:rsidRDefault="00464893">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C0A06">
              <w:rPr>
                <w:noProof/>
                <w:webHidden/>
              </w:rPr>
              <w:t>833</w:t>
            </w:r>
            <w:r w:rsidR="00E35F1F">
              <w:rPr>
                <w:noProof/>
                <w:webHidden/>
              </w:rPr>
              <w:fldChar w:fldCharType="end"/>
            </w:r>
          </w:hyperlink>
        </w:p>
        <w:p w14:paraId="1C3C6CFD" w14:textId="0B57A334" w:rsidR="00E35F1F" w:rsidRDefault="00464893">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C0A06">
              <w:rPr>
                <w:noProof/>
                <w:webHidden/>
              </w:rPr>
              <w:t>834</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11" w:name="_Toc448227536"/>
      <w:r>
        <w:rPr>
          <w:lang w:val="en-US"/>
        </w:rPr>
        <w:t>January 1 (2) / Tobi 6</w:t>
      </w:r>
      <w:r w:rsidR="00FF5FF3">
        <w:rPr>
          <w:lang w:val="en-US"/>
        </w:rPr>
        <w:t xml:space="preserve">: The Feast of the </w:t>
      </w:r>
      <w:r w:rsidR="00495F1A">
        <w:t>Circumcision</w:t>
      </w:r>
      <w:bookmarkEnd w:id="1410"/>
      <w:bookmarkEnd w:id="1409"/>
      <w:bookmarkEnd w:id="1408"/>
      <w:bookmarkEnd w:id="1411"/>
    </w:p>
    <w:p w14:paraId="1387E376" w14:textId="77777777" w:rsidR="00FF5FF3" w:rsidRDefault="00FF5FF3" w:rsidP="00FF5FF3">
      <w:pPr>
        <w:pStyle w:val="Heading4"/>
      </w:pPr>
      <w:bookmarkStart w:id="1412" w:name="_Ref434477590"/>
      <w:r>
        <w:t>The Doxology</w:t>
      </w:r>
      <w:r w:rsidR="00E21EA3">
        <w:t xml:space="preserve"> for the Circumcision</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3"/>
            <w:r>
              <w:t xml:space="preserve">Christian </w:t>
            </w:r>
            <w:commentRangeEnd w:id="1413"/>
            <w:r>
              <w:rPr>
                <w:rStyle w:val="CommentReference"/>
                <w:rFonts w:ascii="Times New Roman" w:eastAsiaTheme="minorHAnsi" w:hAnsi="Times New Roman" w:cstheme="minorBidi"/>
                <w:color w:val="auto"/>
              </w:rPr>
              <w:commentReference w:id="141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4" w:name="_Ref434475229"/>
      <w:r>
        <w:t>The Psali Adam</w:t>
      </w:r>
      <w:r w:rsidR="006C1B94">
        <w:t xml:space="preserve"> for the Circumcision</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5"/>
            <w:r>
              <w:t xml:space="preserve">Victorious </w:t>
            </w:r>
            <w:commentRangeEnd w:id="1415"/>
            <w:r>
              <w:rPr>
                <w:rStyle w:val="CommentReference"/>
              </w:rPr>
              <w:commentReference w:id="141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6" w:name="_Ref434475252"/>
      <w:r>
        <w:t>The Psali Batos</w:t>
      </w:r>
      <w:r w:rsidR="006C1B94">
        <w:t xml:space="preserve"> for the Circumcision</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7"/>
            <w:r>
              <w:t>divinity</w:t>
            </w:r>
            <w:commentRangeEnd w:id="1417"/>
            <w:r>
              <w:rPr>
                <w:rStyle w:val="CommentReference"/>
              </w:rPr>
              <w:commentReference w:id="141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8" w:name="_Toc410196206"/>
      <w:bookmarkStart w:id="1419" w:name="_Toc410196448"/>
      <w:bookmarkStart w:id="1420" w:name="_Toc410196950"/>
      <w:bookmarkStart w:id="1421" w:name="_Toc448227537"/>
      <w:r>
        <w:t xml:space="preserve">January 6 (7) / Tobi 11: The Feast of </w:t>
      </w:r>
      <w:r w:rsidR="00495F1A">
        <w:t>Theophany</w:t>
      </w:r>
      <w:bookmarkEnd w:id="1418"/>
      <w:bookmarkEnd w:id="1419"/>
      <w:bookmarkEnd w:id="1420"/>
      <w:bookmarkEnd w:id="1421"/>
    </w:p>
    <w:p w14:paraId="322B4F7B" w14:textId="77777777" w:rsidR="00FF5FF3" w:rsidRDefault="00430630" w:rsidP="00FF5FF3">
      <w:pPr>
        <w:pStyle w:val="Heading4"/>
      </w:pPr>
      <w:bookmarkStart w:id="1422" w:name="_Ref434477630"/>
      <w:r>
        <w:t>An</w:t>
      </w:r>
      <w:r w:rsidR="00FF5FF3">
        <w:t xml:space="preserve"> </w:t>
      </w:r>
      <w:r>
        <w:t xml:space="preserve">Abridged </w:t>
      </w:r>
      <w:r w:rsidR="00FF5FF3">
        <w:t>Doxology</w:t>
      </w:r>
      <w:r w:rsidR="00E21EA3">
        <w:t xml:space="preserve">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3" w:name="_Ref434477641"/>
      <w:r>
        <w:t>The First Doxology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4" w:name="_Ref434477660"/>
      <w:r>
        <w:t>The Second Doxology for Theophany</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5" w:name="_Ref434475280"/>
      <w:r>
        <w:t>The Sunday Psali Adam</w:t>
      </w:r>
      <w:r w:rsidR="006C1B94">
        <w:t xml:space="preserve"> for Theophany</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6"/>
            <w:r>
              <w:t xml:space="preserve">confirm </w:t>
            </w:r>
            <w:commentRangeEnd w:id="1426"/>
            <w:r>
              <w:rPr>
                <w:rStyle w:val="CommentReference"/>
              </w:rPr>
              <w:commentReference w:id="142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7"/>
            <w:r>
              <w:t>ⲛ̀ϫⲉ</w:t>
            </w:r>
            <w:commentRangeEnd w:id="1427"/>
            <w:r>
              <w:rPr>
                <w:rStyle w:val="CommentReference"/>
                <w:rFonts w:ascii="Times New Roman" w:hAnsi="Times New Roman"/>
              </w:rPr>
              <w:commentReference w:id="142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8"/>
            <w:r>
              <w:t>moved</w:t>
            </w:r>
            <w:commentRangeEnd w:id="1428"/>
            <w:r>
              <w:rPr>
                <w:rStyle w:val="CommentReference"/>
              </w:rPr>
              <w:commentReference w:id="142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9"/>
            <w:r>
              <w:t>thrice holy,</w:t>
            </w:r>
            <w:commentRangeEnd w:id="1429"/>
            <w:r>
              <w:rPr>
                <w:rStyle w:val="CommentReference"/>
              </w:rPr>
              <w:commentReference w:id="142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30" w:name="_Ref434475309"/>
      <w:r>
        <w:t>The Monday Psali Adam</w:t>
      </w:r>
      <w:r w:rsidR="006C1B94">
        <w:t xml:space="preserve"> for Theophany</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31"/>
            <w:r>
              <w:t xml:space="preserve">Ⲓⲱⲁⲛⲛⲟⲩ </w:t>
            </w:r>
            <w:commentRangeEnd w:id="1431"/>
            <w:r>
              <w:rPr>
                <w:rStyle w:val="CommentReference"/>
                <w:rFonts w:ascii="Times New Roman" w:hAnsi="Times New Roman"/>
              </w:rPr>
              <w:commentReference w:id="143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2"/>
            <w:r>
              <w:rPr>
                <w:rFonts w:eastAsia="Arial Unicode MS" w:cs="FreeSerifAvvaShenouda"/>
              </w:rPr>
              <w:t>ⲛⲓϯϩⲟ</w:t>
            </w:r>
            <w:commentRangeEnd w:id="1432"/>
            <w:r>
              <w:rPr>
                <w:rStyle w:val="CommentReference"/>
                <w:rFonts w:ascii="Times New Roman" w:hAnsi="Times New Roman"/>
              </w:rPr>
              <w:commentReference w:id="143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3" w:name="_Ref434475331"/>
      <w:r>
        <w:t>The Tuesday Psali Adam</w:t>
      </w:r>
      <w:r w:rsidR="006C1B94">
        <w:t xml:space="preserve"> for Theophany</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4"/>
            <w:r>
              <w:t>ⲫⲏ</w:t>
            </w:r>
            <w:commentRangeEnd w:id="1434"/>
            <w:r>
              <w:rPr>
                <w:rStyle w:val="CommentReference"/>
                <w:rFonts w:ascii="Times New Roman" w:hAnsi="Times New Roman"/>
              </w:rPr>
              <w:commentReference w:id="143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5"/>
            <w:r>
              <w:t>ϯⲥⲩⲛⲧⲉⲗⲓⲁ</w:t>
            </w:r>
            <w:commentRangeEnd w:id="1435"/>
            <w:r>
              <w:rPr>
                <w:rStyle w:val="CommentReference"/>
                <w:rFonts w:ascii="Times New Roman" w:hAnsi="Times New Roman"/>
              </w:rPr>
              <w:commentReference w:id="143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6" w:name="_Ref434475362"/>
      <w:r>
        <w:t>The Wednesday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45"/>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7" w:name="_Ref434475388"/>
      <w:r>
        <w:t>The Thursday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8" w:name="_Ref434475411"/>
      <w:r>
        <w:t>The Friday Psali Batos</w:t>
      </w:r>
      <w:r w:rsidR="006C1B94">
        <w:t xml:space="preserve"> for Theophany</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9" w:name="_Ref434475434"/>
      <w:r>
        <w:t>The Saturday Psali Batos</w:t>
      </w:r>
      <w:r w:rsidR="006C1B94">
        <w:t xml:space="preserve"> for Theophany</w:t>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40"/>
            <w:r>
              <w:t>liberty</w:t>
            </w:r>
            <w:commentRangeEnd w:id="1440"/>
            <w:r>
              <w:rPr>
                <w:rStyle w:val="CommentReference"/>
              </w:rPr>
              <w:commentReference w:id="144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41"/>
            <w:r>
              <w:t xml:space="preserve">confirm </w:t>
            </w:r>
            <w:commentRangeEnd w:id="1441"/>
            <w:r>
              <w:rPr>
                <w:rStyle w:val="CommentReference"/>
              </w:rPr>
              <w:commentReference w:id="144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2" w:name="_Toc448227538"/>
      <w:r>
        <w:t>January 7 (8) / Tobi 12</w:t>
      </w:r>
      <w:r w:rsidR="001225FA">
        <w:t xml:space="preserve">: </w:t>
      </w:r>
      <w:r>
        <w:t>The Second Day of the Feast of Theophany</w:t>
      </w:r>
      <w:bookmarkEnd w:id="144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3" w:name="_Toc448227539"/>
      <w:r>
        <w:t>January 7 (8) / Tobi 12</w:t>
      </w:r>
      <w:r w:rsidR="001225FA">
        <w:t xml:space="preserve">: </w:t>
      </w:r>
      <w:r>
        <w:t>Also the Commemoration of Archangel Michael</w:t>
      </w:r>
      <w:bookmarkEnd w:id="1443"/>
    </w:p>
    <w:p w14:paraId="7B613D2A" w14:textId="77777777" w:rsidR="000C0A06" w:rsidRDefault="00191A26" w:rsidP="0082304E">
      <w:pPr>
        <w:pStyle w:val="Heading4"/>
      </w:pPr>
      <w:bookmarkStart w:id="1444" w:name="_Toc410196207"/>
      <w:bookmarkStart w:id="1445" w:name="_Toc410196449"/>
      <w:bookmarkStart w:id="1446" w:name="_Toc410196951"/>
      <w:r>
        <w:t xml:space="preserve">See </w:t>
      </w:r>
      <w:r>
        <w:fldChar w:fldCharType="begin"/>
      </w:r>
      <w:r>
        <w:instrText xml:space="preserve"> REF _Ref434561114 \h </w:instrText>
      </w:r>
      <w:r>
        <w:fldChar w:fldCharType="separate"/>
      </w:r>
      <w:r w:rsidR="000C0A06">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35D8CB72" w14:textId="77777777" w:rsidTr="0082304E">
        <w:trPr>
          <w:cantSplit/>
          <w:jc w:val="center"/>
        </w:trPr>
        <w:tc>
          <w:tcPr>
            <w:tcW w:w="288" w:type="dxa"/>
          </w:tcPr>
          <w:p w14:paraId="5C745B6F" w14:textId="77777777" w:rsidR="000C0A06" w:rsidRDefault="000C0A06" w:rsidP="0082304E">
            <w:pPr>
              <w:pStyle w:val="CopticCross"/>
            </w:pPr>
          </w:p>
        </w:tc>
        <w:tc>
          <w:tcPr>
            <w:tcW w:w="3960" w:type="dxa"/>
          </w:tcPr>
          <w:p w14:paraId="76E48FCE" w14:textId="77777777" w:rsidR="000C0A06" w:rsidRDefault="000C0A06" w:rsidP="00C83ECE">
            <w:pPr>
              <w:pStyle w:val="EngHang"/>
            </w:pPr>
            <w:r>
              <w:t>Through the intercessions</w:t>
            </w:r>
          </w:p>
          <w:p w14:paraId="396DD3EA" w14:textId="77777777" w:rsidR="000C0A06" w:rsidRDefault="000C0A06" w:rsidP="00C83ECE">
            <w:pPr>
              <w:pStyle w:val="EngHang"/>
            </w:pPr>
            <w:r>
              <w:t>Of the Four Incorporeal Beasts,</w:t>
            </w:r>
          </w:p>
          <w:p w14:paraId="45677812" w14:textId="77777777" w:rsidR="000C0A06" w:rsidRDefault="000C0A06" w:rsidP="00C83ECE">
            <w:pPr>
              <w:pStyle w:val="EngHang"/>
            </w:pPr>
            <w:r>
              <w:t>The ministering flames of fire,</w:t>
            </w:r>
          </w:p>
          <w:p w14:paraId="2D762FFE" w14:textId="77777777" w:rsidR="000C0A06" w:rsidRDefault="000C0A06" w:rsidP="0082304E">
            <w:pPr>
              <w:pStyle w:val="EngHangEnd"/>
            </w:pPr>
            <w:r>
              <w:t>O Lord, grant us the forgiveness of our sins.</w:t>
            </w:r>
          </w:p>
        </w:tc>
        <w:tc>
          <w:tcPr>
            <w:tcW w:w="288" w:type="dxa"/>
          </w:tcPr>
          <w:p w14:paraId="2A1BFADE" w14:textId="77777777" w:rsidR="000C0A06" w:rsidRDefault="000C0A06" w:rsidP="0082304E"/>
        </w:tc>
        <w:tc>
          <w:tcPr>
            <w:tcW w:w="288" w:type="dxa"/>
          </w:tcPr>
          <w:p w14:paraId="0E73D717" w14:textId="77777777" w:rsidR="000C0A06" w:rsidRDefault="000C0A06" w:rsidP="0082304E">
            <w:pPr>
              <w:pStyle w:val="CopticCross"/>
            </w:pPr>
          </w:p>
        </w:tc>
        <w:tc>
          <w:tcPr>
            <w:tcW w:w="3960" w:type="dxa"/>
          </w:tcPr>
          <w:p w14:paraId="0D0F48ED" w14:textId="77777777" w:rsidR="000C0A06" w:rsidRDefault="000C0A06" w:rsidP="00C83ECE">
            <w:pPr>
              <w:pStyle w:val="CopticVersemulti-line"/>
            </w:pPr>
            <w:r>
              <w:t>Ϩⲓⲧⲉⲛ ⲛⲓⲡ̀ⲣⲉⲥⲃⲓⲁ̀</w:t>
            </w:r>
          </w:p>
          <w:p w14:paraId="1E6D6F16" w14:textId="77777777" w:rsidR="000C0A06" w:rsidRDefault="000C0A06" w:rsidP="00C83ECE">
            <w:pPr>
              <w:pStyle w:val="CopticVersemulti-line"/>
            </w:pPr>
            <w:r>
              <w:t>ⲛ̀ⲧⲉ ⲡⲓϥ̀ⲧⲟⲩ ⲛ̀ⲍⲱⲟⲛ ⲛ̀ⲁⲥⲱⲙⲁⲧⲟⲥ</w:t>
            </w:r>
          </w:p>
          <w:p w14:paraId="674B614D" w14:textId="77777777" w:rsidR="000C0A06" w:rsidRDefault="000C0A06" w:rsidP="00C83ECE">
            <w:pPr>
              <w:pStyle w:val="CopticVersemulti-line"/>
            </w:pPr>
            <w:r>
              <w:t>ⲛ̀ⲗⲓⲧⲟⲩⲣⲅⲟⲥ ⲛ̀ϣⲁϩ ⲛ̀ⲭ̀ⲣⲟⲙ:</w:t>
            </w:r>
          </w:p>
          <w:p w14:paraId="51E0BDA9" w14:textId="77777777" w:rsidR="000C0A06" w:rsidRPr="00C35319" w:rsidRDefault="000C0A06" w:rsidP="00C83ECE">
            <w:pPr>
              <w:pStyle w:val="CopticHangingVerse"/>
            </w:pPr>
            <w:r>
              <w:t>Ⲡϭⲟⲓⲥ ⲁⲣⲓϩ̀ⲙⲟⲧ ⲛⲁⲛ ⲙ̀ⲡⲓⲭⲱ ⲉ̀ⲃⲟⲗ ⲛ̀ⲧⲉ ⲛⲉⲛⲛⲟⲃⲓ.</w:t>
            </w:r>
          </w:p>
        </w:tc>
      </w:tr>
    </w:tbl>
    <w:p w14:paraId="5901A017" w14:textId="77777777" w:rsidR="000C0A06" w:rsidRDefault="000C0A06"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73FCE0E4" w14:textId="77777777" w:rsidTr="00C83ECE">
        <w:trPr>
          <w:cantSplit/>
          <w:jc w:val="center"/>
        </w:trPr>
        <w:tc>
          <w:tcPr>
            <w:tcW w:w="288" w:type="dxa"/>
          </w:tcPr>
          <w:p w14:paraId="2E677DBB" w14:textId="77777777" w:rsidR="000C0A06" w:rsidRDefault="000C0A06" w:rsidP="00C83ECE">
            <w:pPr>
              <w:pStyle w:val="CopticCross"/>
            </w:pPr>
          </w:p>
        </w:tc>
        <w:tc>
          <w:tcPr>
            <w:tcW w:w="3960" w:type="dxa"/>
          </w:tcPr>
          <w:p w14:paraId="534F2D93" w14:textId="77777777" w:rsidR="000C0A06" w:rsidRDefault="000C0A06" w:rsidP="00C83ECE">
            <w:pPr>
              <w:pStyle w:val="EngHang"/>
            </w:pPr>
            <w:r>
              <w:t>Hail to the four incorporeal living beasts,</w:t>
            </w:r>
          </w:p>
          <w:p w14:paraId="1F94348D" w14:textId="77777777" w:rsidR="000C0A06" w:rsidRDefault="000C0A06" w:rsidP="00C83ECE">
            <w:pPr>
              <w:pStyle w:val="EngHang"/>
            </w:pPr>
            <w:r>
              <w:t>Carrying the throne of God,</w:t>
            </w:r>
          </w:p>
          <w:p w14:paraId="13B0B807" w14:textId="77777777" w:rsidR="000C0A06" w:rsidRDefault="000C0A06" w:rsidP="00C83ECE">
            <w:pPr>
              <w:pStyle w:val="EngHang"/>
            </w:pPr>
            <w:r>
              <w:t>A lion’s face, and a calf’s face,</w:t>
            </w:r>
          </w:p>
          <w:p w14:paraId="7D909DDC" w14:textId="77777777" w:rsidR="000C0A06" w:rsidRDefault="000C0A06" w:rsidP="00C83ECE">
            <w:pPr>
              <w:pStyle w:val="EngHangEnd"/>
            </w:pPr>
            <w:r>
              <w:t>A man’s face, and an eagle’s face.</w:t>
            </w:r>
          </w:p>
        </w:tc>
        <w:tc>
          <w:tcPr>
            <w:tcW w:w="288" w:type="dxa"/>
          </w:tcPr>
          <w:p w14:paraId="3004FF67" w14:textId="77777777" w:rsidR="000C0A06" w:rsidRDefault="000C0A06" w:rsidP="00C83ECE"/>
        </w:tc>
        <w:tc>
          <w:tcPr>
            <w:tcW w:w="288" w:type="dxa"/>
          </w:tcPr>
          <w:p w14:paraId="4AC6DD45" w14:textId="77777777" w:rsidR="000C0A06" w:rsidRDefault="000C0A06" w:rsidP="00C83ECE">
            <w:pPr>
              <w:pStyle w:val="CopticCross"/>
            </w:pPr>
          </w:p>
        </w:tc>
        <w:tc>
          <w:tcPr>
            <w:tcW w:w="3960" w:type="dxa"/>
          </w:tcPr>
          <w:p w14:paraId="4A238B83" w14:textId="77777777" w:rsidR="000C0A06" w:rsidRDefault="000C0A06" w:rsidP="00C83ECE">
            <w:pPr>
              <w:pStyle w:val="CopticVersemulti-line"/>
            </w:pPr>
            <w:r>
              <w:t>Ⲭⲉⲣⲉ ⲡⲓϥ̀ⲧⲟⲩ ⲛ̀ⲍⲱⲟⲛ ⲛ̀ⲁ̀ⲥⲱⲙⲁⲧⲟⲥ:</w:t>
            </w:r>
          </w:p>
          <w:p w14:paraId="50AC0C90" w14:textId="77777777" w:rsidR="000C0A06" w:rsidRDefault="000C0A06" w:rsidP="00C83ECE">
            <w:pPr>
              <w:pStyle w:val="CopticVersemulti-line"/>
            </w:pPr>
            <w:r>
              <w:t>ⲉⲧϥⲁⲓ ϧⲁ ⲡⲓϩⲁⲣⲙⲁ ⲛ̀ⲧⲉ Ⲫϯ:</w:t>
            </w:r>
          </w:p>
          <w:p w14:paraId="736AC055" w14:textId="77777777" w:rsidR="000C0A06" w:rsidRDefault="000C0A06" w:rsidP="00C83ECE">
            <w:pPr>
              <w:pStyle w:val="CopticVersemulti-line"/>
            </w:pPr>
            <w:r>
              <w:t>ⲟⲩϩⲟ ⲙ̀ⲙⲟⲩⲓ̀ ⲛⲉⲙ ⲟⲩϩⲟ ⲙ̀ⲙⲁⲥⲓ:</w:t>
            </w:r>
          </w:p>
          <w:p w14:paraId="61617CC8" w14:textId="77777777" w:rsidR="000C0A06" w:rsidRPr="00C35319" w:rsidRDefault="000C0A06" w:rsidP="00C83ECE">
            <w:pPr>
              <w:pStyle w:val="CopticHangingVerse"/>
            </w:pPr>
            <w:r>
              <w:t>ⲛⲉⲙ ⲟⲩϩⲟ ⲛ̀ⲣⲱⲙⲓ ⲛⲉⲙ ⲟⲩϩⲟ ⲛ̀ⲁ̀ⲏ̀ⲧⲟⲥ.</w:t>
            </w:r>
          </w:p>
        </w:tc>
      </w:tr>
    </w:tbl>
    <w:p w14:paraId="474C7BAC" w14:textId="77777777" w:rsidR="000C0A06" w:rsidRDefault="000C0A06" w:rsidP="0082304E">
      <w:pPr>
        <w:pStyle w:val="Heading4"/>
      </w:pPr>
      <w:r>
        <w:t>The Gospel Response for the Four Incorporeal Beasts</w:t>
      </w:r>
    </w:p>
    <w:p w14:paraId="5C313E3D" w14:textId="77777777" w:rsidR="000C0A06" w:rsidRPr="00C14556" w:rsidRDefault="000C0A06" w:rsidP="00C14556">
      <w:pPr>
        <w:pStyle w:val="Rubric"/>
      </w:pPr>
      <w:r>
        <w:t>The last verse of the Doxology may be inserted into the Annual Gospel Response.</w:t>
      </w:r>
    </w:p>
    <w:p w14:paraId="322A578A" w14:textId="3020A654" w:rsidR="00191A26" w:rsidRPr="00B637D8" w:rsidRDefault="000C0A06"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6D1BDB" w14:textId="77777777" w:rsidR="006B44CE" w:rsidRDefault="006B44CE" w:rsidP="006B44CE">
      <w:pPr>
        <w:pStyle w:val="Heading3"/>
      </w:pPr>
      <w:bookmarkStart w:id="1447" w:name="_Ref434562461"/>
      <w:bookmarkStart w:id="1448" w:name="_Toc448227540"/>
      <w:r>
        <w:t>January 7 (8) / Tobi 12</w:t>
      </w:r>
      <w:r w:rsidR="001225FA">
        <w:t xml:space="preserve">: </w:t>
      </w:r>
      <w:commentRangeStart w:id="1449"/>
      <w:r>
        <w:t>Also St. Theodore Anatoly</w:t>
      </w:r>
      <w:commentRangeEnd w:id="1449"/>
      <w:r>
        <w:rPr>
          <w:rStyle w:val="CommentReference"/>
          <w:rFonts w:eastAsiaTheme="minorHAnsi" w:cstheme="minorBidi"/>
          <w:b w:val="0"/>
          <w:bCs w:val="0"/>
        </w:rPr>
        <w:commentReference w:id="1449"/>
      </w:r>
      <w:bookmarkEnd w:id="1447"/>
      <w:bookmarkEnd w:id="1448"/>
    </w:p>
    <w:p w14:paraId="7DD26869" w14:textId="77777777" w:rsidR="006B44CE" w:rsidRDefault="006B44CE" w:rsidP="006B44CE">
      <w:pPr>
        <w:pStyle w:val="Heading4"/>
      </w:pPr>
      <w:bookmarkStart w:id="1450" w:name="_Ref434477694"/>
      <w:bookmarkStart w:id="1451" w:name="_Ref434489376"/>
      <w:r>
        <w:t>The Doxology</w:t>
      </w:r>
      <w:bookmarkEnd w:id="1450"/>
      <w:r w:rsidR="00B46E6E">
        <w:t xml:space="preserve"> for St. Theodore Anatoly</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2" w:name="_Toc448227541"/>
      <w:r>
        <w:t>January 8 (9) / Tobi 13: The Feast of T</w:t>
      </w:r>
      <w:r w:rsidR="00495F1A">
        <w:t>he Wedding of Cana of Galilee</w:t>
      </w:r>
      <w:bookmarkEnd w:id="1444"/>
      <w:bookmarkEnd w:id="1445"/>
      <w:bookmarkEnd w:id="1446"/>
      <w:bookmarkEnd w:id="1452"/>
    </w:p>
    <w:p w14:paraId="46F7A60E" w14:textId="77777777" w:rsidR="00A37BB6" w:rsidRDefault="00A37BB6" w:rsidP="00A37BB6">
      <w:pPr>
        <w:pStyle w:val="Heading4"/>
      </w:pPr>
      <w:bookmarkStart w:id="1453" w:name="_Ref434477774"/>
      <w:r>
        <w:t>The Doxology</w:t>
      </w:r>
      <w:r w:rsidR="00E21EA3">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4" w:name="_Ref434475472"/>
      <w:r>
        <w:t>The Psali Adam</w:t>
      </w:r>
      <w:r w:rsidR="006C1B94">
        <w:t xml:space="preserve"> for the Wedding of Cana</w:t>
      </w:r>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5" w:name="_Ref434475500"/>
      <w:r>
        <w:t>The Psali Batos</w:t>
      </w:r>
      <w:r w:rsidR="006C1B94">
        <w:t xml:space="preserve"> for the Wedding of Cana</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6" w:name="_Ref434560112"/>
      <w:bookmarkStart w:id="1457" w:name="_Toc448227542"/>
      <w:r>
        <w:t>January 8 (9) / Tobi 13: Also the Martyrdom of St. Demiana</w:t>
      </w:r>
      <w:bookmarkEnd w:id="1456"/>
      <w:bookmarkEnd w:id="1457"/>
    </w:p>
    <w:p w14:paraId="1CED9AFC" w14:textId="3CFAA4D5"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C0A06">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C0A06">
        <w:rPr>
          <w:noProof/>
        </w:rPr>
        <w:t>613</w:t>
      </w:r>
      <w:r w:rsidR="002409EF">
        <w:fldChar w:fldCharType="end"/>
      </w:r>
      <w:r>
        <w:t>.</w:t>
      </w:r>
    </w:p>
    <w:p w14:paraId="625F7E74" w14:textId="77777777" w:rsidR="00B53E05" w:rsidRDefault="00B53E05" w:rsidP="00B53E05">
      <w:pPr>
        <w:pStyle w:val="Heading4"/>
      </w:pPr>
      <w:bookmarkStart w:id="1458" w:name="_Ref434490124"/>
      <w:r>
        <w:t>Another Doxology of St. Demiana</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46"/>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47"/>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9" w:name="_Ref434563224"/>
      <w:bookmarkStart w:id="1460" w:name="_Toc448227543"/>
      <w:r>
        <w:t>January 9 (10) / Tobi 14: St. Maximus</w:t>
      </w:r>
      <w:bookmarkEnd w:id="1459"/>
      <w:bookmarkEnd w:id="1460"/>
    </w:p>
    <w:p w14:paraId="1847ABB1" w14:textId="77777777" w:rsidR="00662600" w:rsidRDefault="00810F04" w:rsidP="00810F04">
      <w:pPr>
        <w:pStyle w:val="Heading4"/>
      </w:pPr>
      <w:bookmarkStart w:id="1461" w:name="_Ref434490957"/>
      <w:r>
        <w:t>The Doxology for</w:t>
      </w:r>
      <w:r w:rsidR="00662600">
        <w:t xml:space="preserve"> Sts. Maximus and Dometius</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48"/>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49"/>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5" w:name="_Toc448227544"/>
      <w:r>
        <w:t>Jan</w:t>
      </w:r>
      <w:r w:rsidR="00662600">
        <w:t>uary 12 (13) / Tobi 17: St. Dome</w:t>
      </w:r>
      <w:r>
        <w:t>tius</w:t>
      </w:r>
      <w:bookmarkEnd w:id="1465"/>
    </w:p>
    <w:p w14:paraId="1995A2EE" w14:textId="41C03B43"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C0A06">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C0A06">
        <w:rPr>
          <w:noProof/>
        </w:rPr>
        <w:t>826</w:t>
      </w:r>
      <w:r w:rsidR="002409EF">
        <w:fldChar w:fldCharType="end"/>
      </w:r>
      <w:r>
        <w:t>.</w:t>
      </w:r>
    </w:p>
    <w:p w14:paraId="31A975E9" w14:textId="2AC36875" w:rsidR="00740C6C" w:rsidRDefault="00740C6C" w:rsidP="00740C6C">
      <w:pPr>
        <w:pStyle w:val="Heading3"/>
      </w:pPr>
      <w:bookmarkStart w:id="1466" w:name="_Toc448227545"/>
      <w:r>
        <w:t>January 13 (14) / Tobi 18: St. Hilary of Poitiers</w:t>
      </w:r>
      <w:bookmarkEnd w:id="1466"/>
    </w:p>
    <w:p w14:paraId="17E429FC" w14:textId="7FC8029F" w:rsidR="00A96087" w:rsidRDefault="00A96087" w:rsidP="00A96087">
      <w:pPr>
        <w:pStyle w:val="Heading4"/>
      </w:pPr>
      <w:r>
        <w:t>The Doxology for St. Hilary of Poitiers</w:t>
      </w:r>
      <w:r w:rsidR="006035EE">
        <w:rPr>
          <w:rStyle w:val="FootnoteReference"/>
        </w:rPr>
        <w:footnoteReference w:id="95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7" w:name="_Toc448227546"/>
      <w:bookmarkStart w:id="1468" w:name="_Toc410196208"/>
      <w:bookmarkStart w:id="1469" w:name="_Toc410196450"/>
      <w:bookmarkStart w:id="1470" w:name="_Toc410196952"/>
      <w:r>
        <w:t>January 15 (16) / Tobi 20: Departure of St. Prochorus the Disciple</w:t>
      </w:r>
      <w:bookmarkEnd w:id="1467"/>
    </w:p>
    <w:p w14:paraId="19B1C0D1" w14:textId="2689A648" w:rsidR="00191A26" w:rsidRDefault="00191A26" w:rsidP="00191A26">
      <w:pPr>
        <w:pStyle w:val="Rubric"/>
      </w:pPr>
      <w:r>
        <w:t xml:space="preserve">See </w:t>
      </w:r>
      <w:r>
        <w:fldChar w:fldCharType="begin"/>
      </w:r>
      <w:r>
        <w:instrText xml:space="preserve"> REF _Ref434488644 \h </w:instrText>
      </w:r>
      <w:r>
        <w:fldChar w:fldCharType="separate"/>
      </w:r>
      <w:r w:rsidR="000C0A06">
        <w:t>A Doxology for the Apostles</w:t>
      </w:r>
      <w:r>
        <w:fldChar w:fldCharType="end"/>
      </w:r>
      <w:r>
        <w:t xml:space="preserve">, on pages </w:t>
      </w:r>
      <w:r>
        <w:fldChar w:fldCharType="begin"/>
      </w:r>
      <w:r>
        <w:instrText xml:space="preserve"> PAGEREF _Ref434488644 \h </w:instrText>
      </w:r>
      <w:r>
        <w:fldChar w:fldCharType="separate"/>
      </w:r>
      <w:r w:rsidR="000C0A06">
        <w:rPr>
          <w:noProof/>
        </w:rPr>
        <w:t>607</w:t>
      </w:r>
      <w:r>
        <w:fldChar w:fldCharType="end"/>
      </w:r>
      <w:r>
        <w:t xml:space="preserve">, </w:t>
      </w:r>
      <w:r>
        <w:fldChar w:fldCharType="begin"/>
      </w:r>
      <w:r>
        <w:instrText xml:space="preserve"> PAGEREF _Ref434488657 \h </w:instrText>
      </w:r>
      <w:r>
        <w:fldChar w:fldCharType="separate"/>
      </w:r>
      <w:r w:rsidR="000C0A06">
        <w:rPr>
          <w:noProof/>
        </w:rPr>
        <w:t>607</w:t>
      </w:r>
      <w:r>
        <w:fldChar w:fldCharType="end"/>
      </w:r>
      <w:r>
        <w:t xml:space="preserve">, or </w:t>
      </w:r>
      <w:r>
        <w:fldChar w:fldCharType="begin"/>
      </w:r>
      <w:r>
        <w:instrText xml:space="preserve"> PAGEREF _Ref434488992 \h </w:instrText>
      </w:r>
      <w:r>
        <w:fldChar w:fldCharType="separate"/>
      </w:r>
      <w:r w:rsidR="000C0A06">
        <w:rPr>
          <w:noProof/>
        </w:rPr>
        <w:t>609</w:t>
      </w:r>
      <w:r>
        <w:fldChar w:fldCharType="end"/>
      </w:r>
      <w:r>
        <w:t>.</w:t>
      </w:r>
    </w:p>
    <w:p w14:paraId="533EC0AE" w14:textId="77777777" w:rsidR="00495F1A" w:rsidRDefault="00FF5FF3" w:rsidP="00495F1A">
      <w:pPr>
        <w:pStyle w:val="Heading3"/>
      </w:pPr>
      <w:bookmarkStart w:id="1471" w:name="_Toc448227547"/>
      <w:r>
        <w:t xml:space="preserve">January 16 (17) / Tobi 21: </w:t>
      </w:r>
      <w:r w:rsidR="00495F1A">
        <w:t>The Dormition of the Virgin</w:t>
      </w:r>
      <w:bookmarkEnd w:id="1468"/>
      <w:bookmarkEnd w:id="1469"/>
      <w:bookmarkEnd w:id="1470"/>
      <w:bookmarkEnd w:id="1471"/>
    </w:p>
    <w:p w14:paraId="2972BA3D" w14:textId="0668DA6B"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0A06">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0A06">
        <w:rPr>
          <w:noProof/>
        </w:rPr>
        <w:t>940</w:t>
      </w:r>
      <w:r w:rsidR="007E24F9">
        <w:fldChar w:fldCharType="end"/>
      </w:r>
      <w:r w:rsidR="007E24F9">
        <w:t>.</w:t>
      </w:r>
    </w:p>
    <w:p w14:paraId="315F86A2" w14:textId="77777777" w:rsidR="00FF5FF3" w:rsidRDefault="00FF5FF3" w:rsidP="00FF5FF3">
      <w:pPr>
        <w:pStyle w:val="Heading3"/>
      </w:pPr>
      <w:bookmarkStart w:id="1472" w:name="_Ref434560171"/>
      <w:bookmarkStart w:id="1473" w:name="_Toc448227548"/>
      <w:r>
        <w:t>January 17 (18) / Tobi 22: St. Anthony the Great</w:t>
      </w:r>
      <w:bookmarkEnd w:id="1472"/>
      <w:bookmarkEnd w:id="1473"/>
    </w:p>
    <w:p w14:paraId="38BCD1D7" w14:textId="77777777" w:rsidR="00FF5FF3" w:rsidRDefault="00FF5FF3" w:rsidP="00FF5FF3">
      <w:pPr>
        <w:pStyle w:val="Heading4"/>
      </w:pPr>
      <w:bookmarkStart w:id="1474" w:name="_Ref434490340"/>
      <w:r>
        <w:t>The Doxology</w:t>
      </w:r>
      <w:r w:rsidR="00B46E6E">
        <w:t xml:space="preserve"> for St. Anthony the Great</w:t>
      </w:r>
      <w:bookmarkEnd w:id="1474"/>
    </w:p>
    <w:p w14:paraId="3ECAE88B" w14:textId="6B08740D"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C0A06">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C0A06">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5" w:name="_Toc448227549"/>
      <w:r>
        <w:t>January 18 (19) / Tobi 23: St. Timothy the Apostle</w:t>
      </w:r>
      <w:bookmarkEnd w:id="1475"/>
    </w:p>
    <w:p w14:paraId="7EAF3C01" w14:textId="1B74F8E7" w:rsidR="00191A26" w:rsidRDefault="00191A26" w:rsidP="00191A26">
      <w:pPr>
        <w:pStyle w:val="Rubric"/>
      </w:pPr>
      <w:r>
        <w:t xml:space="preserve">See </w:t>
      </w:r>
      <w:r>
        <w:fldChar w:fldCharType="begin"/>
      </w:r>
      <w:r>
        <w:instrText xml:space="preserve"> REF _Ref434488644 \h </w:instrText>
      </w:r>
      <w:r>
        <w:fldChar w:fldCharType="separate"/>
      </w:r>
      <w:r w:rsidR="000C0A06">
        <w:t>A Doxology for the Apostles</w:t>
      </w:r>
      <w:r>
        <w:fldChar w:fldCharType="end"/>
      </w:r>
      <w:r>
        <w:t xml:space="preserve">, on pages </w:t>
      </w:r>
      <w:r>
        <w:fldChar w:fldCharType="begin"/>
      </w:r>
      <w:r>
        <w:instrText xml:space="preserve"> PAGEREF _Ref434488644 \h </w:instrText>
      </w:r>
      <w:r>
        <w:fldChar w:fldCharType="separate"/>
      </w:r>
      <w:r w:rsidR="000C0A06">
        <w:rPr>
          <w:noProof/>
        </w:rPr>
        <w:t>607</w:t>
      </w:r>
      <w:r>
        <w:fldChar w:fldCharType="end"/>
      </w:r>
      <w:r>
        <w:t xml:space="preserve">, </w:t>
      </w:r>
      <w:r>
        <w:fldChar w:fldCharType="begin"/>
      </w:r>
      <w:r>
        <w:instrText xml:space="preserve"> PAGEREF _Ref434488657 \h </w:instrText>
      </w:r>
      <w:r>
        <w:fldChar w:fldCharType="separate"/>
      </w:r>
      <w:r w:rsidR="000C0A06">
        <w:rPr>
          <w:noProof/>
        </w:rPr>
        <w:t>607</w:t>
      </w:r>
      <w:r>
        <w:fldChar w:fldCharType="end"/>
      </w:r>
      <w:r>
        <w:t xml:space="preserve">, or </w:t>
      </w:r>
      <w:r>
        <w:fldChar w:fldCharType="begin"/>
      </w:r>
      <w:r>
        <w:instrText xml:space="preserve"> PAGEREF _Ref434488992 \h </w:instrText>
      </w:r>
      <w:r>
        <w:fldChar w:fldCharType="separate"/>
      </w:r>
      <w:r w:rsidR="000C0A06">
        <w:rPr>
          <w:noProof/>
        </w:rPr>
        <w:t>609</w:t>
      </w:r>
      <w:r>
        <w:fldChar w:fldCharType="end"/>
      </w:r>
      <w:r>
        <w:t>.</w:t>
      </w:r>
    </w:p>
    <w:p w14:paraId="239DDB91" w14:textId="77777777" w:rsidR="00596AC8" w:rsidRDefault="00596AC8" w:rsidP="00596AC8">
      <w:pPr>
        <w:pStyle w:val="Heading3"/>
      </w:pPr>
      <w:bookmarkStart w:id="1476" w:name="_Toc448227550"/>
      <w:r>
        <w:t>January 22 (23) / Tobi 27: Archangel Suriel</w:t>
      </w:r>
      <w:bookmarkEnd w:id="1476"/>
    </w:p>
    <w:p w14:paraId="79FCFE0C" w14:textId="77777777" w:rsidR="00596AC8" w:rsidRDefault="00596AC8" w:rsidP="00596AC8">
      <w:pPr>
        <w:pStyle w:val="Heading4"/>
      </w:pPr>
      <w:bookmarkStart w:id="1477" w:name="_Ref434488250"/>
      <w:r>
        <w:t>The Doxology</w:t>
      </w:r>
      <w:r w:rsidR="00B46E6E">
        <w:t xml:space="preserve"> for Archangel Suriel</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8" w:name="_Toc448227551"/>
      <w:r>
        <w:t>January 22 (23) / Tobi 27: Also Relocation of St. Timothy the Apostle’s Relics</w:t>
      </w:r>
      <w:bookmarkEnd w:id="1478"/>
    </w:p>
    <w:p w14:paraId="3FBC7E0C" w14:textId="18752E74" w:rsidR="00191A26" w:rsidRDefault="00191A26" w:rsidP="00191A26">
      <w:pPr>
        <w:pStyle w:val="Rubric"/>
      </w:pPr>
      <w:bookmarkStart w:id="1479" w:name="_Ref434560218"/>
      <w:r>
        <w:t xml:space="preserve">See </w:t>
      </w:r>
      <w:r>
        <w:fldChar w:fldCharType="begin"/>
      </w:r>
      <w:r>
        <w:instrText xml:space="preserve"> REF _Ref434488644 \h </w:instrText>
      </w:r>
      <w:r>
        <w:fldChar w:fldCharType="separate"/>
      </w:r>
      <w:r w:rsidR="000C0A06">
        <w:t>A Doxology for the Apostles</w:t>
      </w:r>
      <w:r>
        <w:fldChar w:fldCharType="end"/>
      </w:r>
      <w:r>
        <w:t xml:space="preserve">, on pages </w:t>
      </w:r>
      <w:r>
        <w:fldChar w:fldCharType="begin"/>
      </w:r>
      <w:r>
        <w:instrText xml:space="preserve"> PAGEREF _Ref434488644 \h </w:instrText>
      </w:r>
      <w:r>
        <w:fldChar w:fldCharType="separate"/>
      </w:r>
      <w:r w:rsidR="000C0A06">
        <w:rPr>
          <w:noProof/>
        </w:rPr>
        <w:t>607</w:t>
      </w:r>
      <w:r>
        <w:fldChar w:fldCharType="end"/>
      </w:r>
      <w:r>
        <w:t xml:space="preserve">, </w:t>
      </w:r>
      <w:r>
        <w:fldChar w:fldCharType="begin"/>
      </w:r>
      <w:r>
        <w:instrText xml:space="preserve"> PAGEREF _Ref434488657 \h </w:instrText>
      </w:r>
      <w:r>
        <w:fldChar w:fldCharType="separate"/>
      </w:r>
      <w:r w:rsidR="000C0A06">
        <w:rPr>
          <w:noProof/>
        </w:rPr>
        <w:t>607</w:t>
      </w:r>
      <w:r>
        <w:fldChar w:fldCharType="end"/>
      </w:r>
      <w:r>
        <w:t xml:space="preserve">, or </w:t>
      </w:r>
      <w:r>
        <w:fldChar w:fldCharType="begin"/>
      </w:r>
      <w:r>
        <w:instrText xml:space="preserve"> PAGEREF _Ref434488992 \h </w:instrText>
      </w:r>
      <w:r>
        <w:fldChar w:fldCharType="separate"/>
      </w:r>
      <w:r w:rsidR="000C0A06">
        <w:rPr>
          <w:noProof/>
        </w:rPr>
        <w:t>609</w:t>
      </w:r>
      <w:r>
        <w:fldChar w:fldCharType="end"/>
      </w:r>
      <w:r>
        <w:t>.</w:t>
      </w:r>
    </w:p>
    <w:p w14:paraId="3D3C66F4" w14:textId="77777777" w:rsidR="00B52D77" w:rsidRDefault="00B52D77" w:rsidP="00B52D77">
      <w:pPr>
        <w:pStyle w:val="Heading3"/>
      </w:pPr>
      <w:bookmarkStart w:id="1480" w:name="_Toc448227552"/>
      <w:r>
        <w:t>January 24 (25) / Tobi 29: Commemoration of the Annunciation, Nativity, and Resurrection on the 29</w:t>
      </w:r>
      <w:r w:rsidRPr="00C0205C">
        <w:rPr>
          <w:vertAlign w:val="superscript"/>
        </w:rPr>
        <w:t>th</w:t>
      </w:r>
      <w:r>
        <w:t xml:space="preserve"> of Every Month</w:t>
      </w:r>
      <w:bookmarkEnd w:id="1480"/>
    </w:p>
    <w:p w14:paraId="51467B40" w14:textId="095FD0EC" w:rsidR="00B52D77" w:rsidRPr="00B52D77" w:rsidRDefault="00B52D77" w:rsidP="00B52D77">
      <w:pPr>
        <w:pStyle w:val="Rubric"/>
      </w:pPr>
      <w:r>
        <w:t xml:space="preserve">See </w:t>
      </w:r>
      <w:r>
        <w:fldChar w:fldCharType="begin"/>
      </w:r>
      <w:r>
        <w:instrText xml:space="preserve"> REF _Ref435003974 \h </w:instrText>
      </w:r>
      <w:r>
        <w:fldChar w:fldCharType="separate"/>
      </w:r>
      <w:r w:rsidR="000C0A06">
        <w:t>September 26 (27) / Tho-out 29: Commemoration of the Annunciation, Nativity, and Resurrection on the 29</w:t>
      </w:r>
      <w:r w:rsidR="000C0A06" w:rsidRPr="00C0205C">
        <w:rPr>
          <w:vertAlign w:val="superscript"/>
        </w:rPr>
        <w:t>th</w:t>
      </w:r>
      <w:r w:rsidR="000C0A06">
        <w:t xml:space="preserve"> of Every Coptic Month</w:t>
      </w:r>
      <w:r>
        <w:fldChar w:fldCharType="end"/>
      </w:r>
      <w:r>
        <w:t xml:space="preserve">, page </w:t>
      </w:r>
      <w:r>
        <w:fldChar w:fldCharType="begin"/>
      </w:r>
      <w:r>
        <w:instrText xml:space="preserve"> PAGEREF _Ref435003974 \h </w:instrText>
      </w:r>
      <w:r>
        <w:fldChar w:fldCharType="separate"/>
      </w:r>
      <w:r w:rsidR="000C0A06">
        <w:rPr>
          <w:noProof/>
        </w:rPr>
        <w:t>663</w:t>
      </w:r>
      <w:r>
        <w:fldChar w:fldCharType="end"/>
      </w:r>
      <w:r>
        <w:t>.</w:t>
      </w:r>
    </w:p>
    <w:p w14:paraId="17F33393" w14:textId="77777777" w:rsidR="00C30529" w:rsidRDefault="00C30529" w:rsidP="00C30529">
      <w:pPr>
        <w:pStyle w:val="Heading3"/>
      </w:pPr>
      <w:bookmarkStart w:id="1481" w:name="_Toc448227553"/>
      <w:r>
        <w:t>January 27 (28) / Meshir 2: St. Paul the Anchorite</w:t>
      </w:r>
      <w:bookmarkEnd w:id="1479"/>
      <w:bookmarkEnd w:id="1481"/>
    </w:p>
    <w:p w14:paraId="680E4267" w14:textId="77777777" w:rsidR="00C30529" w:rsidRDefault="00C30529" w:rsidP="00C30529">
      <w:pPr>
        <w:pStyle w:val="Heading4"/>
      </w:pPr>
      <w:bookmarkStart w:id="1482" w:name="_Ref434490368"/>
      <w:r>
        <w:t>The Doxology</w:t>
      </w:r>
      <w:r w:rsidR="00B46E6E">
        <w:t xml:space="preserve"> for St. Paul the Anchorite</w:t>
      </w:r>
      <w:bookmarkEnd w:id="1482"/>
    </w:p>
    <w:p w14:paraId="06164582" w14:textId="499CB95A"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C0A06">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C0A06">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51"/>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52"/>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3" w:name="_Toc448227554"/>
      <w:r>
        <w:t>January 29 (30) / Meshir 4: Martyrdom of St. Agabus the Disciple</w:t>
      </w:r>
      <w:bookmarkEnd w:id="1483"/>
    </w:p>
    <w:p w14:paraId="6DDD9040" w14:textId="23882CF8" w:rsidR="00191A26" w:rsidRDefault="00191A26" w:rsidP="00191A26">
      <w:pPr>
        <w:pStyle w:val="Rubric"/>
      </w:pPr>
      <w:bookmarkStart w:id="1484" w:name="_Toc410196209"/>
      <w:bookmarkStart w:id="1485" w:name="_Toc410196451"/>
      <w:bookmarkStart w:id="1486" w:name="_Toc410196953"/>
      <w:r>
        <w:t xml:space="preserve">See </w:t>
      </w:r>
      <w:r>
        <w:fldChar w:fldCharType="begin"/>
      </w:r>
      <w:r>
        <w:instrText xml:space="preserve"> REF _Ref434488644 \h </w:instrText>
      </w:r>
      <w:r>
        <w:fldChar w:fldCharType="separate"/>
      </w:r>
      <w:r w:rsidR="000C0A06">
        <w:t>A Doxology for the Apostles</w:t>
      </w:r>
      <w:r>
        <w:fldChar w:fldCharType="end"/>
      </w:r>
      <w:r>
        <w:t xml:space="preserve">, on pages </w:t>
      </w:r>
      <w:r>
        <w:fldChar w:fldCharType="begin"/>
      </w:r>
      <w:r>
        <w:instrText xml:space="preserve"> PAGEREF _Ref434488644 \h </w:instrText>
      </w:r>
      <w:r>
        <w:fldChar w:fldCharType="separate"/>
      </w:r>
      <w:r w:rsidR="000C0A06">
        <w:rPr>
          <w:noProof/>
        </w:rPr>
        <w:t>607</w:t>
      </w:r>
      <w:r>
        <w:fldChar w:fldCharType="end"/>
      </w:r>
      <w:r>
        <w:t xml:space="preserve">, </w:t>
      </w:r>
      <w:r>
        <w:fldChar w:fldCharType="begin"/>
      </w:r>
      <w:r>
        <w:instrText xml:space="preserve"> PAGEREF _Ref434488657 \h </w:instrText>
      </w:r>
      <w:r>
        <w:fldChar w:fldCharType="separate"/>
      </w:r>
      <w:r w:rsidR="000C0A06">
        <w:rPr>
          <w:noProof/>
        </w:rPr>
        <w:t>607</w:t>
      </w:r>
      <w:r>
        <w:fldChar w:fldCharType="end"/>
      </w:r>
      <w:r>
        <w:t xml:space="preserve">, or </w:t>
      </w:r>
      <w:r>
        <w:fldChar w:fldCharType="begin"/>
      </w:r>
      <w:r>
        <w:instrText xml:space="preserve"> PAGEREF _Ref434488992 \h </w:instrText>
      </w:r>
      <w:r>
        <w:fldChar w:fldCharType="separate"/>
      </w:r>
      <w:r w:rsidR="000C0A06">
        <w:rPr>
          <w:noProof/>
        </w:rPr>
        <w:t>609</w:t>
      </w:r>
      <w:r>
        <w:fldChar w:fldCharType="end"/>
      </w:r>
      <w:r>
        <w:t>.</w:t>
      </w:r>
    </w:p>
    <w:p w14:paraId="67F3DC96" w14:textId="77777777" w:rsidR="00E30E2D" w:rsidRDefault="00E30E2D" w:rsidP="00E30E2D">
      <w:pPr>
        <w:pStyle w:val="Heading3"/>
      </w:pPr>
      <w:bookmarkStart w:id="1487" w:name="_Toc448227555"/>
      <w:r>
        <w:t>January 21 (31) / Meshir 5: St. Apollo the Friend of St. Apip</w:t>
      </w:r>
      <w:bookmarkEnd w:id="1487"/>
    </w:p>
    <w:p w14:paraId="0357F7C4" w14:textId="77777777" w:rsidR="000C0A06"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C0A06">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53A6BADF" w14:textId="77777777" w:rsidTr="00C14556">
        <w:trPr>
          <w:cantSplit/>
          <w:jc w:val="center"/>
        </w:trPr>
        <w:tc>
          <w:tcPr>
            <w:tcW w:w="288" w:type="dxa"/>
          </w:tcPr>
          <w:p w14:paraId="60C8D099" w14:textId="77777777" w:rsidR="000C0A06" w:rsidRDefault="000C0A06" w:rsidP="00C14556">
            <w:pPr>
              <w:pStyle w:val="CopticCross"/>
            </w:pPr>
          </w:p>
        </w:tc>
        <w:tc>
          <w:tcPr>
            <w:tcW w:w="3960" w:type="dxa"/>
          </w:tcPr>
          <w:p w14:paraId="12F778D8" w14:textId="77777777" w:rsidR="000C0A06" w:rsidRDefault="000C0A06" w:rsidP="002A21FB">
            <w:pPr>
              <w:pStyle w:val="EngHang"/>
            </w:pPr>
            <w:r>
              <w:t>Through the prayers</w:t>
            </w:r>
          </w:p>
          <w:p w14:paraId="3AE3A23A" w14:textId="77777777" w:rsidR="000C0A06" w:rsidRDefault="000C0A06" w:rsidP="002A21FB">
            <w:pPr>
              <w:pStyle w:val="EngHang"/>
            </w:pPr>
            <w:r>
              <w:t>Of our saintly and righteous father</w:t>
            </w:r>
          </w:p>
          <w:p w14:paraId="49D367E8" w14:textId="77777777" w:rsidR="000C0A06" w:rsidRDefault="000C0A06" w:rsidP="002A21FB">
            <w:pPr>
              <w:pStyle w:val="EngHang"/>
            </w:pPr>
            <w:r>
              <w:t>Abba Teji, the beholder of God,</w:t>
            </w:r>
          </w:p>
          <w:p w14:paraId="4E460B25" w14:textId="77777777" w:rsidR="000C0A06" w:rsidRDefault="000C0A06" w:rsidP="00C14556">
            <w:pPr>
              <w:pStyle w:val="EngHangEnd"/>
            </w:pPr>
            <w:r>
              <w:t>O Lord, grant us the forgiveness of our sins.</w:t>
            </w:r>
          </w:p>
        </w:tc>
        <w:tc>
          <w:tcPr>
            <w:tcW w:w="288" w:type="dxa"/>
          </w:tcPr>
          <w:p w14:paraId="70265870" w14:textId="77777777" w:rsidR="000C0A06" w:rsidRDefault="000C0A06" w:rsidP="00C14556"/>
        </w:tc>
        <w:tc>
          <w:tcPr>
            <w:tcW w:w="288" w:type="dxa"/>
          </w:tcPr>
          <w:p w14:paraId="0A1BC444" w14:textId="77777777" w:rsidR="000C0A06" w:rsidRDefault="000C0A06" w:rsidP="00C14556">
            <w:pPr>
              <w:pStyle w:val="CopticCross"/>
            </w:pPr>
          </w:p>
        </w:tc>
        <w:tc>
          <w:tcPr>
            <w:tcW w:w="3960" w:type="dxa"/>
          </w:tcPr>
          <w:p w14:paraId="664516AE" w14:textId="77777777" w:rsidR="000C0A06" w:rsidRDefault="000C0A06" w:rsidP="002A21FB">
            <w:pPr>
              <w:pStyle w:val="CopticVersemulti-line"/>
            </w:pPr>
            <w:r>
              <w:t>Ϩⲓⲧⲉⲛ ⲛⲓⲉⲩⲭⲏ</w:t>
            </w:r>
          </w:p>
          <w:p w14:paraId="0383F0F9" w14:textId="77777777" w:rsidR="000C0A06" w:rsidRDefault="000C0A06" w:rsidP="002A21FB">
            <w:pPr>
              <w:pStyle w:val="CopticVersemulti-line"/>
            </w:pPr>
            <w:r>
              <w:t>ⲛ̀ⲧⲉ ⲡⲉⲛⲓⲱⲧ ⲉⲑⲟⲩⲁⲃ ⲛ̀ⲇⲓⲕⲉⲟⲥ</w:t>
            </w:r>
          </w:p>
          <w:p w14:paraId="77C0392D" w14:textId="77777777" w:rsidR="000C0A06" w:rsidRDefault="000C0A06" w:rsidP="002A21FB">
            <w:pPr>
              <w:pStyle w:val="CopticVersemulti-line"/>
            </w:pPr>
            <w:r>
              <w:t>ⲁⲃⲃⲁ Ⲧⲉϫⲓ ⲑⲉⲟⲩⲫⲁⲛⲓⲟⲥ</w:t>
            </w:r>
          </w:p>
          <w:p w14:paraId="245E6072" w14:textId="77777777" w:rsidR="000C0A06" w:rsidRPr="00C35319" w:rsidRDefault="000C0A06" w:rsidP="002A21FB">
            <w:pPr>
              <w:pStyle w:val="CopticHangingVerse"/>
            </w:pPr>
            <w:r>
              <w:t>Ⲡⲟ̄ⲥ̄ ⲁⲣⲓϩ̀ⲙⲟⲧ ⲛⲁⲛ ⲙ̀ⲡⲓⲭⲱ ⲉ̀ⲃⲟⲗ ⲛ̀ⲧⲉ ⲛⲉⲛⲛⲟⲃⲓ.</w:t>
            </w:r>
          </w:p>
        </w:tc>
      </w:tr>
    </w:tbl>
    <w:p w14:paraId="3E5BE576" w14:textId="77777777" w:rsidR="000C0A06" w:rsidRPr="00137929" w:rsidRDefault="000C0A06"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0431CC84" w14:textId="77777777" w:rsidTr="00C14556">
        <w:trPr>
          <w:cantSplit/>
          <w:jc w:val="center"/>
        </w:trPr>
        <w:tc>
          <w:tcPr>
            <w:tcW w:w="288" w:type="dxa"/>
          </w:tcPr>
          <w:p w14:paraId="667EC1A6" w14:textId="77777777" w:rsidR="000C0A06" w:rsidRDefault="000C0A06" w:rsidP="00C14556">
            <w:pPr>
              <w:pStyle w:val="CopticCross"/>
            </w:pPr>
          </w:p>
        </w:tc>
        <w:tc>
          <w:tcPr>
            <w:tcW w:w="3960" w:type="dxa"/>
          </w:tcPr>
          <w:p w14:paraId="27D7D8B8" w14:textId="77777777" w:rsidR="000C0A06" w:rsidRDefault="000C0A06" w:rsidP="002A21FB">
            <w:pPr>
              <w:pStyle w:val="EngHang"/>
            </w:pPr>
            <w:r>
              <w:t>Hail to our saintly and righteous father,</w:t>
            </w:r>
          </w:p>
          <w:p w14:paraId="1EA1D566" w14:textId="77777777" w:rsidR="000C0A06" w:rsidRDefault="000C0A06" w:rsidP="002A21FB">
            <w:pPr>
              <w:pStyle w:val="EngHang"/>
            </w:pPr>
            <w:r>
              <w:t>The great ascetic,</w:t>
            </w:r>
          </w:p>
          <w:p w14:paraId="418479A1" w14:textId="77777777" w:rsidR="000C0A06" w:rsidRDefault="000C0A06" w:rsidP="002A21FB">
            <w:pPr>
              <w:pStyle w:val="EngHang"/>
            </w:pPr>
            <w:r>
              <w:t>Abba Teji the Beholder of God,</w:t>
            </w:r>
          </w:p>
          <w:p w14:paraId="123AEB96" w14:textId="77777777" w:rsidR="000C0A06" w:rsidRDefault="000C0A06" w:rsidP="00C14556">
            <w:pPr>
              <w:pStyle w:val="EngHangEnd"/>
            </w:pPr>
            <w:r>
              <w:t>The beloved of Christ.</w:t>
            </w:r>
          </w:p>
        </w:tc>
        <w:tc>
          <w:tcPr>
            <w:tcW w:w="288" w:type="dxa"/>
          </w:tcPr>
          <w:p w14:paraId="796C81A7" w14:textId="77777777" w:rsidR="000C0A06" w:rsidRDefault="000C0A06" w:rsidP="00C14556"/>
        </w:tc>
        <w:tc>
          <w:tcPr>
            <w:tcW w:w="288" w:type="dxa"/>
          </w:tcPr>
          <w:p w14:paraId="52B6CB4B" w14:textId="77777777" w:rsidR="000C0A06" w:rsidRDefault="000C0A06" w:rsidP="00C14556">
            <w:pPr>
              <w:pStyle w:val="CopticCross"/>
            </w:pPr>
          </w:p>
        </w:tc>
        <w:tc>
          <w:tcPr>
            <w:tcW w:w="3960" w:type="dxa"/>
          </w:tcPr>
          <w:p w14:paraId="49A1DE2D" w14:textId="77777777" w:rsidR="000C0A06" w:rsidRDefault="000C0A06" w:rsidP="002A21FB">
            <w:pPr>
              <w:pStyle w:val="CopticVersemulti-line"/>
            </w:pPr>
            <w:r>
              <w:t>Ⲭⲉⲣⲉ ⲡⲉⲛⲓⲱⲧ ⲉⲑⲟⲩⲁⲃ ⲛ̀ⲇⲓⲕⲉⲟⲥ:</w:t>
            </w:r>
          </w:p>
          <w:p w14:paraId="61D54DB2" w14:textId="77777777" w:rsidR="000C0A06" w:rsidRDefault="000C0A06" w:rsidP="002A21FB">
            <w:pPr>
              <w:pStyle w:val="CopticVersemulti-line"/>
            </w:pPr>
            <w:r>
              <w:t>ⲡⲓⲛⲓϣϯ ϧⲉⲛ ⲛⲓⲁⲥⲕⲏⲧⲏⲥ:</w:t>
            </w:r>
          </w:p>
          <w:p w14:paraId="4F128E57" w14:textId="77777777" w:rsidR="000C0A06" w:rsidRDefault="000C0A06" w:rsidP="002A21FB">
            <w:pPr>
              <w:pStyle w:val="CopticVersemulti-line"/>
            </w:pPr>
            <w:r>
              <w:t>ⲁⲃⲃⲁ Ⲧⲉϫⲓ Ⲑⲉⲟⲩⲫⲁⲛⲓⲟⲥ:</w:t>
            </w:r>
          </w:p>
          <w:p w14:paraId="15EB6FEE" w14:textId="77777777" w:rsidR="000C0A06" w:rsidRPr="00C35319" w:rsidRDefault="000C0A06" w:rsidP="00C14556">
            <w:pPr>
              <w:pStyle w:val="CopticHangingVerse"/>
            </w:pPr>
            <w:r>
              <w:t>ⲡⲓⲙⲉⲛⲣⲓⲧ ⲛ̀ⲧⲉ Ⲡⲭ̄ⲥ̄.</w:t>
            </w:r>
          </w:p>
        </w:tc>
      </w:tr>
    </w:tbl>
    <w:p w14:paraId="057F8945" w14:textId="77777777" w:rsidR="000C0A06" w:rsidRPr="00137929" w:rsidRDefault="000C0A06" w:rsidP="002A21FB">
      <w:pPr>
        <w:pStyle w:val="Heading4"/>
      </w:pPr>
      <w:r>
        <w:t>The Gospel Response for St. Teji (Reweiss)</w:t>
      </w:r>
    </w:p>
    <w:p w14:paraId="08C1E114" w14:textId="77777777" w:rsidR="000C0A06" w:rsidRDefault="000C0A06" w:rsidP="002A21FB">
      <w:pPr>
        <w:pStyle w:val="Rubric"/>
      </w:pPr>
      <w:r>
        <w:t>The last verse of the Doxology may be inserted into the Annual Gospel Response.</w:t>
      </w:r>
    </w:p>
    <w:p w14:paraId="116251B8" w14:textId="0EF48887" w:rsidR="00E30E2D" w:rsidRDefault="000C0A06"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682</w:t>
      </w:r>
      <w:r w:rsidR="002409EF">
        <w:fldChar w:fldCharType="end"/>
      </w:r>
      <w:r w:rsidR="00E30E2D">
        <w:t>.</w:t>
      </w:r>
    </w:p>
    <w:p w14:paraId="03E5B08D" w14:textId="77777777" w:rsidR="00495F1A" w:rsidRDefault="00495F1A" w:rsidP="00495F1A">
      <w:pPr>
        <w:pStyle w:val="Heading2"/>
      </w:pPr>
      <w:bookmarkStart w:id="1488" w:name="_Toc448696650"/>
      <w:bookmarkStart w:id="1489" w:name="February"/>
      <w:bookmarkEnd w:id="1407"/>
      <w:r>
        <w:t>February</w:t>
      </w:r>
      <w:bookmarkEnd w:id="1484"/>
      <w:bookmarkEnd w:id="1485"/>
      <w:bookmarkEnd w:id="1486"/>
      <w:r w:rsidR="00C30529">
        <w:t xml:space="preserve"> or </w:t>
      </w:r>
      <w:r w:rsidR="00C30529">
        <w:rPr>
          <w:rFonts w:ascii="FreeSerifAvvaShenouda" w:hAnsi="FreeSerifAvvaShenouda" w:cs="FreeSerifAvvaShenouda"/>
        </w:rPr>
        <w:t>Ⲙϣⲓⲣ</w:t>
      </w:r>
      <w:bookmarkEnd w:id="1488"/>
    </w:p>
    <w:bookmarkStart w:id="1490" w:name="_Toc410196210" w:displacedByCustomXml="next"/>
    <w:bookmarkStart w:id="1491" w:name="_Toc410196452" w:displacedByCustomXml="next"/>
    <w:bookmarkStart w:id="1492" w:name="_Toc410196954" w:displacedByCustomXml="next"/>
    <w:sdt>
      <w:sdtPr>
        <w:id w:val="603392108"/>
        <w:docPartObj>
          <w:docPartGallery w:val="Table of Contents"/>
          <w:docPartUnique/>
        </w:docPartObj>
      </w:sdtPr>
      <w:sdtEndPr>
        <w:rPr>
          <w:b/>
          <w:bCs/>
          <w:noProof/>
        </w:rPr>
      </w:sdtEndPr>
      <w:sdtContent>
        <w:p w14:paraId="6D50D9BB" w14:textId="178FE0F7"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C0A06">
              <w:rPr>
                <w:noProof/>
                <w:webHidden/>
              </w:rPr>
              <w:t>836</w:t>
            </w:r>
            <w:r w:rsidR="00E35F1F">
              <w:rPr>
                <w:noProof/>
                <w:webHidden/>
              </w:rPr>
              <w:fldChar w:fldCharType="end"/>
            </w:r>
          </w:hyperlink>
        </w:p>
        <w:p w14:paraId="51BDD704" w14:textId="38489F89" w:rsidR="00E35F1F" w:rsidRDefault="00464893">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C0A06">
              <w:rPr>
                <w:noProof/>
                <w:webHidden/>
              </w:rPr>
              <w:t>837</w:t>
            </w:r>
            <w:r w:rsidR="00E35F1F">
              <w:rPr>
                <w:noProof/>
                <w:webHidden/>
              </w:rPr>
              <w:fldChar w:fldCharType="end"/>
            </w:r>
          </w:hyperlink>
        </w:p>
        <w:p w14:paraId="7AEE9209" w14:textId="5899B749" w:rsidR="00E35F1F" w:rsidRDefault="00464893">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C0A06">
              <w:rPr>
                <w:noProof/>
                <w:webHidden/>
              </w:rPr>
              <w:t>837</w:t>
            </w:r>
            <w:r w:rsidR="00E35F1F">
              <w:rPr>
                <w:noProof/>
                <w:webHidden/>
              </w:rPr>
              <w:fldChar w:fldCharType="end"/>
            </w:r>
          </w:hyperlink>
        </w:p>
        <w:p w14:paraId="2D655E74" w14:textId="10DFC816" w:rsidR="00E35F1F" w:rsidRDefault="00464893">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C0A06">
              <w:rPr>
                <w:noProof/>
                <w:webHidden/>
              </w:rPr>
              <w:t>838</w:t>
            </w:r>
            <w:r w:rsidR="00E35F1F">
              <w:rPr>
                <w:noProof/>
                <w:webHidden/>
              </w:rPr>
              <w:fldChar w:fldCharType="end"/>
            </w:r>
          </w:hyperlink>
        </w:p>
        <w:p w14:paraId="24E5534C" w14:textId="01ED2CB0" w:rsidR="00E35F1F" w:rsidRDefault="00464893">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C0A06">
              <w:rPr>
                <w:noProof/>
                <w:webHidden/>
              </w:rPr>
              <w:t>838</w:t>
            </w:r>
            <w:r w:rsidR="00E35F1F">
              <w:rPr>
                <w:noProof/>
                <w:webHidden/>
              </w:rPr>
              <w:fldChar w:fldCharType="end"/>
            </w:r>
          </w:hyperlink>
        </w:p>
        <w:p w14:paraId="0CB94535" w14:textId="349DB526" w:rsidR="00E35F1F" w:rsidRDefault="00464893">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C0A06">
              <w:rPr>
                <w:noProof/>
                <w:webHidden/>
              </w:rPr>
              <w:t>838</w:t>
            </w:r>
            <w:r w:rsidR="00E35F1F">
              <w:rPr>
                <w:noProof/>
                <w:webHidden/>
              </w:rPr>
              <w:fldChar w:fldCharType="end"/>
            </w:r>
          </w:hyperlink>
        </w:p>
        <w:p w14:paraId="3AA0B761" w14:textId="7C0ECD0F" w:rsidR="00E35F1F" w:rsidRDefault="00464893">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C0A06">
              <w:rPr>
                <w:noProof/>
                <w:webHidden/>
              </w:rPr>
              <w:t>838</w:t>
            </w:r>
            <w:r w:rsidR="00E35F1F">
              <w:rPr>
                <w:noProof/>
                <w:webHidden/>
              </w:rPr>
              <w:fldChar w:fldCharType="end"/>
            </w:r>
          </w:hyperlink>
        </w:p>
        <w:p w14:paraId="42A7D5C3" w14:textId="7B3E0D9F" w:rsidR="00E35F1F" w:rsidRDefault="00464893">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C0A06">
              <w:rPr>
                <w:noProof/>
                <w:webHidden/>
              </w:rPr>
              <w:t>838</w:t>
            </w:r>
            <w:r w:rsidR="00E35F1F">
              <w:rPr>
                <w:noProof/>
                <w:webHidden/>
              </w:rPr>
              <w:fldChar w:fldCharType="end"/>
            </w:r>
          </w:hyperlink>
        </w:p>
        <w:p w14:paraId="3BC0654B" w14:textId="33ABE345" w:rsidR="00E35F1F" w:rsidRDefault="00464893">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C0A06">
              <w:rPr>
                <w:noProof/>
                <w:webHidden/>
              </w:rPr>
              <w:t>838</w:t>
            </w:r>
            <w:r w:rsidR="00E35F1F">
              <w:rPr>
                <w:noProof/>
                <w:webHidden/>
              </w:rPr>
              <w:fldChar w:fldCharType="end"/>
            </w:r>
          </w:hyperlink>
        </w:p>
        <w:p w14:paraId="5EFAC4B6" w14:textId="39ACDC6D" w:rsidR="00E35F1F" w:rsidRDefault="00464893">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C0A06">
              <w:rPr>
                <w:noProof/>
                <w:webHidden/>
              </w:rPr>
              <w:t>838</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3" w:name="_Toc448227556"/>
      <w:r>
        <w:t xml:space="preserve">February 2 (3): Meshir 8: </w:t>
      </w:r>
      <w:r w:rsidR="00495F1A">
        <w:t>The Entrance into the Temple</w:t>
      </w:r>
      <w:bookmarkEnd w:id="1492"/>
      <w:bookmarkEnd w:id="1491"/>
      <w:bookmarkEnd w:id="1490"/>
      <w:bookmarkEnd w:id="1493"/>
    </w:p>
    <w:p w14:paraId="6E92944D" w14:textId="77777777" w:rsidR="00C30529" w:rsidRDefault="00C30529" w:rsidP="00124ADD">
      <w:pPr>
        <w:pStyle w:val="Heading4"/>
      </w:pPr>
      <w:bookmarkStart w:id="1494" w:name="_Ref434477815"/>
      <w:r>
        <w:t>The Doxology</w:t>
      </w:r>
      <w:r w:rsidR="00E21EA3">
        <w:t xml:space="preserve"> for the Entrance into the Temple</w:t>
      </w:r>
      <w:bookmarkEnd w:id="1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E984A8"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C0A06">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C0A06">
        <w:rPr>
          <w:noProof/>
        </w:rPr>
        <w:t>773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C0A06">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C0A06">
        <w:rPr>
          <w:noProof/>
        </w:rPr>
        <w:t>777</w:t>
      </w:r>
      <w:r w:rsidR="002409EF">
        <w:fldChar w:fldCharType="end"/>
      </w:r>
      <w:r w:rsidR="002409EF">
        <w:t>.</w:t>
      </w:r>
    </w:p>
    <w:p w14:paraId="531960F8" w14:textId="77777777" w:rsidR="007F571C" w:rsidRDefault="007F571C" w:rsidP="007F571C">
      <w:pPr>
        <w:pStyle w:val="Heading3"/>
      </w:pPr>
      <w:bookmarkStart w:id="1495" w:name="_Toc448227557"/>
      <w:r>
        <w:t>February 4 (5) / Meshir 10: Martyrdom of St. James the Son of Alphaeus</w:t>
      </w:r>
      <w:bookmarkEnd w:id="1495"/>
    </w:p>
    <w:p w14:paraId="0FA9E3A3" w14:textId="358AD890" w:rsidR="00191A26" w:rsidRDefault="00191A26" w:rsidP="00191A26">
      <w:pPr>
        <w:pStyle w:val="Rubric"/>
      </w:pPr>
      <w:r>
        <w:t xml:space="preserve">See </w:t>
      </w:r>
      <w:r>
        <w:fldChar w:fldCharType="begin"/>
      </w:r>
      <w:r>
        <w:instrText xml:space="preserve"> REF _Ref434488644 \h </w:instrText>
      </w:r>
      <w:r>
        <w:fldChar w:fldCharType="separate"/>
      </w:r>
      <w:r w:rsidR="000C0A06">
        <w:t>A Doxology for the Apostles</w:t>
      </w:r>
      <w:r>
        <w:fldChar w:fldCharType="end"/>
      </w:r>
      <w:r>
        <w:t xml:space="preserve">, on pages </w:t>
      </w:r>
      <w:r>
        <w:fldChar w:fldCharType="begin"/>
      </w:r>
      <w:r>
        <w:instrText xml:space="preserve"> PAGEREF _Ref434488644 \h </w:instrText>
      </w:r>
      <w:r>
        <w:fldChar w:fldCharType="separate"/>
      </w:r>
      <w:r w:rsidR="000C0A06">
        <w:rPr>
          <w:noProof/>
        </w:rPr>
        <w:t>607</w:t>
      </w:r>
      <w:r>
        <w:fldChar w:fldCharType="end"/>
      </w:r>
      <w:r>
        <w:t xml:space="preserve">, </w:t>
      </w:r>
      <w:r>
        <w:fldChar w:fldCharType="begin"/>
      </w:r>
      <w:r>
        <w:instrText xml:space="preserve"> PAGEREF _Ref434488657 \h </w:instrText>
      </w:r>
      <w:r>
        <w:fldChar w:fldCharType="separate"/>
      </w:r>
      <w:r w:rsidR="000C0A06">
        <w:rPr>
          <w:noProof/>
        </w:rPr>
        <w:t>607</w:t>
      </w:r>
      <w:r>
        <w:fldChar w:fldCharType="end"/>
      </w:r>
      <w:r>
        <w:t xml:space="preserve">, or </w:t>
      </w:r>
      <w:r>
        <w:fldChar w:fldCharType="begin"/>
      </w:r>
      <w:r>
        <w:instrText xml:space="preserve"> PAGEREF _Ref434488992 \h </w:instrText>
      </w:r>
      <w:r>
        <w:fldChar w:fldCharType="separate"/>
      </w:r>
      <w:r w:rsidR="000C0A06">
        <w:rPr>
          <w:noProof/>
        </w:rPr>
        <w:t>609</w:t>
      </w:r>
      <w:r>
        <w:fldChar w:fldCharType="end"/>
      </w:r>
      <w:r>
        <w:t>.</w:t>
      </w:r>
    </w:p>
    <w:p w14:paraId="038E9A04" w14:textId="77777777" w:rsidR="00DD5136" w:rsidRDefault="00DD5136" w:rsidP="00DD5136">
      <w:pPr>
        <w:pStyle w:val="Heading3"/>
      </w:pPr>
      <w:bookmarkStart w:id="1496" w:name="_Toc448227558"/>
      <w:r>
        <w:t>February 6 (7) / Meshir 12: Commemoration of Archangel Michael</w:t>
      </w:r>
      <w:bookmarkEnd w:id="1496"/>
    </w:p>
    <w:p w14:paraId="4370C095" w14:textId="77777777" w:rsidR="000C0A06" w:rsidRDefault="00191A26" w:rsidP="0082304E">
      <w:pPr>
        <w:pStyle w:val="Heading4"/>
      </w:pPr>
      <w:r>
        <w:t xml:space="preserve">See </w:t>
      </w:r>
      <w:r>
        <w:fldChar w:fldCharType="begin"/>
      </w:r>
      <w:r>
        <w:instrText xml:space="preserve"> REF _Ref434561114 \h </w:instrText>
      </w:r>
      <w:r>
        <w:fldChar w:fldCharType="separate"/>
      </w:r>
      <w:r w:rsidR="000C0A06">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790F92A5" w14:textId="77777777" w:rsidTr="0082304E">
        <w:trPr>
          <w:cantSplit/>
          <w:jc w:val="center"/>
        </w:trPr>
        <w:tc>
          <w:tcPr>
            <w:tcW w:w="288" w:type="dxa"/>
          </w:tcPr>
          <w:p w14:paraId="5798FBC1" w14:textId="77777777" w:rsidR="000C0A06" w:rsidRDefault="000C0A06" w:rsidP="0082304E">
            <w:pPr>
              <w:pStyle w:val="CopticCross"/>
            </w:pPr>
          </w:p>
        </w:tc>
        <w:tc>
          <w:tcPr>
            <w:tcW w:w="3960" w:type="dxa"/>
          </w:tcPr>
          <w:p w14:paraId="22FEFCF9" w14:textId="77777777" w:rsidR="000C0A06" w:rsidRDefault="000C0A06" w:rsidP="00C83ECE">
            <w:pPr>
              <w:pStyle w:val="EngHang"/>
            </w:pPr>
            <w:r>
              <w:t>Through the intercessions</w:t>
            </w:r>
          </w:p>
          <w:p w14:paraId="2B3B987A" w14:textId="77777777" w:rsidR="000C0A06" w:rsidRDefault="000C0A06" w:rsidP="00C83ECE">
            <w:pPr>
              <w:pStyle w:val="EngHang"/>
            </w:pPr>
            <w:r>
              <w:t>Of the Four Incorporeal Beasts,</w:t>
            </w:r>
          </w:p>
          <w:p w14:paraId="285546C1" w14:textId="77777777" w:rsidR="000C0A06" w:rsidRDefault="000C0A06" w:rsidP="00C83ECE">
            <w:pPr>
              <w:pStyle w:val="EngHang"/>
            </w:pPr>
            <w:r>
              <w:t>The ministering flames of fire,</w:t>
            </w:r>
          </w:p>
          <w:p w14:paraId="6A882A0F" w14:textId="77777777" w:rsidR="000C0A06" w:rsidRDefault="000C0A06" w:rsidP="0082304E">
            <w:pPr>
              <w:pStyle w:val="EngHangEnd"/>
            </w:pPr>
            <w:r>
              <w:t>O Lord, grant us the forgiveness of our sins.</w:t>
            </w:r>
          </w:p>
        </w:tc>
        <w:tc>
          <w:tcPr>
            <w:tcW w:w="288" w:type="dxa"/>
          </w:tcPr>
          <w:p w14:paraId="04C27A63" w14:textId="77777777" w:rsidR="000C0A06" w:rsidRDefault="000C0A06" w:rsidP="0082304E"/>
        </w:tc>
        <w:tc>
          <w:tcPr>
            <w:tcW w:w="288" w:type="dxa"/>
          </w:tcPr>
          <w:p w14:paraId="33DDE1E3" w14:textId="77777777" w:rsidR="000C0A06" w:rsidRDefault="000C0A06" w:rsidP="0082304E">
            <w:pPr>
              <w:pStyle w:val="CopticCross"/>
            </w:pPr>
          </w:p>
        </w:tc>
        <w:tc>
          <w:tcPr>
            <w:tcW w:w="3960" w:type="dxa"/>
          </w:tcPr>
          <w:p w14:paraId="622F8499" w14:textId="77777777" w:rsidR="000C0A06" w:rsidRDefault="000C0A06" w:rsidP="00C83ECE">
            <w:pPr>
              <w:pStyle w:val="CopticVersemulti-line"/>
            </w:pPr>
            <w:r>
              <w:t>Ϩⲓⲧⲉⲛ ⲛⲓⲡ̀ⲣⲉⲥⲃⲓⲁ̀</w:t>
            </w:r>
          </w:p>
          <w:p w14:paraId="53FED831" w14:textId="77777777" w:rsidR="000C0A06" w:rsidRDefault="000C0A06" w:rsidP="00C83ECE">
            <w:pPr>
              <w:pStyle w:val="CopticVersemulti-line"/>
            </w:pPr>
            <w:r>
              <w:t>ⲛ̀ⲧⲉ ⲡⲓϥ̀ⲧⲟⲩ ⲛ̀ⲍⲱⲟⲛ ⲛ̀ⲁⲥⲱⲙⲁⲧⲟⲥ</w:t>
            </w:r>
          </w:p>
          <w:p w14:paraId="72B8BE3E" w14:textId="77777777" w:rsidR="000C0A06" w:rsidRDefault="000C0A06" w:rsidP="00C83ECE">
            <w:pPr>
              <w:pStyle w:val="CopticVersemulti-line"/>
            </w:pPr>
            <w:r>
              <w:t>ⲛ̀ⲗⲓⲧⲟⲩⲣⲅⲟⲥ ⲛ̀ϣⲁϩ ⲛ̀ⲭ̀ⲣⲟⲙ:</w:t>
            </w:r>
          </w:p>
          <w:p w14:paraId="346746B0" w14:textId="77777777" w:rsidR="000C0A06" w:rsidRPr="00C35319" w:rsidRDefault="000C0A06" w:rsidP="00C83ECE">
            <w:pPr>
              <w:pStyle w:val="CopticHangingVerse"/>
            </w:pPr>
            <w:r>
              <w:t>Ⲡϭⲟⲓⲥ ⲁⲣⲓϩ̀ⲙⲟⲧ ⲛⲁⲛ ⲙ̀ⲡⲓⲭⲱ ⲉ̀ⲃⲟⲗ ⲛ̀ⲧⲉ ⲛⲉⲛⲛⲟⲃⲓ.</w:t>
            </w:r>
          </w:p>
        </w:tc>
      </w:tr>
    </w:tbl>
    <w:p w14:paraId="6579B36F" w14:textId="77777777" w:rsidR="000C0A06" w:rsidRDefault="000C0A06"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134C6E00" w14:textId="77777777" w:rsidTr="00C83ECE">
        <w:trPr>
          <w:cantSplit/>
          <w:jc w:val="center"/>
        </w:trPr>
        <w:tc>
          <w:tcPr>
            <w:tcW w:w="288" w:type="dxa"/>
          </w:tcPr>
          <w:p w14:paraId="08E58DF5" w14:textId="77777777" w:rsidR="000C0A06" w:rsidRDefault="000C0A06" w:rsidP="00C83ECE">
            <w:pPr>
              <w:pStyle w:val="CopticCross"/>
            </w:pPr>
          </w:p>
        </w:tc>
        <w:tc>
          <w:tcPr>
            <w:tcW w:w="3960" w:type="dxa"/>
          </w:tcPr>
          <w:p w14:paraId="6983A14E" w14:textId="77777777" w:rsidR="000C0A06" w:rsidRDefault="000C0A06" w:rsidP="00C83ECE">
            <w:pPr>
              <w:pStyle w:val="EngHang"/>
            </w:pPr>
            <w:r>
              <w:t>Hail to the four incorporeal living beasts,</w:t>
            </w:r>
          </w:p>
          <w:p w14:paraId="79D01B1A" w14:textId="77777777" w:rsidR="000C0A06" w:rsidRDefault="000C0A06" w:rsidP="00C83ECE">
            <w:pPr>
              <w:pStyle w:val="EngHang"/>
            </w:pPr>
            <w:r>
              <w:t>Carrying the throne of God,</w:t>
            </w:r>
          </w:p>
          <w:p w14:paraId="3FACB89F" w14:textId="77777777" w:rsidR="000C0A06" w:rsidRDefault="000C0A06" w:rsidP="00C83ECE">
            <w:pPr>
              <w:pStyle w:val="EngHang"/>
            </w:pPr>
            <w:r>
              <w:t>A lion’s face, and a calf’s face,</w:t>
            </w:r>
          </w:p>
          <w:p w14:paraId="60336F1F" w14:textId="77777777" w:rsidR="000C0A06" w:rsidRDefault="000C0A06" w:rsidP="00C83ECE">
            <w:pPr>
              <w:pStyle w:val="EngHangEnd"/>
            </w:pPr>
            <w:r>
              <w:t>A man’s face, and an eagle’s face.</w:t>
            </w:r>
          </w:p>
        </w:tc>
        <w:tc>
          <w:tcPr>
            <w:tcW w:w="288" w:type="dxa"/>
          </w:tcPr>
          <w:p w14:paraId="303ADD6B" w14:textId="77777777" w:rsidR="000C0A06" w:rsidRDefault="000C0A06" w:rsidP="00C83ECE"/>
        </w:tc>
        <w:tc>
          <w:tcPr>
            <w:tcW w:w="288" w:type="dxa"/>
          </w:tcPr>
          <w:p w14:paraId="5D4D0D96" w14:textId="77777777" w:rsidR="000C0A06" w:rsidRDefault="000C0A06" w:rsidP="00C83ECE">
            <w:pPr>
              <w:pStyle w:val="CopticCross"/>
            </w:pPr>
          </w:p>
        </w:tc>
        <w:tc>
          <w:tcPr>
            <w:tcW w:w="3960" w:type="dxa"/>
          </w:tcPr>
          <w:p w14:paraId="700F2AC7" w14:textId="77777777" w:rsidR="000C0A06" w:rsidRDefault="000C0A06" w:rsidP="00C83ECE">
            <w:pPr>
              <w:pStyle w:val="CopticVersemulti-line"/>
            </w:pPr>
            <w:r>
              <w:t>Ⲭⲉⲣⲉ ⲡⲓϥ̀ⲧⲟⲩ ⲛ̀ⲍⲱⲟⲛ ⲛ̀ⲁ̀ⲥⲱⲙⲁⲧⲟⲥ:</w:t>
            </w:r>
          </w:p>
          <w:p w14:paraId="10E8F4BB" w14:textId="77777777" w:rsidR="000C0A06" w:rsidRDefault="000C0A06" w:rsidP="00C83ECE">
            <w:pPr>
              <w:pStyle w:val="CopticVersemulti-line"/>
            </w:pPr>
            <w:r>
              <w:t>ⲉⲧϥⲁⲓ ϧⲁ ⲡⲓϩⲁⲣⲙⲁ ⲛ̀ⲧⲉ Ⲫϯ:</w:t>
            </w:r>
          </w:p>
          <w:p w14:paraId="540154B7" w14:textId="77777777" w:rsidR="000C0A06" w:rsidRDefault="000C0A06" w:rsidP="00C83ECE">
            <w:pPr>
              <w:pStyle w:val="CopticVersemulti-line"/>
            </w:pPr>
            <w:r>
              <w:t>ⲟⲩϩⲟ ⲙ̀ⲙⲟⲩⲓ̀ ⲛⲉⲙ ⲟⲩϩⲟ ⲙ̀ⲙⲁⲥⲓ:</w:t>
            </w:r>
          </w:p>
          <w:p w14:paraId="521BE5D1" w14:textId="77777777" w:rsidR="000C0A06" w:rsidRPr="00C35319" w:rsidRDefault="000C0A06" w:rsidP="00C83ECE">
            <w:pPr>
              <w:pStyle w:val="CopticHangingVerse"/>
            </w:pPr>
            <w:r>
              <w:t>ⲛⲉⲙ ⲟⲩϩⲟ ⲛ̀ⲣⲱⲙⲓ ⲛⲉⲙ ⲟⲩϩⲟ ⲛ̀ⲁ̀ⲏ̀ⲧⲟⲥ.</w:t>
            </w:r>
          </w:p>
        </w:tc>
      </w:tr>
    </w:tbl>
    <w:p w14:paraId="7624BF21" w14:textId="77777777" w:rsidR="000C0A06" w:rsidRDefault="000C0A06" w:rsidP="0082304E">
      <w:pPr>
        <w:pStyle w:val="Heading4"/>
      </w:pPr>
      <w:r>
        <w:t>The Gospel Response for the Four Incorporeal Beasts</w:t>
      </w:r>
    </w:p>
    <w:p w14:paraId="7AC5399D" w14:textId="77777777" w:rsidR="000C0A06" w:rsidRPr="00C14556" w:rsidRDefault="000C0A06" w:rsidP="00C14556">
      <w:pPr>
        <w:pStyle w:val="Rubric"/>
      </w:pPr>
      <w:r>
        <w:t>The last verse of the Doxology may be inserted into the Annual Gospel Response.</w:t>
      </w:r>
    </w:p>
    <w:p w14:paraId="10B74EF7" w14:textId="01B594E1" w:rsidR="00191A26" w:rsidRPr="00B637D8" w:rsidRDefault="000C0A06"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5D2675" w14:textId="77777777" w:rsidR="000274A5" w:rsidRDefault="000274A5" w:rsidP="000274A5">
      <w:pPr>
        <w:pStyle w:val="Heading3"/>
      </w:pPr>
      <w:bookmarkStart w:id="1497" w:name="_Toc448227559"/>
      <w:r>
        <w:t>February 8 (9) / Meshir 14: The Departure of St. Severus</w:t>
      </w:r>
      <w:bookmarkEnd w:id="1497"/>
      <w:r>
        <w:t xml:space="preserve"> </w:t>
      </w:r>
    </w:p>
    <w:p w14:paraId="07993059" w14:textId="45855A1F"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C0A06">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C0A06">
        <w:rPr>
          <w:noProof/>
        </w:rPr>
        <w:t>673</w:t>
      </w:r>
      <w:r w:rsidR="002409EF">
        <w:fldChar w:fldCharType="end"/>
      </w:r>
      <w:r>
        <w:t>.</w:t>
      </w:r>
    </w:p>
    <w:p w14:paraId="1AE071A5" w14:textId="77777777" w:rsidR="00420011" w:rsidRDefault="00420011" w:rsidP="00420011">
      <w:pPr>
        <w:pStyle w:val="Heading3"/>
      </w:pPr>
      <w:bookmarkStart w:id="1498" w:name="_Toc448227560"/>
      <w:r>
        <w:t>February 10 (11) / Meshir 16: Isaac the Syrian</w:t>
      </w:r>
      <w:bookmarkEnd w:id="1498"/>
    </w:p>
    <w:p w14:paraId="2F7479F8" w14:textId="77777777" w:rsidR="005329C1" w:rsidRDefault="005242D1" w:rsidP="005329C1">
      <w:pPr>
        <w:pStyle w:val="Heading3"/>
      </w:pPr>
      <w:bookmarkStart w:id="1499" w:name="_Toc448227561"/>
      <w:r>
        <w:t>February</w:t>
      </w:r>
      <w:r w:rsidR="005329C1">
        <w:t xml:space="preserve"> 15 (16) / Meshir 21: Commemoration of the Theotokos</w:t>
      </w:r>
      <w:bookmarkEnd w:id="1499"/>
    </w:p>
    <w:p w14:paraId="2277ED52" w14:textId="56D1286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0A06">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0A06">
        <w:rPr>
          <w:noProof/>
        </w:rPr>
        <w:t>940</w:t>
      </w:r>
      <w:r w:rsidR="007E24F9">
        <w:fldChar w:fldCharType="end"/>
      </w:r>
      <w:r w:rsidR="007E24F9">
        <w:t>.</w:t>
      </w:r>
    </w:p>
    <w:p w14:paraId="6DD82E8A" w14:textId="77777777" w:rsidR="00160DE3" w:rsidRDefault="00160DE3" w:rsidP="00160DE3">
      <w:pPr>
        <w:pStyle w:val="Heading3"/>
      </w:pPr>
      <w:bookmarkStart w:id="1500" w:name="_Toc448227562"/>
      <w:r>
        <w:t>February 15 (16) / Meshir 21: Also Martyrdom of St. Onesimus, the Disciple of St. Paul</w:t>
      </w:r>
      <w:bookmarkEnd w:id="1500"/>
    </w:p>
    <w:p w14:paraId="197E567A" w14:textId="77777777" w:rsidR="00B52D77" w:rsidRDefault="00B52D77" w:rsidP="00B52D77">
      <w:pPr>
        <w:pStyle w:val="Heading3"/>
      </w:pPr>
      <w:bookmarkStart w:id="1501" w:name="_Toc448227563"/>
      <w:r>
        <w:t>February 23 (24) / Meshir 29: Commemoration of the Annunciation, Nativity, and Resurrection on the 29</w:t>
      </w:r>
      <w:r w:rsidRPr="00C0205C">
        <w:rPr>
          <w:vertAlign w:val="superscript"/>
        </w:rPr>
        <w:t>th</w:t>
      </w:r>
      <w:r>
        <w:t xml:space="preserve"> of Every Month</w:t>
      </w:r>
      <w:bookmarkEnd w:id="1501"/>
    </w:p>
    <w:p w14:paraId="1EC840FE" w14:textId="20D5EA25" w:rsidR="00B52D77" w:rsidRPr="00B52D77" w:rsidRDefault="00B52D77" w:rsidP="00B52D77">
      <w:pPr>
        <w:pStyle w:val="Rubric"/>
      </w:pPr>
      <w:r>
        <w:t xml:space="preserve">See </w:t>
      </w:r>
      <w:r>
        <w:fldChar w:fldCharType="begin"/>
      </w:r>
      <w:r>
        <w:instrText xml:space="preserve"> REF _Ref435003974 \h </w:instrText>
      </w:r>
      <w:r>
        <w:fldChar w:fldCharType="separate"/>
      </w:r>
      <w:r w:rsidR="000C0A06">
        <w:t>September 26 (27) / Tho-out 29: Commemoration of the Annunciation, Nativity, and Resurrection on the 29</w:t>
      </w:r>
      <w:r w:rsidR="000C0A06" w:rsidRPr="00C0205C">
        <w:rPr>
          <w:vertAlign w:val="superscript"/>
        </w:rPr>
        <w:t>th</w:t>
      </w:r>
      <w:r w:rsidR="000C0A06">
        <w:t xml:space="preserve"> of Every Coptic Month</w:t>
      </w:r>
      <w:r>
        <w:fldChar w:fldCharType="end"/>
      </w:r>
      <w:r>
        <w:t xml:space="preserve">, page </w:t>
      </w:r>
      <w:r>
        <w:fldChar w:fldCharType="begin"/>
      </w:r>
      <w:r>
        <w:instrText xml:space="preserve"> PAGEREF _Ref435003974 \h </w:instrText>
      </w:r>
      <w:r>
        <w:fldChar w:fldCharType="separate"/>
      </w:r>
      <w:r w:rsidR="000C0A06">
        <w:rPr>
          <w:noProof/>
        </w:rPr>
        <w:t>663</w:t>
      </w:r>
      <w:r>
        <w:fldChar w:fldCharType="end"/>
      </w:r>
      <w:r>
        <w:t>.</w:t>
      </w:r>
    </w:p>
    <w:p w14:paraId="03720C5F" w14:textId="77777777" w:rsidR="005242D1" w:rsidRDefault="005242D1" w:rsidP="005242D1">
      <w:pPr>
        <w:pStyle w:val="Heading3"/>
      </w:pPr>
      <w:bookmarkStart w:id="1502" w:name="_Toc448227564"/>
      <w:r>
        <w:t>February 24 (25) / Meshir 30: Appearance of the Head of St. John the Baptist</w:t>
      </w:r>
      <w:bookmarkEnd w:id="1502"/>
    </w:p>
    <w:p w14:paraId="49513F8D" w14:textId="2E2F3F76" w:rsidR="00191A26" w:rsidRDefault="00191A26" w:rsidP="00191A26">
      <w:pPr>
        <w:pStyle w:val="Rubric"/>
      </w:pPr>
      <w:bookmarkStart w:id="1503" w:name="_Toc410196211"/>
      <w:bookmarkStart w:id="1504" w:name="_Toc410196453"/>
      <w:bookmarkStart w:id="1505" w:name="_Toc410196955"/>
      <w:r>
        <w:t xml:space="preserve">See </w:t>
      </w:r>
      <w:r>
        <w:fldChar w:fldCharType="begin"/>
      </w:r>
      <w:r>
        <w:instrText xml:space="preserve"> REF _Ref434488524 \h </w:instrText>
      </w:r>
      <w:r>
        <w:fldChar w:fldCharType="separate"/>
      </w:r>
      <w:r w:rsidR="000C0A06">
        <w:t>The Doxology of St. John the Baptist</w:t>
      </w:r>
      <w:r>
        <w:fldChar w:fldCharType="end"/>
      </w:r>
      <w:r>
        <w:t xml:space="preserve"> on pages </w:t>
      </w:r>
      <w:r>
        <w:fldChar w:fldCharType="begin"/>
      </w:r>
      <w:r>
        <w:instrText xml:space="preserve"> PAGEREF _Ref434488524 \h </w:instrText>
      </w:r>
      <w:r>
        <w:fldChar w:fldCharType="separate"/>
      </w:r>
      <w:r w:rsidR="000C0A06">
        <w:rPr>
          <w:noProof/>
        </w:rPr>
        <w:t>605</w:t>
      </w:r>
      <w:r>
        <w:fldChar w:fldCharType="end"/>
      </w:r>
      <w:r>
        <w:t xml:space="preserve"> and </w:t>
      </w:r>
      <w:r>
        <w:fldChar w:fldCharType="begin"/>
      </w:r>
      <w:r>
        <w:instrText xml:space="preserve"> PAGEREF _Ref434488546 \h </w:instrText>
      </w:r>
      <w:r>
        <w:fldChar w:fldCharType="separate"/>
      </w:r>
      <w:r w:rsidR="000C0A06">
        <w:rPr>
          <w:noProof/>
        </w:rPr>
        <w:t>606</w:t>
      </w:r>
      <w:r>
        <w:fldChar w:fldCharType="end"/>
      </w:r>
      <w:r>
        <w:t>.</w:t>
      </w:r>
    </w:p>
    <w:p w14:paraId="4CFFD00D" w14:textId="77777777" w:rsidR="001779C0" w:rsidRDefault="001779C0" w:rsidP="001779C0">
      <w:pPr>
        <w:pStyle w:val="Heading3"/>
      </w:pPr>
      <w:bookmarkStart w:id="1506" w:name="_Toc448227565"/>
      <w:r>
        <w:t>February 24 (25) / Meshir 30: Also St. Cyril VI</w:t>
      </w:r>
      <w:bookmarkEnd w:id="1506"/>
    </w:p>
    <w:p w14:paraId="0CDD55AC" w14:textId="77777777" w:rsidR="001779C0" w:rsidRDefault="001779C0" w:rsidP="001779C0">
      <w:pPr>
        <w:pStyle w:val="Heading4"/>
      </w:pPr>
      <w:bookmarkStart w:id="1507" w:name="_Ref434492506"/>
      <w:r>
        <w:t>The Doxology</w:t>
      </w:r>
      <w:r w:rsidR="00B82753">
        <w:t xml:space="preserve"> for St. Cyril VI</w:t>
      </w:r>
      <w:r>
        <w:rPr>
          <w:rStyle w:val="FootnoteReference"/>
        </w:rPr>
        <w:footnoteReference w:id="953"/>
      </w:r>
      <w:bookmarkEnd w:id="1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8" w:name="_Toc448696651"/>
      <w:bookmarkStart w:id="1509" w:name="March"/>
      <w:bookmarkEnd w:id="1489"/>
      <w:r>
        <w:t>March</w:t>
      </w:r>
      <w:bookmarkEnd w:id="1503"/>
      <w:bookmarkEnd w:id="1504"/>
      <w:bookmarkEnd w:id="1505"/>
      <w:r w:rsidR="00C30529">
        <w:t xml:space="preserve"> or </w:t>
      </w:r>
      <w:r w:rsidR="00C30529">
        <w:rPr>
          <w:rFonts w:ascii="FreeSerifAvvaShenouda" w:hAnsi="FreeSerifAvvaShenouda" w:cs="FreeSerifAvvaShenouda"/>
        </w:rPr>
        <w:t>Ⲡⲁⲣⲙϩⲟⲧⲡ</w:t>
      </w:r>
      <w:bookmarkEnd w:id="1508"/>
    </w:p>
    <w:bookmarkStart w:id="1510" w:name="_Toc410196212" w:displacedByCustomXml="next"/>
    <w:bookmarkStart w:id="1511" w:name="_Toc410196454" w:displacedByCustomXml="next"/>
    <w:bookmarkStart w:id="1512" w:name="_Toc410196956" w:displacedByCustomXml="next"/>
    <w:sdt>
      <w:sdtPr>
        <w:id w:val="-1351720020"/>
        <w:docPartObj>
          <w:docPartGallery w:val="Table of Contents"/>
          <w:docPartUnique/>
        </w:docPartObj>
      </w:sdtPr>
      <w:sdtEndPr>
        <w:rPr>
          <w:b/>
          <w:bCs/>
          <w:noProof/>
        </w:rPr>
      </w:sdtEndPr>
      <w:sdtContent>
        <w:p w14:paraId="7AE7EA5B" w14:textId="216CE30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C0A06">
              <w:rPr>
                <w:noProof/>
                <w:webHidden/>
              </w:rPr>
              <w:t>842</w:t>
            </w:r>
            <w:r w:rsidR="00E35F1F">
              <w:rPr>
                <w:noProof/>
                <w:webHidden/>
              </w:rPr>
              <w:fldChar w:fldCharType="end"/>
            </w:r>
          </w:hyperlink>
        </w:p>
        <w:p w14:paraId="2E169AD9" w14:textId="1DC0A0F0" w:rsidR="00E35F1F" w:rsidRDefault="00464893">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C0A06">
              <w:rPr>
                <w:noProof/>
                <w:webHidden/>
              </w:rPr>
              <w:t>843</w:t>
            </w:r>
            <w:r w:rsidR="00E35F1F">
              <w:rPr>
                <w:noProof/>
                <w:webHidden/>
              </w:rPr>
              <w:fldChar w:fldCharType="end"/>
            </w:r>
          </w:hyperlink>
        </w:p>
        <w:p w14:paraId="343F3EFD" w14:textId="2C52F50C" w:rsidR="00E35F1F" w:rsidRDefault="00464893">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C0A06">
              <w:rPr>
                <w:noProof/>
                <w:webHidden/>
              </w:rPr>
              <w:t>843</w:t>
            </w:r>
            <w:r w:rsidR="00E35F1F">
              <w:rPr>
                <w:noProof/>
                <w:webHidden/>
              </w:rPr>
              <w:fldChar w:fldCharType="end"/>
            </w:r>
          </w:hyperlink>
        </w:p>
        <w:p w14:paraId="796046AD" w14:textId="6E2EB054" w:rsidR="00E35F1F" w:rsidRDefault="00464893">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C0A06">
              <w:rPr>
                <w:noProof/>
                <w:webHidden/>
              </w:rPr>
              <w:t>843</w:t>
            </w:r>
            <w:r w:rsidR="00E35F1F">
              <w:rPr>
                <w:noProof/>
                <w:webHidden/>
              </w:rPr>
              <w:fldChar w:fldCharType="end"/>
            </w:r>
          </w:hyperlink>
        </w:p>
        <w:p w14:paraId="7D8441B9" w14:textId="06B55C2F" w:rsidR="00E35F1F" w:rsidRDefault="00464893">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C0A06">
              <w:rPr>
                <w:noProof/>
                <w:webHidden/>
              </w:rPr>
              <w:t>844</w:t>
            </w:r>
            <w:r w:rsidR="00E35F1F">
              <w:rPr>
                <w:noProof/>
                <w:webHidden/>
              </w:rPr>
              <w:fldChar w:fldCharType="end"/>
            </w:r>
          </w:hyperlink>
        </w:p>
        <w:p w14:paraId="55DA3F2E" w14:textId="2BDEDFE4" w:rsidR="00E35F1F" w:rsidRDefault="00464893">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C0A06">
              <w:rPr>
                <w:noProof/>
                <w:webHidden/>
              </w:rPr>
              <w:t>844</w:t>
            </w:r>
            <w:r w:rsidR="00E35F1F">
              <w:rPr>
                <w:noProof/>
                <w:webHidden/>
              </w:rPr>
              <w:fldChar w:fldCharType="end"/>
            </w:r>
          </w:hyperlink>
        </w:p>
        <w:p w14:paraId="30B6B3FC" w14:textId="4E6576FD" w:rsidR="00E35F1F" w:rsidRDefault="00464893">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C0A06">
              <w:rPr>
                <w:noProof/>
                <w:webHidden/>
              </w:rPr>
              <w:t>844</w:t>
            </w:r>
            <w:r w:rsidR="00E35F1F">
              <w:rPr>
                <w:noProof/>
                <w:webHidden/>
              </w:rPr>
              <w:fldChar w:fldCharType="end"/>
            </w:r>
          </w:hyperlink>
        </w:p>
        <w:p w14:paraId="6C239014" w14:textId="0736FEB3" w:rsidR="00E35F1F" w:rsidRDefault="00464893">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C0A06">
              <w:rPr>
                <w:noProof/>
                <w:webHidden/>
              </w:rPr>
              <w:t>844</w:t>
            </w:r>
            <w:r w:rsidR="00E35F1F">
              <w:rPr>
                <w:noProof/>
                <w:webHidden/>
              </w:rPr>
              <w:fldChar w:fldCharType="end"/>
            </w:r>
          </w:hyperlink>
        </w:p>
        <w:p w14:paraId="2B5B3EB0" w14:textId="1BBD066B" w:rsidR="00E35F1F" w:rsidRDefault="00464893">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C0A06">
              <w:rPr>
                <w:noProof/>
                <w:webHidden/>
              </w:rPr>
              <w:t>848</w:t>
            </w:r>
            <w:r w:rsidR="00E35F1F">
              <w:rPr>
                <w:noProof/>
                <w:webHidden/>
              </w:rPr>
              <w:fldChar w:fldCharType="end"/>
            </w:r>
          </w:hyperlink>
        </w:p>
        <w:p w14:paraId="66809D4F" w14:textId="08809C0A" w:rsidR="00E35F1F" w:rsidRDefault="00464893">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C0A06">
              <w:rPr>
                <w:noProof/>
                <w:webHidden/>
              </w:rPr>
              <w:t>858</w:t>
            </w:r>
            <w:r w:rsidR="00E35F1F">
              <w:rPr>
                <w:noProof/>
                <w:webHidden/>
              </w:rPr>
              <w:fldChar w:fldCharType="end"/>
            </w:r>
          </w:hyperlink>
        </w:p>
        <w:p w14:paraId="6F1FC274" w14:textId="112B2D3E" w:rsidR="00E35F1F" w:rsidRDefault="00464893">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C0A06">
              <w:rPr>
                <w:noProof/>
                <w:webHidden/>
              </w:rPr>
              <w:t>858</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3" w:name="_Toc448227566"/>
      <w:r>
        <w:t>March 2: Departure of St. Chad of Mercia</w:t>
      </w:r>
      <w:r w:rsidR="00377E51">
        <w:rPr>
          <w:rStyle w:val="FootnoteReference"/>
        </w:rPr>
        <w:footnoteReference w:id="954"/>
      </w:r>
      <w:bookmarkEnd w:id="1513"/>
    </w:p>
    <w:p w14:paraId="668738F1" w14:textId="77777777" w:rsidR="006A140A" w:rsidRDefault="006A140A" w:rsidP="006A140A">
      <w:pPr>
        <w:pStyle w:val="Heading4"/>
      </w:pPr>
      <w:bookmarkStart w:id="1514" w:name="_Ref434492702"/>
      <w:r>
        <w:t>The Doxology</w:t>
      </w:r>
      <w:r w:rsidR="00B82753">
        <w:t xml:space="preserve"> for St. Chad of Mercia</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5" w:name="_Toc448227567"/>
      <w:r>
        <w:t>March 4 / Phamenoth 8: Martyrdom of St. Matthias the Apostle</w:t>
      </w:r>
      <w:bookmarkEnd w:id="1515"/>
    </w:p>
    <w:p w14:paraId="5CD8BDEB" w14:textId="7374CB37" w:rsidR="00191A26" w:rsidRDefault="00191A26" w:rsidP="00191A26">
      <w:pPr>
        <w:pStyle w:val="Rubric"/>
      </w:pPr>
      <w:r>
        <w:t xml:space="preserve">See </w:t>
      </w:r>
      <w:r>
        <w:fldChar w:fldCharType="begin"/>
      </w:r>
      <w:r>
        <w:instrText xml:space="preserve"> REF _Ref434488644 \h </w:instrText>
      </w:r>
      <w:r>
        <w:fldChar w:fldCharType="separate"/>
      </w:r>
      <w:r w:rsidR="000C0A06">
        <w:t>A Doxology for the Apostles</w:t>
      </w:r>
      <w:r>
        <w:fldChar w:fldCharType="end"/>
      </w:r>
      <w:r>
        <w:t xml:space="preserve">, on pages </w:t>
      </w:r>
      <w:r>
        <w:fldChar w:fldCharType="begin"/>
      </w:r>
      <w:r>
        <w:instrText xml:space="preserve"> PAGEREF _Ref434488644 \h </w:instrText>
      </w:r>
      <w:r>
        <w:fldChar w:fldCharType="separate"/>
      </w:r>
      <w:r w:rsidR="000C0A06">
        <w:rPr>
          <w:noProof/>
        </w:rPr>
        <w:t>607</w:t>
      </w:r>
      <w:r>
        <w:fldChar w:fldCharType="end"/>
      </w:r>
      <w:r>
        <w:t xml:space="preserve">, </w:t>
      </w:r>
      <w:r>
        <w:fldChar w:fldCharType="begin"/>
      </w:r>
      <w:r>
        <w:instrText xml:space="preserve"> PAGEREF _Ref434488657 \h </w:instrText>
      </w:r>
      <w:r>
        <w:fldChar w:fldCharType="separate"/>
      </w:r>
      <w:r w:rsidR="000C0A06">
        <w:rPr>
          <w:noProof/>
        </w:rPr>
        <w:t>607</w:t>
      </w:r>
      <w:r>
        <w:fldChar w:fldCharType="end"/>
      </w:r>
      <w:r>
        <w:t xml:space="preserve">, or </w:t>
      </w:r>
      <w:r>
        <w:fldChar w:fldCharType="begin"/>
      </w:r>
      <w:r>
        <w:instrText xml:space="preserve"> PAGEREF _Ref434488992 \h </w:instrText>
      </w:r>
      <w:r>
        <w:fldChar w:fldCharType="separate"/>
      </w:r>
      <w:r w:rsidR="000C0A06">
        <w:rPr>
          <w:noProof/>
        </w:rPr>
        <w:t>609</w:t>
      </w:r>
      <w:r>
        <w:fldChar w:fldCharType="end"/>
      </w:r>
      <w:r>
        <w:t>.</w:t>
      </w:r>
    </w:p>
    <w:p w14:paraId="01FACE98" w14:textId="77777777" w:rsidR="00495F1A" w:rsidRDefault="00C30529" w:rsidP="00495F1A">
      <w:pPr>
        <w:pStyle w:val="Heading3"/>
      </w:pPr>
      <w:bookmarkStart w:id="1516" w:name="_Toc448227568"/>
      <w:r>
        <w:t xml:space="preserve">March 6 / Phamenoth 10: </w:t>
      </w:r>
      <w:r w:rsidR="00495F1A">
        <w:t>The Finding of the Holy Cross</w:t>
      </w:r>
      <w:bookmarkEnd w:id="1512"/>
      <w:bookmarkEnd w:id="1511"/>
      <w:bookmarkEnd w:id="1510"/>
      <w:bookmarkEnd w:id="1516"/>
    </w:p>
    <w:p w14:paraId="0DD4581E" w14:textId="324F5CD6"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C0A06">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C0A06">
        <w:rPr>
          <w:noProof/>
        </w:rPr>
        <w:t>645</w:t>
      </w:r>
      <w:r w:rsidR="002409EF">
        <w:fldChar w:fldCharType="end"/>
      </w:r>
      <w:r>
        <w:t>.</w:t>
      </w:r>
    </w:p>
    <w:p w14:paraId="26452189" w14:textId="77777777" w:rsidR="00DD5136" w:rsidRDefault="00DD5136" w:rsidP="00DD5136">
      <w:pPr>
        <w:pStyle w:val="Heading3"/>
      </w:pPr>
      <w:bookmarkStart w:id="1517" w:name="_Toc448227569"/>
      <w:r>
        <w:t>March 8 / Phamenoth</w:t>
      </w:r>
      <w:r w:rsidR="005329C1">
        <w:t xml:space="preserve"> 12</w:t>
      </w:r>
      <w:r>
        <w:t>: Commemoration of Archangel Michael</w:t>
      </w:r>
      <w:bookmarkEnd w:id="1517"/>
    </w:p>
    <w:p w14:paraId="6CAA6CDF" w14:textId="77777777" w:rsidR="000C0A06" w:rsidRDefault="00191A26" w:rsidP="0082304E">
      <w:pPr>
        <w:pStyle w:val="Heading4"/>
      </w:pPr>
      <w:r>
        <w:t xml:space="preserve">See </w:t>
      </w:r>
      <w:r>
        <w:fldChar w:fldCharType="begin"/>
      </w:r>
      <w:r>
        <w:instrText xml:space="preserve"> REF _Ref434561114 \h </w:instrText>
      </w:r>
      <w:r>
        <w:fldChar w:fldCharType="separate"/>
      </w:r>
      <w:r w:rsidR="000C0A06">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1E66FAD8" w14:textId="77777777" w:rsidTr="0082304E">
        <w:trPr>
          <w:cantSplit/>
          <w:jc w:val="center"/>
        </w:trPr>
        <w:tc>
          <w:tcPr>
            <w:tcW w:w="288" w:type="dxa"/>
          </w:tcPr>
          <w:p w14:paraId="611FAB55" w14:textId="77777777" w:rsidR="000C0A06" w:rsidRDefault="000C0A06" w:rsidP="0082304E">
            <w:pPr>
              <w:pStyle w:val="CopticCross"/>
            </w:pPr>
          </w:p>
        </w:tc>
        <w:tc>
          <w:tcPr>
            <w:tcW w:w="3960" w:type="dxa"/>
          </w:tcPr>
          <w:p w14:paraId="16FCD3B1" w14:textId="77777777" w:rsidR="000C0A06" w:rsidRDefault="000C0A06" w:rsidP="00C83ECE">
            <w:pPr>
              <w:pStyle w:val="EngHang"/>
            </w:pPr>
            <w:r>
              <w:t>Through the intercessions</w:t>
            </w:r>
          </w:p>
          <w:p w14:paraId="7C51F1C8" w14:textId="77777777" w:rsidR="000C0A06" w:rsidRDefault="000C0A06" w:rsidP="00C83ECE">
            <w:pPr>
              <w:pStyle w:val="EngHang"/>
            </w:pPr>
            <w:r>
              <w:t>Of the Four Incorporeal Beasts,</w:t>
            </w:r>
          </w:p>
          <w:p w14:paraId="6EB5869B" w14:textId="77777777" w:rsidR="000C0A06" w:rsidRDefault="000C0A06" w:rsidP="00C83ECE">
            <w:pPr>
              <w:pStyle w:val="EngHang"/>
            </w:pPr>
            <w:r>
              <w:t>The ministering flames of fire,</w:t>
            </w:r>
          </w:p>
          <w:p w14:paraId="44F9D960" w14:textId="77777777" w:rsidR="000C0A06" w:rsidRDefault="000C0A06" w:rsidP="0082304E">
            <w:pPr>
              <w:pStyle w:val="EngHangEnd"/>
            </w:pPr>
            <w:r>
              <w:t>O Lord, grant us the forgiveness of our sins.</w:t>
            </w:r>
          </w:p>
        </w:tc>
        <w:tc>
          <w:tcPr>
            <w:tcW w:w="288" w:type="dxa"/>
          </w:tcPr>
          <w:p w14:paraId="40151576" w14:textId="77777777" w:rsidR="000C0A06" w:rsidRDefault="000C0A06" w:rsidP="0082304E"/>
        </w:tc>
        <w:tc>
          <w:tcPr>
            <w:tcW w:w="288" w:type="dxa"/>
          </w:tcPr>
          <w:p w14:paraId="03E524B1" w14:textId="77777777" w:rsidR="000C0A06" w:rsidRDefault="000C0A06" w:rsidP="0082304E">
            <w:pPr>
              <w:pStyle w:val="CopticCross"/>
            </w:pPr>
          </w:p>
        </w:tc>
        <w:tc>
          <w:tcPr>
            <w:tcW w:w="3960" w:type="dxa"/>
          </w:tcPr>
          <w:p w14:paraId="08BD3F18" w14:textId="77777777" w:rsidR="000C0A06" w:rsidRDefault="000C0A06" w:rsidP="00C83ECE">
            <w:pPr>
              <w:pStyle w:val="CopticVersemulti-line"/>
            </w:pPr>
            <w:r>
              <w:t>Ϩⲓⲧⲉⲛ ⲛⲓⲡ̀ⲣⲉⲥⲃⲓⲁ̀</w:t>
            </w:r>
          </w:p>
          <w:p w14:paraId="5F2A3650" w14:textId="77777777" w:rsidR="000C0A06" w:rsidRDefault="000C0A06" w:rsidP="00C83ECE">
            <w:pPr>
              <w:pStyle w:val="CopticVersemulti-line"/>
            </w:pPr>
            <w:r>
              <w:t>ⲛ̀ⲧⲉ ⲡⲓϥ̀ⲧⲟⲩ ⲛ̀ⲍⲱⲟⲛ ⲛ̀ⲁⲥⲱⲙⲁⲧⲟⲥ</w:t>
            </w:r>
          </w:p>
          <w:p w14:paraId="7172768C" w14:textId="77777777" w:rsidR="000C0A06" w:rsidRDefault="000C0A06" w:rsidP="00C83ECE">
            <w:pPr>
              <w:pStyle w:val="CopticVersemulti-line"/>
            </w:pPr>
            <w:r>
              <w:t>ⲛ̀ⲗⲓⲧⲟⲩⲣⲅⲟⲥ ⲛ̀ϣⲁϩ ⲛ̀ⲭ̀ⲣⲟⲙ:</w:t>
            </w:r>
          </w:p>
          <w:p w14:paraId="4F3AD0BE" w14:textId="77777777" w:rsidR="000C0A06" w:rsidRPr="00C35319" w:rsidRDefault="000C0A06" w:rsidP="00C83ECE">
            <w:pPr>
              <w:pStyle w:val="CopticHangingVerse"/>
            </w:pPr>
            <w:r>
              <w:t>Ⲡϭⲟⲓⲥ ⲁⲣⲓϩ̀ⲙⲟⲧ ⲛⲁⲛ ⲙ̀ⲡⲓⲭⲱ ⲉ̀ⲃⲟⲗ ⲛ̀ⲧⲉ ⲛⲉⲛⲛⲟⲃⲓ.</w:t>
            </w:r>
          </w:p>
        </w:tc>
      </w:tr>
    </w:tbl>
    <w:p w14:paraId="6FB1E092" w14:textId="77777777" w:rsidR="000C0A06" w:rsidRDefault="000C0A06"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1660CF5F" w14:textId="77777777" w:rsidTr="00C83ECE">
        <w:trPr>
          <w:cantSplit/>
          <w:jc w:val="center"/>
        </w:trPr>
        <w:tc>
          <w:tcPr>
            <w:tcW w:w="288" w:type="dxa"/>
          </w:tcPr>
          <w:p w14:paraId="16013269" w14:textId="77777777" w:rsidR="000C0A06" w:rsidRDefault="000C0A06" w:rsidP="00C83ECE">
            <w:pPr>
              <w:pStyle w:val="CopticCross"/>
            </w:pPr>
          </w:p>
        </w:tc>
        <w:tc>
          <w:tcPr>
            <w:tcW w:w="3960" w:type="dxa"/>
          </w:tcPr>
          <w:p w14:paraId="46F792E0" w14:textId="77777777" w:rsidR="000C0A06" w:rsidRDefault="000C0A06" w:rsidP="00C83ECE">
            <w:pPr>
              <w:pStyle w:val="EngHang"/>
            </w:pPr>
            <w:r>
              <w:t>Hail to the four incorporeal living beasts,</w:t>
            </w:r>
          </w:p>
          <w:p w14:paraId="22CA8613" w14:textId="77777777" w:rsidR="000C0A06" w:rsidRDefault="000C0A06" w:rsidP="00C83ECE">
            <w:pPr>
              <w:pStyle w:val="EngHang"/>
            </w:pPr>
            <w:r>
              <w:t>Carrying the throne of God,</w:t>
            </w:r>
          </w:p>
          <w:p w14:paraId="4E86538E" w14:textId="77777777" w:rsidR="000C0A06" w:rsidRDefault="000C0A06" w:rsidP="00C83ECE">
            <w:pPr>
              <w:pStyle w:val="EngHang"/>
            </w:pPr>
            <w:r>
              <w:t>A lion’s face, and a calf’s face,</w:t>
            </w:r>
          </w:p>
          <w:p w14:paraId="12404176" w14:textId="77777777" w:rsidR="000C0A06" w:rsidRDefault="000C0A06" w:rsidP="00C83ECE">
            <w:pPr>
              <w:pStyle w:val="EngHangEnd"/>
            </w:pPr>
            <w:r>
              <w:t>A man’s face, and an eagle’s face.</w:t>
            </w:r>
          </w:p>
        </w:tc>
        <w:tc>
          <w:tcPr>
            <w:tcW w:w="288" w:type="dxa"/>
          </w:tcPr>
          <w:p w14:paraId="461BFB4C" w14:textId="77777777" w:rsidR="000C0A06" w:rsidRDefault="000C0A06" w:rsidP="00C83ECE"/>
        </w:tc>
        <w:tc>
          <w:tcPr>
            <w:tcW w:w="288" w:type="dxa"/>
          </w:tcPr>
          <w:p w14:paraId="3A846BA0" w14:textId="77777777" w:rsidR="000C0A06" w:rsidRDefault="000C0A06" w:rsidP="00C83ECE">
            <w:pPr>
              <w:pStyle w:val="CopticCross"/>
            </w:pPr>
          </w:p>
        </w:tc>
        <w:tc>
          <w:tcPr>
            <w:tcW w:w="3960" w:type="dxa"/>
          </w:tcPr>
          <w:p w14:paraId="0521AAE0" w14:textId="77777777" w:rsidR="000C0A06" w:rsidRDefault="000C0A06" w:rsidP="00C83ECE">
            <w:pPr>
              <w:pStyle w:val="CopticVersemulti-line"/>
            </w:pPr>
            <w:r>
              <w:t>Ⲭⲉⲣⲉ ⲡⲓϥ̀ⲧⲟⲩ ⲛ̀ⲍⲱⲟⲛ ⲛ̀ⲁ̀ⲥⲱⲙⲁⲧⲟⲥ:</w:t>
            </w:r>
          </w:p>
          <w:p w14:paraId="77A50D5E" w14:textId="77777777" w:rsidR="000C0A06" w:rsidRDefault="000C0A06" w:rsidP="00C83ECE">
            <w:pPr>
              <w:pStyle w:val="CopticVersemulti-line"/>
            </w:pPr>
            <w:r>
              <w:t>ⲉⲧϥⲁⲓ ϧⲁ ⲡⲓϩⲁⲣⲙⲁ ⲛ̀ⲧⲉ Ⲫϯ:</w:t>
            </w:r>
          </w:p>
          <w:p w14:paraId="11FEBF9E" w14:textId="77777777" w:rsidR="000C0A06" w:rsidRDefault="000C0A06" w:rsidP="00C83ECE">
            <w:pPr>
              <w:pStyle w:val="CopticVersemulti-line"/>
            </w:pPr>
            <w:r>
              <w:t>ⲟⲩϩⲟ ⲙ̀ⲙⲟⲩⲓ̀ ⲛⲉⲙ ⲟⲩϩⲟ ⲙ̀ⲙⲁⲥⲓ:</w:t>
            </w:r>
          </w:p>
          <w:p w14:paraId="7509DC99" w14:textId="77777777" w:rsidR="000C0A06" w:rsidRPr="00C35319" w:rsidRDefault="000C0A06" w:rsidP="00C83ECE">
            <w:pPr>
              <w:pStyle w:val="CopticHangingVerse"/>
            </w:pPr>
            <w:r>
              <w:t>ⲛⲉⲙ ⲟⲩϩⲟ ⲛ̀ⲣⲱⲙⲓ ⲛⲉⲙ ⲟⲩϩⲟ ⲛ̀ⲁ̀ⲏ̀ⲧⲟⲥ.</w:t>
            </w:r>
          </w:p>
        </w:tc>
      </w:tr>
    </w:tbl>
    <w:p w14:paraId="1B0037AC" w14:textId="77777777" w:rsidR="000C0A06" w:rsidRDefault="000C0A06" w:rsidP="0082304E">
      <w:pPr>
        <w:pStyle w:val="Heading4"/>
      </w:pPr>
      <w:r>
        <w:t>The Gospel Response for the Four Incorporeal Beasts</w:t>
      </w:r>
    </w:p>
    <w:p w14:paraId="726471E3" w14:textId="77777777" w:rsidR="000C0A06" w:rsidRPr="00C14556" w:rsidRDefault="000C0A06" w:rsidP="00C14556">
      <w:pPr>
        <w:pStyle w:val="Rubric"/>
      </w:pPr>
      <w:r>
        <w:t>The last verse of the Doxology may be inserted into the Annual Gospel Response.</w:t>
      </w:r>
    </w:p>
    <w:p w14:paraId="45245CCF" w14:textId="77AAB14B" w:rsidR="00DD5136" w:rsidRDefault="000C0A06"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F095B73" w14:textId="77777777" w:rsidR="00494FE4" w:rsidRDefault="00494FE4" w:rsidP="00494FE4">
      <w:pPr>
        <w:pStyle w:val="Heading3"/>
      </w:pPr>
      <w:bookmarkStart w:id="1518" w:name="_Toc448227570"/>
      <w:r>
        <w:t>March 9 / Phamenoth 13: Return of St. Macarius the Great and St. Macarius of Alexandria from Exile</w:t>
      </w:r>
      <w:bookmarkEnd w:id="1518"/>
    </w:p>
    <w:p w14:paraId="450613FB" w14:textId="4CD02AAD"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C0A06">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C0A06">
        <w:rPr>
          <w:noProof/>
        </w:rPr>
        <w:t>844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C0A06">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C0A06">
        <w:rPr>
          <w:noProof/>
        </w:rPr>
        <w:t>866</w:t>
      </w:r>
      <w:r w:rsidR="002409EF">
        <w:fldChar w:fldCharType="end"/>
      </w:r>
      <w:r>
        <w:t>.</w:t>
      </w:r>
    </w:p>
    <w:p w14:paraId="15396FC9" w14:textId="77777777" w:rsidR="007F571C" w:rsidRDefault="007F571C" w:rsidP="007F571C">
      <w:pPr>
        <w:pStyle w:val="Heading3"/>
      </w:pPr>
      <w:bookmarkStart w:id="1519" w:name="_Toc448227571"/>
      <w:r>
        <w:t>March 15 / Phamenoth 19: Martyrdom of St. Aristobulus the Apostle</w:t>
      </w:r>
      <w:bookmarkEnd w:id="1519"/>
    </w:p>
    <w:p w14:paraId="57821F33" w14:textId="11514C39" w:rsidR="00191A26" w:rsidRDefault="00191A26" w:rsidP="00191A26">
      <w:pPr>
        <w:pStyle w:val="Rubric"/>
      </w:pPr>
      <w:bookmarkStart w:id="1520" w:name="_Toc410196213"/>
      <w:bookmarkStart w:id="1521" w:name="_Toc410196455"/>
      <w:bookmarkStart w:id="1522" w:name="_Toc410196957"/>
      <w:r>
        <w:t xml:space="preserve">See </w:t>
      </w:r>
      <w:r>
        <w:fldChar w:fldCharType="begin"/>
      </w:r>
      <w:r>
        <w:instrText xml:space="preserve"> REF _Ref434488644 \h </w:instrText>
      </w:r>
      <w:r>
        <w:fldChar w:fldCharType="separate"/>
      </w:r>
      <w:r w:rsidR="000C0A06">
        <w:t>A Doxology for the Apostles</w:t>
      </w:r>
      <w:r>
        <w:fldChar w:fldCharType="end"/>
      </w:r>
      <w:r>
        <w:t xml:space="preserve">, on pages </w:t>
      </w:r>
      <w:r>
        <w:fldChar w:fldCharType="begin"/>
      </w:r>
      <w:r>
        <w:instrText xml:space="preserve"> PAGEREF _Ref434488644 \h </w:instrText>
      </w:r>
      <w:r>
        <w:fldChar w:fldCharType="separate"/>
      </w:r>
      <w:r w:rsidR="000C0A06">
        <w:rPr>
          <w:noProof/>
        </w:rPr>
        <w:t>607</w:t>
      </w:r>
      <w:r>
        <w:fldChar w:fldCharType="end"/>
      </w:r>
      <w:r>
        <w:t xml:space="preserve">, </w:t>
      </w:r>
      <w:r>
        <w:fldChar w:fldCharType="begin"/>
      </w:r>
      <w:r>
        <w:instrText xml:space="preserve"> PAGEREF _Ref434488657 \h </w:instrText>
      </w:r>
      <w:r>
        <w:fldChar w:fldCharType="separate"/>
      </w:r>
      <w:r w:rsidR="000C0A06">
        <w:rPr>
          <w:noProof/>
        </w:rPr>
        <w:t>607</w:t>
      </w:r>
      <w:r>
        <w:fldChar w:fldCharType="end"/>
      </w:r>
      <w:r>
        <w:t xml:space="preserve">, or </w:t>
      </w:r>
      <w:r>
        <w:fldChar w:fldCharType="begin"/>
      </w:r>
      <w:r>
        <w:instrText xml:space="preserve"> PAGEREF _Ref434488992 \h </w:instrText>
      </w:r>
      <w:r>
        <w:fldChar w:fldCharType="separate"/>
      </w:r>
      <w:r w:rsidR="000C0A06">
        <w:rPr>
          <w:noProof/>
        </w:rPr>
        <w:t>609</w:t>
      </w:r>
      <w:r>
        <w:fldChar w:fldCharType="end"/>
      </w:r>
      <w:r>
        <w:t>.</w:t>
      </w:r>
    </w:p>
    <w:p w14:paraId="35F3D5AC" w14:textId="77777777" w:rsidR="005329C1" w:rsidRDefault="005329C1" w:rsidP="005329C1">
      <w:pPr>
        <w:pStyle w:val="Heading3"/>
      </w:pPr>
      <w:bookmarkStart w:id="1523" w:name="_Toc448227572"/>
      <w:r>
        <w:t>March 17 / Phamenoth 21: Commemoration of the Theotokos</w:t>
      </w:r>
      <w:bookmarkEnd w:id="1523"/>
    </w:p>
    <w:p w14:paraId="665901C5" w14:textId="0A83463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0A06">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0A06">
        <w:rPr>
          <w:noProof/>
        </w:rPr>
        <w:t>940</w:t>
      </w:r>
      <w:r w:rsidR="007E24F9">
        <w:fldChar w:fldCharType="end"/>
      </w:r>
      <w:r w:rsidR="007E24F9">
        <w:t>.</w:t>
      </w:r>
    </w:p>
    <w:p w14:paraId="7FA5DE0B" w14:textId="77777777" w:rsidR="00C30529" w:rsidRDefault="00C30529" w:rsidP="00C30529">
      <w:pPr>
        <w:pStyle w:val="Heading3"/>
      </w:pPr>
      <w:bookmarkStart w:id="1524" w:name="_Ref434563557"/>
      <w:bookmarkStart w:id="1525" w:name="_Toc448227573"/>
      <w:r>
        <w:t>March 23 / Phamenoth 27: St. Macarius the Great</w:t>
      </w:r>
      <w:bookmarkEnd w:id="1524"/>
      <w:bookmarkEnd w:id="1525"/>
    </w:p>
    <w:p w14:paraId="19445963" w14:textId="77777777" w:rsidR="003E7329" w:rsidRDefault="003E7329" w:rsidP="003E7329">
      <w:pPr>
        <w:pStyle w:val="Heading4"/>
      </w:pPr>
      <w:bookmarkStart w:id="1526" w:name="_Ref434490507"/>
      <w:r>
        <w:t>The Doxology of St. Macarius the Great</w:t>
      </w:r>
      <w:bookmarkEnd w:id="1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5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5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3" w:name="_Ref434490525"/>
      <w:r>
        <w:t>Another Doxology of St. Macarius the Great</w:t>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4" w:name="_Ref434490542"/>
      <w:r>
        <w:t>Another</w:t>
      </w:r>
      <w:r w:rsidR="00C30529">
        <w:t xml:space="preserve"> Doxology</w:t>
      </w:r>
      <w:r>
        <w:t xml:space="preserve"> of St. Macarius the Great</w:t>
      </w:r>
      <w:r>
        <w:rPr>
          <w:rStyle w:val="FootnoteReference"/>
        </w:rPr>
        <w:footnoteReference w:id="957"/>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5" w:name="_Toc448227574"/>
      <w:r>
        <w:t xml:space="preserve">March 25 / Phamenoth 29: </w:t>
      </w:r>
      <w:r w:rsidR="00495F1A">
        <w:t>Annunciation</w:t>
      </w:r>
      <w:bookmarkEnd w:id="1520"/>
      <w:bookmarkEnd w:id="1521"/>
      <w:bookmarkEnd w:id="1522"/>
      <w:bookmarkEnd w:id="1535"/>
    </w:p>
    <w:p w14:paraId="2B8989CB" w14:textId="77777777" w:rsidR="004246C3" w:rsidRDefault="004246C3" w:rsidP="004246C3">
      <w:pPr>
        <w:pStyle w:val="Heading4"/>
      </w:pPr>
      <w:bookmarkStart w:id="1536"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7" w:name="_Ref434475566"/>
      <w:bookmarkStart w:id="1538" w:name="_Toc410196214"/>
      <w:bookmarkStart w:id="1539" w:name="_Toc410196456"/>
      <w:bookmarkStart w:id="1540" w:name="_Toc410196958"/>
      <w:r>
        <w:t>The Psali Adam</w:t>
      </w:r>
      <w:r w:rsidR="006C1B94">
        <w:t xml:space="preserve"> for Annunciation</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41"/>
            <w:r>
              <w:t>Head</w:t>
            </w:r>
            <w:commentRangeEnd w:id="1541"/>
            <w:r>
              <w:rPr>
                <w:rStyle w:val="CommentReference"/>
              </w:rPr>
              <w:commentReference w:id="154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2" w:name="_Ref434475591"/>
      <w:r>
        <w:t>The Psali Batos</w:t>
      </w:r>
      <w:r w:rsidR="006C1B94">
        <w:t xml:space="preserve"> for Annunciation</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3"/>
            <w:r>
              <w:t>ruler</w:t>
            </w:r>
            <w:commentRangeEnd w:id="1543"/>
            <w:r>
              <w:rPr>
                <w:rStyle w:val="CommentReference"/>
              </w:rPr>
              <w:commentReference w:id="154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5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4"/>
            <w:r>
              <w:t xml:space="preserve">peoples </w:t>
            </w:r>
            <w:commentRangeEnd w:id="1544"/>
            <w:r>
              <w:rPr>
                <w:rStyle w:val="CommentReference"/>
              </w:rPr>
              <w:commentReference w:id="154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5"/>
            <w:r>
              <w:t>burned</w:t>
            </w:r>
            <w:commentRangeEnd w:id="1545"/>
            <w:r>
              <w:rPr>
                <w:rStyle w:val="CommentReference"/>
              </w:rPr>
              <w:commentReference w:id="154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6"/>
            <w:r>
              <w:t>Servant</w:t>
            </w:r>
            <w:commentRangeEnd w:id="1546"/>
            <w:r>
              <w:rPr>
                <w:rStyle w:val="CommentReference"/>
              </w:rPr>
              <w:commentReference w:id="154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7"/>
            <w:r>
              <w:t xml:space="preserve">Ⲫⲱⲕ </w:t>
            </w:r>
            <w:commentRangeEnd w:id="1547"/>
            <w:r>
              <w:rPr>
                <w:rStyle w:val="CommentReference"/>
                <w:rFonts w:ascii="Times New Roman" w:hAnsi="Times New Roman"/>
              </w:rPr>
              <w:commentReference w:id="154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8" w:name="_Ref434562998"/>
      <w:bookmarkStart w:id="1549" w:name="_Toc448227575"/>
      <w:r>
        <w:t xml:space="preserve">March 26 / Phamenoth 30: </w:t>
      </w:r>
      <w:r w:rsidR="00D31016">
        <w:t>Arch</w:t>
      </w:r>
      <w:r>
        <w:t>angel Gabriel</w:t>
      </w:r>
      <w:bookmarkEnd w:id="1548"/>
      <w:bookmarkEnd w:id="1549"/>
    </w:p>
    <w:p w14:paraId="79F33061" w14:textId="036CA332"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C0A06">
        <w:t xml:space="preserve">The Doxology of Archangel Gabriel for December or </w:t>
      </w:r>
      <w:r w:rsidR="000C0A06"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C0A06">
        <w:rPr>
          <w:noProof/>
        </w:rPr>
        <w:t>720</w:t>
      </w:r>
      <w:r w:rsidR="002409EF">
        <w:fldChar w:fldCharType="end"/>
      </w:r>
      <w:r>
        <w:t xml:space="preserve">, </w:t>
      </w:r>
      <w:r w:rsidR="002409EF">
        <w:fldChar w:fldCharType="begin"/>
      </w:r>
      <w:r w:rsidR="002409EF">
        <w:instrText xml:space="preserve"> REF _Ref434487984 \h </w:instrText>
      </w:r>
      <w:r w:rsidR="002409EF">
        <w:fldChar w:fldCharType="separate"/>
      </w:r>
      <w:r w:rsidR="000C0A06">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C0A06">
        <w:rPr>
          <w:noProof/>
        </w:rPr>
        <w:t>689</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C0A06">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C0A06">
        <w:rPr>
          <w:noProof/>
        </w:rPr>
        <w:t>898</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50" w:name="_Toc448227576"/>
      <w:r>
        <w:t xml:space="preserve">March 28 / Pharamuthi 2: Martyrdom of St. James </w:t>
      </w:r>
      <w:r w:rsidR="008762FF">
        <w:t xml:space="preserve">the son of </w:t>
      </w:r>
      <w:r w:rsidR="002E495E">
        <w:t>Zebedee</w:t>
      </w:r>
      <w:r>
        <w:t>, the Apostles</w:t>
      </w:r>
      <w:bookmarkEnd w:id="1550"/>
    </w:p>
    <w:p w14:paraId="2200D664" w14:textId="44948F5C" w:rsidR="00191A26" w:rsidRDefault="00191A26" w:rsidP="00191A26">
      <w:pPr>
        <w:pStyle w:val="Rubric"/>
      </w:pPr>
      <w:r>
        <w:t xml:space="preserve">See </w:t>
      </w:r>
      <w:r>
        <w:fldChar w:fldCharType="begin"/>
      </w:r>
      <w:r>
        <w:instrText xml:space="preserve"> REF _Ref434488644 \h </w:instrText>
      </w:r>
      <w:r>
        <w:fldChar w:fldCharType="separate"/>
      </w:r>
      <w:r w:rsidR="000C0A06">
        <w:t>A Doxology for the Apostles</w:t>
      </w:r>
      <w:r>
        <w:fldChar w:fldCharType="end"/>
      </w:r>
      <w:r>
        <w:t xml:space="preserve">, on pages </w:t>
      </w:r>
      <w:r>
        <w:fldChar w:fldCharType="begin"/>
      </w:r>
      <w:r>
        <w:instrText xml:space="preserve"> PAGEREF _Ref434488644 \h </w:instrText>
      </w:r>
      <w:r>
        <w:fldChar w:fldCharType="separate"/>
      </w:r>
      <w:r w:rsidR="000C0A06">
        <w:rPr>
          <w:noProof/>
        </w:rPr>
        <w:t>607</w:t>
      </w:r>
      <w:r>
        <w:fldChar w:fldCharType="end"/>
      </w:r>
      <w:r>
        <w:t xml:space="preserve">, </w:t>
      </w:r>
      <w:r>
        <w:fldChar w:fldCharType="begin"/>
      </w:r>
      <w:r>
        <w:instrText xml:space="preserve"> PAGEREF _Ref434488657 \h </w:instrText>
      </w:r>
      <w:r>
        <w:fldChar w:fldCharType="separate"/>
      </w:r>
      <w:r w:rsidR="000C0A06">
        <w:rPr>
          <w:noProof/>
        </w:rPr>
        <w:t>607</w:t>
      </w:r>
      <w:r>
        <w:fldChar w:fldCharType="end"/>
      </w:r>
      <w:r>
        <w:t xml:space="preserve">, or </w:t>
      </w:r>
      <w:r>
        <w:fldChar w:fldCharType="begin"/>
      </w:r>
      <w:r>
        <w:instrText xml:space="preserve"> PAGEREF _Ref434488992 \h </w:instrText>
      </w:r>
      <w:r>
        <w:fldChar w:fldCharType="separate"/>
      </w:r>
      <w:r w:rsidR="000C0A06">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51" w:name="_Toc448696652"/>
      <w:bookmarkStart w:id="1552" w:name="April"/>
      <w:bookmarkEnd w:id="1509"/>
      <w:r>
        <w:t>April</w:t>
      </w:r>
      <w:bookmarkEnd w:id="1538"/>
      <w:bookmarkEnd w:id="1539"/>
      <w:bookmarkEnd w:id="154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51"/>
    </w:p>
    <w:sdt>
      <w:sdtPr>
        <w:id w:val="637921212"/>
        <w:docPartObj>
          <w:docPartGallery w:val="Table of Contents"/>
          <w:docPartUnique/>
        </w:docPartObj>
      </w:sdtPr>
      <w:sdtEndPr>
        <w:rPr>
          <w:b/>
          <w:bCs/>
          <w:noProof/>
        </w:rPr>
      </w:sdtEndPr>
      <w:sdtContent>
        <w:p w14:paraId="26EC470B" w14:textId="1CF4339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C0A06">
              <w:rPr>
                <w:noProof/>
                <w:webHidden/>
              </w:rPr>
              <w:t>860</w:t>
            </w:r>
            <w:r w:rsidR="00E35F1F">
              <w:rPr>
                <w:noProof/>
                <w:webHidden/>
              </w:rPr>
              <w:fldChar w:fldCharType="end"/>
            </w:r>
          </w:hyperlink>
        </w:p>
        <w:p w14:paraId="516E2DC3" w14:textId="77437AC2" w:rsidR="00E35F1F" w:rsidRDefault="00464893">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C0A06">
              <w:rPr>
                <w:noProof/>
                <w:webHidden/>
              </w:rPr>
              <w:t>861</w:t>
            </w:r>
            <w:r w:rsidR="00E35F1F">
              <w:rPr>
                <w:noProof/>
                <w:webHidden/>
              </w:rPr>
              <w:fldChar w:fldCharType="end"/>
            </w:r>
          </w:hyperlink>
        </w:p>
        <w:p w14:paraId="0ADE7799" w14:textId="320E85A2" w:rsidR="00E35F1F" w:rsidRDefault="00464893">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C0A06">
              <w:rPr>
                <w:noProof/>
                <w:webHidden/>
              </w:rPr>
              <w:t>861</w:t>
            </w:r>
            <w:r w:rsidR="00E35F1F">
              <w:rPr>
                <w:noProof/>
                <w:webHidden/>
              </w:rPr>
              <w:fldChar w:fldCharType="end"/>
            </w:r>
          </w:hyperlink>
        </w:p>
        <w:p w14:paraId="139ECF53" w14:textId="3940B8E4" w:rsidR="00E35F1F" w:rsidRDefault="00464893">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C0A06">
              <w:rPr>
                <w:noProof/>
                <w:webHidden/>
              </w:rPr>
              <w:t>861</w:t>
            </w:r>
            <w:r w:rsidR="00E35F1F">
              <w:rPr>
                <w:noProof/>
                <w:webHidden/>
              </w:rPr>
              <w:fldChar w:fldCharType="end"/>
            </w:r>
          </w:hyperlink>
        </w:p>
        <w:p w14:paraId="4E84531B" w14:textId="76C97CD4" w:rsidR="00E35F1F" w:rsidRDefault="00464893">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C0A06">
              <w:rPr>
                <w:noProof/>
                <w:webHidden/>
              </w:rPr>
              <w:t>861</w:t>
            </w:r>
            <w:r w:rsidR="00E35F1F">
              <w:rPr>
                <w:noProof/>
                <w:webHidden/>
              </w:rPr>
              <w:fldChar w:fldCharType="end"/>
            </w:r>
          </w:hyperlink>
        </w:p>
        <w:p w14:paraId="4575163D" w14:textId="27020948" w:rsidR="00E35F1F" w:rsidRDefault="00464893">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C0A06">
              <w:rPr>
                <w:noProof/>
                <w:webHidden/>
              </w:rPr>
              <w:t>862</w:t>
            </w:r>
            <w:r w:rsidR="00E35F1F">
              <w:rPr>
                <w:noProof/>
                <w:webHidden/>
              </w:rPr>
              <w:fldChar w:fldCharType="end"/>
            </w:r>
          </w:hyperlink>
        </w:p>
        <w:p w14:paraId="37E2FD6C" w14:textId="49EF1633" w:rsidR="00E35F1F" w:rsidRDefault="00464893">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C0A06">
              <w:rPr>
                <w:noProof/>
                <w:webHidden/>
              </w:rPr>
              <w:t>863</w:t>
            </w:r>
            <w:r w:rsidR="00E35F1F">
              <w:rPr>
                <w:noProof/>
                <w:webHidden/>
              </w:rPr>
              <w:fldChar w:fldCharType="end"/>
            </w:r>
          </w:hyperlink>
        </w:p>
        <w:p w14:paraId="1A20FB38" w14:textId="78E0352B" w:rsidR="00E35F1F" w:rsidRDefault="00464893">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C0A06">
              <w:rPr>
                <w:noProof/>
                <w:webHidden/>
              </w:rPr>
              <w:t>863</w:t>
            </w:r>
            <w:r w:rsidR="00E35F1F">
              <w:rPr>
                <w:noProof/>
                <w:webHidden/>
              </w:rPr>
              <w:fldChar w:fldCharType="end"/>
            </w:r>
          </w:hyperlink>
        </w:p>
        <w:p w14:paraId="7E5244CB" w14:textId="4B7B3970" w:rsidR="00E35F1F" w:rsidRDefault="00464893">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C0A06">
              <w:rPr>
                <w:noProof/>
                <w:webHidden/>
              </w:rPr>
              <w:t>863</w:t>
            </w:r>
            <w:r w:rsidR="00E35F1F">
              <w:rPr>
                <w:noProof/>
                <w:webHidden/>
              </w:rPr>
              <w:fldChar w:fldCharType="end"/>
            </w:r>
          </w:hyperlink>
        </w:p>
        <w:p w14:paraId="35261B74" w14:textId="1E7DCAF3" w:rsidR="00E35F1F" w:rsidRDefault="00464893">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C0A06">
              <w:rPr>
                <w:noProof/>
                <w:webHidden/>
              </w:rPr>
              <w:t>864</w:t>
            </w:r>
            <w:r w:rsidR="00E35F1F">
              <w:rPr>
                <w:noProof/>
                <w:webHidden/>
              </w:rPr>
              <w:fldChar w:fldCharType="end"/>
            </w:r>
          </w:hyperlink>
        </w:p>
        <w:p w14:paraId="11F806C9" w14:textId="4F14942B" w:rsidR="00E35F1F" w:rsidRDefault="00464893">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C0A06">
              <w:rPr>
                <w:noProof/>
                <w:webHidden/>
              </w:rPr>
              <w:t>864</w:t>
            </w:r>
            <w:r w:rsidR="00E35F1F">
              <w:rPr>
                <w:noProof/>
                <w:webHidden/>
              </w:rPr>
              <w:fldChar w:fldCharType="end"/>
            </w:r>
          </w:hyperlink>
        </w:p>
        <w:p w14:paraId="73291818" w14:textId="02449854" w:rsidR="00E35F1F" w:rsidRDefault="00464893">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C0A06">
              <w:rPr>
                <w:noProof/>
                <w:webHidden/>
              </w:rPr>
              <w:t>864</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3" w:name="_Toc448227577"/>
      <w:r>
        <w:t>April 1 / Pharamuthi 6</w:t>
      </w:r>
      <w:r w:rsidR="006E4762">
        <w:t xml:space="preserve">: </w:t>
      </w:r>
      <w:r>
        <w:t>Saint Mary of Egypt</w:t>
      </w:r>
      <w:bookmarkEnd w:id="1553"/>
    </w:p>
    <w:p w14:paraId="70D0F650" w14:textId="77777777" w:rsidR="00254945" w:rsidRDefault="00254945" w:rsidP="00254945">
      <w:pPr>
        <w:pStyle w:val="Heading4"/>
      </w:pPr>
      <w:bookmarkStart w:id="1554" w:name="_Ref434491512"/>
      <w:r>
        <w:t>The Doxology</w:t>
      </w:r>
      <w:r w:rsidR="00810F04">
        <w:t xml:space="preserve"> for St. Mary of Egypt</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5" w:name="_Toc448227578"/>
      <w:r>
        <w:t>April 7 / Pharamuthi 12: Commemoration of Archangel Michael</w:t>
      </w:r>
      <w:bookmarkEnd w:id="1555"/>
    </w:p>
    <w:p w14:paraId="45C7F975" w14:textId="77777777" w:rsidR="000C0A06" w:rsidRDefault="00191A26" w:rsidP="0082304E">
      <w:pPr>
        <w:pStyle w:val="Heading4"/>
      </w:pPr>
      <w:r>
        <w:t xml:space="preserve">See </w:t>
      </w:r>
      <w:r>
        <w:fldChar w:fldCharType="begin"/>
      </w:r>
      <w:r>
        <w:instrText xml:space="preserve"> REF _Ref434561114 \h </w:instrText>
      </w:r>
      <w:r>
        <w:fldChar w:fldCharType="separate"/>
      </w:r>
      <w:r w:rsidR="000C0A06">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234B13DD" w14:textId="77777777" w:rsidTr="0082304E">
        <w:trPr>
          <w:cantSplit/>
          <w:jc w:val="center"/>
        </w:trPr>
        <w:tc>
          <w:tcPr>
            <w:tcW w:w="288" w:type="dxa"/>
          </w:tcPr>
          <w:p w14:paraId="23B9D7F2" w14:textId="77777777" w:rsidR="000C0A06" w:rsidRDefault="000C0A06" w:rsidP="0082304E">
            <w:pPr>
              <w:pStyle w:val="CopticCross"/>
            </w:pPr>
          </w:p>
        </w:tc>
        <w:tc>
          <w:tcPr>
            <w:tcW w:w="3960" w:type="dxa"/>
          </w:tcPr>
          <w:p w14:paraId="2B9E1B9C" w14:textId="77777777" w:rsidR="000C0A06" w:rsidRDefault="000C0A06" w:rsidP="00C83ECE">
            <w:pPr>
              <w:pStyle w:val="EngHang"/>
            </w:pPr>
            <w:r>
              <w:t>Through the intercessions</w:t>
            </w:r>
          </w:p>
          <w:p w14:paraId="6B95E817" w14:textId="77777777" w:rsidR="000C0A06" w:rsidRDefault="000C0A06" w:rsidP="00C83ECE">
            <w:pPr>
              <w:pStyle w:val="EngHang"/>
            </w:pPr>
            <w:r>
              <w:t>Of the Four Incorporeal Beasts,</w:t>
            </w:r>
          </w:p>
          <w:p w14:paraId="70F5B1F0" w14:textId="77777777" w:rsidR="000C0A06" w:rsidRDefault="000C0A06" w:rsidP="00C83ECE">
            <w:pPr>
              <w:pStyle w:val="EngHang"/>
            </w:pPr>
            <w:r>
              <w:t>The ministering flames of fire,</w:t>
            </w:r>
          </w:p>
          <w:p w14:paraId="1CB8407F" w14:textId="77777777" w:rsidR="000C0A06" w:rsidRDefault="000C0A06" w:rsidP="0082304E">
            <w:pPr>
              <w:pStyle w:val="EngHangEnd"/>
            </w:pPr>
            <w:r>
              <w:t>O Lord, grant us the forgiveness of our sins.</w:t>
            </w:r>
          </w:p>
        </w:tc>
        <w:tc>
          <w:tcPr>
            <w:tcW w:w="288" w:type="dxa"/>
          </w:tcPr>
          <w:p w14:paraId="638F08CC" w14:textId="77777777" w:rsidR="000C0A06" w:rsidRDefault="000C0A06" w:rsidP="0082304E"/>
        </w:tc>
        <w:tc>
          <w:tcPr>
            <w:tcW w:w="288" w:type="dxa"/>
          </w:tcPr>
          <w:p w14:paraId="015170F3" w14:textId="77777777" w:rsidR="000C0A06" w:rsidRDefault="000C0A06" w:rsidP="0082304E">
            <w:pPr>
              <w:pStyle w:val="CopticCross"/>
            </w:pPr>
          </w:p>
        </w:tc>
        <w:tc>
          <w:tcPr>
            <w:tcW w:w="3960" w:type="dxa"/>
          </w:tcPr>
          <w:p w14:paraId="2C66D0E7" w14:textId="77777777" w:rsidR="000C0A06" w:rsidRDefault="000C0A06" w:rsidP="00C83ECE">
            <w:pPr>
              <w:pStyle w:val="CopticVersemulti-line"/>
            </w:pPr>
            <w:r>
              <w:t>Ϩⲓⲧⲉⲛ ⲛⲓⲡ̀ⲣⲉⲥⲃⲓⲁ̀</w:t>
            </w:r>
          </w:p>
          <w:p w14:paraId="7F68F15A" w14:textId="77777777" w:rsidR="000C0A06" w:rsidRDefault="000C0A06" w:rsidP="00C83ECE">
            <w:pPr>
              <w:pStyle w:val="CopticVersemulti-line"/>
            </w:pPr>
            <w:r>
              <w:t>ⲛ̀ⲧⲉ ⲡⲓϥ̀ⲧⲟⲩ ⲛ̀ⲍⲱⲟⲛ ⲛ̀ⲁⲥⲱⲙⲁⲧⲟⲥ</w:t>
            </w:r>
          </w:p>
          <w:p w14:paraId="78000151" w14:textId="77777777" w:rsidR="000C0A06" w:rsidRDefault="000C0A06" w:rsidP="00C83ECE">
            <w:pPr>
              <w:pStyle w:val="CopticVersemulti-line"/>
            </w:pPr>
            <w:r>
              <w:t>ⲛ̀ⲗⲓⲧⲟⲩⲣⲅⲟⲥ ⲛ̀ϣⲁϩ ⲛ̀ⲭ̀ⲣⲟⲙ:</w:t>
            </w:r>
          </w:p>
          <w:p w14:paraId="333F6D26" w14:textId="77777777" w:rsidR="000C0A06" w:rsidRPr="00C35319" w:rsidRDefault="000C0A06" w:rsidP="00C83ECE">
            <w:pPr>
              <w:pStyle w:val="CopticHangingVerse"/>
            </w:pPr>
            <w:r>
              <w:t>Ⲡϭⲟⲓⲥ ⲁⲣⲓϩ̀ⲙⲟⲧ ⲛⲁⲛ ⲙ̀ⲡⲓⲭⲱ ⲉ̀ⲃⲟⲗ ⲛ̀ⲧⲉ ⲛⲉⲛⲛⲟⲃⲓ.</w:t>
            </w:r>
          </w:p>
        </w:tc>
      </w:tr>
    </w:tbl>
    <w:p w14:paraId="1245BC96" w14:textId="77777777" w:rsidR="000C0A06" w:rsidRDefault="000C0A06"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1DF9C7B6" w14:textId="77777777" w:rsidTr="00C83ECE">
        <w:trPr>
          <w:cantSplit/>
          <w:jc w:val="center"/>
        </w:trPr>
        <w:tc>
          <w:tcPr>
            <w:tcW w:w="288" w:type="dxa"/>
          </w:tcPr>
          <w:p w14:paraId="18607BEB" w14:textId="77777777" w:rsidR="000C0A06" w:rsidRDefault="000C0A06" w:rsidP="00C83ECE">
            <w:pPr>
              <w:pStyle w:val="CopticCross"/>
            </w:pPr>
          </w:p>
        </w:tc>
        <w:tc>
          <w:tcPr>
            <w:tcW w:w="3960" w:type="dxa"/>
          </w:tcPr>
          <w:p w14:paraId="487EAD67" w14:textId="77777777" w:rsidR="000C0A06" w:rsidRDefault="000C0A06" w:rsidP="00C83ECE">
            <w:pPr>
              <w:pStyle w:val="EngHang"/>
            </w:pPr>
            <w:r>
              <w:t>Hail to the four incorporeal living beasts,</w:t>
            </w:r>
          </w:p>
          <w:p w14:paraId="3ECF29C0" w14:textId="77777777" w:rsidR="000C0A06" w:rsidRDefault="000C0A06" w:rsidP="00C83ECE">
            <w:pPr>
              <w:pStyle w:val="EngHang"/>
            </w:pPr>
            <w:r>
              <w:t>Carrying the throne of God,</w:t>
            </w:r>
          </w:p>
          <w:p w14:paraId="2C8182B8" w14:textId="77777777" w:rsidR="000C0A06" w:rsidRDefault="000C0A06" w:rsidP="00C83ECE">
            <w:pPr>
              <w:pStyle w:val="EngHang"/>
            </w:pPr>
            <w:r>
              <w:t>A lion’s face, and a calf’s face,</w:t>
            </w:r>
          </w:p>
          <w:p w14:paraId="7F8089C2" w14:textId="77777777" w:rsidR="000C0A06" w:rsidRDefault="000C0A06" w:rsidP="00C83ECE">
            <w:pPr>
              <w:pStyle w:val="EngHangEnd"/>
            </w:pPr>
            <w:r>
              <w:t>A man’s face, and an eagle’s face.</w:t>
            </w:r>
          </w:p>
        </w:tc>
        <w:tc>
          <w:tcPr>
            <w:tcW w:w="288" w:type="dxa"/>
          </w:tcPr>
          <w:p w14:paraId="0131CB2C" w14:textId="77777777" w:rsidR="000C0A06" w:rsidRDefault="000C0A06" w:rsidP="00C83ECE"/>
        </w:tc>
        <w:tc>
          <w:tcPr>
            <w:tcW w:w="288" w:type="dxa"/>
          </w:tcPr>
          <w:p w14:paraId="6E4BF57A" w14:textId="77777777" w:rsidR="000C0A06" w:rsidRDefault="000C0A06" w:rsidP="00C83ECE">
            <w:pPr>
              <w:pStyle w:val="CopticCross"/>
            </w:pPr>
          </w:p>
        </w:tc>
        <w:tc>
          <w:tcPr>
            <w:tcW w:w="3960" w:type="dxa"/>
          </w:tcPr>
          <w:p w14:paraId="731546C0" w14:textId="77777777" w:rsidR="000C0A06" w:rsidRDefault="000C0A06" w:rsidP="00C83ECE">
            <w:pPr>
              <w:pStyle w:val="CopticVersemulti-line"/>
            </w:pPr>
            <w:r>
              <w:t>Ⲭⲉⲣⲉ ⲡⲓϥ̀ⲧⲟⲩ ⲛ̀ⲍⲱⲟⲛ ⲛ̀ⲁ̀ⲥⲱⲙⲁⲧⲟⲥ:</w:t>
            </w:r>
          </w:p>
          <w:p w14:paraId="12481BAE" w14:textId="77777777" w:rsidR="000C0A06" w:rsidRDefault="000C0A06" w:rsidP="00C83ECE">
            <w:pPr>
              <w:pStyle w:val="CopticVersemulti-line"/>
            </w:pPr>
            <w:r>
              <w:t>ⲉⲧϥⲁⲓ ϧⲁ ⲡⲓϩⲁⲣⲙⲁ ⲛ̀ⲧⲉ Ⲫϯ:</w:t>
            </w:r>
          </w:p>
          <w:p w14:paraId="735A9349" w14:textId="77777777" w:rsidR="000C0A06" w:rsidRDefault="000C0A06" w:rsidP="00C83ECE">
            <w:pPr>
              <w:pStyle w:val="CopticVersemulti-line"/>
            </w:pPr>
            <w:r>
              <w:t>ⲟⲩϩⲟ ⲙ̀ⲙⲟⲩⲓ̀ ⲛⲉⲙ ⲟⲩϩⲟ ⲙ̀ⲙⲁⲥⲓ:</w:t>
            </w:r>
          </w:p>
          <w:p w14:paraId="74D156BF" w14:textId="77777777" w:rsidR="000C0A06" w:rsidRPr="00C35319" w:rsidRDefault="000C0A06" w:rsidP="00C83ECE">
            <w:pPr>
              <w:pStyle w:val="CopticHangingVerse"/>
            </w:pPr>
            <w:r>
              <w:t>ⲛⲉⲙ ⲟⲩϩⲟ ⲛ̀ⲣⲱⲙⲓ ⲛⲉⲙ ⲟⲩϩⲟ ⲛ̀ⲁ̀ⲏ̀ⲧⲟⲥ.</w:t>
            </w:r>
          </w:p>
        </w:tc>
      </w:tr>
    </w:tbl>
    <w:p w14:paraId="126F615E" w14:textId="77777777" w:rsidR="000C0A06" w:rsidRDefault="000C0A06" w:rsidP="0082304E">
      <w:pPr>
        <w:pStyle w:val="Heading4"/>
      </w:pPr>
      <w:r>
        <w:t>The Gospel Response for the Four Incorporeal Beasts</w:t>
      </w:r>
    </w:p>
    <w:p w14:paraId="55F71B3A" w14:textId="77777777" w:rsidR="000C0A06" w:rsidRPr="00C14556" w:rsidRDefault="000C0A06" w:rsidP="00C14556">
      <w:pPr>
        <w:pStyle w:val="Rubric"/>
      </w:pPr>
      <w:r>
        <w:t>The last verse of the Doxology may be inserted into the Annual Gospel Response.</w:t>
      </w:r>
    </w:p>
    <w:p w14:paraId="456231B0" w14:textId="757271CB" w:rsidR="00191A26" w:rsidRPr="00B637D8" w:rsidRDefault="000C0A06"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190F8B" w14:textId="77777777" w:rsidR="00072324" w:rsidRDefault="00072324" w:rsidP="00072324">
      <w:pPr>
        <w:pStyle w:val="Heading3"/>
      </w:pPr>
      <w:bookmarkStart w:id="1556" w:name="_Toc448227579"/>
      <w:r>
        <w:t>April 10 / Pharamuthi 15: Consecrating of the Church of St. Agabus the Apostle</w:t>
      </w:r>
      <w:bookmarkEnd w:id="1556"/>
    </w:p>
    <w:p w14:paraId="537622D5" w14:textId="3EAE9768" w:rsidR="00191A26" w:rsidRDefault="00191A26" w:rsidP="00191A26">
      <w:pPr>
        <w:pStyle w:val="Rubric"/>
      </w:pPr>
      <w:r>
        <w:t xml:space="preserve">See </w:t>
      </w:r>
      <w:r>
        <w:fldChar w:fldCharType="begin"/>
      </w:r>
      <w:r>
        <w:instrText xml:space="preserve"> REF _Ref434488644 \h </w:instrText>
      </w:r>
      <w:r>
        <w:fldChar w:fldCharType="separate"/>
      </w:r>
      <w:r w:rsidR="000C0A06">
        <w:t>A Doxology for the Apostles</w:t>
      </w:r>
      <w:r>
        <w:fldChar w:fldCharType="end"/>
      </w:r>
      <w:r>
        <w:t xml:space="preserve">, on pages </w:t>
      </w:r>
      <w:r>
        <w:fldChar w:fldCharType="begin"/>
      </w:r>
      <w:r>
        <w:instrText xml:space="preserve"> PAGEREF _Ref434488644 \h </w:instrText>
      </w:r>
      <w:r>
        <w:fldChar w:fldCharType="separate"/>
      </w:r>
      <w:r w:rsidR="000C0A06">
        <w:rPr>
          <w:noProof/>
        </w:rPr>
        <w:t>607</w:t>
      </w:r>
      <w:r>
        <w:fldChar w:fldCharType="end"/>
      </w:r>
      <w:r>
        <w:t xml:space="preserve">, </w:t>
      </w:r>
      <w:r>
        <w:fldChar w:fldCharType="begin"/>
      </w:r>
      <w:r>
        <w:instrText xml:space="preserve"> PAGEREF _Ref434488657 \h </w:instrText>
      </w:r>
      <w:r>
        <w:fldChar w:fldCharType="separate"/>
      </w:r>
      <w:r w:rsidR="000C0A06">
        <w:rPr>
          <w:noProof/>
        </w:rPr>
        <w:t>607</w:t>
      </w:r>
      <w:r>
        <w:fldChar w:fldCharType="end"/>
      </w:r>
      <w:r>
        <w:t xml:space="preserve">, or </w:t>
      </w:r>
      <w:r>
        <w:fldChar w:fldCharType="begin"/>
      </w:r>
      <w:r>
        <w:instrText xml:space="preserve"> PAGEREF _Ref434488992 \h </w:instrText>
      </w:r>
      <w:r>
        <w:fldChar w:fldCharType="separate"/>
      </w:r>
      <w:r w:rsidR="000C0A06">
        <w:rPr>
          <w:noProof/>
        </w:rPr>
        <w:t>609</w:t>
      </w:r>
      <w:r>
        <w:fldChar w:fldCharType="end"/>
      </w:r>
      <w:r>
        <w:t>.</w:t>
      </w:r>
    </w:p>
    <w:p w14:paraId="76232F53" w14:textId="77777777" w:rsidR="00072324" w:rsidRDefault="00072324" w:rsidP="00072324">
      <w:pPr>
        <w:pStyle w:val="Heading3"/>
      </w:pPr>
      <w:bookmarkStart w:id="1557" w:name="_Toc448227580"/>
      <w:r>
        <w:t xml:space="preserve">April 12 / Pharamuthi 17: Martyrdom of St. </w:t>
      </w:r>
      <w:commentRangeStart w:id="1558"/>
      <w:r>
        <w:t xml:space="preserve">James </w:t>
      </w:r>
      <w:commentRangeEnd w:id="1558"/>
      <w:r>
        <w:rPr>
          <w:rStyle w:val="CommentReference"/>
          <w:rFonts w:eastAsiaTheme="minorHAnsi" w:cstheme="minorBidi"/>
          <w:b w:val="0"/>
          <w:bCs w:val="0"/>
        </w:rPr>
        <w:commentReference w:id="1558"/>
      </w:r>
      <w:r>
        <w:t xml:space="preserve">the brother of </w:t>
      </w:r>
      <w:r w:rsidR="002E495E">
        <w:t>the Lord the bishop of Jerusalem</w:t>
      </w:r>
      <w:bookmarkEnd w:id="1557"/>
    </w:p>
    <w:p w14:paraId="3EDB7D36" w14:textId="63CC084F" w:rsidR="00191A26" w:rsidRDefault="00191A26" w:rsidP="00191A26">
      <w:pPr>
        <w:pStyle w:val="Rubric"/>
      </w:pPr>
      <w:r>
        <w:t xml:space="preserve">See </w:t>
      </w:r>
      <w:r>
        <w:fldChar w:fldCharType="begin"/>
      </w:r>
      <w:r>
        <w:instrText xml:space="preserve"> REF _Ref434488644 \h </w:instrText>
      </w:r>
      <w:r>
        <w:fldChar w:fldCharType="separate"/>
      </w:r>
      <w:r w:rsidR="000C0A06">
        <w:t>A Doxology for the Apostles</w:t>
      </w:r>
      <w:r>
        <w:fldChar w:fldCharType="end"/>
      </w:r>
      <w:r>
        <w:t xml:space="preserve">, on pages </w:t>
      </w:r>
      <w:r>
        <w:fldChar w:fldCharType="begin"/>
      </w:r>
      <w:r>
        <w:instrText xml:space="preserve"> PAGEREF _Ref434488644 \h </w:instrText>
      </w:r>
      <w:r>
        <w:fldChar w:fldCharType="separate"/>
      </w:r>
      <w:r w:rsidR="000C0A06">
        <w:rPr>
          <w:noProof/>
        </w:rPr>
        <w:t>607</w:t>
      </w:r>
      <w:r>
        <w:fldChar w:fldCharType="end"/>
      </w:r>
      <w:r>
        <w:t xml:space="preserve">, </w:t>
      </w:r>
      <w:r>
        <w:fldChar w:fldCharType="begin"/>
      </w:r>
      <w:r>
        <w:instrText xml:space="preserve"> PAGEREF _Ref434488657 \h </w:instrText>
      </w:r>
      <w:r>
        <w:fldChar w:fldCharType="separate"/>
      </w:r>
      <w:r w:rsidR="000C0A06">
        <w:rPr>
          <w:noProof/>
        </w:rPr>
        <w:t>607</w:t>
      </w:r>
      <w:r>
        <w:fldChar w:fldCharType="end"/>
      </w:r>
      <w:r>
        <w:t xml:space="preserve">, or </w:t>
      </w:r>
      <w:r>
        <w:fldChar w:fldCharType="begin"/>
      </w:r>
      <w:r>
        <w:instrText xml:space="preserve"> PAGEREF _Ref434488992 \h </w:instrText>
      </w:r>
      <w:r>
        <w:fldChar w:fldCharType="separate"/>
      </w:r>
      <w:r w:rsidR="000C0A06">
        <w:rPr>
          <w:noProof/>
        </w:rPr>
        <w:t>609</w:t>
      </w:r>
      <w:r>
        <w:fldChar w:fldCharType="end"/>
      </w:r>
      <w:r>
        <w:t>.</w:t>
      </w:r>
    </w:p>
    <w:p w14:paraId="055F566A" w14:textId="77777777" w:rsidR="005329C1" w:rsidRDefault="005329C1" w:rsidP="005329C1">
      <w:pPr>
        <w:pStyle w:val="Heading3"/>
      </w:pPr>
      <w:bookmarkStart w:id="1559" w:name="_Toc448227581"/>
      <w:r>
        <w:t>April 16 / Pharamuthi 21: Commemoration of the Theotokos</w:t>
      </w:r>
      <w:bookmarkEnd w:id="1559"/>
    </w:p>
    <w:p w14:paraId="3582D329" w14:textId="7A62D2D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0A06">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0A06">
        <w:rPr>
          <w:noProof/>
        </w:rPr>
        <w:t>940</w:t>
      </w:r>
      <w:r w:rsidR="007E24F9">
        <w:fldChar w:fldCharType="end"/>
      </w:r>
      <w:r w:rsidR="007E24F9">
        <w:t>.</w:t>
      </w:r>
    </w:p>
    <w:p w14:paraId="76EB9DA3" w14:textId="77777777" w:rsidR="00AF6D10" w:rsidRDefault="00AF6D10" w:rsidP="00AF6D10">
      <w:pPr>
        <w:pStyle w:val="Heading3"/>
      </w:pPr>
      <w:bookmarkStart w:id="1560" w:name="_Ref434560035"/>
      <w:bookmarkStart w:id="1561" w:name="_Toc448227582"/>
      <w:r>
        <w:t>April 18 / Pharamuthi 23: Martyrdom of St. George the Prince of the Martyrs</w:t>
      </w:r>
      <w:bookmarkEnd w:id="1560"/>
      <w:bookmarkEnd w:id="1561"/>
    </w:p>
    <w:p w14:paraId="480B7CF0" w14:textId="77777777" w:rsidR="00AF6D10" w:rsidRDefault="00AF6D10" w:rsidP="00AF6D10">
      <w:pPr>
        <w:pStyle w:val="Heading4"/>
      </w:pPr>
      <w:bookmarkStart w:id="1562" w:name="_Ref434489211"/>
      <w:r>
        <w:t>Another Doxology of St. George</w:t>
      </w:r>
      <w:bookmarkEnd w:id="1562"/>
    </w:p>
    <w:p w14:paraId="7BC4CD70" w14:textId="601AEA7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C0A06">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C0A06">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3" w:name="_Toc448227583"/>
      <w:r>
        <w:t>April 24 / Pharamuthi 29: Commemoration of the Annunciation, Nativity, and Resurrection on the 29</w:t>
      </w:r>
      <w:r w:rsidRPr="00C0205C">
        <w:rPr>
          <w:vertAlign w:val="superscript"/>
        </w:rPr>
        <w:t>th</w:t>
      </w:r>
      <w:r>
        <w:t xml:space="preserve"> of Every Month</w:t>
      </w:r>
      <w:bookmarkEnd w:id="1563"/>
    </w:p>
    <w:p w14:paraId="303C033D" w14:textId="2FE53F6A" w:rsidR="00B52D77" w:rsidRDefault="00B52D77" w:rsidP="00B52D77">
      <w:pPr>
        <w:pStyle w:val="Rubric"/>
      </w:pPr>
      <w:r>
        <w:t xml:space="preserve">See </w:t>
      </w:r>
      <w:r>
        <w:fldChar w:fldCharType="begin"/>
      </w:r>
      <w:r>
        <w:instrText xml:space="preserve"> REF _Ref435003974 \h </w:instrText>
      </w:r>
      <w:r>
        <w:fldChar w:fldCharType="separate"/>
      </w:r>
      <w:r w:rsidR="000C0A06">
        <w:t>September 26 (27) / Tho-out 29: Commemoration of the Annunciation, Nativity, and Resurrection on the 29</w:t>
      </w:r>
      <w:r w:rsidR="000C0A06" w:rsidRPr="00C0205C">
        <w:rPr>
          <w:vertAlign w:val="superscript"/>
        </w:rPr>
        <w:t>th</w:t>
      </w:r>
      <w:r w:rsidR="000C0A06">
        <w:t xml:space="preserve"> of Every Coptic Month</w:t>
      </w:r>
      <w:r>
        <w:fldChar w:fldCharType="end"/>
      </w:r>
      <w:r>
        <w:t xml:space="preserve">, page </w:t>
      </w:r>
      <w:r>
        <w:fldChar w:fldCharType="begin"/>
      </w:r>
      <w:r>
        <w:instrText xml:space="preserve"> PAGEREF _Ref435003974 \h </w:instrText>
      </w:r>
      <w:r>
        <w:fldChar w:fldCharType="separate"/>
      </w:r>
      <w:r w:rsidR="000C0A06">
        <w:rPr>
          <w:noProof/>
        </w:rPr>
        <w:t>663</w:t>
      </w:r>
      <w:r>
        <w:fldChar w:fldCharType="end"/>
      </w:r>
      <w:r>
        <w:t>.</w:t>
      </w:r>
    </w:p>
    <w:p w14:paraId="0955026C" w14:textId="77777777" w:rsidR="00072324" w:rsidRDefault="00072324" w:rsidP="00072324">
      <w:pPr>
        <w:pStyle w:val="Heading3"/>
      </w:pPr>
      <w:bookmarkStart w:id="1564" w:name="_Toc448227584"/>
      <w:r>
        <w:t xml:space="preserve">April 24 / Pharamuthi 29: </w:t>
      </w:r>
      <w:r w:rsidR="00B52D77">
        <w:t xml:space="preserve">Also the </w:t>
      </w:r>
      <w:r>
        <w:t>Departure of St. Erastus the Apostle</w:t>
      </w:r>
      <w:bookmarkEnd w:id="1564"/>
    </w:p>
    <w:p w14:paraId="1D4A92BF" w14:textId="68D9371F" w:rsidR="00191A26" w:rsidRDefault="00191A26" w:rsidP="00191A26">
      <w:pPr>
        <w:pStyle w:val="Rubric"/>
      </w:pPr>
      <w:r>
        <w:t xml:space="preserve">See </w:t>
      </w:r>
      <w:r>
        <w:fldChar w:fldCharType="begin"/>
      </w:r>
      <w:r>
        <w:instrText xml:space="preserve"> REF _Ref434488644 \h </w:instrText>
      </w:r>
      <w:r>
        <w:fldChar w:fldCharType="separate"/>
      </w:r>
      <w:r w:rsidR="000C0A06">
        <w:t>A Doxology for the Apostles</w:t>
      </w:r>
      <w:r>
        <w:fldChar w:fldCharType="end"/>
      </w:r>
      <w:r>
        <w:t xml:space="preserve">, on pages </w:t>
      </w:r>
      <w:r>
        <w:fldChar w:fldCharType="begin"/>
      </w:r>
      <w:r>
        <w:instrText xml:space="preserve"> PAGEREF _Ref434488644 \h </w:instrText>
      </w:r>
      <w:r>
        <w:fldChar w:fldCharType="separate"/>
      </w:r>
      <w:r w:rsidR="000C0A06">
        <w:rPr>
          <w:noProof/>
        </w:rPr>
        <w:t>607</w:t>
      </w:r>
      <w:r>
        <w:fldChar w:fldCharType="end"/>
      </w:r>
      <w:r>
        <w:t xml:space="preserve">, </w:t>
      </w:r>
      <w:r>
        <w:fldChar w:fldCharType="begin"/>
      </w:r>
      <w:r>
        <w:instrText xml:space="preserve"> PAGEREF _Ref434488657 \h </w:instrText>
      </w:r>
      <w:r>
        <w:fldChar w:fldCharType="separate"/>
      </w:r>
      <w:r w:rsidR="000C0A06">
        <w:rPr>
          <w:noProof/>
        </w:rPr>
        <w:t>607</w:t>
      </w:r>
      <w:r>
        <w:fldChar w:fldCharType="end"/>
      </w:r>
      <w:r>
        <w:t xml:space="preserve">, or </w:t>
      </w:r>
      <w:r>
        <w:fldChar w:fldCharType="begin"/>
      </w:r>
      <w:r>
        <w:instrText xml:space="preserve"> PAGEREF _Ref434488992 \h </w:instrText>
      </w:r>
      <w:r>
        <w:fldChar w:fldCharType="separate"/>
      </w:r>
      <w:r w:rsidR="000C0A06">
        <w:rPr>
          <w:noProof/>
        </w:rPr>
        <w:t>609</w:t>
      </w:r>
      <w:r>
        <w:fldChar w:fldCharType="end"/>
      </w:r>
      <w:r>
        <w:t>.</w:t>
      </w:r>
    </w:p>
    <w:p w14:paraId="50EC74FD" w14:textId="77777777" w:rsidR="00072324" w:rsidRDefault="00072324" w:rsidP="00072324">
      <w:pPr>
        <w:pStyle w:val="Heading3"/>
      </w:pPr>
      <w:bookmarkStart w:id="1565" w:name="_Ref434562195"/>
      <w:bookmarkStart w:id="1566" w:name="_Toc448227585"/>
      <w:r>
        <w:t>April 25 / Pharamuthi 30: Martyrdom of St. Mark the Evangelist</w:t>
      </w:r>
      <w:bookmarkEnd w:id="1565"/>
      <w:bookmarkEnd w:id="1566"/>
    </w:p>
    <w:p w14:paraId="1A50F251" w14:textId="77777777" w:rsidR="00072324" w:rsidRDefault="00B46E6E" w:rsidP="00072324">
      <w:pPr>
        <w:pStyle w:val="Heading4"/>
      </w:pPr>
      <w:bookmarkStart w:id="1567" w:name="_Ref434488936"/>
      <w:r>
        <w:t>Another</w:t>
      </w:r>
      <w:r w:rsidR="00072324">
        <w:t xml:space="preserve"> Doxology</w:t>
      </w:r>
      <w:r>
        <w:t xml:space="preserve"> of St. Mark</w:t>
      </w:r>
      <w:bookmarkEnd w:id="1567"/>
    </w:p>
    <w:p w14:paraId="2E6CD030" w14:textId="176BCA3A"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C0A06">
        <w:t>The Doxology of St. Mark</w:t>
      </w:r>
      <w:r>
        <w:fldChar w:fldCharType="end"/>
      </w:r>
      <w:r>
        <w:t xml:space="preserve">, page </w:t>
      </w:r>
      <w:r>
        <w:fldChar w:fldCharType="begin"/>
      </w:r>
      <w:r>
        <w:instrText xml:space="preserve"> PAGEREF _Ref434488814 \h </w:instrText>
      </w:r>
      <w:r>
        <w:fldChar w:fldCharType="separate"/>
      </w:r>
      <w:r w:rsidR="000C0A06">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8" w:name="_Toc448227586"/>
      <w:r>
        <w:t>April 26 / Pashons 1: Nativity of the Theotokos</w:t>
      </w:r>
      <w:bookmarkEnd w:id="1568"/>
    </w:p>
    <w:p w14:paraId="07258AA7" w14:textId="08A8C26C"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0A06">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0A06">
        <w:rPr>
          <w:noProof/>
        </w:rPr>
        <w:t>940</w:t>
      </w:r>
      <w:r w:rsidR="007E24F9">
        <w:fldChar w:fldCharType="end"/>
      </w:r>
      <w:r w:rsidR="007E24F9">
        <w:t>.</w:t>
      </w:r>
    </w:p>
    <w:p w14:paraId="4644CD75" w14:textId="77777777" w:rsidR="00160DE3" w:rsidRDefault="00160DE3" w:rsidP="00160DE3">
      <w:pPr>
        <w:pStyle w:val="Heading3"/>
      </w:pPr>
      <w:bookmarkStart w:id="1569" w:name="_Toc448227587"/>
      <w:r>
        <w:t>April 28 /</w:t>
      </w:r>
      <w:r w:rsidR="00F66BB3">
        <w:t xml:space="preserve"> Pashons 3: Departure of St. Jas</w:t>
      </w:r>
      <w:r>
        <w:t>on the Disciple</w:t>
      </w:r>
      <w:bookmarkEnd w:id="1569"/>
    </w:p>
    <w:p w14:paraId="588AE276" w14:textId="6DFB8E5C" w:rsidR="00191A26" w:rsidRDefault="00191A26" w:rsidP="00191A26">
      <w:pPr>
        <w:pStyle w:val="Rubric"/>
      </w:pPr>
      <w:bookmarkStart w:id="1570" w:name="_Toc410196215"/>
      <w:bookmarkStart w:id="1571" w:name="_Toc410196457"/>
      <w:bookmarkStart w:id="1572" w:name="_Toc410196959"/>
      <w:r>
        <w:t xml:space="preserve">See </w:t>
      </w:r>
      <w:r>
        <w:fldChar w:fldCharType="begin"/>
      </w:r>
      <w:r>
        <w:instrText xml:space="preserve"> REF _Ref434488644 \h </w:instrText>
      </w:r>
      <w:r>
        <w:fldChar w:fldCharType="separate"/>
      </w:r>
      <w:r w:rsidR="000C0A06">
        <w:t>A Doxology for the Apostles</w:t>
      </w:r>
      <w:r>
        <w:fldChar w:fldCharType="end"/>
      </w:r>
      <w:r>
        <w:t xml:space="preserve">, on pages </w:t>
      </w:r>
      <w:r>
        <w:fldChar w:fldCharType="begin"/>
      </w:r>
      <w:r>
        <w:instrText xml:space="preserve"> PAGEREF _Ref434488644 \h </w:instrText>
      </w:r>
      <w:r>
        <w:fldChar w:fldCharType="separate"/>
      </w:r>
      <w:r w:rsidR="000C0A06">
        <w:rPr>
          <w:noProof/>
        </w:rPr>
        <w:t>607</w:t>
      </w:r>
      <w:r>
        <w:fldChar w:fldCharType="end"/>
      </w:r>
      <w:r>
        <w:t xml:space="preserve">, </w:t>
      </w:r>
      <w:r>
        <w:fldChar w:fldCharType="begin"/>
      </w:r>
      <w:r>
        <w:instrText xml:space="preserve"> PAGEREF _Ref434488657 \h </w:instrText>
      </w:r>
      <w:r>
        <w:fldChar w:fldCharType="separate"/>
      </w:r>
      <w:r w:rsidR="000C0A06">
        <w:rPr>
          <w:noProof/>
        </w:rPr>
        <w:t>607</w:t>
      </w:r>
      <w:r>
        <w:fldChar w:fldCharType="end"/>
      </w:r>
      <w:r>
        <w:t xml:space="preserve">, or </w:t>
      </w:r>
      <w:r>
        <w:fldChar w:fldCharType="begin"/>
      </w:r>
      <w:r>
        <w:instrText xml:space="preserve"> PAGEREF _Ref434488992 \h </w:instrText>
      </w:r>
      <w:r>
        <w:fldChar w:fldCharType="separate"/>
      </w:r>
      <w:r w:rsidR="000C0A06">
        <w:rPr>
          <w:noProof/>
        </w:rPr>
        <w:t>609</w:t>
      </w:r>
      <w:r>
        <w:fldChar w:fldCharType="end"/>
      </w:r>
      <w:r>
        <w:t>.</w:t>
      </w:r>
    </w:p>
    <w:p w14:paraId="631EA45A" w14:textId="77777777" w:rsidR="00F66BB3" w:rsidRDefault="00F66BB3" w:rsidP="00F66BB3">
      <w:pPr>
        <w:pStyle w:val="Heading3"/>
      </w:pPr>
      <w:bookmarkStart w:id="1573" w:name="_Toc448227588"/>
      <w:r>
        <w:t>April 28 / Pashons 3: Also St. Theodore</w:t>
      </w:r>
      <w:r w:rsidR="00AF6F9B">
        <w:t xml:space="preserve"> the Disciple of St. Pachom</w:t>
      </w:r>
      <w:bookmarkEnd w:id="157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4" w:name="_Toc448696653"/>
      <w:bookmarkStart w:id="1575" w:name="May"/>
      <w:bookmarkEnd w:id="1552"/>
      <w:r>
        <w:t>May</w:t>
      </w:r>
      <w:r w:rsidR="00495F1A">
        <w:t xml:space="preserve"> or </w:t>
      </w:r>
      <w:bookmarkEnd w:id="1570"/>
      <w:bookmarkEnd w:id="1571"/>
      <w:bookmarkEnd w:id="1572"/>
      <w:r w:rsidRPr="00FB5E62">
        <w:rPr>
          <w:rFonts w:ascii="FreeSerifAvvaShenouda" w:eastAsia="Arial Unicode MS" w:hAnsi="FreeSerifAvvaShenouda" w:cs="FreeSerifAvvaShenouda"/>
          <w:lang w:val="en-US"/>
        </w:rPr>
        <w:t>Ⲡⲁϣⲁⲛⲥ</w:t>
      </w:r>
      <w:bookmarkEnd w:id="1574"/>
    </w:p>
    <w:bookmarkStart w:id="1576" w:name="_Ref434563583" w:displacedByCustomXml="next"/>
    <w:bookmarkStart w:id="1577" w:name="_Toc410196216" w:displacedByCustomXml="next"/>
    <w:bookmarkStart w:id="1578" w:name="_Toc410196458" w:displacedByCustomXml="next"/>
    <w:bookmarkStart w:id="1579" w:name="_Toc410196960" w:displacedByCustomXml="next"/>
    <w:sdt>
      <w:sdtPr>
        <w:id w:val="-252591667"/>
        <w:docPartObj>
          <w:docPartGallery w:val="Table of Contents"/>
          <w:docPartUnique/>
        </w:docPartObj>
      </w:sdtPr>
      <w:sdtEndPr>
        <w:rPr>
          <w:b/>
          <w:bCs/>
          <w:noProof/>
        </w:rPr>
      </w:sdtEndPr>
      <w:sdtContent>
        <w:p w14:paraId="0F4F800F" w14:textId="71115A40"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C0A06">
              <w:rPr>
                <w:noProof/>
                <w:webHidden/>
              </w:rPr>
              <w:t>867</w:t>
            </w:r>
            <w:r w:rsidR="00E35F1F">
              <w:rPr>
                <w:noProof/>
                <w:webHidden/>
              </w:rPr>
              <w:fldChar w:fldCharType="end"/>
            </w:r>
          </w:hyperlink>
        </w:p>
        <w:p w14:paraId="77F0867A" w14:textId="06A3F1ED" w:rsidR="00E35F1F" w:rsidRDefault="00464893">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C0A06">
              <w:rPr>
                <w:noProof/>
                <w:webHidden/>
              </w:rPr>
              <w:t>867</w:t>
            </w:r>
            <w:r w:rsidR="00E35F1F">
              <w:rPr>
                <w:noProof/>
                <w:webHidden/>
              </w:rPr>
              <w:fldChar w:fldCharType="end"/>
            </w:r>
          </w:hyperlink>
        </w:p>
        <w:p w14:paraId="6163FE04" w14:textId="32F1A784" w:rsidR="00E35F1F" w:rsidRDefault="00464893">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C0A06">
              <w:rPr>
                <w:noProof/>
                <w:webHidden/>
              </w:rPr>
              <w:t>870</w:t>
            </w:r>
            <w:r w:rsidR="00E35F1F">
              <w:rPr>
                <w:noProof/>
                <w:webHidden/>
              </w:rPr>
              <w:fldChar w:fldCharType="end"/>
            </w:r>
          </w:hyperlink>
        </w:p>
        <w:p w14:paraId="5414B77E" w14:textId="4B526331" w:rsidR="00E35F1F" w:rsidRDefault="00464893">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C0A06">
              <w:rPr>
                <w:noProof/>
                <w:webHidden/>
              </w:rPr>
              <w:t>871</w:t>
            </w:r>
            <w:r w:rsidR="00E35F1F">
              <w:rPr>
                <w:noProof/>
                <w:webHidden/>
              </w:rPr>
              <w:fldChar w:fldCharType="end"/>
            </w:r>
          </w:hyperlink>
        </w:p>
        <w:p w14:paraId="39D04706" w14:textId="42BC01F1" w:rsidR="00E35F1F" w:rsidRDefault="00464893">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C0A06">
              <w:rPr>
                <w:noProof/>
                <w:webHidden/>
              </w:rPr>
              <w:t>871</w:t>
            </w:r>
            <w:r w:rsidR="00E35F1F">
              <w:rPr>
                <w:noProof/>
                <w:webHidden/>
              </w:rPr>
              <w:fldChar w:fldCharType="end"/>
            </w:r>
          </w:hyperlink>
        </w:p>
        <w:p w14:paraId="06417A63" w14:textId="32EC065D" w:rsidR="00E35F1F" w:rsidRDefault="00464893">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C0A06">
              <w:rPr>
                <w:noProof/>
                <w:webHidden/>
              </w:rPr>
              <w:t>871</w:t>
            </w:r>
            <w:r w:rsidR="00E35F1F">
              <w:rPr>
                <w:noProof/>
                <w:webHidden/>
              </w:rPr>
              <w:fldChar w:fldCharType="end"/>
            </w:r>
          </w:hyperlink>
        </w:p>
        <w:p w14:paraId="1900ED34" w14:textId="1F8C33CE" w:rsidR="00E35F1F" w:rsidRDefault="00464893">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C0A06">
              <w:rPr>
                <w:noProof/>
                <w:webHidden/>
              </w:rPr>
              <w:t>872</w:t>
            </w:r>
            <w:r w:rsidR="00E35F1F">
              <w:rPr>
                <w:noProof/>
                <w:webHidden/>
              </w:rPr>
              <w:fldChar w:fldCharType="end"/>
            </w:r>
          </w:hyperlink>
        </w:p>
        <w:p w14:paraId="53989112" w14:textId="47760B2A" w:rsidR="00E35F1F" w:rsidRDefault="00464893">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C0A06">
              <w:rPr>
                <w:noProof/>
                <w:webHidden/>
              </w:rPr>
              <w:t>873</w:t>
            </w:r>
            <w:r w:rsidR="00E35F1F">
              <w:rPr>
                <w:noProof/>
                <w:webHidden/>
              </w:rPr>
              <w:fldChar w:fldCharType="end"/>
            </w:r>
          </w:hyperlink>
        </w:p>
        <w:p w14:paraId="1F024DB0" w14:textId="3CE3C0B0" w:rsidR="00E35F1F" w:rsidRDefault="00464893">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C0A06">
              <w:rPr>
                <w:noProof/>
                <w:webHidden/>
              </w:rPr>
              <w:t>873</w:t>
            </w:r>
            <w:r w:rsidR="00E35F1F">
              <w:rPr>
                <w:noProof/>
                <w:webHidden/>
              </w:rPr>
              <w:fldChar w:fldCharType="end"/>
            </w:r>
          </w:hyperlink>
        </w:p>
        <w:p w14:paraId="366B0CDD" w14:textId="7F8BCC4A" w:rsidR="00E35F1F" w:rsidRDefault="00464893">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C0A06">
              <w:rPr>
                <w:noProof/>
                <w:webHidden/>
              </w:rPr>
              <w:t>873</w:t>
            </w:r>
            <w:r w:rsidR="00E35F1F">
              <w:rPr>
                <w:noProof/>
                <w:webHidden/>
              </w:rPr>
              <w:fldChar w:fldCharType="end"/>
            </w:r>
          </w:hyperlink>
        </w:p>
        <w:p w14:paraId="43D94F67" w14:textId="11804870" w:rsidR="00E35F1F" w:rsidRDefault="00464893">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C0A06">
              <w:rPr>
                <w:noProof/>
                <w:webHidden/>
              </w:rPr>
              <w:t>874</w:t>
            </w:r>
            <w:r w:rsidR="00E35F1F">
              <w:rPr>
                <w:noProof/>
                <w:webHidden/>
              </w:rPr>
              <w:fldChar w:fldCharType="end"/>
            </w:r>
          </w:hyperlink>
        </w:p>
        <w:p w14:paraId="02C80973" w14:textId="7F065CF4" w:rsidR="00E35F1F" w:rsidRDefault="00464893">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C0A06">
              <w:rPr>
                <w:noProof/>
                <w:webHidden/>
              </w:rPr>
              <w:t>882</w:t>
            </w:r>
            <w:r w:rsidR="00E35F1F">
              <w:rPr>
                <w:noProof/>
                <w:webHidden/>
              </w:rPr>
              <w:fldChar w:fldCharType="end"/>
            </w:r>
          </w:hyperlink>
        </w:p>
        <w:p w14:paraId="4F1F2AE3" w14:textId="6959291A" w:rsidR="00E35F1F" w:rsidRDefault="00464893">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C0A06">
              <w:rPr>
                <w:noProof/>
                <w:webHidden/>
              </w:rPr>
              <w:t>883</w:t>
            </w:r>
            <w:r w:rsidR="00E35F1F">
              <w:rPr>
                <w:noProof/>
                <w:webHidden/>
              </w:rPr>
              <w:fldChar w:fldCharType="end"/>
            </w:r>
          </w:hyperlink>
        </w:p>
        <w:p w14:paraId="79BD2373" w14:textId="0E9F2CC1" w:rsidR="00E35F1F" w:rsidRDefault="00464893">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C0A06">
              <w:rPr>
                <w:noProof/>
                <w:webHidden/>
              </w:rPr>
              <w:t>884</w:t>
            </w:r>
            <w:r w:rsidR="00E35F1F">
              <w:rPr>
                <w:noProof/>
                <w:webHidden/>
              </w:rPr>
              <w:fldChar w:fldCharType="end"/>
            </w:r>
          </w:hyperlink>
        </w:p>
        <w:p w14:paraId="6805F394" w14:textId="7A2957D3" w:rsidR="00E35F1F" w:rsidRDefault="00464893">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C0A06">
              <w:rPr>
                <w:noProof/>
                <w:webHidden/>
              </w:rPr>
              <w:t>885</w:t>
            </w:r>
            <w:r w:rsidR="00E35F1F">
              <w:rPr>
                <w:noProof/>
                <w:webHidden/>
              </w:rPr>
              <w:fldChar w:fldCharType="end"/>
            </w:r>
          </w:hyperlink>
        </w:p>
        <w:p w14:paraId="475E57E5" w14:textId="7222BCC1" w:rsidR="00E35F1F" w:rsidRDefault="00464893">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C0A06">
              <w:rPr>
                <w:noProof/>
                <w:webHidden/>
              </w:rPr>
              <w:t>885</w:t>
            </w:r>
            <w:r w:rsidR="00E35F1F">
              <w:rPr>
                <w:noProof/>
                <w:webHidden/>
              </w:rPr>
              <w:fldChar w:fldCharType="end"/>
            </w:r>
          </w:hyperlink>
        </w:p>
        <w:p w14:paraId="095ED1F3" w14:textId="36FA7DEE" w:rsidR="00E35F1F" w:rsidRDefault="00464893">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C0A06">
              <w:rPr>
                <w:noProof/>
                <w:webHidden/>
              </w:rPr>
              <w:t>886</w:t>
            </w:r>
            <w:r w:rsidR="00E35F1F">
              <w:rPr>
                <w:noProof/>
                <w:webHidden/>
              </w:rPr>
              <w:fldChar w:fldCharType="end"/>
            </w:r>
          </w:hyperlink>
        </w:p>
        <w:p w14:paraId="15A8FE05" w14:textId="0C7906CF" w:rsidR="00E35F1F" w:rsidRDefault="00464893">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C0A06">
              <w:rPr>
                <w:noProof/>
                <w:webHidden/>
              </w:rPr>
              <w:t>887</w:t>
            </w:r>
            <w:r w:rsidR="00E35F1F">
              <w:rPr>
                <w:noProof/>
                <w:webHidden/>
              </w:rPr>
              <w:fldChar w:fldCharType="end"/>
            </w:r>
          </w:hyperlink>
        </w:p>
        <w:p w14:paraId="0F25B5C6" w14:textId="18A38BCE" w:rsidR="00E35F1F" w:rsidRDefault="00464893">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C0A06">
              <w:rPr>
                <w:noProof/>
                <w:webHidden/>
              </w:rPr>
              <w:t>887</w:t>
            </w:r>
            <w:r w:rsidR="00E35F1F">
              <w:rPr>
                <w:noProof/>
                <w:webHidden/>
              </w:rPr>
              <w:fldChar w:fldCharType="end"/>
            </w:r>
          </w:hyperlink>
        </w:p>
        <w:p w14:paraId="34BB29FF" w14:textId="3B892848" w:rsidR="00E35F1F" w:rsidRDefault="00464893">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C0A06">
              <w:rPr>
                <w:noProof/>
                <w:webHidden/>
              </w:rPr>
              <w:t>887</w:t>
            </w:r>
            <w:r w:rsidR="00E35F1F">
              <w:rPr>
                <w:noProof/>
                <w:webHidden/>
              </w:rPr>
              <w:fldChar w:fldCharType="end"/>
            </w:r>
          </w:hyperlink>
        </w:p>
        <w:p w14:paraId="0B46F6E7" w14:textId="4ACCAE7E" w:rsidR="00E35F1F" w:rsidRDefault="00464893">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C0A06">
              <w:rPr>
                <w:noProof/>
                <w:webHidden/>
              </w:rPr>
              <w:t>888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80" w:name="_Ref436250616"/>
      <w:bookmarkStart w:id="1581" w:name="_Toc448227589"/>
      <w:r>
        <w:t>May 1 / Pashons 6: St. Macarius of Alexandria, the Presbyter</w:t>
      </w:r>
      <w:bookmarkEnd w:id="1576"/>
      <w:bookmarkEnd w:id="1580"/>
      <w:bookmarkEnd w:id="1581"/>
    </w:p>
    <w:p w14:paraId="65054283" w14:textId="77777777" w:rsidR="00137929" w:rsidRDefault="00137929" w:rsidP="00137929">
      <w:pPr>
        <w:pStyle w:val="Heading4"/>
      </w:pPr>
      <w:bookmarkStart w:id="1582" w:name="_Ref434490596"/>
      <w:r>
        <w:t>The Doxology</w:t>
      </w:r>
      <w:r w:rsidR="00B46E6E">
        <w:t xml:space="preserve"> for St. Macarius of Alexandria, the Presbyter</w:t>
      </w:r>
      <w:bookmarkEnd w:id="1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3" w:name="_Ref434560539"/>
      <w:bookmarkStart w:id="1584" w:name="_Toc448227590"/>
      <w:r>
        <w:t>May 2 / Pashons 7: St. Athanasius the Apostolic</w:t>
      </w:r>
      <w:bookmarkEnd w:id="1583"/>
      <w:bookmarkEnd w:id="1584"/>
    </w:p>
    <w:p w14:paraId="5C918841" w14:textId="77777777" w:rsidR="00EE657B" w:rsidRDefault="00EE657B" w:rsidP="00EE657B">
      <w:pPr>
        <w:pStyle w:val="Heading4"/>
      </w:pPr>
      <w:bookmarkStart w:id="1585" w:name="_Ref434492183"/>
      <w:r>
        <w:t>The Doxology</w:t>
      </w:r>
      <w:r w:rsidR="00B82753">
        <w:t xml:space="preserve"> for St. Athanasius the Apostolic</w:t>
      </w:r>
      <w:bookmarkEnd w:id="1585"/>
    </w:p>
    <w:p w14:paraId="56250E5D" w14:textId="7070CE9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C0A06">
        <w:t>The Doxology of St. Athanasius the Apostolic</w:t>
      </w:r>
      <w:r>
        <w:fldChar w:fldCharType="end"/>
      </w:r>
      <w:r>
        <w:t xml:space="preserve">, page </w:t>
      </w:r>
      <w:r>
        <w:fldChar w:fldCharType="begin"/>
      </w:r>
      <w:r>
        <w:instrText xml:space="preserve"> PAGEREF _Ref434492161 \h </w:instrText>
      </w:r>
      <w:r>
        <w:fldChar w:fldCharType="separate"/>
      </w:r>
      <w:r w:rsidR="000C0A06">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6" w:name="_Ref434492196"/>
      <w:r>
        <w:t>Another</w:t>
      </w:r>
      <w:r w:rsidR="0047441D">
        <w:t xml:space="preserve"> Doxology</w:t>
      </w:r>
      <w:r>
        <w:t xml:space="preserve"> for St. Athanasius the Apostolic</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59"/>
            </w:r>
            <w:r>
              <w:t>;</w:t>
            </w:r>
          </w:p>
          <w:p w14:paraId="38DFDD79" w14:textId="77777777" w:rsidR="0047441D" w:rsidRDefault="0047441D" w:rsidP="0047441D">
            <w:pPr>
              <w:pStyle w:val="EngHang"/>
            </w:pPr>
            <w:r>
              <w:t>He sent them “the Father of Peace</w:t>
            </w:r>
            <w:r>
              <w:rPr>
                <w:rStyle w:val="FootnoteReference"/>
              </w:rPr>
              <w:footnoteReference w:id="960"/>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7" w:name="_Toc448227591"/>
      <w:r>
        <w:t>May 7 / Pashons 12: Commemoration of Archangel Michael</w:t>
      </w:r>
      <w:bookmarkEnd w:id="1587"/>
    </w:p>
    <w:p w14:paraId="5A6B38F7" w14:textId="77777777" w:rsidR="000C0A06" w:rsidRDefault="00191A26" w:rsidP="0082304E">
      <w:pPr>
        <w:pStyle w:val="Heading4"/>
      </w:pPr>
      <w:r>
        <w:t xml:space="preserve">See </w:t>
      </w:r>
      <w:r>
        <w:fldChar w:fldCharType="begin"/>
      </w:r>
      <w:r>
        <w:instrText xml:space="preserve"> REF _Ref434561114 \h </w:instrText>
      </w:r>
      <w:r>
        <w:fldChar w:fldCharType="separate"/>
      </w:r>
      <w:r w:rsidR="000C0A06">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51C04D5D" w14:textId="77777777" w:rsidTr="0082304E">
        <w:trPr>
          <w:cantSplit/>
          <w:jc w:val="center"/>
        </w:trPr>
        <w:tc>
          <w:tcPr>
            <w:tcW w:w="288" w:type="dxa"/>
          </w:tcPr>
          <w:p w14:paraId="5E754BBF" w14:textId="77777777" w:rsidR="000C0A06" w:rsidRDefault="000C0A06" w:rsidP="0082304E">
            <w:pPr>
              <w:pStyle w:val="CopticCross"/>
            </w:pPr>
          </w:p>
        </w:tc>
        <w:tc>
          <w:tcPr>
            <w:tcW w:w="3960" w:type="dxa"/>
          </w:tcPr>
          <w:p w14:paraId="54E7CD6E" w14:textId="77777777" w:rsidR="000C0A06" w:rsidRDefault="000C0A06" w:rsidP="00C83ECE">
            <w:pPr>
              <w:pStyle w:val="EngHang"/>
            </w:pPr>
            <w:r>
              <w:t>Through the intercessions</w:t>
            </w:r>
          </w:p>
          <w:p w14:paraId="5BC0D624" w14:textId="77777777" w:rsidR="000C0A06" w:rsidRDefault="000C0A06" w:rsidP="00C83ECE">
            <w:pPr>
              <w:pStyle w:val="EngHang"/>
            </w:pPr>
            <w:r>
              <w:t>Of the Four Incorporeal Beasts,</w:t>
            </w:r>
          </w:p>
          <w:p w14:paraId="0FE41379" w14:textId="77777777" w:rsidR="000C0A06" w:rsidRDefault="000C0A06" w:rsidP="00C83ECE">
            <w:pPr>
              <w:pStyle w:val="EngHang"/>
            </w:pPr>
            <w:r>
              <w:t>The ministering flames of fire,</w:t>
            </w:r>
          </w:p>
          <w:p w14:paraId="3BCBCE1E" w14:textId="77777777" w:rsidR="000C0A06" w:rsidRDefault="000C0A06" w:rsidP="0082304E">
            <w:pPr>
              <w:pStyle w:val="EngHangEnd"/>
            </w:pPr>
            <w:r>
              <w:t>O Lord, grant us the forgiveness of our sins.</w:t>
            </w:r>
          </w:p>
        </w:tc>
        <w:tc>
          <w:tcPr>
            <w:tcW w:w="288" w:type="dxa"/>
          </w:tcPr>
          <w:p w14:paraId="14AF217A" w14:textId="77777777" w:rsidR="000C0A06" w:rsidRDefault="000C0A06" w:rsidP="0082304E"/>
        </w:tc>
        <w:tc>
          <w:tcPr>
            <w:tcW w:w="288" w:type="dxa"/>
          </w:tcPr>
          <w:p w14:paraId="1DA4113A" w14:textId="77777777" w:rsidR="000C0A06" w:rsidRDefault="000C0A06" w:rsidP="0082304E">
            <w:pPr>
              <w:pStyle w:val="CopticCross"/>
            </w:pPr>
          </w:p>
        </w:tc>
        <w:tc>
          <w:tcPr>
            <w:tcW w:w="3960" w:type="dxa"/>
          </w:tcPr>
          <w:p w14:paraId="3A35919F" w14:textId="77777777" w:rsidR="000C0A06" w:rsidRDefault="000C0A06" w:rsidP="00C83ECE">
            <w:pPr>
              <w:pStyle w:val="CopticVersemulti-line"/>
            </w:pPr>
            <w:r>
              <w:t>Ϩⲓⲧⲉⲛ ⲛⲓⲡ̀ⲣⲉⲥⲃⲓⲁ̀</w:t>
            </w:r>
          </w:p>
          <w:p w14:paraId="34205967" w14:textId="77777777" w:rsidR="000C0A06" w:rsidRDefault="000C0A06" w:rsidP="00C83ECE">
            <w:pPr>
              <w:pStyle w:val="CopticVersemulti-line"/>
            </w:pPr>
            <w:r>
              <w:t>ⲛ̀ⲧⲉ ⲡⲓϥ̀ⲧⲟⲩ ⲛ̀ⲍⲱⲟⲛ ⲛ̀ⲁⲥⲱⲙⲁⲧⲟⲥ</w:t>
            </w:r>
          </w:p>
          <w:p w14:paraId="581299AF" w14:textId="77777777" w:rsidR="000C0A06" w:rsidRDefault="000C0A06" w:rsidP="00C83ECE">
            <w:pPr>
              <w:pStyle w:val="CopticVersemulti-line"/>
            </w:pPr>
            <w:r>
              <w:t>ⲛ̀ⲗⲓⲧⲟⲩⲣⲅⲟⲥ ⲛ̀ϣⲁϩ ⲛ̀ⲭ̀ⲣⲟⲙ:</w:t>
            </w:r>
          </w:p>
          <w:p w14:paraId="5C9EC389" w14:textId="77777777" w:rsidR="000C0A06" w:rsidRPr="00C35319" w:rsidRDefault="000C0A06" w:rsidP="00C83ECE">
            <w:pPr>
              <w:pStyle w:val="CopticHangingVerse"/>
            </w:pPr>
            <w:r>
              <w:t>Ⲡϭⲟⲓⲥ ⲁⲣⲓϩ̀ⲙⲟⲧ ⲛⲁⲛ ⲙ̀ⲡⲓⲭⲱ ⲉ̀ⲃⲟⲗ ⲛ̀ⲧⲉ ⲛⲉⲛⲛⲟⲃⲓ.</w:t>
            </w:r>
          </w:p>
        </w:tc>
      </w:tr>
    </w:tbl>
    <w:p w14:paraId="5964C685" w14:textId="77777777" w:rsidR="000C0A06" w:rsidRDefault="000C0A06"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1E727C18" w14:textId="77777777" w:rsidTr="00C83ECE">
        <w:trPr>
          <w:cantSplit/>
          <w:jc w:val="center"/>
        </w:trPr>
        <w:tc>
          <w:tcPr>
            <w:tcW w:w="288" w:type="dxa"/>
          </w:tcPr>
          <w:p w14:paraId="0A20BF13" w14:textId="77777777" w:rsidR="000C0A06" w:rsidRDefault="000C0A06" w:rsidP="00C83ECE">
            <w:pPr>
              <w:pStyle w:val="CopticCross"/>
            </w:pPr>
          </w:p>
        </w:tc>
        <w:tc>
          <w:tcPr>
            <w:tcW w:w="3960" w:type="dxa"/>
          </w:tcPr>
          <w:p w14:paraId="254EFED1" w14:textId="77777777" w:rsidR="000C0A06" w:rsidRDefault="000C0A06" w:rsidP="00C83ECE">
            <w:pPr>
              <w:pStyle w:val="EngHang"/>
            </w:pPr>
            <w:r>
              <w:t>Hail to the four incorporeal living beasts,</w:t>
            </w:r>
          </w:p>
          <w:p w14:paraId="62925344" w14:textId="77777777" w:rsidR="000C0A06" w:rsidRDefault="000C0A06" w:rsidP="00C83ECE">
            <w:pPr>
              <w:pStyle w:val="EngHang"/>
            </w:pPr>
            <w:r>
              <w:t>Carrying the throne of God,</w:t>
            </w:r>
          </w:p>
          <w:p w14:paraId="22915283" w14:textId="77777777" w:rsidR="000C0A06" w:rsidRDefault="000C0A06" w:rsidP="00C83ECE">
            <w:pPr>
              <w:pStyle w:val="EngHang"/>
            </w:pPr>
            <w:r>
              <w:t>A lion’s face, and a calf’s face,</w:t>
            </w:r>
          </w:p>
          <w:p w14:paraId="3C173A44" w14:textId="77777777" w:rsidR="000C0A06" w:rsidRDefault="000C0A06" w:rsidP="00C83ECE">
            <w:pPr>
              <w:pStyle w:val="EngHangEnd"/>
            </w:pPr>
            <w:r>
              <w:t>A man’s face, and an eagle’s face.</w:t>
            </w:r>
          </w:p>
        </w:tc>
        <w:tc>
          <w:tcPr>
            <w:tcW w:w="288" w:type="dxa"/>
          </w:tcPr>
          <w:p w14:paraId="622311E7" w14:textId="77777777" w:rsidR="000C0A06" w:rsidRDefault="000C0A06" w:rsidP="00C83ECE"/>
        </w:tc>
        <w:tc>
          <w:tcPr>
            <w:tcW w:w="288" w:type="dxa"/>
          </w:tcPr>
          <w:p w14:paraId="7672A487" w14:textId="77777777" w:rsidR="000C0A06" w:rsidRDefault="000C0A06" w:rsidP="00C83ECE">
            <w:pPr>
              <w:pStyle w:val="CopticCross"/>
            </w:pPr>
          </w:p>
        </w:tc>
        <w:tc>
          <w:tcPr>
            <w:tcW w:w="3960" w:type="dxa"/>
          </w:tcPr>
          <w:p w14:paraId="271ED88A" w14:textId="77777777" w:rsidR="000C0A06" w:rsidRDefault="000C0A06" w:rsidP="00C83ECE">
            <w:pPr>
              <w:pStyle w:val="CopticVersemulti-line"/>
            </w:pPr>
            <w:r>
              <w:t>Ⲭⲉⲣⲉ ⲡⲓϥ̀ⲧⲟⲩ ⲛ̀ⲍⲱⲟⲛ ⲛ̀ⲁ̀ⲥⲱⲙⲁⲧⲟⲥ:</w:t>
            </w:r>
          </w:p>
          <w:p w14:paraId="6565E598" w14:textId="77777777" w:rsidR="000C0A06" w:rsidRDefault="000C0A06" w:rsidP="00C83ECE">
            <w:pPr>
              <w:pStyle w:val="CopticVersemulti-line"/>
            </w:pPr>
            <w:r>
              <w:t>ⲉⲧϥⲁⲓ ϧⲁ ⲡⲓϩⲁⲣⲙⲁ ⲛ̀ⲧⲉ Ⲫϯ:</w:t>
            </w:r>
          </w:p>
          <w:p w14:paraId="1125F2A8" w14:textId="77777777" w:rsidR="000C0A06" w:rsidRDefault="000C0A06" w:rsidP="00C83ECE">
            <w:pPr>
              <w:pStyle w:val="CopticVersemulti-line"/>
            </w:pPr>
            <w:r>
              <w:t>ⲟⲩϩⲟ ⲙ̀ⲙⲟⲩⲓ̀ ⲛⲉⲙ ⲟⲩϩⲟ ⲙ̀ⲙⲁⲥⲓ:</w:t>
            </w:r>
          </w:p>
          <w:p w14:paraId="77DAC2DC" w14:textId="77777777" w:rsidR="000C0A06" w:rsidRPr="00C35319" w:rsidRDefault="000C0A06" w:rsidP="00C83ECE">
            <w:pPr>
              <w:pStyle w:val="CopticHangingVerse"/>
            </w:pPr>
            <w:r>
              <w:t>ⲛⲉⲙ ⲟⲩϩⲟ ⲛ̀ⲣⲱⲙⲓ ⲛⲉⲙ ⲟⲩϩⲟ ⲛ̀ⲁ̀ⲏ̀ⲧⲟⲥ.</w:t>
            </w:r>
          </w:p>
        </w:tc>
      </w:tr>
    </w:tbl>
    <w:p w14:paraId="290F5619" w14:textId="77777777" w:rsidR="000C0A06" w:rsidRDefault="000C0A06" w:rsidP="0082304E">
      <w:pPr>
        <w:pStyle w:val="Heading4"/>
      </w:pPr>
      <w:r>
        <w:t>The Gospel Response for the Four Incorporeal Beasts</w:t>
      </w:r>
    </w:p>
    <w:p w14:paraId="4C66CB75" w14:textId="77777777" w:rsidR="000C0A06" w:rsidRPr="00C14556" w:rsidRDefault="000C0A06" w:rsidP="00C14556">
      <w:pPr>
        <w:pStyle w:val="Rubric"/>
      </w:pPr>
      <w:r>
        <w:t>The last verse of the Doxology may be inserted into the Annual Gospel Response.</w:t>
      </w:r>
    </w:p>
    <w:p w14:paraId="0F7BBC47" w14:textId="5E2201E9" w:rsidR="00191A26" w:rsidRPr="00B637D8" w:rsidRDefault="000C0A06"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8F2AB5D" w14:textId="77777777" w:rsidR="00B53E05" w:rsidRDefault="00B53E05" w:rsidP="00B53E05">
      <w:pPr>
        <w:pStyle w:val="Heading3"/>
      </w:pPr>
      <w:bookmarkStart w:id="1588" w:name="_Toc448227592"/>
      <w:r>
        <w:t>May 7 / Pashons 12: Also the Consecration of the Church of St. Demiana</w:t>
      </w:r>
      <w:bookmarkEnd w:id="1588"/>
    </w:p>
    <w:p w14:paraId="30A4D1C6" w14:textId="334343C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C0A06">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C0A06">
        <w:rPr>
          <w:noProof/>
        </w:rPr>
        <w:t>824</w:t>
      </w:r>
      <w:r w:rsidR="002409EF">
        <w:fldChar w:fldCharType="end"/>
      </w:r>
      <w:r>
        <w:t>.</w:t>
      </w:r>
    </w:p>
    <w:p w14:paraId="3E105B3E" w14:textId="77777777" w:rsidR="00220DFD" w:rsidRDefault="00220DFD" w:rsidP="00220DFD">
      <w:pPr>
        <w:pStyle w:val="Heading3"/>
      </w:pPr>
      <w:bookmarkStart w:id="1589" w:name="_Toc448227593"/>
      <w:r>
        <w:t>May 8 / Pashons 13 St. Junia of the Seventy Two Disciples</w:t>
      </w:r>
      <w:bookmarkEnd w:id="1589"/>
    </w:p>
    <w:p w14:paraId="148929D9" w14:textId="755F4AC8" w:rsidR="00191A26" w:rsidRDefault="00191A26" w:rsidP="00191A26">
      <w:pPr>
        <w:pStyle w:val="Rubric"/>
      </w:pPr>
      <w:r>
        <w:t xml:space="preserve">See </w:t>
      </w:r>
      <w:r>
        <w:fldChar w:fldCharType="begin"/>
      </w:r>
      <w:r>
        <w:instrText xml:space="preserve"> REF _Ref434488644 \h </w:instrText>
      </w:r>
      <w:r>
        <w:fldChar w:fldCharType="separate"/>
      </w:r>
      <w:r w:rsidR="000C0A06">
        <w:t>A Doxology for the Apostles</w:t>
      </w:r>
      <w:r>
        <w:fldChar w:fldCharType="end"/>
      </w:r>
      <w:r>
        <w:t xml:space="preserve">, on pages </w:t>
      </w:r>
      <w:r>
        <w:fldChar w:fldCharType="begin"/>
      </w:r>
      <w:r>
        <w:instrText xml:space="preserve"> PAGEREF _Ref434488644 \h </w:instrText>
      </w:r>
      <w:r>
        <w:fldChar w:fldCharType="separate"/>
      </w:r>
      <w:r w:rsidR="000C0A06">
        <w:rPr>
          <w:noProof/>
        </w:rPr>
        <w:t>607</w:t>
      </w:r>
      <w:r>
        <w:fldChar w:fldCharType="end"/>
      </w:r>
      <w:r>
        <w:t xml:space="preserve">, </w:t>
      </w:r>
      <w:r>
        <w:fldChar w:fldCharType="begin"/>
      </w:r>
      <w:r>
        <w:instrText xml:space="preserve"> PAGEREF _Ref434488657 \h </w:instrText>
      </w:r>
      <w:r>
        <w:fldChar w:fldCharType="separate"/>
      </w:r>
      <w:r w:rsidR="000C0A06">
        <w:rPr>
          <w:noProof/>
        </w:rPr>
        <w:t>607</w:t>
      </w:r>
      <w:r>
        <w:fldChar w:fldCharType="end"/>
      </w:r>
      <w:r>
        <w:t xml:space="preserve">, or </w:t>
      </w:r>
      <w:r>
        <w:fldChar w:fldCharType="begin"/>
      </w:r>
      <w:r>
        <w:instrText xml:space="preserve"> PAGEREF _Ref434488992 \h </w:instrText>
      </w:r>
      <w:r>
        <w:fldChar w:fldCharType="separate"/>
      </w:r>
      <w:r w:rsidR="000C0A06">
        <w:rPr>
          <w:noProof/>
        </w:rPr>
        <w:t>609</w:t>
      </w:r>
      <w:r>
        <w:fldChar w:fldCharType="end"/>
      </w:r>
      <w:r>
        <w:t>.</w:t>
      </w:r>
    </w:p>
    <w:p w14:paraId="6D1738E1" w14:textId="77777777" w:rsidR="00220DFD" w:rsidRDefault="00220DFD" w:rsidP="00220DFD">
      <w:pPr>
        <w:pStyle w:val="Heading3"/>
      </w:pPr>
      <w:bookmarkStart w:id="1590" w:name="_Toc448227594"/>
      <w:r>
        <w:t xml:space="preserve">May 8 / Pashons 13 Also St. </w:t>
      </w:r>
      <w:commentRangeStart w:id="1591"/>
      <w:r>
        <w:t>Arsenius</w:t>
      </w:r>
      <w:commentRangeEnd w:id="1591"/>
      <w:r>
        <w:rPr>
          <w:rStyle w:val="CommentReference"/>
          <w:rFonts w:eastAsiaTheme="minorHAnsi" w:cstheme="minorBidi"/>
          <w:b w:val="0"/>
          <w:bCs w:val="0"/>
        </w:rPr>
        <w:commentReference w:id="1591"/>
      </w:r>
      <w:bookmarkEnd w:id="1590"/>
    </w:p>
    <w:p w14:paraId="2EEE01C8" w14:textId="77777777" w:rsidR="00220DFD" w:rsidRDefault="00220DFD" w:rsidP="00220DFD">
      <w:pPr>
        <w:pStyle w:val="Heading4"/>
      </w:pPr>
      <w:bookmarkStart w:id="1592" w:name="_Ref434490892"/>
      <w:r>
        <w:t>The Doxology</w:t>
      </w:r>
      <w:r w:rsidR="00810F04">
        <w:t xml:space="preserve"> for St. Arsenius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3" w:name="_Toc448227595"/>
      <w:r>
        <w:t>May 9 / Pashons 14: St. Pachomius</w:t>
      </w:r>
      <w:bookmarkEnd w:id="1593"/>
    </w:p>
    <w:p w14:paraId="1731E46B" w14:textId="77777777" w:rsidR="00C30529" w:rsidRDefault="00C30529" w:rsidP="00C30529">
      <w:pPr>
        <w:pStyle w:val="Heading4"/>
      </w:pPr>
      <w:bookmarkStart w:id="1594" w:name="_Ref434491150"/>
      <w:r>
        <w:t>The Doxology</w:t>
      </w:r>
      <w:r w:rsidR="00810F04">
        <w:t xml:space="preserve"> for St. Pachomius</w:t>
      </w:r>
      <w:bookmarkEnd w:id="1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5" w:name="_Toc448227596"/>
      <w:r>
        <w:t>May 11 / Pashons 16: Commemoration of St. John the Evangelist</w:t>
      </w:r>
      <w:bookmarkEnd w:id="1595"/>
    </w:p>
    <w:p w14:paraId="2ADA71D1" w14:textId="5DBFFA1F"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C0A06">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C0A06">
        <w:rPr>
          <w:noProof/>
        </w:rPr>
        <w:t>769</w:t>
      </w:r>
      <w:r w:rsidR="002409EF">
        <w:fldChar w:fldCharType="end"/>
      </w:r>
      <w:r>
        <w:t>.</w:t>
      </w:r>
    </w:p>
    <w:p w14:paraId="194D23B6" w14:textId="77777777" w:rsidR="005329C1" w:rsidRDefault="005329C1" w:rsidP="005329C1">
      <w:pPr>
        <w:pStyle w:val="Heading3"/>
      </w:pPr>
      <w:bookmarkStart w:id="1596" w:name="_Toc448227597"/>
      <w:r>
        <w:t>May 16 / Pashons 21: Commemoration of the Theotokos</w:t>
      </w:r>
      <w:bookmarkEnd w:id="1596"/>
    </w:p>
    <w:p w14:paraId="3F5FCD37" w14:textId="4871221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0A06">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0A06">
        <w:rPr>
          <w:noProof/>
        </w:rPr>
        <w:t>940</w:t>
      </w:r>
      <w:r w:rsidR="007E24F9">
        <w:fldChar w:fldCharType="end"/>
      </w:r>
      <w:r w:rsidR="007E24F9">
        <w:t>.</w:t>
      </w:r>
    </w:p>
    <w:p w14:paraId="5950977D" w14:textId="77777777" w:rsidR="00160DE3" w:rsidRDefault="00160DE3" w:rsidP="00160DE3">
      <w:pPr>
        <w:pStyle w:val="Heading3"/>
      </w:pPr>
      <w:bookmarkStart w:id="1597" w:name="_Toc448227598"/>
      <w:r>
        <w:t xml:space="preserve">May 17 / Pashons 22: Departure of St. Andronicus the </w:t>
      </w:r>
      <w:r w:rsidR="00191A26">
        <w:t>Disciple</w:t>
      </w:r>
      <w:bookmarkEnd w:id="1597"/>
    </w:p>
    <w:p w14:paraId="03D06E74" w14:textId="3C964982" w:rsidR="00191A26" w:rsidRDefault="00191A26" w:rsidP="00191A26">
      <w:pPr>
        <w:pStyle w:val="Rubric"/>
      </w:pPr>
      <w:r>
        <w:t xml:space="preserve">See </w:t>
      </w:r>
      <w:r>
        <w:fldChar w:fldCharType="begin"/>
      </w:r>
      <w:r>
        <w:instrText xml:space="preserve"> REF _Ref434488644 \h </w:instrText>
      </w:r>
      <w:r>
        <w:fldChar w:fldCharType="separate"/>
      </w:r>
      <w:r w:rsidR="000C0A06">
        <w:t>A Doxology for the Apostles</w:t>
      </w:r>
      <w:r>
        <w:fldChar w:fldCharType="end"/>
      </w:r>
      <w:r>
        <w:t xml:space="preserve">, on pages </w:t>
      </w:r>
      <w:r>
        <w:fldChar w:fldCharType="begin"/>
      </w:r>
      <w:r>
        <w:instrText xml:space="preserve"> PAGEREF _Ref434488644 \h </w:instrText>
      </w:r>
      <w:r>
        <w:fldChar w:fldCharType="separate"/>
      </w:r>
      <w:r w:rsidR="000C0A06">
        <w:rPr>
          <w:noProof/>
        </w:rPr>
        <w:t>607</w:t>
      </w:r>
      <w:r>
        <w:fldChar w:fldCharType="end"/>
      </w:r>
      <w:r>
        <w:t xml:space="preserve">, </w:t>
      </w:r>
      <w:r>
        <w:fldChar w:fldCharType="begin"/>
      </w:r>
      <w:r>
        <w:instrText xml:space="preserve"> PAGEREF _Ref434488657 \h </w:instrText>
      </w:r>
      <w:r>
        <w:fldChar w:fldCharType="separate"/>
      </w:r>
      <w:r w:rsidR="000C0A06">
        <w:rPr>
          <w:noProof/>
        </w:rPr>
        <w:t>607</w:t>
      </w:r>
      <w:r>
        <w:fldChar w:fldCharType="end"/>
      </w:r>
      <w:r>
        <w:t xml:space="preserve">, or </w:t>
      </w:r>
      <w:r>
        <w:fldChar w:fldCharType="begin"/>
      </w:r>
      <w:r>
        <w:instrText xml:space="preserve"> PAGEREF _Ref434488992 \h </w:instrText>
      </w:r>
      <w:r>
        <w:fldChar w:fldCharType="separate"/>
      </w:r>
      <w:r w:rsidR="000C0A06">
        <w:rPr>
          <w:noProof/>
        </w:rPr>
        <w:t>609</w:t>
      </w:r>
      <w:r>
        <w:fldChar w:fldCharType="end"/>
      </w:r>
      <w:r>
        <w:t>.</w:t>
      </w:r>
    </w:p>
    <w:p w14:paraId="6E2A1C06" w14:textId="77777777" w:rsidR="00495F1A" w:rsidRDefault="00C30529" w:rsidP="00495F1A">
      <w:pPr>
        <w:pStyle w:val="Heading3"/>
      </w:pPr>
      <w:bookmarkStart w:id="1598" w:name="_Toc448227599"/>
      <w:r>
        <w:t xml:space="preserve">May 19 / Pashons 24: </w:t>
      </w:r>
      <w:r w:rsidR="00495F1A">
        <w:t>The Entrance into Egypt</w:t>
      </w:r>
      <w:bookmarkEnd w:id="1579"/>
      <w:bookmarkEnd w:id="1578"/>
      <w:bookmarkEnd w:id="1577"/>
      <w:bookmarkEnd w:id="1598"/>
    </w:p>
    <w:p w14:paraId="608201BF" w14:textId="77777777" w:rsidR="00C30529" w:rsidRDefault="00C30529" w:rsidP="00C30529">
      <w:pPr>
        <w:pStyle w:val="Heading4"/>
      </w:pPr>
      <w:bookmarkStart w:id="1599" w:name="_Ref434477906"/>
      <w:r>
        <w:t>The Doxology</w:t>
      </w:r>
      <w:r w:rsidR="00E21EA3">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00" w:name="_Ref434476089"/>
      <w:r>
        <w:t>The Psali Adam</w:t>
      </w:r>
      <w:r w:rsidR="006C1B94">
        <w:t xml:space="preserve"> for the Entrance into Egypt</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01" w:name="_Ref434476112"/>
      <w:r>
        <w:t>The Psali Batos</w:t>
      </w:r>
      <w:r w:rsidR="006C1B94">
        <w:t xml:space="preserve"> for the Entrance into Egypt</w:t>
      </w:r>
      <w:bookmarkEnd w:id="1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2"/>
            <w:r>
              <w:t>approached</w:t>
            </w:r>
            <w:commentRangeEnd w:id="1602"/>
            <w:r>
              <w:rPr>
                <w:rStyle w:val="CommentReference"/>
              </w:rPr>
              <w:commentReference w:id="160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3"/>
            <w:r>
              <w:t xml:space="preserve">Ⲫⲱⲕ </w:t>
            </w:r>
            <w:commentRangeEnd w:id="1603"/>
            <w:r>
              <w:rPr>
                <w:rStyle w:val="CommentReference"/>
                <w:rFonts w:ascii="Times New Roman" w:hAnsi="Times New Roman"/>
              </w:rPr>
              <w:commentReference w:id="160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4" w:name="_Toc448227600"/>
      <w:r>
        <w:t>May 19 / Pashons 24: Also, St. Pashnouni, the Monk and Martyr</w:t>
      </w:r>
      <w:bookmarkEnd w:id="1604"/>
    </w:p>
    <w:p w14:paraId="408F0E44" w14:textId="77777777" w:rsidR="00A055D8" w:rsidRDefault="00A055D8" w:rsidP="00A055D8">
      <w:pPr>
        <w:pStyle w:val="Heading4"/>
      </w:pPr>
      <w:bookmarkStart w:id="1605" w:name="_Ref434491429"/>
      <w:r>
        <w:t>The Doxology</w:t>
      </w:r>
      <w:r w:rsidR="00810F04">
        <w:t xml:space="preserve"> for St. Pashnouni</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6" w:name="_Toc448227601"/>
      <w:r>
        <w:t xml:space="preserve">May 21 / Pashons 26: </w:t>
      </w:r>
      <w:r w:rsidR="00072324">
        <w:t>Martyrdom of St. Thomas the Apostle</w:t>
      </w:r>
      <w:bookmarkEnd w:id="1606"/>
    </w:p>
    <w:p w14:paraId="574A2F34" w14:textId="2769F1B3" w:rsidR="00191A26" w:rsidRDefault="00191A26" w:rsidP="00191A26">
      <w:pPr>
        <w:pStyle w:val="Rubric"/>
      </w:pPr>
      <w:r>
        <w:t xml:space="preserve">See </w:t>
      </w:r>
      <w:r>
        <w:fldChar w:fldCharType="begin"/>
      </w:r>
      <w:r>
        <w:instrText xml:space="preserve"> REF _Ref434488644 \h </w:instrText>
      </w:r>
      <w:r>
        <w:fldChar w:fldCharType="separate"/>
      </w:r>
      <w:r w:rsidR="000C0A06">
        <w:t>A Doxology for the Apostles</w:t>
      </w:r>
      <w:r>
        <w:fldChar w:fldCharType="end"/>
      </w:r>
      <w:r>
        <w:t xml:space="preserve">, on pages </w:t>
      </w:r>
      <w:r>
        <w:fldChar w:fldCharType="begin"/>
      </w:r>
      <w:r>
        <w:instrText xml:space="preserve"> PAGEREF _Ref434488644 \h </w:instrText>
      </w:r>
      <w:r>
        <w:fldChar w:fldCharType="separate"/>
      </w:r>
      <w:r w:rsidR="000C0A06">
        <w:rPr>
          <w:noProof/>
        </w:rPr>
        <w:t>607</w:t>
      </w:r>
      <w:r>
        <w:fldChar w:fldCharType="end"/>
      </w:r>
      <w:r>
        <w:t xml:space="preserve">, </w:t>
      </w:r>
      <w:r>
        <w:fldChar w:fldCharType="begin"/>
      </w:r>
      <w:r>
        <w:instrText xml:space="preserve"> PAGEREF _Ref434488657 \h </w:instrText>
      </w:r>
      <w:r>
        <w:fldChar w:fldCharType="separate"/>
      </w:r>
      <w:r w:rsidR="000C0A06">
        <w:rPr>
          <w:noProof/>
        </w:rPr>
        <w:t>607</w:t>
      </w:r>
      <w:r>
        <w:fldChar w:fldCharType="end"/>
      </w:r>
      <w:r>
        <w:t xml:space="preserve">, or </w:t>
      </w:r>
      <w:r>
        <w:fldChar w:fldCharType="begin"/>
      </w:r>
      <w:r>
        <w:instrText xml:space="preserve"> PAGEREF _Ref434488992 \h </w:instrText>
      </w:r>
      <w:r>
        <w:fldChar w:fldCharType="separate"/>
      </w:r>
      <w:r w:rsidR="000C0A06">
        <w:rPr>
          <w:noProof/>
        </w:rPr>
        <w:t>609</w:t>
      </w:r>
      <w:r>
        <w:fldChar w:fldCharType="end"/>
      </w:r>
      <w:r>
        <w:t>.</w:t>
      </w:r>
    </w:p>
    <w:p w14:paraId="5401C91D" w14:textId="77777777" w:rsidR="007A6E4F" w:rsidRDefault="007A6E4F" w:rsidP="00160DE3">
      <w:pPr>
        <w:pStyle w:val="Heading3"/>
      </w:pPr>
      <w:bookmarkStart w:id="1607" w:name="_Toc448227602"/>
      <w:r>
        <w:t>May 22 / Pashons 27: St. Thomas the Anchorite</w:t>
      </w:r>
      <w:bookmarkEnd w:id="1607"/>
    </w:p>
    <w:p w14:paraId="638D349A" w14:textId="77777777" w:rsidR="007A6E4F" w:rsidRDefault="007A6E4F" w:rsidP="007A6E4F">
      <w:pPr>
        <w:pStyle w:val="Heading4"/>
      </w:pPr>
      <w:bookmarkStart w:id="1608" w:name="_Ref434490403"/>
      <w:r>
        <w:t>The Doxology</w:t>
      </w:r>
      <w:r w:rsidR="00B46E6E">
        <w:t xml:space="preserve"> for St. Thomas the Anchorite</w:t>
      </w:r>
      <w:bookmarkEnd w:id="1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9"/>
            <w:r>
              <w:t>Like amber</w:t>
            </w:r>
          </w:p>
          <w:p w14:paraId="2CE5E879" w14:textId="77777777" w:rsidR="007A6E4F" w:rsidRDefault="007A6E4F" w:rsidP="007A6E4F">
            <w:pPr>
              <w:pStyle w:val="EngHangEnd"/>
            </w:pPr>
            <w:r>
              <w:t>Spreading in paradise.</w:t>
            </w:r>
            <w:commentRangeEnd w:id="1609"/>
            <w:r>
              <w:rPr>
                <w:rStyle w:val="CommentReference"/>
                <w:rFonts w:ascii="Times New Roman" w:eastAsiaTheme="minorHAnsi" w:hAnsi="Times New Roman" w:cstheme="minorBidi"/>
                <w:color w:val="auto"/>
              </w:rPr>
              <w:commentReference w:id="160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10" w:name="_Toc448227603"/>
      <w:r>
        <w:t>May 24 (25) / Pashons 29: Commemoration of the Annunciation, Nativity, and Resurrection on the 29</w:t>
      </w:r>
      <w:r w:rsidRPr="00C0205C">
        <w:rPr>
          <w:vertAlign w:val="superscript"/>
        </w:rPr>
        <w:t>th</w:t>
      </w:r>
      <w:r>
        <w:t xml:space="preserve"> of Every Month</w:t>
      </w:r>
      <w:bookmarkEnd w:id="1610"/>
    </w:p>
    <w:p w14:paraId="328345A0" w14:textId="5A20C7F9" w:rsidR="00B52D77" w:rsidRDefault="00B52D77" w:rsidP="00B52D77">
      <w:pPr>
        <w:pStyle w:val="Rubric"/>
      </w:pPr>
      <w:r>
        <w:t xml:space="preserve">See </w:t>
      </w:r>
      <w:r>
        <w:fldChar w:fldCharType="begin"/>
      </w:r>
      <w:r>
        <w:instrText xml:space="preserve"> REF _Ref435003974 \h </w:instrText>
      </w:r>
      <w:r>
        <w:fldChar w:fldCharType="separate"/>
      </w:r>
      <w:r w:rsidR="000C0A06">
        <w:t>September 26 (27) / Tho-out 29: Commemoration of the Annunciation, Nativity, and Resurrection on the 29</w:t>
      </w:r>
      <w:r w:rsidR="000C0A06" w:rsidRPr="00C0205C">
        <w:rPr>
          <w:vertAlign w:val="superscript"/>
        </w:rPr>
        <w:t>th</w:t>
      </w:r>
      <w:r w:rsidR="000C0A06">
        <w:t xml:space="preserve"> of Every Coptic Month</w:t>
      </w:r>
      <w:r>
        <w:fldChar w:fldCharType="end"/>
      </w:r>
      <w:r>
        <w:t xml:space="preserve">, page </w:t>
      </w:r>
      <w:r>
        <w:fldChar w:fldCharType="begin"/>
      </w:r>
      <w:r>
        <w:instrText xml:space="preserve"> PAGEREF _Ref435003974 \h </w:instrText>
      </w:r>
      <w:r>
        <w:fldChar w:fldCharType="separate"/>
      </w:r>
      <w:r w:rsidR="000C0A06">
        <w:rPr>
          <w:noProof/>
        </w:rPr>
        <w:t>663</w:t>
      </w:r>
      <w:r>
        <w:fldChar w:fldCharType="end"/>
      </w:r>
      <w:r>
        <w:t>.</w:t>
      </w:r>
    </w:p>
    <w:p w14:paraId="035949E7" w14:textId="702B32CB" w:rsidR="00D552F6" w:rsidRDefault="00D552F6" w:rsidP="00D552F6">
      <w:pPr>
        <w:pStyle w:val="Heading3"/>
      </w:pPr>
      <w:bookmarkStart w:id="1611" w:name="_Toc448227604"/>
      <w:r>
        <w:t xml:space="preserve">May 24 (25) / Pashons 29: Also St. </w:t>
      </w:r>
      <w:r w:rsidR="00F525F0">
        <w:t>Simeon</w:t>
      </w:r>
      <w:r>
        <w:t xml:space="preserve"> the Stylite</w:t>
      </w:r>
      <w:bookmarkEnd w:id="1611"/>
    </w:p>
    <w:p w14:paraId="6BC6625E" w14:textId="07CBC558" w:rsidR="00F525F0" w:rsidRPr="00F525F0" w:rsidRDefault="00F525F0" w:rsidP="00F525F0">
      <w:pPr>
        <w:pStyle w:val="Heading4"/>
      </w:pPr>
      <w:bookmarkStart w:id="1612" w:name="_Ref439328220"/>
      <w:r>
        <w:t>The Doxology for St. Simeon the Stylite</w:t>
      </w:r>
      <w:r w:rsidR="00BD2B3F">
        <w:rPr>
          <w:rStyle w:val="FootnoteReference"/>
        </w:rPr>
        <w:footnoteReference w:id="961"/>
      </w:r>
      <w:bookmarkEnd w:id="1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3" w:name="_Toc448227605"/>
      <w:r>
        <w:t>May 25 / Pashons 30: Departure of St. Fournous the Disciple</w:t>
      </w:r>
      <w:bookmarkEnd w:id="1613"/>
    </w:p>
    <w:p w14:paraId="78E47792" w14:textId="154FC554" w:rsidR="00191A26" w:rsidRDefault="00191A26" w:rsidP="00191A26">
      <w:pPr>
        <w:pStyle w:val="Rubric"/>
      </w:pPr>
      <w:r>
        <w:t xml:space="preserve">See </w:t>
      </w:r>
      <w:r>
        <w:fldChar w:fldCharType="begin"/>
      </w:r>
      <w:r>
        <w:instrText xml:space="preserve"> REF _Ref434488644 \h </w:instrText>
      </w:r>
      <w:r>
        <w:fldChar w:fldCharType="separate"/>
      </w:r>
      <w:r w:rsidR="000C0A06">
        <w:t>A Doxology for the Apostles</w:t>
      </w:r>
      <w:r>
        <w:fldChar w:fldCharType="end"/>
      </w:r>
      <w:r>
        <w:t xml:space="preserve">, on pages </w:t>
      </w:r>
      <w:r>
        <w:fldChar w:fldCharType="begin"/>
      </w:r>
      <w:r>
        <w:instrText xml:space="preserve"> PAGEREF _Ref434488644 \h </w:instrText>
      </w:r>
      <w:r>
        <w:fldChar w:fldCharType="separate"/>
      </w:r>
      <w:r w:rsidR="000C0A06">
        <w:rPr>
          <w:noProof/>
        </w:rPr>
        <w:t>607</w:t>
      </w:r>
      <w:r>
        <w:fldChar w:fldCharType="end"/>
      </w:r>
      <w:r>
        <w:t xml:space="preserve">, </w:t>
      </w:r>
      <w:r>
        <w:fldChar w:fldCharType="begin"/>
      </w:r>
      <w:r>
        <w:instrText xml:space="preserve"> PAGEREF _Ref434488657 \h </w:instrText>
      </w:r>
      <w:r>
        <w:fldChar w:fldCharType="separate"/>
      </w:r>
      <w:r w:rsidR="000C0A06">
        <w:rPr>
          <w:noProof/>
        </w:rPr>
        <w:t>607</w:t>
      </w:r>
      <w:r>
        <w:fldChar w:fldCharType="end"/>
      </w:r>
      <w:r>
        <w:t xml:space="preserve">, or </w:t>
      </w:r>
      <w:r>
        <w:fldChar w:fldCharType="begin"/>
      </w:r>
      <w:r>
        <w:instrText xml:space="preserve"> PAGEREF _Ref434488992 \h </w:instrText>
      </w:r>
      <w:r>
        <w:fldChar w:fldCharType="separate"/>
      </w:r>
      <w:r w:rsidR="000C0A06">
        <w:rPr>
          <w:noProof/>
        </w:rPr>
        <w:t>609</w:t>
      </w:r>
      <w:r>
        <w:fldChar w:fldCharType="end"/>
      </w:r>
      <w:r>
        <w:t>.</w:t>
      </w:r>
    </w:p>
    <w:p w14:paraId="6FCC02EA" w14:textId="77777777" w:rsidR="00F26510" w:rsidRDefault="00F26510" w:rsidP="00F26510">
      <w:pPr>
        <w:pStyle w:val="Heading3"/>
      </w:pPr>
      <w:bookmarkStart w:id="1614" w:name="_Toc448227606"/>
      <w:r>
        <w:t>May 27 / Paoni 2: St. Commemoration of the Appearance of the Bodies of St. John the Baptist and Elisha the Prophet</w:t>
      </w:r>
      <w:bookmarkEnd w:id="1614"/>
    </w:p>
    <w:p w14:paraId="0098B3FD" w14:textId="43414EDD" w:rsidR="00191A26" w:rsidRDefault="00191A26" w:rsidP="00191A26">
      <w:pPr>
        <w:pStyle w:val="Rubric"/>
      </w:pPr>
      <w:r>
        <w:t xml:space="preserve">See </w:t>
      </w:r>
      <w:r>
        <w:fldChar w:fldCharType="begin"/>
      </w:r>
      <w:r>
        <w:instrText xml:space="preserve"> REF _Ref434488524 \h </w:instrText>
      </w:r>
      <w:r>
        <w:fldChar w:fldCharType="separate"/>
      </w:r>
      <w:r w:rsidR="000C0A06">
        <w:t>The Doxology of St. John the Baptist</w:t>
      </w:r>
      <w:r>
        <w:fldChar w:fldCharType="end"/>
      </w:r>
      <w:r>
        <w:t xml:space="preserve"> on pages </w:t>
      </w:r>
      <w:r>
        <w:fldChar w:fldCharType="begin"/>
      </w:r>
      <w:r>
        <w:instrText xml:space="preserve"> PAGEREF _Ref434488524 \h </w:instrText>
      </w:r>
      <w:r>
        <w:fldChar w:fldCharType="separate"/>
      </w:r>
      <w:r w:rsidR="000C0A06">
        <w:rPr>
          <w:noProof/>
        </w:rPr>
        <w:t>605</w:t>
      </w:r>
      <w:r>
        <w:fldChar w:fldCharType="end"/>
      </w:r>
      <w:r>
        <w:t xml:space="preserve"> and </w:t>
      </w:r>
      <w:r>
        <w:fldChar w:fldCharType="begin"/>
      </w:r>
      <w:r>
        <w:instrText xml:space="preserve"> PAGEREF _Ref434488546 \h </w:instrText>
      </w:r>
      <w:r>
        <w:fldChar w:fldCharType="separate"/>
      </w:r>
      <w:r w:rsidR="000C0A06">
        <w:rPr>
          <w:noProof/>
        </w:rPr>
        <w:t>606</w:t>
      </w:r>
      <w:r>
        <w:fldChar w:fldCharType="end"/>
      </w:r>
      <w:r>
        <w:t>.</w:t>
      </w:r>
    </w:p>
    <w:p w14:paraId="7D3D9074" w14:textId="77777777" w:rsidR="00601ED3" w:rsidRDefault="00601ED3" w:rsidP="00601ED3">
      <w:pPr>
        <w:pStyle w:val="Heading3"/>
      </w:pPr>
      <w:bookmarkStart w:id="1615" w:name="_Toc448227607"/>
      <w:r>
        <w:t>May 28 / Paoni 3: Consecration of St. George’s Church</w:t>
      </w:r>
      <w:bookmarkEnd w:id="1615"/>
    </w:p>
    <w:p w14:paraId="3DDB9E0A" w14:textId="64C013D8"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C0A06">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C0A06">
        <w:rPr>
          <w:noProof/>
        </w:rPr>
        <w:t>862</w:t>
      </w:r>
      <w:r w:rsidR="002409EF">
        <w:fldChar w:fldCharType="end"/>
      </w:r>
      <w:r>
        <w:t>.</w:t>
      </w:r>
    </w:p>
    <w:p w14:paraId="2D4ABA3A" w14:textId="77777777" w:rsidR="00C30529" w:rsidRDefault="00C30529" w:rsidP="00C30529">
      <w:pPr>
        <w:pStyle w:val="Heading3"/>
      </w:pPr>
      <w:bookmarkStart w:id="1616" w:name="_Toc448227608"/>
      <w:r>
        <w:t xml:space="preserve">May 28 / Paoni 3: </w:t>
      </w:r>
      <w:r w:rsidR="00601ED3">
        <w:t xml:space="preserve">Also </w:t>
      </w:r>
      <w:r>
        <w:t>St. Abraam of Fayyoum</w:t>
      </w:r>
      <w:bookmarkEnd w:id="1616"/>
    </w:p>
    <w:p w14:paraId="26D71FAF" w14:textId="77777777" w:rsidR="00C30529" w:rsidRDefault="00C30529" w:rsidP="00C30529">
      <w:pPr>
        <w:pStyle w:val="Heading4"/>
      </w:pPr>
      <w:bookmarkStart w:id="1617" w:name="_Ref434492469"/>
      <w:r>
        <w:t>The Doxology</w:t>
      </w:r>
      <w:r w:rsidR="00B82753">
        <w:t xml:space="preserve"> for St. Abraam of Fayyoum</w:t>
      </w:r>
      <w:bookmarkEnd w:id="16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62"/>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21" w:name="_Toc448227609"/>
      <w:r>
        <w:t>May 30 / Paoni 5: Consecration of the Church of St. Victor</w:t>
      </w:r>
      <w:bookmarkEnd w:id="1621"/>
    </w:p>
    <w:p w14:paraId="311B6702" w14:textId="6D372E1A"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C0A06">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C0A06">
        <w:rPr>
          <w:noProof/>
        </w:rPr>
        <w:t>721</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2" w:name="_Toc410196217"/>
      <w:bookmarkStart w:id="1623" w:name="_Toc410196459"/>
      <w:bookmarkStart w:id="1624" w:name="_Toc410196961"/>
      <w:bookmarkStart w:id="1625" w:name="_Toc448696654"/>
      <w:bookmarkStart w:id="1626" w:name="June"/>
      <w:bookmarkEnd w:id="1575"/>
      <w:r>
        <w:t>June</w:t>
      </w:r>
      <w:bookmarkEnd w:id="1622"/>
      <w:bookmarkEnd w:id="1623"/>
      <w:bookmarkEnd w:id="1624"/>
      <w:r w:rsidR="00C30529">
        <w:t xml:space="preserve"> or </w:t>
      </w:r>
      <w:r w:rsidR="00C30529">
        <w:rPr>
          <w:rFonts w:ascii="FreeSerifAvvaShenouda" w:hAnsi="FreeSerifAvvaShenouda" w:cs="FreeSerifAvvaShenouda"/>
        </w:rPr>
        <w:t>Ⲡⲁⲱⲛⲉ</w:t>
      </w:r>
      <w:bookmarkEnd w:id="1625"/>
    </w:p>
    <w:sdt>
      <w:sdtPr>
        <w:id w:val="-1182355935"/>
        <w:docPartObj>
          <w:docPartGallery w:val="Table of Contents"/>
          <w:docPartUnique/>
        </w:docPartObj>
      </w:sdtPr>
      <w:sdtEndPr>
        <w:rPr>
          <w:b/>
          <w:bCs/>
          <w:noProof/>
        </w:rPr>
      </w:sdtEndPr>
      <w:sdtContent>
        <w:p w14:paraId="188AD747" w14:textId="3F84D897"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C0A06">
              <w:rPr>
                <w:noProof/>
                <w:webHidden/>
              </w:rPr>
              <w:t>890</w:t>
            </w:r>
            <w:r w:rsidR="00E35F1F">
              <w:rPr>
                <w:noProof/>
                <w:webHidden/>
              </w:rPr>
              <w:fldChar w:fldCharType="end"/>
            </w:r>
          </w:hyperlink>
        </w:p>
        <w:p w14:paraId="21716B4D" w14:textId="54543AB3" w:rsidR="00E35F1F" w:rsidRDefault="00464893">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C0A06">
              <w:rPr>
                <w:noProof/>
                <w:webHidden/>
              </w:rPr>
              <w:t>897</w:t>
            </w:r>
            <w:r w:rsidR="00E35F1F">
              <w:rPr>
                <w:noProof/>
                <w:webHidden/>
              </w:rPr>
              <w:fldChar w:fldCharType="end"/>
            </w:r>
          </w:hyperlink>
        </w:p>
        <w:p w14:paraId="172E3EC5" w14:textId="08778C4A" w:rsidR="00E35F1F" w:rsidRDefault="00464893">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C0A06">
              <w:rPr>
                <w:noProof/>
                <w:webHidden/>
              </w:rPr>
              <w:t>898</w:t>
            </w:r>
            <w:r w:rsidR="00E35F1F">
              <w:rPr>
                <w:noProof/>
                <w:webHidden/>
              </w:rPr>
              <w:fldChar w:fldCharType="end"/>
            </w:r>
          </w:hyperlink>
        </w:p>
        <w:p w14:paraId="642ABE37" w14:textId="550B3F14" w:rsidR="00E35F1F" w:rsidRDefault="00464893">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C0A06">
              <w:rPr>
                <w:noProof/>
                <w:webHidden/>
              </w:rPr>
              <w:t>899</w:t>
            </w:r>
            <w:r w:rsidR="00E35F1F">
              <w:rPr>
                <w:noProof/>
                <w:webHidden/>
              </w:rPr>
              <w:fldChar w:fldCharType="end"/>
            </w:r>
          </w:hyperlink>
        </w:p>
        <w:p w14:paraId="56D03C17" w14:textId="5FD018ED" w:rsidR="00E35F1F" w:rsidRDefault="00464893">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C0A06">
              <w:rPr>
                <w:noProof/>
                <w:webHidden/>
              </w:rPr>
              <w:t>900</w:t>
            </w:r>
            <w:r w:rsidR="00E35F1F">
              <w:rPr>
                <w:noProof/>
                <w:webHidden/>
              </w:rPr>
              <w:fldChar w:fldCharType="end"/>
            </w:r>
          </w:hyperlink>
        </w:p>
        <w:p w14:paraId="0D9E1EB7" w14:textId="6F0A1A14" w:rsidR="00E35F1F" w:rsidRDefault="00464893">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C0A06">
              <w:rPr>
                <w:noProof/>
                <w:webHidden/>
              </w:rPr>
              <w:t>900</w:t>
            </w:r>
            <w:r w:rsidR="00E35F1F">
              <w:rPr>
                <w:noProof/>
                <w:webHidden/>
              </w:rPr>
              <w:fldChar w:fldCharType="end"/>
            </w:r>
          </w:hyperlink>
        </w:p>
        <w:p w14:paraId="060D1C97" w14:textId="593C6219" w:rsidR="00E35F1F" w:rsidRDefault="00464893">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C0A06">
              <w:rPr>
                <w:noProof/>
                <w:webHidden/>
              </w:rPr>
              <w:t>900</w:t>
            </w:r>
            <w:r w:rsidR="00E35F1F">
              <w:rPr>
                <w:noProof/>
                <w:webHidden/>
              </w:rPr>
              <w:fldChar w:fldCharType="end"/>
            </w:r>
          </w:hyperlink>
        </w:p>
        <w:p w14:paraId="400E729F" w14:textId="2D16B08A" w:rsidR="00E35F1F" w:rsidRDefault="00464893">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C0A06">
              <w:rPr>
                <w:noProof/>
                <w:webHidden/>
              </w:rPr>
              <w:t>901</w:t>
            </w:r>
            <w:r w:rsidR="00E35F1F">
              <w:rPr>
                <w:noProof/>
                <w:webHidden/>
              </w:rPr>
              <w:fldChar w:fldCharType="end"/>
            </w:r>
          </w:hyperlink>
        </w:p>
        <w:p w14:paraId="05500639" w14:textId="676F5A06" w:rsidR="00E35F1F" w:rsidRDefault="00464893">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C0A06">
              <w:rPr>
                <w:noProof/>
                <w:webHidden/>
              </w:rPr>
              <w:t>901</w:t>
            </w:r>
            <w:r w:rsidR="00E35F1F">
              <w:rPr>
                <w:noProof/>
                <w:webHidden/>
              </w:rPr>
              <w:fldChar w:fldCharType="end"/>
            </w:r>
          </w:hyperlink>
        </w:p>
        <w:p w14:paraId="6A0B5E9E" w14:textId="0DC7A055" w:rsidR="00E35F1F" w:rsidRDefault="00464893">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C0A06">
              <w:rPr>
                <w:noProof/>
                <w:webHidden/>
              </w:rPr>
              <w:t>901</w:t>
            </w:r>
            <w:r w:rsidR="00E35F1F">
              <w:rPr>
                <w:noProof/>
                <w:webHidden/>
              </w:rPr>
              <w:fldChar w:fldCharType="end"/>
            </w:r>
          </w:hyperlink>
        </w:p>
        <w:p w14:paraId="5139D027" w14:textId="4F4D2847" w:rsidR="00E35F1F" w:rsidRDefault="00464893">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C0A06">
              <w:rPr>
                <w:noProof/>
                <w:webHidden/>
              </w:rPr>
              <w:t>904</w:t>
            </w:r>
            <w:r w:rsidR="00E35F1F">
              <w:rPr>
                <w:noProof/>
                <w:webHidden/>
              </w:rPr>
              <w:fldChar w:fldCharType="end"/>
            </w:r>
          </w:hyperlink>
        </w:p>
        <w:p w14:paraId="31F35291" w14:textId="036311FD" w:rsidR="00E35F1F" w:rsidRDefault="00464893">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C0A06">
              <w:rPr>
                <w:noProof/>
                <w:webHidden/>
              </w:rPr>
              <w:t>904</w:t>
            </w:r>
            <w:r w:rsidR="00E35F1F">
              <w:rPr>
                <w:noProof/>
                <w:webHidden/>
              </w:rPr>
              <w:fldChar w:fldCharType="end"/>
            </w:r>
          </w:hyperlink>
        </w:p>
        <w:p w14:paraId="5EB35BD1" w14:textId="7DA5ECAA" w:rsidR="00E35F1F" w:rsidRDefault="00464893">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C0A06">
              <w:rPr>
                <w:noProof/>
                <w:webHidden/>
              </w:rPr>
              <w:t>904</w:t>
            </w:r>
            <w:r w:rsidR="00E35F1F">
              <w:rPr>
                <w:noProof/>
                <w:webHidden/>
              </w:rPr>
              <w:fldChar w:fldCharType="end"/>
            </w:r>
          </w:hyperlink>
        </w:p>
        <w:p w14:paraId="21D64448" w14:textId="6836B507" w:rsidR="00E35F1F" w:rsidRDefault="00464893">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C0A06">
              <w:rPr>
                <w:noProof/>
                <w:webHidden/>
              </w:rPr>
              <w:t>904</w:t>
            </w:r>
            <w:r w:rsidR="00E35F1F">
              <w:rPr>
                <w:noProof/>
                <w:webHidden/>
              </w:rPr>
              <w:fldChar w:fldCharType="end"/>
            </w:r>
          </w:hyperlink>
        </w:p>
        <w:p w14:paraId="34065274" w14:textId="4253FB97" w:rsidR="00E35F1F" w:rsidRDefault="00464893">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C0A06">
              <w:rPr>
                <w:noProof/>
                <w:webHidden/>
              </w:rPr>
              <w:t>904</w:t>
            </w:r>
            <w:r w:rsidR="00E35F1F">
              <w:rPr>
                <w:noProof/>
                <w:webHidden/>
              </w:rPr>
              <w:fldChar w:fldCharType="end"/>
            </w:r>
          </w:hyperlink>
        </w:p>
        <w:p w14:paraId="7195ECE0" w14:textId="15267AAD" w:rsidR="00E35F1F" w:rsidRDefault="00464893">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C0A06">
              <w:rPr>
                <w:noProof/>
                <w:webHidden/>
              </w:rPr>
              <w:t>904</w:t>
            </w:r>
            <w:r w:rsidR="00E35F1F">
              <w:rPr>
                <w:noProof/>
                <w:webHidden/>
              </w:rPr>
              <w:fldChar w:fldCharType="end"/>
            </w:r>
          </w:hyperlink>
        </w:p>
        <w:p w14:paraId="1FAD4B2F" w14:textId="3BF599AA" w:rsidR="00E35F1F" w:rsidRDefault="00464893">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C0A06">
              <w:rPr>
                <w:noProof/>
                <w:webHidden/>
              </w:rPr>
              <w:t>904</w:t>
            </w:r>
            <w:r w:rsidR="00E35F1F">
              <w:rPr>
                <w:noProof/>
                <w:webHidden/>
              </w:rPr>
              <w:fldChar w:fldCharType="end"/>
            </w:r>
          </w:hyperlink>
        </w:p>
        <w:p w14:paraId="5629FCA6" w14:textId="323257EA" w:rsidR="00E35F1F" w:rsidRDefault="00464893">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C0A06">
              <w:rPr>
                <w:noProof/>
                <w:webHidden/>
              </w:rPr>
              <w:t>904</w:t>
            </w:r>
            <w:r w:rsidR="00E35F1F">
              <w:rPr>
                <w:noProof/>
                <w:webHidden/>
              </w:rPr>
              <w:fldChar w:fldCharType="end"/>
            </w:r>
          </w:hyperlink>
        </w:p>
        <w:p w14:paraId="23CE5D73" w14:textId="1138B3DE" w:rsidR="00E35F1F" w:rsidRDefault="00464893">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C0A06">
              <w:rPr>
                <w:noProof/>
                <w:webHidden/>
              </w:rPr>
              <w:t>904</w:t>
            </w:r>
            <w:r w:rsidR="00E35F1F">
              <w:rPr>
                <w:noProof/>
                <w:webHidden/>
              </w:rPr>
              <w:fldChar w:fldCharType="end"/>
            </w:r>
          </w:hyperlink>
        </w:p>
        <w:p w14:paraId="3EE3C2E5" w14:textId="3B4BEB4A" w:rsidR="00E35F1F" w:rsidRDefault="00464893">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C0A06">
              <w:rPr>
                <w:noProof/>
                <w:webHidden/>
              </w:rPr>
              <w:t>915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7" w:name="_Toc448227610"/>
      <w:r>
        <w:t>The Apostles' Fast</w:t>
      </w:r>
      <w:bookmarkEnd w:id="1627"/>
    </w:p>
    <w:p w14:paraId="06362FF7" w14:textId="77777777" w:rsidR="00654C55" w:rsidRDefault="00654C55" w:rsidP="00654C55">
      <w:pPr>
        <w:pStyle w:val="Heading4"/>
      </w:pPr>
      <w:bookmarkStart w:id="1628" w:name="_Ref434476183"/>
      <w:r>
        <w:t>The Psali Adam</w:t>
      </w:r>
      <w:r w:rsidR="006C1B94">
        <w:t xml:space="preserve"> for the Apostles’ Fast</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9" w:name="_Ref434476204"/>
      <w:r>
        <w:t>The Psali Batos</w:t>
      </w:r>
      <w:r w:rsidR="006C1B94">
        <w:t xml:space="preserve"> for the Apostles’ Fast</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30"/>
            <w:r>
              <w:t xml:space="preserve">the </w:t>
            </w:r>
            <w:commentRangeEnd w:id="1630"/>
            <w:r>
              <w:rPr>
                <w:rStyle w:val="CommentReference"/>
              </w:rPr>
              <w:commentReference w:id="163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31" w:name="_Toc448227611"/>
      <w:r>
        <w:t>June 6 / Paoni 12: Commemoration of Archangel Michael</w:t>
      </w:r>
      <w:bookmarkEnd w:id="1631"/>
    </w:p>
    <w:p w14:paraId="2F84097E" w14:textId="77777777" w:rsidR="000C0A06" w:rsidRDefault="00191A26" w:rsidP="0082304E">
      <w:pPr>
        <w:pStyle w:val="Heading4"/>
      </w:pPr>
      <w:r>
        <w:t xml:space="preserve">See </w:t>
      </w:r>
      <w:r>
        <w:fldChar w:fldCharType="begin"/>
      </w:r>
      <w:r>
        <w:instrText xml:space="preserve"> REF _Ref434561114 \h </w:instrText>
      </w:r>
      <w:r>
        <w:fldChar w:fldCharType="separate"/>
      </w:r>
      <w:r w:rsidR="000C0A06">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4C1F59FE" w14:textId="77777777" w:rsidTr="0082304E">
        <w:trPr>
          <w:cantSplit/>
          <w:jc w:val="center"/>
        </w:trPr>
        <w:tc>
          <w:tcPr>
            <w:tcW w:w="288" w:type="dxa"/>
          </w:tcPr>
          <w:p w14:paraId="776D009C" w14:textId="77777777" w:rsidR="000C0A06" w:rsidRDefault="000C0A06" w:rsidP="0082304E">
            <w:pPr>
              <w:pStyle w:val="CopticCross"/>
            </w:pPr>
          </w:p>
        </w:tc>
        <w:tc>
          <w:tcPr>
            <w:tcW w:w="3960" w:type="dxa"/>
          </w:tcPr>
          <w:p w14:paraId="2BBD58B5" w14:textId="77777777" w:rsidR="000C0A06" w:rsidRDefault="000C0A06" w:rsidP="00C83ECE">
            <w:pPr>
              <w:pStyle w:val="EngHang"/>
            </w:pPr>
            <w:r>
              <w:t>Through the intercessions</w:t>
            </w:r>
          </w:p>
          <w:p w14:paraId="1A00F14C" w14:textId="77777777" w:rsidR="000C0A06" w:rsidRDefault="000C0A06" w:rsidP="00C83ECE">
            <w:pPr>
              <w:pStyle w:val="EngHang"/>
            </w:pPr>
            <w:r>
              <w:t>Of the Four Incorporeal Beasts,</w:t>
            </w:r>
          </w:p>
          <w:p w14:paraId="3135A669" w14:textId="77777777" w:rsidR="000C0A06" w:rsidRDefault="000C0A06" w:rsidP="00C83ECE">
            <w:pPr>
              <w:pStyle w:val="EngHang"/>
            </w:pPr>
            <w:r>
              <w:t>The ministering flames of fire,</w:t>
            </w:r>
          </w:p>
          <w:p w14:paraId="723DCDA7" w14:textId="77777777" w:rsidR="000C0A06" w:rsidRDefault="000C0A06" w:rsidP="0082304E">
            <w:pPr>
              <w:pStyle w:val="EngHangEnd"/>
            </w:pPr>
            <w:r>
              <w:t>O Lord, grant us the forgiveness of our sins.</w:t>
            </w:r>
          </w:p>
        </w:tc>
        <w:tc>
          <w:tcPr>
            <w:tcW w:w="288" w:type="dxa"/>
          </w:tcPr>
          <w:p w14:paraId="480772C2" w14:textId="77777777" w:rsidR="000C0A06" w:rsidRDefault="000C0A06" w:rsidP="0082304E"/>
        </w:tc>
        <w:tc>
          <w:tcPr>
            <w:tcW w:w="288" w:type="dxa"/>
          </w:tcPr>
          <w:p w14:paraId="60CA5650" w14:textId="77777777" w:rsidR="000C0A06" w:rsidRDefault="000C0A06" w:rsidP="0082304E">
            <w:pPr>
              <w:pStyle w:val="CopticCross"/>
            </w:pPr>
          </w:p>
        </w:tc>
        <w:tc>
          <w:tcPr>
            <w:tcW w:w="3960" w:type="dxa"/>
          </w:tcPr>
          <w:p w14:paraId="4D5E3319" w14:textId="77777777" w:rsidR="000C0A06" w:rsidRDefault="000C0A06" w:rsidP="00C83ECE">
            <w:pPr>
              <w:pStyle w:val="CopticVersemulti-line"/>
            </w:pPr>
            <w:r>
              <w:t>Ϩⲓⲧⲉⲛ ⲛⲓⲡ̀ⲣⲉⲥⲃⲓⲁ̀</w:t>
            </w:r>
          </w:p>
          <w:p w14:paraId="31DB1F79" w14:textId="77777777" w:rsidR="000C0A06" w:rsidRDefault="000C0A06" w:rsidP="00C83ECE">
            <w:pPr>
              <w:pStyle w:val="CopticVersemulti-line"/>
            </w:pPr>
            <w:r>
              <w:t>ⲛ̀ⲧⲉ ⲡⲓϥ̀ⲧⲟⲩ ⲛ̀ⲍⲱⲟⲛ ⲛ̀ⲁⲥⲱⲙⲁⲧⲟⲥ</w:t>
            </w:r>
          </w:p>
          <w:p w14:paraId="3E53332F" w14:textId="77777777" w:rsidR="000C0A06" w:rsidRDefault="000C0A06" w:rsidP="00C83ECE">
            <w:pPr>
              <w:pStyle w:val="CopticVersemulti-line"/>
            </w:pPr>
            <w:r>
              <w:t>ⲛ̀ⲗⲓⲧⲟⲩⲣⲅⲟⲥ ⲛ̀ϣⲁϩ ⲛ̀ⲭ̀ⲣⲟⲙ:</w:t>
            </w:r>
          </w:p>
          <w:p w14:paraId="18DF5DD4" w14:textId="77777777" w:rsidR="000C0A06" w:rsidRPr="00C35319" w:rsidRDefault="000C0A06" w:rsidP="00C83ECE">
            <w:pPr>
              <w:pStyle w:val="CopticHangingVerse"/>
            </w:pPr>
            <w:r>
              <w:t>Ⲡϭⲟⲓⲥ ⲁⲣⲓϩ̀ⲙⲟⲧ ⲛⲁⲛ ⲙ̀ⲡⲓⲭⲱ ⲉ̀ⲃⲟⲗ ⲛ̀ⲧⲉ ⲛⲉⲛⲛⲟⲃⲓ.</w:t>
            </w:r>
          </w:p>
        </w:tc>
      </w:tr>
    </w:tbl>
    <w:p w14:paraId="69CC4627" w14:textId="77777777" w:rsidR="000C0A06" w:rsidRDefault="000C0A06"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6FCECE8D" w14:textId="77777777" w:rsidTr="00C83ECE">
        <w:trPr>
          <w:cantSplit/>
          <w:jc w:val="center"/>
        </w:trPr>
        <w:tc>
          <w:tcPr>
            <w:tcW w:w="288" w:type="dxa"/>
          </w:tcPr>
          <w:p w14:paraId="5CAC410D" w14:textId="77777777" w:rsidR="000C0A06" w:rsidRDefault="000C0A06" w:rsidP="00C83ECE">
            <w:pPr>
              <w:pStyle w:val="CopticCross"/>
            </w:pPr>
          </w:p>
        </w:tc>
        <w:tc>
          <w:tcPr>
            <w:tcW w:w="3960" w:type="dxa"/>
          </w:tcPr>
          <w:p w14:paraId="5748655D" w14:textId="77777777" w:rsidR="000C0A06" w:rsidRDefault="000C0A06" w:rsidP="00C83ECE">
            <w:pPr>
              <w:pStyle w:val="EngHang"/>
            </w:pPr>
            <w:r>
              <w:t>Hail to the four incorporeal living beasts,</w:t>
            </w:r>
          </w:p>
          <w:p w14:paraId="0F65923B" w14:textId="77777777" w:rsidR="000C0A06" w:rsidRDefault="000C0A06" w:rsidP="00C83ECE">
            <w:pPr>
              <w:pStyle w:val="EngHang"/>
            </w:pPr>
            <w:r>
              <w:t>Carrying the throne of God,</w:t>
            </w:r>
          </w:p>
          <w:p w14:paraId="46A7950F" w14:textId="77777777" w:rsidR="000C0A06" w:rsidRDefault="000C0A06" w:rsidP="00C83ECE">
            <w:pPr>
              <w:pStyle w:val="EngHang"/>
            </w:pPr>
            <w:r>
              <w:t>A lion’s face, and a calf’s face,</w:t>
            </w:r>
          </w:p>
          <w:p w14:paraId="260E400F" w14:textId="77777777" w:rsidR="000C0A06" w:rsidRDefault="000C0A06" w:rsidP="00C83ECE">
            <w:pPr>
              <w:pStyle w:val="EngHangEnd"/>
            </w:pPr>
            <w:r>
              <w:t>A man’s face, and an eagle’s face.</w:t>
            </w:r>
          </w:p>
        </w:tc>
        <w:tc>
          <w:tcPr>
            <w:tcW w:w="288" w:type="dxa"/>
          </w:tcPr>
          <w:p w14:paraId="0BBC509A" w14:textId="77777777" w:rsidR="000C0A06" w:rsidRDefault="000C0A06" w:rsidP="00C83ECE"/>
        </w:tc>
        <w:tc>
          <w:tcPr>
            <w:tcW w:w="288" w:type="dxa"/>
          </w:tcPr>
          <w:p w14:paraId="526CCC8E" w14:textId="77777777" w:rsidR="000C0A06" w:rsidRDefault="000C0A06" w:rsidP="00C83ECE">
            <w:pPr>
              <w:pStyle w:val="CopticCross"/>
            </w:pPr>
          </w:p>
        </w:tc>
        <w:tc>
          <w:tcPr>
            <w:tcW w:w="3960" w:type="dxa"/>
          </w:tcPr>
          <w:p w14:paraId="32F04EA9" w14:textId="77777777" w:rsidR="000C0A06" w:rsidRDefault="000C0A06" w:rsidP="00C83ECE">
            <w:pPr>
              <w:pStyle w:val="CopticVersemulti-line"/>
            </w:pPr>
            <w:r>
              <w:t>Ⲭⲉⲣⲉ ⲡⲓϥ̀ⲧⲟⲩ ⲛ̀ⲍⲱⲟⲛ ⲛ̀ⲁ̀ⲥⲱⲙⲁⲧⲟⲥ:</w:t>
            </w:r>
          </w:p>
          <w:p w14:paraId="48067286" w14:textId="77777777" w:rsidR="000C0A06" w:rsidRDefault="000C0A06" w:rsidP="00C83ECE">
            <w:pPr>
              <w:pStyle w:val="CopticVersemulti-line"/>
            </w:pPr>
            <w:r>
              <w:t>ⲉⲧϥⲁⲓ ϧⲁ ⲡⲓϩⲁⲣⲙⲁ ⲛ̀ⲧⲉ Ⲫϯ:</w:t>
            </w:r>
          </w:p>
          <w:p w14:paraId="3A64634F" w14:textId="77777777" w:rsidR="000C0A06" w:rsidRDefault="000C0A06" w:rsidP="00C83ECE">
            <w:pPr>
              <w:pStyle w:val="CopticVersemulti-line"/>
            </w:pPr>
            <w:r>
              <w:t>ⲟⲩϩⲟ ⲙ̀ⲙⲟⲩⲓ̀ ⲛⲉⲙ ⲟⲩϩⲟ ⲙ̀ⲙⲁⲥⲓ:</w:t>
            </w:r>
          </w:p>
          <w:p w14:paraId="3842A55E" w14:textId="77777777" w:rsidR="000C0A06" w:rsidRPr="00C35319" w:rsidRDefault="000C0A06" w:rsidP="00C83ECE">
            <w:pPr>
              <w:pStyle w:val="CopticHangingVerse"/>
            </w:pPr>
            <w:r>
              <w:t>ⲛⲉⲙ ⲟⲩϩⲟ ⲛ̀ⲣⲱⲙⲓ ⲛⲉⲙ ⲟⲩϩⲟ ⲛ̀ⲁ̀ⲏ̀ⲧⲟⲥ.</w:t>
            </w:r>
          </w:p>
        </w:tc>
      </w:tr>
    </w:tbl>
    <w:p w14:paraId="6BD6FB65" w14:textId="77777777" w:rsidR="000C0A06" w:rsidRDefault="000C0A06" w:rsidP="0082304E">
      <w:pPr>
        <w:pStyle w:val="Heading4"/>
      </w:pPr>
      <w:r>
        <w:t>The Gospel Response for the Four Incorporeal Beasts</w:t>
      </w:r>
    </w:p>
    <w:p w14:paraId="31773B6B" w14:textId="77777777" w:rsidR="000C0A06" w:rsidRPr="00C14556" w:rsidRDefault="000C0A06" w:rsidP="00C14556">
      <w:pPr>
        <w:pStyle w:val="Rubric"/>
      </w:pPr>
      <w:r>
        <w:t>The last verse of the Doxology may be inserted into the Annual Gospel Response.</w:t>
      </w:r>
    </w:p>
    <w:p w14:paraId="1BB435AB" w14:textId="6AA13B28" w:rsidR="00191A26" w:rsidRPr="00B637D8" w:rsidRDefault="000C0A06"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B7BA1A2" w14:textId="77777777" w:rsidR="00595AF3" w:rsidRDefault="00595AF3" w:rsidP="00595AF3">
      <w:pPr>
        <w:pStyle w:val="Heading3"/>
      </w:pPr>
      <w:bookmarkStart w:id="1632" w:name="_Toc448227612"/>
      <w:r>
        <w:t>June 7 / Paoni 13: Archangel Gabriel</w:t>
      </w:r>
      <w:r w:rsidR="00D31016">
        <w:t>, the Evangelist of Daniel</w:t>
      </w:r>
      <w:bookmarkEnd w:id="1632"/>
    </w:p>
    <w:p w14:paraId="00F4ACC1" w14:textId="77777777" w:rsidR="00595AF3" w:rsidRPr="00980D99" w:rsidRDefault="00595AF3" w:rsidP="00595AF3">
      <w:pPr>
        <w:pStyle w:val="Heading4"/>
      </w:pPr>
      <w:bookmarkStart w:id="1633" w:name="_Ref434488149"/>
      <w:r>
        <w:t>The Doxology</w:t>
      </w:r>
      <w:r w:rsidR="00B46E6E">
        <w:t xml:space="preserve"> for Archangel Gabriel, the Evangelist of Daniel</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63"/>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64"/>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65"/>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4" w:name="_Ref434564551"/>
      <w:bookmarkStart w:id="1635" w:name="_Toc448227613"/>
      <w:r>
        <w:t>June 8 / Paoni 14: Sts. Apakir and John</w:t>
      </w:r>
      <w:bookmarkEnd w:id="1634"/>
      <w:bookmarkEnd w:id="1635"/>
    </w:p>
    <w:p w14:paraId="25CBD4EF" w14:textId="77777777" w:rsidR="006A0D7C" w:rsidRPr="00980D99" w:rsidRDefault="006A0D7C" w:rsidP="006A0D7C">
      <w:pPr>
        <w:pStyle w:val="Heading4"/>
      </w:pPr>
      <w:bookmarkStart w:id="1636" w:name="_Ref434489722"/>
      <w:r>
        <w:t>The Doxology</w:t>
      </w:r>
      <w:r w:rsidR="00B46E6E">
        <w:t xml:space="preserve"> for Sts. Apakir and John</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37" w:name="_Toc448227614"/>
      <w:r>
        <w:rPr>
          <w:lang w:val="en-US"/>
        </w:rPr>
        <w:t>June 9 / Paoni 15: Handing over of St. Mark's Relics</w:t>
      </w:r>
      <w:bookmarkEnd w:id="1637"/>
    </w:p>
    <w:p w14:paraId="12A16B61" w14:textId="77777777" w:rsidR="00980D99" w:rsidRDefault="00980D99" w:rsidP="00980D99">
      <w:pPr>
        <w:pStyle w:val="Heading3"/>
        <w:rPr>
          <w:lang w:val="en-US"/>
        </w:rPr>
      </w:pPr>
      <w:bookmarkStart w:id="1638" w:name="_Toc448227615"/>
      <w:r>
        <w:rPr>
          <w:lang w:val="en-US"/>
        </w:rPr>
        <w:t>June 11 / Paoni 17: Return of St. Mark's Relics</w:t>
      </w:r>
      <w:bookmarkEnd w:id="1638"/>
    </w:p>
    <w:p w14:paraId="55A12BE6" w14:textId="6FF7BF65"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C0A06">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C0A06">
        <w:rPr>
          <w:noProof/>
          <w:lang w:val="en-US"/>
        </w:rPr>
        <w:t>863</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9" w:name="_Toc448227616"/>
      <w:r>
        <w:rPr>
          <w:lang w:val="en-US"/>
        </w:rPr>
        <w:t>June 13 / Paoni 19: Martyrdom of St. George of Zahim</w:t>
      </w:r>
      <w:bookmarkEnd w:id="1639"/>
    </w:p>
    <w:p w14:paraId="4EBBC2F1" w14:textId="77777777" w:rsidR="006D27E4" w:rsidRPr="00980D99" w:rsidRDefault="006D27E4" w:rsidP="006D27E4">
      <w:pPr>
        <w:pStyle w:val="Heading4"/>
      </w:pPr>
      <w:bookmarkStart w:id="1640" w:name="_Ref434489925"/>
      <w:r>
        <w:t>The Doxology</w:t>
      </w:r>
      <w:r w:rsidR="00B46E6E">
        <w:t xml:space="preserve"> for St. George of Zahim</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66"/>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41" w:name="_Toc448227617"/>
      <w:r>
        <w:t>June 15 / Paoni 21: Commemoration of the Theotokos</w:t>
      </w:r>
      <w:bookmarkEnd w:id="1641"/>
    </w:p>
    <w:p w14:paraId="0444D004" w14:textId="201EA2DD"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0A06">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0A06">
        <w:rPr>
          <w:noProof/>
        </w:rPr>
        <w:t>940</w:t>
      </w:r>
      <w:r w:rsidR="007E24F9">
        <w:fldChar w:fldCharType="end"/>
      </w:r>
      <w:r w:rsidR="007E24F9">
        <w:t>.</w:t>
      </w:r>
    </w:p>
    <w:p w14:paraId="5EECE7CB" w14:textId="77777777" w:rsidR="00027E5B" w:rsidRDefault="00027E5B" w:rsidP="00027E5B">
      <w:pPr>
        <w:pStyle w:val="Heading3"/>
      </w:pPr>
      <w:bookmarkStart w:id="1642" w:name="_Toc448227618"/>
      <w:r>
        <w:t>June 16 / Paoni 22: Consecration of a Church of St. Cosmas and Damian, Their Brothers and Their Mother</w:t>
      </w:r>
      <w:bookmarkEnd w:id="1642"/>
    </w:p>
    <w:p w14:paraId="41853561" w14:textId="3FED5D38"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C0A06">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C0A06">
        <w:rPr>
          <w:noProof/>
        </w:rPr>
        <w:t>696</w:t>
      </w:r>
      <w:r w:rsidR="002409EF">
        <w:fldChar w:fldCharType="end"/>
      </w:r>
      <w:r>
        <w:t>.</w:t>
      </w:r>
    </w:p>
    <w:p w14:paraId="2E5DB3E3" w14:textId="77777777" w:rsidR="00980D99" w:rsidRDefault="00980D99" w:rsidP="00980D99">
      <w:pPr>
        <w:pStyle w:val="Heading3"/>
        <w:rPr>
          <w:lang w:val="en-US"/>
        </w:rPr>
      </w:pPr>
      <w:bookmarkStart w:id="1643" w:name="_Toc448227619"/>
      <w:r>
        <w:rPr>
          <w:lang w:val="en-US"/>
        </w:rPr>
        <w:t xml:space="preserve">June 18 / Paoni 24: </w:t>
      </w:r>
      <w:r w:rsidR="001B4E41">
        <w:rPr>
          <w:lang w:val="en-US"/>
        </w:rPr>
        <w:t xml:space="preserve">The Strong </w:t>
      </w:r>
      <w:r>
        <w:rPr>
          <w:lang w:val="en-US"/>
        </w:rPr>
        <w:t>St. Moses</w:t>
      </w:r>
      <w:bookmarkEnd w:id="1643"/>
    </w:p>
    <w:p w14:paraId="5BCAE9A6" w14:textId="77777777" w:rsidR="00980D99" w:rsidRDefault="00980D99" w:rsidP="00980D99">
      <w:pPr>
        <w:pStyle w:val="Heading4"/>
        <w:rPr>
          <w:lang w:val="en-US"/>
        </w:rPr>
      </w:pPr>
      <w:bookmarkStart w:id="1644" w:name="_Ref434491006"/>
      <w:r>
        <w:rPr>
          <w:lang w:val="en-US"/>
        </w:rPr>
        <w:t>The Doxology</w:t>
      </w:r>
      <w:r w:rsidR="00810F04">
        <w:rPr>
          <w:lang w:val="en-US"/>
        </w:rPr>
        <w:t xml:space="preserve"> for the Strong St. Moses</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67"/>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68"/>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69"/>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55" w:name="_Toc448227620"/>
      <w:r>
        <w:rPr>
          <w:lang w:val="en-US"/>
        </w:rPr>
        <w:t>June 19 / Paoni 25: Martyrdom of St</w:t>
      </w:r>
      <w:r w:rsidR="00191A26">
        <w:rPr>
          <w:lang w:val="en-US"/>
        </w:rPr>
        <w:t>. Jude the Disciple and Epistle-</w:t>
      </w:r>
      <w:r>
        <w:rPr>
          <w:lang w:val="en-US"/>
        </w:rPr>
        <w:t>Writer</w:t>
      </w:r>
      <w:bookmarkEnd w:id="1655"/>
    </w:p>
    <w:p w14:paraId="3C380312" w14:textId="34A10442" w:rsidR="00191A26" w:rsidRDefault="00191A26" w:rsidP="00191A26">
      <w:pPr>
        <w:pStyle w:val="Rubric"/>
      </w:pPr>
      <w:r>
        <w:t xml:space="preserve">See </w:t>
      </w:r>
      <w:r>
        <w:fldChar w:fldCharType="begin"/>
      </w:r>
      <w:r>
        <w:instrText xml:space="preserve"> REF _Ref434488644 \h </w:instrText>
      </w:r>
      <w:r>
        <w:fldChar w:fldCharType="separate"/>
      </w:r>
      <w:r w:rsidR="000C0A06">
        <w:t>A Doxology for the Apostles</w:t>
      </w:r>
      <w:r>
        <w:fldChar w:fldCharType="end"/>
      </w:r>
      <w:r>
        <w:t xml:space="preserve">, on pages </w:t>
      </w:r>
      <w:r>
        <w:fldChar w:fldCharType="begin"/>
      </w:r>
      <w:r>
        <w:instrText xml:space="preserve"> PAGEREF _Ref434488644 \h </w:instrText>
      </w:r>
      <w:r>
        <w:fldChar w:fldCharType="separate"/>
      </w:r>
      <w:r w:rsidR="000C0A06">
        <w:rPr>
          <w:noProof/>
        </w:rPr>
        <w:t>607</w:t>
      </w:r>
      <w:r>
        <w:fldChar w:fldCharType="end"/>
      </w:r>
      <w:r>
        <w:t xml:space="preserve">, </w:t>
      </w:r>
      <w:r>
        <w:fldChar w:fldCharType="begin"/>
      </w:r>
      <w:r>
        <w:instrText xml:space="preserve"> PAGEREF _Ref434488657 \h </w:instrText>
      </w:r>
      <w:r>
        <w:fldChar w:fldCharType="separate"/>
      </w:r>
      <w:r w:rsidR="000C0A06">
        <w:rPr>
          <w:noProof/>
        </w:rPr>
        <w:t>607</w:t>
      </w:r>
      <w:r>
        <w:fldChar w:fldCharType="end"/>
      </w:r>
      <w:r>
        <w:t xml:space="preserve">, or </w:t>
      </w:r>
      <w:r>
        <w:fldChar w:fldCharType="begin"/>
      </w:r>
      <w:r>
        <w:instrText xml:space="preserve"> PAGEREF _Ref434488992 \h </w:instrText>
      </w:r>
      <w:r>
        <w:fldChar w:fldCharType="separate"/>
      </w:r>
      <w:r w:rsidR="000C0A06">
        <w:rPr>
          <w:noProof/>
        </w:rPr>
        <w:t>609</w:t>
      </w:r>
      <w:r>
        <w:fldChar w:fldCharType="end"/>
      </w:r>
      <w:r>
        <w:t>.</w:t>
      </w:r>
    </w:p>
    <w:p w14:paraId="4BDA9DC2" w14:textId="77777777" w:rsidR="00980D99" w:rsidRDefault="00980D99" w:rsidP="00980D99">
      <w:pPr>
        <w:pStyle w:val="Heading3"/>
      </w:pPr>
      <w:bookmarkStart w:id="1656" w:name="_Toc448227621"/>
      <w:r>
        <w:t xml:space="preserve">June 20 / Paoni 26: </w:t>
      </w:r>
      <w:r w:rsidR="00237D47">
        <w:t xml:space="preserve">Consecration of the Church of </w:t>
      </w:r>
      <w:r>
        <w:t>Archangel Gabriel</w:t>
      </w:r>
      <w:bookmarkEnd w:id="1656"/>
    </w:p>
    <w:p w14:paraId="1CE2FB9D" w14:textId="7201359A" w:rsidR="00980D99" w:rsidRPr="00980D99" w:rsidRDefault="00237D47" w:rsidP="00D31016">
      <w:pPr>
        <w:pStyle w:val="Rubric"/>
      </w:pPr>
      <w:r>
        <w:t xml:space="preserve">See </w:t>
      </w:r>
      <w:r>
        <w:fldChar w:fldCharType="begin"/>
      </w:r>
      <w:r>
        <w:instrText xml:space="preserve"> REF _Ref434562998 \h </w:instrText>
      </w:r>
      <w:r>
        <w:fldChar w:fldCharType="separate"/>
      </w:r>
      <w:r w:rsidR="000C0A06">
        <w:t>March 26 / Phamenoth 30: Archangel Gabriel</w:t>
      </w:r>
      <w:r>
        <w:fldChar w:fldCharType="end"/>
      </w:r>
      <w:r>
        <w:t xml:space="preserve">, page </w:t>
      </w:r>
      <w:r>
        <w:fldChar w:fldCharType="begin"/>
      </w:r>
      <w:r>
        <w:instrText xml:space="preserve"> PAGEREF _Ref434562998 \h </w:instrText>
      </w:r>
      <w:r>
        <w:fldChar w:fldCharType="separate"/>
      </w:r>
      <w:r w:rsidR="000C0A06">
        <w:rPr>
          <w:noProof/>
        </w:rPr>
        <w:t>858</w:t>
      </w:r>
      <w:r>
        <w:fldChar w:fldCharType="end"/>
      </w:r>
      <w:r>
        <w:t>.</w:t>
      </w:r>
    </w:p>
    <w:p w14:paraId="4ADB6B3C" w14:textId="77777777" w:rsidR="00072324" w:rsidRDefault="00072324" w:rsidP="00072324">
      <w:pPr>
        <w:pStyle w:val="Heading3"/>
        <w:rPr>
          <w:lang w:val="en-US"/>
        </w:rPr>
      </w:pPr>
      <w:bookmarkStart w:id="1657" w:name="_Toc448227622"/>
      <w:r>
        <w:rPr>
          <w:lang w:val="en-US"/>
        </w:rPr>
        <w:t>June 21 / Paoni 27: Martyrdom of St. Ananias the Apostle</w:t>
      </w:r>
      <w:bookmarkEnd w:id="1657"/>
    </w:p>
    <w:p w14:paraId="5EADB549" w14:textId="20693B26" w:rsidR="00191A26" w:rsidRDefault="00191A26" w:rsidP="00191A26">
      <w:pPr>
        <w:pStyle w:val="Rubric"/>
      </w:pPr>
      <w:r>
        <w:t xml:space="preserve">See </w:t>
      </w:r>
      <w:r>
        <w:fldChar w:fldCharType="begin"/>
      </w:r>
      <w:r>
        <w:instrText xml:space="preserve"> REF _Ref434488644 \h </w:instrText>
      </w:r>
      <w:r>
        <w:fldChar w:fldCharType="separate"/>
      </w:r>
      <w:r w:rsidR="000C0A06">
        <w:t>A Doxology for the Apostles</w:t>
      </w:r>
      <w:r>
        <w:fldChar w:fldCharType="end"/>
      </w:r>
      <w:r>
        <w:t xml:space="preserve">, on pages </w:t>
      </w:r>
      <w:r>
        <w:fldChar w:fldCharType="begin"/>
      </w:r>
      <w:r>
        <w:instrText xml:space="preserve"> PAGEREF _Ref434488644 \h </w:instrText>
      </w:r>
      <w:r>
        <w:fldChar w:fldCharType="separate"/>
      </w:r>
      <w:r w:rsidR="000C0A06">
        <w:rPr>
          <w:noProof/>
        </w:rPr>
        <w:t>607</w:t>
      </w:r>
      <w:r>
        <w:fldChar w:fldCharType="end"/>
      </w:r>
      <w:r>
        <w:t xml:space="preserve">, </w:t>
      </w:r>
      <w:r>
        <w:fldChar w:fldCharType="begin"/>
      </w:r>
      <w:r>
        <w:instrText xml:space="preserve"> PAGEREF _Ref434488657 \h </w:instrText>
      </w:r>
      <w:r>
        <w:fldChar w:fldCharType="separate"/>
      </w:r>
      <w:r w:rsidR="000C0A06">
        <w:rPr>
          <w:noProof/>
        </w:rPr>
        <w:t>607</w:t>
      </w:r>
      <w:r>
        <w:fldChar w:fldCharType="end"/>
      </w:r>
      <w:r>
        <w:t xml:space="preserve">, or </w:t>
      </w:r>
      <w:r>
        <w:fldChar w:fldCharType="begin"/>
      </w:r>
      <w:r>
        <w:instrText xml:space="preserve"> PAGEREF _Ref434488992 \h </w:instrText>
      </w:r>
      <w:r>
        <w:fldChar w:fldCharType="separate"/>
      </w:r>
      <w:r w:rsidR="000C0A06">
        <w:rPr>
          <w:noProof/>
        </w:rPr>
        <w:t>609</w:t>
      </w:r>
      <w:r>
        <w:fldChar w:fldCharType="end"/>
      </w:r>
      <w:r>
        <w:t>.</w:t>
      </w:r>
    </w:p>
    <w:p w14:paraId="49109F37" w14:textId="77777777" w:rsidR="00B52D77" w:rsidRDefault="00B52D77" w:rsidP="00B52D77">
      <w:pPr>
        <w:pStyle w:val="Heading3"/>
      </w:pPr>
      <w:bookmarkStart w:id="1658" w:name="_Toc448227623"/>
      <w:r>
        <w:t>June 23 / Paoni 29: Commemoration of the Annunciation, Nativity, and Resurrection on the 29</w:t>
      </w:r>
      <w:r w:rsidRPr="00C0205C">
        <w:rPr>
          <w:vertAlign w:val="superscript"/>
        </w:rPr>
        <w:t>th</w:t>
      </w:r>
      <w:r>
        <w:t xml:space="preserve"> of Every Month</w:t>
      </w:r>
      <w:bookmarkEnd w:id="1658"/>
    </w:p>
    <w:p w14:paraId="1DB8D7D3" w14:textId="7D204097" w:rsidR="00B52D77" w:rsidRPr="00B52D77" w:rsidRDefault="00B52D77" w:rsidP="00B52D77">
      <w:pPr>
        <w:pStyle w:val="Rubric"/>
      </w:pPr>
      <w:r>
        <w:t xml:space="preserve">See </w:t>
      </w:r>
      <w:r>
        <w:fldChar w:fldCharType="begin"/>
      </w:r>
      <w:r>
        <w:instrText xml:space="preserve"> REF _Ref435003974 \h </w:instrText>
      </w:r>
      <w:r>
        <w:fldChar w:fldCharType="separate"/>
      </w:r>
      <w:r w:rsidR="000C0A06">
        <w:t>September 26 (27) / Tho-out 29: Commemoration of the Annunciation, Nativity, and Resurrection on the 29</w:t>
      </w:r>
      <w:r w:rsidR="000C0A06" w:rsidRPr="00C0205C">
        <w:rPr>
          <w:vertAlign w:val="superscript"/>
        </w:rPr>
        <w:t>th</w:t>
      </w:r>
      <w:r w:rsidR="000C0A06">
        <w:t xml:space="preserve"> of Every Coptic Month</w:t>
      </w:r>
      <w:r>
        <w:fldChar w:fldCharType="end"/>
      </w:r>
      <w:r>
        <w:t xml:space="preserve">, page </w:t>
      </w:r>
      <w:r>
        <w:fldChar w:fldCharType="begin"/>
      </w:r>
      <w:r>
        <w:instrText xml:space="preserve"> PAGEREF _Ref435003974 \h </w:instrText>
      </w:r>
      <w:r>
        <w:fldChar w:fldCharType="separate"/>
      </w:r>
      <w:r w:rsidR="000C0A06">
        <w:rPr>
          <w:noProof/>
        </w:rPr>
        <w:t>663</w:t>
      </w:r>
      <w:r>
        <w:fldChar w:fldCharType="end"/>
      </w:r>
      <w:r>
        <w:t>.</w:t>
      </w:r>
    </w:p>
    <w:p w14:paraId="573C8122" w14:textId="77777777" w:rsidR="00980D99" w:rsidRDefault="00980D99" w:rsidP="00980D99">
      <w:pPr>
        <w:pStyle w:val="Heading3"/>
        <w:rPr>
          <w:lang w:val="en-US"/>
        </w:rPr>
      </w:pPr>
      <w:bookmarkStart w:id="1659" w:name="_Toc448227624"/>
      <w:r>
        <w:rPr>
          <w:lang w:val="en-US"/>
        </w:rPr>
        <w:t>June 24 / Paoni 30: The Nativity of St. John the Baptist</w:t>
      </w:r>
      <w:bookmarkEnd w:id="1659"/>
    </w:p>
    <w:p w14:paraId="4732DA21" w14:textId="057734CB" w:rsidR="00191A26" w:rsidRDefault="00191A26" w:rsidP="00191A26">
      <w:pPr>
        <w:pStyle w:val="Rubric"/>
      </w:pPr>
      <w:r>
        <w:t xml:space="preserve">See </w:t>
      </w:r>
      <w:r>
        <w:fldChar w:fldCharType="begin"/>
      </w:r>
      <w:r>
        <w:instrText xml:space="preserve"> REF _Ref434488524 \h </w:instrText>
      </w:r>
      <w:r>
        <w:fldChar w:fldCharType="separate"/>
      </w:r>
      <w:r w:rsidR="000C0A06">
        <w:t>The Doxology of St. John the Baptist</w:t>
      </w:r>
      <w:r>
        <w:fldChar w:fldCharType="end"/>
      </w:r>
      <w:r>
        <w:t xml:space="preserve"> on pages </w:t>
      </w:r>
      <w:r>
        <w:fldChar w:fldCharType="begin"/>
      </w:r>
      <w:r>
        <w:instrText xml:space="preserve"> PAGEREF _Ref434488524 \h </w:instrText>
      </w:r>
      <w:r>
        <w:fldChar w:fldCharType="separate"/>
      </w:r>
      <w:r w:rsidR="000C0A06">
        <w:rPr>
          <w:noProof/>
        </w:rPr>
        <w:t>605</w:t>
      </w:r>
      <w:r>
        <w:fldChar w:fldCharType="end"/>
      </w:r>
      <w:r>
        <w:t xml:space="preserve"> and </w:t>
      </w:r>
      <w:r>
        <w:fldChar w:fldCharType="begin"/>
      </w:r>
      <w:r>
        <w:instrText xml:space="preserve"> PAGEREF _Ref434488546 \h </w:instrText>
      </w:r>
      <w:r>
        <w:fldChar w:fldCharType="separate"/>
      </w:r>
      <w:r w:rsidR="000C0A06">
        <w:rPr>
          <w:noProof/>
        </w:rPr>
        <w:t>606</w:t>
      </w:r>
      <w:r>
        <w:fldChar w:fldCharType="end"/>
      </w:r>
      <w:r>
        <w:t>.</w:t>
      </w:r>
    </w:p>
    <w:p w14:paraId="04E70998" w14:textId="77777777" w:rsidR="005B716A" w:rsidRDefault="005B716A" w:rsidP="005B716A">
      <w:pPr>
        <w:pStyle w:val="Heading3"/>
      </w:pPr>
      <w:bookmarkStart w:id="1660" w:name="_Toc448227625"/>
      <w:r>
        <w:t>June 26 / Epip 2: Departure of St. Thaddaeus the Apostle</w:t>
      </w:r>
      <w:bookmarkEnd w:id="1660"/>
    </w:p>
    <w:p w14:paraId="2E67CB62" w14:textId="3DCD8561" w:rsidR="00191A26" w:rsidRDefault="00191A26" w:rsidP="00191A26">
      <w:pPr>
        <w:pStyle w:val="Rubric"/>
      </w:pPr>
      <w:r>
        <w:t xml:space="preserve">See </w:t>
      </w:r>
      <w:r>
        <w:fldChar w:fldCharType="begin"/>
      </w:r>
      <w:r>
        <w:instrText xml:space="preserve"> REF _Ref434488644 \h </w:instrText>
      </w:r>
      <w:r>
        <w:fldChar w:fldCharType="separate"/>
      </w:r>
      <w:r w:rsidR="000C0A06">
        <w:t>A Doxology for the Apostles</w:t>
      </w:r>
      <w:r>
        <w:fldChar w:fldCharType="end"/>
      </w:r>
      <w:r>
        <w:t xml:space="preserve">, on pages </w:t>
      </w:r>
      <w:r>
        <w:fldChar w:fldCharType="begin"/>
      </w:r>
      <w:r>
        <w:instrText xml:space="preserve"> PAGEREF _Ref434488644 \h </w:instrText>
      </w:r>
      <w:r>
        <w:fldChar w:fldCharType="separate"/>
      </w:r>
      <w:r w:rsidR="000C0A06">
        <w:rPr>
          <w:noProof/>
        </w:rPr>
        <w:t>607</w:t>
      </w:r>
      <w:r>
        <w:fldChar w:fldCharType="end"/>
      </w:r>
      <w:r>
        <w:t xml:space="preserve">, </w:t>
      </w:r>
      <w:r>
        <w:fldChar w:fldCharType="begin"/>
      </w:r>
      <w:r>
        <w:instrText xml:space="preserve"> PAGEREF _Ref434488657 \h </w:instrText>
      </w:r>
      <w:r>
        <w:fldChar w:fldCharType="separate"/>
      </w:r>
      <w:r w:rsidR="000C0A06">
        <w:rPr>
          <w:noProof/>
        </w:rPr>
        <w:t>607</w:t>
      </w:r>
      <w:r>
        <w:fldChar w:fldCharType="end"/>
      </w:r>
      <w:r>
        <w:t xml:space="preserve">, or </w:t>
      </w:r>
      <w:r>
        <w:fldChar w:fldCharType="begin"/>
      </w:r>
      <w:r>
        <w:instrText xml:space="preserve"> PAGEREF _Ref434488992 \h </w:instrText>
      </w:r>
      <w:r>
        <w:fldChar w:fldCharType="separate"/>
      </w:r>
      <w:r w:rsidR="000C0A06">
        <w:rPr>
          <w:noProof/>
        </w:rPr>
        <w:t>609</w:t>
      </w:r>
      <w:r>
        <w:fldChar w:fldCharType="end"/>
      </w:r>
      <w:r>
        <w:t>.</w:t>
      </w:r>
    </w:p>
    <w:p w14:paraId="5EF24D29" w14:textId="77777777" w:rsidR="00980D99" w:rsidRDefault="00980D99" w:rsidP="00980D99">
      <w:pPr>
        <w:pStyle w:val="Heading3"/>
      </w:pPr>
      <w:bookmarkStart w:id="1661" w:name="_Toc448227626"/>
      <w:r>
        <w:t>June 27 / Epip 3: St. Cyril of Alexandria</w:t>
      </w:r>
      <w:bookmarkEnd w:id="166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2" w:name="_Toc448227627"/>
      <w:r>
        <w:t>June 28 / Epip 4: Sts. Apakir and John</w:t>
      </w:r>
      <w:bookmarkEnd w:id="1662"/>
    </w:p>
    <w:p w14:paraId="4A6BAA95" w14:textId="6728E1EE"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C0A06">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C0A06">
        <w:rPr>
          <w:noProof/>
        </w:rPr>
        <w:t>899</w:t>
      </w:r>
      <w:r w:rsidR="00237D47">
        <w:fldChar w:fldCharType="end"/>
      </w:r>
      <w:r>
        <w:t>.</w:t>
      </w:r>
    </w:p>
    <w:p w14:paraId="1F7BEA33" w14:textId="77777777" w:rsidR="00980D99" w:rsidRDefault="00980D99" w:rsidP="00980D99">
      <w:pPr>
        <w:pStyle w:val="Heading3"/>
        <w:rPr>
          <w:lang w:val="en-US"/>
        </w:rPr>
      </w:pPr>
      <w:bookmarkStart w:id="1663"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3"/>
    </w:p>
    <w:p w14:paraId="6FD478B9" w14:textId="77777777" w:rsidR="004C7F73" w:rsidRDefault="004C7F73" w:rsidP="004C7F73">
      <w:pPr>
        <w:pStyle w:val="Heading4"/>
      </w:pPr>
      <w:bookmarkStart w:id="1664" w:name="_Ref434477973"/>
      <w:r>
        <w:t>The Doxology of Sts. Peter and Paul</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5"/>
            <w:r>
              <w:t>Are the working husbandmen</w:t>
            </w:r>
            <w:commentRangeEnd w:id="1665"/>
            <w:r>
              <w:rPr>
                <w:rStyle w:val="CommentReference"/>
                <w:rFonts w:ascii="Times New Roman" w:eastAsiaTheme="minorHAnsi" w:hAnsi="Times New Roman" w:cstheme="minorBidi"/>
                <w:color w:val="auto"/>
              </w:rPr>
              <w:commentReference w:id="166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6"/>
            <w:r>
              <w:t xml:space="preserve">With </w:t>
            </w:r>
            <w:commentRangeEnd w:id="1666"/>
            <w:r>
              <w:rPr>
                <w:rStyle w:val="CommentReference"/>
                <w:rFonts w:ascii="Times New Roman" w:eastAsiaTheme="minorHAnsi" w:hAnsi="Times New Roman" w:cstheme="minorBidi"/>
                <w:color w:val="auto"/>
              </w:rPr>
              <w:commentReference w:id="166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7"/>
            <w:commentRangeStart w:id="1668"/>
            <w:r>
              <w:t xml:space="preserve">sound </w:t>
            </w:r>
            <w:commentRangeEnd w:id="1667"/>
            <w:r>
              <w:rPr>
                <w:rStyle w:val="CommentReference"/>
                <w:rFonts w:ascii="Times New Roman" w:eastAsiaTheme="minorHAnsi" w:hAnsi="Times New Roman" w:cstheme="minorBidi"/>
                <w:color w:val="auto"/>
              </w:rPr>
              <w:commentReference w:id="1667"/>
            </w:r>
            <w:commentRangeEnd w:id="1668"/>
            <w:r>
              <w:rPr>
                <w:rStyle w:val="CommentReference"/>
                <w:rFonts w:ascii="Times New Roman" w:eastAsiaTheme="minorHAnsi" w:hAnsi="Times New Roman" w:cstheme="minorBidi"/>
                <w:color w:val="auto"/>
              </w:rPr>
              <w:commentReference w:id="166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9" w:name="_Ref434488724"/>
      <w:r>
        <w:t>The Doxology of St. Paul</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7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71"/>
            <w:r>
              <w:t xml:space="preserve">To </w:t>
            </w:r>
            <w:commentRangeEnd w:id="1671"/>
            <w:r>
              <w:rPr>
                <w:rStyle w:val="CommentReference"/>
                <w:rFonts w:ascii="Times New Roman" w:eastAsiaTheme="minorHAnsi" w:hAnsi="Times New Roman" w:cstheme="minorBidi"/>
                <w:color w:val="auto"/>
              </w:rPr>
              <w:commentReference w:id="1671"/>
            </w:r>
            <w:r>
              <w:t xml:space="preserve">all the </w:t>
            </w:r>
            <w:commentRangeStart w:id="1672"/>
            <w:r>
              <w:t>Gentiles</w:t>
            </w:r>
            <w:commentRangeEnd w:id="1672"/>
            <w:r>
              <w:rPr>
                <w:rStyle w:val="CommentReference"/>
                <w:rFonts w:ascii="Times New Roman" w:eastAsiaTheme="minorHAnsi" w:hAnsi="Times New Roman" w:cstheme="minorBidi"/>
                <w:color w:val="auto"/>
              </w:rPr>
              <w:commentReference w:id="167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3"/>
            <w:r>
              <w:t>To be completely filled</w:t>
            </w:r>
          </w:p>
          <w:p w14:paraId="68A85021" w14:textId="77777777" w:rsidR="00306181" w:rsidRDefault="00306181" w:rsidP="00306181">
            <w:pPr>
              <w:pStyle w:val="EngHangEnd"/>
            </w:pPr>
            <w:r>
              <w:t>With God in love.</w:t>
            </w:r>
            <w:commentRangeEnd w:id="1673"/>
            <w:r>
              <w:rPr>
                <w:rStyle w:val="CommentReference"/>
                <w:rFonts w:ascii="Times New Roman" w:eastAsiaTheme="minorHAnsi" w:hAnsi="Times New Roman" w:cstheme="minorBidi"/>
                <w:color w:val="auto"/>
              </w:rPr>
              <w:commentReference w:id="167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4" w:name="_Ref434476236"/>
      <w:r>
        <w:t>The Psali Adam</w:t>
      </w:r>
      <w:r w:rsidR="006C1B94">
        <w:t xml:space="preserve"> for the Apostles’ Feast</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5" w:name="_Ref434476261"/>
      <w:r>
        <w:t>The Psali Batos</w:t>
      </w:r>
      <w:r w:rsidR="006C1B94">
        <w:t xml:space="preserve"> for the Apostles’ Feast</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6" w:name="_Toc448227629"/>
      <w:r>
        <w:rPr>
          <w:lang w:val="en-US"/>
        </w:rPr>
        <w:t>June 30 / Epip 6: Martyrdom of St. Aoulimpas the Apostle</w:t>
      </w:r>
      <w:bookmarkEnd w:id="1676"/>
    </w:p>
    <w:p w14:paraId="0DEE2976" w14:textId="08BE0CE2" w:rsidR="00191A26" w:rsidRDefault="00191A26" w:rsidP="00191A26">
      <w:pPr>
        <w:pStyle w:val="Rubric"/>
      </w:pPr>
      <w:r>
        <w:t xml:space="preserve">See </w:t>
      </w:r>
      <w:r>
        <w:fldChar w:fldCharType="begin"/>
      </w:r>
      <w:r>
        <w:instrText xml:space="preserve"> REF _Ref434488644 \h </w:instrText>
      </w:r>
      <w:r>
        <w:fldChar w:fldCharType="separate"/>
      </w:r>
      <w:r w:rsidR="000C0A06">
        <w:t>A Doxology for the Apostles</w:t>
      </w:r>
      <w:r>
        <w:fldChar w:fldCharType="end"/>
      </w:r>
      <w:r>
        <w:t xml:space="preserve">, on pages </w:t>
      </w:r>
      <w:r>
        <w:fldChar w:fldCharType="begin"/>
      </w:r>
      <w:r>
        <w:instrText xml:space="preserve"> PAGEREF _Ref434488644 \h </w:instrText>
      </w:r>
      <w:r>
        <w:fldChar w:fldCharType="separate"/>
      </w:r>
      <w:r w:rsidR="000C0A06">
        <w:rPr>
          <w:noProof/>
        </w:rPr>
        <w:t>607</w:t>
      </w:r>
      <w:r>
        <w:fldChar w:fldCharType="end"/>
      </w:r>
      <w:r>
        <w:t xml:space="preserve">, </w:t>
      </w:r>
      <w:r>
        <w:fldChar w:fldCharType="begin"/>
      </w:r>
      <w:r>
        <w:instrText xml:space="preserve"> PAGEREF _Ref434488657 \h </w:instrText>
      </w:r>
      <w:r>
        <w:fldChar w:fldCharType="separate"/>
      </w:r>
      <w:r w:rsidR="000C0A06">
        <w:rPr>
          <w:noProof/>
        </w:rPr>
        <w:t>607</w:t>
      </w:r>
      <w:r>
        <w:fldChar w:fldCharType="end"/>
      </w:r>
      <w:r>
        <w:t xml:space="preserve">, or </w:t>
      </w:r>
      <w:r>
        <w:fldChar w:fldCharType="begin"/>
      </w:r>
      <w:r>
        <w:instrText xml:space="preserve"> PAGEREF _Ref434488992 \h </w:instrText>
      </w:r>
      <w:r>
        <w:fldChar w:fldCharType="separate"/>
      </w:r>
      <w:r w:rsidR="000C0A06">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7" w:name="_Toc410196218"/>
      <w:bookmarkStart w:id="1678" w:name="_Toc410196460"/>
      <w:bookmarkStart w:id="1679" w:name="_Toc410196962"/>
      <w:bookmarkStart w:id="1680" w:name="_Toc448696655"/>
      <w:bookmarkStart w:id="1681" w:name="July"/>
      <w:bookmarkEnd w:id="1626"/>
      <w:r>
        <w:t>July</w:t>
      </w:r>
      <w:bookmarkEnd w:id="1677"/>
      <w:bookmarkEnd w:id="1678"/>
      <w:bookmarkEnd w:id="1679"/>
      <w:r w:rsidR="00980D99">
        <w:t xml:space="preserve"> or </w:t>
      </w:r>
      <w:r w:rsidR="00980D99">
        <w:rPr>
          <w:rFonts w:ascii="FreeSerifAvvaShenouda" w:hAnsi="FreeSerifAvvaShenouda" w:cs="FreeSerifAvvaShenouda"/>
        </w:rPr>
        <w:t>Ⲉⲡⲏⲡ</w:t>
      </w:r>
      <w:bookmarkEnd w:id="1680"/>
    </w:p>
    <w:bookmarkStart w:id="1682" w:name="_Ref434562742" w:displacedByCustomXml="next"/>
    <w:bookmarkStart w:id="1683" w:name="_Toc410196221" w:displacedByCustomXml="next"/>
    <w:bookmarkStart w:id="1684" w:name="_Toc410196463" w:displacedByCustomXml="next"/>
    <w:bookmarkStart w:id="1685" w:name="_Toc410196965" w:displacedByCustomXml="next"/>
    <w:sdt>
      <w:sdtPr>
        <w:id w:val="233667495"/>
        <w:docPartObj>
          <w:docPartGallery w:val="Table of Contents"/>
          <w:docPartUnique/>
        </w:docPartObj>
      </w:sdtPr>
      <w:sdtEndPr>
        <w:rPr>
          <w:b/>
          <w:bCs/>
          <w:noProof/>
        </w:rPr>
      </w:sdtEndPr>
      <w:sdtContent>
        <w:p w14:paraId="0AB48595" w14:textId="06A101A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C0A06">
              <w:rPr>
                <w:noProof/>
                <w:webHidden/>
              </w:rPr>
              <w:t>917</w:t>
            </w:r>
            <w:r w:rsidR="00E35F1F">
              <w:rPr>
                <w:noProof/>
                <w:webHidden/>
              </w:rPr>
              <w:fldChar w:fldCharType="end"/>
            </w:r>
          </w:hyperlink>
        </w:p>
        <w:p w14:paraId="4A7559BA" w14:textId="0B4662EC" w:rsidR="00E35F1F" w:rsidRDefault="00464893">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C0A06">
              <w:rPr>
                <w:noProof/>
                <w:webHidden/>
              </w:rPr>
              <w:t>919</w:t>
            </w:r>
            <w:r w:rsidR="00E35F1F">
              <w:rPr>
                <w:noProof/>
                <w:webHidden/>
              </w:rPr>
              <w:fldChar w:fldCharType="end"/>
            </w:r>
          </w:hyperlink>
        </w:p>
        <w:p w14:paraId="1300220B" w14:textId="0E2F36F6" w:rsidR="00E35F1F" w:rsidRDefault="00464893">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C0A06">
              <w:rPr>
                <w:noProof/>
                <w:webHidden/>
              </w:rPr>
              <w:t>919</w:t>
            </w:r>
            <w:r w:rsidR="00E35F1F">
              <w:rPr>
                <w:noProof/>
                <w:webHidden/>
              </w:rPr>
              <w:fldChar w:fldCharType="end"/>
            </w:r>
          </w:hyperlink>
        </w:p>
        <w:p w14:paraId="0726C1F0" w14:textId="22E7BED4" w:rsidR="00E35F1F" w:rsidRDefault="00464893">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C0A06">
              <w:rPr>
                <w:noProof/>
                <w:webHidden/>
              </w:rPr>
              <w:t>921</w:t>
            </w:r>
            <w:r w:rsidR="00E35F1F">
              <w:rPr>
                <w:noProof/>
                <w:webHidden/>
              </w:rPr>
              <w:fldChar w:fldCharType="end"/>
            </w:r>
          </w:hyperlink>
        </w:p>
        <w:p w14:paraId="74EAC1AB" w14:textId="573A2375" w:rsidR="00E35F1F" w:rsidRDefault="00464893">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C0A06">
              <w:rPr>
                <w:noProof/>
                <w:webHidden/>
              </w:rPr>
              <w:t>921</w:t>
            </w:r>
            <w:r w:rsidR="00E35F1F">
              <w:rPr>
                <w:noProof/>
                <w:webHidden/>
              </w:rPr>
              <w:fldChar w:fldCharType="end"/>
            </w:r>
          </w:hyperlink>
        </w:p>
        <w:p w14:paraId="6D14A0C6" w14:textId="01596689" w:rsidR="00E35F1F" w:rsidRDefault="00464893">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C0A06">
              <w:rPr>
                <w:noProof/>
                <w:webHidden/>
              </w:rPr>
              <w:t>921</w:t>
            </w:r>
            <w:r w:rsidR="00E35F1F">
              <w:rPr>
                <w:noProof/>
                <w:webHidden/>
              </w:rPr>
              <w:fldChar w:fldCharType="end"/>
            </w:r>
          </w:hyperlink>
        </w:p>
        <w:p w14:paraId="4B68BC3F" w14:textId="0E97C57E" w:rsidR="00E35F1F" w:rsidRDefault="00464893">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C0A06">
              <w:rPr>
                <w:noProof/>
                <w:webHidden/>
              </w:rPr>
              <w:t>922</w:t>
            </w:r>
            <w:r w:rsidR="00E35F1F">
              <w:rPr>
                <w:noProof/>
                <w:webHidden/>
              </w:rPr>
              <w:fldChar w:fldCharType="end"/>
            </w:r>
          </w:hyperlink>
        </w:p>
        <w:p w14:paraId="0C0AA185" w14:textId="258CB14A" w:rsidR="00E35F1F" w:rsidRDefault="00464893">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C0A06">
              <w:rPr>
                <w:noProof/>
                <w:webHidden/>
              </w:rPr>
              <w:t>922</w:t>
            </w:r>
            <w:r w:rsidR="00E35F1F">
              <w:rPr>
                <w:noProof/>
                <w:webHidden/>
              </w:rPr>
              <w:fldChar w:fldCharType="end"/>
            </w:r>
          </w:hyperlink>
        </w:p>
        <w:p w14:paraId="0EE31C9F" w14:textId="681205B9" w:rsidR="00E35F1F" w:rsidRDefault="00464893">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C0A06">
              <w:rPr>
                <w:noProof/>
                <w:webHidden/>
              </w:rPr>
              <w:t>924</w:t>
            </w:r>
            <w:r w:rsidR="00E35F1F">
              <w:rPr>
                <w:noProof/>
                <w:webHidden/>
              </w:rPr>
              <w:fldChar w:fldCharType="end"/>
            </w:r>
          </w:hyperlink>
        </w:p>
        <w:p w14:paraId="39CDC72B" w14:textId="4220BC3B" w:rsidR="00E35F1F" w:rsidRDefault="00464893">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C0A06">
              <w:rPr>
                <w:noProof/>
                <w:webHidden/>
              </w:rPr>
              <w:t>924</w:t>
            </w:r>
            <w:r w:rsidR="00E35F1F">
              <w:rPr>
                <w:noProof/>
                <w:webHidden/>
              </w:rPr>
              <w:fldChar w:fldCharType="end"/>
            </w:r>
          </w:hyperlink>
        </w:p>
        <w:p w14:paraId="265E9A6F" w14:textId="0678E430" w:rsidR="00E35F1F" w:rsidRDefault="00464893">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C0A06">
              <w:rPr>
                <w:noProof/>
                <w:webHidden/>
              </w:rPr>
              <w:t>925</w:t>
            </w:r>
            <w:r w:rsidR="00E35F1F">
              <w:rPr>
                <w:noProof/>
                <w:webHidden/>
              </w:rPr>
              <w:fldChar w:fldCharType="end"/>
            </w:r>
          </w:hyperlink>
        </w:p>
        <w:p w14:paraId="165757B0" w14:textId="59101D31" w:rsidR="00E35F1F" w:rsidRDefault="00464893">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C0A06">
              <w:rPr>
                <w:noProof/>
                <w:webHidden/>
              </w:rPr>
              <w:t>926</w:t>
            </w:r>
            <w:r w:rsidR="00E35F1F">
              <w:rPr>
                <w:noProof/>
                <w:webHidden/>
              </w:rPr>
              <w:fldChar w:fldCharType="end"/>
            </w:r>
          </w:hyperlink>
        </w:p>
        <w:p w14:paraId="2FCBB9BB" w14:textId="69AB1666" w:rsidR="00E35F1F" w:rsidRDefault="00464893">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C0A06">
              <w:rPr>
                <w:noProof/>
                <w:webHidden/>
              </w:rPr>
              <w:t>928</w:t>
            </w:r>
            <w:r w:rsidR="00E35F1F">
              <w:rPr>
                <w:noProof/>
                <w:webHidden/>
              </w:rPr>
              <w:fldChar w:fldCharType="end"/>
            </w:r>
          </w:hyperlink>
        </w:p>
        <w:p w14:paraId="35A0F6A7" w14:textId="5610944E" w:rsidR="00E35F1F" w:rsidRDefault="00464893">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C0A06">
              <w:rPr>
                <w:noProof/>
                <w:webHidden/>
              </w:rPr>
              <w:t>928</w:t>
            </w:r>
            <w:r w:rsidR="00E35F1F">
              <w:rPr>
                <w:noProof/>
                <w:webHidden/>
              </w:rPr>
              <w:fldChar w:fldCharType="end"/>
            </w:r>
          </w:hyperlink>
        </w:p>
        <w:p w14:paraId="7B233596" w14:textId="55939111" w:rsidR="00E35F1F" w:rsidRDefault="00464893">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C0A06">
              <w:rPr>
                <w:noProof/>
                <w:webHidden/>
              </w:rPr>
              <w:t>929</w:t>
            </w:r>
            <w:r w:rsidR="00E35F1F">
              <w:rPr>
                <w:noProof/>
                <w:webHidden/>
              </w:rPr>
              <w:fldChar w:fldCharType="end"/>
            </w:r>
          </w:hyperlink>
        </w:p>
        <w:p w14:paraId="10CBC24B" w14:textId="0E11AB55" w:rsidR="00E35F1F" w:rsidRDefault="00464893">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C0A06">
              <w:rPr>
                <w:noProof/>
                <w:webHidden/>
              </w:rPr>
              <w:t>929</w:t>
            </w:r>
            <w:r w:rsidR="00E35F1F">
              <w:rPr>
                <w:noProof/>
                <w:webHidden/>
              </w:rPr>
              <w:fldChar w:fldCharType="end"/>
            </w:r>
          </w:hyperlink>
        </w:p>
        <w:p w14:paraId="73E96207" w14:textId="64B7B782" w:rsidR="00E35F1F" w:rsidRDefault="00464893">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C0A06">
              <w:rPr>
                <w:noProof/>
                <w:webHidden/>
              </w:rPr>
              <w:t>929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6" w:name="_Ref436250323"/>
      <w:bookmarkStart w:id="1687" w:name="_Toc448227630"/>
      <w:r>
        <w:rPr>
          <w:rFonts w:ascii="Times New Roman" w:hAnsi="Times New Roman" w:cs="Times New Roman"/>
        </w:rPr>
        <w:t>July 1 / Epip 7: St. Shenoute</w:t>
      </w:r>
      <w:bookmarkEnd w:id="1682"/>
      <w:bookmarkEnd w:id="1686"/>
      <w:bookmarkEnd w:id="1687"/>
    </w:p>
    <w:p w14:paraId="5B5A5AD3" w14:textId="77777777" w:rsidR="00980D99" w:rsidRDefault="00980D99" w:rsidP="00980D99">
      <w:pPr>
        <w:pStyle w:val="Heading4"/>
        <w:rPr>
          <w:lang w:val="en-US"/>
        </w:rPr>
      </w:pPr>
      <w:bookmarkStart w:id="1688" w:name="_Ref434491186"/>
      <w:r>
        <w:rPr>
          <w:lang w:val="en-US"/>
        </w:rPr>
        <w:t>The Doxology</w:t>
      </w:r>
      <w:r w:rsidR="00810F04">
        <w:rPr>
          <w:lang w:val="en-US"/>
        </w:rPr>
        <w:t xml:space="preserve"> for St. Shenoute</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70"/>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71"/>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72"/>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2" w:name="_Ref434491207"/>
      <w:r>
        <w:rPr>
          <w:lang w:val="en-US"/>
        </w:rPr>
        <w:t>A Doxology for St. Besa</w:t>
      </w:r>
      <w:bookmarkEnd w:id="1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3" w:name="_Toc448227631"/>
      <w:r>
        <w:rPr>
          <w:rFonts w:ascii="Times New Roman" w:hAnsi="Times New Roman" w:cs="Times New Roman"/>
        </w:rPr>
        <w:t>July 1 / Epip 7: Also St. Ignatius</w:t>
      </w:r>
      <w:bookmarkEnd w:id="1693"/>
    </w:p>
    <w:p w14:paraId="08CD1881" w14:textId="77777777" w:rsidR="00980D99" w:rsidRDefault="00980D99" w:rsidP="00980D99">
      <w:pPr>
        <w:pStyle w:val="Heading3"/>
        <w:rPr>
          <w:lang w:val="en-US"/>
        </w:rPr>
      </w:pPr>
      <w:bookmarkStart w:id="1694" w:name="_Ref434560325"/>
      <w:bookmarkStart w:id="1695" w:name="_Toc448227632"/>
      <w:r>
        <w:rPr>
          <w:lang w:val="en-US"/>
        </w:rPr>
        <w:t>July 2 / Epip 8: St. Pishoy</w:t>
      </w:r>
      <w:bookmarkEnd w:id="1694"/>
      <w:bookmarkEnd w:id="1695"/>
    </w:p>
    <w:p w14:paraId="3F31CCDA" w14:textId="77777777" w:rsidR="00980D99" w:rsidRDefault="00980D99" w:rsidP="00980D99">
      <w:pPr>
        <w:pStyle w:val="Heading4"/>
        <w:rPr>
          <w:lang w:val="en-US"/>
        </w:rPr>
      </w:pPr>
      <w:bookmarkStart w:id="1696" w:name="_Ref434490783"/>
      <w:r>
        <w:rPr>
          <w:lang w:val="en-US"/>
        </w:rPr>
        <w:t>The Doxology</w:t>
      </w:r>
      <w:r w:rsidR="00810F04">
        <w:rPr>
          <w:lang w:val="en-US"/>
        </w:rPr>
        <w:t xml:space="preserve"> for St. Pishoy</w:t>
      </w:r>
      <w:bookmarkEnd w:id="1696"/>
    </w:p>
    <w:p w14:paraId="748CA5AD" w14:textId="2629B4F5"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C0A06">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C0A06">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73"/>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74"/>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6" w:name="_Toc448227633"/>
      <w:r>
        <w:t>The Virgin’s Fast</w:t>
      </w:r>
      <w:bookmarkEnd w:id="1685"/>
      <w:bookmarkEnd w:id="1684"/>
      <w:bookmarkEnd w:id="1683"/>
      <w:bookmarkEnd w:id="1706"/>
    </w:p>
    <w:p w14:paraId="67B94F6A" w14:textId="77777777" w:rsidR="005B716A" w:rsidRDefault="005B716A" w:rsidP="005B716A">
      <w:pPr>
        <w:pStyle w:val="Heading3"/>
        <w:rPr>
          <w:lang w:val="en-US"/>
        </w:rPr>
      </w:pPr>
      <w:bookmarkStart w:id="1707" w:name="_Toc448227634"/>
      <w:r>
        <w:rPr>
          <w:lang w:val="en-US"/>
        </w:rPr>
        <w:t>July 3 / Epip 9: Martyrdom of</w:t>
      </w:r>
      <w:r w:rsidR="00FE0AE4">
        <w:rPr>
          <w:lang w:val="en-US"/>
        </w:rPr>
        <w:t xml:space="preserve"> </w:t>
      </w:r>
      <w:r>
        <w:rPr>
          <w:lang w:val="en-US"/>
        </w:rPr>
        <w:t>St. Simon Cleophas the Apostle</w:t>
      </w:r>
      <w:bookmarkEnd w:id="1707"/>
    </w:p>
    <w:p w14:paraId="4B2873D8" w14:textId="5F1945BA" w:rsidR="00191A26" w:rsidRDefault="00191A26" w:rsidP="00191A26">
      <w:pPr>
        <w:pStyle w:val="Rubric"/>
      </w:pPr>
      <w:r>
        <w:t xml:space="preserve">See </w:t>
      </w:r>
      <w:r>
        <w:fldChar w:fldCharType="begin"/>
      </w:r>
      <w:r>
        <w:instrText xml:space="preserve"> REF _Ref434488644 \h </w:instrText>
      </w:r>
      <w:r>
        <w:fldChar w:fldCharType="separate"/>
      </w:r>
      <w:r w:rsidR="000C0A06">
        <w:t>A Doxology for the Apostles</w:t>
      </w:r>
      <w:r>
        <w:fldChar w:fldCharType="end"/>
      </w:r>
      <w:r>
        <w:t xml:space="preserve">, on pages </w:t>
      </w:r>
      <w:r>
        <w:fldChar w:fldCharType="begin"/>
      </w:r>
      <w:r>
        <w:instrText xml:space="preserve"> PAGEREF _Ref434488644 \h </w:instrText>
      </w:r>
      <w:r>
        <w:fldChar w:fldCharType="separate"/>
      </w:r>
      <w:r w:rsidR="000C0A06">
        <w:rPr>
          <w:noProof/>
        </w:rPr>
        <w:t>607</w:t>
      </w:r>
      <w:r>
        <w:fldChar w:fldCharType="end"/>
      </w:r>
      <w:r>
        <w:t xml:space="preserve">, </w:t>
      </w:r>
      <w:r>
        <w:fldChar w:fldCharType="begin"/>
      </w:r>
      <w:r>
        <w:instrText xml:space="preserve"> PAGEREF _Ref434488657 \h </w:instrText>
      </w:r>
      <w:r>
        <w:fldChar w:fldCharType="separate"/>
      </w:r>
      <w:r w:rsidR="000C0A06">
        <w:rPr>
          <w:noProof/>
        </w:rPr>
        <w:t>607</w:t>
      </w:r>
      <w:r>
        <w:fldChar w:fldCharType="end"/>
      </w:r>
      <w:r>
        <w:t xml:space="preserve">, or </w:t>
      </w:r>
      <w:r>
        <w:fldChar w:fldCharType="begin"/>
      </w:r>
      <w:r>
        <w:instrText xml:space="preserve"> PAGEREF _Ref434488992 \h </w:instrText>
      </w:r>
      <w:r>
        <w:fldChar w:fldCharType="separate"/>
      </w:r>
      <w:r w:rsidR="000C0A06">
        <w:rPr>
          <w:noProof/>
        </w:rPr>
        <w:t>609</w:t>
      </w:r>
      <w:r>
        <w:fldChar w:fldCharType="end"/>
      </w:r>
      <w:r>
        <w:t>.</w:t>
      </w:r>
    </w:p>
    <w:p w14:paraId="69F0F33E" w14:textId="77777777" w:rsidR="00DD5136" w:rsidRDefault="00DD5136" w:rsidP="00DD5136">
      <w:pPr>
        <w:pStyle w:val="Heading3"/>
      </w:pPr>
      <w:bookmarkStart w:id="1708" w:name="_Toc448227635"/>
      <w:r>
        <w:t>July 6 / Epip 12: Commemoration of Archangel Michael</w:t>
      </w:r>
      <w:bookmarkEnd w:id="1708"/>
    </w:p>
    <w:p w14:paraId="3503D8CD" w14:textId="77777777" w:rsidR="000C0A06" w:rsidRDefault="00191A26" w:rsidP="0082304E">
      <w:pPr>
        <w:pStyle w:val="Heading4"/>
      </w:pPr>
      <w:r>
        <w:t xml:space="preserve">See </w:t>
      </w:r>
      <w:r>
        <w:fldChar w:fldCharType="begin"/>
      </w:r>
      <w:r>
        <w:instrText xml:space="preserve"> REF _Ref434561114 \h </w:instrText>
      </w:r>
      <w:r>
        <w:fldChar w:fldCharType="separate"/>
      </w:r>
      <w:r w:rsidR="000C0A06">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4B555A11" w14:textId="77777777" w:rsidTr="0082304E">
        <w:trPr>
          <w:cantSplit/>
          <w:jc w:val="center"/>
        </w:trPr>
        <w:tc>
          <w:tcPr>
            <w:tcW w:w="288" w:type="dxa"/>
          </w:tcPr>
          <w:p w14:paraId="6FA0FED8" w14:textId="77777777" w:rsidR="000C0A06" w:rsidRDefault="000C0A06" w:rsidP="0082304E">
            <w:pPr>
              <w:pStyle w:val="CopticCross"/>
            </w:pPr>
          </w:p>
        </w:tc>
        <w:tc>
          <w:tcPr>
            <w:tcW w:w="3960" w:type="dxa"/>
          </w:tcPr>
          <w:p w14:paraId="0E5DA486" w14:textId="77777777" w:rsidR="000C0A06" w:rsidRDefault="000C0A06" w:rsidP="00C83ECE">
            <w:pPr>
              <w:pStyle w:val="EngHang"/>
            </w:pPr>
            <w:r>
              <w:t>Through the intercessions</w:t>
            </w:r>
          </w:p>
          <w:p w14:paraId="397D6C7E" w14:textId="77777777" w:rsidR="000C0A06" w:rsidRDefault="000C0A06" w:rsidP="00C83ECE">
            <w:pPr>
              <w:pStyle w:val="EngHang"/>
            </w:pPr>
            <w:r>
              <w:t>Of the Four Incorporeal Beasts,</w:t>
            </w:r>
          </w:p>
          <w:p w14:paraId="1BB7E003" w14:textId="77777777" w:rsidR="000C0A06" w:rsidRDefault="000C0A06" w:rsidP="00C83ECE">
            <w:pPr>
              <w:pStyle w:val="EngHang"/>
            </w:pPr>
            <w:r>
              <w:t>The ministering flames of fire,</w:t>
            </w:r>
          </w:p>
          <w:p w14:paraId="78199C71" w14:textId="77777777" w:rsidR="000C0A06" w:rsidRDefault="000C0A06" w:rsidP="0082304E">
            <w:pPr>
              <w:pStyle w:val="EngHangEnd"/>
            </w:pPr>
            <w:r>
              <w:t>O Lord, grant us the forgiveness of our sins.</w:t>
            </w:r>
          </w:p>
        </w:tc>
        <w:tc>
          <w:tcPr>
            <w:tcW w:w="288" w:type="dxa"/>
          </w:tcPr>
          <w:p w14:paraId="09939497" w14:textId="77777777" w:rsidR="000C0A06" w:rsidRDefault="000C0A06" w:rsidP="0082304E"/>
        </w:tc>
        <w:tc>
          <w:tcPr>
            <w:tcW w:w="288" w:type="dxa"/>
          </w:tcPr>
          <w:p w14:paraId="7DB809F1" w14:textId="77777777" w:rsidR="000C0A06" w:rsidRDefault="000C0A06" w:rsidP="0082304E">
            <w:pPr>
              <w:pStyle w:val="CopticCross"/>
            </w:pPr>
          </w:p>
        </w:tc>
        <w:tc>
          <w:tcPr>
            <w:tcW w:w="3960" w:type="dxa"/>
          </w:tcPr>
          <w:p w14:paraId="18625F62" w14:textId="77777777" w:rsidR="000C0A06" w:rsidRDefault="000C0A06" w:rsidP="00C83ECE">
            <w:pPr>
              <w:pStyle w:val="CopticVersemulti-line"/>
            </w:pPr>
            <w:r>
              <w:t>Ϩⲓⲧⲉⲛ ⲛⲓⲡ̀ⲣⲉⲥⲃⲓⲁ̀</w:t>
            </w:r>
          </w:p>
          <w:p w14:paraId="10F1FDC2" w14:textId="77777777" w:rsidR="000C0A06" w:rsidRDefault="000C0A06" w:rsidP="00C83ECE">
            <w:pPr>
              <w:pStyle w:val="CopticVersemulti-line"/>
            </w:pPr>
            <w:r>
              <w:t>ⲛ̀ⲧⲉ ⲡⲓϥ̀ⲧⲟⲩ ⲛ̀ⲍⲱⲟⲛ ⲛ̀ⲁⲥⲱⲙⲁⲧⲟⲥ</w:t>
            </w:r>
          </w:p>
          <w:p w14:paraId="2EA0B612" w14:textId="77777777" w:rsidR="000C0A06" w:rsidRDefault="000C0A06" w:rsidP="00C83ECE">
            <w:pPr>
              <w:pStyle w:val="CopticVersemulti-line"/>
            </w:pPr>
            <w:r>
              <w:t>ⲛ̀ⲗⲓⲧⲟⲩⲣⲅⲟⲥ ⲛ̀ϣⲁϩ ⲛ̀ⲭ̀ⲣⲟⲙ:</w:t>
            </w:r>
          </w:p>
          <w:p w14:paraId="6675AC06" w14:textId="77777777" w:rsidR="000C0A06" w:rsidRPr="00C35319" w:rsidRDefault="000C0A06" w:rsidP="00C83ECE">
            <w:pPr>
              <w:pStyle w:val="CopticHangingVerse"/>
            </w:pPr>
            <w:r>
              <w:t>Ⲡϭⲟⲓⲥ ⲁⲣⲓϩ̀ⲙⲟⲧ ⲛⲁⲛ ⲙ̀ⲡⲓⲭⲱ ⲉ̀ⲃⲟⲗ ⲛ̀ⲧⲉ ⲛⲉⲛⲛⲟⲃⲓ.</w:t>
            </w:r>
          </w:p>
        </w:tc>
      </w:tr>
    </w:tbl>
    <w:p w14:paraId="246D09A1" w14:textId="77777777" w:rsidR="000C0A06" w:rsidRDefault="000C0A06"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30973EFF" w14:textId="77777777" w:rsidTr="00C83ECE">
        <w:trPr>
          <w:cantSplit/>
          <w:jc w:val="center"/>
        </w:trPr>
        <w:tc>
          <w:tcPr>
            <w:tcW w:w="288" w:type="dxa"/>
          </w:tcPr>
          <w:p w14:paraId="06173BF6" w14:textId="77777777" w:rsidR="000C0A06" w:rsidRDefault="000C0A06" w:rsidP="00C83ECE">
            <w:pPr>
              <w:pStyle w:val="CopticCross"/>
            </w:pPr>
          </w:p>
        </w:tc>
        <w:tc>
          <w:tcPr>
            <w:tcW w:w="3960" w:type="dxa"/>
          </w:tcPr>
          <w:p w14:paraId="4463F102" w14:textId="77777777" w:rsidR="000C0A06" w:rsidRDefault="000C0A06" w:rsidP="00C83ECE">
            <w:pPr>
              <w:pStyle w:val="EngHang"/>
            </w:pPr>
            <w:r>
              <w:t>Hail to the four incorporeal living beasts,</w:t>
            </w:r>
          </w:p>
          <w:p w14:paraId="4921ACBF" w14:textId="77777777" w:rsidR="000C0A06" w:rsidRDefault="000C0A06" w:rsidP="00C83ECE">
            <w:pPr>
              <w:pStyle w:val="EngHang"/>
            </w:pPr>
            <w:r>
              <w:t>Carrying the throne of God,</w:t>
            </w:r>
          </w:p>
          <w:p w14:paraId="2BECFF1E" w14:textId="77777777" w:rsidR="000C0A06" w:rsidRDefault="000C0A06" w:rsidP="00C83ECE">
            <w:pPr>
              <w:pStyle w:val="EngHang"/>
            </w:pPr>
            <w:r>
              <w:t>A lion’s face, and a calf’s face,</w:t>
            </w:r>
          </w:p>
          <w:p w14:paraId="3E03F2AC" w14:textId="77777777" w:rsidR="000C0A06" w:rsidRDefault="000C0A06" w:rsidP="00C83ECE">
            <w:pPr>
              <w:pStyle w:val="EngHangEnd"/>
            </w:pPr>
            <w:r>
              <w:t>A man’s face, and an eagle’s face.</w:t>
            </w:r>
          </w:p>
        </w:tc>
        <w:tc>
          <w:tcPr>
            <w:tcW w:w="288" w:type="dxa"/>
          </w:tcPr>
          <w:p w14:paraId="388182FB" w14:textId="77777777" w:rsidR="000C0A06" w:rsidRDefault="000C0A06" w:rsidP="00C83ECE"/>
        </w:tc>
        <w:tc>
          <w:tcPr>
            <w:tcW w:w="288" w:type="dxa"/>
          </w:tcPr>
          <w:p w14:paraId="5B8AB07F" w14:textId="77777777" w:rsidR="000C0A06" w:rsidRDefault="000C0A06" w:rsidP="00C83ECE">
            <w:pPr>
              <w:pStyle w:val="CopticCross"/>
            </w:pPr>
          </w:p>
        </w:tc>
        <w:tc>
          <w:tcPr>
            <w:tcW w:w="3960" w:type="dxa"/>
          </w:tcPr>
          <w:p w14:paraId="72A1E5C1" w14:textId="77777777" w:rsidR="000C0A06" w:rsidRDefault="000C0A06" w:rsidP="00C83ECE">
            <w:pPr>
              <w:pStyle w:val="CopticVersemulti-line"/>
            </w:pPr>
            <w:r>
              <w:t>Ⲭⲉⲣⲉ ⲡⲓϥ̀ⲧⲟⲩ ⲛ̀ⲍⲱⲟⲛ ⲛ̀ⲁ̀ⲥⲱⲙⲁⲧⲟⲥ:</w:t>
            </w:r>
          </w:p>
          <w:p w14:paraId="47F8135A" w14:textId="77777777" w:rsidR="000C0A06" w:rsidRDefault="000C0A06" w:rsidP="00C83ECE">
            <w:pPr>
              <w:pStyle w:val="CopticVersemulti-line"/>
            </w:pPr>
            <w:r>
              <w:t>ⲉⲧϥⲁⲓ ϧⲁ ⲡⲓϩⲁⲣⲙⲁ ⲛ̀ⲧⲉ Ⲫϯ:</w:t>
            </w:r>
          </w:p>
          <w:p w14:paraId="130B2F73" w14:textId="77777777" w:rsidR="000C0A06" w:rsidRDefault="000C0A06" w:rsidP="00C83ECE">
            <w:pPr>
              <w:pStyle w:val="CopticVersemulti-line"/>
            </w:pPr>
            <w:r>
              <w:t>ⲟⲩϩⲟ ⲙ̀ⲙⲟⲩⲓ̀ ⲛⲉⲙ ⲟⲩϩⲟ ⲙ̀ⲙⲁⲥⲓ:</w:t>
            </w:r>
          </w:p>
          <w:p w14:paraId="2F281AC2" w14:textId="77777777" w:rsidR="000C0A06" w:rsidRPr="00C35319" w:rsidRDefault="000C0A06" w:rsidP="00C83ECE">
            <w:pPr>
              <w:pStyle w:val="CopticHangingVerse"/>
            </w:pPr>
            <w:r>
              <w:t>ⲛⲉⲙ ⲟⲩϩⲟ ⲛ̀ⲣⲱⲙⲓ ⲛⲉⲙ ⲟⲩϩⲟ ⲛ̀ⲁ̀ⲏ̀ⲧⲟⲥ.</w:t>
            </w:r>
          </w:p>
        </w:tc>
      </w:tr>
    </w:tbl>
    <w:p w14:paraId="35589128" w14:textId="77777777" w:rsidR="000C0A06" w:rsidRDefault="000C0A06" w:rsidP="0082304E">
      <w:pPr>
        <w:pStyle w:val="Heading4"/>
      </w:pPr>
      <w:r>
        <w:t>The Gospel Response for the Four Incorporeal Beasts</w:t>
      </w:r>
    </w:p>
    <w:p w14:paraId="21C5812D" w14:textId="77777777" w:rsidR="000C0A06" w:rsidRPr="00C14556" w:rsidRDefault="000C0A06" w:rsidP="00C14556">
      <w:pPr>
        <w:pStyle w:val="Rubric"/>
      </w:pPr>
      <w:r>
        <w:t>The last verse of the Doxology may be inserted into the Annual Gospel Response.</w:t>
      </w:r>
    </w:p>
    <w:p w14:paraId="5BB08031" w14:textId="7B704D97" w:rsidR="00191A26" w:rsidRPr="00B637D8" w:rsidRDefault="000C0A06"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32BC82" w14:textId="77777777" w:rsidR="005B716A" w:rsidRDefault="005B716A" w:rsidP="005B716A">
      <w:pPr>
        <w:pStyle w:val="Heading3"/>
      </w:pPr>
      <w:bookmarkStart w:id="1709" w:name="_Toc448227636"/>
      <w:r>
        <w:t>July 12 / Epip 18: Martyrdom of St. James the Apostle, the Bishop of Jerusalem</w:t>
      </w:r>
      <w:bookmarkEnd w:id="1709"/>
    </w:p>
    <w:p w14:paraId="3E767F80" w14:textId="4B509A52" w:rsidR="00191A26" w:rsidRDefault="00191A26" w:rsidP="00191A26">
      <w:pPr>
        <w:pStyle w:val="Rubric"/>
      </w:pPr>
      <w:r>
        <w:t xml:space="preserve">See </w:t>
      </w:r>
      <w:r>
        <w:fldChar w:fldCharType="begin"/>
      </w:r>
      <w:r>
        <w:instrText xml:space="preserve"> REF _Ref434488644 \h </w:instrText>
      </w:r>
      <w:r>
        <w:fldChar w:fldCharType="separate"/>
      </w:r>
      <w:r w:rsidR="000C0A06">
        <w:t>A Doxology for the Apostles</w:t>
      </w:r>
      <w:r>
        <w:fldChar w:fldCharType="end"/>
      </w:r>
      <w:r>
        <w:t xml:space="preserve">, on pages </w:t>
      </w:r>
      <w:r>
        <w:fldChar w:fldCharType="begin"/>
      </w:r>
      <w:r>
        <w:instrText xml:space="preserve"> PAGEREF _Ref434488644 \h </w:instrText>
      </w:r>
      <w:r>
        <w:fldChar w:fldCharType="separate"/>
      </w:r>
      <w:r w:rsidR="000C0A06">
        <w:rPr>
          <w:noProof/>
        </w:rPr>
        <w:t>607</w:t>
      </w:r>
      <w:r>
        <w:fldChar w:fldCharType="end"/>
      </w:r>
      <w:r>
        <w:t xml:space="preserve">, </w:t>
      </w:r>
      <w:r>
        <w:fldChar w:fldCharType="begin"/>
      </w:r>
      <w:r>
        <w:instrText xml:space="preserve"> PAGEREF _Ref434488657 \h </w:instrText>
      </w:r>
      <w:r>
        <w:fldChar w:fldCharType="separate"/>
      </w:r>
      <w:r w:rsidR="000C0A06">
        <w:rPr>
          <w:noProof/>
        </w:rPr>
        <w:t>607</w:t>
      </w:r>
      <w:r>
        <w:fldChar w:fldCharType="end"/>
      </w:r>
      <w:r>
        <w:t xml:space="preserve">, or </w:t>
      </w:r>
      <w:r>
        <w:fldChar w:fldCharType="begin"/>
      </w:r>
      <w:r>
        <w:instrText xml:space="preserve"> PAGEREF _Ref434488992 \h </w:instrText>
      </w:r>
      <w:r>
        <w:fldChar w:fldCharType="separate"/>
      </w:r>
      <w:r w:rsidR="000C0A06">
        <w:rPr>
          <w:noProof/>
        </w:rPr>
        <w:t>609</w:t>
      </w:r>
      <w:r>
        <w:fldChar w:fldCharType="end"/>
      </w:r>
      <w:r>
        <w:t>.</w:t>
      </w:r>
    </w:p>
    <w:p w14:paraId="630614C9" w14:textId="77777777" w:rsidR="009C1989" w:rsidRDefault="009C1989" w:rsidP="009C1989">
      <w:pPr>
        <w:pStyle w:val="Heading3"/>
      </w:pPr>
      <w:bookmarkStart w:id="1710" w:name="_Ref434562330"/>
      <w:bookmarkStart w:id="1711" w:name="_Toc448227637"/>
      <w:r>
        <w:t>July 14 / Epip 20: Martyrdom of St. Theodore of Shotep, the General</w:t>
      </w:r>
      <w:bookmarkEnd w:id="1710"/>
      <w:bookmarkEnd w:id="1711"/>
    </w:p>
    <w:p w14:paraId="7B584133" w14:textId="77777777" w:rsidR="009C1989" w:rsidRDefault="009C1989" w:rsidP="009C1989">
      <w:pPr>
        <w:pStyle w:val="Heading4"/>
      </w:pPr>
      <w:bookmarkStart w:id="1712" w:name="_Ref434489277"/>
      <w:r>
        <w:t>The Doxology of St. Theodore of Shotep, the General</w:t>
      </w:r>
      <w:bookmarkEnd w:id="1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3" w:name="_Ref434489296"/>
      <w:r>
        <w:t>Another Doxology of St. Theodore of Shotep, the General</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4"/>
            <w:r>
              <w:t>struggler</w:t>
            </w:r>
            <w:commentRangeEnd w:id="1714"/>
            <w:r>
              <w:rPr>
                <w:rStyle w:val="CommentReference"/>
                <w:rFonts w:ascii="Times New Roman" w:eastAsiaTheme="minorHAnsi" w:hAnsi="Times New Roman" w:cstheme="minorBidi"/>
                <w:color w:val="auto"/>
              </w:rPr>
              <w:commentReference w:id="171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5" w:name="_Toc448227638"/>
      <w:r>
        <w:t>July 15 / Epip 21: Commemoration of the Theotokos</w:t>
      </w:r>
      <w:bookmarkEnd w:id="1715"/>
    </w:p>
    <w:p w14:paraId="09456591" w14:textId="01D66B7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0A06">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0A06">
        <w:rPr>
          <w:noProof/>
        </w:rPr>
        <w:t>940</w:t>
      </w:r>
      <w:r w:rsidR="007E24F9">
        <w:fldChar w:fldCharType="end"/>
      </w:r>
      <w:r w:rsidR="007E24F9">
        <w:t>.</w:t>
      </w:r>
    </w:p>
    <w:p w14:paraId="46562046" w14:textId="77777777" w:rsidR="0078548F" w:rsidRDefault="0078548F" w:rsidP="0078548F">
      <w:pPr>
        <w:pStyle w:val="Heading3"/>
      </w:pPr>
      <w:bookmarkStart w:id="1716" w:name="_Ref434562663"/>
      <w:bookmarkStart w:id="1717" w:name="_Toc448227639"/>
      <w:r>
        <w:t>July 17 / Epip 23: The Martyrdom of St. Marina</w:t>
      </w:r>
      <w:bookmarkEnd w:id="1716"/>
      <w:bookmarkEnd w:id="1717"/>
    </w:p>
    <w:p w14:paraId="71210AE6" w14:textId="77777777" w:rsidR="0078548F" w:rsidRDefault="0078548F" w:rsidP="0078548F">
      <w:pPr>
        <w:pStyle w:val="Heading4"/>
      </w:pPr>
      <w:bookmarkStart w:id="1718" w:name="_Ref434490204"/>
      <w:r>
        <w:t>The Doxology</w:t>
      </w:r>
      <w:r w:rsidR="00B46E6E">
        <w:t xml:space="preserve"> for St. Marina</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9" w:name="_Toc448227640"/>
      <w:r>
        <w:t>July 18 / Epip 24: The Martyrdom of Abba Noub</w:t>
      </w:r>
      <w:bookmarkEnd w:id="1719"/>
    </w:p>
    <w:p w14:paraId="45A4C76D" w14:textId="77777777" w:rsidR="00951605" w:rsidRDefault="00951605" w:rsidP="00951605">
      <w:pPr>
        <w:pStyle w:val="Heading4"/>
      </w:pPr>
      <w:bookmarkStart w:id="1720" w:name="_Ref434489534"/>
      <w:r>
        <w:t>The Doxology</w:t>
      </w:r>
      <w:r w:rsidR="00B46E6E">
        <w:t xml:space="preserve"> for Abba Noub</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21"/>
            <w:r>
              <w:t>Abba Noub</w:t>
            </w:r>
            <w:commentRangeEnd w:id="1721"/>
            <w:r>
              <w:rPr>
                <w:rStyle w:val="CommentReference"/>
                <w:rFonts w:ascii="Times New Roman" w:eastAsiaTheme="minorHAnsi" w:hAnsi="Times New Roman" w:cstheme="minorBidi"/>
                <w:color w:val="auto"/>
              </w:rPr>
              <w:commentReference w:id="172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2"/>
            <w:r>
              <w:t xml:space="preserve">upright </w:t>
            </w:r>
            <w:commentRangeEnd w:id="1722"/>
            <w:r>
              <w:rPr>
                <w:rStyle w:val="CommentReference"/>
                <w:rFonts w:ascii="Times New Roman" w:eastAsiaTheme="minorHAnsi" w:hAnsi="Times New Roman" w:cstheme="minorBidi"/>
                <w:color w:val="auto"/>
              </w:rPr>
              <w:commentReference w:id="172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3" w:name="_Toc448227641"/>
      <w:r>
        <w:t>July 20 / Epip 26: Joseph the Carpenter</w:t>
      </w:r>
      <w:bookmarkEnd w:id="1723"/>
    </w:p>
    <w:p w14:paraId="5DE3B33E" w14:textId="77777777" w:rsidR="00BF240D" w:rsidRDefault="00BF240D" w:rsidP="00BF240D">
      <w:pPr>
        <w:pStyle w:val="Heading4"/>
      </w:pPr>
      <w:bookmarkStart w:id="1724" w:name="_Ref434488476"/>
      <w:r>
        <w:t>The Doxology</w:t>
      </w:r>
      <w:r w:rsidR="00B46E6E">
        <w:t xml:space="preserve"> for St. Joseph the Carpenter</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75"/>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5" w:name="_Toc448227642"/>
      <w:bookmarkStart w:id="1726" w:name="_Toc410196222"/>
      <w:bookmarkStart w:id="1727" w:name="_Toc410196464"/>
      <w:bookmarkStart w:id="1728" w:name="_Toc410196966"/>
      <w:r>
        <w:t>July 20 / Epip 26: Also St. Frumentius (Abune Selama), the First Bishop of Ethiopia</w:t>
      </w:r>
      <w:bookmarkEnd w:id="1725"/>
    </w:p>
    <w:p w14:paraId="5EE79286" w14:textId="5B85429F"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C0A06">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C0A06">
        <w:rPr>
          <w:noProof/>
        </w:rPr>
        <w:t>869</w:t>
      </w:r>
      <w:r w:rsidR="00237D47">
        <w:fldChar w:fldCharType="end"/>
      </w:r>
      <w:r>
        <w:t>.</w:t>
      </w:r>
    </w:p>
    <w:p w14:paraId="74ECF631" w14:textId="77777777" w:rsidR="00C325FC" w:rsidRDefault="00C325FC" w:rsidP="005B716A">
      <w:pPr>
        <w:pStyle w:val="Heading3"/>
      </w:pPr>
      <w:bookmarkStart w:id="1729" w:name="_Toc448227643"/>
      <w:r>
        <w:t>July 22 / Epip 28: Departure of St. Mary Magdalene</w:t>
      </w:r>
      <w:bookmarkEnd w:id="1729"/>
    </w:p>
    <w:p w14:paraId="41ADBBFF" w14:textId="77777777" w:rsidR="00C325FC" w:rsidRDefault="00C325FC" w:rsidP="00C325FC">
      <w:pPr>
        <w:pStyle w:val="Heading4"/>
      </w:pPr>
      <w:bookmarkStart w:id="1730" w:name="_Ref434489077"/>
      <w:r>
        <w:t>The Doxology</w:t>
      </w:r>
      <w:r w:rsidR="00B46E6E">
        <w:t xml:space="preserve"> for St. Mary Magdalene</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31"/>
            <w:r>
              <w:t xml:space="preserve">ϯⲁⲅⲓⲁ </w:t>
            </w:r>
            <w:commentRangeEnd w:id="1731"/>
            <w:r>
              <w:rPr>
                <w:rStyle w:val="CommentReference"/>
                <w:rFonts w:ascii="Times New Roman" w:hAnsi="Times New Roman" w:cstheme="minorBidi"/>
                <w:noProof w:val="0"/>
              </w:rPr>
              <w:commentReference w:id="173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2" w:name="_Toc448227644"/>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2"/>
    </w:p>
    <w:p w14:paraId="19C57F68" w14:textId="50279C97" w:rsidR="00B52D77" w:rsidRDefault="00B52D77" w:rsidP="00B52D77">
      <w:pPr>
        <w:pStyle w:val="Rubric"/>
      </w:pPr>
      <w:r>
        <w:t xml:space="preserve">See </w:t>
      </w:r>
      <w:r>
        <w:fldChar w:fldCharType="begin"/>
      </w:r>
      <w:r>
        <w:instrText xml:space="preserve"> REF _Ref435003974 \h </w:instrText>
      </w:r>
      <w:r>
        <w:fldChar w:fldCharType="separate"/>
      </w:r>
      <w:r w:rsidR="000C0A06">
        <w:t>September 26 (27) / Tho-out 29: Commemoration of the Annunciation, Nativity, and Resurrection on the 29</w:t>
      </w:r>
      <w:r w:rsidR="000C0A06" w:rsidRPr="00C0205C">
        <w:rPr>
          <w:vertAlign w:val="superscript"/>
        </w:rPr>
        <w:t>th</w:t>
      </w:r>
      <w:r w:rsidR="000C0A06">
        <w:t xml:space="preserve"> of Every Coptic Month</w:t>
      </w:r>
      <w:r>
        <w:fldChar w:fldCharType="end"/>
      </w:r>
      <w:r>
        <w:t xml:space="preserve">, page </w:t>
      </w:r>
      <w:r>
        <w:fldChar w:fldCharType="begin"/>
      </w:r>
      <w:r>
        <w:instrText xml:space="preserve"> PAGEREF _Ref435003974 \h </w:instrText>
      </w:r>
      <w:r>
        <w:fldChar w:fldCharType="separate"/>
      </w:r>
      <w:r w:rsidR="000C0A06">
        <w:rPr>
          <w:noProof/>
        </w:rPr>
        <w:t>663</w:t>
      </w:r>
      <w:r>
        <w:fldChar w:fldCharType="end"/>
      </w:r>
      <w:r>
        <w:t>.</w:t>
      </w:r>
    </w:p>
    <w:p w14:paraId="48B57972" w14:textId="77777777" w:rsidR="005B716A" w:rsidRDefault="005B716A" w:rsidP="005B716A">
      <w:pPr>
        <w:pStyle w:val="Heading3"/>
      </w:pPr>
      <w:bookmarkStart w:id="1733" w:name="_Toc448227645"/>
      <w:r>
        <w:t xml:space="preserve">July 23 / Epip 29: </w:t>
      </w:r>
      <w:r w:rsidR="00B52D77">
        <w:t xml:space="preserve">Also the </w:t>
      </w:r>
      <w:r>
        <w:t>Translocation of the Relics of St. Andrew, the Apostle</w:t>
      </w:r>
      <w:bookmarkEnd w:id="1733"/>
    </w:p>
    <w:p w14:paraId="7500DAE2" w14:textId="7E2462E3" w:rsidR="00191A26" w:rsidRDefault="00191A26" w:rsidP="00191A26">
      <w:pPr>
        <w:pStyle w:val="Rubric"/>
      </w:pPr>
      <w:r>
        <w:t xml:space="preserve">See </w:t>
      </w:r>
      <w:r>
        <w:fldChar w:fldCharType="begin"/>
      </w:r>
      <w:r>
        <w:instrText xml:space="preserve"> REF _Ref434488644 \h </w:instrText>
      </w:r>
      <w:r>
        <w:fldChar w:fldCharType="separate"/>
      </w:r>
      <w:r w:rsidR="000C0A06">
        <w:t>A Doxology for the Apostles</w:t>
      </w:r>
      <w:r>
        <w:fldChar w:fldCharType="end"/>
      </w:r>
      <w:r>
        <w:t xml:space="preserve">, on pages </w:t>
      </w:r>
      <w:r>
        <w:fldChar w:fldCharType="begin"/>
      </w:r>
      <w:r>
        <w:instrText xml:space="preserve"> PAGEREF _Ref434488644 \h </w:instrText>
      </w:r>
      <w:r>
        <w:fldChar w:fldCharType="separate"/>
      </w:r>
      <w:r w:rsidR="000C0A06">
        <w:rPr>
          <w:noProof/>
        </w:rPr>
        <w:t>607</w:t>
      </w:r>
      <w:r>
        <w:fldChar w:fldCharType="end"/>
      </w:r>
      <w:r>
        <w:t xml:space="preserve">, </w:t>
      </w:r>
      <w:r>
        <w:fldChar w:fldCharType="begin"/>
      </w:r>
      <w:r>
        <w:instrText xml:space="preserve"> PAGEREF _Ref434488657 \h </w:instrText>
      </w:r>
      <w:r>
        <w:fldChar w:fldCharType="separate"/>
      </w:r>
      <w:r w:rsidR="000C0A06">
        <w:rPr>
          <w:noProof/>
        </w:rPr>
        <w:t>607</w:t>
      </w:r>
      <w:r>
        <w:fldChar w:fldCharType="end"/>
      </w:r>
      <w:r>
        <w:t xml:space="preserve">, or </w:t>
      </w:r>
      <w:r>
        <w:fldChar w:fldCharType="begin"/>
      </w:r>
      <w:r>
        <w:instrText xml:space="preserve"> PAGEREF _Ref434488992 \h </w:instrText>
      </w:r>
      <w:r>
        <w:fldChar w:fldCharType="separate"/>
      </w:r>
      <w:r w:rsidR="000C0A06">
        <w:rPr>
          <w:noProof/>
        </w:rPr>
        <w:t>609</w:t>
      </w:r>
      <w:r>
        <w:fldChar w:fldCharType="end"/>
      </w:r>
      <w:r>
        <w:t>.</w:t>
      </w:r>
    </w:p>
    <w:p w14:paraId="3CDA1374" w14:textId="77777777" w:rsidR="00960235" w:rsidRDefault="00960235" w:rsidP="00960235">
      <w:pPr>
        <w:pStyle w:val="Heading3"/>
      </w:pPr>
      <w:bookmarkStart w:id="1734" w:name="_Toc448227646"/>
      <w:r>
        <w:t>July 28 / Mesori 4: Consecration of the Church of St. Anthony</w:t>
      </w:r>
      <w:bookmarkEnd w:id="1734"/>
    </w:p>
    <w:p w14:paraId="15290CA7" w14:textId="3E0A252E"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C0A06">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C0A06">
        <w:rPr>
          <w:noProof/>
        </w:rPr>
        <w:t>830</w:t>
      </w:r>
      <w:r w:rsidR="00237D47">
        <w:fldChar w:fldCharType="end"/>
      </w:r>
      <w:bookmarkEnd w:id="1681"/>
      <w:r>
        <w:t>.</w:t>
      </w:r>
    </w:p>
    <w:p w14:paraId="62D72F65" w14:textId="77777777" w:rsidR="00495F1A" w:rsidRPr="00980D99" w:rsidRDefault="00495F1A" w:rsidP="00495F1A">
      <w:pPr>
        <w:pStyle w:val="Heading2"/>
        <w:rPr>
          <w:lang w:val="en-US"/>
        </w:rPr>
      </w:pPr>
      <w:bookmarkStart w:id="1735" w:name="_Toc448696656"/>
      <w:bookmarkStart w:id="1736" w:name="August"/>
      <w:r>
        <w:t>August</w:t>
      </w:r>
      <w:bookmarkEnd w:id="1726"/>
      <w:bookmarkEnd w:id="1727"/>
      <w:bookmarkEnd w:id="172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5"/>
    </w:p>
    <w:bookmarkStart w:id="1737" w:name="_Toc410196223" w:displacedByCustomXml="next"/>
    <w:bookmarkStart w:id="1738" w:name="_Toc410196465" w:displacedByCustomXml="next"/>
    <w:bookmarkStart w:id="1739" w:name="_Toc410196967" w:displacedByCustomXml="next"/>
    <w:sdt>
      <w:sdtPr>
        <w:id w:val="-1335066635"/>
        <w:docPartObj>
          <w:docPartGallery w:val="Table of Contents"/>
          <w:docPartUnique/>
        </w:docPartObj>
      </w:sdtPr>
      <w:sdtEndPr>
        <w:rPr>
          <w:b/>
          <w:bCs/>
          <w:noProof/>
        </w:rPr>
      </w:sdtEndPr>
      <w:sdtContent>
        <w:p w14:paraId="6C4AA256" w14:textId="2E7C3DE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C0A06">
              <w:rPr>
                <w:noProof/>
                <w:webHidden/>
              </w:rPr>
              <w:t>931</w:t>
            </w:r>
            <w:r w:rsidR="00E35F1F">
              <w:rPr>
                <w:noProof/>
                <w:webHidden/>
              </w:rPr>
              <w:fldChar w:fldCharType="end"/>
            </w:r>
          </w:hyperlink>
        </w:p>
        <w:p w14:paraId="0642AA7E" w14:textId="1C4BBDEE" w:rsidR="00E35F1F" w:rsidRDefault="00464893">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C0A06">
              <w:rPr>
                <w:noProof/>
                <w:webHidden/>
              </w:rPr>
              <w:t>931</w:t>
            </w:r>
            <w:r w:rsidR="00E35F1F">
              <w:rPr>
                <w:noProof/>
                <w:webHidden/>
              </w:rPr>
              <w:fldChar w:fldCharType="end"/>
            </w:r>
          </w:hyperlink>
        </w:p>
        <w:p w14:paraId="469350F5" w14:textId="4E407A7B" w:rsidR="00E35F1F" w:rsidRDefault="00464893">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C0A06">
              <w:rPr>
                <w:noProof/>
                <w:webHidden/>
              </w:rPr>
              <w:t>931</w:t>
            </w:r>
            <w:r w:rsidR="00E35F1F">
              <w:rPr>
                <w:noProof/>
                <w:webHidden/>
              </w:rPr>
              <w:fldChar w:fldCharType="end"/>
            </w:r>
          </w:hyperlink>
        </w:p>
        <w:p w14:paraId="1C958ECA" w14:textId="2ADA189D" w:rsidR="00E35F1F" w:rsidRDefault="00464893">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C0A06">
              <w:rPr>
                <w:noProof/>
                <w:webHidden/>
              </w:rPr>
              <w:t>940</w:t>
            </w:r>
            <w:r w:rsidR="00E35F1F">
              <w:rPr>
                <w:noProof/>
                <w:webHidden/>
              </w:rPr>
              <w:fldChar w:fldCharType="end"/>
            </w:r>
          </w:hyperlink>
        </w:p>
        <w:p w14:paraId="30938F4F" w14:textId="6A054FCF" w:rsidR="00E35F1F" w:rsidRDefault="00464893">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C0A06">
              <w:rPr>
                <w:noProof/>
                <w:webHidden/>
              </w:rPr>
              <w:t>948</w:t>
            </w:r>
            <w:r w:rsidR="00E35F1F">
              <w:rPr>
                <w:noProof/>
                <w:webHidden/>
              </w:rPr>
              <w:fldChar w:fldCharType="end"/>
            </w:r>
          </w:hyperlink>
        </w:p>
        <w:p w14:paraId="27ED9ED2" w14:textId="1C47E540" w:rsidR="00E35F1F" w:rsidRDefault="00464893">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C0A06">
              <w:rPr>
                <w:noProof/>
                <w:webHidden/>
              </w:rPr>
              <w:t>948</w:t>
            </w:r>
            <w:r w:rsidR="00E35F1F">
              <w:rPr>
                <w:noProof/>
                <w:webHidden/>
              </w:rPr>
              <w:fldChar w:fldCharType="end"/>
            </w:r>
          </w:hyperlink>
        </w:p>
        <w:p w14:paraId="61F29EF3" w14:textId="653FDA8D" w:rsidR="00E35F1F" w:rsidRDefault="00464893">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C0A06">
              <w:rPr>
                <w:noProof/>
                <w:webHidden/>
              </w:rPr>
              <w:t>948</w:t>
            </w:r>
            <w:r w:rsidR="00E35F1F">
              <w:rPr>
                <w:noProof/>
                <w:webHidden/>
              </w:rPr>
              <w:fldChar w:fldCharType="end"/>
            </w:r>
          </w:hyperlink>
        </w:p>
        <w:p w14:paraId="33C8C71D" w14:textId="4C3EBF27" w:rsidR="00E35F1F" w:rsidRDefault="00464893">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C0A06">
              <w:rPr>
                <w:noProof/>
                <w:webHidden/>
              </w:rPr>
              <w:t>950</w:t>
            </w:r>
            <w:r w:rsidR="00E35F1F">
              <w:rPr>
                <w:noProof/>
                <w:webHidden/>
              </w:rPr>
              <w:fldChar w:fldCharType="end"/>
            </w:r>
          </w:hyperlink>
        </w:p>
        <w:p w14:paraId="388B8086" w14:textId="6BF49815" w:rsidR="00E35F1F" w:rsidRDefault="00464893">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C0A06">
              <w:rPr>
                <w:noProof/>
                <w:webHidden/>
              </w:rPr>
              <w:t>951</w:t>
            </w:r>
            <w:r w:rsidR="00E35F1F">
              <w:rPr>
                <w:noProof/>
                <w:webHidden/>
              </w:rPr>
              <w:fldChar w:fldCharType="end"/>
            </w:r>
          </w:hyperlink>
        </w:p>
        <w:p w14:paraId="5ACE581D" w14:textId="10F4725C" w:rsidR="00E35F1F" w:rsidRDefault="00464893">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C0A06">
              <w:rPr>
                <w:noProof/>
                <w:webHidden/>
              </w:rPr>
              <w:t>951</w:t>
            </w:r>
            <w:r w:rsidR="00E35F1F">
              <w:rPr>
                <w:noProof/>
                <w:webHidden/>
              </w:rPr>
              <w:fldChar w:fldCharType="end"/>
            </w:r>
          </w:hyperlink>
        </w:p>
        <w:p w14:paraId="39173CA8" w14:textId="37C6BD4E" w:rsidR="00E35F1F" w:rsidRDefault="00464893">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C0A06">
              <w:rPr>
                <w:noProof/>
                <w:webHidden/>
              </w:rPr>
              <w:t>951</w:t>
            </w:r>
            <w:r w:rsidR="00E35F1F">
              <w:rPr>
                <w:noProof/>
                <w:webHidden/>
              </w:rPr>
              <w:fldChar w:fldCharType="end"/>
            </w:r>
          </w:hyperlink>
        </w:p>
        <w:p w14:paraId="4B7ED6FE" w14:textId="1F43B491" w:rsidR="00E35F1F" w:rsidRDefault="00464893">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C0A06">
              <w:rPr>
                <w:noProof/>
                <w:webHidden/>
              </w:rPr>
              <w:t>951</w:t>
            </w:r>
            <w:r w:rsidR="00E35F1F">
              <w:rPr>
                <w:noProof/>
                <w:webHidden/>
              </w:rPr>
              <w:fldChar w:fldCharType="end"/>
            </w:r>
          </w:hyperlink>
        </w:p>
        <w:p w14:paraId="5C0A9F92" w14:textId="66A75754" w:rsidR="00E35F1F" w:rsidRDefault="00464893">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C0A06">
              <w:rPr>
                <w:noProof/>
                <w:webHidden/>
              </w:rPr>
              <w:t>953</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40" w:name="_Toc448227647"/>
      <w:r>
        <w:t>August 1 / Mesori 8: The Confession of St. Peter</w:t>
      </w:r>
      <w:bookmarkEnd w:id="1740"/>
    </w:p>
    <w:p w14:paraId="255AA614" w14:textId="791116A0"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C0A06">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C0A06">
        <w:rPr>
          <w:noProof/>
        </w:rPr>
        <w:t>904</w:t>
      </w:r>
      <w:r w:rsidR="00237D47">
        <w:fldChar w:fldCharType="end"/>
      </w:r>
      <w:r>
        <w:t>.</w:t>
      </w:r>
    </w:p>
    <w:p w14:paraId="21A226CF" w14:textId="77777777" w:rsidR="00DD5136" w:rsidRDefault="00DD5136" w:rsidP="00DD5136">
      <w:pPr>
        <w:pStyle w:val="Heading3"/>
      </w:pPr>
      <w:bookmarkStart w:id="1741" w:name="_Toc448227648"/>
      <w:r>
        <w:t>August 5 / Mesori 12: Commemoration of Archangel Michael</w:t>
      </w:r>
      <w:bookmarkEnd w:id="1741"/>
    </w:p>
    <w:p w14:paraId="69514F3E" w14:textId="77777777" w:rsidR="000C0A06" w:rsidRDefault="00191A26" w:rsidP="0082304E">
      <w:pPr>
        <w:pStyle w:val="Heading4"/>
      </w:pPr>
      <w:r>
        <w:t xml:space="preserve">See </w:t>
      </w:r>
      <w:r>
        <w:fldChar w:fldCharType="begin"/>
      </w:r>
      <w:r>
        <w:instrText xml:space="preserve"> REF _Ref434561114 \h </w:instrText>
      </w:r>
      <w:r>
        <w:fldChar w:fldCharType="separate"/>
      </w:r>
      <w:r w:rsidR="000C0A06">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581CC821" w14:textId="77777777" w:rsidTr="0082304E">
        <w:trPr>
          <w:cantSplit/>
          <w:jc w:val="center"/>
        </w:trPr>
        <w:tc>
          <w:tcPr>
            <w:tcW w:w="288" w:type="dxa"/>
          </w:tcPr>
          <w:p w14:paraId="6F59EE23" w14:textId="77777777" w:rsidR="000C0A06" w:rsidRDefault="000C0A06" w:rsidP="0082304E">
            <w:pPr>
              <w:pStyle w:val="CopticCross"/>
            </w:pPr>
          </w:p>
        </w:tc>
        <w:tc>
          <w:tcPr>
            <w:tcW w:w="3960" w:type="dxa"/>
          </w:tcPr>
          <w:p w14:paraId="6811B524" w14:textId="77777777" w:rsidR="000C0A06" w:rsidRDefault="000C0A06" w:rsidP="00C83ECE">
            <w:pPr>
              <w:pStyle w:val="EngHang"/>
            </w:pPr>
            <w:r>
              <w:t>Through the intercessions</w:t>
            </w:r>
          </w:p>
          <w:p w14:paraId="0A5F0CCF" w14:textId="77777777" w:rsidR="000C0A06" w:rsidRDefault="000C0A06" w:rsidP="00C83ECE">
            <w:pPr>
              <w:pStyle w:val="EngHang"/>
            </w:pPr>
            <w:r>
              <w:t>Of the Four Incorporeal Beasts,</w:t>
            </w:r>
          </w:p>
          <w:p w14:paraId="7B7B15CC" w14:textId="77777777" w:rsidR="000C0A06" w:rsidRDefault="000C0A06" w:rsidP="00C83ECE">
            <w:pPr>
              <w:pStyle w:val="EngHang"/>
            </w:pPr>
            <w:r>
              <w:t>The ministering flames of fire,</w:t>
            </w:r>
          </w:p>
          <w:p w14:paraId="3C002095" w14:textId="77777777" w:rsidR="000C0A06" w:rsidRDefault="000C0A06" w:rsidP="0082304E">
            <w:pPr>
              <w:pStyle w:val="EngHangEnd"/>
            </w:pPr>
            <w:r>
              <w:t>O Lord, grant us the forgiveness of our sins.</w:t>
            </w:r>
          </w:p>
        </w:tc>
        <w:tc>
          <w:tcPr>
            <w:tcW w:w="288" w:type="dxa"/>
          </w:tcPr>
          <w:p w14:paraId="6BEEB623" w14:textId="77777777" w:rsidR="000C0A06" w:rsidRDefault="000C0A06" w:rsidP="0082304E"/>
        </w:tc>
        <w:tc>
          <w:tcPr>
            <w:tcW w:w="288" w:type="dxa"/>
          </w:tcPr>
          <w:p w14:paraId="3FCE5DE4" w14:textId="77777777" w:rsidR="000C0A06" w:rsidRDefault="000C0A06" w:rsidP="0082304E">
            <w:pPr>
              <w:pStyle w:val="CopticCross"/>
            </w:pPr>
          </w:p>
        </w:tc>
        <w:tc>
          <w:tcPr>
            <w:tcW w:w="3960" w:type="dxa"/>
          </w:tcPr>
          <w:p w14:paraId="6AF4D35C" w14:textId="77777777" w:rsidR="000C0A06" w:rsidRDefault="000C0A06" w:rsidP="00C83ECE">
            <w:pPr>
              <w:pStyle w:val="CopticVersemulti-line"/>
            </w:pPr>
            <w:r>
              <w:t>Ϩⲓⲧⲉⲛ ⲛⲓⲡ̀ⲣⲉⲥⲃⲓⲁ̀</w:t>
            </w:r>
          </w:p>
          <w:p w14:paraId="4D5D60F7" w14:textId="77777777" w:rsidR="000C0A06" w:rsidRDefault="000C0A06" w:rsidP="00C83ECE">
            <w:pPr>
              <w:pStyle w:val="CopticVersemulti-line"/>
            </w:pPr>
            <w:r>
              <w:t>ⲛ̀ⲧⲉ ⲡⲓϥ̀ⲧⲟⲩ ⲛ̀ⲍⲱⲟⲛ ⲛ̀ⲁⲥⲱⲙⲁⲧⲟⲥ</w:t>
            </w:r>
          </w:p>
          <w:p w14:paraId="125DB6FB" w14:textId="77777777" w:rsidR="000C0A06" w:rsidRDefault="000C0A06" w:rsidP="00C83ECE">
            <w:pPr>
              <w:pStyle w:val="CopticVersemulti-line"/>
            </w:pPr>
            <w:r>
              <w:t>ⲛ̀ⲗⲓⲧⲟⲩⲣⲅⲟⲥ ⲛ̀ϣⲁϩ ⲛ̀ⲭ̀ⲣⲟⲙ:</w:t>
            </w:r>
          </w:p>
          <w:p w14:paraId="30416718" w14:textId="77777777" w:rsidR="000C0A06" w:rsidRPr="00C35319" w:rsidRDefault="000C0A06" w:rsidP="00C83ECE">
            <w:pPr>
              <w:pStyle w:val="CopticHangingVerse"/>
            </w:pPr>
            <w:r>
              <w:t>Ⲡϭⲟⲓⲥ ⲁⲣⲓϩ̀ⲙⲟⲧ ⲛⲁⲛ ⲙ̀ⲡⲓⲭⲱ ⲉ̀ⲃⲟⲗ ⲛ̀ⲧⲉ ⲛⲉⲛⲛⲟⲃⲓ.</w:t>
            </w:r>
          </w:p>
        </w:tc>
      </w:tr>
    </w:tbl>
    <w:p w14:paraId="63366D9B" w14:textId="77777777" w:rsidR="000C0A06" w:rsidRDefault="000C0A06"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3F64EB54" w14:textId="77777777" w:rsidTr="00C83ECE">
        <w:trPr>
          <w:cantSplit/>
          <w:jc w:val="center"/>
        </w:trPr>
        <w:tc>
          <w:tcPr>
            <w:tcW w:w="288" w:type="dxa"/>
          </w:tcPr>
          <w:p w14:paraId="3A17C86C" w14:textId="77777777" w:rsidR="000C0A06" w:rsidRDefault="000C0A06" w:rsidP="00C83ECE">
            <w:pPr>
              <w:pStyle w:val="CopticCross"/>
            </w:pPr>
          </w:p>
        </w:tc>
        <w:tc>
          <w:tcPr>
            <w:tcW w:w="3960" w:type="dxa"/>
          </w:tcPr>
          <w:p w14:paraId="3D70AD67" w14:textId="77777777" w:rsidR="000C0A06" w:rsidRDefault="000C0A06" w:rsidP="00C83ECE">
            <w:pPr>
              <w:pStyle w:val="EngHang"/>
            </w:pPr>
            <w:r>
              <w:t>Hail to the four incorporeal living beasts,</w:t>
            </w:r>
          </w:p>
          <w:p w14:paraId="26B91DEA" w14:textId="77777777" w:rsidR="000C0A06" w:rsidRDefault="000C0A06" w:rsidP="00C83ECE">
            <w:pPr>
              <w:pStyle w:val="EngHang"/>
            </w:pPr>
            <w:r>
              <w:t>Carrying the throne of God,</w:t>
            </w:r>
          </w:p>
          <w:p w14:paraId="26BD5727" w14:textId="77777777" w:rsidR="000C0A06" w:rsidRDefault="000C0A06" w:rsidP="00C83ECE">
            <w:pPr>
              <w:pStyle w:val="EngHang"/>
            </w:pPr>
            <w:r>
              <w:t>A lion’s face, and a calf’s face,</w:t>
            </w:r>
          </w:p>
          <w:p w14:paraId="48C52F09" w14:textId="77777777" w:rsidR="000C0A06" w:rsidRDefault="000C0A06" w:rsidP="00C83ECE">
            <w:pPr>
              <w:pStyle w:val="EngHangEnd"/>
            </w:pPr>
            <w:r>
              <w:t>A man’s face, and an eagle’s face.</w:t>
            </w:r>
          </w:p>
        </w:tc>
        <w:tc>
          <w:tcPr>
            <w:tcW w:w="288" w:type="dxa"/>
          </w:tcPr>
          <w:p w14:paraId="4FAA4B21" w14:textId="77777777" w:rsidR="000C0A06" w:rsidRDefault="000C0A06" w:rsidP="00C83ECE"/>
        </w:tc>
        <w:tc>
          <w:tcPr>
            <w:tcW w:w="288" w:type="dxa"/>
          </w:tcPr>
          <w:p w14:paraId="5311092E" w14:textId="77777777" w:rsidR="000C0A06" w:rsidRDefault="000C0A06" w:rsidP="00C83ECE">
            <w:pPr>
              <w:pStyle w:val="CopticCross"/>
            </w:pPr>
          </w:p>
        </w:tc>
        <w:tc>
          <w:tcPr>
            <w:tcW w:w="3960" w:type="dxa"/>
          </w:tcPr>
          <w:p w14:paraId="4F99FB88" w14:textId="77777777" w:rsidR="000C0A06" w:rsidRDefault="000C0A06" w:rsidP="00C83ECE">
            <w:pPr>
              <w:pStyle w:val="CopticVersemulti-line"/>
            </w:pPr>
            <w:r>
              <w:t>Ⲭⲉⲣⲉ ⲡⲓϥ̀ⲧⲟⲩ ⲛ̀ⲍⲱⲟⲛ ⲛ̀ⲁ̀ⲥⲱⲙⲁⲧⲟⲥ:</w:t>
            </w:r>
          </w:p>
          <w:p w14:paraId="615377BB" w14:textId="77777777" w:rsidR="000C0A06" w:rsidRDefault="000C0A06" w:rsidP="00C83ECE">
            <w:pPr>
              <w:pStyle w:val="CopticVersemulti-line"/>
            </w:pPr>
            <w:r>
              <w:t>ⲉⲧϥⲁⲓ ϧⲁ ⲡⲓϩⲁⲣⲙⲁ ⲛ̀ⲧⲉ Ⲫϯ:</w:t>
            </w:r>
          </w:p>
          <w:p w14:paraId="5A252D47" w14:textId="77777777" w:rsidR="000C0A06" w:rsidRDefault="000C0A06" w:rsidP="00C83ECE">
            <w:pPr>
              <w:pStyle w:val="CopticVersemulti-line"/>
            </w:pPr>
            <w:r>
              <w:t>ⲟⲩϩⲟ ⲙ̀ⲙⲟⲩⲓ̀ ⲛⲉⲙ ⲟⲩϩⲟ ⲙ̀ⲙⲁⲥⲓ:</w:t>
            </w:r>
          </w:p>
          <w:p w14:paraId="5F46EFA8" w14:textId="77777777" w:rsidR="000C0A06" w:rsidRPr="00C35319" w:rsidRDefault="000C0A06" w:rsidP="00C83ECE">
            <w:pPr>
              <w:pStyle w:val="CopticHangingVerse"/>
            </w:pPr>
            <w:r>
              <w:t>ⲛⲉⲙ ⲟⲩϩⲟ ⲛ̀ⲣⲱⲙⲓ ⲛⲉⲙ ⲟⲩϩⲟ ⲛ̀ⲁ̀ⲏ̀ⲧⲟⲥ.</w:t>
            </w:r>
          </w:p>
        </w:tc>
      </w:tr>
    </w:tbl>
    <w:p w14:paraId="1DA4D38E" w14:textId="77777777" w:rsidR="000C0A06" w:rsidRDefault="000C0A06" w:rsidP="0082304E">
      <w:pPr>
        <w:pStyle w:val="Heading4"/>
      </w:pPr>
      <w:r>
        <w:t>The Gospel Response for the Four Incorporeal Beasts</w:t>
      </w:r>
    </w:p>
    <w:p w14:paraId="5754A07D" w14:textId="77777777" w:rsidR="000C0A06" w:rsidRPr="00C14556" w:rsidRDefault="000C0A06" w:rsidP="00C14556">
      <w:pPr>
        <w:pStyle w:val="Rubric"/>
      </w:pPr>
      <w:r>
        <w:t>The last verse of the Doxology may be inserted into the Annual Gospel Response.</w:t>
      </w:r>
    </w:p>
    <w:p w14:paraId="64B788FF" w14:textId="386F6303" w:rsidR="00191A26" w:rsidRPr="00B637D8" w:rsidRDefault="000C0A06"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700F8882" w14:textId="77777777" w:rsidR="00495F1A" w:rsidRDefault="00980D99" w:rsidP="00495F1A">
      <w:pPr>
        <w:pStyle w:val="Heading3"/>
      </w:pPr>
      <w:bookmarkStart w:id="1742" w:name="_Toc448227649"/>
      <w:r>
        <w:t xml:space="preserve">August 6 / Mesori 13: </w:t>
      </w:r>
      <w:r w:rsidR="00495F1A">
        <w:t>The Transfiguration</w:t>
      </w:r>
      <w:bookmarkEnd w:id="1739"/>
      <w:bookmarkEnd w:id="1738"/>
      <w:bookmarkEnd w:id="1737"/>
      <w:bookmarkEnd w:id="1742"/>
    </w:p>
    <w:p w14:paraId="1EF4D652" w14:textId="77777777" w:rsidR="00980D99" w:rsidRDefault="00980D99" w:rsidP="00980D99">
      <w:pPr>
        <w:pStyle w:val="Heading4"/>
      </w:pPr>
      <w:bookmarkStart w:id="1743" w:name="_Ref434478012"/>
      <w:r>
        <w:t>The Doxology</w:t>
      </w:r>
      <w:r w:rsidR="00E21EA3">
        <w:t xml:space="preserve"> of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4" w:name="_Ref434476299"/>
      <w:r>
        <w:t>The Psali Adam</w:t>
      </w:r>
      <w:r w:rsidR="006C1B94">
        <w:t xml:space="preserve"> for the Transfiguration</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5" w:name="_Ref434476316"/>
      <w:r>
        <w:t>The Psali Batos</w:t>
      </w:r>
      <w:r w:rsidR="006C1B94">
        <w:t xml:space="preserve"> for the Transfiguration</w:t>
      </w:r>
      <w:bookmarkEnd w:id="1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6" w:name="_Toc410196224"/>
      <w:bookmarkStart w:id="1747" w:name="_Toc410196466"/>
      <w:bookmarkStart w:id="1748" w:name="_Toc410196968"/>
      <w:bookmarkStart w:id="1749" w:name="_Ref435642801"/>
      <w:bookmarkStart w:id="1750" w:name="_Ref435642808"/>
      <w:bookmarkStart w:id="1751" w:name="_Toc448227650"/>
      <w:r>
        <w:t xml:space="preserve">August 9 / Mesori 16: </w:t>
      </w:r>
      <w:r w:rsidR="00495F1A">
        <w:t>The Assumption of the Virgin</w:t>
      </w:r>
      <w:bookmarkEnd w:id="1746"/>
      <w:bookmarkEnd w:id="1747"/>
      <w:bookmarkEnd w:id="1748"/>
      <w:bookmarkEnd w:id="1749"/>
      <w:bookmarkEnd w:id="1750"/>
      <w:bookmarkEnd w:id="1751"/>
    </w:p>
    <w:p w14:paraId="134619E6" w14:textId="7678A64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0A06">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0A06">
        <w:rPr>
          <w:noProof/>
        </w:rPr>
        <w:t>940</w:t>
      </w:r>
      <w:r w:rsidR="007E24F9">
        <w:fldChar w:fldCharType="end"/>
      </w:r>
      <w:r w:rsidR="007E24F9">
        <w:t>.</w:t>
      </w:r>
    </w:p>
    <w:p w14:paraId="4D26BE2A" w14:textId="4FF0A956" w:rsidR="007E24F9" w:rsidRDefault="007E24F9" w:rsidP="007E24F9">
      <w:pPr>
        <w:pStyle w:val="Heading4"/>
      </w:pPr>
      <w:bookmarkStart w:id="1752" w:name="_Ref435642763"/>
      <w:r>
        <w:t xml:space="preserve">The Psali </w:t>
      </w:r>
      <w:commentRangeStart w:id="1753"/>
      <w:r>
        <w:t xml:space="preserve">Adam </w:t>
      </w:r>
      <w:commentRangeEnd w:id="1753"/>
      <w:r>
        <w:rPr>
          <w:rStyle w:val="CommentReference"/>
          <w:rFonts w:eastAsiaTheme="minorHAnsi" w:cstheme="minorBidi"/>
          <w:b w:val="0"/>
          <w:bCs w:val="0"/>
          <w:iCs w:val="0"/>
          <w:color w:val="auto"/>
        </w:rPr>
        <w:commentReference w:id="1753"/>
      </w:r>
      <w:r>
        <w:t>for the Virgin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4"/>
            <w:r>
              <w:t>With divine hands.”</w:t>
            </w:r>
            <w:commentRangeEnd w:id="1754"/>
            <w:r>
              <w:rPr>
                <w:rStyle w:val="CommentReference"/>
                <w:rFonts w:ascii="Times New Roman" w:eastAsiaTheme="minorHAnsi" w:hAnsi="Times New Roman" w:cstheme="minorBidi"/>
                <w:color w:val="auto"/>
              </w:rPr>
              <w:commentReference w:id="175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5" w:name="_Ref435734818"/>
      <w:r>
        <w:t>The Psali Batos for the Virgin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76"/>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6"/>
            <w:r>
              <w:t>forever</w:t>
            </w:r>
            <w:commentRangeEnd w:id="1756"/>
            <w:r>
              <w:rPr>
                <w:rStyle w:val="CommentReference"/>
                <w:rFonts w:ascii="Times New Roman" w:eastAsiaTheme="minorHAnsi" w:hAnsi="Times New Roman" w:cstheme="minorBidi"/>
                <w:color w:val="auto"/>
              </w:rPr>
              <w:commentReference w:id="175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7"/>
            <w:r>
              <w:t>In the unshakable places.</w:t>
            </w:r>
            <w:commentRangeEnd w:id="1757"/>
            <w:r>
              <w:rPr>
                <w:rStyle w:val="CommentReference"/>
                <w:rFonts w:ascii="Times New Roman" w:eastAsiaTheme="minorHAnsi" w:hAnsi="Times New Roman" w:cstheme="minorBidi"/>
                <w:color w:val="auto"/>
              </w:rPr>
              <w:commentReference w:id="175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8"/>
            <w:r>
              <w:t>Your name adorns our works.</w:t>
            </w:r>
            <w:commentRangeEnd w:id="1758"/>
            <w:r>
              <w:rPr>
                <w:rStyle w:val="CommentReference"/>
                <w:rFonts w:ascii="Times New Roman" w:eastAsiaTheme="minorHAnsi" w:hAnsi="Times New Roman" w:cstheme="minorBidi"/>
                <w:color w:val="auto"/>
              </w:rPr>
              <w:commentReference w:id="175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9"/>
            <w:r>
              <w:t xml:space="preserve">Interceding </w:t>
            </w:r>
            <w:commentRangeEnd w:id="1759"/>
            <w:r>
              <w:rPr>
                <w:rStyle w:val="CommentReference"/>
                <w:rFonts w:ascii="Times New Roman" w:eastAsiaTheme="minorHAnsi" w:hAnsi="Times New Roman" w:cstheme="minorBidi"/>
                <w:color w:val="auto"/>
              </w:rPr>
              <w:commentReference w:id="175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60" w:name="_Toc448227651"/>
      <w:r>
        <w:t>August 12 / Mesori 19: Translocation of the Relics of St. Macarius the Great</w:t>
      </w:r>
      <w:bookmarkEnd w:id="1760"/>
    </w:p>
    <w:p w14:paraId="0744AB3C" w14:textId="37E44EBD"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C0A06">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C0A06">
        <w:rPr>
          <w:noProof/>
        </w:rPr>
        <w:t>844</w:t>
      </w:r>
      <w:r w:rsidR="00237D47">
        <w:fldChar w:fldCharType="end"/>
      </w:r>
      <w:r w:rsidR="00237D47">
        <w:t>.</w:t>
      </w:r>
    </w:p>
    <w:p w14:paraId="7069CDB9" w14:textId="77777777" w:rsidR="005329C1" w:rsidRDefault="005329C1" w:rsidP="005329C1">
      <w:pPr>
        <w:pStyle w:val="Heading3"/>
      </w:pPr>
      <w:bookmarkStart w:id="1761" w:name="_Toc448227652"/>
      <w:r>
        <w:t>August 14 / Mesori 21: Commemoration of the Theotokos</w:t>
      </w:r>
      <w:bookmarkEnd w:id="1761"/>
    </w:p>
    <w:p w14:paraId="26062380" w14:textId="6937428A"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0A06">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0A06">
        <w:rPr>
          <w:noProof/>
        </w:rPr>
        <w:t>940</w:t>
      </w:r>
      <w:r w:rsidR="007E24F9">
        <w:fldChar w:fldCharType="end"/>
      </w:r>
      <w:r w:rsidR="007E24F9">
        <w:t>.</w:t>
      </w:r>
    </w:p>
    <w:p w14:paraId="548CB18D" w14:textId="77777777" w:rsidR="009F60F1" w:rsidRDefault="009F60F1" w:rsidP="009F60F1">
      <w:pPr>
        <w:pStyle w:val="Heading3"/>
      </w:pPr>
      <w:bookmarkStart w:id="1762" w:name="_Ref434563030"/>
      <w:bookmarkStart w:id="1763" w:name="_Toc448227653"/>
      <w:r>
        <w:t>August 17 / Mesori 24: Departure of St. Takle Haymanot</w:t>
      </w:r>
      <w:bookmarkEnd w:id="1762"/>
      <w:bookmarkEnd w:id="1763"/>
    </w:p>
    <w:p w14:paraId="34845613" w14:textId="77777777" w:rsidR="009F60F1" w:rsidRDefault="009F60F1" w:rsidP="009F60F1">
      <w:pPr>
        <w:pStyle w:val="Heading4"/>
      </w:pPr>
      <w:bookmarkStart w:id="1764" w:name="_Ref434492302"/>
      <w:r>
        <w:t>The Doxology</w:t>
      </w:r>
      <w:r w:rsidR="00B82753">
        <w:t xml:space="preserve"> for St. Takle Haymanot</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5" w:name="_Toc448227654"/>
      <w:r>
        <w:t>August 21 / Mesori 28: The Patriarchs: Abraham, Isaac, and Jacob</w:t>
      </w:r>
      <w:bookmarkEnd w:id="1765"/>
    </w:p>
    <w:p w14:paraId="1D063B19" w14:textId="77777777" w:rsidR="00431ABD" w:rsidRDefault="00431ABD" w:rsidP="00431ABD">
      <w:pPr>
        <w:pStyle w:val="Heading4"/>
      </w:pPr>
      <w:bookmarkStart w:id="1766" w:name="_Ref434492413"/>
      <w:r>
        <w:t>The Doxology</w:t>
      </w:r>
      <w:r w:rsidR="00B82753">
        <w:t xml:space="preserve"> for the Patriarchs: Abraham, Isaac, and Jacob</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7" w:name="_Toc448227655"/>
      <w:r>
        <w:t>August 22 / Mesori 29: Commemoration of the Annunciation, Nativity, and Resurrection on the 29</w:t>
      </w:r>
      <w:r w:rsidRPr="00C0205C">
        <w:rPr>
          <w:vertAlign w:val="superscript"/>
        </w:rPr>
        <w:t>th</w:t>
      </w:r>
      <w:r>
        <w:t xml:space="preserve"> of Every Month</w:t>
      </w:r>
      <w:bookmarkEnd w:id="1767"/>
    </w:p>
    <w:p w14:paraId="19306DA7" w14:textId="7845FB62" w:rsidR="007D439A" w:rsidRPr="00B52D77" w:rsidRDefault="007D439A" w:rsidP="007D439A">
      <w:pPr>
        <w:pStyle w:val="Rubric"/>
      </w:pPr>
      <w:r>
        <w:t xml:space="preserve">See </w:t>
      </w:r>
      <w:r>
        <w:fldChar w:fldCharType="begin"/>
      </w:r>
      <w:r>
        <w:instrText xml:space="preserve"> REF _Ref435003974 \h </w:instrText>
      </w:r>
      <w:r>
        <w:fldChar w:fldCharType="separate"/>
      </w:r>
      <w:r w:rsidR="000C0A06">
        <w:t>September 26 (27) / Tho-out 29: Commemoration of the Annunciation, Nativity, and Resurrection on the 29</w:t>
      </w:r>
      <w:r w:rsidR="000C0A06" w:rsidRPr="00C0205C">
        <w:rPr>
          <w:vertAlign w:val="superscript"/>
        </w:rPr>
        <w:t>th</w:t>
      </w:r>
      <w:r w:rsidR="000C0A06">
        <w:t xml:space="preserve"> of Every Coptic Month</w:t>
      </w:r>
      <w:r>
        <w:fldChar w:fldCharType="end"/>
      </w:r>
      <w:r>
        <w:t xml:space="preserve">, page </w:t>
      </w:r>
      <w:r>
        <w:fldChar w:fldCharType="begin"/>
      </w:r>
      <w:r>
        <w:instrText xml:space="preserve"> PAGEREF _Ref435003974 \h </w:instrText>
      </w:r>
      <w:r>
        <w:fldChar w:fldCharType="separate"/>
      </w:r>
      <w:r w:rsidR="000C0A06">
        <w:rPr>
          <w:noProof/>
        </w:rPr>
        <w:t>663</w:t>
      </w:r>
      <w:r>
        <w:fldChar w:fldCharType="end"/>
      </w:r>
      <w:r>
        <w:t>.</w:t>
      </w:r>
    </w:p>
    <w:p w14:paraId="71EB5850" w14:textId="77777777" w:rsidR="0070722E" w:rsidRDefault="0070722E" w:rsidP="0070722E">
      <w:pPr>
        <w:pStyle w:val="Heading3"/>
      </w:pPr>
      <w:bookmarkStart w:id="1768" w:name="_Toc448227656"/>
      <w:r>
        <w:t xml:space="preserve">August 22 / Mesori 29: </w:t>
      </w:r>
      <w:r w:rsidR="007D439A">
        <w:t xml:space="preserve">Also the </w:t>
      </w:r>
      <w:r>
        <w:t>Translocation of the Relics of St. John the Short to Scetis</w:t>
      </w:r>
      <w:bookmarkEnd w:id="1768"/>
    </w:p>
    <w:p w14:paraId="6CA7DB30" w14:textId="6084A873"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C0A06">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C0A06">
        <w:rPr>
          <w:noProof/>
        </w:rPr>
        <w:t>679</w:t>
      </w:r>
      <w:r w:rsidR="00237D47">
        <w:fldChar w:fldCharType="end"/>
      </w:r>
      <w:r>
        <w:t>.</w:t>
      </w:r>
    </w:p>
    <w:p w14:paraId="7E90B074" w14:textId="77777777" w:rsidR="00D46726" w:rsidRDefault="00D46726" w:rsidP="00D46726">
      <w:pPr>
        <w:pStyle w:val="Heading3"/>
      </w:pPr>
      <w:bookmarkStart w:id="1769" w:name="_Toc448227657"/>
      <w:r>
        <w:t>August 25 / Little Month 2: Departure of St. Titus the Apostle</w:t>
      </w:r>
      <w:bookmarkEnd w:id="1769"/>
    </w:p>
    <w:p w14:paraId="0FCE4143" w14:textId="5AA5348D" w:rsidR="00191A26" w:rsidRDefault="00191A26" w:rsidP="00191A26">
      <w:pPr>
        <w:pStyle w:val="Rubric"/>
      </w:pPr>
      <w:r>
        <w:t xml:space="preserve">See </w:t>
      </w:r>
      <w:r>
        <w:fldChar w:fldCharType="begin"/>
      </w:r>
      <w:r>
        <w:instrText xml:space="preserve"> REF _Ref434488644 \h </w:instrText>
      </w:r>
      <w:r>
        <w:fldChar w:fldCharType="separate"/>
      </w:r>
      <w:r w:rsidR="000C0A06">
        <w:t>A Doxology for the Apostles</w:t>
      </w:r>
      <w:r>
        <w:fldChar w:fldCharType="end"/>
      </w:r>
      <w:r>
        <w:t xml:space="preserve">, on pages </w:t>
      </w:r>
      <w:r>
        <w:fldChar w:fldCharType="begin"/>
      </w:r>
      <w:r>
        <w:instrText xml:space="preserve"> PAGEREF _Ref434488644 \h </w:instrText>
      </w:r>
      <w:r>
        <w:fldChar w:fldCharType="separate"/>
      </w:r>
      <w:r w:rsidR="000C0A06">
        <w:rPr>
          <w:noProof/>
        </w:rPr>
        <w:t>607</w:t>
      </w:r>
      <w:r>
        <w:fldChar w:fldCharType="end"/>
      </w:r>
      <w:r>
        <w:t xml:space="preserve">, </w:t>
      </w:r>
      <w:r>
        <w:fldChar w:fldCharType="begin"/>
      </w:r>
      <w:r>
        <w:instrText xml:space="preserve"> PAGEREF _Ref434488657 \h </w:instrText>
      </w:r>
      <w:r>
        <w:fldChar w:fldCharType="separate"/>
      </w:r>
      <w:r w:rsidR="000C0A06">
        <w:rPr>
          <w:noProof/>
        </w:rPr>
        <w:t>607</w:t>
      </w:r>
      <w:r>
        <w:fldChar w:fldCharType="end"/>
      </w:r>
      <w:r>
        <w:t xml:space="preserve">, or </w:t>
      </w:r>
      <w:r>
        <w:fldChar w:fldCharType="begin"/>
      </w:r>
      <w:r>
        <w:instrText xml:space="preserve"> PAGEREF _Ref434488992 \h </w:instrText>
      </w:r>
      <w:r>
        <w:fldChar w:fldCharType="separate"/>
      </w:r>
      <w:r w:rsidR="000C0A06">
        <w:rPr>
          <w:noProof/>
        </w:rPr>
        <w:t>609</w:t>
      </w:r>
      <w:r>
        <w:fldChar w:fldCharType="end"/>
      </w:r>
      <w:r>
        <w:t>.</w:t>
      </w:r>
    </w:p>
    <w:p w14:paraId="76AA6933" w14:textId="77777777" w:rsidR="00C30039" w:rsidRDefault="00C30039" w:rsidP="00C30039">
      <w:pPr>
        <w:pStyle w:val="Heading3"/>
      </w:pPr>
      <w:bookmarkStart w:id="1770" w:name="_Toc448227658"/>
      <w:r>
        <w:t>August 26 / Little Month 3: Archangel Raphael</w:t>
      </w:r>
      <w:bookmarkEnd w:id="1770"/>
    </w:p>
    <w:p w14:paraId="0292BCC5" w14:textId="77777777" w:rsidR="00C30039" w:rsidRDefault="00C30039" w:rsidP="00C30039">
      <w:pPr>
        <w:pStyle w:val="Heading4"/>
      </w:pPr>
      <w:bookmarkStart w:id="1771" w:name="_Ref434488208"/>
      <w:r>
        <w:t>The Doxology</w:t>
      </w:r>
      <w:r w:rsidR="00B46E6E">
        <w:t xml:space="preserve"> for Archangel Raphael</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2" w:name="_Toc448227659"/>
      <w:r>
        <w:t>August 28 / Little Month 5</w:t>
      </w:r>
      <w:r w:rsidR="00980D99">
        <w:t>: St. Parsouma</w:t>
      </w:r>
      <w:bookmarkEnd w:id="1772"/>
    </w:p>
    <w:p w14:paraId="32F5CFB7" w14:textId="77777777" w:rsidR="00980D99" w:rsidRDefault="00980D99" w:rsidP="00980D99">
      <w:pPr>
        <w:pStyle w:val="Heading4"/>
      </w:pPr>
      <w:bookmarkStart w:id="1773" w:name="_Ref434491294"/>
      <w:r>
        <w:t>The Doxology</w:t>
      </w:r>
      <w:r w:rsidR="00810F04">
        <w:t xml:space="preserve"> for St. Parsouma</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77"/>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7"/>
            <w:r>
              <w:t xml:space="preserve">ⲙ̀Ⲡⲭ̄ⲥ̄ </w:t>
            </w:r>
            <w:commentRangeEnd w:id="1777"/>
            <w:r>
              <w:rPr>
                <w:rStyle w:val="CommentReference"/>
                <w:rFonts w:ascii="Times New Roman" w:hAnsi="Times New Roman" w:cstheme="minorBidi"/>
                <w:noProof w:val="0"/>
              </w:rPr>
              <w:commentReference w:id="177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8"/>
            <w:r>
              <w:t xml:space="preserve">ⲡⲉⲛⲥⲱⲧⲏⲣ </w:t>
            </w:r>
            <w:commentRangeEnd w:id="1778"/>
            <w:r>
              <w:rPr>
                <w:rStyle w:val="CommentReference"/>
                <w:rFonts w:ascii="Times New Roman" w:hAnsi="Times New Roman" w:cstheme="minorBidi"/>
                <w:noProof w:val="0"/>
              </w:rPr>
              <w:commentReference w:id="177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9" w:name="_Toc410196226"/>
      <w:bookmarkStart w:id="1780" w:name="_Toc410196468"/>
      <w:bookmarkStart w:id="1781" w:name="_Toc410196970"/>
      <w:bookmarkStart w:id="1782" w:name="_Toc448696657"/>
      <w:bookmarkStart w:id="1783" w:name="Pascal"/>
      <w:bookmarkEnd w:id="1736"/>
      <w:r>
        <w:t>The Pascal Cycle</w:t>
      </w:r>
      <w:bookmarkEnd w:id="1779"/>
      <w:bookmarkEnd w:id="1780"/>
      <w:bookmarkEnd w:id="1781"/>
      <w:bookmarkEnd w:id="1782"/>
    </w:p>
    <w:bookmarkStart w:id="1784" w:name="_Toc410196227" w:displacedByCustomXml="next"/>
    <w:bookmarkStart w:id="1785" w:name="_Toc410196469" w:displacedByCustomXml="next"/>
    <w:bookmarkStart w:id="1786" w:name="_Toc410196971" w:displacedByCustomXml="next"/>
    <w:sdt>
      <w:sdtPr>
        <w:id w:val="-124935015"/>
        <w:docPartObj>
          <w:docPartGallery w:val="Table of Contents"/>
          <w:docPartUnique/>
        </w:docPartObj>
      </w:sdtPr>
      <w:sdtEndPr>
        <w:rPr>
          <w:b/>
          <w:bCs/>
          <w:noProof/>
        </w:rPr>
      </w:sdtEndPr>
      <w:sdtContent>
        <w:p w14:paraId="5FDFFE48" w14:textId="73FF153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C0A06">
              <w:rPr>
                <w:noProof/>
                <w:webHidden/>
              </w:rPr>
              <w:t>956</w:t>
            </w:r>
            <w:r w:rsidR="00E35F1F">
              <w:rPr>
                <w:noProof/>
                <w:webHidden/>
              </w:rPr>
              <w:fldChar w:fldCharType="end"/>
            </w:r>
          </w:hyperlink>
        </w:p>
        <w:p w14:paraId="2F2B0A5E" w14:textId="46D15162" w:rsidR="00E35F1F" w:rsidRDefault="00464893">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C0A06">
              <w:rPr>
                <w:noProof/>
                <w:webHidden/>
              </w:rPr>
              <w:t>957</w:t>
            </w:r>
            <w:r w:rsidR="00E35F1F">
              <w:rPr>
                <w:noProof/>
                <w:webHidden/>
              </w:rPr>
              <w:fldChar w:fldCharType="end"/>
            </w:r>
          </w:hyperlink>
        </w:p>
        <w:p w14:paraId="21397571" w14:textId="1EC4E5C4" w:rsidR="00E35F1F" w:rsidRDefault="00464893">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C0A06">
              <w:rPr>
                <w:noProof/>
                <w:webHidden/>
              </w:rPr>
              <w:t>957</w:t>
            </w:r>
            <w:r w:rsidR="00E35F1F">
              <w:rPr>
                <w:noProof/>
                <w:webHidden/>
              </w:rPr>
              <w:fldChar w:fldCharType="end"/>
            </w:r>
          </w:hyperlink>
        </w:p>
        <w:p w14:paraId="345B39DB" w14:textId="1A3CCAF2" w:rsidR="00E35F1F" w:rsidRDefault="00464893">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C0A06">
              <w:rPr>
                <w:noProof/>
                <w:webHidden/>
              </w:rPr>
              <w:t>978</w:t>
            </w:r>
            <w:r w:rsidR="00E35F1F">
              <w:rPr>
                <w:noProof/>
                <w:webHidden/>
              </w:rPr>
              <w:fldChar w:fldCharType="end"/>
            </w:r>
          </w:hyperlink>
        </w:p>
        <w:p w14:paraId="2AC75D2D" w14:textId="70F09F90" w:rsidR="00E35F1F" w:rsidRDefault="00464893">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C0A06">
              <w:rPr>
                <w:noProof/>
                <w:webHidden/>
              </w:rPr>
              <w:t>983</w:t>
            </w:r>
            <w:r w:rsidR="00E35F1F">
              <w:rPr>
                <w:noProof/>
                <w:webHidden/>
              </w:rPr>
              <w:fldChar w:fldCharType="end"/>
            </w:r>
          </w:hyperlink>
        </w:p>
        <w:p w14:paraId="3D4E604A" w14:textId="085A9E59" w:rsidR="00E35F1F" w:rsidRDefault="00464893">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C0A06">
              <w:rPr>
                <w:noProof/>
                <w:webHidden/>
              </w:rPr>
              <w:t>991</w:t>
            </w:r>
            <w:r w:rsidR="00E35F1F">
              <w:rPr>
                <w:noProof/>
                <w:webHidden/>
              </w:rPr>
              <w:fldChar w:fldCharType="end"/>
            </w:r>
          </w:hyperlink>
        </w:p>
        <w:p w14:paraId="02D0C1AA" w14:textId="276199C8" w:rsidR="00E35F1F" w:rsidRDefault="00464893">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C0A06">
              <w:rPr>
                <w:noProof/>
                <w:webHidden/>
              </w:rPr>
              <w:t>999</w:t>
            </w:r>
            <w:r w:rsidR="00E35F1F">
              <w:rPr>
                <w:noProof/>
                <w:webHidden/>
              </w:rPr>
              <w:fldChar w:fldCharType="end"/>
            </w:r>
          </w:hyperlink>
        </w:p>
        <w:p w14:paraId="1DA254E0" w14:textId="70D899B3" w:rsidR="00E35F1F" w:rsidRDefault="00464893">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C0A06">
              <w:rPr>
                <w:noProof/>
                <w:webHidden/>
              </w:rPr>
              <w:t>1010</w:t>
            </w:r>
            <w:r w:rsidR="00E35F1F">
              <w:rPr>
                <w:noProof/>
                <w:webHidden/>
              </w:rPr>
              <w:fldChar w:fldCharType="end"/>
            </w:r>
          </w:hyperlink>
        </w:p>
        <w:p w14:paraId="779EDF1B" w14:textId="0B745627" w:rsidR="00E35F1F" w:rsidRDefault="00464893">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C0A06">
              <w:rPr>
                <w:noProof/>
                <w:webHidden/>
              </w:rPr>
              <w:t>1012</w:t>
            </w:r>
            <w:r w:rsidR="00E35F1F">
              <w:rPr>
                <w:noProof/>
                <w:webHidden/>
              </w:rPr>
              <w:fldChar w:fldCharType="end"/>
            </w:r>
          </w:hyperlink>
        </w:p>
        <w:p w14:paraId="24E1F576" w14:textId="3E5F24D8" w:rsidR="00E35F1F" w:rsidRDefault="00464893">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C0A06">
              <w:rPr>
                <w:noProof/>
                <w:webHidden/>
              </w:rPr>
              <w:t>1022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7" w:name="_Toc448227660"/>
      <w:r>
        <w:t>Jonah’s Fast</w:t>
      </w:r>
      <w:bookmarkEnd w:id="1786"/>
      <w:bookmarkEnd w:id="1785"/>
      <w:bookmarkEnd w:id="1784"/>
      <w:bookmarkEnd w:id="1787"/>
    </w:p>
    <w:p w14:paraId="7A658690" w14:textId="77777777" w:rsidR="001E5E16" w:rsidRPr="001E5E16" w:rsidRDefault="001E5E16" w:rsidP="001E5E16">
      <w:pPr>
        <w:pStyle w:val="Heading4"/>
      </w:pPr>
      <w:bookmarkStart w:id="1788" w:name="_Ref434478053"/>
      <w:r>
        <w:t>The Doxology</w:t>
      </w:r>
      <w:r w:rsidR="00E21EA3">
        <w:t xml:space="preserve"> of Jonah’s Fast</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9" w:name="_Toc410196228"/>
      <w:bookmarkStart w:id="1790" w:name="_Toc410196470"/>
      <w:bookmarkStart w:id="1791" w:name="_Toc410196972"/>
      <w:bookmarkStart w:id="1792" w:name="_Toc448227661"/>
      <w:r>
        <w:t>Jonah’s Feast</w:t>
      </w:r>
      <w:bookmarkEnd w:id="1789"/>
      <w:bookmarkEnd w:id="1790"/>
      <w:bookmarkEnd w:id="1791"/>
      <w:bookmarkEnd w:id="1792"/>
    </w:p>
    <w:p w14:paraId="6EE6C439" w14:textId="77777777" w:rsidR="00495F1A" w:rsidRDefault="00495F1A" w:rsidP="00495F1A">
      <w:pPr>
        <w:pStyle w:val="Heading3"/>
      </w:pPr>
      <w:bookmarkStart w:id="1793" w:name="_Toc410196229"/>
      <w:bookmarkStart w:id="1794" w:name="_Toc410196471"/>
      <w:bookmarkStart w:id="1795" w:name="_Toc410196973"/>
      <w:bookmarkStart w:id="1796" w:name="_Toc448227662"/>
      <w:r>
        <w:t>Great Lent</w:t>
      </w:r>
      <w:bookmarkEnd w:id="1793"/>
      <w:bookmarkEnd w:id="1794"/>
      <w:bookmarkEnd w:id="1795"/>
      <w:bookmarkEnd w:id="1796"/>
    </w:p>
    <w:p w14:paraId="2602B6E5" w14:textId="77777777" w:rsidR="00EC2AEB" w:rsidRPr="001E5E16" w:rsidRDefault="00EC2AEB" w:rsidP="00EC2AEB">
      <w:pPr>
        <w:pStyle w:val="Heading4"/>
      </w:pPr>
      <w:bookmarkStart w:id="1797" w:name="_Ref434478080"/>
      <w:r>
        <w:t>The Doxology</w:t>
      </w:r>
      <w:r w:rsidR="00420CFA">
        <w:t xml:space="preserve"> for Saturday and Sunday</w:t>
      </w:r>
      <w:r w:rsidR="00E21EA3">
        <w:t xml:space="preserve"> in Great Lent</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8" w:name="_Ref434478104"/>
      <w:r>
        <w:t>The Doxology</w:t>
      </w:r>
      <w:r w:rsidR="00E21EA3">
        <w:t xml:space="preserve"> for Weekdays in Great Lent</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9"/>
            <w:r>
              <w:t>ⲛⲓⲉ̀ⲛⲉϩ</w:t>
            </w:r>
            <w:commentRangeEnd w:id="1799"/>
            <w:r>
              <w:rPr>
                <w:rStyle w:val="CommentReference"/>
                <w:rFonts w:ascii="Times New Roman" w:hAnsi="Times New Roman" w:cstheme="minorBidi"/>
                <w:noProof w:val="0"/>
              </w:rPr>
              <w:commentReference w:id="1799"/>
            </w:r>
            <w:r>
              <w:t>.</w:t>
            </w:r>
          </w:p>
        </w:tc>
      </w:tr>
    </w:tbl>
    <w:p w14:paraId="1A70F51E" w14:textId="77777777" w:rsidR="00420CFA" w:rsidRPr="001E5E16" w:rsidRDefault="00420CFA" w:rsidP="00420CFA">
      <w:pPr>
        <w:pStyle w:val="Heading4"/>
      </w:pPr>
      <w:bookmarkStart w:id="1800" w:name="_Ref434478128"/>
      <w:r>
        <w:t>A Second Doxology for Weekdays</w:t>
      </w:r>
      <w:r w:rsidR="00E21EA3">
        <w:t xml:space="preserve"> in Great Lent</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01"/>
            <w:r>
              <w:t xml:space="preserve">He </w:t>
            </w:r>
            <w:r w:rsidR="00253DD3">
              <w:t>humiliated</w:t>
            </w:r>
          </w:p>
          <w:p w14:paraId="774AFAE4" w14:textId="77777777" w:rsidR="00420CFA" w:rsidRDefault="00420CFA" w:rsidP="00420CFA">
            <w:pPr>
              <w:pStyle w:val="EngHangEnd"/>
            </w:pPr>
            <w:r>
              <w:t>The Tempter</w:t>
            </w:r>
            <w:commentRangeEnd w:id="1801"/>
            <w:r>
              <w:rPr>
                <w:rStyle w:val="CommentReference"/>
              </w:rPr>
              <w:commentReference w:id="180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2"/>
            <w:r>
              <w:t>“Fast in watchfulness</w:t>
            </w:r>
          </w:p>
          <w:p w14:paraId="6B2FDE71" w14:textId="77777777" w:rsidR="00420CFA" w:rsidRDefault="00420CFA" w:rsidP="00420CFA">
            <w:pPr>
              <w:pStyle w:val="EngHangEnd"/>
            </w:pPr>
            <w:r>
              <w:t>By day and by night.”</w:t>
            </w:r>
            <w:commentRangeEnd w:id="1802"/>
            <w:r>
              <w:rPr>
                <w:rStyle w:val="CommentReference"/>
              </w:rPr>
              <w:commentReference w:id="180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3" w:name="_Ref434478147"/>
      <w:r>
        <w:t>A Third</w:t>
      </w:r>
      <w:r w:rsidR="00420CFA">
        <w:t xml:space="preserve"> Doxology</w:t>
      </w:r>
      <w:r>
        <w:t xml:space="preserve"> for Weekdays</w:t>
      </w:r>
      <w:r w:rsidR="00E21EA3">
        <w:t xml:space="preserve"> in Great Lent</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4" w:name="_Ref434478172"/>
      <w:r>
        <w:t xml:space="preserve">The </w:t>
      </w:r>
      <w:r w:rsidR="007A72D2">
        <w:t xml:space="preserve">Fourth </w:t>
      </w:r>
      <w:r>
        <w:t>Doxology</w:t>
      </w:r>
      <w:r w:rsidR="007A72D2">
        <w:t xml:space="preserve"> </w:t>
      </w:r>
      <w:r w:rsidR="00E21EA3">
        <w:t>for Great Lent</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5"/>
            <w:r>
              <w:t xml:space="preserve">Ϯⲛⲏⲥⲧⲓⲁ̀ </w:t>
            </w:r>
            <w:commentRangeEnd w:id="1805"/>
            <w:r>
              <w:rPr>
                <w:rStyle w:val="CommentReference"/>
                <w:rFonts w:ascii="Times New Roman" w:hAnsi="Times New Roman" w:cstheme="minorBidi"/>
                <w:noProof w:val="0"/>
              </w:rPr>
              <w:commentReference w:id="180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6"/>
            <w:r>
              <w:t>pretense</w:t>
            </w:r>
            <w:commentRangeEnd w:id="1806"/>
            <w:r>
              <w:rPr>
                <w:rStyle w:val="CommentReference"/>
              </w:rPr>
              <w:commentReference w:id="180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7"/>
            <w:r>
              <w:t>strugglers</w:t>
            </w:r>
            <w:commentRangeEnd w:id="1807"/>
            <w:r>
              <w:rPr>
                <w:rStyle w:val="CommentReference"/>
              </w:rPr>
              <w:commentReference w:id="180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8"/>
            <w:r>
              <w:t>martyrdom</w:t>
            </w:r>
            <w:commentRangeEnd w:id="1808"/>
            <w:r>
              <w:rPr>
                <w:rStyle w:val="CommentReference"/>
              </w:rPr>
              <w:commentReference w:id="180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9"/>
            <w:r>
              <w:t xml:space="preserve">carries </w:t>
            </w:r>
            <w:commentRangeEnd w:id="1809"/>
            <w:r>
              <w:rPr>
                <w:rStyle w:val="CommentReference"/>
              </w:rPr>
              <w:commentReference w:id="180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10"/>
            <w:r>
              <w:t>assembly</w:t>
            </w:r>
            <w:commentRangeEnd w:id="1810"/>
            <w:r>
              <w:rPr>
                <w:rStyle w:val="CommentReference"/>
              </w:rPr>
              <w:commentReference w:id="1810"/>
            </w:r>
            <w:r>
              <w:t>,</w:t>
            </w:r>
          </w:p>
          <w:p w14:paraId="33941A18" w14:textId="77777777" w:rsidR="006A78B4" w:rsidRDefault="006A78B4" w:rsidP="006A78B4">
            <w:pPr>
              <w:pStyle w:val="EngHangEnd"/>
            </w:pPr>
            <w:r>
              <w:t xml:space="preserve">From now until the </w:t>
            </w:r>
            <w:commentRangeStart w:id="1811"/>
            <w:r>
              <w:t>ages of ages</w:t>
            </w:r>
            <w:commentRangeEnd w:id="1811"/>
            <w:r>
              <w:rPr>
                <w:rStyle w:val="CommentReference"/>
              </w:rPr>
              <w:commentReference w:id="181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2" w:name="_Ref434476347"/>
      <w:r>
        <w:t>The Psali Adam</w:t>
      </w:r>
      <w:r w:rsidR="006C1B94">
        <w:t xml:space="preserve"> for Great Lent</w:t>
      </w:r>
      <w:bookmarkEnd w:id="1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3" w:name="_Ref434476369"/>
      <w:r>
        <w:t>The Psali Batos</w:t>
      </w:r>
      <w:r w:rsidR="006C1B94">
        <w:t xml:space="preserve"> for Great Lent</w:t>
      </w:r>
      <w:bookmarkEnd w:id="1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4" w:name="_Toc410196230"/>
      <w:bookmarkStart w:id="1815" w:name="_Toc410196472"/>
      <w:bookmarkStart w:id="1816" w:name="_Toc410196974"/>
      <w:bookmarkStart w:id="1817" w:name="_Toc448227663"/>
      <w:r>
        <w:t>Lazarus Saturday</w:t>
      </w:r>
      <w:bookmarkEnd w:id="1814"/>
      <w:bookmarkEnd w:id="1815"/>
      <w:bookmarkEnd w:id="1816"/>
      <w:bookmarkEnd w:id="1817"/>
    </w:p>
    <w:p w14:paraId="536840DE" w14:textId="77777777" w:rsidR="00EC2AEB" w:rsidRPr="001E5E16" w:rsidRDefault="00EC2AEB" w:rsidP="00EC2AEB">
      <w:pPr>
        <w:pStyle w:val="Heading4"/>
      </w:pPr>
      <w:bookmarkStart w:id="1818" w:name="_Ref434478195"/>
      <w:r>
        <w:t>The Doxology</w:t>
      </w:r>
      <w:r w:rsidR="00E21EA3">
        <w:t xml:space="preserve"> for Lazarus Saturday</w:t>
      </w:r>
      <w:bookmarkEnd w:id="1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9" w:name="_Ref434476394"/>
      <w:r>
        <w:t>The Psali Batos</w:t>
      </w:r>
      <w:r w:rsidR="006C1B94">
        <w:t xml:space="preserve"> for Lazarus Saturday</w:t>
      </w:r>
      <w:bookmarkEnd w:id="1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20"/>
            <w:r>
              <w:t>With glory befitting You</w:t>
            </w:r>
            <w:commentRangeEnd w:id="1820"/>
            <w:r>
              <w:rPr>
                <w:rStyle w:val="CommentReference"/>
              </w:rPr>
              <w:commentReference w:id="182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21" w:name="_Toc410196231"/>
      <w:bookmarkStart w:id="1822" w:name="_Toc410196473"/>
      <w:bookmarkStart w:id="1823" w:name="_Toc410196975"/>
      <w:bookmarkStart w:id="1824" w:name="_Toc448227664"/>
      <w:r>
        <w:t>Palm Sunday</w:t>
      </w:r>
      <w:bookmarkEnd w:id="1821"/>
      <w:bookmarkEnd w:id="1822"/>
      <w:bookmarkEnd w:id="1823"/>
      <w:bookmarkEnd w:id="1824"/>
    </w:p>
    <w:p w14:paraId="5FD5B809" w14:textId="77777777" w:rsidR="00EC2AEB" w:rsidRPr="001E5E16" w:rsidRDefault="00EC2AEB" w:rsidP="00EC2AEB">
      <w:pPr>
        <w:pStyle w:val="Heading4"/>
      </w:pPr>
      <w:bookmarkStart w:id="1825" w:name="_Ref434478217"/>
      <w:r>
        <w:t xml:space="preserve">The </w:t>
      </w:r>
      <w:r w:rsidR="00FA139D">
        <w:t xml:space="preserve">First </w:t>
      </w:r>
      <w:r>
        <w:t>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6"/>
            <w:r>
              <w:t>To the ages.</w:t>
            </w:r>
            <w:commentRangeEnd w:id="1826"/>
            <w:r>
              <w:rPr>
                <w:rStyle w:val="CommentReference"/>
              </w:rPr>
              <w:commentReference w:id="182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7" w:name="_Ref434478234"/>
      <w:r>
        <w:t>The Second Doxology</w:t>
      </w:r>
      <w:r w:rsidR="00E21EA3">
        <w:t xml:space="preserve"> for Palm Sunday</w:t>
      </w:r>
      <w:bookmarkEnd w:id="1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78"/>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8" w:name="_Ref434478255"/>
      <w:r>
        <w:t>The Third Doxology</w:t>
      </w:r>
      <w:r w:rsidR="00E21EA3">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79"/>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9"/>
            <w:r>
              <w:t xml:space="preserve">is </w:t>
            </w:r>
            <w:commentRangeEnd w:id="1829"/>
            <w:r>
              <w:rPr>
                <w:rStyle w:val="CommentReference"/>
              </w:rPr>
              <w:commentReference w:id="182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30" w:name="_Ref434476417"/>
      <w:r>
        <w:t>The Psali Adam</w:t>
      </w:r>
      <w:r w:rsidR="006C1B94">
        <w:t xml:space="preserve"> for Palm Sunday</w:t>
      </w:r>
      <w:bookmarkEnd w:id="1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31"/>
            <w:r>
              <w:t xml:space="preserve">Offer </w:t>
            </w:r>
            <w:commentRangeEnd w:id="1831"/>
            <w:r>
              <w:rPr>
                <w:rStyle w:val="CommentReference"/>
              </w:rPr>
              <w:commentReference w:id="183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2"/>
            <w:r>
              <w:t>Kranion</w:t>
            </w:r>
            <w:commentRangeEnd w:id="1832"/>
            <w:r>
              <w:rPr>
                <w:rStyle w:val="CommentReference"/>
              </w:rPr>
              <w:commentReference w:id="183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3" w:name="_Toc448227665"/>
      <w:bookmarkStart w:id="1834" w:name="_Toc410196232"/>
      <w:bookmarkStart w:id="1835" w:name="_Toc410196474"/>
      <w:bookmarkStart w:id="1836" w:name="_Toc410196976"/>
      <w:r>
        <w:t>Joyous Saturday</w:t>
      </w:r>
      <w:bookmarkEnd w:id="1833"/>
    </w:p>
    <w:p w14:paraId="65F4337A" w14:textId="2CA465AF" w:rsidR="003E106D" w:rsidRDefault="003E106D" w:rsidP="003E106D">
      <w:pPr>
        <w:pStyle w:val="Heading4"/>
      </w:pPr>
      <w:bookmarkStart w:id="1837" w:name="_Ref435562018"/>
      <w:r>
        <w:t>The Psali Batos for the Joyous Saturday</w:t>
      </w:r>
      <w:bookmarkEnd w:id="18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8"/>
            <w:r>
              <w:t xml:space="preserve">abolished </w:t>
            </w:r>
            <w:commentRangeEnd w:id="1838"/>
            <w:r>
              <w:rPr>
                <w:rStyle w:val="CommentReference"/>
              </w:rPr>
              <w:commentReference w:id="183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9"/>
            <w:r>
              <w:t>power</w:t>
            </w:r>
            <w:commentRangeEnd w:id="1839"/>
            <w:r>
              <w:rPr>
                <w:rStyle w:val="CommentReference"/>
              </w:rPr>
              <w:commentReference w:id="183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40" w:name="_Toc448227666"/>
      <w:r>
        <w:t>Resurrection</w:t>
      </w:r>
      <w:bookmarkEnd w:id="1834"/>
      <w:bookmarkEnd w:id="1835"/>
      <w:bookmarkEnd w:id="1836"/>
      <w:r w:rsidR="003E106D">
        <w:t xml:space="preserve"> Sunday</w:t>
      </w:r>
      <w:bookmarkEnd w:id="1840"/>
    </w:p>
    <w:p w14:paraId="48D283B9" w14:textId="77777777" w:rsidR="00EC2AEB" w:rsidRPr="001E5E16" w:rsidRDefault="00EC2AEB" w:rsidP="00EC2AEB">
      <w:pPr>
        <w:pStyle w:val="Heading4"/>
      </w:pPr>
      <w:bookmarkStart w:id="1841" w:name="_Ref434478294"/>
      <w:r>
        <w:t>The Doxology</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2"/>
            <w:r>
              <w:t>Name</w:t>
            </w:r>
            <w:commentRangeEnd w:id="1842"/>
            <w:r>
              <w:rPr>
                <w:rStyle w:val="CommentReference"/>
              </w:rPr>
              <w:commentReference w:id="184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3" w:name="_Ref434478317"/>
      <w:r>
        <w:t>A</w:t>
      </w:r>
      <w:r w:rsidR="00E21EA3">
        <w:t>nother</w:t>
      </w:r>
      <w:r>
        <w:t xml:space="preserve"> Doxology</w:t>
      </w:r>
      <w:r w:rsidR="00E21EA3">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4" w:name="_Ref434478347"/>
      <w:r>
        <w:t>A Doxology for Archangel Michael</w:t>
      </w:r>
      <w:r w:rsidR="00E21EA3">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80"/>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81"/>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82"/>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5" w:name="_Ref434476440"/>
      <w:r>
        <w:t>The Psali Adam</w:t>
      </w:r>
      <w:r w:rsidR="006C1B94">
        <w:t xml:space="preserve"> for the Resurrection</w:t>
      </w:r>
      <w:bookmarkEnd w:id="18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6" w:name="_Ref434476459"/>
      <w:r>
        <w:t>The Psali Batos</w:t>
      </w:r>
      <w:r w:rsidR="006C1B94">
        <w:t xml:space="preserve"> for the Resurrection</w:t>
      </w:r>
      <w:bookmarkEnd w:id="1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7" w:name="_Toc410196233"/>
      <w:bookmarkStart w:id="1848" w:name="_Toc410196475"/>
      <w:bookmarkStart w:id="1849" w:name="_Toc410196977"/>
      <w:bookmarkStart w:id="1850" w:name="_Toc448227667"/>
      <w:r>
        <w:t>Thomas Sunday</w:t>
      </w:r>
      <w:bookmarkEnd w:id="1847"/>
      <w:bookmarkEnd w:id="1848"/>
      <w:bookmarkEnd w:id="1849"/>
      <w:bookmarkEnd w:id="1850"/>
    </w:p>
    <w:p w14:paraId="1CFE554E" w14:textId="77777777" w:rsidR="00EC2AEB" w:rsidRDefault="00EC2AEB" w:rsidP="00EC2AEB">
      <w:pPr>
        <w:pStyle w:val="Heading4"/>
      </w:pPr>
      <w:bookmarkStart w:id="1851" w:name="_Ref434478375"/>
      <w:r>
        <w:t>The Doxology</w:t>
      </w:r>
      <w:r w:rsidR="00E21EA3">
        <w:t xml:space="preserve"> for Thomas Sunday</w:t>
      </w:r>
      <w:bookmarkEnd w:id="1851"/>
    </w:p>
    <w:p w14:paraId="641B4975" w14:textId="7C5A1AF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C0A06">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C0A06">
        <w:rPr>
          <w:noProof/>
        </w:rPr>
        <w:t>999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83"/>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84"/>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85"/>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86"/>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2"/>
            <w:r>
              <w:t xml:space="preserve">Jesus </w:t>
            </w:r>
            <w:commentRangeEnd w:id="1852"/>
            <w:r>
              <w:rPr>
                <w:rStyle w:val="CommentReference"/>
                <w:rFonts w:ascii="Times New Roman" w:hAnsi="Times New Roman"/>
              </w:rPr>
              <w:commentReference w:id="185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3" w:name="_Toc410196235"/>
      <w:bookmarkStart w:id="1854" w:name="_Toc410196477"/>
      <w:bookmarkStart w:id="1855" w:name="_Toc410196979"/>
      <w:bookmarkStart w:id="1856" w:name="_Toc448227668"/>
      <w:r>
        <w:t>Ascension</w:t>
      </w:r>
      <w:bookmarkEnd w:id="1853"/>
      <w:bookmarkEnd w:id="1854"/>
      <w:bookmarkEnd w:id="1855"/>
      <w:bookmarkEnd w:id="1856"/>
    </w:p>
    <w:p w14:paraId="41C1E8F1" w14:textId="77777777" w:rsidR="00EC2AEB" w:rsidRPr="001E5E16" w:rsidRDefault="00EC2AEB" w:rsidP="00EC2AEB">
      <w:pPr>
        <w:pStyle w:val="Heading4"/>
      </w:pPr>
      <w:bookmarkStart w:id="1857" w:name="_Ref434478556"/>
      <w:r>
        <w:t>The Doxology</w:t>
      </w:r>
      <w:r w:rsidR="00CC1CA8">
        <w:t xml:space="preserve"> for the Ascension</w:t>
      </w:r>
      <w:bookmarkEnd w:id="18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8"/>
            <w:r>
              <w:t>Name</w:t>
            </w:r>
            <w:commentRangeEnd w:id="1858"/>
            <w:r>
              <w:rPr>
                <w:rStyle w:val="CommentReference"/>
              </w:rPr>
              <w:commentReference w:id="185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9"/>
            <w:r>
              <w:t>to Him</w:t>
            </w:r>
            <w:commentRangeEnd w:id="1859"/>
            <w:r>
              <w:rPr>
                <w:rStyle w:val="CommentReference"/>
              </w:rPr>
              <w:commentReference w:id="185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60"/>
            <w:r>
              <w:t>might</w:t>
            </w:r>
            <w:commentRangeEnd w:id="1860"/>
            <w:r>
              <w:rPr>
                <w:rStyle w:val="CommentReference"/>
              </w:rPr>
              <w:commentReference w:id="186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61"/>
            <w:r>
              <w:t xml:space="preserve">Jesus </w:t>
            </w:r>
            <w:commentRangeEnd w:id="1861"/>
            <w:r>
              <w:rPr>
                <w:rStyle w:val="CommentReference"/>
                <w:rFonts w:ascii="Times New Roman" w:hAnsi="Times New Roman"/>
              </w:rPr>
              <w:commentReference w:id="186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2" w:name="_Ref434476482"/>
      <w:r>
        <w:t>The Psali Adam</w:t>
      </w:r>
      <w:r w:rsidR="006C1B94">
        <w:t xml:space="preserve"> for the Ascension</w:t>
      </w:r>
      <w:bookmarkEnd w:id="1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3" w:name="_Ref434476541"/>
      <w:r>
        <w:t>The Psali Batos</w:t>
      </w:r>
      <w:r w:rsidR="006C1B94">
        <w:t xml:space="preserve"> for the Ascension</w:t>
      </w:r>
      <w:bookmarkEnd w:id="1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4"/>
            <w:r>
              <w:t>miracles</w:t>
            </w:r>
            <w:commentRangeEnd w:id="1864"/>
            <w:r>
              <w:rPr>
                <w:rStyle w:val="CommentReference"/>
              </w:rPr>
              <w:commentReference w:id="186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5" w:name="_Toc410196236"/>
      <w:bookmarkStart w:id="1866" w:name="_Toc410196478"/>
      <w:bookmarkStart w:id="1867" w:name="_Toc410196980"/>
      <w:bookmarkStart w:id="1868" w:name="_Toc448227669"/>
      <w:r>
        <w:t>Pentecost</w:t>
      </w:r>
      <w:bookmarkEnd w:id="1865"/>
      <w:bookmarkEnd w:id="1866"/>
      <w:bookmarkEnd w:id="1867"/>
      <w:bookmarkEnd w:id="1868"/>
    </w:p>
    <w:p w14:paraId="79712352" w14:textId="77777777" w:rsidR="00EC2AEB" w:rsidRPr="001E5E16" w:rsidRDefault="00EC2AEB" w:rsidP="00EC2AEB">
      <w:pPr>
        <w:pStyle w:val="Heading4"/>
      </w:pPr>
      <w:bookmarkStart w:id="1869" w:name="_Ref434478581"/>
      <w:r>
        <w:t>The Doxology</w:t>
      </w:r>
      <w:r w:rsidR="00CC1CA8">
        <w:t xml:space="preserve"> for Pentecost</w:t>
      </w:r>
      <w:bookmarkEnd w:id="1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70"/>
            <w:r>
              <w:t>Name</w:t>
            </w:r>
            <w:commentRangeEnd w:id="1870"/>
            <w:r>
              <w:rPr>
                <w:rStyle w:val="CommentReference"/>
              </w:rPr>
              <w:commentReference w:id="187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71"/>
            <w:r>
              <w:t>to Him</w:t>
            </w:r>
            <w:commentRangeEnd w:id="1871"/>
            <w:r>
              <w:rPr>
                <w:rStyle w:val="CommentReference"/>
              </w:rPr>
              <w:commentReference w:id="187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2"/>
            <w:r>
              <w:t>might</w:t>
            </w:r>
            <w:commentRangeEnd w:id="1872"/>
            <w:r>
              <w:rPr>
                <w:rStyle w:val="CommentReference"/>
              </w:rPr>
              <w:commentReference w:id="187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3" w:name="_Ref434476566"/>
      <w:r>
        <w:t>The Psali Adam</w:t>
      </w:r>
      <w:r w:rsidR="006C1B94">
        <w:t xml:space="preserve"> for Pentecost</w:t>
      </w:r>
      <w:bookmarkEnd w:id="1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4" w:name="_Toc410196981"/>
      <w:bookmarkStart w:id="1875" w:name="_Toc448696658"/>
      <w:bookmarkEnd w:id="1783"/>
      <w:r>
        <w:t>Hymns for Koiak</w:t>
      </w:r>
      <w:bookmarkEnd w:id="176"/>
      <w:bookmarkEnd w:id="177"/>
      <w:bookmarkEnd w:id="178"/>
      <w:bookmarkEnd w:id="1874"/>
      <w:bookmarkEnd w:id="1875"/>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3339E14D"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rsidR="000C0A06">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C0A06">
        <w:rPr>
          <w:noProof/>
        </w:rPr>
        <w:t>325</w:t>
      </w:r>
      <w:r w:rsidRPr="005E37D0">
        <w:fldChar w:fldCharType="end"/>
      </w:r>
    </w:p>
    <w:p w14:paraId="525F169E" w14:textId="53AF3598"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rsidR="000C0A06">
        <w:t>Psalm</w:t>
      </w:r>
      <w:r w:rsidR="000C0A06" w:rsidRPr="00AB1781">
        <w:t xml:space="preserve"> 50</w:t>
      </w:r>
      <w:r w:rsidR="000C0A06">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C0A06">
        <w:rPr>
          <w:noProof/>
        </w:rPr>
        <w:t>160</w:t>
      </w:r>
      <w:r w:rsidRPr="005E37D0">
        <w:fldChar w:fldCharType="end"/>
      </w:r>
    </w:p>
    <w:p w14:paraId="3DE39326" w14:textId="1B35C2ED"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rsidR="000C0A06">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C0A06">
        <w:rPr>
          <w:noProof/>
        </w:rPr>
        <w:t>328</w:t>
      </w:r>
      <w:r w:rsidRPr="005E37D0">
        <w:fldChar w:fldCharType="end"/>
      </w:r>
    </w:p>
    <w:p w14:paraId="7E55BA37" w14:textId="6FFA3D54"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rsidR="000C0A06">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C0A06">
        <w:rPr>
          <w:noProof/>
        </w:rPr>
        <w:t>1031</w:t>
      </w:r>
      <w:r w:rsidRPr="005E37D0">
        <w:fldChar w:fldCharType="end"/>
      </w:r>
    </w:p>
    <w:p w14:paraId="0D7887BA" w14:textId="1BCCE0F7"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rsidR="000C0A06">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C0A06">
        <w:rPr>
          <w:noProof/>
        </w:rPr>
        <w:t>1039</w:t>
      </w:r>
      <w:r w:rsidRPr="005E37D0">
        <w:fldChar w:fldCharType="end"/>
      </w:r>
    </w:p>
    <w:p w14:paraId="62F4343C" w14:textId="0A18E581"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rsidR="000C0A06">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C0A06">
        <w:rPr>
          <w:noProof/>
        </w:rPr>
        <w:t>332</w:t>
      </w:r>
      <w:r w:rsidRPr="005E37D0">
        <w:fldChar w:fldCharType="end"/>
      </w:r>
    </w:p>
    <w:p w14:paraId="083BFCAA" w14:textId="2FF24211"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rsidR="000C0A06">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C0A06">
        <w:rPr>
          <w:noProof/>
        </w:rPr>
        <w:t>335</w:t>
      </w:r>
      <w:r w:rsidRPr="005E37D0">
        <w:fldChar w:fldCharType="end"/>
      </w:r>
    </w:p>
    <w:p w14:paraId="6B521EA5" w14:textId="73507EBF"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rsidR="000C0A06">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C0A06">
        <w:rPr>
          <w:noProof/>
        </w:rPr>
        <w:t>1046</w:t>
      </w:r>
      <w:r w:rsidRPr="005E37D0">
        <w:fldChar w:fldCharType="end"/>
      </w:r>
    </w:p>
    <w:p w14:paraId="03A8463A" w14:textId="1522D675"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rsidR="000C0A06">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C0A06">
        <w:rPr>
          <w:noProof/>
        </w:rPr>
        <w:t>455</w:t>
      </w:r>
      <w:r w:rsidRPr="005E37D0">
        <w:fldChar w:fldCharType="end"/>
      </w:r>
    </w:p>
    <w:p w14:paraId="5257A671" w14:textId="4D5E6187"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rsidR="000C0A06">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C0A06">
        <w:rPr>
          <w:noProof/>
        </w:rPr>
        <w:t>460</w:t>
      </w:r>
      <w:r w:rsidRPr="005E37D0">
        <w:fldChar w:fldCharType="end"/>
      </w:r>
    </w:p>
    <w:p w14:paraId="4A30D05B" w14:textId="110E2C2D"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rsidR="000C0A06">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C0A06">
        <w:rPr>
          <w:noProof/>
        </w:rPr>
        <w:t>1093</w:t>
      </w:r>
      <w:r w:rsidRPr="005E37D0">
        <w:fldChar w:fldCharType="end"/>
      </w:r>
    </w:p>
    <w:p w14:paraId="70A36F6C" w14:textId="24BADD40"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rsidR="000C0A06">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C0A06">
        <w:rPr>
          <w:noProof/>
        </w:rPr>
        <w:t>470</w:t>
      </w:r>
      <w:r w:rsidRPr="005E37D0">
        <w:fldChar w:fldCharType="end"/>
      </w:r>
    </w:p>
    <w:p w14:paraId="7E721133" w14:textId="5F27894C"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rsidR="000C0A06">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C0A06">
        <w:rPr>
          <w:noProof/>
        </w:rPr>
        <w:t>472</w:t>
      </w:r>
      <w:r w:rsidRPr="005E37D0">
        <w:fldChar w:fldCharType="end"/>
      </w:r>
    </w:p>
    <w:p w14:paraId="50C431C9" w14:textId="4E8E4FAA"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rsidR="000C0A06">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C0A06">
        <w:rPr>
          <w:noProof/>
        </w:rPr>
        <w:t>1098</w:t>
      </w:r>
      <w:r w:rsidRPr="005E37D0">
        <w:fldChar w:fldCharType="end"/>
      </w:r>
    </w:p>
    <w:p w14:paraId="0E67281B" w14:textId="6C25A702"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rsidR="000C0A06">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000C0A06">
        <w:rPr>
          <w:noProof/>
        </w:rPr>
        <w:t>1050</w:t>
      </w:r>
      <w:r w:rsidRPr="005E37D0">
        <w:fldChar w:fldCharType="end"/>
      </w:r>
    </w:p>
    <w:p w14:paraId="1CA25138" w14:textId="1E0FA647" w:rsidR="004A37A7" w:rsidRPr="005E37D0" w:rsidRDefault="004A37A7" w:rsidP="005E37D0">
      <w:pPr>
        <w:pStyle w:val="EngHang"/>
        <w:tabs>
          <w:tab w:val="right" w:leader="dot" w:pos="8370"/>
        </w:tabs>
      </w:pPr>
      <w:r w:rsidRPr="005E37D0">
        <w:fldChar w:fldCharType="begin"/>
      </w:r>
      <w:r w:rsidRPr="005E37D0">
        <w:instrText xml:space="preserve"> REF _Ref452619873 \h </w:instrText>
      </w:r>
      <w:r w:rsidR="005E37D0">
        <w:instrText xml:space="preserve"> \* MERGEFORMAT </w:instrText>
      </w:r>
      <w:r w:rsidRPr="005E37D0">
        <w:fldChar w:fldCharType="separate"/>
      </w:r>
      <w:r w:rsidR="000C0A06">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C0A06">
        <w:rPr>
          <w:noProof/>
        </w:rPr>
        <w:t>341</w:t>
      </w:r>
      <w:r w:rsidRPr="005E37D0">
        <w:fldChar w:fldCharType="end"/>
      </w:r>
    </w:p>
    <w:p w14:paraId="6C8F66C6" w14:textId="2E91688C"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rsidR="000C0A06">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C0A06">
        <w:rPr>
          <w:noProof/>
        </w:rPr>
        <w:t>344</w:t>
      </w:r>
      <w:r w:rsidRPr="005E37D0">
        <w:fldChar w:fldCharType="end"/>
      </w:r>
    </w:p>
    <w:p w14:paraId="367D6F95" w14:textId="34078932"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rsidR="000C0A06">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C0A06">
        <w:rPr>
          <w:noProof/>
        </w:rPr>
        <w:t>1054</w:t>
      </w:r>
      <w:r w:rsidRPr="005E37D0">
        <w:fldChar w:fldCharType="end"/>
      </w:r>
    </w:p>
    <w:p w14:paraId="550FA27C" w14:textId="34AFE5CA"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rsidR="000C0A06">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C0A06">
        <w:rPr>
          <w:noProof/>
        </w:rPr>
        <w:t>482</w:t>
      </w:r>
      <w:r w:rsidRPr="005E37D0">
        <w:fldChar w:fldCharType="end"/>
      </w:r>
    </w:p>
    <w:p w14:paraId="5D03F746" w14:textId="2A774798"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rsidR="000C0A06">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000C0A06">
        <w:rPr>
          <w:noProof/>
        </w:rPr>
        <w:t>484</w:t>
      </w:r>
      <w:r w:rsidRPr="005E37D0">
        <w:fldChar w:fldCharType="end"/>
      </w:r>
    </w:p>
    <w:p w14:paraId="00C52A45" w14:textId="21B15220"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rsidR="000C0A06">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C0A06">
        <w:rPr>
          <w:noProof/>
        </w:rPr>
        <w:t>1100</w:t>
      </w:r>
      <w:r w:rsidRPr="005E37D0">
        <w:fldChar w:fldCharType="end"/>
      </w:r>
    </w:p>
    <w:p w14:paraId="46F2BDE9" w14:textId="005C995A"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rsidR="000C0A06">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C0A06">
        <w:rPr>
          <w:noProof/>
        </w:rPr>
        <w:t>494</w:t>
      </w:r>
      <w:r w:rsidRPr="005E37D0">
        <w:fldChar w:fldCharType="end"/>
      </w:r>
    </w:p>
    <w:p w14:paraId="145C5296" w14:textId="114E033C"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rsidR="000C0A06">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C0A06">
        <w:rPr>
          <w:noProof/>
        </w:rPr>
        <w:t>496</w:t>
      </w:r>
      <w:r w:rsidRPr="005E37D0">
        <w:fldChar w:fldCharType="end"/>
      </w:r>
    </w:p>
    <w:p w14:paraId="01C09835" w14:textId="41B6622D"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rsidR="000C0A06">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C0A06">
        <w:rPr>
          <w:noProof/>
        </w:rPr>
        <w:t>1105</w:t>
      </w:r>
      <w:r w:rsidRPr="005E37D0">
        <w:fldChar w:fldCharType="end"/>
      </w:r>
    </w:p>
    <w:p w14:paraId="0CBB5A15" w14:textId="1DD82067"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rsidR="000C0A06">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C0A06">
        <w:rPr>
          <w:noProof/>
        </w:rPr>
        <w:t>1058</w:t>
      </w:r>
      <w:r w:rsidRPr="005E37D0">
        <w:fldChar w:fldCharType="end"/>
      </w:r>
    </w:p>
    <w:p w14:paraId="6C041083" w14:textId="44D9294E"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rsidR="000C0A06">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C0A06">
        <w:rPr>
          <w:noProof/>
        </w:rPr>
        <w:t>366</w:t>
      </w:r>
      <w:r w:rsidRPr="005E37D0">
        <w:fldChar w:fldCharType="end"/>
      </w:r>
    </w:p>
    <w:p w14:paraId="74F6AA5D" w14:textId="4D503995"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rsidR="000C0A06">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C0A06">
        <w:rPr>
          <w:noProof/>
        </w:rPr>
        <w:t>377</w:t>
      </w:r>
      <w:r w:rsidRPr="005E37D0">
        <w:fldChar w:fldCharType="end"/>
      </w:r>
    </w:p>
    <w:p w14:paraId="39C38014" w14:textId="02FE404E"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rsidR="000C0A06">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C0A06">
        <w:rPr>
          <w:noProof/>
        </w:rPr>
        <w:t>1062</w:t>
      </w:r>
      <w:r w:rsidRPr="005E37D0">
        <w:fldChar w:fldCharType="end"/>
      </w:r>
    </w:p>
    <w:p w14:paraId="59A54CFF" w14:textId="7514BCDD"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rsidR="000C0A06">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C0A06">
        <w:rPr>
          <w:noProof/>
        </w:rPr>
        <w:t>381</w:t>
      </w:r>
      <w:r w:rsidRPr="005E37D0">
        <w:fldChar w:fldCharType="end"/>
      </w:r>
    </w:p>
    <w:p w14:paraId="2E28DD49" w14:textId="1901455A"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rsidR="000C0A06">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C0A06">
        <w:rPr>
          <w:noProof/>
        </w:rPr>
        <w:t>382</w:t>
      </w:r>
      <w:r w:rsidRPr="005E37D0">
        <w:fldChar w:fldCharType="end"/>
      </w:r>
    </w:p>
    <w:p w14:paraId="49BEA91A" w14:textId="4BA991F6"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rsidR="000C0A06">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C0A06">
        <w:rPr>
          <w:noProof/>
        </w:rPr>
        <w:t>401</w:t>
      </w:r>
      <w:r w:rsidRPr="005E37D0">
        <w:fldChar w:fldCharType="end"/>
      </w:r>
    </w:p>
    <w:p w14:paraId="6846EB43" w14:textId="6D7DCEA4"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rsidR="000C0A06">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000C0A06">
        <w:rPr>
          <w:noProof/>
        </w:rPr>
        <w:t>509</w:t>
      </w:r>
      <w:r w:rsidRPr="005E37D0">
        <w:fldChar w:fldCharType="end"/>
      </w:r>
    </w:p>
    <w:p w14:paraId="5BAB9D0D" w14:textId="0A18B1C9"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rsidR="000C0A06">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C0A06">
        <w:rPr>
          <w:noProof/>
        </w:rPr>
        <w:t>511</w:t>
      </w:r>
      <w:r w:rsidRPr="005E37D0">
        <w:fldChar w:fldCharType="end"/>
      </w:r>
    </w:p>
    <w:p w14:paraId="44C0AC62" w14:textId="5022867E"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rsidR="000C0A06">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C0A06">
        <w:rPr>
          <w:noProof/>
        </w:rPr>
        <w:t>1113</w:t>
      </w:r>
      <w:r w:rsidRPr="005E37D0">
        <w:fldChar w:fldCharType="end"/>
      </w:r>
    </w:p>
    <w:p w14:paraId="3FD9422A" w14:textId="795F610A"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rsidR="000C0A06">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C0A06">
        <w:rPr>
          <w:noProof/>
        </w:rPr>
        <w:t>518</w:t>
      </w:r>
      <w:r w:rsidRPr="005E37D0">
        <w:fldChar w:fldCharType="end"/>
      </w:r>
    </w:p>
    <w:p w14:paraId="1DDA8B0D" w14:textId="3A9EEBE2"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rsidR="000C0A06">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C0A06">
        <w:rPr>
          <w:noProof/>
        </w:rPr>
        <w:t>523</w:t>
      </w:r>
      <w:r w:rsidRPr="005E37D0">
        <w:fldChar w:fldCharType="end"/>
      </w:r>
    </w:p>
    <w:p w14:paraId="7B72A616" w14:textId="2525DA3A"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rsidR="000C0A06">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C0A06">
        <w:rPr>
          <w:noProof/>
        </w:rPr>
        <w:t>1118</w:t>
      </w:r>
      <w:r w:rsidRPr="005E37D0">
        <w:fldChar w:fldCharType="end"/>
      </w:r>
    </w:p>
    <w:p w14:paraId="33E4C436" w14:textId="4213958F"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rsidR="000C0A06">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C0A06">
        <w:rPr>
          <w:noProof/>
        </w:rPr>
        <w:t>1123</w:t>
      </w:r>
      <w:r w:rsidRPr="005E37D0">
        <w:fldChar w:fldCharType="end"/>
      </w:r>
    </w:p>
    <w:p w14:paraId="3726027F" w14:textId="2BCBC7D2"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rsidR="000C0A06">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C0A06">
        <w:rPr>
          <w:noProof/>
        </w:rPr>
        <w:t>1125</w:t>
      </w:r>
      <w:r w:rsidRPr="005E37D0">
        <w:fldChar w:fldCharType="end"/>
      </w:r>
    </w:p>
    <w:p w14:paraId="37FFF9E9" w14:textId="701880AE"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rsidR="000C0A06">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C0A06">
        <w:rPr>
          <w:noProof/>
        </w:rPr>
        <w:t>533</w:t>
      </w:r>
      <w:r w:rsidRPr="005E37D0">
        <w:fldChar w:fldCharType="end"/>
      </w:r>
    </w:p>
    <w:p w14:paraId="1B0DE91D" w14:textId="24EE0B46"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rsidR="000C0A06">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C0A06">
        <w:rPr>
          <w:noProof/>
        </w:rPr>
        <w:t>403</w:t>
      </w:r>
      <w:r w:rsidRPr="005E37D0">
        <w:fldChar w:fldCharType="end"/>
      </w:r>
    </w:p>
    <w:p w14:paraId="1BFC746A" w14:textId="5B2D336E"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rsidR="000C0A06">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C0A06">
        <w:rPr>
          <w:noProof/>
        </w:rPr>
        <w:t>413</w:t>
      </w:r>
      <w:r w:rsidRPr="005E37D0">
        <w:fldChar w:fldCharType="end"/>
      </w:r>
    </w:p>
    <w:p w14:paraId="6D2DA31F" w14:textId="63E5FE85"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rsidR="000C0A06">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C0A06">
        <w:rPr>
          <w:noProof/>
        </w:rPr>
        <w:t>1067</w:t>
      </w:r>
      <w:r w:rsidRPr="005E37D0">
        <w:fldChar w:fldCharType="end"/>
      </w:r>
    </w:p>
    <w:p w14:paraId="2B9CC60A" w14:textId="337B414D"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rsidR="000C0A06">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C0A06">
        <w:rPr>
          <w:noProof/>
        </w:rPr>
        <w:t>419</w:t>
      </w:r>
      <w:r w:rsidRPr="005E37D0">
        <w:fldChar w:fldCharType="end"/>
      </w:r>
    </w:p>
    <w:p w14:paraId="07222319" w14:textId="55389FDD"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rsidR="000C0A06">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C0A06">
        <w:rPr>
          <w:noProof/>
        </w:rPr>
        <w:t>1075</w:t>
      </w:r>
      <w:r w:rsidRPr="005E37D0">
        <w:fldChar w:fldCharType="end"/>
      </w:r>
    </w:p>
    <w:p w14:paraId="2409E4F2" w14:textId="12BBEC60"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rsidR="000C0A06">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C0A06">
        <w:rPr>
          <w:noProof/>
        </w:rPr>
        <w:t>452</w:t>
      </w:r>
      <w:r w:rsidRPr="005E37D0">
        <w:fldChar w:fldCharType="end"/>
      </w:r>
    </w:p>
    <w:p w14:paraId="1B094801" w14:textId="298CFC10"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rsidR="000C0A06">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C0A06">
        <w:rPr>
          <w:noProof/>
        </w:rPr>
        <w:t>55</w:t>
      </w:r>
      <w:r w:rsidRPr="005E37D0">
        <w:fldChar w:fldCharType="end"/>
      </w:r>
    </w:p>
    <w:p w14:paraId="6267D60B" w14:textId="5A47F81F"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C0A06">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C0A06">
        <w:rPr>
          <w:noProof/>
        </w:rPr>
        <w:t>6</w:t>
      </w:r>
      <w:r w:rsidRPr="005E37D0">
        <w:fldChar w:fldCharType="end"/>
      </w:r>
    </w:p>
    <w:p w14:paraId="349B59E0" w14:textId="35AD90E1" w:rsidR="00233CE3" w:rsidRDefault="00134DB2" w:rsidP="00E27B27">
      <w:pPr>
        <w:pStyle w:val="Heading3"/>
      </w:pPr>
      <w:bookmarkStart w:id="1876" w:name="_Ref452619392"/>
      <w:r>
        <w:t>The December or Koiak Canticle</w:t>
      </w:r>
      <w:bookmarkEnd w:id="1876"/>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87"/>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88"/>
      </w:r>
      <w:r>
        <w:t>, manifest Yourself</w:t>
      </w:r>
      <w:r>
        <w:rPr>
          <w:rStyle w:val="FootnoteReference"/>
        </w:rPr>
        <w:footnoteReference w:id="989"/>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90"/>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91"/>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92"/>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93"/>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94"/>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95"/>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96"/>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97"/>
      </w:r>
    </w:p>
    <w:p w14:paraId="6433B72D" w14:textId="77777777" w:rsidR="00394CC7" w:rsidRPr="00AB1781" w:rsidRDefault="00394CC7" w:rsidP="00394CC7">
      <w:pPr>
        <w:pStyle w:val="EnglishHangNoCoptic"/>
      </w:pPr>
      <w:r>
        <w:tab/>
        <w:t>and, “a man was born in her,”</w:t>
      </w:r>
      <w:r>
        <w:rPr>
          <w:rStyle w:val="FootnoteReference"/>
        </w:rPr>
        <w:footnoteReference w:id="998"/>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99"/>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1000"/>
      </w:r>
      <w:r>
        <w:t xml:space="preserve"> flames of fire.</w:t>
      </w:r>
      <w:r w:rsidRPr="00AB1781">
        <w:rPr>
          <w:rStyle w:val="FootnoteReference"/>
        </w:rPr>
        <w:footnoteReference w:id="1001"/>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02"/>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7"/>
      <w:r>
        <w:t>102</w:t>
      </w:r>
      <w:commentRangeEnd w:id="1877"/>
      <w:r w:rsidR="00DE00C0">
        <w:rPr>
          <w:rStyle w:val="CommentReference"/>
          <w:rFonts w:eastAsiaTheme="minorHAnsi" w:cstheme="minorBidi"/>
          <w:color w:val="auto"/>
          <w:lang w:val="en-CA"/>
        </w:rPr>
        <w:commentReference w:id="1877"/>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1003"/>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1004"/>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1005"/>
      </w:r>
      <w:r>
        <w:t xml:space="preserve"> (Ps 67:12)</w:t>
      </w:r>
    </w:p>
    <w:p w14:paraId="5A8ADA75" w14:textId="2EC3EB92" w:rsidR="00486BA4" w:rsidRDefault="00486BA4" w:rsidP="00486BA4">
      <w:pPr>
        <w:pStyle w:val="EnglishHangEndNoCoptic"/>
      </w:pPr>
      <w:r>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06"/>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07"/>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08"/>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09"/>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10"/>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11"/>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12"/>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13"/>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14"/>
      </w:r>
      <w:r>
        <w:t>,</w:t>
      </w:r>
      <w:r w:rsidRPr="00AB1781">
        <w:t xml:space="preserve"> all you </w:t>
      </w:r>
      <w:r>
        <w:t>upright in</w:t>
      </w:r>
      <w:r w:rsidRPr="00AB1781">
        <w:t xml:space="preserve"> heart.</w:t>
      </w:r>
      <w:r w:rsidRPr="00AB1781">
        <w:rPr>
          <w:rStyle w:val="FootnoteReference"/>
        </w:rPr>
        <w:footnoteReference w:id="1015"/>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16"/>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17"/>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18"/>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19"/>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20"/>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8" w:name="_Ref452619413"/>
      <w:r>
        <w:t>Psali Before the First Canticle (A</w:t>
      </w:r>
      <w:r w:rsidR="00E25E68">
        <w:t>gios</w:t>
      </w:r>
      <w:r w:rsidR="00E27B27">
        <w:t xml:space="preserve"> O T</w:t>
      </w:r>
      <w:r w:rsidR="00E25E68">
        <w:t>heo</w:t>
      </w:r>
      <w:r>
        <w:t>s)</w:t>
      </w:r>
      <w:bookmarkEnd w:id="18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21"/>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9" w:name="_Ref452619578"/>
      <w:r>
        <w:rPr>
          <w:sz w:val="24"/>
        </w:rPr>
        <w:t>Psali Adam After the First Canticle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22"/>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23"/>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80" w:name="_Ref452619819"/>
      <w:r>
        <w:rPr>
          <w:sz w:val="24"/>
        </w:rPr>
        <w:t>Psali Adam On (Before) the Second Canticle</w:t>
      </w:r>
      <w:bookmarkEnd w:id="1880"/>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24"/>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81" w:name="_Ref435645565"/>
      <w:r>
        <w:rPr>
          <w:sz w:val="24"/>
        </w:rPr>
        <w:t>Psali Adam After the</w:t>
      </w:r>
      <w:r w:rsidR="00860765">
        <w:t xml:space="preserve"> </w:t>
      </w:r>
      <w:r>
        <w:t>Second Cantilce</w:t>
      </w:r>
      <w:bookmarkEnd w:id="18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2" w:name="_Ref452620167"/>
      <w:bookmarkStart w:id="1883" w:name="_Ref435645593"/>
      <w:r>
        <w:t xml:space="preserve">The Psali </w:t>
      </w:r>
      <w:r w:rsidR="00F71C56">
        <w:t>Adam</w:t>
      </w:r>
      <w:r>
        <w:t xml:space="preserve"> On (Before) the Third Canticle</w:t>
      </w:r>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4" w:name="_Ref452620325"/>
      <w:r>
        <w:t>Psali Batos</w:t>
      </w:r>
      <w:r w:rsidR="00860765">
        <w:rPr>
          <w:lang w:val="en-US"/>
        </w:rPr>
        <w:t xml:space="preserve"> </w:t>
      </w:r>
      <w:r>
        <w:rPr>
          <w:lang w:val="en-US"/>
        </w:rPr>
        <w:t>On (After) the Third Canticle</w:t>
      </w:r>
      <w:bookmarkEnd w:id="1883"/>
      <w:bookmarkEnd w:id="188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5" w:name="_Ref452620881"/>
      <w:r>
        <w:t xml:space="preserve">Hymn on the Sunday </w:t>
      </w:r>
      <w:r w:rsidR="005C6B53">
        <w:t>Psali</w:t>
      </w:r>
      <w:bookmarkEnd w:id="1885"/>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6" w:name="_Ref452620856"/>
      <w:r>
        <w:t>Interpretation on (After) the Sunday Theotokia Part 1</w:t>
      </w:r>
      <w:bookmarkEnd w:id="1886"/>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7" w:name="_Ref452619669"/>
      <w:r>
        <w:t>Hymn on the Monday Theotokia</w:t>
      </w:r>
      <w:bookmarkEnd w:id="1887"/>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8" w:name="_Ref452619779"/>
      <w:r>
        <w:t>Hymn on the Tuesday Theotokia</w:t>
      </w:r>
      <w:bookmarkEnd w:id="1888"/>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9" w:name="_Ref452620017"/>
      <w:r>
        <w:t>Hymn on the Wednesday Theotokia</w:t>
      </w:r>
      <w:bookmarkEnd w:id="1889"/>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90" w:name="_Ref435645467"/>
      <w:r>
        <w:t>Hymn on the Thursday Theotokia (The Fiery Bush)</w:t>
      </w:r>
      <w:bookmarkEnd w:id="1890"/>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25"/>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26"/>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91" w:name="_Ref452620495"/>
      <w:r>
        <w:t>Hymn on the Friday Theotokia</w:t>
      </w:r>
      <w:bookmarkEnd w:id="1891"/>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2" w:name="_Ref452620614"/>
      <w:r>
        <w:t>Hymn on the Saturday Theotokia</w:t>
      </w:r>
      <w:bookmarkEnd w:id="1892"/>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27"/>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3" w:name="_Ref452620695"/>
      <w:r>
        <w:t>The First Batos Lobsh</w:t>
      </w:r>
      <w:bookmarkEnd w:id="1893"/>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4" w:name="_Ref452620704"/>
      <w:r>
        <w:t>The Second Batos Lobsh</w:t>
      </w:r>
      <w:bookmarkEnd w:id="18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5" w:name="_Toc448696659"/>
      <w:r>
        <w:t>Index of Psalis</w:t>
      </w:r>
      <w:bookmarkEnd w:id="1895"/>
    </w:p>
    <w:p w14:paraId="440035E9" w14:textId="572103FC" w:rsidR="003E106D" w:rsidRPr="003E106D" w:rsidRDefault="003E106D" w:rsidP="003E106D">
      <w:pPr>
        <w:pStyle w:val="Heading3"/>
      </w:pPr>
      <w:r>
        <w:t>Seasonal Psalis</w:t>
      </w:r>
    </w:p>
    <w:p w14:paraId="0EFBDCCD" w14:textId="567C6D1C"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C0A06">
        <w:t>The Psali Adam for the Ecclesiastical New Year</w:t>
      </w:r>
      <w:r>
        <w:fldChar w:fldCharType="end"/>
      </w:r>
      <w:r>
        <w:tab/>
      </w:r>
      <w:r>
        <w:fldChar w:fldCharType="begin"/>
      </w:r>
      <w:r>
        <w:instrText xml:space="preserve"> PAGEREF _Ref434473482 \h </w:instrText>
      </w:r>
      <w:r>
        <w:fldChar w:fldCharType="separate"/>
      </w:r>
      <w:r w:rsidR="000C0A06">
        <w:rPr>
          <w:noProof/>
        </w:rPr>
        <w:t>627</w:t>
      </w:r>
      <w:r>
        <w:fldChar w:fldCharType="end"/>
      </w:r>
    </w:p>
    <w:p w14:paraId="6F52649C" w14:textId="4FC133F9"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C0A06">
        <w:t>The Psali Batos for the Ecclesiastical New Year</w:t>
      </w:r>
      <w:r>
        <w:fldChar w:fldCharType="end"/>
      </w:r>
      <w:r>
        <w:tab/>
      </w:r>
      <w:r>
        <w:fldChar w:fldCharType="begin"/>
      </w:r>
      <w:r>
        <w:instrText xml:space="preserve"> PAGEREF _Ref434473530 \h </w:instrText>
      </w:r>
      <w:r>
        <w:fldChar w:fldCharType="separate"/>
      </w:r>
      <w:r w:rsidR="000C0A06">
        <w:rPr>
          <w:noProof/>
        </w:rPr>
        <w:t>632</w:t>
      </w:r>
      <w:r>
        <w:fldChar w:fldCharType="end"/>
      </w:r>
    </w:p>
    <w:p w14:paraId="46EAAC98" w14:textId="00893F36"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C0A06">
        <w:t>The Psali Adam for the Feast of the Cross</w:t>
      </w:r>
      <w:r>
        <w:fldChar w:fldCharType="end"/>
      </w:r>
      <w:r>
        <w:tab/>
      </w:r>
      <w:r>
        <w:fldChar w:fldCharType="begin"/>
      </w:r>
      <w:r>
        <w:instrText xml:space="preserve"> PAGEREF _Ref434474964 \h </w:instrText>
      </w:r>
      <w:r>
        <w:fldChar w:fldCharType="separate"/>
      </w:r>
      <w:r w:rsidR="000C0A06">
        <w:rPr>
          <w:noProof/>
        </w:rPr>
        <w:t>648</w:t>
      </w:r>
      <w:r>
        <w:fldChar w:fldCharType="end"/>
      </w:r>
    </w:p>
    <w:p w14:paraId="33EC2573" w14:textId="273A98CE"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C0A06">
        <w:t>The Psali Batos for the Feast of the Cross</w:t>
      </w:r>
      <w:r>
        <w:fldChar w:fldCharType="end"/>
      </w:r>
      <w:r>
        <w:tab/>
      </w:r>
      <w:r>
        <w:fldChar w:fldCharType="begin"/>
      </w:r>
      <w:r>
        <w:instrText xml:space="preserve"> PAGEREF _Ref434474992 \h </w:instrText>
      </w:r>
      <w:r>
        <w:fldChar w:fldCharType="separate"/>
      </w:r>
      <w:r w:rsidR="000C0A06">
        <w:rPr>
          <w:noProof/>
        </w:rPr>
        <w:t>652</w:t>
      </w:r>
      <w:r>
        <w:fldChar w:fldCharType="end"/>
      </w:r>
    </w:p>
    <w:p w14:paraId="05658BA4" w14:textId="074B7BD1"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C0A06">
        <w:t>The Psali Adam for the 29</w:t>
      </w:r>
      <w:r w:rsidR="000C0A06" w:rsidRPr="00C0205C">
        <w:rPr>
          <w:vertAlign w:val="superscript"/>
        </w:rPr>
        <w:t>th</w:t>
      </w:r>
      <w:r w:rsidR="000C0A06">
        <w:t xml:space="preserve"> of Every Coptic Month</w:t>
      </w:r>
      <w:r>
        <w:fldChar w:fldCharType="end"/>
      </w:r>
      <w:r>
        <w:tab/>
      </w:r>
      <w:r>
        <w:fldChar w:fldCharType="begin"/>
      </w:r>
      <w:r>
        <w:instrText xml:space="preserve"> PAGEREF _Ref435003845 \h </w:instrText>
      </w:r>
      <w:r>
        <w:fldChar w:fldCharType="separate"/>
      </w:r>
      <w:r w:rsidR="000C0A06">
        <w:rPr>
          <w:noProof/>
        </w:rPr>
        <w:t>663</w:t>
      </w:r>
      <w:r>
        <w:fldChar w:fldCharType="end"/>
      </w:r>
    </w:p>
    <w:p w14:paraId="23AAC468" w14:textId="376E809E"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C0A06">
        <w:t>The Psali Batos for the 29</w:t>
      </w:r>
      <w:r w:rsidR="000C0A06" w:rsidRPr="00C0205C">
        <w:rPr>
          <w:vertAlign w:val="superscript"/>
        </w:rPr>
        <w:t>th</w:t>
      </w:r>
      <w:r w:rsidR="000C0A06">
        <w:t xml:space="preserve"> of Every Month</w:t>
      </w:r>
      <w:r>
        <w:fldChar w:fldCharType="end"/>
      </w:r>
      <w:r>
        <w:tab/>
      </w:r>
      <w:r>
        <w:fldChar w:fldCharType="begin"/>
      </w:r>
      <w:r>
        <w:instrText xml:space="preserve"> PAGEREF _Ref435003860 \h </w:instrText>
      </w:r>
      <w:r>
        <w:fldChar w:fldCharType="separate"/>
      </w:r>
      <w:r w:rsidR="000C0A06">
        <w:rPr>
          <w:noProof/>
        </w:rPr>
        <w:t>669</w:t>
      </w:r>
      <w:r>
        <w:fldChar w:fldCharType="end"/>
      </w:r>
    </w:p>
    <w:p w14:paraId="693D9B9A" w14:textId="1212BBBA"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C0A06">
        <w:t>The Sunday Psali Adam for Nativity</w:t>
      </w:r>
      <w:r>
        <w:fldChar w:fldCharType="end"/>
      </w:r>
      <w:r>
        <w:tab/>
      </w:r>
      <w:r>
        <w:fldChar w:fldCharType="begin"/>
      </w:r>
      <w:r>
        <w:instrText xml:space="preserve"> PAGEREF _Ref434475057 \h </w:instrText>
      </w:r>
      <w:r>
        <w:fldChar w:fldCharType="separate"/>
      </w:r>
      <w:r w:rsidR="000C0A06">
        <w:rPr>
          <w:noProof/>
        </w:rPr>
        <w:t>737</w:t>
      </w:r>
      <w:r>
        <w:fldChar w:fldCharType="end"/>
      </w:r>
    </w:p>
    <w:p w14:paraId="7B874A45" w14:textId="69A50870"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C0A06">
        <w:t>The Monday Psali Adam for Nativity</w:t>
      </w:r>
      <w:r>
        <w:fldChar w:fldCharType="end"/>
      </w:r>
      <w:r>
        <w:tab/>
      </w:r>
      <w:r>
        <w:fldChar w:fldCharType="begin"/>
      </w:r>
      <w:r>
        <w:instrText xml:space="preserve"> PAGEREF _Ref434475083 \h </w:instrText>
      </w:r>
      <w:r>
        <w:fldChar w:fldCharType="separate"/>
      </w:r>
      <w:r w:rsidR="000C0A06">
        <w:rPr>
          <w:noProof/>
        </w:rPr>
        <w:t>740</w:t>
      </w:r>
      <w:r>
        <w:fldChar w:fldCharType="end"/>
      </w:r>
    </w:p>
    <w:p w14:paraId="1039256A" w14:textId="687CD101"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C0A06">
        <w:t>The Tuesday Psali Adam for Nativity</w:t>
      </w:r>
      <w:r>
        <w:fldChar w:fldCharType="end"/>
      </w:r>
      <w:r>
        <w:tab/>
      </w:r>
      <w:r>
        <w:fldChar w:fldCharType="begin"/>
      </w:r>
      <w:r>
        <w:instrText xml:space="preserve"> PAGEREF _Ref434475102 \h </w:instrText>
      </w:r>
      <w:r>
        <w:fldChar w:fldCharType="separate"/>
      </w:r>
      <w:r w:rsidR="000C0A06">
        <w:rPr>
          <w:noProof/>
        </w:rPr>
        <w:t>745</w:t>
      </w:r>
      <w:r>
        <w:fldChar w:fldCharType="end"/>
      </w:r>
    </w:p>
    <w:p w14:paraId="7B5D2028" w14:textId="01D1589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C0A06">
        <w:t>The Wednesday Psali Batos for Nativity</w:t>
      </w:r>
      <w:r>
        <w:fldChar w:fldCharType="end"/>
      </w:r>
      <w:r>
        <w:tab/>
      </w:r>
      <w:r>
        <w:fldChar w:fldCharType="begin"/>
      </w:r>
      <w:r>
        <w:instrText xml:space="preserve"> PAGEREF _Ref434475128 \h </w:instrText>
      </w:r>
      <w:r>
        <w:fldChar w:fldCharType="separate"/>
      </w:r>
      <w:r w:rsidR="000C0A06">
        <w:rPr>
          <w:noProof/>
        </w:rPr>
        <w:t>750</w:t>
      </w:r>
      <w:r>
        <w:fldChar w:fldCharType="end"/>
      </w:r>
    </w:p>
    <w:p w14:paraId="3EA797C4" w14:textId="0D8939A2"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C0A06">
        <w:t>The Thursday Psali Batos for Nativity</w:t>
      </w:r>
      <w:r>
        <w:fldChar w:fldCharType="end"/>
      </w:r>
      <w:r>
        <w:tab/>
      </w:r>
      <w:r>
        <w:fldChar w:fldCharType="begin"/>
      </w:r>
      <w:r>
        <w:instrText xml:space="preserve"> PAGEREF _Ref434475150 \h </w:instrText>
      </w:r>
      <w:r>
        <w:fldChar w:fldCharType="separate"/>
      </w:r>
      <w:r w:rsidR="000C0A06">
        <w:rPr>
          <w:noProof/>
        </w:rPr>
        <w:t>754</w:t>
      </w:r>
      <w:r>
        <w:fldChar w:fldCharType="end"/>
      </w:r>
    </w:p>
    <w:p w14:paraId="3E761025" w14:textId="1CD878BD"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C0A06">
        <w:t>The Friday Psali Batos for Nativity</w:t>
      </w:r>
      <w:r>
        <w:fldChar w:fldCharType="end"/>
      </w:r>
      <w:r>
        <w:tab/>
      </w:r>
      <w:r>
        <w:fldChar w:fldCharType="begin"/>
      </w:r>
      <w:r>
        <w:instrText xml:space="preserve"> PAGEREF _Ref434475177 \h </w:instrText>
      </w:r>
      <w:r>
        <w:fldChar w:fldCharType="separate"/>
      </w:r>
      <w:r w:rsidR="000C0A06">
        <w:rPr>
          <w:noProof/>
        </w:rPr>
        <w:t>758</w:t>
      </w:r>
      <w:r>
        <w:fldChar w:fldCharType="end"/>
      </w:r>
    </w:p>
    <w:p w14:paraId="52564264" w14:textId="6D077DBC"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C0A06">
        <w:t>The Saturday Psali Batos for Nativity</w:t>
      </w:r>
      <w:r>
        <w:fldChar w:fldCharType="end"/>
      </w:r>
      <w:r>
        <w:tab/>
      </w:r>
      <w:r>
        <w:fldChar w:fldCharType="begin"/>
      </w:r>
      <w:r>
        <w:instrText xml:space="preserve"> PAGEREF _Ref434475196 \h </w:instrText>
      </w:r>
      <w:r>
        <w:fldChar w:fldCharType="separate"/>
      </w:r>
      <w:r w:rsidR="000C0A06">
        <w:rPr>
          <w:noProof/>
        </w:rPr>
        <w:t>763</w:t>
      </w:r>
      <w:r>
        <w:fldChar w:fldCharType="end"/>
      </w:r>
    </w:p>
    <w:p w14:paraId="523DE632" w14:textId="67744EB9"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C0A06">
        <w:t>The Psali Adam for the Circumcision</w:t>
      </w:r>
      <w:r>
        <w:fldChar w:fldCharType="end"/>
      </w:r>
      <w:r>
        <w:tab/>
      </w:r>
      <w:r>
        <w:fldChar w:fldCharType="begin"/>
      </w:r>
      <w:r>
        <w:instrText xml:space="preserve"> PAGEREF _Ref434475229 \h </w:instrText>
      </w:r>
      <w:r>
        <w:fldChar w:fldCharType="separate"/>
      </w:r>
      <w:r w:rsidR="000C0A06">
        <w:rPr>
          <w:noProof/>
        </w:rPr>
        <w:t>773</w:t>
      </w:r>
      <w:r>
        <w:fldChar w:fldCharType="end"/>
      </w:r>
    </w:p>
    <w:p w14:paraId="2BB4ED46" w14:textId="39B2BFFB"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C0A06">
        <w:t>The Psali Batos for the Circumcision</w:t>
      </w:r>
      <w:r>
        <w:fldChar w:fldCharType="end"/>
      </w:r>
      <w:r>
        <w:tab/>
      </w:r>
      <w:r>
        <w:fldChar w:fldCharType="begin"/>
      </w:r>
      <w:r>
        <w:instrText xml:space="preserve"> PAGEREF _Ref434475252 \h </w:instrText>
      </w:r>
      <w:r>
        <w:fldChar w:fldCharType="separate"/>
      </w:r>
      <w:r w:rsidR="000C0A06">
        <w:rPr>
          <w:noProof/>
        </w:rPr>
        <w:t>777</w:t>
      </w:r>
      <w:r>
        <w:fldChar w:fldCharType="end"/>
      </w:r>
    </w:p>
    <w:p w14:paraId="56FF597D" w14:textId="519AC5FF"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C0A06">
        <w:t>The Sunday Psali Adam for Theophany</w:t>
      </w:r>
      <w:r>
        <w:fldChar w:fldCharType="end"/>
      </w:r>
      <w:r>
        <w:tab/>
      </w:r>
      <w:r>
        <w:fldChar w:fldCharType="begin"/>
      </w:r>
      <w:r>
        <w:instrText xml:space="preserve"> PAGEREF _Ref434475280 \h </w:instrText>
      </w:r>
      <w:r>
        <w:fldChar w:fldCharType="separate"/>
      </w:r>
      <w:r w:rsidR="000C0A06">
        <w:rPr>
          <w:noProof/>
        </w:rPr>
        <w:t>787</w:t>
      </w:r>
      <w:r>
        <w:fldChar w:fldCharType="end"/>
      </w:r>
    </w:p>
    <w:p w14:paraId="1D19000E" w14:textId="4B4CD01F"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C0A06">
        <w:t>The Monday Psali Adam for Theophany</w:t>
      </w:r>
      <w:r>
        <w:fldChar w:fldCharType="end"/>
      </w:r>
      <w:r>
        <w:tab/>
      </w:r>
      <w:r>
        <w:fldChar w:fldCharType="begin"/>
      </w:r>
      <w:r>
        <w:instrText xml:space="preserve"> PAGEREF _Ref434475309 \h </w:instrText>
      </w:r>
      <w:r>
        <w:fldChar w:fldCharType="separate"/>
      </w:r>
      <w:r w:rsidR="000C0A06">
        <w:rPr>
          <w:noProof/>
        </w:rPr>
        <w:t>791</w:t>
      </w:r>
      <w:r>
        <w:fldChar w:fldCharType="end"/>
      </w:r>
    </w:p>
    <w:p w14:paraId="6323E549" w14:textId="3B0B1966"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C0A06">
        <w:t>The Tuesday Psali Adam for Theophany</w:t>
      </w:r>
      <w:r>
        <w:fldChar w:fldCharType="end"/>
      </w:r>
      <w:r>
        <w:tab/>
      </w:r>
      <w:r>
        <w:fldChar w:fldCharType="begin"/>
      </w:r>
      <w:r>
        <w:instrText xml:space="preserve"> PAGEREF _Ref434475331 \h </w:instrText>
      </w:r>
      <w:r>
        <w:fldChar w:fldCharType="separate"/>
      </w:r>
      <w:r w:rsidR="000C0A06">
        <w:rPr>
          <w:noProof/>
        </w:rPr>
        <w:t>794</w:t>
      </w:r>
      <w:r>
        <w:fldChar w:fldCharType="end"/>
      </w:r>
    </w:p>
    <w:p w14:paraId="7320174E" w14:textId="7561B1F8"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C0A06">
        <w:t>The Wednesday Psali Batos for Theophany</w:t>
      </w:r>
      <w:r>
        <w:fldChar w:fldCharType="end"/>
      </w:r>
      <w:r>
        <w:tab/>
      </w:r>
      <w:r>
        <w:fldChar w:fldCharType="begin"/>
      </w:r>
      <w:r>
        <w:instrText xml:space="preserve"> PAGEREF _Ref434475362 \h </w:instrText>
      </w:r>
      <w:r>
        <w:fldChar w:fldCharType="separate"/>
      </w:r>
      <w:r w:rsidR="000C0A06">
        <w:rPr>
          <w:noProof/>
        </w:rPr>
        <w:t>798</w:t>
      </w:r>
      <w:r>
        <w:fldChar w:fldCharType="end"/>
      </w:r>
    </w:p>
    <w:p w14:paraId="312AF9DB" w14:textId="085A70E8"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C0A06">
        <w:t>The Thursday Psali Batos for Theophany</w:t>
      </w:r>
      <w:r>
        <w:fldChar w:fldCharType="end"/>
      </w:r>
      <w:r>
        <w:tab/>
      </w:r>
      <w:r>
        <w:fldChar w:fldCharType="begin"/>
      </w:r>
      <w:r>
        <w:instrText xml:space="preserve"> PAGEREF _Ref434475388 \h </w:instrText>
      </w:r>
      <w:r>
        <w:fldChar w:fldCharType="separate"/>
      </w:r>
      <w:r w:rsidR="000C0A06">
        <w:rPr>
          <w:noProof/>
        </w:rPr>
        <w:t>802</w:t>
      </w:r>
      <w:r>
        <w:fldChar w:fldCharType="end"/>
      </w:r>
    </w:p>
    <w:p w14:paraId="58C01D66" w14:textId="7394AD3F"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C0A06">
        <w:t>The Friday Psali Batos for Theophany</w:t>
      </w:r>
      <w:r>
        <w:fldChar w:fldCharType="end"/>
      </w:r>
      <w:r>
        <w:tab/>
      </w:r>
      <w:r>
        <w:fldChar w:fldCharType="begin"/>
      </w:r>
      <w:r>
        <w:instrText xml:space="preserve"> PAGEREF _Ref434475411 \h </w:instrText>
      </w:r>
      <w:r>
        <w:fldChar w:fldCharType="separate"/>
      </w:r>
      <w:r w:rsidR="000C0A06">
        <w:rPr>
          <w:noProof/>
        </w:rPr>
        <w:t>806</w:t>
      </w:r>
      <w:r>
        <w:fldChar w:fldCharType="end"/>
      </w:r>
    </w:p>
    <w:p w14:paraId="5D34BFE6" w14:textId="233C399B"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C0A06">
        <w:t>The Saturday Psali Batos for Theophany</w:t>
      </w:r>
      <w:r>
        <w:fldChar w:fldCharType="end"/>
      </w:r>
      <w:r>
        <w:tab/>
      </w:r>
      <w:r>
        <w:fldChar w:fldCharType="begin"/>
      </w:r>
      <w:r>
        <w:instrText xml:space="preserve"> PAGEREF _Ref434475434 \h </w:instrText>
      </w:r>
      <w:r>
        <w:fldChar w:fldCharType="separate"/>
      </w:r>
      <w:r w:rsidR="000C0A06">
        <w:rPr>
          <w:noProof/>
        </w:rPr>
        <w:t>810</w:t>
      </w:r>
      <w:r>
        <w:fldChar w:fldCharType="end"/>
      </w:r>
    </w:p>
    <w:p w14:paraId="4BB2BF55" w14:textId="420C30AF"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C0A06">
        <w:t>The Psali Adam for the Wedding of Cana</w:t>
      </w:r>
      <w:r>
        <w:fldChar w:fldCharType="end"/>
      </w:r>
      <w:r>
        <w:tab/>
      </w:r>
      <w:r>
        <w:fldChar w:fldCharType="begin"/>
      </w:r>
      <w:r>
        <w:instrText xml:space="preserve"> PAGEREF _Ref434475472 \h </w:instrText>
      </w:r>
      <w:r>
        <w:fldChar w:fldCharType="separate"/>
      </w:r>
      <w:r w:rsidR="000C0A06">
        <w:rPr>
          <w:noProof/>
        </w:rPr>
        <w:t>816</w:t>
      </w:r>
      <w:r>
        <w:fldChar w:fldCharType="end"/>
      </w:r>
    </w:p>
    <w:p w14:paraId="2363057C" w14:textId="4C670CF1"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C0A06">
        <w:t>The Psali Batos for the Wedding of Cana</w:t>
      </w:r>
      <w:r>
        <w:fldChar w:fldCharType="end"/>
      </w:r>
      <w:r>
        <w:tab/>
      </w:r>
      <w:r>
        <w:fldChar w:fldCharType="begin"/>
      </w:r>
      <w:r>
        <w:instrText xml:space="preserve"> PAGEREF _Ref434475500 \h </w:instrText>
      </w:r>
      <w:r>
        <w:fldChar w:fldCharType="separate"/>
      </w:r>
      <w:r w:rsidR="000C0A06">
        <w:rPr>
          <w:noProof/>
        </w:rPr>
        <w:t>820</w:t>
      </w:r>
      <w:r>
        <w:fldChar w:fldCharType="end"/>
      </w:r>
    </w:p>
    <w:p w14:paraId="28D62537" w14:textId="7252729F"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C0A06">
        <w:t>The Psali Adam for Annunciation</w:t>
      </w:r>
      <w:r>
        <w:fldChar w:fldCharType="end"/>
      </w:r>
      <w:r>
        <w:tab/>
      </w:r>
      <w:r>
        <w:fldChar w:fldCharType="begin"/>
      </w:r>
      <w:r>
        <w:instrText xml:space="preserve"> PAGEREF _Ref434475566 \h </w:instrText>
      </w:r>
      <w:r>
        <w:fldChar w:fldCharType="separate"/>
      </w:r>
      <w:r w:rsidR="000C0A06">
        <w:rPr>
          <w:noProof/>
        </w:rPr>
        <w:t>850</w:t>
      </w:r>
      <w:r>
        <w:fldChar w:fldCharType="end"/>
      </w:r>
    </w:p>
    <w:p w14:paraId="3A5E672D" w14:textId="6BFA1CC3"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C0A06">
        <w:t>The Psali Batos for Annunciation</w:t>
      </w:r>
      <w:r>
        <w:fldChar w:fldCharType="end"/>
      </w:r>
      <w:r>
        <w:tab/>
      </w:r>
      <w:r>
        <w:fldChar w:fldCharType="begin"/>
      </w:r>
      <w:r>
        <w:instrText xml:space="preserve"> PAGEREF _Ref434475591 \h </w:instrText>
      </w:r>
      <w:r>
        <w:fldChar w:fldCharType="separate"/>
      </w:r>
      <w:r w:rsidR="000C0A06">
        <w:rPr>
          <w:noProof/>
        </w:rPr>
        <w:t>854</w:t>
      </w:r>
      <w:r>
        <w:fldChar w:fldCharType="end"/>
      </w:r>
    </w:p>
    <w:p w14:paraId="52A90C07" w14:textId="545A01BF"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C0A06">
        <w:t>The Psali Adam for the Entrance into Egypt</w:t>
      </w:r>
      <w:r>
        <w:fldChar w:fldCharType="end"/>
      </w:r>
      <w:r>
        <w:tab/>
      </w:r>
      <w:r>
        <w:fldChar w:fldCharType="begin"/>
      </w:r>
      <w:r>
        <w:instrText xml:space="preserve"> PAGEREF _Ref434476089 \h </w:instrText>
      </w:r>
      <w:r>
        <w:fldChar w:fldCharType="separate"/>
      </w:r>
      <w:r w:rsidR="000C0A06">
        <w:rPr>
          <w:noProof/>
        </w:rPr>
        <w:t>875</w:t>
      </w:r>
      <w:r>
        <w:fldChar w:fldCharType="end"/>
      </w:r>
    </w:p>
    <w:p w14:paraId="3A3F4AD9" w14:textId="31AF6031"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C0A06">
        <w:t>The Psali Batos for the Entrance into Egypt</w:t>
      </w:r>
      <w:r>
        <w:fldChar w:fldCharType="end"/>
      </w:r>
      <w:r>
        <w:tab/>
      </w:r>
      <w:r>
        <w:fldChar w:fldCharType="begin"/>
      </w:r>
      <w:r>
        <w:instrText xml:space="preserve"> PAGEREF _Ref434476112 \h </w:instrText>
      </w:r>
      <w:r>
        <w:fldChar w:fldCharType="separate"/>
      </w:r>
      <w:r w:rsidR="000C0A06">
        <w:rPr>
          <w:noProof/>
        </w:rPr>
        <w:t>878</w:t>
      </w:r>
      <w:r>
        <w:fldChar w:fldCharType="end"/>
      </w:r>
    </w:p>
    <w:p w14:paraId="29274CA9" w14:textId="6B1319AF"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C0A06">
        <w:t>The Psali Adam for the Apostles’ Fast</w:t>
      </w:r>
      <w:r>
        <w:fldChar w:fldCharType="end"/>
      </w:r>
      <w:r>
        <w:tab/>
      </w:r>
      <w:r>
        <w:fldChar w:fldCharType="begin"/>
      </w:r>
      <w:r>
        <w:instrText xml:space="preserve"> PAGEREF _Ref434476183 \h </w:instrText>
      </w:r>
      <w:r>
        <w:fldChar w:fldCharType="separate"/>
      </w:r>
      <w:r w:rsidR="000C0A06">
        <w:rPr>
          <w:noProof/>
        </w:rPr>
        <w:t>890</w:t>
      </w:r>
      <w:r>
        <w:fldChar w:fldCharType="end"/>
      </w:r>
    </w:p>
    <w:p w14:paraId="63B4C376" w14:textId="1EC68482"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C0A06">
        <w:t>The Psali Batos for the Apostles’ Fast</w:t>
      </w:r>
      <w:r>
        <w:fldChar w:fldCharType="end"/>
      </w:r>
      <w:r>
        <w:tab/>
      </w:r>
      <w:r>
        <w:fldChar w:fldCharType="begin"/>
      </w:r>
      <w:r>
        <w:instrText xml:space="preserve"> PAGEREF _Ref434476204 \h </w:instrText>
      </w:r>
      <w:r>
        <w:fldChar w:fldCharType="separate"/>
      </w:r>
      <w:r w:rsidR="000C0A06">
        <w:rPr>
          <w:noProof/>
        </w:rPr>
        <w:t>893</w:t>
      </w:r>
      <w:r>
        <w:fldChar w:fldCharType="end"/>
      </w:r>
    </w:p>
    <w:p w14:paraId="28BB7E6E" w14:textId="357482DB"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C0A06">
        <w:t>The Psali Adam for the Apostles’ Feast</w:t>
      </w:r>
      <w:r>
        <w:fldChar w:fldCharType="end"/>
      </w:r>
      <w:r>
        <w:tab/>
      </w:r>
      <w:r>
        <w:fldChar w:fldCharType="begin"/>
      </w:r>
      <w:r>
        <w:instrText xml:space="preserve"> PAGEREF _Ref434476236 \h </w:instrText>
      </w:r>
      <w:r>
        <w:fldChar w:fldCharType="separate"/>
      </w:r>
      <w:r w:rsidR="000C0A06">
        <w:rPr>
          <w:noProof/>
        </w:rPr>
        <w:t>908</w:t>
      </w:r>
      <w:r>
        <w:fldChar w:fldCharType="end"/>
      </w:r>
    </w:p>
    <w:p w14:paraId="3BEDFF67" w14:textId="670E47F5"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C0A06">
        <w:t>The Psali Batos for the Apostles’ Feast</w:t>
      </w:r>
      <w:r>
        <w:fldChar w:fldCharType="end"/>
      </w:r>
      <w:r>
        <w:tab/>
      </w:r>
      <w:r>
        <w:fldChar w:fldCharType="begin"/>
      </w:r>
      <w:r>
        <w:instrText xml:space="preserve"> PAGEREF _Ref434476261 \h </w:instrText>
      </w:r>
      <w:r>
        <w:fldChar w:fldCharType="separate"/>
      </w:r>
      <w:r w:rsidR="000C0A06">
        <w:rPr>
          <w:noProof/>
        </w:rPr>
        <w:t>912</w:t>
      </w:r>
      <w:r>
        <w:fldChar w:fldCharType="end"/>
      </w:r>
    </w:p>
    <w:p w14:paraId="346BEA29" w14:textId="1EB4E0CC"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C0A06">
        <w:t>The Psali Adam for the Transfiguration</w:t>
      </w:r>
      <w:r>
        <w:fldChar w:fldCharType="end"/>
      </w:r>
      <w:r>
        <w:tab/>
      </w:r>
      <w:r>
        <w:fldChar w:fldCharType="begin"/>
      </w:r>
      <w:r>
        <w:instrText xml:space="preserve"> PAGEREF _Ref434476299 \h </w:instrText>
      </w:r>
      <w:r>
        <w:fldChar w:fldCharType="separate"/>
      </w:r>
      <w:r w:rsidR="000C0A06">
        <w:rPr>
          <w:noProof/>
        </w:rPr>
        <w:t>933</w:t>
      </w:r>
      <w:r>
        <w:fldChar w:fldCharType="end"/>
      </w:r>
    </w:p>
    <w:p w14:paraId="2B02F545" w14:textId="32FC96AE"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C0A06">
        <w:t>The Psali Batos for the Transfiguration</w:t>
      </w:r>
      <w:r>
        <w:fldChar w:fldCharType="end"/>
      </w:r>
      <w:r>
        <w:tab/>
      </w:r>
      <w:r>
        <w:fldChar w:fldCharType="begin"/>
      </w:r>
      <w:r>
        <w:instrText xml:space="preserve"> PAGEREF _Ref434476316 \h </w:instrText>
      </w:r>
      <w:r>
        <w:fldChar w:fldCharType="separate"/>
      </w:r>
      <w:r w:rsidR="000C0A06">
        <w:rPr>
          <w:noProof/>
        </w:rPr>
        <w:t>936</w:t>
      </w:r>
      <w:r>
        <w:fldChar w:fldCharType="end"/>
      </w:r>
    </w:p>
    <w:p w14:paraId="2B8831C2" w14:textId="752E93C3"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C0A06">
        <w:t>The Psali Adam for Great Lent</w:t>
      </w:r>
      <w:r>
        <w:fldChar w:fldCharType="end"/>
      </w:r>
      <w:r>
        <w:tab/>
      </w:r>
      <w:r>
        <w:fldChar w:fldCharType="begin"/>
      </w:r>
      <w:r>
        <w:instrText xml:space="preserve"> PAGEREF _Ref434476347 \h </w:instrText>
      </w:r>
      <w:r>
        <w:fldChar w:fldCharType="separate"/>
      </w:r>
      <w:r w:rsidR="000C0A06">
        <w:rPr>
          <w:noProof/>
        </w:rPr>
        <w:t>970</w:t>
      </w:r>
      <w:r>
        <w:fldChar w:fldCharType="end"/>
      </w:r>
    </w:p>
    <w:p w14:paraId="22E9A337" w14:textId="14A2D616"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C0A06">
        <w:t>The Psali Batos for Great Lent</w:t>
      </w:r>
      <w:r>
        <w:fldChar w:fldCharType="end"/>
      </w:r>
      <w:r>
        <w:tab/>
      </w:r>
      <w:r>
        <w:fldChar w:fldCharType="begin"/>
      </w:r>
      <w:r>
        <w:instrText xml:space="preserve"> PAGEREF _Ref434476369 \h </w:instrText>
      </w:r>
      <w:r>
        <w:fldChar w:fldCharType="separate"/>
      </w:r>
      <w:r w:rsidR="000C0A06">
        <w:rPr>
          <w:noProof/>
        </w:rPr>
        <w:t>974</w:t>
      </w:r>
      <w:r>
        <w:fldChar w:fldCharType="end"/>
      </w:r>
    </w:p>
    <w:p w14:paraId="7827303F" w14:textId="61535A39"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C0A06">
        <w:t>The Psali Batos for Lazarus Saturday</w:t>
      </w:r>
      <w:r>
        <w:fldChar w:fldCharType="end"/>
      </w:r>
      <w:r>
        <w:tab/>
      </w:r>
      <w:r>
        <w:fldChar w:fldCharType="begin"/>
      </w:r>
      <w:r>
        <w:instrText xml:space="preserve"> PAGEREF _Ref434476394 \h </w:instrText>
      </w:r>
      <w:r>
        <w:fldChar w:fldCharType="separate"/>
      </w:r>
      <w:r w:rsidR="000C0A06">
        <w:rPr>
          <w:noProof/>
        </w:rPr>
        <w:t>979</w:t>
      </w:r>
      <w:r>
        <w:fldChar w:fldCharType="end"/>
      </w:r>
    </w:p>
    <w:p w14:paraId="1272D4BB" w14:textId="15C50A2B"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C0A06">
        <w:t>The Psali Adam for Palm Sunday</w:t>
      </w:r>
      <w:r>
        <w:fldChar w:fldCharType="end"/>
      </w:r>
      <w:r>
        <w:tab/>
      </w:r>
      <w:r>
        <w:fldChar w:fldCharType="begin"/>
      </w:r>
      <w:r>
        <w:instrText xml:space="preserve"> PAGEREF _Ref434476417 \h </w:instrText>
      </w:r>
      <w:r>
        <w:fldChar w:fldCharType="separate"/>
      </w:r>
      <w:r w:rsidR="000C0A06">
        <w:rPr>
          <w:noProof/>
        </w:rPr>
        <w:t>987</w:t>
      </w:r>
      <w:r>
        <w:fldChar w:fldCharType="end"/>
      </w:r>
    </w:p>
    <w:p w14:paraId="0E4E4E45" w14:textId="27410EA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C0A06">
        <w:t>The Psali Batos for the Joyous Saturday</w:t>
      </w:r>
      <w:r>
        <w:fldChar w:fldCharType="end"/>
      </w:r>
      <w:r>
        <w:tab/>
      </w:r>
      <w:r>
        <w:fldChar w:fldCharType="begin"/>
      </w:r>
      <w:r>
        <w:instrText xml:space="preserve"> PAGEREF _Ref435562018 \h </w:instrText>
      </w:r>
      <w:r>
        <w:fldChar w:fldCharType="separate"/>
      </w:r>
      <w:r w:rsidR="000C0A06">
        <w:rPr>
          <w:noProof/>
        </w:rPr>
        <w:t>991</w:t>
      </w:r>
      <w:r>
        <w:fldChar w:fldCharType="end"/>
      </w:r>
    </w:p>
    <w:p w14:paraId="5A57B684" w14:textId="6B6E62AE"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C0A06">
        <w:t>The Psali Adam for the Resurrection</w:t>
      </w:r>
      <w:r>
        <w:fldChar w:fldCharType="end"/>
      </w:r>
      <w:r>
        <w:tab/>
      </w:r>
      <w:r>
        <w:fldChar w:fldCharType="begin"/>
      </w:r>
      <w:r>
        <w:instrText xml:space="preserve"> PAGEREF _Ref434476440 \h </w:instrText>
      </w:r>
      <w:r>
        <w:fldChar w:fldCharType="separate"/>
      </w:r>
      <w:r w:rsidR="000C0A06">
        <w:rPr>
          <w:noProof/>
        </w:rPr>
        <w:t>1003</w:t>
      </w:r>
      <w:r>
        <w:fldChar w:fldCharType="end"/>
      </w:r>
    </w:p>
    <w:p w14:paraId="7201C2B6" w14:textId="0354013E"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C0A06">
        <w:t>The Psali Batos for the Resurrection</w:t>
      </w:r>
      <w:r>
        <w:fldChar w:fldCharType="end"/>
      </w:r>
      <w:r>
        <w:tab/>
      </w:r>
      <w:r>
        <w:fldChar w:fldCharType="begin"/>
      </w:r>
      <w:r>
        <w:instrText xml:space="preserve"> PAGEREF _Ref434476459 \h </w:instrText>
      </w:r>
      <w:r>
        <w:fldChar w:fldCharType="separate"/>
      </w:r>
      <w:r w:rsidR="000C0A06">
        <w:rPr>
          <w:noProof/>
        </w:rPr>
        <w:t>1007</w:t>
      </w:r>
      <w:r>
        <w:fldChar w:fldCharType="end"/>
      </w:r>
    </w:p>
    <w:p w14:paraId="4897BB60" w14:textId="48809FEE"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C0A06">
        <w:t>The Psali Adam for the Ascension</w:t>
      </w:r>
      <w:r>
        <w:fldChar w:fldCharType="end"/>
      </w:r>
      <w:r>
        <w:tab/>
      </w:r>
      <w:r>
        <w:fldChar w:fldCharType="begin"/>
      </w:r>
      <w:r>
        <w:instrText xml:space="preserve"> PAGEREF _Ref434476482 \h </w:instrText>
      </w:r>
      <w:r>
        <w:fldChar w:fldCharType="separate"/>
      </w:r>
      <w:r w:rsidR="000C0A06">
        <w:rPr>
          <w:noProof/>
        </w:rPr>
        <w:t>1014</w:t>
      </w:r>
      <w:r>
        <w:fldChar w:fldCharType="end"/>
      </w:r>
    </w:p>
    <w:p w14:paraId="7FFC2411" w14:textId="5FA8BD2F"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0C0A06">
        <w:t>The Psali Batos for the Ascension</w:t>
      </w:r>
      <w:r>
        <w:fldChar w:fldCharType="end"/>
      </w:r>
      <w:r>
        <w:tab/>
      </w:r>
      <w:r>
        <w:fldChar w:fldCharType="begin"/>
      </w:r>
      <w:r>
        <w:instrText xml:space="preserve"> PAGEREF _Ref434476541 \h </w:instrText>
      </w:r>
      <w:r>
        <w:fldChar w:fldCharType="separate"/>
      </w:r>
      <w:r w:rsidR="000C0A06">
        <w:rPr>
          <w:noProof/>
        </w:rPr>
        <w:t>1018</w:t>
      </w:r>
      <w:r>
        <w:fldChar w:fldCharType="end"/>
      </w:r>
    </w:p>
    <w:p w14:paraId="0700AA59" w14:textId="5B7256BE"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C0A06">
        <w:t>The Psali Adam for Pentecost</w:t>
      </w:r>
      <w:r>
        <w:fldChar w:fldCharType="end"/>
      </w:r>
      <w:r>
        <w:tab/>
      </w:r>
      <w:r>
        <w:fldChar w:fldCharType="begin"/>
      </w:r>
      <w:r>
        <w:instrText xml:space="preserve"> PAGEREF _Ref434476566 \h </w:instrText>
      </w:r>
      <w:r>
        <w:fldChar w:fldCharType="separate"/>
      </w:r>
      <w:r w:rsidR="000C0A06">
        <w:rPr>
          <w:noProof/>
        </w:rPr>
        <w:t>1025</w:t>
      </w:r>
      <w:r>
        <w:fldChar w:fldCharType="end"/>
      </w:r>
    </w:p>
    <w:p w14:paraId="28A2BA4F" w14:textId="553FDEAC" w:rsidR="003E106D" w:rsidRDefault="003E106D" w:rsidP="003E106D">
      <w:pPr>
        <w:pStyle w:val="Heading3"/>
      </w:pPr>
      <w:r>
        <w:t>Saints’ Psalis</w:t>
      </w:r>
    </w:p>
    <w:p w14:paraId="6DAFC3E2" w14:textId="284F6AFC"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C0A06">
        <w:t xml:space="preserve">The Psali </w:t>
      </w:r>
      <w:commentRangeStart w:id="1896"/>
      <w:r w:rsidR="000C0A06">
        <w:t xml:space="preserve">Adam </w:t>
      </w:r>
      <w:commentRangeEnd w:id="1896"/>
      <w:r w:rsidR="000C0A06">
        <w:t>for the Virgin</w:t>
      </w:r>
      <w:r>
        <w:fldChar w:fldCharType="end"/>
      </w:r>
      <w:r>
        <w:tab/>
      </w:r>
      <w:r>
        <w:fldChar w:fldCharType="begin"/>
      </w:r>
      <w:r>
        <w:instrText xml:space="preserve"> PAGEREF _Ref435642763 \h </w:instrText>
      </w:r>
      <w:r>
        <w:fldChar w:fldCharType="separate"/>
      </w:r>
      <w:r w:rsidR="000C0A06">
        <w:rPr>
          <w:noProof/>
        </w:rPr>
        <w:t>940</w:t>
      </w:r>
      <w:r>
        <w:fldChar w:fldCharType="end"/>
      </w:r>
    </w:p>
    <w:p w14:paraId="609D95F6" w14:textId="7D7903C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C0A06">
        <w:t>The Psali Batos for the Virgin</w:t>
      </w:r>
      <w:r>
        <w:fldChar w:fldCharType="end"/>
      </w:r>
      <w:r>
        <w:tab/>
      </w:r>
      <w:r>
        <w:fldChar w:fldCharType="begin"/>
      </w:r>
      <w:r>
        <w:instrText xml:space="preserve"> PAGEREF _Ref435734818 \h </w:instrText>
      </w:r>
      <w:r>
        <w:fldChar w:fldCharType="separate"/>
      </w:r>
      <w:r w:rsidR="000C0A06">
        <w:rPr>
          <w:noProof/>
        </w:rPr>
        <w:t>944</w:t>
      </w:r>
      <w:r>
        <w:fldChar w:fldCharType="end"/>
      </w:r>
    </w:p>
    <w:p w14:paraId="3F93C9B6" w14:textId="77777777" w:rsidR="00B411C9" w:rsidRDefault="00B411C9" w:rsidP="00B411C9">
      <w:pPr>
        <w:pStyle w:val="Heading2"/>
      </w:pPr>
      <w:bookmarkStart w:id="1897" w:name="_Toc448696660"/>
      <w:r>
        <w:t>Index of Doxologies</w:t>
      </w:r>
      <w:bookmarkEnd w:id="1897"/>
    </w:p>
    <w:p w14:paraId="23AE197F" w14:textId="2A15CC4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C0A06">
        <w:t>The Introduction to the Doxologies</w:t>
      </w:r>
      <w:r>
        <w:fldChar w:fldCharType="end"/>
      </w:r>
      <w:r>
        <w:tab/>
      </w:r>
      <w:r>
        <w:fldChar w:fldCharType="begin"/>
      </w:r>
      <w:r>
        <w:instrText xml:space="preserve"> PAGEREF _Ref434477171 \h </w:instrText>
      </w:r>
      <w:r>
        <w:fldChar w:fldCharType="separate"/>
      </w:r>
      <w:r w:rsidR="000C0A06">
        <w:rPr>
          <w:noProof/>
        </w:rPr>
        <w:t>552</w:t>
      </w:r>
      <w:r>
        <w:fldChar w:fldCharType="end"/>
      </w:r>
    </w:p>
    <w:p w14:paraId="6914D076" w14:textId="77777777" w:rsidR="00E21EA3" w:rsidRDefault="00E21EA3" w:rsidP="00E21EA3">
      <w:pPr>
        <w:pStyle w:val="Heading3"/>
      </w:pPr>
      <w:bookmarkStart w:id="1898" w:name="_Ref435642966"/>
      <w:r>
        <w:t>Seasonal Doxologies</w:t>
      </w:r>
      <w:bookmarkEnd w:id="1898"/>
    </w:p>
    <w:p w14:paraId="6A39CB75" w14:textId="77777777" w:rsidR="000C0A06" w:rsidRDefault="00E21EA3" w:rsidP="000C0A06">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C0A06">
        <w:t>The Verses of the Cymbals for Ecclesiastical New Year</w:t>
      </w:r>
    </w:p>
    <w:p w14:paraId="463F3593" w14:textId="77777777" w:rsidR="000C0A06" w:rsidRDefault="000C0A06" w:rsidP="00310979">
      <w:pPr>
        <w:pStyle w:val="Rubric"/>
      </w:pPr>
      <w:r>
        <w:t>Begin with “Amoini mar,” or “Ten oo-osht”, inserting the first verse of the Praxis Response, below, before “Shere ne Maria”, then continue as usual.</w:t>
      </w:r>
    </w:p>
    <w:p w14:paraId="5E8E28F7" w14:textId="74EC2C3F" w:rsidR="00E21EA3" w:rsidRDefault="000C0A06" w:rsidP="00CC1CA8">
      <w:pPr>
        <w:tabs>
          <w:tab w:val="left" w:leader="dot" w:pos="8280"/>
        </w:tabs>
        <w:spacing w:after="0" w:line="240" w:lineRule="auto"/>
      </w:pPr>
      <w:r>
        <w:t>The Doxology for Ecclesiastical New Year</w:t>
      </w:r>
      <w:r w:rsidR="00E21EA3">
        <w:fldChar w:fldCharType="end"/>
      </w:r>
      <w:r w:rsidR="00E21EA3">
        <w:tab/>
      </w:r>
      <w:r w:rsidR="00E21EA3">
        <w:fldChar w:fldCharType="begin"/>
      </w:r>
      <w:r w:rsidR="00E21EA3">
        <w:instrText xml:space="preserve"> PAGEREF _Ref434477358 \h </w:instrText>
      </w:r>
      <w:r w:rsidR="00E21EA3">
        <w:fldChar w:fldCharType="separate"/>
      </w:r>
      <w:r>
        <w:rPr>
          <w:noProof/>
        </w:rPr>
        <w:t>626</w:t>
      </w:r>
      <w:r w:rsidR="00E21EA3">
        <w:fldChar w:fldCharType="end"/>
      </w:r>
    </w:p>
    <w:p w14:paraId="61C2E02C" w14:textId="77777777" w:rsidR="000C0A06" w:rsidRDefault="00E21EA3" w:rsidP="000C0A06">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C0A06">
        <w:t>The Verses for the Verses of the Cymbals for the Feast of the Cross</w:t>
      </w:r>
    </w:p>
    <w:p w14:paraId="0C1EE203" w14:textId="77777777" w:rsidR="000C0A06" w:rsidRPr="00296539" w:rsidRDefault="000C0A06"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39AB26C6" w14:textId="77777777" w:rsidTr="00296539">
        <w:trPr>
          <w:cantSplit/>
          <w:jc w:val="center"/>
        </w:trPr>
        <w:tc>
          <w:tcPr>
            <w:tcW w:w="288" w:type="dxa"/>
          </w:tcPr>
          <w:p w14:paraId="17D14164" w14:textId="77777777" w:rsidR="000C0A06" w:rsidRDefault="000C0A06" w:rsidP="00296539">
            <w:pPr>
              <w:pStyle w:val="CopticCross"/>
            </w:pPr>
          </w:p>
        </w:tc>
        <w:tc>
          <w:tcPr>
            <w:tcW w:w="3960" w:type="dxa"/>
          </w:tcPr>
          <w:p w14:paraId="51C66AED" w14:textId="77777777" w:rsidR="000C0A06" w:rsidRDefault="000C0A06" w:rsidP="00296539">
            <w:pPr>
              <w:pStyle w:val="EngHang"/>
            </w:pPr>
            <w:r>
              <w:t>We, all the children</w:t>
            </w:r>
          </w:p>
          <w:p w14:paraId="4400D885" w14:textId="77777777" w:rsidR="000C0A06" w:rsidRDefault="000C0A06" w:rsidP="00296539">
            <w:pPr>
              <w:pStyle w:val="EngHang"/>
            </w:pPr>
            <w:r>
              <w:t>Of the Orthodox people,</w:t>
            </w:r>
          </w:p>
          <w:p w14:paraId="6F7F38A9" w14:textId="77777777" w:rsidR="000C0A06" w:rsidRDefault="000C0A06" w:rsidP="00296539">
            <w:pPr>
              <w:pStyle w:val="EngHang"/>
            </w:pPr>
            <w:r>
              <w:t>Bow down before the Cross</w:t>
            </w:r>
          </w:p>
          <w:p w14:paraId="7EAD9D22" w14:textId="77777777" w:rsidR="000C0A06" w:rsidRDefault="000C0A06" w:rsidP="00296539">
            <w:pPr>
              <w:pStyle w:val="EngHangEnd"/>
            </w:pPr>
            <w:r>
              <w:t xml:space="preserve">Of my </w:t>
            </w:r>
            <w:r w:rsidRPr="00C140D7">
              <w:t>Lord</w:t>
            </w:r>
            <w:r>
              <w:t xml:space="preserve"> Jesus Christ.</w:t>
            </w:r>
          </w:p>
        </w:tc>
        <w:tc>
          <w:tcPr>
            <w:tcW w:w="288" w:type="dxa"/>
          </w:tcPr>
          <w:p w14:paraId="6572175D" w14:textId="77777777" w:rsidR="000C0A06" w:rsidRDefault="000C0A06" w:rsidP="00296539"/>
        </w:tc>
        <w:tc>
          <w:tcPr>
            <w:tcW w:w="288" w:type="dxa"/>
          </w:tcPr>
          <w:p w14:paraId="64F727EB" w14:textId="77777777" w:rsidR="000C0A06" w:rsidRDefault="000C0A06" w:rsidP="00296539">
            <w:pPr>
              <w:pStyle w:val="CopticCross"/>
            </w:pPr>
          </w:p>
        </w:tc>
        <w:tc>
          <w:tcPr>
            <w:tcW w:w="3960" w:type="dxa"/>
          </w:tcPr>
          <w:p w14:paraId="78C35A1A" w14:textId="77777777" w:rsidR="000C0A06" w:rsidRDefault="000C0A06" w:rsidP="00296539">
            <w:pPr>
              <w:pStyle w:val="CopticVersemulti-line"/>
            </w:pPr>
            <w:r>
              <w:t>Ⲭⲉⲣⲉ ⲡⲓ̀ⲥⲧⲁⲩⲣⲟⲥ:</w:t>
            </w:r>
          </w:p>
          <w:p w14:paraId="7964A1AF" w14:textId="77777777" w:rsidR="000C0A06" w:rsidRDefault="000C0A06" w:rsidP="00296539">
            <w:pPr>
              <w:pStyle w:val="CopticVersemulti-line"/>
            </w:pPr>
            <w:r>
              <w:t>ⲉ̀ⲧⲁⲩⲉϣ Ⲡⲁⲟ̄ⲥ̄ ⲉ̀ⲣⲟϥ:</w:t>
            </w:r>
          </w:p>
          <w:p w14:paraId="249BBBB9" w14:textId="77777777" w:rsidR="000C0A06" w:rsidRDefault="000C0A06" w:rsidP="00296539">
            <w:pPr>
              <w:pStyle w:val="CopticVersemulti-line"/>
            </w:pPr>
            <w:r>
              <w:t>ⲭⲉⲣⲉ ⲡⲓⲙ̀ϩⲁⲩ:</w:t>
            </w:r>
          </w:p>
          <w:p w14:paraId="057D7982" w14:textId="77777777" w:rsidR="000C0A06" w:rsidRPr="00C35319" w:rsidRDefault="000C0A06" w:rsidP="00296539">
            <w:pPr>
              <w:pStyle w:val="CopticHangingVerse"/>
            </w:pPr>
            <w:r>
              <w:t>ⲉ̀ⲧⲁⲩⲭⲱ ⲙ̀ⲡⲉϥⲥⲱⲙⲁ ⲛ̀ϧⲏⲧϥ.</w:t>
            </w:r>
          </w:p>
        </w:tc>
      </w:tr>
      <w:tr w:rsidR="000C0A06" w14:paraId="0B56F4DA" w14:textId="77777777" w:rsidTr="00296539">
        <w:trPr>
          <w:cantSplit/>
          <w:jc w:val="center"/>
        </w:trPr>
        <w:tc>
          <w:tcPr>
            <w:tcW w:w="288" w:type="dxa"/>
          </w:tcPr>
          <w:p w14:paraId="75FB5CC2" w14:textId="77777777" w:rsidR="000C0A06" w:rsidRDefault="000C0A06" w:rsidP="00296539">
            <w:pPr>
              <w:pStyle w:val="CopticCross"/>
            </w:pPr>
            <w:r w:rsidRPr="00FB5ACB">
              <w:t>¿</w:t>
            </w:r>
          </w:p>
        </w:tc>
        <w:tc>
          <w:tcPr>
            <w:tcW w:w="3960" w:type="dxa"/>
          </w:tcPr>
          <w:p w14:paraId="47226EB8" w14:textId="77777777" w:rsidR="000C0A06" w:rsidRDefault="000C0A06" w:rsidP="00296539">
            <w:pPr>
              <w:pStyle w:val="EngHang"/>
              <w:rPr>
                <w:rFonts w:eastAsia="Arial Unicode MS"/>
              </w:rPr>
            </w:pPr>
            <w:r>
              <w:rPr>
                <w:rFonts w:eastAsia="Arial Unicode MS"/>
              </w:rPr>
              <w:t>The Cross is our weapon,</w:t>
            </w:r>
          </w:p>
          <w:p w14:paraId="0EFE6695" w14:textId="77777777" w:rsidR="000C0A06" w:rsidRDefault="000C0A06" w:rsidP="00296539">
            <w:pPr>
              <w:pStyle w:val="EngHang"/>
              <w:rPr>
                <w:rFonts w:eastAsia="Arial Unicode MS"/>
              </w:rPr>
            </w:pPr>
            <w:r>
              <w:rPr>
                <w:rFonts w:eastAsia="Arial Unicode MS"/>
              </w:rPr>
              <w:t>The Cross is our hope,</w:t>
            </w:r>
          </w:p>
          <w:p w14:paraId="50B21E85" w14:textId="77777777" w:rsidR="000C0A06" w:rsidRDefault="000C0A06" w:rsidP="00296539">
            <w:pPr>
              <w:pStyle w:val="EngHang"/>
              <w:rPr>
                <w:rFonts w:eastAsia="Arial Unicode MS"/>
              </w:rPr>
            </w:pPr>
            <w:r>
              <w:rPr>
                <w:rFonts w:eastAsia="Arial Unicode MS"/>
              </w:rPr>
              <w:t>The Cross is our firmness</w:t>
            </w:r>
          </w:p>
          <w:p w14:paraId="5C49BD97" w14:textId="77777777" w:rsidR="000C0A06" w:rsidRPr="00296539" w:rsidRDefault="000C0A06" w:rsidP="00296539">
            <w:pPr>
              <w:pStyle w:val="EngHangEnd"/>
            </w:pPr>
            <w:r>
              <w:rPr>
                <w:rFonts w:eastAsia="Arial Unicode MS"/>
              </w:rPr>
              <w:t>In our troubles and afflictions.</w:t>
            </w:r>
          </w:p>
        </w:tc>
        <w:tc>
          <w:tcPr>
            <w:tcW w:w="288" w:type="dxa"/>
          </w:tcPr>
          <w:p w14:paraId="13FB2B91" w14:textId="77777777" w:rsidR="000C0A06" w:rsidRDefault="000C0A06" w:rsidP="00296539"/>
        </w:tc>
        <w:tc>
          <w:tcPr>
            <w:tcW w:w="288" w:type="dxa"/>
          </w:tcPr>
          <w:p w14:paraId="25C307C2" w14:textId="77777777" w:rsidR="000C0A06" w:rsidRDefault="000C0A06" w:rsidP="00296539">
            <w:pPr>
              <w:pStyle w:val="CopticCross"/>
            </w:pPr>
            <w:r w:rsidRPr="00FB5ACB">
              <w:t>¿</w:t>
            </w:r>
          </w:p>
        </w:tc>
        <w:tc>
          <w:tcPr>
            <w:tcW w:w="3960" w:type="dxa"/>
          </w:tcPr>
          <w:p w14:paraId="460D6C27" w14:textId="77777777" w:rsidR="000C0A06" w:rsidRDefault="000C0A06" w:rsidP="00296539">
            <w:pPr>
              <w:pStyle w:val="CopticVersemulti-line"/>
            </w:pPr>
            <w:r>
              <w:t>Ⲡⲓⲥ̀ⲧⲁⲩⲣⲟⲥ ⲡⲉ ⲡⲉⲛϩⲟⲡⲗⲟⲛ:</w:t>
            </w:r>
          </w:p>
          <w:p w14:paraId="0BFAE35F" w14:textId="77777777" w:rsidR="000C0A06" w:rsidRDefault="000C0A06" w:rsidP="00296539">
            <w:pPr>
              <w:pStyle w:val="CopticVersemulti-line"/>
            </w:pPr>
            <w:r>
              <w:t>ⲡⲓⲥ̀ⲧⲁⲩⲣⲟⲥ ⲡⲉ ⲧⲉⲛϩⲉⲗⲡⲓⲥ:</w:t>
            </w:r>
          </w:p>
          <w:p w14:paraId="32F166C4" w14:textId="77777777" w:rsidR="000C0A06" w:rsidRDefault="000C0A06" w:rsidP="00296539">
            <w:pPr>
              <w:pStyle w:val="CopticVersemulti-line"/>
            </w:pPr>
            <w:r>
              <w:t>ⲡⲓⲥ̀ⲧⲁⲩⲣⲟⲥ ⲡⲉ ⲡⲉⲛⲧⲁϫⲣⲟ:</w:t>
            </w:r>
          </w:p>
          <w:p w14:paraId="720029F8" w14:textId="77777777" w:rsidR="000C0A06" w:rsidRDefault="000C0A06" w:rsidP="00296539">
            <w:pPr>
              <w:pStyle w:val="CopticHangingVerse"/>
            </w:pPr>
            <w:r>
              <w:t>ϧⲉⲛ ⲛⲉⲛϩⲟϫϩⲉϫ ⲛⲉⲙ ⲛⲉⲛⲑ̀ⲗⲓⲯⲓⲥ.</w:t>
            </w:r>
          </w:p>
        </w:tc>
      </w:tr>
    </w:tbl>
    <w:p w14:paraId="0EC66D5E" w14:textId="7BDF06E4" w:rsidR="00E21EA3" w:rsidRDefault="000C0A06" w:rsidP="00CC1CA8">
      <w:pPr>
        <w:tabs>
          <w:tab w:val="left" w:leader="dot" w:pos="8280"/>
        </w:tabs>
        <w:spacing w:after="0" w:line="240" w:lineRule="auto"/>
      </w:pPr>
      <w:r>
        <w:t>The Doxology for the Feast of the Cross</w:t>
      </w:r>
      <w:r w:rsidR="00E21EA3">
        <w:fldChar w:fldCharType="end"/>
      </w:r>
      <w:r w:rsidR="00E21EA3">
        <w:tab/>
      </w:r>
      <w:r w:rsidR="00E21EA3">
        <w:fldChar w:fldCharType="begin"/>
      </w:r>
      <w:r w:rsidR="00E21EA3">
        <w:instrText xml:space="preserve"> PAGEREF _Ref434477443 \h </w:instrText>
      </w:r>
      <w:r w:rsidR="00E21EA3">
        <w:fldChar w:fldCharType="separate"/>
      </w:r>
      <w:r>
        <w:rPr>
          <w:noProof/>
        </w:rPr>
        <w:t>645</w:t>
      </w:r>
      <w:r w:rsidR="00E21EA3">
        <w:fldChar w:fldCharType="end"/>
      </w:r>
    </w:p>
    <w:p w14:paraId="766C6852" w14:textId="77777777" w:rsidR="000C0A06" w:rsidRDefault="00CC1CA8" w:rsidP="009E261C">
      <w:pPr>
        <w:pStyle w:val="Rubric"/>
      </w:pPr>
      <w:r>
        <w:fldChar w:fldCharType="begin"/>
      </w:r>
      <w:r>
        <w:instrText xml:space="preserve"> REF _Ref434478837 \h </w:instrText>
      </w:r>
      <w:r>
        <w:fldChar w:fldCharType="separate"/>
      </w:r>
      <w:r w:rsidR="000C0A06">
        <w:t xml:space="preserve"> four Sundays before the Feast.</w:t>
      </w:r>
    </w:p>
    <w:p w14:paraId="6D5E5642" w14:textId="3BC75728" w:rsidR="00CC1CA8" w:rsidRDefault="000C0A06"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706</w:t>
      </w:r>
      <w:r w:rsidR="00CC1CA8">
        <w:fldChar w:fldCharType="end"/>
      </w:r>
    </w:p>
    <w:p w14:paraId="57201B22" w14:textId="4BFF0D6F"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C0A06">
        <w:t xml:space="preserve">The Second Doxology of December or </w:t>
      </w:r>
      <w:r w:rsidR="000C0A06"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C0A06">
        <w:rPr>
          <w:noProof/>
        </w:rPr>
        <w:t>708</w:t>
      </w:r>
      <w:r>
        <w:fldChar w:fldCharType="end"/>
      </w:r>
    </w:p>
    <w:p w14:paraId="05BDDC9E" w14:textId="658C8BF5"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C0A06">
        <w:t xml:space="preserve">The Third Doxology of December or </w:t>
      </w:r>
      <w:r w:rsidR="000C0A06"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C0A06">
        <w:rPr>
          <w:noProof/>
        </w:rPr>
        <w:t>709</w:t>
      </w:r>
      <w:r>
        <w:fldChar w:fldCharType="end"/>
      </w:r>
    </w:p>
    <w:p w14:paraId="5FC55723" w14:textId="4324B082"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C0A06">
        <w:t xml:space="preserve">The Fourth Doxology of December or </w:t>
      </w:r>
      <w:r w:rsidR="000C0A06"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C0A06">
        <w:rPr>
          <w:noProof/>
        </w:rPr>
        <w:t>711</w:t>
      </w:r>
      <w:r>
        <w:fldChar w:fldCharType="end"/>
      </w:r>
    </w:p>
    <w:p w14:paraId="30ACCD55" w14:textId="22121CF6"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C0A06">
        <w:t xml:space="preserve">The Fifth Doxology of December or </w:t>
      </w:r>
      <w:r w:rsidR="000C0A06"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C0A06">
        <w:rPr>
          <w:noProof/>
        </w:rPr>
        <w:t>712</w:t>
      </w:r>
      <w:r>
        <w:fldChar w:fldCharType="end"/>
      </w:r>
    </w:p>
    <w:p w14:paraId="704DF3C4" w14:textId="55CA33E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C0A06">
        <w:t xml:space="preserve">The Sixth Doxology of December or </w:t>
      </w:r>
      <w:r w:rsidR="000C0A06"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C0A06">
        <w:rPr>
          <w:noProof/>
        </w:rPr>
        <w:t>714</w:t>
      </w:r>
      <w:r>
        <w:fldChar w:fldCharType="end"/>
      </w:r>
    </w:p>
    <w:p w14:paraId="798DA7C0" w14:textId="76BD0760"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C0A06">
        <w:t xml:space="preserve">The Doxology of Archangel Gabriel for December or </w:t>
      </w:r>
      <w:r w:rsidR="000C0A06"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0A06">
        <w:rPr>
          <w:noProof/>
        </w:rPr>
        <w:t>720</w:t>
      </w:r>
      <w:r>
        <w:fldChar w:fldCharType="end"/>
      </w:r>
    </w:p>
    <w:p w14:paraId="4A697333" w14:textId="6500479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C0A06">
        <w:t>The Doxology for the Preparation Day of Nativity</w:t>
      </w:r>
      <w:r>
        <w:fldChar w:fldCharType="end"/>
      </w:r>
      <w:r>
        <w:tab/>
      </w:r>
      <w:r>
        <w:fldChar w:fldCharType="begin"/>
      </w:r>
      <w:r>
        <w:instrText xml:space="preserve"> PAGEREF _Ref434477504 \h </w:instrText>
      </w:r>
      <w:r>
        <w:fldChar w:fldCharType="separate"/>
      </w:r>
      <w:r w:rsidR="000C0A06">
        <w:rPr>
          <w:noProof/>
        </w:rPr>
        <w:t>729</w:t>
      </w:r>
      <w:r>
        <w:fldChar w:fldCharType="end"/>
      </w:r>
    </w:p>
    <w:p w14:paraId="4A754E82" w14:textId="0117F7DF"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C0A06">
        <w:t>The First Doxology for Nativity</w:t>
      </w:r>
      <w:r>
        <w:fldChar w:fldCharType="end"/>
      </w:r>
      <w:r>
        <w:tab/>
      </w:r>
      <w:r>
        <w:fldChar w:fldCharType="begin"/>
      </w:r>
      <w:r>
        <w:instrText xml:space="preserve"> PAGEREF _Ref434477532 \h </w:instrText>
      </w:r>
      <w:r>
        <w:fldChar w:fldCharType="separate"/>
      </w:r>
      <w:r w:rsidR="000C0A06">
        <w:rPr>
          <w:noProof/>
        </w:rPr>
        <w:t>732</w:t>
      </w:r>
      <w:r>
        <w:fldChar w:fldCharType="end"/>
      </w:r>
    </w:p>
    <w:p w14:paraId="1151A90C" w14:textId="5A5DB293"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C0A06">
        <w:t>The Second Doxology for Nativity</w:t>
      </w:r>
      <w:r>
        <w:fldChar w:fldCharType="end"/>
      </w:r>
      <w:r>
        <w:tab/>
      </w:r>
      <w:r>
        <w:fldChar w:fldCharType="begin"/>
      </w:r>
      <w:r>
        <w:instrText xml:space="preserve"> PAGEREF _Ref434477542 \h </w:instrText>
      </w:r>
      <w:r>
        <w:fldChar w:fldCharType="separate"/>
      </w:r>
      <w:r w:rsidR="000C0A06">
        <w:rPr>
          <w:noProof/>
        </w:rPr>
        <w:t>734</w:t>
      </w:r>
      <w:r>
        <w:fldChar w:fldCharType="end"/>
      </w:r>
    </w:p>
    <w:p w14:paraId="04CEE058" w14:textId="274DC825"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C0A06">
        <w:t>The Third Doxology for Nativity</w:t>
      </w:r>
      <w:r>
        <w:fldChar w:fldCharType="end"/>
      </w:r>
      <w:r>
        <w:tab/>
      </w:r>
      <w:r>
        <w:fldChar w:fldCharType="begin"/>
      </w:r>
      <w:r>
        <w:instrText xml:space="preserve"> PAGEREF _Ref434477554 \h </w:instrText>
      </w:r>
      <w:r>
        <w:fldChar w:fldCharType="separate"/>
      </w:r>
      <w:r w:rsidR="000C0A06">
        <w:rPr>
          <w:noProof/>
        </w:rPr>
        <w:t>734</w:t>
      </w:r>
      <w:r>
        <w:fldChar w:fldCharType="end"/>
      </w:r>
    </w:p>
    <w:p w14:paraId="0F813F2D" w14:textId="220AB47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C0A06">
        <w:t>The Doxology for the Circumcision</w:t>
      </w:r>
      <w:r>
        <w:fldChar w:fldCharType="end"/>
      </w:r>
      <w:r>
        <w:tab/>
      </w:r>
      <w:r>
        <w:fldChar w:fldCharType="begin"/>
      </w:r>
      <w:r>
        <w:instrText xml:space="preserve"> PAGEREF _Ref434477590 \h </w:instrText>
      </w:r>
      <w:r>
        <w:fldChar w:fldCharType="separate"/>
      </w:r>
      <w:r w:rsidR="000C0A06">
        <w:rPr>
          <w:noProof/>
        </w:rPr>
        <w:t>772</w:t>
      </w:r>
      <w:r>
        <w:fldChar w:fldCharType="end"/>
      </w:r>
    </w:p>
    <w:p w14:paraId="6C616575" w14:textId="08CA82AF"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C0A06">
        <w:t>An Abridged Doxology for Theophany</w:t>
      </w:r>
      <w:r>
        <w:fldChar w:fldCharType="end"/>
      </w:r>
      <w:r>
        <w:tab/>
      </w:r>
      <w:r>
        <w:fldChar w:fldCharType="begin"/>
      </w:r>
      <w:r>
        <w:instrText xml:space="preserve"> PAGEREF _Ref434477630 \h </w:instrText>
      </w:r>
      <w:r>
        <w:fldChar w:fldCharType="separate"/>
      </w:r>
      <w:r w:rsidR="000C0A06">
        <w:rPr>
          <w:noProof/>
        </w:rPr>
        <w:t>781</w:t>
      </w:r>
      <w:r>
        <w:fldChar w:fldCharType="end"/>
      </w:r>
    </w:p>
    <w:p w14:paraId="6F7E179C" w14:textId="4536891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C0A06">
        <w:t>The First Doxology for Theophany</w:t>
      </w:r>
      <w:r>
        <w:fldChar w:fldCharType="end"/>
      </w:r>
      <w:r>
        <w:tab/>
      </w:r>
      <w:r>
        <w:fldChar w:fldCharType="begin"/>
      </w:r>
      <w:r>
        <w:instrText xml:space="preserve"> PAGEREF _Ref434477641 \h </w:instrText>
      </w:r>
      <w:r>
        <w:fldChar w:fldCharType="separate"/>
      </w:r>
      <w:r w:rsidR="000C0A06">
        <w:rPr>
          <w:noProof/>
        </w:rPr>
        <w:t>783</w:t>
      </w:r>
      <w:r>
        <w:fldChar w:fldCharType="end"/>
      </w:r>
    </w:p>
    <w:p w14:paraId="535CC145" w14:textId="06465F56"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C0A06">
        <w:t>The Second Doxology for Theophany</w:t>
      </w:r>
      <w:r>
        <w:fldChar w:fldCharType="end"/>
      </w:r>
      <w:r>
        <w:tab/>
      </w:r>
      <w:r>
        <w:fldChar w:fldCharType="begin"/>
      </w:r>
      <w:r>
        <w:instrText xml:space="preserve"> PAGEREF _Ref434477660 \h </w:instrText>
      </w:r>
      <w:r>
        <w:fldChar w:fldCharType="separate"/>
      </w:r>
      <w:r w:rsidR="000C0A06">
        <w:rPr>
          <w:noProof/>
        </w:rPr>
        <w:t>785</w:t>
      </w:r>
      <w:r>
        <w:fldChar w:fldCharType="end"/>
      </w:r>
    </w:p>
    <w:p w14:paraId="286F48D0" w14:textId="76A789A1"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C0A06">
        <w:t>The Doxology for the Wedding of Cana</w:t>
      </w:r>
      <w:r>
        <w:fldChar w:fldCharType="end"/>
      </w:r>
      <w:r>
        <w:tab/>
      </w:r>
      <w:r>
        <w:fldChar w:fldCharType="begin"/>
      </w:r>
      <w:r>
        <w:instrText xml:space="preserve"> PAGEREF _Ref434477774 \h </w:instrText>
      </w:r>
      <w:r>
        <w:fldChar w:fldCharType="separate"/>
      </w:r>
      <w:r w:rsidR="000C0A06">
        <w:rPr>
          <w:noProof/>
        </w:rPr>
        <w:t>815</w:t>
      </w:r>
      <w:r>
        <w:fldChar w:fldCharType="end"/>
      </w:r>
    </w:p>
    <w:p w14:paraId="504917BF" w14:textId="0BC2277C"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C0A06">
        <w:t>The Doxology for the Entrance into the Temple</w:t>
      </w:r>
      <w:r>
        <w:fldChar w:fldCharType="end"/>
      </w:r>
      <w:r>
        <w:tab/>
      </w:r>
      <w:r>
        <w:fldChar w:fldCharType="begin"/>
      </w:r>
      <w:r>
        <w:instrText xml:space="preserve"> PAGEREF _Ref434477815 \h </w:instrText>
      </w:r>
      <w:r>
        <w:fldChar w:fldCharType="separate"/>
      </w:r>
      <w:r w:rsidR="000C0A06">
        <w:rPr>
          <w:noProof/>
        </w:rPr>
        <w:t>836</w:t>
      </w:r>
      <w:r>
        <w:fldChar w:fldCharType="end"/>
      </w:r>
    </w:p>
    <w:p w14:paraId="6916AB5D" w14:textId="77777777" w:rsidR="000C0A06" w:rsidRDefault="00E21EA3" w:rsidP="000C0A06">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C0A06">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09373317" w14:textId="77777777" w:rsidTr="004246C3">
        <w:trPr>
          <w:cantSplit/>
          <w:jc w:val="center"/>
        </w:trPr>
        <w:tc>
          <w:tcPr>
            <w:tcW w:w="288" w:type="dxa"/>
          </w:tcPr>
          <w:p w14:paraId="25B8EB66" w14:textId="77777777" w:rsidR="000C0A06" w:rsidRDefault="000C0A06" w:rsidP="004246C3">
            <w:pPr>
              <w:pStyle w:val="CopticCross"/>
            </w:pPr>
          </w:p>
        </w:tc>
        <w:tc>
          <w:tcPr>
            <w:tcW w:w="3960" w:type="dxa"/>
          </w:tcPr>
          <w:p w14:paraId="422B6F03" w14:textId="77777777" w:rsidR="000C0A06" w:rsidRDefault="000C0A06" w:rsidP="004246C3">
            <w:pPr>
              <w:pStyle w:val="EngHang"/>
            </w:pPr>
            <w:r>
              <w:t>Hail to Gabriel</w:t>
            </w:r>
          </w:p>
          <w:p w14:paraId="174EA075" w14:textId="77777777" w:rsidR="000C0A06" w:rsidRDefault="000C0A06" w:rsidP="004246C3">
            <w:pPr>
              <w:pStyle w:val="EngHang"/>
            </w:pPr>
            <w:r>
              <w:t>The Great Archangel,</w:t>
            </w:r>
          </w:p>
          <w:p w14:paraId="3E6E5E3A" w14:textId="77777777" w:rsidR="000C0A06" w:rsidRDefault="000C0A06" w:rsidP="004246C3">
            <w:pPr>
              <w:pStyle w:val="EngHang"/>
            </w:pPr>
            <w:r>
              <w:t>Hail to he who brought Good News</w:t>
            </w:r>
          </w:p>
          <w:p w14:paraId="2B21B9FA" w14:textId="77777777" w:rsidR="000C0A06" w:rsidRDefault="000C0A06" w:rsidP="004246C3">
            <w:pPr>
              <w:pStyle w:val="EngHangEnd"/>
            </w:pPr>
            <w:r>
              <w:t>To the Virgin Mary.</w:t>
            </w:r>
          </w:p>
        </w:tc>
        <w:tc>
          <w:tcPr>
            <w:tcW w:w="288" w:type="dxa"/>
          </w:tcPr>
          <w:p w14:paraId="47E87CAB" w14:textId="77777777" w:rsidR="000C0A06" w:rsidRDefault="000C0A06" w:rsidP="004246C3"/>
        </w:tc>
        <w:tc>
          <w:tcPr>
            <w:tcW w:w="288" w:type="dxa"/>
          </w:tcPr>
          <w:p w14:paraId="3D038596" w14:textId="77777777" w:rsidR="000C0A06" w:rsidRDefault="000C0A06" w:rsidP="004246C3">
            <w:pPr>
              <w:pStyle w:val="CopticCross"/>
            </w:pPr>
          </w:p>
        </w:tc>
        <w:tc>
          <w:tcPr>
            <w:tcW w:w="3960" w:type="dxa"/>
          </w:tcPr>
          <w:p w14:paraId="4B28A0AF" w14:textId="77777777" w:rsidR="000C0A06" w:rsidRDefault="000C0A06" w:rsidP="004246C3">
            <w:pPr>
              <w:pStyle w:val="CopticVersemulti-line"/>
            </w:pPr>
            <w:r>
              <w:t>Ⲭⲉⲣⲉ Ⲅⲁⲃⲣⲓⲏⲗ:</w:t>
            </w:r>
          </w:p>
          <w:p w14:paraId="70A94791" w14:textId="77777777" w:rsidR="000C0A06" w:rsidRDefault="000C0A06" w:rsidP="004246C3">
            <w:pPr>
              <w:pStyle w:val="CopticVersemulti-line"/>
            </w:pPr>
            <w:r>
              <w:t>ⲡⲓⲛⲓϣϯ ⲛ̀ⲁⲣⲭⲏⲁⲅⲅⲉⲗⲟⲥ:</w:t>
            </w:r>
          </w:p>
          <w:p w14:paraId="292B7865" w14:textId="77777777" w:rsidR="000C0A06" w:rsidRDefault="000C0A06" w:rsidP="004246C3">
            <w:pPr>
              <w:pStyle w:val="CopticVersemulti-line"/>
            </w:pPr>
            <w:r>
              <w:t>ⲭⲉⲣⲉ ⲫⲏⲉⲧⲁϥϩⲓϣⲉⲛⲛⲟⲩϥⲓ:</w:t>
            </w:r>
          </w:p>
          <w:p w14:paraId="03B671C5" w14:textId="77777777" w:rsidR="000C0A06" w:rsidRPr="00C35319" w:rsidRDefault="000C0A06" w:rsidP="004246C3">
            <w:pPr>
              <w:pStyle w:val="CopticHangingVerse"/>
            </w:pPr>
            <w:r>
              <w:t>ⲙ̀Ⲙⲁⲣⲓⲁ ϯⲡⲁⲣⲑⲉⲛⲟⲥ.</w:t>
            </w:r>
          </w:p>
        </w:tc>
      </w:tr>
      <w:tr w:rsidR="000C0A06" w14:paraId="3BBE2700" w14:textId="77777777" w:rsidTr="004246C3">
        <w:trPr>
          <w:cantSplit/>
          <w:jc w:val="center"/>
        </w:trPr>
        <w:tc>
          <w:tcPr>
            <w:tcW w:w="288" w:type="dxa"/>
          </w:tcPr>
          <w:p w14:paraId="25AFA664" w14:textId="77777777" w:rsidR="000C0A06" w:rsidRDefault="000C0A06" w:rsidP="004246C3">
            <w:pPr>
              <w:pStyle w:val="CopticCross"/>
            </w:pPr>
          </w:p>
        </w:tc>
        <w:tc>
          <w:tcPr>
            <w:tcW w:w="3960" w:type="dxa"/>
          </w:tcPr>
          <w:p w14:paraId="5E8F042C" w14:textId="77777777" w:rsidR="000C0A06" w:rsidRDefault="000C0A06" w:rsidP="004246C3">
            <w:pPr>
              <w:pStyle w:val="EngHang"/>
            </w:pPr>
            <w:r>
              <w:t>Hail to you who has found grace,</w:t>
            </w:r>
          </w:p>
          <w:p w14:paraId="2F9FEE84" w14:textId="77777777" w:rsidR="000C0A06" w:rsidRDefault="000C0A06" w:rsidP="004246C3">
            <w:pPr>
              <w:pStyle w:val="EngHang"/>
            </w:pPr>
            <w:r>
              <w:t>The Lord is with you;</w:t>
            </w:r>
          </w:p>
          <w:p w14:paraId="258E1253" w14:textId="77777777" w:rsidR="000C0A06" w:rsidRDefault="000C0A06" w:rsidP="004246C3">
            <w:pPr>
              <w:pStyle w:val="EngHang"/>
            </w:pPr>
            <w:r>
              <w:t>Hail to you who accepted</w:t>
            </w:r>
          </w:p>
          <w:p w14:paraId="5661C1DC" w14:textId="77777777" w:rsidR="000C0A06" w:rsidRDefault="000C0A06" w:rsidP="004246C3">
            <w:pPr>
              <w:pStyle w:val="EngHangEnd"/>
            </w:pPr>
            <w:r>
              <w:t>The joy of the world from the angel.</w:t>
            </w:r>
          </w:p>
        </w:tc>
        <w:tc>
          <w:tcPr>
            <w:tcW w:w="288" w:type="dxa"/>
          </w:tcPr>
          <w:p w14:paraId="7F56E83D" w14:textId="77777777" w:rsidR="000C0A06" w:rsidRDefault="000C0A06" w:rsidP="004246C3"/>
        </w:tc>
        <w:tc>
          <w:tcPr>
            <w:tcW w:w="288" w:type="dxa"/>
          </w:tcPr>
          <w:p w14:paraId="44186BC3" w14:textId="77777777" w:rsidR="000C0A06" w:rsidRDefault="000C0A06" w:rsidP="004246C3">
            <w:pPr>
              <w:pStyle w:val="CopticCross"/>
            </w:pPr>
          </w:p>
        </w:tc>
        <w:tc>
          <w:tcPr>
            <w:tcW w:w="3960" w:type="dxa"/>
          </w:tcPr>
          <w:p w14:paraId="77EAFE90" w14:textId="77777777" w:rsidR="000C0A06" w:rsidRDefault="000C0A06" w:rsidP="004246C3">
            <w:pPr>
              <w:pStyle w:val="CopticVersemulti-line"/>
            </w:pPr>
            <w:r>
              <w:t>Ⲭⲉⲣⲉ ⲑⲏⲉⲧⲁⲥϫⲉⲙ ϩ̀ⲙⲟⲧ Ⲡⲟⲥ ⲛⲉⲙⲉ:</w:t>
            </w:r>
          </w:p>
          <w:p w14:paraId="0D34DBA4" w14:textId="77777777" w:rsidR="000C0A06" w:rsidRDefault="000C0A06" w:rsidP="004246C3">
            <w:pPr>
              <w:pStyle w:val="CopticVersemulti-line"/>
            </w:pPr>
            <w:r>
              <w:t>ⲭⲉⲣⲉ ⲑⲏⲉⲧⲁⲥϭⲓ:</w:t>
            </w:r>
          </w:p>
          <w:p w14:paraId="3FDAE9D6" w14:textId="77777777" w:rsidR="000C0A06" w:rsidRDefault="000C0A06" w:rsidP="004246C3">
            <w:pPr>
              <w:pStyle w:val="CopticVersemulti-line"/>
            </w:pPr>
            <w:r>
              <w:t>ⲛ̀ⲧⲉⲛ ⲛⲓⲁⲅⲅⲉⲗⲟⲥ:</w:t>
            </w:r>
          </w:p>
          <w:p w14:paraId="4C49869E" w14:textId="77777777" w:rsidR="000C0A06" w:rsidRDefault="000C0A06" w:rsidP="004246C3">
            <w:pPr>
              <w:pStyle w:val="CopticHangingVerse"/>
            </w:pPr>
            <w:r>
              <w:t>ⲙ̀ⲫ̀ⲣⲁϣⲓ ⲙ̀ⲡⲓⲕⲟⲥⲙⲟⲥ.</w:t>
            </w:r>
          </w:p>
        </w:tc>
      </w:tr>
      <w:tr w:rsidR="000C0A06" w14:paraId="03C6E938" w14:textId="77777777" w:rsidTr="004246C3">
        <w:trPr>
          <w:cantSplit/>
          <w:jc w:val="center"/>
        </w:trPr>
        <w:tc>
          <w:tcPr>
            <w:tcW w:w="288" w:type="dxa"/>
          </w:tcPr>
          <w:p w14:paraId="08EB0F68" w14:textId="77777777" w:rsidR="000C0A06" w:rsidRDefault="000C0A06" w:rsidP="004246C3">
            <w:pPr>
              <w:pStyle w:val="CopticCross"/>
            </w:pPr>
          </w:p>
        </w:tc>
        <w:tc>
          <w:tcPr>
            <w:tcW w:w="3960" w:type="dxa"/>
          </w:tcPr>
          <w:p w14:paraId="3CBACB8B" w14:textId="77777777" w:rsidR="000C0A06" w:rsidRDefault="000C0A06" w:rsidP="004246C3">
            <w:pPr>
              <w:pStyle w:val="EngHang"/>
            </w:pPr>
            <w:r>
              <w:t>He bowed down the heaven of heavens,</w:t>
            </w:r>
          </w:p>
          <w:p w14:paraId="651F6744" w14:textId="77777777" w:rsidR="000C0A06" w:rsidRDefault="000C0A06" w:rsidP="004246C3">
            <w:pPr>
              <w:pStyle w:val="EngHang"/>
            </w:pPr>
            <w:r>
              <w:t>He came to the womb of the virgin;</w:t>
            </w:r>
          </w:p>
          <w:p w14:paraId="00C97865" w14:textId="77777777" w:rsidR="000C0A06" w:rsidRDefault="000C0A06" w:rsidP="004246C3">
            <w:pPr>
              <w:pStyle w:val="EngHang"/>
            </w:pPr>
            <w:r>
              <w:t>He became man like us,</w:t>
            </w:r>
          </w:p>
          <w:p w14:paraId="4C1C6241" w14:textId="77777777" w:rsidR="000C0A06" w:rsidRDefault="000C0A06" w:rsidP="004246C3">
            <w:pPr>
              <w:pStyle w:val="EngHangEnd"/>
            </w:pPr>
            <w:r>
              <w:t>Save for sin only.</w:t>
            </w:r>
          </w:p>
        </w:tc>
        <w:tc>
          <w:tcPr>
            <w:tcW w:w="288" w:type="dxa"/>
          </w:tcPr>
          <w:p w14:paraId="77F22DDB" w14:textId="77777777" w:rsidR="000C0A06" w:rsidRDefault="000C0A06" w:rsidP="004246C3"/>
        </w:tc>
        <w:tc>
          <w:tcPr>
            <w:tcW w:w="288" w:type="dxa"/>
          </w:tcPr>
          <w:p w14:paraId="20D6127D" w14:textId="77777777" w:rsidR="000C0A06" w:rsidRDefault="000C0A06" w:rsidP="004246C3">
            <w:pPr>
              <w:pStyle w:val="CopticCross"/>
            </w:pPr>
          </w:p>
        </w:tc>
        <w:tc>
          <w:tcPr>
            <w:tcW w:w="3960" w:type="dxa"/>
          </w:tcPr>
          <w:p w14:paraId="4F8FF67D" w14:textId="77777777" w:rsidR="000C0A06" w:rsidRDefault="000C0A06" w:rsidP="004246C3">
            <w:pPr>
              <w:pStyle w:val="CopticVersemulti-line"/>
            </w:pPr>
            <w:r>
              <w:t>Ⲁⲣⲉⲕ ⲛⲓⲫⲏⲟⲩ̀ ⲛ̀ⲧⲉ ⲛⲓⲫⲏⲉⲟⲩⲓ̀:</w:t>
            </w:r>
          </w:p>
          <w:p w14:paraId="60EFF246" w14:textId="77777777" w:rsidR="000C0A06" w:rsidRDefault="000C0A06" w:rsidP="004246C3">
            <w:pPr>
              <w:pStyle w:val="CopticVersemulti-line"/>
            </w:pPr>
            <w:r>
              <w:t>ⲁϥⲓ̀ ⲉ̀ⲑ̀ⲙⲏⲧⲣⲁ ⲛ̀ϯⲡⲁⲣⲑⲉⲛⲟⲥ:</w:t>
            </w:r>
          </w:p>
          <w:p w14:paraId="702E519A" w14:textId="77777777" w:rsidR="000C0A06" w:rsidRDefault="000C0A06" w:rsidP="004246C3">
            <w:pPr>
              <w:pStyle w:val="CopticVersemulti-line"/>
            </w:pPr>
            <w:r>
              <w:t>ⲁϥⲉⲣⲣⲱⲙⲓ ⲙ̀ⲡⲉⲛⲣⲏϯ:</w:t>
            </w:r>
          </w:p>
          <w:p w14:paraId="3BFD698C" w14:textId="77777777" w:rsidR="000C0A06" w:rsidRDefault="000C0A06" w:rsidP="004246C3">
            <w:pPr>
              <w:pStyle w:val="CopticHangingVerse"/>
            </w:pPr>
            <w:r>
              <w:t>ϣⲁⲧⲉⲛ ⲫ̀ⲛⲟⲃⲓ ⲙ̀ⲙⲁⲩⲁⲧϥ.</w:t>
            </w:r>
          </w:p>
        </w:tc>
      </w:tr>
    </w:tbl>
    <w:p w14:paraId="1F20DF78" w14:textId="69E4251E" w:rsidR="00E21EA3" w:rsidRDefault="000C0A06" w:rsidP="00CC1CA8">
      <w:pPr>
        <w:tabs>
          <w:tab w:val="left" w:leader="dot" w:pos="8280"/>
        </w:tabs>
        <w:spacing w:after="0" w:line="240" w:lineRule="auto"/>
      </w:pPr>
      <w:r>
        <w:t>The Doxology for the Annunciation</w:t>
      </w:r>
      <w:r w:rsidR="00E21EA3">
        <w:fldChar w:fldCharType="end"/>
      </w:r>
      <w:r w:rsidR="00E21EA3">
        <w:tab/>
      </w:r>
      <w:r w:rsidR="00E21EA3">
        <w:fldChar w:fldCharType="begin"/>
      </w:r>
      <w:r w:rsidR="00E21EA3">
        <w:instrText xml:space="preserve"> PAGEREF _Ref434477856 \h </w:instrText>
      </w:r>
      <w:r w:rsidR="00E21EA3">
        <w:fldChar w:fldCharType="separate"/>
      </w:r>
      <w:r>
        <w:rPr>
          <w:noProof/>
        </w:rPr>
        <w:t>848</w:t>
      </w:r>
      <w:r w:rsidR="00E21EA3">
        <w:fldChar w:fldCharType="end"/>
      </w:r>
    </w:p>
    <w:p w14:paraId="4B29B358" w14:textId="656B98F0"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C0A06">
        <w:t>The Doxology for the Entrance into Egypt</w:t>
      </w:r>
      <w:r>
        <w:fldChar w:fldCharType="end"/>
      </w:r>
      <w:r>
        <w:tab/>
      </w:r>
      <w:r>
        <w:fldChar w:fldCharType="begin"/>
      </w:r>
      <w:r>
        <w:instrText xml:space="preserve"> PAGEREF _Ref434477906 \h </w:instrText>
      </w:r>
      <w:r>
        <w:fldChar w:fldCharType="separate"/>
      </w:r>
      <w:r w:rsidR="000C0A06">
        <w:rPr>
          <w:noProof/>
        </w:rPr>
        <w:t>874</w:t>
      </w:r>
      <w:r>
        <w:fldChar w:fldCharType="end"/>
      </w:r>
    </w:p>
    <w:p w14:paraId="19D20C04" w14:textId="3AFBFC79"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C0A06">
        <w:t>The Doxology of Sts. Peter and Paul</w:t>
      </w:r>
      <w:r>
        <w:fldChar w:fldCharType="end"/>
      </w:r>
      <w:r>
        <w:tab/>
      </w:r>
      <w:r>
        <w:fldChar w:fldCharType="begin"/>
      </w:r>
      <w:r>
        <w:instrText xml:space="preserve"> PAGEREF _Ref434477973 \h </w:instrText>
      </w:r>
      <w:r>
        <w:fldChar w:fldCharType="separate"/>
      </w:r>
      <w:r w:rsidR="000C0A06">
        <w:rPr>
          <w:noProof/>
        </w:rPr>
        <w:t>904</w:t>
      </w:r>
      <w:r>
        <w:fldChar w:fldCharType="end"/>
      </w:r>
    </w:p>
    <w:p w14:paraId="2A23AF26" w14:textId="1E0412AC"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C0A06">
        <w:t>The Doxology of the Transfiguration</w:t>
      </w:r>
      <w:r>
        <w:fldChar w:fldCharType="end"/>
      </w:r>
      <w:r>
        <w:tab/>
      </w:r>
      <w:r>
        <w:fldChar w:fldCharType="begin"/>
      </w:r>
      <w:r>
        <w:instrText xml:space="preserve"> PAGEREF _Ref434478012 \h </w:instrText>
      </w:r>
      <w:r>
        <w:fldChar w:fldCharType="separate"/>
      </w:r>
      <w:r w:rsidR="000C0A06">
        <w:rPr>
          <w:noProof/>
        </w:rPr>
        <w:t>931</w:t>
      </w:r>
      <w:r>
        <w:fldChar w:fldCharType="end"/>
      </w:r>
    </w:p>
    <w:p w14:paraId="36031966" w14:textId="641575AE"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C0A06">
        <w:t>The Doxology of Jonah’s Fast</w:t>
      </w:r>
      <w:r>
        <w:fldChar w:fldCharType="end"/>
      </w:r>
      <w:r>
        <w:tab/>
      </w:r>
      <w:r>
        <w:fldChar w:fldCharType="begin"/>
      </w:r>
      <w:r>
        <w:instrText xml:space="preserve"> PAGEREF _Ref434478053 \h </w:instrText>
      </w:r>
      <w:r>
        <w:fldChar w:fldCharType="separate"/>
      </w:r>
      <w:r w:rsidR="000C0A06">
        <w:rPr>
          <w:noProof/>
        </w:rPr>
        <w:t>956</w:t>
      </w:r>
      <w:r>
        <w:fldChar w:fldCharType="end"/>
      </w:r>
    </w:p>
    <w:p w14:paraId="2FF23AAB" w14:textId="49B21D25"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C0A06">
        <w:t>The Doxology for Saturday and Sunday in Great Lent</w:t>
      </w:r>
      <w:r>
        <w:fldChar w:fldCharType="end"/>
      </w:r>
      <w:r>
        <w:tab/>
      </w:r>
      <w:r>
        <w:fldChar w:fldCharType="begin"/>
      </w:r>
      <w:r>
        <w:instrText xml:space="preserve"> PAGEREF _Ref434478080 \h </w:instrText>
      </w:r>
      <w:r>
        <w:fldChar w:fldCharType="separate"/>
      </w:r>
      <w:r w:rsidR="000C0A06">
        <w:rPr>
          <w:noProof/>
        </w:rPr>
        <w:t>957</w:t>
      </w:r>
      <w:r>
        <w:fldChar w:fldCharType="end"/>
      </w:r>
    </w:p>
    <w:p w14:paraId="7AC17913" w14:textId="0AD97083"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C0A06">
        <w:t>The Doxology for Weekdays in Great Lent</w:t>
      </w:r>
      <w:r>
        <w:fldChar w:fldCharType="end"/>
      </w:r>
      <w:r>
        <w:tab/>
      </w:r>
      <w:r>
        <w:fldChar w:fldCharType="begin"/>
      </w:r>
      <w:r>
        <w:instrText xml:space="preserve"> PAGEREF _Ref434478104 \h </w:instrText>
      </w:r>
      <w:r>
        <w:fldChar w:fldCharType="separate"/>
      </w:r>
      <w:r w:rsidR="000C0A06">
        <w:rPr>
          <w:noProof/>
        </w:rPr>
        <w:t>960</w:t>
      </w:r>
      <w:r>
        <w:fldChar w:fldCharType="end"/>
      </w:r>
    </w:p>
    <w:p w14:paraId="6B4ECEA0" w14:textId="2C442A0E"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C0A06">
        <w:t>A Second Doxology for Weekdays in Great Lent</w:t>
      </w:r>
      <w:r>
        <w:fldChar w:fldCharType="end"/>
      </w:r>
      <w:r>
        <w:tab/>
      </w:r>
      <w:r>
        <w:fldChar w:fldCharType="begin"/>
      </w:r>
      <w:r>
        <w:instrText xml:space="preserve"> PAGEREF _Ref434478128 \h </w:instrText>
      </w:r>
      <w:r>
        <w:fldChar w:fldCharType="separate"/>
      </w:r>
      <w:r w:rsidR="000C0A06">
        <w:rPr>
          <w:noProof/>
        </w:rPr>
        <w:t>961</w:t>
      </w:r>
      <w:r>
        <w:fldChar w:fldCharType="end"/>
      </w:r>
    </w:p>
    <w:p w14:paraId="4959D2BA" w14:textId="371B238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C0A06">
        <w:t>A Third Doxology for Weekdays in Great Lent</w:t>
      </w:r>
      <w:r>
        <w:fldChar w:fldCharType="end"/>
      </w:r>
      <w:r>
        <w:tab/>
      </w:r>
      <w:r>
        <w:fldChar w:fldCharType="begin"/>
      </w:r>
      <w:r>
        <w:instrText xml:space="preserve"> PAGEREF _Ref434478147 \h </w:instrText>
      </w:r>
      <w:r>
        <w:fldChar w:fldCharType="separate"/>
      </w:r>
      <w:r w:rsidR="000C0A06">
        <w:rPr>
          <w:noProof/>
        </w:rPr>
        <w:t>963</w:t>
      </w:r>
      <w:r>
        <w:fldChar w:fldCharType="end"/>
      </w:r>
    </w:p>
    <w:p w14:paraId="15F5F420" w14:textId="1B2A1C7F"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C0A06">
        <w:t>The Fourth Doxology for Great Lent</w:t>
      </w:r>
      <w:r>
        <w:fldChar w:fldCharType="end"/>
      </w:r>
      <w:r>
        <w:tab/>
      </w:r>
      <w:r>
        <w:fldChar w:fldCharType="begin"/>
      </w:r>
      <w:r>
        <w:instrText xml:space="preserve"> PAGEREF _Ref434478172 \h </w:instrText>
      </w:r>
      <w:r>
        <w:fldChar w:fldCharType="separate"/>
      </w:r>
      <w:r w:rsidR="000C0A06">
        <w:rPr>
          <w:noProof/>
        </w:rPr>
        <w:t>965</w:t>
      </w:r>
      <w:r>
        <w:fldChar w:fldCharType="end"/>
      </w:r>
    </w:p>
    <w:p w14:paraId="17A33F34" w14:textId="015D173F"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C0A06">
        <w:t>The Doxology for Lazarus Saturday</w:t>
      </w:r>
      <w:r>
        <w:fldChar w:fldCharType="end"/>
      </w:r>
      <w:r>
        <w:tab/>
      </w:r>
      <w:r>
        <w:fldChar w:fldCharType="begin"/>
      </w:r>
      <w:r>
        <w:instrText xml:space="preserve"> PAGEREF _Ref434478195 \h </w:instrText>
      </w:r>
      <w:r>
        <w:fldChar w:fldCharType="separate"/>
      </w:r>
      <w:r w:rsidR="000C0A06">
        <w:rPr>
          <w:noProof/>
        </w:rPr>
        <w:t>978</w:t>
      </w:r>
      <w:r>
        <w:fldChar w:fldCharType="end"/>
      </w:r>
    </w:p>
    <w:p w14:paraId="6CBC5D9E" w14:textId="3E4D9945"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C0A06">
        <w:t>The First Doxology for Palm Sunday</w:t>
      </w:r>
      <w:r>
        <w:fldChar w:fldCharType="end"/>
      </w:r>
      <w:r>
        <w:tab/>
      </w:r>
      <w:r>
        <w:fldChar w:fldCharType="begin"/>
      </w:r>
      <w:r>
        <w:instrText xml:space="preserve"> PAGEREF _Ref434478217 \h </w:instrText>
      </w:r>
      <w:r>
        <w:fldChar w:fldCharType="separate"/>
      </w:r>
      <w:r w:rsidR="000C0A06">
        <w:rPr>
          <w:noProof/>
        </w:rPr>
        <w:t>983</w:t>
      </w:r>
      <w:r>
        <w:fldChar w:fldCharType="end"/>
      </w:r>
    </w:p>
    <w:p w14:paraId="11606B4A" w14:textId="332E52F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C0A06">
        <w:t>The Second Doxology for Palm Sunday</w:t>
      </w:r>
      <w:r>
        <w:fldChar w:fldCharType="end"/>
      </w:r>
      <w:r>
        <w:tab/>
      </w:r>
      <w:r>
        <w:fldChar w:fldCharType="begin"/>
      </w:r>
      <w:r>
        <w:instrText xml:space="preserve"> PAGEREF _Ref434478234 \h </w:instrText>
      </w:r>
      <w:r>
        <w:fldChar w:fldCharType="separate"/>
      </w:r>
      <w:r w:rsidR="000C0A06">
        <w:rPr>
          <w:noProof/>
        </w:rPr>
        <w:t>984</w:t>
      </w:r>
      <w:r>
        <w:fldChar w:fldCharType="end"/>
      </w:r>
    </w:p>
    <w:p w14:paraId="3B00B725" w14:textId="5B6597C5"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C0A06">
        <w:t>The Third Doxology for Palm Sunday</w:t>
      </w:r>
      <w:r>
        <w:fldChar w:fldCharType="end"/>
      </w:r>
      <w:r>
        <w:tab/>
      </w:r>
      <w:r>
        <w:fldChar w:fldCharType="begin"/>
      </w:r>
      <w:r>
        <w:instrText xml:space="preserve"> PAGEREF _Ref434478255 \h </w:instrText>
      </w:r>
      <w:r>
        <w:fldChar w:fldCharType="separate"/>
      </w:r>
      <w:r w:rsidR="000C0A06">
        <w:rPr>
          <w:noProof/>
        </w:rPr>
        <w:t>986</w:t>
      </w:r>
      <w:r>
        <w:fldChar w:fldCharType="end"/>
      </w:r>
    </w:p>
    <w:p w14:paraId="257EE84D" w14:textId="16D06F5E"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C0A06">
        <w:t>The Doxology for the Resurrection</w:t>
      </w:r>
      <w:r>
        <w:fldChar w:fldCharType="end"/>
      </w:r>
      <w:r>
        <w:tab/>
      </w:r>
      <w:r>
        <w:fldChar w:fldCharType="begin"/>
      </w:r>
      <w:r>
        <w:instrText xml:space="preserve"> PAGEREF _Ref434478294 \h </w:instrText>
      </w:r>
      <w:r>
        <w:fldChar w:fldCharType="separate"/>
      </w:r>
      <w:r w:rsidR="000C0A06">
        <w:rPr>
          <w:noProof/>
        </w:rPr>
        <w:t>999</w:t>
      </w:r>
      <w:r>
        <w:fldChar w:fldCharType="end"/>
      </w:r>
    </w:p>
    <w:p w14:paraId="10A28DFE" w14:textId="1765119D"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C0A06">
        <w:t>Another Doxology for the Resurrection</w:t>
      </w:r>
      <w:r>
        <w:fldChar w:fldCharType="end"/>
      </w:r>
      <w:r>
        <w:tab/>
      </w:r>
      <w:r>
        <w:fldChar w:fldCharType="begin"/>
      </w:r>
      <w:r>
        <w:instrText xml:space="preserve"> PAGEREF _Ref434478317 \h </w:instrText>
      </w:r>
      <w:r>
        <w:fldChar w:fldCharType="separate"/>
      </w:r>
      <w:r w:rsidR="000C0A06">
        <w:rPr>
          <w:noProof/>
        </w:rPr>
        <w:t>1001</w:t>
      </w:r>
      <w:r>
        <w:fldChar w:fldCharType="end"/>
      </w:r>
    </w:p>
    <w:p w14:paraId="472E0FB5" w14:textId="51466572"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C0A06">
        <w:t>A Doxology for Archangel Michael for the Resurrection</w:t>
      </w:r>
      <w:r>
        <w:fldChar w:fldCharType="end"/>
      </w:r>
      <w:r>
        <w:tab/>
      </w:r>
      <w:r>
        <w:fldChar w:fldCharType="begin"/>
      </w:r>
      <w:r>
        <w:instrText xml:space="preserve"> PAGEREF _Ref434478347 \h </w:instrText>
      </w:r>
      <w:r>
        <w:fldChar w:fldCharType="separate"/>
      </w:r>
      <w:r w:rsidR="000C0A06">
        <w:rPr>
          <w:noProof/>
        </w:rPr>
        <w:t>1002</w:t>
      </w:r>
      <w:r>
        <w:fldChar w:fldCharType="end"/>
      </w:r>
    </w:p>
    <w:p w14:paraId="4D1D62B4" w14:textId="2B57A98C"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C0A06">
        <w:t>The Doxology for Thomas Sunday</w:t>
      </w:r>
      <w:r>
        <w:fldChar w:fldCharType="end"/>
      </w:r>
      <w:r>
        <w:tab/>
      </w:r>
      <w:r>
        <w:fldChar w:fldCharType="begin"/>
      </w:r>
      <w:r>
        <w:instrText xml:space="preserve"> PAGEREF _Ref434478375 \h </w:instrText>
      </w:r>
      <w:r>
        <w:fldChar w:fldCharType="separate"/>
      </w:r>
      <w:r w:rsidR="000C0A06">
        <w:rPr>
          <w:noProof/>
        </w:rPr>
        <w:t>1010</w:t>
      </w:r>
      <w:r>
        <w:fldChar w:fldCharType="end"/>
      </w:r>
      <w:r>
        <w:tab/>
      </w:r>
    </w:p>
    <w:p w14:paraId="7B6065F5" w14:textId="40F048A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C0A06">
        <w:t>The Doxology for the Ascension</w:t>
      </w:r>
      <w:r>
        <w:fldChar w:fldCharType="end"/>
      </w:r>
      <w:r>
        <w:tab/>
      </w:r>
      <w:r>
        <w:fldChar w:fldCharType="begin"/>
      </w:r>
      <w:r>
        <w:instrText xml:space="preserve"> PAGEREF _Ref434478556 \h </w:instrText>
      </w:r>
      <w:r>
        <w:fldChar w:fldCharType="separate"/>
      </w:r>
      <w:r w:rsidR="000C0A06">
        <w:rPr>
          <w:noProof/>
        </w:rPr>
        <w:t>1012</w:t>
      </w:r>
      <w:r>
        <w:fldChar w:fldCharType="end"/>
      </w:r>
    </w:p>
    <w:p w14:paraId="3C346EA7" w14:textId="52171C3A"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C0A06">
        <w:t>The Doxology for Pentecost</w:t>
      </w:r>
      <w:r>
        <w:fldChar w:fldCharType="end"/>
      </w:r>
      <w:r>
        <w:tab/>
      </w:r>
      <w:r>
        <w:fldChar w:fldCharType="begin"/>
      </w:r>
      <w:r>
        <w:instrText xml:space="preserve"> PAGEREF _Ref434478581 \h </w:instrText>
      </w:r>
      <w:r>
        <w:fldChar w:fldCharType="separate"/>
      </w:r>
      <w:r w:rsidR="000C0A06">
        <w:rPr>
          <w:noProof/>
        </w:rPr>
        <w:t>1022</w:t>
      </w:r>
      <w:r>
        <w:fldChar w:fldCharType="end"/>
      </w:r>
    </w:p>
    <w:p w14:paraId="4285BFE1" w14:textId="77777777" w:rsidR="00E21EA3" w:rsidRDefault="00E21EA3" w:rsidP="00E21EA3">
      <w:pPr>
        <w:pStyle w:val="Heading3"/>
      </w:pPr>
      <w:bookmarkStart w:id="1899" w:name="_Ref435643009"/>
      <w:r>
        <w:t>Saints’ Doxologies</w:t>
      </w:r>
      <w:bookmarkEnd w:id="1899"/>
    </w:p>
    <w:p w14:paraId="201EF1F5" w14:textId="1E8BA8EC"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C0A06">
        <w:t>The Evening Doxology of the Virgin</w:t>
      </w:r>
      <w:r>
        <w:fldChar w:fldCharType="end"/>
      </w:r>
      <w:r>
        <w:tab/>
      </w:r>
      <w:r>
        <w:fldChar w:fldCharType="begin"/>
      </w:r>
      <w:r>
        <w:instrText xml:space="preserve"> PAGEREF _Ref434487836 \h </w:instrText>
      </w:r>
      <w:r>
        <w:fldChar w:fldCharType="separate"/>
      </w:r>
      <w:r w:rsidR="000C0A06">
        <w:rPr>
          <w:noProof/>
        </w:rPr>
        <w:t>552</w:t>
      </w:r>
      <w:r>
        <w:fldChar w:fldCharType="end"/>
      </w:r>
    </w:p>
    <w:p w14:paraId="5E3507F6" w14:textId="1A804E6B"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C0A06" w:rsidRPr="000C0A06">
        <w:t>The Doxology of the Virgin for Midnight Praise</w:t>
      </w:r>
      <w:r>
        <w:fldChar w:fldCharType="end"/>
      </w:r>
      <w:r>
        <w:tab/>
      </w:r>
      <w:r>
        <w:fldChar w:fldCharType="begin"/>
      </w:r>
      <w:r>
        <w:instrText xml:space="preserve"> PAGEREF _Ref434487891 \h </w:instrText>
      </w:r>
      <w:r>
        <w:fldChar w:fldCharType="separate"/>
      </w:r>
      <w:r w:rsidR="000C0A06">
        <w:rPr>
          <w:noProof/>
        </w:rPr>
        <w:t>401</w:t>
      </w:r>
      <w:r>
        <w:fldChar w:fldCharType="end"/>
      </w:r>
    </w:p>
    <w:p w14:paraId="337F5EE8" w14:textId="1284714E"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C0A06">
        <w:t>The Morning Doxology of the Virgin</w:t>
      </w:r>
      <w:r>
        <w:fldChar w:fldCharType="end"/>
      </w:r>
      <w:r>
        <w:tab/>
      </w:r>
      <w:r>
        <w:fldChar w:fldCharType="begin"/>
      </w:r>
      <w:r>
        <w:instrText xml:space="preserve"> PAGEREF _Ref434487846 \h </w:instrText>
      </w:r>
      <w:r>
        <w:fldChar w:fldCharType="separate"/>
      </w:r>
      <w:r w:rsidR="000C0A06">
        <w:rPr>
          <w:noProof/>
        </w:rPr>
        <w:t>553</w:t>
      </w:r>
      <w:r>
        <w:fldChar w:fldCharType="end"/>
      </w:r>
    </w:p>
    <w:p w14:paraId="3868AB65" w14:textId="3FC50F85"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C0A06">
        <w:t>The Doxology for Archangel Michael</w:t>
      </w:r>
      <w:r>
        <w:fldChar w:fldCharType="end"/>
      </w:r>
      <w:r>
        <w:tab/>
      </w:r>
      <w:r>
        <w:fldChar w:fldCharType="begin"/>
      </w:r>
      <w:r>
        <w:instrText xml:space="preserve"> PAGEREF _Ref434487967 \h </w:instrText>
      </w:r>
      <w:r>
        <w:fldChar w:fldCharType="separate"/>
      </w:r>
      <w:r w:rsidR="000C0A06">
        <w:rPr>
          <w:noProof/>
        </w:rPr>
        <w:t>688</w:t>
      </w:r>
      <w:r>
        <w:fldChar w:fldCharType="end"/>
      </w:r>
    </w:p>
    <w:p w14:paraId="2284159D" w14:textId="3CB3E49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C0A06">
        <w:t xml:space="preserve">The Doxology of Archangel Gabriel for December or </w:t>
      </w:r>
      <w:r w:rsidR="000C0A06"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0A06">
        <w:rPr>
          <w:noProof/>
        </w:rPr>
        <w:t>720</w:t>
      </w:r>
      <w:r>
        <w:fldChar w:fldCharType="end"/>
      </w:r>
    </w:p>
    <w:p w14:paraId="403DEC4C" w14:textId="2F5A9A62"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C0A06">
        <w:t>The Doxology for Archangel Gabriel, the Evangelist of Daniel</w:t>
      </w:r>
      <w:r>
        <w:fldChar w:fldCharType="end"/>
      </w:r>
      <w:r>
        <w:tab/>
      </w:r>
      <w:r>
        <w:fldChar w:fldCharType="begin"/>
      </w:r>
      <w:r>
        <w:instrText xml:space="preserve"> PAGEREF _Ref434488149 \h </w:instrText>
      </w:r>
      <w:r>
        <w:fldChar w:fldCharType="separate"/>
      </w:r>
      <w:r w:rsidR="000C0A06">
        <w:rPr>
          <w:noProof/>
        </w:rPr>
        <w:t>898</w:t>
      </w:r>
      <w:r>
        <w:fldChar w:fldCharType="end"/>
      </w:r>
    </w:p>
    <w:p w14:paraId="229EE54B" w14:textId="54C5E8B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C0A06">
        <w:t>The Doxology for Michael and Gabriel</w:t>
      </w:r>
      <w:r>
        <w:fldChar w:fldCharType="end"/>
      </w:r>
      <w:r>
        <w:tab/>
      </w:r>
      <w:r>
        <w:fldChar w:fldCharType="begin"/>
      </w:r>
      <w:r>
        <w:instrText xml:space="preserve"> PAGEREF _Ref434487984 \h </w:instrText>
      </w:r>
      <w:r>
        <w:fldChar w:fldCharType="separate"/>
      </w:r>
      <w:r w:rsidR="000C0A06">
        <w:rPr>
          <w:noProof/>
        </w:rPr>
        <w:t>689</w:t>
      </w:r>
      <w:r>
        <w:fldChar w:fldCharType="end"/>
      </w:r>
    </w:p>
    <w:p w14:paraId="44CF453D" w14:textId="507D121A"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C0A06">
        <w:t>The Doxology for Archangel Raphael</w:t>
      </w:r>
      <w:r>
        <w:fldChar w:fldCharType="end"/>
      </w:r>
      <w:r>
        <w:tab/>
      </w:r>
      <w:r>
        <w:fldChar w:fldCharType="begin"/>
      </w:r>
      <w:r>
        <w:instrText xml:space="preserve"> PAGEREF _Ref434488208 \h </w:instrText>
      </w:r>
      <w:r>
        <w:fldChar w:fldCharType="separate"/>
      </w:r>
      <w:r w:rsidR="000C0A06">
        <w:rPr>
          <w:noProof/>
        </w:rPr>
        <w:t>951</w:t>
      </w:r>
      <w:r>
        <w:fldChar w:fldCharType="end"/>
      </w:r>
    </w:p>
    <w:p w14:paraId="5EA00A94" w14:textId="579CF73E"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C0A06">
        <w:t>The Doxology for Archangel Suriel</w:t>
      </w:r>
      <w:r>
        <w:fldChar w:fldCharType="end"/>
      </w:r>
      <w:r>
        <w:tab/>
      </w:r>
      <w:r>
        <w:fldChar w:fldCharType="begin"/>
      </w:r>
      <w:r>
        <w:instrText xml:space="preserve"> PAGEREF _Ref434488250 \h </w:instrText>
      </w:r>
      <w:r>
        <w:fldChar w:fldCharType="separate"/>
      </w:r>
      <w:r w:rsidR="000C0A06">
        <w:rPr>
          <w:noProof/>
        </w:rPr>
        <w:t>831</w:t>
      </w:r>
      <w:r>
        <w:fldChar w:fldCharType="end"/>
      </w:r>
    </w:p>
    <w:p w14:paraId="07E71DD7" w14:textId="77777777" w:rsidR="000C0A06" w:rsidRDefault="00B46E6E" w:rsidP="000C0A06">
      <w:pPr>
        <w:tabs>
          <w:tab w:val="left" w:leader="dot" w:pos="8280"/>
        </w:tabs>
        <w:spacing w:after="0" w:line="240" w:lineRule="auto"/>
      </w:pPr>
      <w:r>
        <w:fldChar w:fldCharType="begin"/>
      </w:r>
      <w:r>
        <w:instrText xml:space="preserve"> REF _Ref434488301 \h  \* MERGEFORMAT </w:instrText>
      </w:r>
      <w:r>
        <w:fldChar w:fldCharType="separate"/>
      </w:r>
      <w:r w:rsidR="000C0A06">
        <w:t>The Verse of the Cymbals for the Four Incorporeal Beasts</w:t>
      </w:r>
    </w:p>
    <w:p w14:paraId="48706F30" w14:textId="77777777" w:rsidR="000C0A06" w:rsidRPr="00C14556" w:rsidRDefault="000C0A06" w:rsidP="00C14556">
      <w:pPr>
        <w:pStyle w:val="Rubric"/>
      </w:pPr>
      <w:r>
        <w:t>See the Praxis Response below.</w:t>
      </w:r>
    </w:p>
    <w:p w14:paraId="3CC2AC4D" w14:textId="7AEEDCC5" w:rsidR="00B46E6E" w:rsidRDefault="000C0A06" w:rsidP="00B46E6E">
      <w:pPr>
        <w:tabs>
          <w:tab w:val="left" w:leader="dot" w:pos="8280"/>
        </w:tabs>
        <w:spacing w:after="0" w:line="240" w:lineRule="auto"/>
      </w:pPr>
      <w:r>
        <w:t>The Doxology for the Four Incorporeal Beasts</w:t>
      </w:r>
      <w:r w:rsidR="00B46E6E">
        <w:fldChar w:fldCharType="end"/>
      </w:r>
      <w:r w:rsidR="00B46E6E">
        <w:tab/>
      </w:r>
      <w:r w:rsidR="00B46E6E">
        <w:fldChar w:fldCharType="begin"/>
      </w:r>
      <w:r w:rsidR="00B46E6E">
        <w:instrText xml:space="preserve"> PAGEREF _Ref434488301 \h </w:instrText>
      </w:r>
      <w:r w:rsidR="00B46E6E">
        <w:fldChar w:fldCharType="separate"/>
      </w:r>
      <w:r>
        <w:rPr>
          <w:noProof/>
        </w:rPr>
        <w:t>686</w:t>
      </w:r>
      <w:r w:rsidR="00B46E6E">
        <w:fldChar w:fldCharType="end"/>
      </w:r>
    </w:p>
    <w:p w14:paraId="622DD79B" w14:textId="77777777" w:rsidR="000C0A06" w:rsidRDefault="00B46E6E" w:rsidP="000C0A06">
      <w:pPr>
        <w:tabs>
          <w:tab w:val="left" w:leader="dot" w:pos="8280"/>
        </w:tabs>
        <w:spacing w:after="0" w:line="240" w:lineRule="auto"/>
      </w:pPr>
      <w:r>
        <w:fldChar w:fldCharType="begin"/>
      </w:r>
      <w:r>
        <w:instrText xml:space="preserve"> REF _Ref434488339 \h  \* MERGEFORMAT </w:instrText>
      </w:r>
      <w:r>
        <w:fldChar w:fldCharType="separate"/>
      </w:r>
      <w:r w:rsidR="000C0A06">
        <w:t>The</w:t>
      </w:r>
      <w:r w:rsidR="000C0A06" w:rsidRPr="000C0A06">
        <w:t xml:space="preserve"> Verses of the Cymbals</w:t>
      </w:r>
      <w:r w:rsidR="000C0A06">
        <w:t xml:space="preserve"> for the Twenty Four Presbyters</w:t>
      </w:r>
    </w:p>
    <w:p w14:paraId="13B53140" w14:textId="77777777" w:rsidR="000C0A06" w:rsidRDefault="000C0A06" w:rsidP="00935F13">
      <w:pPr>
        <w:pStyle w:val="Rubric"/>
      </w:pPr>
      <w:r>
        <w:t>See the Praxis Response, below.</w:t>
      </w:r>
    </w:p>
    <w:p w14:paraId="1358EC54" w14:textId="5E8FA50D" w:rsidR="00B46E6E" w:rsidRDefault="000C0A06" w:rsidP="00B46E6E">
      <w:pPr>
        <w:tabs>
          <w:tab w:val="left" w:leader="dot" w:pos="8280"/>
        </w:tabs>
        <w:spacing w:after="0" w:line="240" w:lineRule="auto"/>
      </w:pPr>
      <w:r>
        <w:t>The Doxology for the Twenty Four Presbyters</w:t>
      </w:r>
      <w:r w:rsidR="00B46E6E">
        <w:fldChar w:fldCharType="end"/>
      </w:r>
      <w:r w:rsidR="00B46E6E">
        <w:tab/>
      </w:r>
      <w:r w:rsidR="00B46E6E">
        <w:fldChar w:fldCharType="begin"/>
      </w:r>
      <w:r w:rsidR="00B46E6E">
        <w:instrText xml:space="preserve"> PAGEREF _Ref434488339 \h </w:instrText>
      </w:r>
      <w:r w:rsidR="00B46E6E">
        <w:fldChar w:fldCharType="separate"/>
      </w:r>
      <w:r>
        <w:rPr>
          <w:noProof/>
        </w:rPr>
        <w:t>698</w:t>
      </w:r>
      <w:r w:rsidR="00B46E6E">
        <w:fldChar w:fldCharType="end"/>
      </w:r>
    </w:p>
    <w:p w14:paraId="556F0AA3" w14:textId="5FE26F98"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C0A06">
        <w:t>The Doxology of the Heavenly</w:t>
      </w:r>
      <w:r>
        <w:fldChar w:fldCharType="end"/>
      </w:r>
      <w:r>
        <w:tab/>
      </w:r>
      <w:r>
        <w:fldChar w:fldCharType="begin"/>
      </w:r>
      <w:r>
        <w:instrText xml:space="preserve"> PAGEREF _Ref434488390 \h </w:instrText>
      </w:r>
      <w:r>
        <w:fldChar w:fldCharType="separate"/>
      </w:r>
      <w:r w:rsidR="000C0A06">
        <w:rPr>
          <w:noProof/>
        </w:rPr>
        <w:t>604</w:t>
      </w:r>
      <w:r>
        <w:fldChar w:fldCharType="end"/>
      </w:r>
    </w:p>
    <w:p w14:paraId="1FF7EAEE" w14:textId="1CAB3912"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C0A06">
        <w:t>The Doxology of St. John the Baptist</w:t>
      </w:r>
      <w:r>
        <w:fldChar w:fldCharType="end"/>
      </w:r>
      <w:r>
        <w:tab/>
      </w:r>
      <w:r>
        <w:fldChar w:fldCharType="begin"/>
      </w:r>
      <w:r>
        <w:instrText xml:space="preserve"> PAGEREF _Ref434488524 \h </w:instrText>
      </w:r>
      <w:r>
        <w:fldChar w:fldCharType="separate"/>
      </w:r>
      <w:r w:rsidR="000C0A06">
        <w:rPr>
          <w:noProof/>
        </w:rPr>
        <w:t>605</w:t>
      </w:r>
      <w:r>
        <w:fldChar w:fldCharType="end"/>
      </w:r>
    </w:p>
    <w:p w14:paraId="04FC6C87" w14:textId="3153C7F9"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C0A06">
        <w:t>Another Doxology of St. John the Baptist</w:t>
      </w:r>
      <w:r>
        <w:fldChar w:fldCharType="end"/>
      </w:r>
      <w:r>
        <w:tab/>
      </w:r>
      <w:r>
        <w:fldChar w:fldCharType="begin"/>
      </w:r>
      <w:r>
        <w:instrText xml:space="preserve"> PAGEREF _Ref434488546 \h </w:instrText>
      </w:r>
      <w:r>
        <w:fldChar w:fldCharType="separate"/>
      </w:r>
      <w:r w:rsidR="000C0A06">
        <w:rPr>
          <w:noProof/>
        </w:rPr>
        <w:t>606</w:t>
      </w:r>
      <w:r>
        <w:fldChar w:fldCharType="end"/>
      </w:r>
    </w:p>
    <w:p w14:paraId="62DC3621" w14:textId="075D29CF"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C0A06">
        <w:t>The Doxology for the One Hundred and Forty Four Thousand</w:t>
      </w:r>
      <w:r>
        <w:fldChar w:fldCharType="end"/>
      </w:r>
      <w:r>
        <w:tab/>
      </w:r>
      <w:r>
        <w:fldChar w:fldCharType="begin"/>
      </w:r>
      <w:r>
        <w:instrText xml:space="preserve"> PAGEREF _Ref434488616 \h </w:instrText>
      </w:r>
      <w:r>
        <w:fldChar w:fldCharType="separate"/>
      </w:r>
      <w:r w:rsidR="000C0A06">
        <w:rPr>
          <w:noProof/>
        </w:rPr>
        <w:t>768</w:t>
      </w:r>
      <w:r>
        <w:fldChar w:fldCharType="end"/>
      </w:r>
    </w:p>
    <w:p w14:paraId="35158DF2" w14:textId="028587EF"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C0A06">
        <w:t>A Doxology for the Apostles</w:t>
      </w:r>
      <w:r>
        <w:fldChar w:fldCharType="end"/>
      </w:r>
      <w:r>
        <w:tab/>
      </w:r>
      <w:r>
        <w:fldChar w:fldCharType="begin"/>
      </w:r>
      <w:r>
        <w:instrText xml:space="preserve"> PAGEREF _Ref434488644 \h </w:instrText>
      </w:r>
      <w:r>
        <w:fldChar w:fldCharType="separate"/>
      </w:r>
      <w:r w:rsidR="000C0A06">
        <w:rPr>
          <w:noProof/>
        </w:rPr>
        <w:t>607</w:t>
      </w:r>
      <w:r>
        <w:fldChar w:fldCharType="end"/>
      </w:r>
    </w:p>
    <w:p w14:paraId="16F33D5B" w14:textId="1D411280"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C0A06">
        <w:t>Another Doxology for the Apostles</w:t>
      </w:r>
      <w:r>
        <w:fldChar w:fldCharType="end"/>
      </w:r>
      <w:r>
        <w:tab/>
      </w:r>
      <w:r>
        <w:fldChar w:fldCharType="begin"/>
      </w:r>
      <w:r>
        <w:instrText xml:space="preserve"> PAGEREF _Ref434488657 \h </w:instrText>
      </w:r>
      <w:r>
        <w:fldChar w:fldCharType="separate"/>
      </w:r>
      <w:r w:rsidR="000C0A06">
        <w:rPr>
          <w:noProof/>
        </w:rPr>
        <w:t>607</w:t>
      </w:r>
      <w:r>
        <w:fldChar w:fldCharType="end"/>
      </w:r>
    </w:p>
    <w:p w14:paraId="0C8587A1" w14:textId="348BE38A"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C0A06">
        <w:t>The Doxology of Sts. Peter and Paul</w:t>
      </w:r>
      <w:r>
        <w:fldChar w:fldCharType="end"/>
      </w:r>
      <w:r>
        <w:tab/>
      </w:r>
      <w:r>
        <w:fldChar w:fldCharType="begin"/>
      </w:r>
      <w:r>
        <w:instrText xml:space="preserve"> PAGEREF _Ref434477973 \h </w:instrText>
      </w:r>
      <w:r>
        <w:fldChar w:fldCharType="separate"/>
      </w:r>
      <w:r w:rsidR="000C0A06">
        <w:rPr>
          <w:noProof/>
        </w:rPr>
        <w:t>904</w:t>
      </w:r>
      <w:r>
        <w:fldChar w:fldCharType="end"/>
      </w:r>
    </w:p>
    <w:p w14:paraId="79B0EE79" w14:textId="0C69F138"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C0A06">
        <w:t>The Doxology of St. Paul</w:t>
      </w:r>
      <w:r>
        <w:fldChar w:fldCharType="end"/>
      </w:r>
      <w:r>
        <w:tab/>
      </w:r>
      <w:r>
        <w:fldChar w:fldCharType="begin"/>
      </w:r>
      <w:r>
        <w:instrText xml:space="preserve"> PAGEREF _Ref434488724 \h </w:instrText>
      </w:r>
      <w:r>
        <w:fldChar w:fldCharType="separate"/>
      </w:r>
      <w:r w:rsidR="000C0A06">
        <w:rPr>
          <w:noProof/>
        </w:rPr>
        <w:t>906</w:t>
      </w:r>
      <w:r>
        <w:fldChar w:fldCharType="end"/>
      </w:r>
    </w:p>
    <w:p w14:paraId="13B980A3" w14:textId="20C31456"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C0A06">
        <w:t>The Doxology for St. John the Evangelist</w:t>
      </w:r>
      <w:r>
        <w:fldChar w:fldCharType="end"/>
      </w:r>
      <w:r>
        <w:tab/>
      </w:r>
      <w:r>
        <w:fldChar w:fldCharType="begin"/>
      </w:r>
      <w:r>
        <w:instrText xml:space="preserve"> PAGEREF _Ref434488768 \h </w:instrText>
      </w:r>
      <w:r>
        <w:fldChar w:fldCharType="separate"/>
      </w:r>
      <w:r w:rsidR="000C0A06">
        <w:rPr>
          <w:noProof/>
        </w:rPr>
        <w:t>769</w:t>
      </w:r>
      <w:r>
        <w:fldChar w:fldCharType="end"/>
      </w:r>
    </w:p>
    <w:p w14:paraId="4E889740" w14:textId="5AF1322F"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C0A06">
        <w:t>The Doxology of St. Mark</w:t>
      </w:r>
      <w:r>
        <w:fldChar w:fldCharType="end"/>
      </w:r>
      <w:r>
        <w:tab/>
      </w:r>
      <w:r>
        <w:fldChar w:fldCharType="begin"/>
      </w:r>
      <w:r>
        <w:instrText xml:space="preserve"> PAGEREF _Ref434488814 \h </w:instrText>
      </w:r>
      <w:r>
        <w:fldChar w:fldCharType="separate"/>
      </w:r>
      <w:r w:rsidR="000C0A06">
        <w:rPr>
          <w:noProof/>
        </w:rPr>
        <w:t>608</w:t>
      </w:r>
      <w:r>
        <w:fldChar w:fldCharType="end"/>
      </w:r>
    </w:p>
    <w:p w14:paraId="691F4844" w14:textId="1F1E2C25"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C0A06">
        <w:t>Another Doxology of St. Mark</w:t>
      </w:r>
      <w:r>
        <w:fldChar w:fldCharType="end"/>
      </w:r>
      <w:r>
        <w:tab/>
      </w:r>
      <w:r>
        <w:fldChar w:fldCharType="begin"/>
      </w:r>
      <w:r>
        <w:instrText xml:space="preserve"> PAGEREF _Ref434488936 \h </w:instrText>
      </w:r>
      <w:r>
        <w:fldChar w:fldCharType="separate"/>
      </w:r>
      <w:r w:rsidR="000C0A06">
        <w:rPr>
          <w:noProof/>
        </w:rPr>
        <w:t>863</w:t>
      </w:r>
      <w:r>
        <w:fldChar w:fldCharType="end"/>
      </w:r>
    </w:p>
    <w:p w14:paraId="7024469F" w14:textId="53B1F0D4"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C0A06">
        <w:t>The Doxology of Any Apostle</w:t>
      </w:r>
      <w:r>
        <w:fldChar w:fldCharType="end"/>
      </w:r>
      <w:r>
        <w:tab/>
      </w:r>
      <w:r>
        <w:fldChar w:fldCharType="begin"/>
      </w:r>
      <w:r>
        <w:instrText xml:space="preserve"> PAGEREF _Ref434488992 \h </w:instrText>
      </w:r>
      <w:r>
        <w:fldChar w:fldCharType="separate"/>
      </w:r>
      <w:r w:rsidR="000C0A06">
        <w:rPr>
          <w:noProof/>
        </w:rPr>
        <w:t>609</w:t>
      </w:r>
      <w:r>
        <w:fldChar w:fldCharType="end"/>
      </w:r>
    </w:p>
    <w:p w14:paraId="3AB62D82" w14:textId="0210288C"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C0A06">
        <w:t>The Doxology of St. Stephen</w:t>
      </w:r>
      <w:r>
        <w:fldChar w:fldCharType="end"/>
      </w:r>
      <w:r>
        <w:tab/>
      </w:r>
      <w:r>
        <w:fldChar w:fldCharType="begin"/>
      </w:r>
      <w:r>
        <w:instrText xml:space="preserve"> PAGEREF _Ref434489014 \h </w:instrText>
      </w:r>
      <w:r>
        <w:fldChar w:fldCharType="separate"/>
      </w:r>
      <w:r w:rsidR="000C0A06">
        <w:rPr>
          <w:noProof/>
        </w:rPr>
        <w:t>610</w:t>
      </w:r>
      <w:r>
        <w:fldChar w:fldCharType="end"/>
      </w:r>
    </w:p>
    <w:p w14:paraId="79FCB5DB" w14:textId="02249E5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C0A06">
        <w:t>The Doxology for St. Joseph the Carpenter</w:t>
      </w:r>
      <w:r>
        <w:fldChar w:fldCharType="end"/>
      </w:r>
      <w:r>
        <w:tab/>
      </w:r>
      <w:r>
        <w:fldChar w:fldCharType="begin"/>
      </w:r>
      <w:r>
        <w:instrText xml:space="preserve"> PAGEREF _Ref434488476 \h </w:instrText>
      </w:r>
      <w:r>
        <w:fldChar w:fldCharType="separate"/>
      </w:r>
      <w:r w:rsidR="000C0A06">
        <w:rPr>
          <w:noProof/>
        </w:rPr>
        <w:t>926</w:t>
      </w:r>
      <w:r>
        <w:fldChar w:fldCharType="end"/>
      </w:r>
    </w:p>
    <w:p w14:paraId="6ED98665" w14:textId="4FB6247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C0A06">
        <w:t>The Doxology for St. Mary Magdalene</w:t>
      </w:r>
      <w:r>
        <w:fldChar w:fldCharType="end"/>
      </w:r>
      <w:r>
        <w:tab/>
      </w:r>
      <w:r>
        <w:fldChar w:fldCharType="begin"/>
      </w:r>
      <w:r>
        <w:instrText xml:space="preserve"> PAGEREF _Ref434489077 \h </w:instrText>
      </w:r>
      <w:r>
        <w:fldChar w:fldCharType="separate"/>
      </w:r>
      <w:r w:rsidR="000C0A06">
        <w:rPr>
          <w:noProof/>
        </w:rPr>
        <w:t>928</w:t>
      </w:r>
      <w:r>
        <w:fldChar w:fldCharType="end"/>
      </w:r>
    </w:p>
    <w:p w14:paraId="2A05CA01" w14:textId="2317176A"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C0A06">
        <w:t>The Doxology for Lazarus Saturday</w:t>
      </w:r>
      <w:r>
        <w:fldChar w:fldCharType="end"/>
      </w:r>
      <w:r>
        <w:tab/>
      </w:r>
      <w:r>
        <w:fldChar w:fldCharType="begin"/>
      </w:r>
      <w:r>
        <w:instrText xml:space="preserve"> PAGEREF _Ref434478195 \h </w:instrText>
      </w:r>
      <w:r>
        <w:fldChar w:fldCharType="separate"/>
      </w:r>
      <w:r w:rsidR="000C0A06">
        <w:rPr>
          <w:noProof/>
        </w:rPr>
        <w:t>978</w:t>
      </w:r>
      <w:r>
        <w:fldChar w:fldCharType="end"/>
      </w:r>
    </w:p>
    <w:p w14:paraId="3B233ED6" w14:textId="08D7BB76"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C0A06">
        <w:t>The Doxology of St. George</w:t>
      </w:r>
      <w:r>
        <w:fldChar w:fldCharType="end"/>
      </w:r>
      <w:r>
        <w:tab/>
      </w:r>
      <w:r>
        <w:fldChar w:fldCharType="begin"/>
      </w:r>
      <w:r>
        <w:instrText xml:space="preserve"> PAGEREF _Ref434489170 \h </w:instrText>
      </w:r>
      <w:r>
        <w:fldChar w:fldCharType="separate"/>
      </w:r>
      <w:r w:rsidR="000C0A06">
        <w:rPr>
          <w:noProof/>
        </w:rPr>
        <w:t>612</w:t>
      </w:r>
      <w:r>
        <w:fldChar w:fldCharType="end"/>
      </w:r>
    </w:p>
    <w:p w14:paraId="522E739A" w14:textId="286F8592"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C0A06">
        <w:t>Another Doxology of St. George</w:t>
      </w:r>
      <w:r>
        <w:fldChar w:fldCharType="end"/>
      </w:r>
      <w:r>
        <w:tab/>
      </w:r>
      <w:r>
        <w:fldChar w:fldCharType="begin"/>
      </w:r>
      <w:r>
        <w:instrText xml:space="preserve"> PAGEREF _Ref434489211 \h </w:instrText>
      </w:r>
      <w:r>
        <w:fldChar w:fldCharType="separate"/>
      </w:r>
      <w:r w:rsidR="000C0A06">
        <w:rPr>
          <w:noProof/>
        </w:rPr>
        <w:t>862</w:t>
      </w:r>
      <w:r>
        <w:fldChar w:fldCharType="end"/>
      </w:r>
    </w:p>
    <w:p w14:paraId="5B15CF4F" w14:textId="3CA62B9E"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C0A06">
        <w:t>The Doxology of St. Theodore of Shotep, the General</w:t>
      </w:r>
      <w:r>
        <w:fldChar w:fldCharType="end"/>
      </w:r>
      <w:r>
        <w:tab/>
      </w:r>
      <w:r>
        <w:fldChar w:fldCharType="begin"/>
      </w:r>
      <w:r>
        <w:instrText xml:space="preserve"> PAGEREF _Ref434489277 \h </w:instrText>
      </w:r>
      <w:r>
        <w:fldChar w:fldCharType="separate"/>
      </w:r>
      <w:r w:rsidR="000C0A06">
        <w:rPr>
          <w:noProof/>
        </w:rPr>
        <w:t>922</w:t>
      </w:r>
      <w:r>
        <w:fldChar w:fldCharType="end"/>
      </w:r>
    </w:p>
    <w:p w14:paraId="6EBEE6E8" w14:textId="1A2301C1"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C0A06">
        <w:t>Another Doxology of St. Theodore of Shotep, the General</w:t>
      </w:r>
      <w:r>
        <w:fldChar w:fldCharType="end"/>
      </w:r>
      <w:r>
        <w:tab/>
      </w:r>
      <w:r>
        <w:fldChar w:fldCharType="begin"/>
      </w:r>
      <w:r>
        <w:instrText xml:space="preserve"> PAGEREF _Ref434489296 \h </w:instrText>
      </w:r>
      <w:r>
        <w:fldChar w:fldCharType="separate"/>
      </w:r>
      <w:r w:rsidR="000C0A06">
        <w:rPr>
          <w:noProof/>
        </w:rPr>
        <w:t>922</w:t>
      </w:r>
      <w:r>
        <w:fldChar w:fldCharType="end"/>
      </w:r>
    </w:p>
    <w:p w14:paraId="2CAD50FD" w14:textId="20063311"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C0A06">
        <w:t>The Doxology for St. Theodore Anatoly</w:t>
      </w:r>
      <w:r>
        <w:fldChar w:fldCharType="end"/>
      </w:r>
      <w:r>
        <w:tab/>
      </w:r>
      <w:r>
        <w:fldChar w:fldCharType="begin"/>
      </w:r>
      <w:r>
        <w:instrText xml:space="preserve"> PAGEREF _Ref434489376 \h </w:instrText>
      </w:r>
      <w:r>
        <w:fldChar w:fldCharType="separate"/>
      </w:r>
      <w:r w:rsidR="000C0A06">
        <w:rPr>
          <w:noProof/>
        </w:rPr>
        <w:t>814</w:t>
      </w:r>
      <w:r>
        <w:fldChar w:fldCharType="end"/>
      </w:r>
      <w:r>
        <w:tab/>
      </w:r>
    </w:p>
    <w:p w14:paraId="40A7A7D6" w14:textId="77777777" w:rsidR="000C0A06" w:rsidRPr="000C0A06"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1BC75895" w14:textId="77777777" w:rsidTr="00F76CFB">
        <w:trPr>
          <w:cantSplit/>
          <w:jc w:val="center"/>
        </w:trPr>
        <w:tc>
          <w:tcPr>
            <w:tcW w:w="288" w:type="dxa"/>
          </w:tcPr>
          <w:p w14:paraId="062BBB25" w14:textId="51298387" w:rsidR="000C0A06" w:rsidRDefault="000C0A06" w:rsidP="000C0A06"/>
        </w:tc>
        <w:tc>
          <w:tcPr>
            <w:tcW w:w="3960" w:type="dxa"/>
          </w:tcPr>
          <w:p w14:paraId="56B72EF7" w14:textId="77777777" w:rsidR="000C0A06" w:rsidRDefault="000C0A06" w:rsidP="00F76CFB">
            <w:pPr>
              <w:pStyle w:val="EngHang"/>
            </w:pPr>
            <w:r>
              <w:rPr>
                <w:rFonts w:hint="eastAsia"/>
              </w:rPr>
              <w:t>Hail to you, O martyr.</w:t>
            </w:r>
          </w:p>
          <w:p w14:paraId="4C91A03B" w14:textId="77777777" w:rsidR="000C0A06" w:rsidRDefault="000C0A06" w:rsidP="00F76CFB">
            <w:pPr>
              <w:pStyle w:val="EngHang"/>
            </w:pPr>
            <w:r>
              <w:rPr>
                <w:rFonts w:hint="eastAsia"/>
              </w:rPr>
              <w:t>Hail to the noble athlete,</w:t>
            </w:r>
          </w:p>
          <w:p w14:paraId="09BCE3DC" w14:textId="77777777" w:rsidR="000C0A06" w:rsidRDefault="000C0A06" w:rsidP="00F76CFB">
            <w:pPr>
              <w:pStyle w:val="EngHang"/>
            </w:pPr>
            <w:r>
              <w:rPr>
                <w:rFonts w:hint="eastAsia"/>
              </w:rPr>
              <w:t>Hail to the struggle-bearer,</w:t>
            </w:r>
          </w:p>
          <w:p w14:paraId="2E7E1C08" w14:textId="77777777" w:rsidR="000C0A06" w:rsidRDefault="000C0A06" w:rsidP="00F76CFB">
            <w:pPr>
              <w:pStyle w:val="EngHangEnd"/>
            </w:pPr>
            <w:r>
              <w:t>Philopater Mercurius.</w:t>
            </w:r>
          </w:p>
        </w:tc>
        <w:tc>
          <w:tcPr>
            <w:tcW w:w="288" w:type="dxa"/>
          </w:tcPr>
          <w:p w14:paraId="37061FB8" w14:textId="77777777" w:rsidR="000C0A06" w:rsidRDefault="000C0A06" w:rsidP="00F76CFB"/>
        </w:tc>
        <w:tc>
          <w:tcPr>
            <w:tcW w:w="288" w:type="dxa"/>
          </w:tcPr>
          <w:p w14:paraId="00FBB442" w14:textId="77777777" w:rsidR="000C0A06" w:rsidRDefault="000C0A06" w:rsidP="00F76CFB">
            <w:pPr>
              <w:pStyle w:val="CopticCross"/>
            </w:pPr>
          </w:p>
        </w:tc>
        <w:tc>
          <w:tcPr>
            <w:tcW w:w="3960" w:type="dxa"/>
          </w:tcPr>
          <w:p w14:paraId="533EF65B" w14:textId="77777777" w:rsidR="000C0A06" w:rsidRDefault="000C0A06" w:rsidP="00F76CFB">
            <w:pPr>
              <w:pStyle w:val="CopticVersemulti-line"/>
            </w:pPr>
            <w:r>
              <w:t>Ⲭⲉⲣⲉ ⲛⲁⲕ ⲱ̀ ⲡⲓⲙⲁⲣⲧⲩⲣⲟⲥ:</w:t>
            </w:r>
          </w:p>
          <w:p w14:paraId="317DEB9C" w14:textId="77777777" w:rsidR="000C0A06" w:rsidRDefault="000C0A06" w:rsidP="00F76CFB">
            <w:pPr>
              <w:pStyle w:val="CopticVersemulti-line"/>
            </w:pPr>
            <w:r>
              <w:t>ⲭⲉⲣⲉ ⲡⲓϣⲱⲓϫ ⲛ̀ⲅⲉⲛⲛⲉⲟⲥ:</w:t>
            </w:r>
          </w:p>
          <w:p w14:paraId="46C489DA" w14:textId="77777777" w:rsidR="000C0A06" w:rsidRDefault="000C0A06" w:rsidP="00F76CFB">
            <w:pPr>
              <w:pStyle w:val="CopticVersemulti-line"/>
            </w:pPr>
            <w:r>
              <w:t>ⲭⲉⲣⲉ ⲡⲓⲁ̀ⲑⲗⲟⲫⲟⲣⲟⲥ:</w:t>
            </w:r>
          </w:p>
          <w:p w14:paraId="7CE9434A" w14:textId="77777777" w:rsidR="000C0A06" w:rsidRDefault="000C0A06" w:rsidP="00F76CFB">
            <w:pPr>
              <w:pStyle w:val="CopticHangingVerse"/>
            </w:pPr>
            <w:r>
              <w:t>Ⲫⲓⲗⲟⲡⲁⲧⲏⲣ Ⲙⲉⲣⲕⲟⲩⲣⲓⲟⲥ.</w:t>
            </w:r>
          </w:p>
        </w:tc>
      </w:tr>
    </w:tbl>
    <w:p w14:paraId="1008B362" w14:textId="28E93C24" w:rsidR="00B46E6E" w:rsidRDefault="000C0A06" w:rsidP="00B46E6E">
      <w:pPr>
        <w:tabs>
          <w:tab w:val="left" w:leader="dot" w:pos="8280"/>
        </w:tabs>
        <w:spacing w:after="0" w:line="240" w:lineRule="auto"/>
      </w:pPr>
      <w:r>
        <w:t>The Doxology for St. Philopater Mercurius</w:t>
      </w:r>
      <w:r w:rsidR="00B46E6E">
        <w:fldChar w:fldCharType="end"/>
      </w:r>
      <w:r w:rsidR="00B46E6E">
        <w:tab/>
      </w:r>
      <w:r w:rsidR="00B46E6E">
        <w:fldChar w:fldCharType="begin"/>
      </w:r>
      <w:r w:rsidR="00B46E6E">
        <w:instrText xml:space="preserve"> PAGEREF _Ref434489457 \h </w:instrText>
      </w:r>
      <w:r w:rsidR="00B46E6E">
        <w:fldChar w:fldCharType="separate"/>
      </w:r>
      <w:r>
        <w:rPr>
          <w:noProof/>
        </w:rPr>
        <w:t>700</w:t>
      </w:r>
      <w:r w:rsidR="00B46E6E">
        <w:fldChar w:fldCharType="end"/>
      </w:r>
    </w:p>
    <w:p w14:paraId="54E45761" w14:textId="77777777" w:rsidR="000C0A06" w:rsidRDefault="00B46E6E" w:rsidP="000C0A06">
      <w:pPr>
        <w:tabs>
          <w:tab w:val="left" w:leader="dot" w:pos="8280"/>
        </w:tabs>
        <w:spacing w:after="0" w:line="240" w:lineRule="auto"/>
      </w:pPr>
      <w:r>
        <w:fldChar w:fldCharType="begin"/>
      </w:r>
      <w:r>
        <w:instrText xml:space="preserve"> REF _Ref434489493 \h  \* MERGEFORMAT </w:instrText>
      </w:r>
      <w:r>
        <w:fldChar w:fldCharType="separate"/>
      </w:r>
      <w:r w:rsidR="000C0A06">
        <w:t>The Verses of the Cymbals for St. Mena</w:t>
      </w:r>
    </w:p>
    <w:p w14:paraId="56F91082" w14:textId="77777777" w:rsidR="000C0A06" w:rsidRDefault="000C0A06" w:rsidP="00E102A0">
      <w:pPr>
        <w:pStyle w:val="Rubric"/>
      </w:pPr>
      <w:r>
        <w:t>See the Praxis Response, below.</w:t>
      </w:r>
    </w:p>
    <w:p w14:paraId="38D6764B" w14:textId="5AE4BDCC" w:rsidR="00B46E6E" w:rsidRDefault="000C0A06" w:rsidP="00B46E6E">
      <w:pPr>
        <w:tabs>
          <w:tab w:val="left" w:leader="dot" w:pos="8280"/>
        </w:tabs>
        <w:spacing w:after="0" w:line="240" w:lineRule="auto"/>
      </w:pPr>
      <w:r>
        <w:t>The Doxology for St. Mena</w:t>
      </w:r>
      <w:r w:rsidR="00B46E6E">
        <w:fldChar w:fldCharType="end"/>
      </w:r>
      <w:r w:rsidR="00B46E6E">
        <w:tab/>
      </w:r>
      <w:r w:rsidR="00B46E6E">
        <w:fldChar w:fldCharType="begin"/>
      </w:r>
      <w:r w:rsidR="00B46E6E">
        <w:instrText xml:space="preserve"> PAGEREF _Ref434489493 \h </w:instrText>
      </w:r>
      <w:r w:rsidR="00B46E6E">
        <w:fldChar w:fldCharType="separate"/>
      </w:r>
      <w:r>
        <w:rPr>
          <w:noProof/>
        </w:rPr>
        <w:t>694</w:t>
      </w:r>
      <w:r w:rsidR="00B46E6E">
        <w:fldChar w:fldCharType="end"/>
      </w:r>
    </w:p>
    <w:p w14:paraId="1684DDDC" w14:textId="3528048D"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C0A06">
        <w:t>The Doxology for Abba Noub</w:t>
      </w:r>
      <w:r>
        <w:fldChar w:fldCharType="end"/>
      </w:r>
      <w:r>
        <w:tab/>
      </w:r>
      <w:r>
        <w:fldChar w:fldCharType="begin"/>
      </w:r>
      <w:r>
        <w:instrText xml:space="preserve"> PAGEREF _Ref434489534 \h </w:instrText>
      </w:r>
      <w:r>
        <w:fldChar w:fldCharType="separate"/>
      </w:r>
      <w:r w:rsidR="000C0A06">
        <w:rPr>
          <w:noProof/>
        </w:rPr>
        <w:t>925</w:t>
      </w:r>
      <w:r>
        <w:fldChar w:fldCharType="end"/>
      </w:r>
    </w:p>
    <w:p w14:paraId="024006C2" w14:textId="7671DB4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C0A06">
        <w:t>The Doxology for St. Victor</w:t>
      </w:r>
      <w:r>
        <w:fldChar w:fldCharType="end"/>
      </w:r>
      <w:r>
        <w:tab/>
      </w:r>
      <w:r>
        <w:fldChar w:fldCharType="begin"/>
      </w:r>
      <w:r>
        <w:instrText xml:space="preserve"> PAGEREF _Ref434489590 \h </w:instrText>
      </w:r>
      <w:r>
        <w:fldChar w:fldCharType="separate"/>
      </w:r>
      <w:r w:rsidR="000C0A06">
        <w:rPr>
          <w:noProof/>
        </w:rPr>
        <w:t>721</w:t>
      </w:r>
      <w:r>
        <w:fldChar w:fldCharType="end"/>
      </w:r>
    </w:p>
    <w:p w14:paraId="7FD79E82" w14:textId="77777777" w:rsidR="000C0A06" w:rsidRDefault="00B46E6E" w:rsidP="000C0A06">
      <w:pPr>
        <w:tabs>
          <w:tab w:val="left" w:leader="dot" w:pos="8280"/>
        </w:tabs>
        <w:spacing w:after="0" w:line="240" w:lineRule="auto"/>
      </w:pPr>
      <w:r>
        <w:fldChar w:fldCharType="begin"/>
      </w:r>
      <w:r>
        <w:instrText xml:space="preserve"> REF _Ref434489638 \h  \* MERGEFORMAT </w:instrText>
      </w:r>
      <w:r>
        <w:fldChar w:fldCharType="separate"/>
      </w:r>
      <w:r w:rsidR="000C0A06">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31CCEB7F" w14:textId="77777777" w:rsidTr="003037B8">
        <w:trPr>
          <w:cantSplit/>
          <w:jc w:val="center"/>
        </w:trPr>
        <w:tc>
          <w:tcPr>
            <w:tcW w:w="288" w:type="dxa"/>
          </w:tcPr>
          <w:p w14:paraId="0DE8D96A" w14:textId="77777777" w:rsidR="000C0A06" w:rsidRDefault="000C0A06" w:rsidP="003037B8">
            <w:pPr>
              <w:pStyle w:val="CopticCross"/>
            </w:pPr>
          </w:p>
        </w:tc>
        <w:tc>
          <w:tcPr>
            <w:tcW w:w="3960" w:type="dxa"/>
          </w:tcPr>
          <w:p w14:paraId="38E97879" w14:textId="77777777" w:rsidR="000C0A06" w:rsidRDefault="000C0A06" w:rsidP="0056261A">
            <w:pPr>
              <w:pStyle w:val="EngHang"/>
            </w:pPr>
            <w:r>
              <w:t>Hail to the martyrs,</w:t>
            </w:r>
          </w:p>
          <w:p w14:paraId="6FBF7FF0" w14:textId="77777777" w:rsidR="000C0A06" w:rsidRDefault="000C0A06" w:rsidP="0056261A">
            <w:pPr>
              <w:pStyle w:val="EngHang"/>
            </w:pPr>
            <w:r>
              <w:t>Hail to the noble athletes,</w:t>
            </w:r>
          </w:p>
          <w:p w14:paraId="209C0D0E" w14:textId="77777777" w:rsidR="000C0A06" w:rsidRDefault="000C0A06" w:rsidP="0056261A">
            <w:pPr>
              <w:pStyle w:val="EngHang"/>
            </w:pPr>
            <w:r>
              <w:t>Hail to the struggle bearers,</w:t>
            </w:r>
          </w:p>
          <w:p w14:paraId="1DAD9719" w14:textId="77777777" w:rsidR="000C0A06" w:rsidRDefault="000C0A06" w:rsidP="003037B8">
            <w:pPr>
              <w:pStyle w:val="EngHangEnd"/>
            </w:pPr>
            <w:r>
              <w:t>Sergius and Bacchus.</w:t>
            </w:r>
          </w:p>
        </w:tc>
        <w:tc>
          <w:tcPr>
            <w:tcW w:w="288" w:type="dxa"/>
          </w:tcPr>
          <w:p w14:paraId="278A58B9" w14:textId="77777777" w:rsidR="000C0A06" w:rsidRDefault="000C0A06" w:rsidP="003037B8"/>
        </w:tc>
        <w:tc>
          <w:tcPr>
            <w:tcW w:w="288" w:type="dxa"/>
          </w:tcPr>
          <w:p w14:paraId="017A855B" w14:textId="77777777" w:rsidR="000C0A06" w:rsidRDefault="000C0A06" w:rsidP="003037B8">
            <w:pPr>
              <w:pStyle w:val="CopticCross"/>
            </w:pPr>
          </w:p>
        </w:tc>
        <w:tc>
          <w:tcPr>
            <w:tcW w:w="3960" w:type="dxa"/>
          </w:tcPr>
          <w:p w14:paraId="545AA6DC" w14:textId="77777777" w:rsidR="000C0A06" w:rsidRDefault="000C0A06" w:rsidP="003037B8">
            <w:pPr>
              <w:pStyle w:val="CopticVersemulti-line"/>
            </w:pPr>
            <w:r>
              <w:t>Ⲭⲉⲣⲉ ⲛⲱⲧⲉⲛ ⲱ̀ ⲛⲓⲙⲁⲣⲧⲩⲣⲟⲥ:</w:t>
            </w:r>
          </w:p>
          <w:p w14:paraId="34C0259C" w14:textId="77777777" w:rsidR="000C0A06" w:rsidRDefault="000C0A06" w:rsidP="003037B8">
            <w:pPr>
              <w:pStyle w:val="CopticVersemulti-line"/>
            </w:pPr>
            <w:r>
              <w:t>ⲭⲉⲣⲉ ⲛⲓϣⲱⲓϫ ⲛ̀ⲅⲉⲛⲛⲉⲟⲥ:</w:t>
            </w:r>
          </w:p>
          <w:p w14:paraId="4A6F8EE3" w14:textId="77777777" w:rsidR="000C0A06" w:rsidRDefault="000C0A06" w:rsidP="003037B8">
            <w:pPr>
              <w:pStyle w:val="CopticVersemulti-line"/>
            </w:pPr>
            <w:r>
              <w:t>ⲭⲉⲣⲉ ⲛⲓⲁⲑⲗⲟⲫⲟⲣⲟⲥ:</w:t>
            </w:r>
          </w:p>
          <w:p w14:paraId="34C983AA" w14:textId="77777777" w:rsidR="000C0A06" w:rsidRDefault="000C0A06" w:rsidP="003037B8">
            <w:pPr>
              <w:pStyle w:val="CopticHangingVerse"/>
            </w:pPr>
            <w:r>
              <w:t>ⲛⲓⲁ̀ⲅⲓⲟⲥ Ⲥⲉⲣⲅⲓⲟⲥ ⲛⲉⲙ Ⲃⲁⲭⲟⲥ.</w:t>
            </w:r>
          </w:p>
        </w:tc>
      </w:tr>
    </w:tbl>
    <w:p w14:paraId="6D4FFF0A" w14:textId="022D7D0A" w:rsidR="00B46E6E" w:rsidRDefault="000C0A06" w:rsidP="00B46E6E">
      <w:pPr>
        <w:tabs>
          <w:tab w:val="left" w:leader="dot" w:pos="8280"/>
        </w:tabs>
        <w:spacing w:after="0" w:line="240" w:lineRule="auto"/>
      </w:pPr>
      <w:r>
        <w:t>The Doxology for Sts. Sergius and Bacchus</w:t>
      </w:r>
      <w:r w:rsidR="00B46E6E">
        <w:fldChar w:fldCharType="end"/>
      </w:r>
      <w:r w:rsidR="00B46E6E">
        <w:tab/>
      </w:r>
      <w:r w:rsidR="00B46E6E">
        <w:fldChar w:fldCharType="begin"/>
      </w:r>
      <w:r w:rsidR="00B46E6E">
        <w:instrText xml:space="preserve"> PAGEREF _Ref434489638 \h </w:instrText>
      </w:r>
      <w:r w:rsidR="00B46E6E">
        <w:fldChar w:fldCharType="separate"/>
      </w:r>
      <w:r>
        <w:rPr>
          <w:noProof/>
        </w:rPr>
        <w:t>676</w:t>
      </w:r>
      <w:r w:rsidR="00B46E6E">
        <w:fldChar w:fldCharType="end"/>
      </w:r>
    </w:p>
    <w:p w14:paraId="2FD0BB56" w14:textId="77777777" w:rsidR="000C0A06" w:rsidRDefault="00B46E6E" w:rsidP="000C0A06">
      <w:pPr>
        <w:tabs>
          <w:tab w:val="left" w:leader="dot" w:pos="8280"/>
        </w:tabs>
        <w:spacing w:after="0" w:line="240" w:lineRule="auto"/>
      </w:pPr>
      <w:r>
        <w:fldChar w:fldCharType="begin"/>
      </w:r>
      <w:r>
        <w:instrText xml:space="preserve"> REF _Ref434489688 \h  \* MERGEFORMAT </w:instrText>
      </w:r>
      <w:r>
        <w:fldChar w:fldCharType="separate"/>
      </w:r>
      <w:r w:rsidR="000C0A06">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2D0EE585" w14:textId="77777777" w:rsidTr="00935F13">
        <w:trPr>
          <w:cantSplit/>
          <w:jc w:val="center"/>
        </w:trPr>
        <w:tc>
          <w:tcPr>
            <w:tcW w:w="288" w:type="dxa"/>
          </w:tcPr>
          <w:p w14:paraId="75AF8E1B" w14:textId="77777777" w:rsidR="000C0A06" w:rsidRDefault="000C0A06" w:rsidP="00935F13">
            <w:pPr>
              <w:pStyle w:val="CopticCross"/>
            </w:pPr>
          </w:p>
        </w:tc>
        <w:tc>
          <w:tcPr>
            <w:tcW w:w="3960" w:type="dxa"/>
          </w:tcPr>
          <w:p w14:paraId="6AEBA707" w14:textId="77777777" w:rsidR="000C0A06" w:rsidRDefault="000C0A06" w:rsidP="00935F13">
            <w:pPr>
              <w:pStyle w:val="EngHang"/>
            </w:pPr>
            <w:r>
              <w:t>Hail to the martyrs;</w:t>
            </w:r>
          </w:p>
          <w:p w14:paraId="6D73B63F" w14:textId="77777777" w:rsidR="000C0A06" w:rsidRDefault="000C0A06" w:rsidP="00935F13">
            <w:pPr>
              <w:pStyle w:val="EngHang"/>
            </w:pPr>
            <w:r>
              <w:t>Hail to the noble athletes;</w:t>
            </w:r>
          </w:p>
          <w:p w14:paraId="0B236EB9" w14:textId="77777777" w:rsidR="000C0A06" w:rsidRDefault="000C0A06" w:rsidP="00935F13">
            <w:pPr>
              <w:pStyle w:val="EngHang"/>
            </w:pPr>
            <w:r>
              <w:t>Hail to the struggle-bearers,</w:t>
            </w:r>
          </w:p>
          <w:p w14:paraId="695B6EF8" w14:textId="77777777" w:rsidR="000C0A06" w:rsidRDefault="000C0A06" w:rsidP="00935F13">
            <w:pPr>
              <w:pStyle w:val="EngHangEnd"/>
            </w:pPr>
            <w:r>
              <w:t>Cosmas, his brothers, and their mother.</w:t>
            </w:r>
          </w:p>
        </w:tc>
        <w:tc>
          <w:tcPr>
            <w:tcW w:w="288" w:type="dxa"/>
          </w:tcPr>
          <w:p w14:paraId="73BD1009" w14:textId="77777777" w:rsidR="000C0A06" w:rsidRDefault="000C0A06" w:rsidP="00935F13"/>
        </w:tc>
        <w:tc>
          <w:tcPr>
            <w:tcW w:w="288" w:type="dxa"/>
          </w:tcPr>
          <w:p w14:paraId="371D1159" w14:textId="77777777" w:rsidR="000C0A06" w:rsidRDefault="000C0A06" w:rsidP="00935F13">
            <w:pPr>
              <w:pStyle w:val="CopticCross"/>
            </w:pPr>
          </w:p>
        </w:tc>
        <w:tc>
          <w:tcPr>
            <w:tcW w:w="3960" w:type="dxa"/>
          </w:tcPr>
          <w:p w14:paraId="712F4258" w14:textId="77777777" w:rsidR="000C0A06" w:rsidRDefault="000C0A06" w:rsidP="00935F13">
            <w:pPr>
              <w:pStyle w:val="CopticVersemulti-line"/>
            </w:pPr>
            <w:r>
              <w:t>Ⲭⲉⲣⲉ ⲛⲱⲧⲉⲛ ⲱ̀ ⲛⲓⲙⲁⲣⲧⲩⲣⲟⲥ:</w:t>
            </w:r>
          </w:p>
          <w:p w14:paraId="3D1120F5" w14:textId="77777777" w:rsidR="000C0A06" w:rsidRDefault="000C0A06" w:rsidP="00935F13">
            <w:pPr>
              <w:pStyle w:val="CopticVersemulti-line"/>
            </w:pPr>
            <w:r>
              <w:t>ⲭⲉⲣⲉ ⲛⲓϣⲱⲓϫ ⲛ̀ⲅⲉⲛⲛⲉⲟⲥ:</w:t>
            </w:r>
          </w:p>
          <w:p w14:paraId="552A1B90" w14:textId="77777777" w:rsidR="000C0A06" w:rsidRDefault="000C0A06" w:rsidP="00935F13">
            <w:pPr>
              <w:pStyle w:val="CopticVersemulti-line"/>
            </w:pPr>
            <w:r>
              <w:t>ⲭⲉⲣⲉ ⲛⲓⲁⲑⲗⲟⲫⲟⲣⲟⲥ:</w:t>
            </w:r>
          </w:p>
          <w:p w14:paraId="4B7044DE" w14:textId="77777777" w:rsidR="000C0A06" w:rsidRDefault="000C0A06" w:rsidP="00935F13">
            <w:pPr>
              <w:pStyle w:val="CopticHangingVerse"/>
            </w:pPr>
            <w:r>
              <w:t>Ⲕⲟⲥⲙⲁⲥ ⲛⲉⲙ ⲛⲉϥⲥ̀ⲛⲏⲟⲩ ⲛⲉⲙ ⲧⲟⲩⲙⲁⲩ.</w:t>
            </w:r>
          </w:p>
        </w:tc>
      </w:tr>
    </w:tbl>
    <w:p w14:paraId="30F8162D" w14:textId="39D42179" w:rsidR="00B46E6E" w:rsidRDefault="000C0A06" w:rsidP="00B46E6E">
      <w:pPr>
        <w:tabs>
          <w:tab w:val="left" w:leader="dot" w:pos="8280"/>
        </w:tabs>
        <w:spacing w:after="0" w:line="240" w:lineRule="auto"/>
      </w:pPr>
      <w:r>
        <w:t>The Doxology for Sts. Cosmas, Damian, their Brothers and their Mother</w:t>
      </w:r>
      <w:r w:rsidR="00B46E6E">
        <w:fldChar w:fldCharType="end"/>
      </w:r>
      <w:r w:rsidR="00B46E6E">
        <w:tab/>
      </w:r>
      <w:r w:rsidR="00B46E6E">
        <w:fldChar w:fldCharType="begin"/>
      </w:r>
      <w:r w:rsidR="00B46E6E">
        <w:instrText xml:space="preserve"> PAGEREF _Ref434489688 \h </w:instrText>
      </w:r>
      <w:r w:rsidR="00B46E6E">
        <w:fldChar w:fldCharType="separate"/>
      </w:r>
      <w:r>
        <w:rPr>
          <w:noProof/>
        </w:rPr>
        <w:t>696</w:t>
      </w:r>
      <w:r w:rsidR="00B46E6E">
        <w:fldChar w:fldCharType="end"/>
      </w:r>
    </w:p>
    <w:p w14:paraId="38778A59" w14:textId="23AE96AB"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C0A06">
        <w:t>The Doxology for Sts. Apakir and John</w:t>
      </w:r>
      <w:r>
        <w:fldChar w:fldCharType="end"/>
      </w:r>
      <w:r>
        <w:tab/>
      </w:r>
      <w:r>
        <w:fldChar w:fldCharType="begin"/>
      </w:r>
      <w:r>
        <w:instrText xml:space="preserve"> PAGEREF _Ref434489722 \h </w:instrText>
      </w:r>
      <w:r>
        <w:fldChar w:fldCharType="separate"/>
      </w:r>
      <w:r w:rsidR="000C0A06">
        <w:rPr>
          <w:noProof/>
        </w:rPr>
        <w:t>899</w:t>
      </w:r>
      <w:r>
        <w:fldChar w:fldCharType="end"/>
      </w:r>
    </w:p>
    <w:p w14:paraId="5C296656" w14:textId="77777777" w:rsidR="000C0A06" w:rsidRPr="00F76CFB" w:rsidRDefault="00B46E6E" w:rsidP="000C0A06">
      <w:pPr>
        <w:tabs>
          <w:tab w:val="left" w:leader="dot" w:pos="8280"/>
        </w:tabs>
        <w:spacing w:after="0" w:line="240" w:lineRule="auto"/>
      </w:pPr>
      <w:r>
        <w:fldChar w:fldCharType="begin"/>
      </w:r>
      <w:r>
        <w:instrText xml:space="preserve"> REF _Ref434489794 \h  \* MERGEFORMAT </w:instrText>
      </w:r>
      <w:r>
        <w:fldChar w:fldCharType="separate"/>
      </w:r>
      <w:r w:rsidR="000C0A06">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3C49B9EA" w14:textId="77777777" w:rsidTr="00F76CFB">
        <w:trPr>
          <w:cantSplit/>
          <w:jc w:val="center"/>
        </w:trPr>
        <w:tc>
          <w:tcPr>
            <w:tcW w:w="288" w:type="dxa"/>
          </w:tcPr>
          <w:p w14:paraId="3B47D067" w14:textId="77777777" w:rsidR="000C0A06" w:rsidRDefault="000C0A06" w:rsidP="00F76CFB">
            <w:pPr>
              <w:pStyle w:val="CopticCross"/>
            </w:pPr>
          </w:p>
        </w:tc>
        <w:tc>
          <w:tcPr>
            <w:tcW w:w="3960" w:type="dxa"/>
          </w:tcPr>
          <w:p w14:paraId="4D12CD1E" w14:textId="77777777" w:rsidR="000C0A06" w:rsidRDefault="000C0A06" w:rsidP="00F76CFB">
            <w:pPr>
              <w:pStyle w:val="EngHang"/>
            </w:pPr>
            <w:r>
              <w:rPr>
                <w:rFonts w:hint="eastAsia"/>
              </w:rPr>
              <w:t>Hail to you, O martyr.</w:t>
            </w:r>
          </w:p>
          <w:p w14:paraId="6553DF99" w14:textId="77777777" w:rsidR="000C0A06" w:rsidRDefault="000C0A06" w:rsidP="00F76CFB">
            <w:pPr>
              <w:pStyle w:val="EngHang"/>
            </w:pPr>
            <w:r>
              <w:rPr>
                <w:rFonts w:hint="eastAsia"/>
              </w:rPr>
              <w:t>Hail to the noble athlete,</w:t>
            </w:r>
          </w:p>
          <w:p w14:paraId="5DB5D968" w14:textId="77777777" w:rsidR="000C0A06" w:rsidRDefault="000C0A06" w:rsidP="00F76CFB">
            <w:pPr>
              <w:pStyle w:val="EngHang"/>
            </w:pPr>
            <w:r>
              <w:rPr>
                <w:rFonts w:hint="eastAsia"/>
              </w:rPr>
              <w:t>Hail to the struggle-bearer,</w:t>
            </w:r>
          </w:p>
          <w:p w14:paraId="2462490B" w14:textId="77777777" w:rsidR="000C0A06" w:rsidRDefault="000C0A06" w:rsidP="00F76CFB">
            <w:pPr>
              <w:pStyle w:val="EngHangEnd"/>
            </w:pPr>
            <w:r>
              <w:t>Abba Searapamon the Bishop.</w:t>
            </w:r>
          </w:p>
        </w:tc>
        <w:tc>
          <w:tcPr>
            <w:tcW w:w="288" w:type="dxa"/>
          </w:tcPr>
          <w:p w14:paraId="6998F1CD" w14:textId="77777777" w:rsidR="000C0A06" w:rsidRDefault="000C0A06" w:rsidP="00F76CFB"/>
        </w:tc>
        <w:tc>
          <w:tcPr>
            <w:tcW w:w="288" w:type="dxa"/>
          </w:tcPr>
          <w:p w14:paraId="2B813844" w14:textId="77777777" w:rsidR="000C0A06" w:rsidRDefault="000C0A06" w:rsidP="00F76CFB">
            <w:pPr>
              <w:pStyle w:val="CopticCross"/>
            </w:pPr>
          </w:p>
        </w:tc>
        <w:tc>
          <w:tcPr>
            <w:tcW w:w="3960" w:type="dxa"/>
          </w:tcPr>
          <w:p w14:paraId="175846AC" w14:textId="77777777" w:rsidR="000C0A06" w:rsidRDefault="000C0A06" w:rsidP="00F76CFB">
            <w:pPr>
              <w:pStyle w:val="CopticVersemulti-line"/>
            </w:pPr>
            <w:r>
              <w:t>Ⲭⲉⲣⲉ ⲛⲁⲕ ⲱ̀ ⲡⲓⲙⲁⲣⲧⲩⲣⲟⲥ:</w:t>
            </w:r>
          </w:p>
          <w:p w14:paraId="309BF047" w14:textId="77777777" w:rsidR="000C0A06" w:rsidRDefault="000C0A06" w:rsidP="00F76CFB">
            <w:pPr>
              <w:pStyle w:val="CopticVersemulti-line"/>
            </w:pPr>
            <w:r>
              <w:t>ⲭⲉⲣⲉ ⲡⲓϣⲱⲓϫ ⲛ̀ⲅⲉⲛⲛⲉⲟⲥ:</w:t>
            </w:r>
          </w:p>
          <w:p w14:paraId="695DABAF" w14:textId="77777777" w:rsidR="000C0A06" w:rsidRDefault="000C0A06" w:rsidP="00F76CFB">
            <w:pPr>
              <w:pStyle w:val="CopticVersemulti-line"/>
            </w:pPr>
            <w:r>
              <w:t>ⲭⲉⲣⲉ ⲡⲓⲁ̀ⲑⲗⲟⲫⲟⲣⲟⲥ:</w:t>
            </w:r>
          </w:p>
          <w:p w14:paraId="499034E3" w14:textId="77777777" w:rsidR="000C0A06" w:rsidRDefault="000C0A06" w:rsidP="00F76CFB">
            <w:pPr>
              <w:pStyle w:val="CopticHangingVerse"/>
            </w:pPr>
            <w:r>
              <w:t>ⲁⲃⲃⲁ Ⲥⲁⲣⲁⲡⲁⲙⲱⲛ ⲡⲓⲉ̀ⲡⲓⲥⲕⲟⲡⲟⲥ.</w:t>
            </w:r>
          </w:p>
        </w:tc>
      </w:tr>
    </w:tbl>
    <w:p w14:paraId="5D03558B" w14:textId="601DF8EB" w:rsidR="00B46E6E" w:rsidRDefault="000C0A06" w:rsidP="00B46E6E">
      <w:pPr>
        <w:tabs>
          <w:tab w:val="left" w:leader="dot" w:pos="8280"/>
        </w:tabs>
        <w:spacing w:after="0" w:line="240" w:lineRule="auto"/>
      </w:pPr>
      <w:r>
        <w:t>The Doxology for St. Serapamon</w:t>
      </w:r>
      <w:r w:rsidR="00B46E6E">
        <w:fldChar w:fldCharType="end"/>
      </w:r>
      <w:r w:rsidR="00B46E6E">
        <w:tab/>
      </w:r>
      <w:r w:rsidR="00B46E6E">
        <w:fldChar w:fldCharType="begin"/>
      </w:r>
      <w:r w:rsidR="00B46E6E">
        <w:instrText xml:space="preserve"> PAGEREF _Ref434489794 \h </w:instrText>
      </w:r>
      <w:r w:rsidR="00B46E6E">
        <w:fldChar w:fldCharType="separate"/>
      </w:r>
      <w:r>
        <w:rPr>
          <w:noProof/>
        </w:rPr>
        <w:t>702</w:t>
      </w:r>
      <w:r w:rsidR="00B46E6E">
        <w:fldChar w:fldCharType="end"/>
      </w:r>
    </w:p>
    <w:p w14:paraId="63F58DD6" w14:textId="5E76EA51"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C0A06">
        <w:t>The Doxology for St. Maurice and the Theban Legion</w:t>
      </w:r>
      <w:r>
        <w:fldChar w:fldCharType="end"/>
      </w:r>
      <w:r>
        <w:tab/>
      </w:r>
      <w:r>
        <w:fldChar w:fldCharType="begin"/>
      </w:r>
      <w:r>
        <w:instrText xml:space="preserve"> PAGEREF _Ref434489859 \h </w:instrText>
      </w:r>
      <w:r>
        <w:fldChar w:fldCharType="separate"/>
      </w:r>
      <w:r w:rsidR="000C0A06">
        <w:rPr>
          <w:noProof/>
        </w:rPr>
        <w:t>660</w:t>
      </w:r>
      <w:r>
        <w:fldChar w:fldCharType="end"/>
      </w:r>
    </w:p>
    <w:p w14:paraId="5E4F2A80" w14:textId="2C39940A"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C0A06">
        <w:t>Another Doxology of St. Maurice</w:t>
      </w:r>
      <w:r>
        <w:fldChar w:fldCharType="end"/>
      </w:r>
      <w:r>
        <w:tab/>
      </w:r>
      <w:r>
        <w:fldChar w:fldCharType="begin"/>
      </w:r>
      <w:r>
        <w:instrText xml:space="preserve"> PAGEREF _Ref434489873 \h </w:instrText>
      </w:r>
      <w:r>
        <w:fldChar w:fldCharType="separate"/>
      </w:r>
      <w:r w:rsidR="000C0A06">
        <w:rPr>
          <w:noProof/>
        </w:rPr>
        <w:t>662</w:t>
      </w:r>
      <w:r>
        <w:fldChar w:fldCharType="end"/>
      </w:r>
    </w:p>
    <w:p w14:paraId="1E1E4F96" w14:textId="03AF6E7D"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C0A06">
        <w:t>The Doxology for St. George of Zahim</w:t>
      </w:r>
      <w:r>
        <w:fldChar w:fldCharType="end"/>
      </w:r>
      <w:r>
        <w:tab/>
      </w:r>
      <w:r>
        <w:fldChar w:fldCharType="begin"/>
      </w:r>
      <w:r>
        <w:instrText xml:space="preserve"> PAGEREF _Ref434489925 \h </w:instrText>
      </w:r>
      <w:r>
        <w:fldChar w:fldCharType="separate"/>
      </w:r>
      <w:r w:rsidR="000C0A06">
        <w:rPr>
          <w:noProof/>
        </w:rPr>
        <w:t>900</w:t>
      </w:r>
      <w:r>
        <w:fldChar w:fldCharType="end"/>
      </w:r>
    </w:p>
    <w:p w14:paraId="0BDFF43A" w14:textId="341A900C"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C0A06">
        <w:t>The Doxology of St. Demiana</w:t>
      </w:r>
      <w:r>
        <w:fldChar w:fldCharType="end"/>
      </w:r>
      <w:r>
        <w:tab/>
      </w:r>
      <w:r>
        <w:fldChar w:fldCharType="begin"/>
      </w:r>
      <w:r>
        <w:instrText xml:space="preserve"> PAGEREF _Ref434490082 \h </w:instrText>
      </w:r>
      <w:r>
        <w:fldChar w:fldCharType="separate"/>
      </w:r>
      <w:r w:rsidR="000C0A06">
        <w:rPr>
          <w:noProof/>
        </w:rPr>
        <w:t>613</w:t>
      </w:r>
      <w:r>
        <w:fldChar w:fldCharType="end"/>
      </w:r>
    </w:p>
    <w:p w14:paraId="29A91A88" w14:textId="69A4ABAC"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C0A06">
        <w:t>Another Doxology of St. Demiana</w:t>
      </w:r>
      <w:r>
        <w:fldChar w:fldCharType="end"/>
      </w:r>
      <w:r>
        <w:tab/>
      </w:r>
      <w:r>
        <w:fldChar w:fldCharType="begin"/>
      </w:r>
      <w:r>
        <w:instrText xml:space="preserve"> PAGEREF _Ref434490124 \h </w:instrText>
      </w:r>
      <w:r>
        <w:fldChar w:fldCharType="separate"/>
      </w:r>
      <w:r w:rsidR="000C0A06">
        <w:rPr>
          <w:noProof/>
        </w:rPr>
        <w:t>824</w:t>
      </w:r>
      <w:r>
        <w:fldChar w:fldCharType="end"/>
      </w:r>
    </w:p>
    <w:p w14:paraId="669B222A" w14:textId="77777777" w:rsidR="000C0A06" w:rsidRDefault="00B46E6E" w:rsidP="003663F9">
      <w:pPr>
        <w:pStyle w:val="Heading4"/>
      </w:pPr>
      <w:r>
        <w:fldChar w:fldCharType="begin"/>
      </w:r>
      <w:r>
        <w:instrText xml:space="preserve"> REF _Ref434490169 \h </w:instrText>
      </w:r>
      <w:r>
        <w:fldChar w:fldCharType="separate"/>
      </w:r>
      <w:r w:rsidR="000C0A06">
        <w:t>The Verses of the Cymbals for Sts. Barbara and Juliana</w:t>
      </w:r>
    </w:p>
    <w:p w14:paraId="687A877D" w14:textId="77777777" w:rsidR="000C0A06" w:rsidRPr="003663F9" w:rsidRDefault="000C0A06"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3421B2DC" w14:textId="77777777" w:rsidTr="003663F9">
        <w:trPr>
          <w:cantSplit/>
          <w:jc w:val="center"/>
        </w:trPr>
        <w:tc>
          <w:tcPr>
            <w:tcW w:w="288" w:type="dxa"/>
          </w:tcPr>
          <w:p w14:paraId="3FACA545" w14:textId="77777777" w:rsidR="000C0A06" w:rsidRDefault="000C0A06" w:rsidP="003663F9">
            <w:pPr>
              <w:pStyle w:val="CopticCross"/>
            </w:pPr>
          </w:p>
        </w:tc>
        <w:tc>
          <w:tcPr>
            <w:tcW w:w="3960" w:type="dxa"/>
          </w:tcPr>
          <w:p w14:paraId="5D4D2041" w14:textId="77777777" w:rsidR="000C0A06" w:rsidRDefault="000C0A06" w:rsidP="003663F9">
            <w:pPr>
              <w:pStyle w:val="EngHangEnd"/>
            </w:pPr>
            <w:r>
              <w:t>Saint Barbara.</w:t>
            </w:r>
          </w:p>
        </w:tc>
        <w:tc>
          <w:tcPr>
            <w:tcW w:w="288" w:type="dxa"/>
          </w:tcPr>
          <w:p w14:paraId="72DB55CC" w14:textId="77777777" w:rsidR="000C0A06" w:rsidRDefault="000C0A06" w:rsidP="003663F9"/>
        </w:tc>
        <w:tc>
          <w:tcPr>
            <w:tcW w:w="288" w:type="dxa"/>
          </w:tcPr>
          <w:p w14:paraId="63775A6F" w14:textId="77777777" w:rsidR="000C0A06" w:rsidRDefault="000C0A06" w:rsidP="003663F9">
            <w:pPr>
              <w:pStyle w:val="CopticCross"/>
            </w:pPr>
          </w:p>
        </w:tc>
        <w:tc>
          <w:tcPr>
            <w:tcW w:w="3960" w:type="dxa"/>
          </w:tcPr>
          <w:p w14:paraId="74D540BE" w14:textId="77777777" w:rsidR="000C0A06" w:rsidRDefault="000C0A06" w:rsidP="003663F9">
            <w:pPr>
              <w:pStyle w:val="CopticHangingVerse"/>
            </w:pPr>
            <w:r>
              <w:t>ϯⲁ̀ⲅⲓⲁ Ⲃⲁⲣⲃⲁⲣⲁ.</w:t>
            </w:r>
          </w:p>
        </w:tc>
      </w:tr>
      <w:tr w:rsidR="000C0A06" w14:paraId="4FA7F798" w14:textId="77777777" w:rsidTr="003663F9">
        <w:trPr>
          <w:cantSplit/>
          <w:jc w:val="center"/>
        </w:trPr>
        <w:tc>
          <w:tcPr>
            <w:tcW w:w="288" w:type="dxa"/>
          </w:tcPr>
          <w:p w14:paraId="0BD762E3" w14:textId="77777777" w:rsidR="000C0A06" w:rsidRDefault="000C0A06" w:rsidP="003663F9">
            <w:pPr>
              <w:pStyle w:val="CopticCross"/>
            </w:pPr>
          </w:p>
        </w:tc>
        <w:tc>
          <w:tcPr>
            <w:tcW w:w="3960" w:type="dxa"/>
          </w:tcPr>
          <w:p w14:paraId="60F96472" w14:textId="77777777" w:rsidR="000C0A06" w:rsidRPr="003663F9" w:rsidRDefault="000C0A06" w:rsidP="003663F9">
            <w:pPr>
              <w:pStyle w:val="EngHangEnd"/>
              <w:rPr>
                <w:rFonts w:eastAsia="Arial Unicode MS"/>
              </w:rPr>
            </w:pPr>
            <w:r>
              <w:rPr>
                <w:rFonts w:eastAsia="Arial Unicode MS"/>
              </w:rPr>
              <w:t>Saint Juliana.</w:t>
            </w:r>
          </w:p>
        </w:tc>
        <w:tc>
          <w:tcPr>
            <w:tcW w:w="288" w:type="dxa"/>
          </w:tcPr>
          <w:p w14:paraId="5A8F5C47" w14:textId="77777777" w:rsidR="000C0A06" w:rsidRDefault="000C0A06" w:rsidP="003663F9"/>
        </w:tc>
        <w:tc>
          <w:tcPr>
            <w:tcW w:w="288" w:type="dxa"/>
          </w:tcPr>
          <w:p w14:paraId="48D3FB17" w14:textId="77777777" w:rsidR="000C0A06" w:rsidRDefault="000C0A06" w:rsidP="003663F9">
            <w:pPr>
              <w:pStyle w:val="CopticCross"/>
            </w:pPr>
          </w:p>
        </w:tc>
        <w:tc>
          <w:tcPr>
            <w:tcW w:w="3960" w:type="dxa"/>
          </w:tcPr>
          <w:p w14:paraId="07547F65" w14:textId="77777777" w:rsidR="000C0A06" w:rsidRDefault="000C0A06" w:rsidP="003663F9">
            <w:pPr>
              <w:pStyle w:val="CopticHangingVerse"/>
            </w:pPr>
            <w:r>
              <w:t>ϯⲁ̀ⲅⲓⲁ Ⲓⲟⲩⲗⲓⲁ̀ⲛⲏ.</w:t>
            </w:r>
          </w:p>
        </w:tc>
      </w:tr>
    </w:tbl>
    <w:p w14:paraId="576B957E" w14:textId="75655D0D" w:rsidR="00B46E6E" w:rsidRDefault="000C0A06" w:rsidP="00B46E6E">
      <w:pPr>
        <w:tabs>
          <w:tab w:val="left" w:leader="dot" w:pos="8280"/>
        </w:tabs>
        <w:spacing w:after="0" w:line="240" w:lineRule="auto"/>
      </w:pPr>
      <w:r>
        <w:t>The Doxology for Sts. Barbara and Juliana</w:t>
      </w:r>
      <w:r w:rsidR="00B46E6E">
        <w:fldChar w:fldCharType="end"/>
      </w:r>
      <w:r w:rsidR="00B46E6E">
        <w:tab/>
      </w:r>
      <w:r w:rsidR="00B46E6E">
        <w:fldChar w:fldCharType="begin"/>
      </w:r>
      <w:r w:rsidR="00B46E6E">
        <w:instrText xml:space="preserve"> PAGEREF _Ref434490169 \h </w:instrText>
      </w:r>
      <w:r w:rsidR="00B46E6E">
        <w:fldChar w:fldCharType="separate"/>
      </w:r>
      <w:r>
        <w:rPr>
          <w:noProof/>
        </w:rPr>
        <w:t>723</w:t>
      </w:r>
      <w:r w:rsidR="00B46E6E">
        <w:fldChar w:fldCharType="end"/>
      </w:r>
    </w:p>
    <w:p w14:paraId="5552E48E" w14:textId="77FED8B6"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C0A06">
        <w:t>The Doxology for St. Marina</w:t>
      </w:r>
      <w:r>
        <w:fldChar w:fldCharType="end"/>
      </w:r>
      <w:r>
        <w:tab/>
      </w:r>
      <w:r>
        <w:fldChar w:fldCharType="begin"/>
      </w:r>
      <w:r>
        <w:instrText xml:space="preserve"> PAGEREF _Ref434490204 \h </w:instrText>
      </w:r>
      <w:r>
        <w:fldChar w:fldCharType="separate"/>
      </w:r>
      <w:r w:rsidR="000C0A06">
        <w:rPr>
          <w:noProof/>
        </w:rPr>
        <w:t>924</w:t>
      </w:r>
      <w:r>
        <w:fldChar w:fldCharType="end"/>
      </w:r>
    </w:p>
    <w:p w14:paraId="55464800" w14:textId="77777777" w:rsidR="000C0A06" w:rsidRDefault="00B46E6E" w:rsidP="00BD6485">
      <w:pPr>
        <w:pStyle w:val="Heading4"/>
      </w:pPr>
      <w:r>
        <w:fldChar w:fldCharType="begin"/>
      </w:r>
      <w:r>
        <w:instrText xml:space="preserve"> REF _Ref434490258 \h </w:instrText>
      </w:r>
      <w:r>
        <w:fldChar w:fldCharType="separate"/>
      </w:r>
      <w:r w:rsidR="000C0A06">
        <w:t>A Verse for the Verses of Cymbals for St. Rebecca and her Children</w:t>
      </w:r>
    </w:p>
    <w:p w14:paraId="04451938" w14:textId="77777777" w:rsidR="000C0A06" w:rsidRPr="004B7EF3" w:rsidRDefault="000C0A06" w:rsidP="004B7EF3">
      <w:pPr>
        <w:pStyle w:val="Rubric"/>
      </w:pPr>
      <w:r>
        <w:t>See the Praxis Response below.</w:t>
      </w:r>
    </w:p>
    <w:p w14:paraId="6816F6FF" w14:textId="42CECB5A" w:rsidR="00B46E6E" w:rsidRDefault="000C0A06" w:rsidP="00B46E6E">
      <w:pPr>
        <w:tabs>
          <w:tab w:val="left" w:leader="dot" w:pos="8280"/>
        </w:tabs>
        <w:spacing w:after="0" w:line="240" w:lineRule="auto"/>
      </w:pPr>
      <w:r>
        <w:t>The Doxology for St. Rebecca and her Children</w:t>
      </w:r>
      <w:r w:rsidR="00B46E6E">
        <w:fldChar w:fldCharType="end"/>
      </w:r>
      <w:r w:rsidR="00B46E6E">
        <w:tab/>
      </w:r>
      <w:r w:rsidR="00B46E6E">
        <w:fldChar w:fldCharType="begin"/>
      </w:r>
      <w:r w:rsidR="00B46E6E">
        <w:instrText xml:space="preserve"> PAGEREF _Ref434490258 \h </w:instrText>
      </w:r>
      <w:r w:rsidR="00B46E6E">
        <w:fldChar w:fldCharType="separate"/>
      </w:r>
      <w:r>
        <w:rPr>
          <w:noProof/>
        </w:rPr>
        <w:t>642</w:t>
      </w:r>
      <w:r w:rsidR="00B46E6E">
        <w:fldChar w:fldCharType="end"/>
      </w:r>
    </w:p>
    <w:p w14:paraId="540E858E" w14:textId="639947BB"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C0A06">
        <w:t>The Doxology of the Martyrs</w:t>
      </w:r>
      <w:r>
        <w:fldChar w:fldCharType="end"/>
      </w:r>
      <w:r>
        <w:tab/>
      </w:r>
      <w:r>
        <w:fldChar w:fldCharType="begin"/>
      </w:r>
      <w:r>
        <w:instrText xml:space="preserve"> PAGEREF _Ref434489950 \h </w:instrText>
      </w:r>
      <w:r>
        <w:fldChar w:fldCharType="separate"/>
      </w:r>
      <w:r w:rsidR="000C0A06">
        <w:rPr>
          <w:noProof/>
        </w:rPr>
        <w:t>614</w:t>
      </w:r>
      <w:r>
        <w:fldChar w:fldCharType="end"/>
      </w:r>
    </w:p>
    <w:p w14:paraId="4C266829" w14:textId="7E5B9B19"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C0A06">
        <w:t>The Doxology for St. Anthony the Great</w:t>
      </w:r>
      <w:r>
        <w:fldChar w:fldCharType="end"/>
      </w:r>
      <w:r>
        <w:tab/>
      </w:r>
      <w:r>
        <w:fldChar w:fldCharType="begin"/>
      </w:r>
      <w:r>
        <w:instrText xml:space="preserve"> PAGEREF _Ref434490340 \h </w:instrText>
      </w:r>
      <w:r>
        <w:fldChar w:fldCharType="separate"/>
      </w:r>
      <w:r w:rsidR="000C0A06">
        <w:rPr>
          <w:noProof/>
        </w:rPr>
        <w:t>830</w:t>
      </w:r>
      <w:r>
        <w:fldChar w:fldCharType="end"/>
      </w:r>
    </w:p>
    <w:p w14:paraId="7876C2FC" w14:textId="293781C1"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C0A06">
        <w:t>The Doxology for St. Paul the Anchorite</w:t>
      </w:r>
      <w:r>
        <w:fldChar w:fldCharType="end"/>
      </w:r>
      <w:r>
        <w:tab/>
      </w:r>
      <w:r>
        <w:fldChar w:fldCharType="begin"/>
      </w:r>
      <w:r>
        <w:instrText xml:space="preserve"> PAGEREF _Ref434490368 \h </w:instrText>
      </w:r>
      <w:r>
        <w:fldChar w:fldCharType="separate"/>
      </w:r>
      <w:r w:rsidR="000C0A06">
        <w:rPr>
          <w:noProof/>
        </w:rPr>
        <w:t>832</w:t>
      </w:r>
      <w:r>
        <w:fldChar w:fldCharType="end"/>
      </w:r>
    </w:p>
    <w:p w14:paraId="7F23326E" w14:textId="65E804E8"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C0A06">
        <w:t>The Doxology of St. Anthony and St. Paul</w:t>
      </w:r>
      <w:r>
        <w:fldChar w:fldCharType="end"/>
      </w:r>
      <w:r>
        <w:tab/>
      </w:r>
      <w:r>
        <w:fldChar w:fldCharType="begin"/>
      </w:r>
      <w:r>
        <w:instrText xml:space="preserve"> PAGEREF _Ref434490311 \h </w:instrText>
      </w:r>
      <w:r>
        <w:fldChar w:fldCharType="separate"/>
      </w:r>
      <w:r w:rsidR="000C0A06">
        <w:rPr>
          <w:noProof/>
        </w:rPr>
        <w:t>619</w:t>
      </w:r>
      <w:r>
        <w:fldChar w:fldCharType="end"/>
      </w:r>
    </w:p>
    <w:p w14:paraId="0452B3F4" w14:textId="6698CD98"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C0A06">
        <w:rPr>
          <w:lang w:val="en-US"/>
        </w:rPr>
        <w:t>The Doxology for St. Pishoy</w:t>
      </w:r>
      <w:r>
        <w:fldChar w:fldCharType="end"/>
      </w:r>
      <w:r>
        <w:tab/>
      </w:r>
      <w:r>
        <w:fldChar w:fldCharType="begin"/>
      </w:r>
      <w:r>
        <w:instrText xml:space="preserve"> PAGEREF _Ref434490783 \h </w:instrText>
      </w:r>
      <w:r>
        <w:fldChar w:fldCharType="separate"/>
      </w:r>
      <w:r w:rsidR="000C0A06">
        <w:rPr>
          <w:noProof/>
        </w:rPr>
        <w:t>919</w:t>
      </w:r>
      <w:r>
        <w:fldChar w:fldCharType="end"/>
      </w:r>
    </w:p>
    <w:p w14:paraId="73CE5335" w14:textId="58AA8649"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C0A06">
        <w:t>The Doxology of St. Pishoy and St. Paul of Tammah</w:t>
      </w:r>
      <w:r>
        <w:fldChar w:fldCharType="end"/>
      </w:r>
      <w:r>
        <w:tab/>
      </w:r>
      <w:r>
        <w:fldChar w:fldCharType="begin"/>
      </w:r>
      <w:r>
        <w:instrText xml:space="preserve"> PAGEREF _Ref434490826 \h </w:instrText>
      </w:r>
      <w:r>
        <w:fldChar w:fldCharType="separate"/>
      </w:r>
      <w:r w:rsidR="000C0A06">
        <w:rPr>
          <w:noProof/>
        </w:rPr>
        <w:t>621</w:t>
      </w:r>
      <w:r>
        <w:fldChar w:fldCharType="end"/>
      </w:r>
    </w:p>
    <w:p w14:paraId="4D5B019A" w14:textId="60058A1A"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C0A06">
        <w:t>The Doxology of St. Macarius the Great</w:t>
      </w:r>
      <w:r>
        <w:fldChar w:fldCharType="end"/>
      </w:r>
      <w:r>
        <w:tab/>
      </w:r>
      <w:r>
        <w:fldChar w:fldCharType="begin"/>
      </w:r>
      <w:r>
        <w:instrText xml:space="preserve"> PAGEREF _Ref434490507 \h </w:instrText>
      </w:r>
      <w:r>
        <w:fldChar w:fldCharType="separate"/>
      </w:r>
      <w:r w:rsidR="000C0A06">
        <w:rPr>
          <w:noProof/>
        </w:rPr>
        <w:t>844</w:t>
      </w:r>
      <w:r>
        <w:fldChar w:fldCharType="end"/>
      </w:r>
    </w:p>
    <w:p w14:paraId="375959C5" w14:textId="23DD2F5D"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C0A06">
        <w:t>Another Doxology of St. Macarius the Great</w:t>
      </w:r>
      <w:r>
        <w:fldChar w:fldCharType="end"/>
      </w:r>
      <w:r>
        <w:tab/>
      </w:r>
      <w:r>
        <w:fldChar w:fldCharType="begin"/>
      </w:r>
      <w:r>
        <w:instrText xml:space="preserve"> PAGEREF _Ref434490525 \h </w:instrText>
      </w:r>
      <w:r>
        <w:fldChar w:fldCharType="separate"/>
      </w:r>
      <w:r w:rsidR="000C0A06">
        <w:rPr>
          <w:noProof/>
        </w:rPr>
        <w:t>846</w:t>
      </w:r>
      <w:r>
        <w:fldChar w:fldCharType="end"/>
      </w:r>
    </w:p>
    <w:p w14:paraId="79D5B8D3" w14:textId="160AB02C"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C0A06">
        <w:t>Another Doxology of St. Macarius the Great</w:t>
      </w:r>
      <w:r>
        <w:fldChar w:fldCharType="end"/>
      </w:r>
      <w:r>
        <w:tab/>
      </w:r>
      <w:r>
        <w:fldChar w:fldCharType="begin"/>
      </w:r>
      <w:r>
        <w:instrText xml:space="preserve"> PAGEREF _Ref434490542 \h </w:instrText>
      </w:r>
      <w:r>
        <w:fldChar w:fldCharType="separate"/>
      </w:r>
      <w:r w:rsidR="000C0A06">
        <w:rPr>
          <w:noProof/>
        </w:rPr>
        <w:t>847</w:t>
      </w:r>
      <w:r>
        <w:fldChar w:fldCharType="end"/>
      </w:r>
    </w:p>
    <w:p w14:paraId="172063D3" w14:textId="3E336EBA"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C0A06">
        <w:t>The Doxology for St. Macarius of Alexandria, the Presbyter</w:t>
      </w:r>
      <w:r>
        <w:fldChar w:fldCharType="end"/>
      </w:r>
      <w:r>
        <w:tab/>
      </w:r>
      <w:r>
        <w:fldChar w:fldCharType="begin"/>
      </w:r>
      <w:r>
        <w:instrText xml:space="preserve"> PAGEREF _Ref434490596 \h </w:instrText>
      </w:r>
      <w:r>
        <w:fldChar w:fldCharType="separate"/>
      </w:r>
      <w:r w:rsidR="000C0A06">
        <w:rPr>
          <w:noProof/>
        </w:rPr>
        <w:t>867</w:t>
      </w:r>
      <w:r>
        <w:fldChar w:fldCharType="end"/>
      </w:r>
    </w:p>
    <w:p w14:paraId="50A26227" w14:textId="0F641B0F"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C0A06">
        <w:t>The Doxology for St. Macarius the Bishop of Edkow</w:t>
      </w:r>
      <w:r>
        <w:fldChar w:fldCharType="end"/>
      </w:r>
      <w:r>
        <w:tab/>
      </w:r>
      <w:r>
        <w:fldChar w:fldCharType="begin"/>
      </w:r>
      <w:r>
        <w:instrText xml:space="preserve"> PAGEREF _Ref434490474 \h </w:instrText>
      </w:r>
      <w:r>
        <w:fldChar w:fldCharType="separate"/>
      </w:r>
      <w:r w:rsidR="000C0A06">
        <w:rPr>
          <w:noProof/>
        </w:rPr>
        <w:t>684</w:t>
      </w:r>
      <w:r>
        <w:fldChar w:fldCharType="end"/>
      </w:r>
    </w:p>
    <w:p w14:paraId="24C6A2A7" w14:textId="77777777" w:rsidR="000C0A06" w:rsidRDefault="00B46E6E" w:rsidP="0056261A">
      <w:pPr>
        <w:pStyle w:val="Heading4"/>
      </w:pPr>
      <w:r>
        <w:fldChar w:fldCharType="begin"/>
      </w:r>
      <w:r>
        <w:instrText xml:space="preserve"> REF _Ref434490715 \h </w:instrText>
      </w:r>
      <w:r>
        <w:fldChar w:fldCharType="separate"/>
      </w:r>
      <w:r w:rsidR="000C0A06">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6562947F" w14:textId="77777777" w:rsidTr="0056261A">
        <w:trPr>
          <w:cantSplit/>
          <w:jc w:val="center"/>
        </w:trPr>
        <w:tc>
          <w:tcPr>
            <w:tcW w:w="288" w:type="dxa"/>
          </w:tcPr>
          <w:p w14:paraId="735AA4ED" w14:textId="77777777" w:rsidR="000C0A06" w:rsidRDefault="000C0A06" w:rsidP="0056261A">
            <w:pPr>
              <w:pStyle w:val="CopticCross"/>
            </w:pPr>
          </w:p>
        </w:tc>
        <w:tc>
          <w:tcPr>
            <w:tcW w:w="3960" w:type="dxa"/>
          </w:tcPr>
          <w:p w14:paraId="77760424" w14:textId="77777777" w:rsidR="000C0A06" w:rsidRDefault="000C0A06" w:rsidP="00855550">
            <w:pPr>
              <w:pStyle w:val="EngHang"/>
            </w:pPr>
            <w:r>
              <w:t>You are truly blessed,</w:t>
            </w:r>
          </w:p>
          <w:p w14:paraId="0589D696" w14:textId="77777777" w:rsidR="000C0A06" w:rsidRDefault="000C0A06" w:rsidP="00855550">
            <w:pPr>
              <w:pStyle w:val="EngHang"/>
            </w:pPr>
            <w:r>
              <w:t>Our saintly and righteous father,</w:t>
            </w:r>
          </w:p>
          <w:p w14:paraId="13F9F590" w14:textId="77777777" w:rsidR="000C0A06" w:rsidRDefault="000C0A06" w:rsidP="00855550">
            <w:pPr>
              <w:pStyle w:val="EngHang"/>
            </w:pPr>
            <w:r>
              <w:t>Abba John the Short,</w:t>
            </w:r>
          </w:p>
          <w:p w14:paraId="774E4A35" w14:textId="77777777" w:rsidR="000C0A06" w:rsidRDefault="000C0A06" w:rsidP="0056261A">
            <w:pPr>
              <w:pStyle w:val="EngHangEnd"/>
            </w:pPr>
            <w:r>
              <w:t>The beloved of Christ.</w:t>
            </w:r>
          </w:p>
        </w:tc>
        <w:tc>
          <w:tcPr>
            <w:tcW w:w="288" w:type="dxa"/>
          </w:tcPr>
          <w:p w14:paraId="1181DC9A" w14:textId="77777777" w:rsidR="000C0A06" w:rsidRDefault="000C0A06" w:rsidP="0056261A"/>
        </w:tc>
        <w:tc>
          <w:tcPr>
            <w:tcW w:w="288" w:type="dxa"/>
          </w:tcPr>
          <w:p w14:paraId="3DF8B179" w14:textId="77777777" w:rsidR="000C0A06" w:rsidRDefault="000C0A06" w:rsidP="0056261A">
            <w:pPr>
              <w:pStyle w:val="CopticCross"/>
            </w:pPr>
          </w:p>
        </w:tc>
        <w:tc>
          <w:tcPr>
            <w:tcW w:w="3960" w:type="dxa"/>
          </w:tcPr>
          <w:p w14:paraId="08BD4B46" w14:textId="77777777" w:rsidR="000C0A06" w:rsidRDefault="000C0A06" w:rsidP="00855550">
            <w:pPr>
              <w:pStyle w:val="CopticVersemulti-line"/>
            </w:pPr>
            <w:r>
              <w:t>Ⲱⲟⲩⲛⲁⲓⲁⲧⲕ ϧⲉⲛ ⲟⲩⲙⲉⲑⲙⲏⲓ:</w:t>
            </w:r>
          </w:p>
          <w:p w14:paraId="60FD6783" w14:textId="77777777" w:rsidR="000C0A06" w:rsidRDefault="000C0A06" w:rsidP="00855550">
            <w:pPr>
              <w:pStyle w:val="CopticVersemulti-line"/>
            </w:pPr>
            <w:r>
              <w:t>ⲡⲉⲛⲓⲱⲧ ⲉⲑⲟⲩⲁⲃ ⲛ̀ⲇⲓⲕⲉⲟⲥ:</w:t>
            </w:r>
          </w:p>
          <w:p w14:paraId="7478F76F" w14:textId="77777777" w:rsidR="000C0A06" w:rsidRDefault="000C0A06" w:rsidP="00855550">
            <w:pPr>
              <w:pStyle w:val="CopticVersemulti-line"/>
            </w:pPr>
            <w:r>
              <w:t>ⲁⲃⲃⲁ Ⲓⲱⲁⲛⲛⲏⲥ ⲡⲓⲕⲟⲗⲟⲃⲟⲥ:</w:t>
            </w:r>
          </w:p>
          <w:p w14:paraId="5FB95E46" w14:textId="77777777" w:rsidR="000C0A06" w:rsidRPr="00C35319" w:rsidRDefault="000C0A06" w:rsidP="0056261A">
            <w:pPr>
              <w:pStyle w:val="CopticHangingVerse"/>
            </w:pPr>
            <w:r>
              <w:t>ⲡⲓⲙⲉⲛⲣⲓⲧ ⲛ̀ⲧⲉ Ⲡⲭ̄ⲥ̄.</w:t>
            </w:r>
          </w:p>
        </w:tc>
      </w:tr>
    </w:tbl>
    <w:p w14:paraId="009C5D78" w14:textId="50082391" w:rsidR="00810F04" w:rsidRDefault="000C0A06" w:rsidP="00B46E6E">
      <w:pPr>
        <w:tabs>
          <w:tab w:val="left" w:leader="dot" w:pos="8280"/>
        </w:tabs>
        <w:spacing w:after="0" w:line="240" w:lineRule="auto"/>
      </w:pPr>
      <w:r>
        <w:t>The Doxology for St. John the Short</w:t>
      </w:r>
      <w:r w:rsidR="00B46E6E">
        <w:fldChar w:fldCharType="end"/>
      </w:r>
      <w:r w:rsidR="00B46E6E">
        <w:tab/>
      </w:r>
      <w:r w:rsidR="00B46E6E">
        <w:fldChar w:fldCharType="begin"/>
      </w:r>
      <w:r w:rsidR="00B46E6E">
        <w:instrText xml:space="preserve"> PAGEREF _Ref434490715 \h </w:instrText>
      </w:r>
      <w:r w:rsidR="00B46E6E">
        <w:fldChar w:fldCharType="separate"/>
      </w:r>
      <w:r>
        <w:rPr>
          <w:noProof/>
        </w:rPr>
        <w:t>679</w:t>
      </w:r>
      <w:r w:rsidR="00B46E6E">
        <w:fldChar w:fldCharType="end"/>
      </w:r>
    </w:p>
    <w:p w14:paraId="09BA7C45" w14:textId="1140735A"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C0A06">
        <w:t>The Doxology for St. Thomas the Anchorite</w:t>
      </w:r>
      <w:r>
        <w:fldChar w:fldCharType="end"/>
      </w:r>
      <w:r>
        <w:tab/>
      </w:r>
      <w:r>
        <w:fldChar w:fldCharType="begin"/>
      </w:r>
      <w:r>
        <w:instrText xml:space="preserve"> PAGEREF _Ref434490403 \h </w:instrText>
      </w:r>
      <w:r>
        <w:fldChar w:fldCharType="separate"/>
      </w:r>
      <w:r w:rsidR="000C0A06">
        <w:rPr>
          <w:noProof/>
        </w:rPr>
        <w:t>884</w:t>
      </w:r>
      <w:r>
        <w:fldChar w:fldCharType="end"/>
      </w:r>
    </w:p>
    <w:p w14:paraId="523E14F8" w14:textId="52BD5989"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C0A06">
        <w:t>The Doxology for St. Arsenius</w:t>
      </w:r>
      <w:r>
        <w:fldChar w:fldCharType="end"/>
      </w:r>
      <w:r>
        <w:tab/>
      </w:r>
      <w:r>
        <w:fldChar w:fldCharType="begin"/>
      </w:r>
      <w:r>
        <w:instrText xml:space="preserve"> PAGEREF _Ref434490892 \h </w:instrText>
      </w:r>
      <w:r>
        <w:fldChar w:fldCharType="separate"/>
      </w:r>
      <w:r w:rsidR="000C0A06">
        <w:rPr>
          <w:noProof/>
        </w:rPr>
        <w:t>871</w:t>
      </w:r>
      <w:r>
        <w:fldChar w:fldCharType="end"/>
      </w:r>
    </w:p>
    <w:p w14:paraId="32B75263" w14:textId="74CA594B"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C0A06">
        <w:t>The Doxology for Sts. Maximus and Dometius</w:t>
      </w:r>
      <w:r>
        <w:fldChar w:fldCharType="end"/>
      </w:r>
      <w:r>
        <w:tab/>
      </w:r>
      <w:r>
        <w:fldChar w:fldCharType="begin"/>
      </w:r>
      <w:r>
        <w:instrText xml:space="preserve"> PAGEREF _Ref434490957 \h </w:instrText>
      </w:r>
      <w:r>
        <w:fldChar w:fldCharType="separate"/>
      </w:r>
      <w:r w:rsidR="000C0A06">
        <w:rPr>
          <w:noProof/>
        </w:rPr>
        <w:t>826</w:t>
      </w:r>
      <w:r>
        <w:fldChar w:fldCharType="end"/>
      </w:r>
    </w:p>
    <w:p w14:paraId="3DE06B7E" w14:textId="55EF0EBC"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C0A06" w:rsidRPr="000C0A06">
        <w:t>The Doxology for the Strong St. Moses</w:t>
      </w:r>
      <w:r>
        <w:fldChar w:fldCharType="end"/>
      </w:r>
      <w:r>
        <w:tab/>
      </w:r>
      <w:r>
        <w:fldChar w:fldCharType="begin"/>
      </w:r>
      <w:r>
        <w:instrText xml:space="preserve"> PAGEREF _Ref434491006 \h </w:instrText>
      </w:r>
      <w:r>
        <w:fldChar w:fldCharType="separate"/>
      </w:r>
      <w:r w:rsidR="000C0A06">
        <w:rPr>
          <w:noProof/>
        </w:rPr>
        <w:t>901</w:t>
      </w:r>
      <w:r>
        <w:fldChar w:fldCharType="end"/>
      </w:r>
    </w:p>
    <w:p w14:paraId="65889E35" w14:textId="7EF9FE3D"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C0A06">
        <w:t>The Doxology for St. John Kami</w:t>
      </w:r>
      <w:r>
        <w:fldChar w:fldCharType="end"/>
      </w:r>
      <w:r>
        <w:tab/>
      </w:r>
      <w:r>
        <w:fldChar w:fldCharType="begin"/>
      </w:r>
      <w:r>
        <w:instrText xml:space="preserve"> PAGEREF _Ref434491108 \h </w:instrText>
      </w:r>
      <w:r>
        <w:fldChar w:fldCharType="separate"/>
      </w:r>
      <w:r w:rsidR="000C0A06">
        <w:rPr>
          <w:noProof/>
        </w:rPr>
        <w:t>728</w:t>
      </w:r>
      <w:r>
        <w:fldChar w:fldCharType="end"/>
      </w:r>
    </w:p>
    <w:p w14:paraId="452A4480" w14:textId="20762FD2"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C0A06">
        <w:t>The Doxology for St. Pachomius</w:t>
      </w:r>
      <w:r>
        <w:fldChar w:fldCharType="end"/>
      </w:r>
      <w:r>
        <w:tab/>
      </w:r>
      <w:r>
        <w:fldChar w:fldCharType="begin"/>
      </w:r>
      <w:r>
        <w:instrText xml:space="preserve"> PAGEREF _Ref434491150 \h </w:instrText>
      </w:r>
      <w:r>
        <w:fldChar w:fldCharType="separate"/>
      </w:r>
      <w:r w:rsidR="000C0A06">
        <w:rPr>
          <w:noProof/>
        </w:rPr>
        <w:t>872</w:t>
      </w:r>
      <w:r>
        <w:fldChar w:fldCharType="end"/>
      </w:r>
    </w:p>
    <w:p w14:paraId="0192B5E6" w14:textId="7409C122"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C0A06">
        <w:rPr>
          <w:lang w:val="en-US"/>
        </w:rPr>
        <w:t>The Doxology for St. Shenoute</w:t>
      </w:r>
      <w:r>
        <w:fldChar w:fldCharType="end"/>
      </w:r>
      <w:r>
        <w:tab/>
      </w:r>
      <w:r>
        <w:fldChar w:fldCharType="begin"/>
      </w:r>
      <w:r>
        <w:instrText xml:space="preserve"> PAGEREF _Ref434491186 \h </w:instrText>
      </w:r>
      <w:r>
        <w:fldChar w:fldCharType="separate"/>
      </w:r>
      <w:r w:rsidR="000C0A06">
        <w:rPr>
          <w:noProof/>
        </w:rPr>
        <w:t>917</w:t>
      </w:r>
      <w:r>
        <w:fldChar w:fldCharType="end"/>
      </w:r>
    </w:p>
    <w:p w14:paraId="7458F265" w14:textId="35F91F61"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C0A06">
        <w:rPr>
          <w:lang w:val="en-US"/>
        </w:rPr>
        <w:t>A Doxology for St. Besa</w:t>
      </w:r>
      <w:r>
        <w:fldChar w:fldCharType="end"/>
      </w:r>
      <w:r>
        <w:tab/>
      </w:r>
      <w:r>
        <w:fldChar w:fldCharType="begin"/>
      </w:r>
      <w:r>
        <w:instrText xml:space="preserve"> PAGEREF _Ref434491207 \h </w:instrText>
      </w:r>
      <w:r>
        <w:fldChar w:fldCharType="separate"/>
      </w:r>
      <w:r w:rsidR="000C0A06">
        <w:rPr>
          <w:noProof/>
        </w:rPr>
        <w:t>918</w:t>
      </w:r>
      <w:r>
        <w:fldChar w:fldCharType="end"/>
      </w:r>
    </w:p>
    <w:p w14:paraId="13581597" w14:textId="517FFD06"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C0A06">
        <w:t>The Doxology for Sts. Apollo and Apip</w:t>
      </w:r>
      <w:r>
        <w:fldChar w:fldCharType="end"/>
      </w:r>
      <w:r>
        <w:tab/>
      </w:r>
      <w:r>
        <w:fldChar w:fldCharType="begin"/>
      </w:r>
      <w:r>
        <w:instrText xml:space="preserve"> PAGEREF _Ref434492837 \h </w:instrText>
      </w:r>
      <w:r>
        <w:fldChar w:fldCharType="separate"/>
      </w:r>
      <w:r w:rsidR="000C0A06">
        <w:rPr>
          <w:noProof/>
        </w:rPr>
        <w:t>683</w:t>
      </w:r>
      <w:r>
        <w:fldChar w:fldCharType="end"/>
      </w:r>
    </w:p>
    <w:p w14:paraId="3540FB7A" w14:textId="021A9771"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C0A06">
        <w:t>The Doxology for St. Samuel the Confessor</w:t>
      </w:r>
      <w:r>
        <w:fldChar w:fldCharType="end"/>
      </w:r>
      <w:r>
        <w:tab/>
      </w:r>
      <w:r>
        <w:fldChar w:fldCharType="begin"/>
      </w:r>
      <w:r>
        <w:instrText xml:space="preserve"> PAGEREF _Ref434491260 \h </w:instrText>
      </w:r>
      <w:r>
        <w:fldChar w:fldCharType="separate"/>
      </w:r>
      <w:r w:rsidR="000C0A06">
        <w:rPr>
          <w:noProof/>
        </w:rPr>
        <w:t>725</w:t>
      </w:r>
      <w:r>
        <w:fldChar w:fldCharType="end"/>
      </w:r>
    </w:p>
    <w:p w14:paraId="18FC44F3" w14:textId="6C0BA0CF"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C0A06">
        <w:t>The Doxology for St. Parsouma</w:t>
      </w:r>
      <w:r>
        <w:fldChar w:fldCharType="end"/>
      </w:r>
      <w:r>
        <w:tab/>
      </w:r>
      <w:r>
        <w:fldChar w:fldCharType="begin"/>
      </w:r>
      <w:r>
        <w:instrText xml:space="preserve"> PAGEREF _Ref434491294 \h </w:instrText>
      </w:r>
      <w:r>
        <w:fldChar w:fldCharType="separate"/>
      </w:r>
      <w:r w:rsidR="000C0A06">
        <w:rPr>
          <w:noProof/>
        </w:rPr>
        <w:t>953</w:t>
      </w:r>
      <w:r>
        <w:fldChar w:fldCharType="end"/>
      </w:r>
    </w:p>
    <w:p w14:paraId="20EDD8A6" w14:textId="754ECDF0"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C0A06">
        <w:t>The Doxology for St. Teji (Reweiss)</w:t>
      </w:r>
      <w:r>
        <w:fldChar w:fldCharType="end"/>
      </w:r>
      <w:r>
        <w:tab/>
      </w:r>
      <w:r>
        <w:fldChar w:fldCharType="begin"/>
      </w:r>
      <w:r>
        <w:instrText xml:space="preserve"> PAGEREF _Ref434491337 \h </w:instrText>
      </w:r>
      <w:r>
        <w:fldChar w:fldCharType="separate"/>
      </w:r>
      <w:r w:rsidR="000C0A06">
        <w:rPr>
          <w:noProof/>
        </w:rPr>
        <w:t>681</w:t>
      </w:r>
      <w:r>
        <w:fldChar w:fldCharType="end"/>
      </w:r>
    </w:p>
    <w:p w14:paraId="5F9D1EE3" w14:textId="628C0C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C0A06">
        <w:t>The Doxology for St. Pashnouni</w:t>
      </w:r>
      <w:r>
        <w:fldChar w:fldCharType="end"/>
      </w:r>
      <w:r>
        <w:tab/>
      </w:r>
      <w:r>
        <w:fldChar w:fldCharType="begin"/>
      </w:r>
      <w:r>
        <w:instrText xml:space="preserve"> PAGEREF _Ref434491429 \h </w:instrText>
      </w:r>
      <w:r>
        <w:fldChar w:fldCharType="separate"/>
      </w:r>
      <w:r w:rsidR="000C0A06">
        <w:rPr>
          <w:noProof/>
        </w:rPr>
        <w:t>882</w:t>
      </w:r>
      <w:r>
        <w:fldChar w:fldCharType="end"/>
      </w:r>
    </w:p>
    <w:p w14:paraId="6FC9654C" w14:textId="39E3EF42"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C0A06">
        <w:t>The Doxology for St. Simeon the Stylite</w:t>
      </w:r>
      <w:r>
        <w:fldChar w:fldCharType="end"/>
      </w:r>
      <w:r>
        <w:tab/>
      </w:r>
      <w:r>
        <w:fldChar w:fldCharType="begin"/>
      </w:r>
      <w:r>
        <w:instrText xml:space="preserve"> PAGEREF _Ref439328220 \h </w:instrText>
      </w:r>
      <w:r>
        <w:fldChar w:fldCharType="separate"/>
      </w:r>
      <w:r w:rsidR="000C0A06">
        <w:rPr>
          <w:noProof/>
        </w:rPr>
        <w:t>885</w:t>
      </w:r>
      <w:r>
        <w:fldChar w:fldCharType="end"/>
      </w:r>
    </w:p>
    <w:p w14:paraId="52BCDAB8" w14:textId="77777777" w:rsidR="000C0A06" w:rsidRDefault="00810F04" w:rsidP="00DB5470">
      <w:pPr>
        <w:pStyle w:val="Heading4"/>
      </w:pPr>
      <w:r>
        <w:fldChar w:fldCharType="begin"/>
      </w:r>
      <w:r>
        <w:instrText xml:space="preserve"> REF _Ref434490285 \h </w:instrText>
      </w:r>
      <w:r>
        <w:fldChar w:fldCharType="separate"/>
      </w:r>
      <w:r w:rsidR="000C0A06">
        <w:t>A Verse for the Verses of Cymbals for St. Verena</w:t>
      </w:r>
    </w:p>
    <w:p w14:paraId="321FABF2" w14:textId="77777777" w:rsidR="000C0A06" w:rsidRPr="005114E8" w:rsidRDefault="000C0A06"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0A06" w14:paraId="401B92C0" w14:textId="77777777" w:rsidTr="00DB5470">
        <w:trPr>
          <w:cantSplit/>
          <w:jc w:val="center"/>
        </w:trPr>
        <w:tc>
          <w:tcPr>
            <w:tcW w:w="288" w:type="dxa"/>
          </w:tcPr>
          <w:p w14:paraId="04143A5C" w14:textId="77777777" w:rsidR="000C0A06" w:rsidRDefault="000C0A06" w:rsidP="00DB5470">
            <w:pPr>
              <w:pStyle w:val="CopticCross"/>
            </w:pPr>
          </w:p>
        </w:tc>
        <w:tc>
          <w:tcPr>
            <w:tcW w:w="3960" w:type="dxa"/>
          </w:tcPr>
          <w:p w14:paraId="170F8DED" w14:textId="77777777" w:rsidR="000C0A06" w:rsidRDefault="000C0A06" w:rsidP="00DB5470">
            <w:pPr>
              <w:pStyle w:val="EngHangEnd"/>
            </w:pPr>
            <w:r>
              <w:t>Saint Verena.</w:t>
            </w:r>
          </w:p>
        </w:tc>
        <w:tc>
          <w:tcPr>
            <w:tcW w:w="288" w:type="dxa"/>
          </w:tcPr>
          <w:p w14:paraId="4AC480E8" w14:textId="77777777" w:rsidR="000C0A06" w:rsidRDefault="000C0A06" w:rsidP="00DB5470"/>
        </w:tc>
        <w:tc>
          <w:tcPr>
            <w:tcW w:w="288" w:type="dxa"/>
          </w:tcPr>
          <w:p w14:paraId="6F922CE1" w14:textId="77777777" w:rsidR="000C0A06" w:rsidRDefault="000C0A06" w:rsidP="00DB5470">
            <w:pPr>
              <w:pStyle w:val="CopticCross"/>
            </w:pPr>
          </w:p>
        </w:tc>
        <w:tc>
          <w:tcPr>
            <w:tcW w:w="3960" w:type="dxa"/>
          </w:tcPr>
          <w:p w14:paraId="55D0A375" w14:textId="77777777" w:rsidR="000C0A06" w:rsidRPr="00C35319" w:rsidRDefault="000C0A06" w:rsidP="00DB5470">
            <w:pPr>
              <w:pStyle w:val="CopticHangingVerse"/>
            </w:pPr>
            <w:r>
              <w:t>ϯⲁ̀ⲅⲓⲁ Ⲃⲓⲣⲏⲛⲁ.</w:t>
            </w:r>
          </w:p>
        </w:tc>
      </w:tr>
    </w:tbl>
    <w:p w14:paraId="29B6C85A" w14:textId="6147BEF0" w:rsidR="00810F04" w:rsidRDefault="000C0A06" w:rsidP="00810F04">
      <w:pPr>
        <w:tabs>
          <w:tab w:val="left" w:leader="dot" w:pos="8280"/>
        </w:tabs>
        <w:spacing w:after="0" w:line="240" w:lineRule="auto"/>
      </w:pPr>
      <w:r>
        <w:t>The Doxology for St. Verena</w:t>
      </w:r>
      <w:r w:rsidR="00810F04">
        <w:fldChar w:fldCharType="end"/>
      </w:r>
      <w:r w:rsidR="00810F04">
        <w:tab/>
      </w:r>
      <w:r w:rsidR="00810F04">
        <w:fldChar w:fldCharType="begin"/>
      </w:r>
      <w:r w:rsidR="00810F04">
        <w:instrText xml:space="preserve"> PAGEREF _Ref434490285 \h </w:instrText>
      </w:r>
      <w:r w:rsidR="00810F04">
        <w:fldChar w:fldCharType="separate"/>
      </w:r>
      <w:r>
        <w:rPr>
          <w:noProof/>
        </w:rPr>
        <w:t>640</w:t>
      </w:r>
      <w:r w:rsidR="00810F04">
        <w:fldChar w:fldCharType="end"/>
      </w:r>
    </w:p>
    <w:p w14:paraId="6430EF06" w14:textId="202CCC51"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C0A06">
        <w:t>The Doxology for St. Mary of Egypt</w:t>
      </w:r>
      <w:r>
        <w:fldChar w:fldCharType="end"/>
      </w:r>
      <w:r>
        <w:tab/>
      </w:r>
      <w:r>
        <w:fldChar w:fldCharType="begin"/>
      </w:r>
      <w:r>
        <w:instrText xml:space="preserve"> PAGEREF _Ref434491512 \h </w:instrText>
      </w:r>
      <w:r>
        <w:fldChar w:fldCharType="separate"/>
      </w:r>
      <w:r w:rsidR="000C0A06">
        <w:rPr>
          <w:noProof/>
        </w:rPr>
        <w:t>860</w:t>
      </w:r>
      <w:r>
        <w:fldChar w:fldCharType="end"/>
      </w:r>
    </w:p>
    <w:p w14:paraId="444E9A36" w14:textId="34E095CF"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C0A06">
        <w:t>The Doxology of St. Athanasius the Apostolic</w:t>
      </w:r>
      <w:r>
        <w:fldChar w:fldCharType="end"/>
      </w:r>
      <w:r>
        <w:tab/>
      </w:r>
      <w:r>
        <w:fldChar w:fldCharType="begin"/>
      </w:r>
      <w:r>
        <w:instrText xml:space="preserve"> PAGEREF _Ref434492161 \h </w:instrText>
      </w:r>
      <w:r>
        <w:fldChar w:fldCharType="separate"/>
      </w:r>
      <w:r w:rsidR="000C0A06">
        <w:rPr>
          <w:noProof/>
        </w:rPr>
        <w:t>622</w:t>
      </w:r>
      <w:r>
        <w:fldChar w:fldCharType="end"/>
      </w:r>
    </w:p>
    <w:p w14:paraId="167EEC13" w14:textId="5515B4C2"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C0A06">
        <w:t>The Doxology for St. Athanasius the Apostolic</w:t>
      </w:r>
      <w:r>
        <w:fldChar w:fldCharType="end"/>
      </w:r>
      <w:r>
        <w:tab/>
      </w:r>
      <w:r>
        <w:fldChar w:fldCharType="begin"/>
      </w:r>
      <w:r>
        <w:instrText xml:space="preserve"> PAGEREF _Ref434492183 \h </w:instrText>
      </w:r>
      <w:r>
        <w:fldChar w:fldCharType="separate"/>
      </w:r>
      <w:r w:rsidR="000C0A06">
        <w:rPr>
          <w:noProof/>
        </w:rPr>
        <w:t>867</w:t>
      </w:r>
      <w:r>
        <w:fldChar w:fldCharType="end"/>
      </w:r>
    </w:p>
    <w:p w14:paraId="1E33624E" w14:textId="798B9F6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C0A06">
        <w:t>Another Doxology for St. Athanasius the Apostolic</w:t>
      </w:r>
      <w:r>
        <w:fldChar w:fldCharType="end"/>
      </w:r>
      <w:r>
        <w:tab/>
      </w:r>
      <w:r>
        <w:fldChar w:fldCharType="begin"/>
      </w:r>
      <w:r>
        <w:instrText xml:space="preserve"> PAGEREF _Ref434492196 \h </w:instrText>
      </w:r>
      <w:r>
        <w:fldChar w:fldCharType="separate"/>
      </w:r>
      <w:r w:rsidR="000C0A06">
        <w:rPr>
          <w:noProof/>
        </w:rPr>
        <w:t>869</w:t>
      </w:r>
      <w:r>
        <w:fldChar w:fldCharType="end"/>
      </w:r>
    </w:p>
    <w:p w14:paraId="344F162A" w14:textId="71207B3B"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C0A06">
        <w:t>The Doxology for St. Severus</w:t>
      </w:r>
      <w:r>
        <w:fldChar w:fldCharType="end"/>
      </w:r>
      <w:r>
        <w:tab/>
      </w:r>
      <w:r>
        <w:fldChar w:fldCharType="begin"/>
      </w:r>
      <w:r>
        <w:instrText xml:space="preserve"> PAGEREF _Ref434492249 \h </w:instrText>
      </w:r>
      <w:r>
        <w:fldChar w:fldCharType="separate"/>
      </w:r>
      <w:r w:rsidR="000C0A06">
        <w:rPr>
          <w:noProof/>
        </w:rPr>
        <w:t>673</w:t>
      </w:r>
      <w:r>
        <w:fldChar w:fldCharType="end"/>
      </w:r>
    </w:p>
    <w:p w14:paraId="59121C34" w14:textId="21691C53"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C0A06">
        <w:t>The Doxology for St. Takle Haymanot</w:t>
      </w:r>
      <w:r>
        <w:fldChar w:fldCharType="end"/>
      </w:r>
      <w:r>
        <w:tab/>
      </w:r>
      <w:r>
        <w:fldChar w:fldCharType="begin"/>
      </w:r>
      <w:r>
        <w:instrText xml:space="preserve"> PAGEREF _Ref434492302 \h </w:instrText>
      </w:r>
      <w:r>
        <w:fldChar w:fldCharType="separate"/>
      </w:r>
      <w:r w:rsidR="000C0A06">
        <w:rPr>
          <w:noProof/>
        </w:rPr>
        <w:t>948</w:t>
      </w:r>
      <w:r>
        <w:fldChar w:fldCharType="end"/>
      </w:r>
    </w:p>
    <w:p w14:paraId="26D0D3A7" w14:textId="601E011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C0A06">
        <w:t>The Doxology of St. Simon the Tanner</w:t>
      </w:r>
      <w:r>
        <w:fldChar w:fldCharType="end"/>
      </w:r>
      <w:r>
        <w:tab/>
      </w:r>
      <w:r>
        <w:fldChar w:fldCharType="begin"/>
      </w:r>
      <w:r>
        <w:instrText xml:space="preserve"> PAGEREF _Ref434492343 \h </w:instrText>
      </w:r>
      <w:r>
        <w:fldChar w:fldCharType="separate"/>
      </w:r>
      <w:r w:rsidR="000C0A06">
        <w:rPr>
          <w:noProof/>
        </w:rPr>
        <w:t>722</w:t>
      </w:r>
      <w:r>
        <w:fldChar w:fldCharType="end"/>
      </w:r>
    </w:p>
    <w:p w14:paraId="34548290" w14:textId="50A3ACE1"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C0A06">
        <w:t>The Doxology for St. Cyril VI</w:t>
      </w:r>
      <w:r>
        <w:fldChar w:fldCharType="end"/>
      </w:r>
      <w:r>
        <w:tab/>
      </w:r>
      <w:r>
        <w:fldChar w:fldCharType="begin"/>
      </w:r>
      <w:r>
        <w:instrText xml:space="preserve"> PAGEREF _Ref434492506 \h </w:instrText>
      </w:r>
      <w:r>
        <w:fldChar w:fldCharType="separate"/>
      </w:r>
      <w:r w:rsidR="000C0A06">
        <w:rPr>
          <w:noProof/>
        </w:rPr>
        <w:t>838</w:t>
      </w:r>
      <w:r>
        <w:fldChar w:fldCharType="end"/>
      </w:r>
    </w:p>
    <w:p w14:paraId="2921A070" w14:textId="1FF68E91"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C0A06">
        <w:t>The Doxology for St. Abraam of Fayyoum</w:t>
      </w:r>
      <w:r>
        <w:fldChar w:fldCharType="end"/>
      </w:r>
      <w:r>
        <w:tab/>
      </w:r>
      <w:r>
        <w:fldChar w:fldCharType="begin"/>
      </w:r>
      <w:r>
        <w:instrText xml:space="preserve"> PAGEREF _Ref434492469 \h </w:instrText>
      </w:r>
      <w:r>
        <w:fldChar w:fldCharType="separate"/>
      </w:r>
      <w:r w:rsidR="000C0A06">
        <w:rPr>
          <w:noProof/>
        </w:rPr>
        <w:t>887</w:t>
      </w:r>
      <w:r>
        <w:fldChar w:fldCharType="end"/>
      </w:r>
    </w:p>
    <w:p w14:paraId="73E36234" w14:textId="0E3D8BC2"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C0A06">
        <w:t>The Doxology for St. Martin of Tours</w:t>
      </w:r>
      <w:r>
        <w:fldChar w:fldCharType="end"/>
      </w:r>
      <w:r>
        <w:tab/>
      </w:r>
      <w:r>
        <w:fldChar w:fldCharType="begin"/>
      </w:r>
      <w:r>
        <w:instrText xml:space="preserve"> PAGEREF _Ref439518461 \h </w:instrText>
      </w:r>
      <w:r>
        <w:fldChar w:fldCharType="separate"/>
      </w:r>
      <w:r w:rsidR="000C0A06">
        <w:rPr>
          <w:noProof/>
        </w:rPr>
        <w:t>692</w:t>
      </w:r>
      <w:r>
        <w:fldChar w:fldCharType="end"/>
      </w:r>
    </w:p>
    <w:p w14:paraId="0A149F2A" w14:textId="758969F2"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C0A06">
        <w:t>The Doxology for St. Chad of Mercia</w:t>
      </w:r>
      <w:r>
        <w:fldChar w:fldCharType="end"/>
      </w:r>
      <w:r>
        <w:tab/>
      </w:r>
      <w:r>
        <w:fldChar w:fldCharType="begin"/>
      </w:r>
      <w:r>
        <w:instrText xml:space="preserve"> PAGEREF _Ref434492702 \h </w:instrText>
      </w:r>
      <w:r>
        <w:fldChar w:fldCharType="separate"/>
      </w:r>
      <w:r w:rsidR="000C0A06">
        <w:rPr>
          <w:noProof/>
        </w:rPr>
        <w:t>842</w:t>
      </w:r>
      <w:r>
        <w:fldChar w:fldCharType="end"/>
      </w:r>
    </w:p>
    <w:p w14:paraId="542AC3C1" w14:textId="3DD18E3F"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C0A06">
        <w:t>The Doxology for the Patriarchs: Abraham, Isaac, and Jacob</w:t>
      </w:r>
      <w:r>
        <w:fldChar w:fldCharType="end"/>
      </w:r>
      <w:r>
        <w:tab/>
      </w:r>
      <w:r>
        <w:fldChar w:fldCharType="begin"/>
      </w:r>
      <w:r>
        <w:instrText xml:space="preserve"> PAGEREF _Ref434492413 \h </w:instrText>
      </w:r>
      <w:r>
        <w:fldChar w:fldCharType="separate"/>
      </w:r>
      <w:r w:rsidR="000C0A06">
        <w:rPr>
          <w:noProof/>
        </w:rPr>
        <w:t>950</w:t>
      </w:r>
      <w:r>
        <w:fldChar w:fldCharType="end"/>
      </w:r>
    </w:p>
    <w:p w14:paraId="07A4B77B" w14:textId="78633F46"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C0A06">
        <w:t>The Doxology of the Cross Bearers</w:t>
      </w:r>
      <w:r>
        <w:fldChar w:fldCharType="end"/>
      </w:r>
      <w:r>
        <w:tab/>
      </w:r>
      <w:r>
        <w:fldChar w:fldCharType="begin"/>
      </w:r>
      <w:r>
        <w:instrText xml:space="preserve"> PAGEREF _Ref434492536 \h </w:instrText>
      </w:r>
      <w:r>
        <w:fldChar w:fldCharType="separate"/>
      </w:r>
      <w:r w:rsidR="000C0A06">
        <w:rPr>
          <w:noProof/>
        </w:rPr>
        <w:t>622</w:t>
      </w:r>
      <w:r>
        <w:fldChar w:fldCharType="end"/>
      </w:r>
    </w:p>
    <w:p w14:paraId="551FA088" w14:textId="1E5686BC"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C0A06">
        <w:t>The Doxology for a Hierarch Who is Present</w:t>
      </w:r>
      <w:r>
        <w:fldChar w:fldCharType="end"/>
      </w:r>
      <w:r>
        <w:tab/>
      </w:r>
      <w:r>
        <w:fldChar w:fldCharType="begin"/>
      </w:r>
      <w:r>
        <w:instrText xml:space="preserve"> PAGEREF _Ref434492645 \h </w:instrText>
      </w:r>
      <w:r>
        <w:fldChar w:fldCharType="separate"/>
      </w:r>
      <w:r w:rsidR="000C0A06">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1" w:author="Windows User" w:date="2015-11-27T20:09:00Z" w:initials="WU">
    <w:p w14:paraId="03405E79" w14:textId="77777777" w:rsidR="00453A38" w:rsidRDefault="00453A38"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453A38" w:rsidRDefault="00453A38">
      <w:pPr>
        <w:pStyle w:val="CommentText"/>
      </w:pPr>
      <w:r>
        <w:rPr>
          <w:rStyle w:val="CommentReference"/>
        </w:rPr>
        <w:annotationRef/>
      </w:r>
      <w:r>
        <w:t>Compare to various translations</w:t>
      </w:r>
    </w:p>
  </w:comment>
  <w:comment w:id="94" w:author="Windows User" w:date="2015-10-30T12:37:00Z" w:initials="WU">
    <w:p w14:paraId="00B9961B" w14:textId="77777777" w:rsidR="00453A38" w:rsidRDefault="00453A38">
      <w:pPr>
        <w:pStyle w:val="CommentText"/>
      </w:pPr>
      <w:r>
        <w:rPr>
          <w:rStyle w:val="CommentReference"/>
        </w:rPr>
        <w:annotationRef/>
      </w:r>
      <w:r>
        <w:t>Is this supposed to be doubled?</w:t>
      </w:r>
    </w:p>
  </w:comment>
  <w:comment w:id="95" w:author="Windows User" w:date="2015-11-27T20:09:00Z" w:initials="WU">
    <w:p w14:paraId="218998C8" w14:textId="77777777" w:rsidR="00453A38" w:rsidRDefault="00453A38"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453A38" w:rsidRDefault="00453A38">
      <w:pPr>
        <w:pStyle w:val="CommentText"/>
      </w:pPr>
      <w:r>
        <w:rPr>
          <w:rStyle w:val="CommentReference"/>
        </w:rPr>
        <w:annotationRef/>
      </w:r>
      <w:r>
        <w:t>Does this go before Creed?</w:t>
      </w:r>
    </w:p>
  </w:comment>
  <w:comment w:id="99" w:author="Windows User" w:date="2015-11-06T13:03:00Z" w:initials="WU">
    <w:p w14:paraId="6B9D0F75" w14:textId="77777777" w:rsidR="00453A38" w:rsidRDefault="00453A38">
      <w:pPr>
        <w:pStyle w:val="CommentText"/>
      </w:pPr>
      <w:r>
        <w:rPr>
          <w:rStyle w:val="CommentReference"/>
        </w:rPr>
        <w:annotationRef/>
      </w:r>
      <w:r>
        <w:t>Coptic reader has Ps 3 here!</w:t>
      </w:r>
    </w:p>
  </w:comment>
  <w:comment w:id="116" w:author="Windows User" w:date="2015-11-02T08:54:00Z" w:initials="WU">
    <w:p w14:paraId="0366F544" w14:textId="77777777" w:rsidR="00453A38" w:rsidRDefault="00453A38">
      <w:pPr>
        <w:pStyle w:val="CommentText"/>
      </w:pPr>
      <w:r>
        <w:rPr>
          <w:rStyle w:val="CommentReference"/>
        </w:rPr>
        <w:annotationRef/>
      </w:r>
      <w:r>
        <w:t>Is there a phrase missing here?</w:t>
      </w:r>
    </w:p>
  </w:comment>
  <w:comment w:id="122" w:author="Windows User" w:date="2015-10-30T08:56:00Z" w:initials="WU">
    <w:p w14:paraId="1FDBEBA0" w14:textId="77777777" w:rsidR="00453A38" w:rsidRDefault="00453A38">
      <w:pPr>
        <w:pStyle w:val="CommentText"/>
      </w:pPr>
      <w:r>
        <w:rPr>
          <w:rStyle w:val="CommentReference"/>
        </w:rPr>
        <w:annotationRef/>
      </w:r>
      <w:r>
        <w:t>Should Glory be be here?</w:t>
      </w:r>
    </w:p>
  </w:comment>
  <w:comment w:id="127" w:author="Brett Slote" w:date="2016-05-02T12:37:00Z" w:initials="BS">
    <w:p w14:paraId="6A57FE90" w14:textId="269377C2" w:rsidR="00453A38" w:rsidRDefault="00453A38">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453A38" w:rsidRDefault="00453A38"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453A38" w:rsidRDefault="00453A38" w:rsidP="000C38C3">
      <w:pPr>
        <w:pStyle w:val="CommentText"/>
      </w:pPr>
      <w:r>
        <w:rPr>
          <w:rStyle w:val="CommentReference"/>
        </w:rPr>
        <w:annotationRef/>
      </w:r>
      <w:r>
        <w:t>works or deeds?</w:t>
      </w:r>
    </w:p>
  </w:comment>
  <w:comment w:id="130" w:author="Windows User" w:date="2015-11-21T13:24:00Z" w:initials="WU">
    <w:p w14:paraId="00EA2A44" w14:textId="77777777" w:rsidR="00453A38" w:rsidRDefault="00453A38" w:rsidP="000C38C3">
      <w:pPr>
        <w:pStyle w:val="CommentText"/>
      </w:pPr>
      <w:r>
        <w:rPr>
          <w:rStyle w:val="CommentReference"/>
        </w:rPr>
        <w:annotationRef/>
      </w:r>
      <w:r>
        <w:t>review</w:t>
      </w:r>
    </w:p>
  </w:comment>
  <w:comment w:id="131" w:author="Windows User" w:date="2015-10-30T08:56:00Z" w:initials="BS">
    <w:p w14:paraId="326418FE" w14:textId="77777777" w:rsidR="00453A38" w:rsidRDefault="00453A38" w:rsidP="000C38C3">
      <w:pPr>
        <w:pStyle w:val="CommentText"/>
      </w:pPr>
      <w:r>
        <w:rPr>
          <w:rStyle w:val="CommentReference"/>
        </w:rPr>
        <w:annotationRef/>
      </w:r>
      <w:r>
        <w:t>does Coptic have 'high'?</w:t>
      </w:r>
    </w:p>
  </w:comment>
  <w:comment w:id="132" w:author="Windows User" w:date="2015-11-21T13:24:00Z" w:initials="WU">
    <w:p w14:paraId="451F9B25" w14:textId="77777777" w:rsidR="00453A38" w:rsidRDefault="00453A38" w:rsidP="000C38C3">
      <w:pPr>
        <w:pStyle w:val="CommentText"/>
      </w:pPr>
      <w:r>
        <w:rPr>
          <w:rStyle w:val="CommentReference"/>
        </w:rPr>
        <w:annotationRef/>
      </w:r>
      <w:r>
        <w:t>review, add variant</w:t>
      </w:r>
    </w:p>
  </w:comment>
  <w:comment w:id="133" w:author="Windows User" w:date="2015-10-30T08:56:00Z" w:initials="BS">
    <w:p w14:paraId="688FBBBC" w14:textId="77777777" w:rsidR="00453A38" w:rsidRDefault="00453A38"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453A38" w:rsidRDefault="00453A38">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453A38" w:rsidRDefault="00453A38" w:rsidP="000278EC">
      <w:pPr>
        <w:pStyle w:val="CommentText"/>
      </w:pPr>
      <w:r>
        <w:rPr>
          <w:rStyle w:val="CommentReference"/>
        </w:rPr>
        <w:annotationRef/>
      </w:r>
      <w:r>
        <w:t>Gives light? Enlightens?</w:t>
      </w:r>
    </w:p>
  </w:comment>
  <w:comment w:id="171" w:author="Windows User" w:date="2015-10-30T08:56:00Z" w:initials="WU">
    <w:p w14:paraId="274DD96D" w14:textId="77777777" w:rsidR="00453A38" w:rsidRDefault="00453A38">
      <w:pPr>
        <w:pStyle w:val="CommentText"/>
      </w:pPr>
      <w:r>
        <w:rPr>
          <w:rStyle w:val="CommentReference"/>
        </w:rPr>
        <w:annotationRef/>
      </w:r>
      <w:r>
        <w:t>split after this vs?</w:t>
      </w:r>
    </w:p>
  </w:comment>
  <w:comment w:id="206" w:author="Windows User" w:date="2015-11-04T08:53:00Z" w:initials="WU">
    <w:p w14:paraId="057654D4" w14:textId="77777777" w:rsidR="00453A38" w:rsidRDefault="00453A38">
      <w:pPr>
        <w:pStyle w:val="CommentText"/>
      </w:pPr>
      <w:r>
        <w:rPr>
          <w:rStyle w:val="CommentReference"/>
        </w:rPr>
        <w:annotationRef/>
      </w:r>
      <w:r>
        <w:t>Life giver or giver of life?</w:t>
      </w:r>
    </w:p>
  </w:comment>
  <w:comment w:id="207" w:author="Windows User" w:date="2015-11-04T08:54:00Z" w:initials="WU">
    <w:p w14:paraId="27A10A48" w14:textId="77777777" w:rsidR="00453A38" w:rsidRDefault="00453A38">
      <w:pPr>
        <w:pStyle w:val="CommentText"/>
      </w:pPr>
      <w:r>
        <w:rPr>
          <w:rStyle w:val="CommentReference"/>
        </w:rPr>
        <w:annotationRef/>
      </w:r>
      <w:r>
        <w:t>Fix. Middle of this got deleted.</w:t>
      </w:r>
    </w:p>
  </w:comment>
  <w:comment w:id="218" w:author="Windows User" w:date="2015-10-30T08:56:00Z" w:initials="BS">
    <w:p w14:paraId="681427A6" w14:textId="77777777" w:rsidR="00453A38" w:rsidRDefault="00453A38">
      <w:pPr>
        <w:pStyle w:val="CommentText"/>
      </w:pPr>
      <w:r>
        <w:rPr>
          <w:rStyle w:val="CommentReference"/>
        </w:rPr>
        <w:annotationRef/>
      </w:r>
      <w:r>
        <w:t>coptic has confess</w:t>
      </w:r>
    </w:p>
  </w:comment>
  <w:comment w:id="242" w:author="Microsoft Office User" w:date="2015-12-11T19:51:00Z" w:initials="Office">
    <w:p w14:paraId="37A50849" w14:textId="7A27E5BD" w:rsidR="00453A38" w:rsidRDefault="00453A38">
      <w:pPr>
        <w:pStyle w:val="CommentText"/>
      </w:pPr>
      <w:r>
        <w:rPr>
          <w:rStyle w:val="CommentReference"/>
        </w:rPr>
        <w:annotationRef/>
      </w:r>
      <w:r>
        <w:t>this one needs rewording</w:t>
      </w:r>
    </w:p>
  </w:comment>
  <w:comment w:id="335" w:author="Windows User" w:date="2015-11-02T12:45:00Z" w:initials="WU">
    <w:p w14:paraId="7D99A743" w14:textId="77777777" w:rsidR="00453A38" w:rsidRDefault="00453A38" w:rsidP="00D31F38">
      <w:pPr>
        <w:pStyle w:val="CommentText"/>
      </w:pPr>
      <w:r>
        <w:rPr>
          <w:rStyle w:val="CommentReference"/>
        </w:rPr>
        <w:annotationRef/>
      </w:r>
      <w:r>
        <w:t>Any argument for "Rise up" rather than arise?"</w:t>
      </w:r>
    </w:p>
  </w:comment>
  <w:comment w:id="336" w:author="Windows User" w:date="2015-10-30T08:56:00Z" w:initials="WU">
    <w:p w14:paraId="0AB2ABCE" w14:textId="77777777" w:rsidR="00453A38" w:rsidRDefault="00453A38" w:rsidP="00D31F38">
      <w:pPr>
        <w:pStyle w:val="CommentText"/>
      </w:pPr>
      <w:r>
        <w:rPr>
          <w:rStyle w:val="CommentReference"/>
        </w:rPr>
        <w:annotationRef/>
      </w:r>
      <w:r>
        <w:t>flesh or body?</w:t>
      </w:r>
    </w:p>
  </w:comment>
  <w:comment w:id="337" w:author="Windows User" w:date="2015-10-30T08:56:00Z" w:initials="WU">
    <w:p w14:paraId="0375B80F" w14:textId="77777777" w:rsidR="00453A38" w:rsidRDefault="00453A38" w:rsidP="00D31F38">
      <w:pPr>
        <w:pStyle w:val="CommentText"/>
      </w:pPr>
      <w:r>
        <w:rPr>
          <w:rStyle w:val="CommentReference"/>
        </w:rPr>
        <w:annotationRef/>
      </w:r>
      <w:r>
        <w:t>Send up, or ascribe?</w:t>
      </w:r>
    </w:p>
  </w:comment>
  <w:comment w:id="338" w:author="Windows User" w:date="2015-10-30T08:56:00Z" w:initials="WU">
    <w:p w14:paraId="5622D018" w14:textId="77777777" w:rsidR="00453A38" w:rsidRDefault="00453A38" w:rsidP="00D31F38">
      <w:pPr>
        <w:pStyle w:val="CommentText"/>
      </w:pPr>
      <w:r>
        <w:rPr>
          <w:rStyle w:val="CommentReference"/>
        </w:rPr>
        <w:annotationRef/>
      </w:r>
      <w:r>
        <w:t>doxology or glorification?</w:t>
      </w:r>
    </w:p>
  </w:comment>
  <w:comment w:id="339" w:author="Windows User" w:date="2015-10-30T08:56:00Z" w:initials="WU">
    <w:p w14:paraId="10960ED9" w14:textId="77777777" w:rsidR="00453A38" w:rsidRDefault="00453A38" w:rsidP="00D31F38">
      <w:pPr>
        <w:pStyle w:val="CommentText"/>
      </w:pPr>
      <w:r>
        <w:rPr>
          <w:rStyle w:val="CommentReference"/>
        </w:rPr>
        <w:annotationRef/>
      </w:r>
      <w:r>
        <w:t>"Glory to you" or "Glory be to you"?</w:t>
      </w:r>
    </w:p>
  </w:comment>
  <w:comment w:id="340" w:author="Windows User" w:date="2015-10-30T08:56:00Z" w:initials="WU">
    <w:p w14:paraId="67C46469" w14:textId="77777777" w:rsidR="00453A38" w:rsidRDefault="00453A38" w:rsidP="00D31F38">
      <w:pPr>
        <w:pStyle w:val="CommentText"/>
      </w:pPr>
      <w:r>
        <w:rPr>
          <w:rStyle w:val="CommentReference"/>
        </w:rPr>
        <w:annotationRef/>
      </w:r>
      <w:r>
        <w:t>You?</w:t>
      </w:r>
    </w:p>
  </w:comment>
  <w:comment w:id="341" w:author="Windows User" w:date="2015-10-30T08:56:00Z" w:initials="WU">
    <w:p w14:paraId="744CF838" w14:textId="77777777" w:rsidR="00453A38" w:rsidRDefault="00453A38" w:rsidP="00D31F38">
      <w:pPr>
        <w:pStyle w:val="CommentText"/>
      </w:pPr>
      <w:r>
        <w:rPr>
          <w:rStyle w:val="CommentReference"/>
        </w:rPr>
        <w:annotationRef/>
      </w:r>
      <w:r>
        <w:t>To the Sanctuary or O you saints???</w:t>
      </w:r>
    </w:p>
  </w:comment>
  <w:comment w:id="342" w:author="Windows User" w:date="2015-10-30T08:56:00Z" w:initials="WU">
    <w:p w14:paraId="47DB61A6" w14:textId="77777777" w:rsidR="00453A38" w:rsidRDefault="00453A38" w:rsidP="00D31F38">
      <w:pPr>
        <w:pStyle w:val="CommentText"/>
      </w:pPr>
      <w:r>
        <w:rPr>
          <w:rStyle w:val="CommentReference"/>
        </w:rPr>
        <w:annotationRef/>
      </w:r>
      <w:r>
        <w:t>from sounds more natural than out of. Any compelling reason to keep?</w:t>
      </w:r>
    </w:p>
  </w:comment>
  <w:comment w:id="343" w:author="Windows User" w:date="2015-10-30T08:56:00Z" w:initials="WU">
    <w:p w14:paraId="463DE6F6" w14:textId="77777777" w:rsidR="00453A38" w:rsidRDefault="00453A38" w:rsidP="00D31F38">
      <w:pPr>
        <w:pStyle w:val="CommentText"/>
      </w:pPr>
      <w:r>
        <w:rPr>
          <w:rStyle w:val="CommentReference"/>
        </w:rPr>
        <w:annotationRef/>
      </w:r>
      <w:r>
        <w:t>supplication or cry?</w:t>
      </w:r>
    </w:p>
  </w:comment>
  <w:comment w:id="344" w:author="Windows User" w:date="2015-10-30T08:56:00Z" w:initials="WU">
    <w:p w14:paraId="4FD2340C" w14:textId="77777777" w:rsidR="00453A38" w:rsidRDefault="00453A38" w:rsidP="00D31F38">
      <w:pPr>
        <w:pStyle w:val="CommentText"/>
      </w:pPr>
      <w:r>
        <w:rPr>
          <w:rStyle w:val="CommentReference"/>
        </w:rPr>
        <w:annotationRef/>
      </w:r>
      <w:r>
        <w:t>petition or supplication? supplication sounds much better.</w:t>
      </w:r>
    </w:p>
  </w:comment>
  <w:comment w:id="345" w:author="Windows User" w:date="2015-10-30T08:56:00Z" w:initials="WU">
    <w:p w14:paraId="4E23918A" w14:textId="77777777" w:rsidR="00453A38" w:rsidRDefault="00453A38" w:rsidP="00D31F38">
      <w:pPr>
        <w:pStyle w:val="CommentText"/>
      </w:pPr>
      <w:r>
        <w:rPr>
          <w:rStyle w:val="CommentReference"/>
        </w:rPr>
        <w:annotationRef/>
      </w:r>
      <w:r>
        <w:t>revive or deliver?</w:t>
      </w:r>
    </w:p>
  </w:comment>
  <w:comment w:id="346" w:author="Windows User" w:date="2015-10-30T08:56:00Z" w:initials="WU">
    <w:p w14:paraId="45934B86" w14:textId="77777777" w:rsidR="00453A38" w:rsidRDefault="00453A38" w:rsidP="00D31F38">
      <w:pPr>
        <w:pStyle w:val="CommentText"/>
      </w:pPr>
      <w:r>
        <w:rPr>
          <w:rStyle w:val="CommentReference"/>
        </w:rPr>
        <w:annotationRef/>
      </w:r>
      <w:r>
        <w:t>pour forth, utter, or overflow? I like the way overflow sounds more than pour forth. More natural.</w:t>
      </w:r>
    </w:p>
  </w:comment>
  <w:comment w:id="347" w:author="Windows User" w:date="2015-10-30T08:56:00Z" w:initials="WU">
    <w:p w14:paraId="3EC53F34" w14:textId="77777777" w:rsidR="00453A38" w:rsidRDefault="00453A38" w:rsidP="00D31F38">
      <w:pPr>
        <w:pStyle w:val="CommentText"/>
      </w:pPr>
      <w:r>
        <w:rPr>
          <w:rStyle w:val="CommentReference"/>
        </w:rPr>
        <w:annotationRef/>
      </w:r>
      <w:r>
        <w:t>blessing or praise?</w:t>
      </w:r>
    </w:p>
  </w:comment>
  <w:comment w:id="348" w:author="Windows User" w:date="2015-10-30T08:56:00Z" w:initials="WU">
    <w:p w14:paraId="30167A78" w14:textId="77777777" w:rsidR="00453A38" w:rsidRDefault="00453A38" w:rsidP="00D31F38">
      <w:pPr>
        <w:pStyle w:val="CommentText"/>
      </w:pPr>
      <w:r>
        <w:rPr>
          <w:rStyle w:val="CommentReference"/>
        </w:rPr>
        <w:annotationRef/>
      </w:r>
      <w:r>
        <w:t>respond with? respond to? speak of?</w:t>
      </w:r>
    </w:p>
  </w:comment>
  <w:comment w:id="349" w:author="Windows User" w:date="2015-10-30T08:56:00Z" w:initials="WU">
    <w:p w14:paraId="6965197E" w14:textId="77777777" w:rsidR="00453A38" w:rsidRDefault="00453A38" w:rsidP="00D31F38">
      <w:pPr>
        <w:pStyle w:val="CommentText"/>
      </w:pPr>
      <w:r>
        <w:rPr>
          <w:rStyle w:val="CommentReference"/>
        </w:rPr>
        <w:annotationRef/>
      </w:r>
      <w:r>
        <w:t>rightous, true, or truth?</w:t>
      </w:r>
    </w:p>
  </w:comment>
  <w:comment w:id="350" w:author="Windows User" w:date="2015-10-30T08:56:00Z" w:initials="WU">
    <w:p w14:paraId="668FF70C" w14:textId="77777777" w:rsidR="00453A38" w:rsidRDefault="00453A38" w:rsidP="00D31F38">
      <w:pPr>
        <w:pStyle w:val="CommentText"/>
      </w:pPr>
      <w:r>
        <w:rPr>
          <w:rStyle w:val="CommentReference"/>
        </w:rPr>
        <w:annotationRef/>
      </w:r>
      <w:r>
        <w:t>meditation, or delight?</w:t>
      </w:r>
    </w:p>
  </w:comment>
  <w:comment w:id="351" w:author="Windows User" w:date="2015-10-30T08:56:00Z" w:initials="WU">
    <w:p w14:paraId="3C05865D" w14:textId="77777777" w:rsidR="00453A38" w:rsidRDefault="00453A38" w:rsidP="00D31F38">
      <w:pPr>
        <w:pStyle w:val="CommentText"/>
      </w:pPr>
      <w:r>
        <w:rPr>
          <w:rStyle w:val="CommentReference"/>
        </w:rPr>
        <w:annotationRef/>
      </w:r>
      <w:r>
        <w:t>forever or always?</w:t>
      </w:r>
    </w:p>
  </w:comment>
  <w:comment w:id="352" w:author="Windows User" w:date="2015-10-30T08:56:00Z" w:initials="WU">
    <w:p w14:paraId="3B00730E" w14:textId="77777777" w:rsidR="00453A38" w:rsidRDefault="00453A38" w:rsidP="00D31F38">
      <w:pPr>
        <w:pStyle w:val="CommentText"/>
      </w:pPr>
      <w:r>
        <w:rPr>
          <w:rStyle w:val="CommentReference"/>
        </w:rPr>
        <w:annotationRef/>
      </w:r>
      <w:r>
        <w:t>and forever?</w:t>
      </w:r>
    </w:p>
  </w:comment>
  <w:comment w:id="353" w:author="Windows User" w:date="2015-10-30T08:56:00Z" w:initials="WU">
    <w:p w14:paraId="1B4AAEB0" w14:textId="77777777" w:rsidR="00453A38" w:rsidRDefault="00453A38" w:rsidP="00D31F38">
      <w:pPr>
        <w:pStyle w:val="CommentText"/>
      </w:pPr>
      <w:r>
        <w:rPr>
          <w:rStyle w:val="CommentReference"/>
        </w:rPr>
        <w:annotationRef/>
      </w:r>
      <w:r>
        <w:t>be?</w:t>
      </w:r>
    </w:p>
  </w:comment>
  <w:comment w:id="354" w:author="Windows User" w:date="2015-10-30T08:56:00Z" w:initials="WU">
    <w:p w14:paraId="1B1C5E2C" w14:textId="77777777" w:rsidR="00453A38" w:rsidRDefault="00453A38" w:rsidP="00D31F38">
      <w:pPr>
        <w:pStyle w:val="CommentText"/>
      </w:pPr>
      <w:r>
        <w:rPr>
          <w:rStyle w:val="CommentReference"/>
        </w:rPr>
        <w:annotationRef/>
      </w:r>
      <w:r>
        <w:t>be?</w:t>
      </w:r>
    </w:p>
  </w:comment>
  <w:comment w:id="355" w:author="Windows User" w:date="2015-10-30T08:56:00Z" w:initials="WU">
    <w:p w14:paraId="2A55755C" w14:textId="77777777" w:rsidR="00453A38" w:rsidRDefault="00453A38" w:rsidP="00D31F38">
      <w:pPr>
        <w:pStyle w:val="CommentText"/>
      </w:pPr>
      <w:r>
        <w:rPr>
          <w:rStyle w:val="CommentReference"/>
        </w:rPr>
        <w:annotationRef/>
      </w:r>
      <w:r>
        <w:t>is the insertion of "one" after "begotten" needed in english?</w:t>
      </w:r>
    </w:p>
  </w:comment>
  <w:comment w:id="356" w:author="Windows User" w:date="2015-10-30T08:56:00Z" w:initials="WU">
    <w:p w14:paraId="2B8406D1" w14:textId="77777777" w:rsidR="00453A38" w:rsidRDefault="00453A38" w:rsidP="00D31F38">
      <w:pPr>
        <w:pStyle w:val="CommentText"/>
      </w:pPr>
      <w:r>
        <w:rPr>
          <w:rStyle w:val="CommentReference"/>
        </w:rPr>
        <w:annotationRef/>
      </w:r>
      <w:r>
        <w:t>utter or declare?</w:t>
      </w:r>
    </w:p>
  </w:comment>
  <w:comment w:id="364" w:author="Windows User" w:date="2015-10-30T08:56:00Z" w:initials="BS">
    <w:p w14:paraId="5E20C97F" w14:textId="77777777" w:rsidR="00453A38" w:rsidRDefault="00453A38" w:rsidP="00D31F38">
      <w:pPr>
        <w:pStyle w:val="CommentText"/>
      </w:pPr>
      <w:r>
        <w:rPr>
          <w:rStyle w:val="CommentReference"/>
        </w:rPr>
        <w:annotationRef/>
      </w:r>
      <w:r>
        <w:t>look at? look upon? regard?</w:t>
      </w:r>
    </w:p>
  </w:comment>
  <w:comment w:id="365" w:author="Windows User" w:date="2015-10-30T08:56:00Z" w:initials="BS">
    <w:p w14:paraId="2ADF0207" w14:textId="77777777" w:rsidR="00453A38" w:rsidRDefault="00453A38" w:rsidP="00D31F38">
      <w:pPr>
        <w:pStyle w:val="CommentText"/>
      </w:pPr>
      <w:r>
        <w:rPr>
          <w:rStyle w:val="CommentReference"/>
        </w:rPr>
        <w:annotationRef/>
      </w:r>
      <w:r>
        <w:t>no one?</w:t>
      </w:r>
    </w:p>
  </w:comment>
  <w:comment w:id="366" w:author="Windows User" w:date="2015-10-30T08:56:00Z" w:initials="BS">
    <w:p w14:paraId="485D87CE" w14:textId="77777777" w:rsidR="00453A38" w:rsidRDefault="00453A38" w:rsidP="00D31F38">
      <w:pPr>
        <w:pStyle w:val="CommentText"/>
      </w:pPr>
      <w:r>
        <w:rPr>
          <w:rStyle w:val="CommentReference"/>
        </w:rPr>
        <w:annotationRef/>
      </w:r>
      <w:r>
        <w:t>in?</w:t>
      </w:r>
    </w:p>
    <w:p w14:paraId="472FCBB1" w14:textId="77777777" w:rsidR="00453A38" w:rsidRDefault="00453A38" w:rsidP="00D31F38">
      <w:pPr>
        <w:pStyle w:val="CommentText"/>
      </w:pPr>
    </w:p>
  </w:comment>
  <w:comment w:id="367" w:author="Windows User" w:date="2015-10-30T08:56:00Z" w:initials="BS">
    <w:p w14:paraId="0FA627AF" w14:textId="77777777" w:rsidR="00453A38" w:rsidRDefault="00453A38" w:rsidP="00D31F38">
      <w:pPr>
        <w:pStyle w:val="CommentText"/>
      </w:pPr>
      <w:r>
        <w:rPr>
          <w:rStyle w:val="CommentReference"/>
        </w:rPr>
        <w:annotationRef/>
      </w:r>
      <w:r>
        <w:t>before?</w:t>
      </w:r>
    </w:p>
  </w:comment>
  <w:comment w:id="368" w:author="Windows User" w:date="2015-10-30T08:56:00Z" w:initials="BS">
    <w:p w14:paraId="744D2B01" w14:textId="77777777" w:rsidR="00453A38" w:rsidRDefault="00453A38" w:rsidP="00D31F38">
      <w:pPr>
        <w:pStyle w:val="CommentText"/>
      </w:pPr>
      <w:r>
        <w:rPr>
          <w:rStyle w:val="CommentReference"/>
        </w:rPr>
        <w:annotationRef/>
      </w:r>
      <w:r>
        <w:t>joy entered into the whole world doesn't mean much...</w:t>
      </w:r>
    </w:p>
  </w:comment>
  <w:comment w:id="369" w:author="Windows User" w:date="2015-10-30T08:56:00Z" w:initials="BS">
    <w:p w14:paraId="4F77BBAD" w14:textId="77777777" w:rsidR="00453A38" w:rsidRDefault="00453A38" w:rsidP="00D31F38">
      <w:pPr>
        <w:pStyle w:val="CommentText"/>
      </w:pPr>
      <w:r>
        <w:rPr>
          <w:rStyle w:val="CommentReference"/>
        </w:rPr>
        <w:annotationRef/>
      </w:r>
      <w:r>
        <w:t>? any better way to express that's more accurate while meaning something?</w:t>
      </w:r>
    </w:p>
  </w:comment>
  <w:comment w:id="370" w:author="Windows User" w:date="2015-10-30T08:56:00Z" w:initials="BS">
    <w:p w14:paraId="3F67AE7E" w14:textId="77777777" w:rsidR="00453A38" w:rsidRDefault="00453A38" w:rsidP="00D31F38">
      <w:pPr>
        <w:pStyle w:val="CommentText"/>
      </w:pPr>
      <w:r>
        <w:rPr>
          <w:rStyle w:val="CommentReference"/>
        </w:rPr>
        <w:annotationRef/>
      </w:r>
      <w:r>
        <w:t>sealed as in ever virgin... or more like hidden?</w:t>
      </w:r>
    </w:p>
  </w:comment>
  <w:comment w:id="371" w:author="Windows User" w:date="2015-10-30T08:56:00Z" w:initials="BS">
    <w:p w14:paraId="079DFF07" w14:textId="77777777" w:rsidR="00453A38" w:rsidRDefault="00453A38" w:rsidP="00D31F38">
      <w:pPr>
        <w:pStyle w:val="CommentText"/>
      </w:pPr>
      <w:r>
        <w:rPr>
          <w:rStyle w:val="CommentReference"/>
        </w:rPr>
        <w:annotationRef/>
      </w:r>
      <w:r>
        <w:t>fragrant ointment? ointment? Incense and ointment with weeping and mourning?</w:t>
      </w:r>
    </w:p>
  </w:comment>
  <w:comment w:id="372" w:author="Windows User" w:date="2015-10-30T08:56:00Z" w:initials="BS">
    <w:p w14:paraId="534D6E8F" w14:textId="77777777" w:rsidR="00453A38" w:rsidRDefault="00453A38" w:rsidP="00D31F38">
      <w:pPr>
        <w:pStyle w:val="CommentText"/>
      </w:pPr>
      <w:r>
        <w:rPr>
          <w:rStyle w:val="CommentReference"/>
        </w:rPr>
        <w:annotationRef/>
      </w:r>
      <w:r>
        <w:t>spices or ointment</w:t>
      </w:r>
    </w:p>
  </w:comment>
  <w:comment w:id="373" w:author="Windows User" w:date="2015-10-30T08:56:00Z" w:initials="BS">
    <w:p w14:paraId="5C973492" w14:textId="77777777" w:rsidR="00453A38" w:rsidRDefault="00453A38" w:rsidP="00D31F38">
      <w:pPr>
        <w:pStyle w:val="CommentText"/>
      </w:pPr>
      <w:r>
        <w:rPr>
          <w:rStyle w:val="CommentReference"/>
        </w:rPr>
        <w:annotationRef/>
      </w:r>
      <w:r>
        <w:t>Is risen or has risen?</w:t>
      </w:r>
    </w:p>
  </w:comment>
  <w:comment w:id="374" w:author="Windows User" w:date="2015-10-30T08:56:00Z" w:initials="BS">
    <w:p w14:paraId="2FC8AFF7" w14:textId="77777777" w:rsidR="00453A38" w:rsidRDefault="00453A38" w:rsidP="00D31F38">
      <w:pPr>
        <w:pStyle w:val="CommentText"/>
      </w:pPr>
      <w:r>
        <w:rPr>
          <w:rStyle w:val="CommentReference"/>
        </w:rPr>
        <w:annotationRef/>
      </w:r>
      <w:r>
        <w:t>need a consistent policy for what to capitalize!</w:t>
      </w:r>
    </w:p>
  </w:comment>
  <w:comment w:id="375" w:author="Windows User" w:date="2015-10-30T08:56:00Z" w:initials="BS">
    <w:p w14:paraId="411351ED" w14:textId="77777777" w:rsidR="00453A38" w:rsidRDefault="00453A38"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6" w:author="Windows User" w:date="2015-10-30T08:56:00Z" w:initials="BS">
    <w:p w14:paraId="1D3AB79C" w14:textId="77777777" w:rsidR="00453A38" w:rsidRDefault="00453A38" w:rsidP="00D31F38">
      <w:pPr>
        <w:pStyle w:val="CommentText"/>
      </w:pPr>
      <w:r>
        <w:rPr>
          <w:rStyle w:val="CommentReference"/>
        </w:rPr>
        <w:annotationRef/>
      </w:r>
      <w:r>
        <w:t xml:space="preserve">decay? </w:t>
      </w:r>
    </w:p>
  </w:comment>
  <w:comment w:id="378" w:author="Windows User" w:date="2015-10-30T08:56:00Z" w:initials="WU">
    <w:p w14:paraId="70A28C39" w14:textId="77777777" w:rsidR="00453A38" w:rsidRDefault="00453A38" w:rsidP="00D31F38">
      <w:pPr>
        <w:pStyle w:val="CommentText"/>
      </w:pPr>
      <w:r>
        <w:rPr>
          <w:rStyle w:val="CommentReference"/>
        </w:rPr>
        <w:annotationRef/>
      </w:r>
      <w:r>
        <w:t>LXX has glorify him, not prepare Him an habitation</w:t>
      </w:r>
    </w:p>
  </w:comment>
  <w:comment w:id="379" w:author="Windows User" w:date="2015-10-30T08:56:00Z" w:initials="WU">
    <w:p w14:paraId="26EA5B86" w14:textId="77777777" w:rsidR="00453A38" w:rsidRDefault="00453A38" w:rsidP="00D31F38">
      <w:pPr>
        <w:pStyle w:val="CommentText"/>
      </w:pPr>
      <w:r>
        <w:rPr>
          <w:rStyle w:val="CommentReference"/>
        </w:rPr>
        <w:annotationRef/>
      </w:r>
      <w:r>
        <w:t>or when he brings wars to naught. NETS has shatters</w:t>
      </w:r>
    </w:p>
  </w:comment>
  <w:comment w:id="380" w:author="Windows User" w:date="2015-10-30T08:56:00Z" w:initials="WU">
    <w:p w14:paraId="07C5DE0D" w14:textId="77777777" w:rsidR="00453A38" w:rsidRDefault="00453A38" w:rsidP="00D31F38">
      <w:pPr>
        <w:pStyle w:val="CommentText"/>
      </w:pPr>
      <w:r>
        <w:rPr>
          <w:rStyle w:val="CommentReference"/>
        </w:rPr>
        <w:annotationRef/>
      </w:r>
      <w:r>
        <w:t>literally choice mounted captains?</w:t>
      </w:r>
    </w:p>
  </w:comment>
  <w:comment w:id="381" w:author="Windows User" w:date="2015-10-30T08:56:00Z" w:initials="WU">
    <w:p w14:paraId="4CE45F4E" w14:textId="77777777" w:rsidR="00453A38" w:rsidRDefault="00453A38" w:rsidP="00D31F38">
      <w:pPr>
        <w:pStyle w:val="CommentText"/>
      </w:pPr>
      <w:r>
        <w:rPr>
          <w:rStyle w:val="CommentReference"/>
        </w:rPr>
        <w:annotationRef/>
      </w:r>
      <w:r>
        <w:t>Nets has third-ranked officers. Captain is the modern term for the 3rd rank of officer, sticking with captain</w:t>
      </w:r>
    </w:p>
  </w:comment>
  <w:comment w:id="382" w:author="Windows User" w:date="2015-10-30T08:56:00Z" w:initials="WU">
    <w:p w14:paraId="70291138" w14:textId="77777777" w:rsidR="00453A38" w:rsidRDefault="00453A38" w:rsidP="00D31F38">
      <w:pPr>
        <w:pStyle w:val="CommentText"/>
      </w:pPr>
      <w:r>
        <w:rPr>
          <w:rStyle w:val="CommentReference"/>
        </w:rPr>
        <w:annotationRef/>
      </w:r>
      <w:r>
        <w:t>Have to have a consistent tense... was to go with above, if want has been all above needs to change to that tense.</w:t>
      </w:r>
    </w:p>
  </w:comment>
  <w:comment w:id="383" w:author="Windows User" w:date="2015-10-30T08:56:00Z" w:initials="WU">
    <w:p w14:paraId="72868208" w14:textId="77777777" w:rsidR="00453A38" w:rsidRDefault="00453A38" w:rsidP="00D31F38">
      <w:pPr>
        <w:pStyle w:val="CommentText"/>
      </w:pPr>
      <w:r>
        <w:rPr>
          <w:rStyle w:val="CommentReference"/>
        </w:rPr>
        <w:annotationRef/>
      </w:r>
      <w:r>
        <w:t>crushed or destroyed?</w:t>
      </w:r>
    </w:p>
  </w:comment>
  <w:comment w:id="384" w:author="Windows User" w:date="2015-10-30T08:56:00Z" w:initials="WU">
    <w:p w14:paraId="2D37744E" w14:textId="77777777" w:rsidR="00453A38" w:rsidRDefault="00453A38" w:rsidP="00D31F38">
      <w:pPr>
        <w:pStyle w:val="CommentText"/>
      </w:pPr>
      <w:r>
        <w:rPr>
          <w:rStyle w:val="CommentReference"/>
        </w:rPr>
        <w:annotationRef/>
      </w:r>
      <w:r>
        <w:t>elsewhere ekhomkhem is translated as crushed... NETS has shattered. Brenton destroyed.</w:t>
      </w:r>
    </w:p>
  </w:comment>
  <w:comment w:id="385" w:author="Windows User" w:date="2015-10-30T08:56:00Z" w:initials="WU">
    <w:p w14:paraId="1035793C" w14:textId="77777777" w:rsidR="00453A38" w:rsidRDefault="00453A38" w:rsidP="00D31F38">
      <w:pPr>
        <w:pStyle w:val="CommentText"/>
      </w:pPr>
      <w:r>
        <w:rPr>
          <w:rStyle w:val="CommentReference"/>
        </w:rPr>
        <w:annotationRef/>
      </w:r>
      <w:r>
        <w:t>sent or sent forth?</w:t>
      </w:r>
    </w:p>
  </w:comment>
  <w:comment w:id="386" w:author="Windows User" w:date="2015-10-30T08:56:00Z" w:initials="WU">
    <w:p w14:paraId="6E78BA80" w14:textId="77777777" w:rsidR="00453A38" w:rsidRDefault="00453A38" w:rsidP="00D31F38">
      <w:pPr>
        <w:pStyle w:val="CommentText"/>
      </w:pPr>
      <w:r>
        <w:rPr>
          <w:rStyle w:val="CommentReference"/>
        </w:rPr>
        <w:annotationRef/>
      </w:r>
      <w:r>
        <w:t>or saints? ft note?</w:t>
      </w:r>
    </w:p>
  </w:comment>
  <w:comment w:id="387" w:author="Windows User" w:date="2015-10-30T08:56:00Z" w:initials="WU">
    <w:p w14:paraId="2897BA2F" w14:textId="77777777" w:rsidR="00453A38" w:rsidRDefault="00453A38" w:rsidP="00D31F38">
      <w:pPr>
        <w:pStyle w:val="CommentText"/>
      </w:pPr>
      <w:r>
        <w:rPr>
          <w:rStyle w:val="CommentReference"/>
        </w:rPr>
        <w:annotationRef/>
      </w:r>
      <w:r>
        <w:t>glories? glorious deeds? or in glory?</w:t>
      </w:r>
    </w:p>
  </w:comment>
  <w:comment w:id="388" w:author="Windows User" w:date="2015-10-30T08:56:00Z" w:initials="WU">
    <w:p w14:paraId="5FCE7650" w14:textId="77777777" w:rsidR="00453A38" w:rsidRDefault="00453A38" w:rsidP="00D31F38">
      <w:pPr>
        <w:pStyle w:val="CommentText"/>
      </w:pPr>
      <w:r>
        <w:rPr>
          <w:rStyle w:val="CommentReference"/>
        </w:rPr>
        <w:annotationRef/>
      </w:r>
      <w:r>
        <w:t>redeemed? or chose?</w:t>
      </w:r>
    </w:p>
  </w:comment>
  <w:comment w:id="389" w:author="Windows User" w:date="2015-10-30T08:56:00Z" w:initials="WU">
    <w:p w14:paraId="0E9DC1B8" w14:textId="77777777" w:rsidR="00453A38" w:rsidRDefault="00453A38" w:rsidP="00D31F38">
      <w:pPr>
        <w:pStyle w:val="CommentText"/>
      </w:pPr>
      <w:r>
        <w:rPr>
          <w:rStyle w:val="CommentReference"/>
        </w:rPr>
        <w:annotationRef/>
      </w:r>
      <w:r>
        <w:t>abode? habitation? resting place?</w:t>
      </w:r>
    </w:p>
  </w:comment>
  <w:comment w:id="390" w:author="Windows User" w:date="2015-10-30T08:56:00Z" w:initials="WU">
    <w:p w14:paraId="551D5D79" w14:textId="77777777" w:rsidR="00453A38" w:rsidRDefault="00453A38" w:rsidP="00D31F38">
      <w:pPr>
        <w:pStyle w:val="CommentText"/>
      </w:pPr>
      <w:r>
        <w:rPr>
          <w:rStyle w:val="CommentReference"/>
        </w:rPr>
        <w:annotationRef/>
      </w:r>
      <w:r>
        <w:t>Nets has pangs.</w:t>
      </w:r>
    </w:p>
  </w:comment>
  <w:comment w:id="391" w:author="Windows User" w:date="2015-10-30T08:56:00Z" w:initials="WU">
    <w:p w14:paraId="6297DC8C" w14:textId="77777777" w:rsidR="00453A38" w:rsidRDefault="00453A38" w:rsidP="00D31F38">
      <w:pPr>
        <w:pStyle w:val="CommentText"/>
      </w:pPr>
      <w:r>
        <w:rPr>
          <w:rStyle w:val="CommentReference"/>
        </w:rPr>
        <w:annotationRef/>
      </w:r>
      <w:r>
        <w:t>Nets has tense change here rather than start of next vs. Brenton too.</w:t>
      </w:r>
    </w:p>
  </w:comment>
  <w:comment w:id="392" w:author="Windows User" w:date="2015-10-30T08:56:00Z" w:initials="WU">
    <w:p w14:paraId="76F4CEC8" w14:textId="77777777" w:rsidR="00453A38" w:rsidRDefault="00453A38" w:rsidP="00D31F38">
      <w:pPr>
        <w:pStyle w:val="CommentText"/>
      </w:pPr>
      <w:r>
        <w:rPr>
          <w:rStyle w:val="CommentReference"/>
        </w:rPr>
        <w:annotationRef/>
      </w:r>
      <w:r>
        <w:t xml:space="preserve">reign? king? reign as king? tense? shall reign? </w:t>
      </w:r>
    </w:p>
  </w:comment>
  <w:comment w:id="393" w:author="Windows User" w:date="2015-10-30T08:56:00Z" w:initials="WU">
    <w:p w14:paraId="28ADCC63" w14:textId="77777777" w:rsidR="00453A38" w:rsidRDefault="00453A38" w:rsidP="00D31F38">
      <w:pPr>
        <w:pStyle w:val="CommentText"/>
      </w:pPr>
      <w:r>
        <w:rPr>
          <w:rStyle w:val="CommentReference"/>
        </w:rPr>
        <w:annotationRef/>
      </w:r>
      <w:r>
        <w:t>What does the Coptic say? Is it something like this?</w:t>
      </w:r>
    </w:p>
  </w:comment>
  <w:comment w:id="394" w:author="Windows User" w:date="2015-10-30T08:56:00Z" w:initials="WU">
    <w:p w14:paraId="2E86C403" w14:textId="77777777" w:rsidR="00453A38" w:rsidRDefault="00453A38" w:rsidP="00D31F38">
      <w:pPr>
        <w:pStyle w:val="CommentText"/>
      </w:pPr>
      <w:r>
        <w:rPr>
          <w:rStyle w:val="CommentReference"/>
        </w:rPr>
        <w:annotationRef/>
      </w:r>
      <w:r>
        <w:t>For? or Since?</w:t>
      </w:r>
    </w:p>
  </w:comment>
  <w:comment w:id="395" w:author="Windows User" w:date="2015-10-30T08:56:00Z" w:initials="WU">
    <w:p w14:paraId="031A7CF6" w14:textId="77777777" w:rsidR="00453A38" w:rsidRDefault="00453A38" w:rsidP="00D31F38">
      <w:pPr>
        <w:pStyle w:val="CommentText"/>
      </w:pPr>
      <w:r>
        <w:rPr>
          <w:rStyle w:val="CommentReference"/>
        </w:rPr>
        <w:annotationRef/>
      </w:r>
      <w:r>
        <w:t>Brenton and NETS have dances. Coptic has hanhos (guessing hos is praises or songs). I'm thinking not praises... but need you guys to clarify</w:t>
      </w:r>
    </w:p>
  </w:comment>
  <w:comment w:id="396" w:author="Microsoft Office User" w:date="2016-04-15T20:59:00Z" w:initials="Office">
    <w:p w14:paraId="7025F405" w14:textId="64A37FE0" w:rsidR="00453A38" w:rsidRDefault="00453A38">
      <w:pPr>
        <w:pStyle w:val="CommentText"/>
      </w:pPr>
      <w:r>
        <w:rPr>
          <w:rStyle w:val="CommentReference"/>
        </w:rPr>
        <w:annotationRef/>
      </w:r>
      <w:r>
        <w:t>Or “he has greatly glorified Himself, as NETS?</w:t>
      </w:r>
    </w:p>
  </w:comment>
  <w:comment w:id="397" w:author="Windows User" w:date="2015-10-30T08:56:00Z" w:initials="WU">
    <w:p w14:paraId="2A38A2FD" w14:textId="77777777" w:rsidR="00453A38" w:rsidRDefault="00453A38" w:rsidP="00D31F38">
      <w:pPr>
        <w:pStyle w:val="CommentText"/>
      </w:pPr>
      <w:r>
        <w:rPr>
          <w:rStyle w:val="CommentReference"/>
        </w:rPr>
        <w:annotationRef/>
      </w:r>
      <w:r>
        <w:t>The NETS phrasing seems to me the only way to reconcile the other translations.</w:t>
      </w:r>
    </w:p>
  </w:comment>
  <w:comment w:id="404" w:author="Windows User" w:date="2015-10-30T08:56:00Z" w:initials="WU">
    <w:p w14:paraId="57C92C81" w14:textId="77777777" w:rsidR="00453A38" w:rsidRDefault="00453A38" w:rsidP="00D31F38">
      <w:pPr>
        <w:pStyle w:val="CommentText"/>
      </w:pPr>
      <w:r>
        <w:rPr>
          <w:rStyle w:val="CommentReference"/>
        </w:rPr>
        <w:annotationRef/>
      </w:r>
      <w:r>
        <w:t>This way sure sounds better. I know "With the split" is more literal, but it doesn't make any sense in English. This does.</w:t>
      </w:r>
    </w:p>
  </w:comment>
  <w:comment w:id="405" w:author="Windows User" w:date="2015-10-30T08:56:00Z" w:initials="WU">
    <w:p w14:paraId="5BBD34BE" w14:textId="77777777" w:rsidR="00453A38" w:rsidRDefault="00453A38" w:rsidP="00D31F38">
      <w:pPr>
        <w:pStyle w:val="CommentText"/>
      </w:pPr>
      <w:r>
        <w:rPr>
          <w:rStyle w:val="CommentReference"/>
        </w:rPr>
        <w:annotationRef/>
      </w:r>
      <w:r>
        <w:t>path or walkway?</w:t>
      </w:r>
    </w:p>
  </w:comment>
  <w:comment w:id="406" w:author="Brett Slote" w:date="2015-10-30T08:56:00Z" w:initials="BS">
    <w:p w14:paraId="049D3BBD" w14:textId="77777777" w:rsidR="00453A38" w:rsidRDefault="00453A38" w:rsidP="00D31F38">
      <w:pPr>
        <w:pStyle w:val="CommentText"/>
      </w:pPr>
      <w:r>
        <w:rPr>
          <w:rStyle w:val="CommentReference"/>
        </w:rPr>
        <w:annotationRef/>
      </w:r>
      <w:r>
        <w:t>needs : at least to indicate breaks in tune</w:t>
      </w:r>
    </w:p>
  </w:comment>
  <w:comment w:id="407" w:author="Windows User" w:date="2015-10-30T08:56:00Z" w:initials="WU">
    <w:p w14:paraId="1F09658E" w14:textId="77777777" w:rsidR="00453A38" w:rsidRDefault="00453A38" w:rsidP="00D31F38">
      <w:pPr>
        <w:pStyle w:val="CommentText"/>
      </w:pPr>
      <w:r>
        <w:rPr>
          <w:rStyle w:val="CommentReference"/>
        </w:rPr>
        <w:annotationRef/>
      </w:r>
      <w:r>
        <w:t>miraculous, or something closer to paradoxical but sounding good?</w:t>
      </w:r>
    </w:p>
  </w:comment>
  <w:comment w:id="408" w:author="Windows User" w:date="2015-10-30T08:56:00Z" w:initials="WU">
    <w:p w14:paraId="4689AC49" w14:textId="77777777" w:rsidR="00453A38" w:rsidRDefault="00453A38" w:rsidP="00D31F38">
      <w:pPr>
        <w:pStyle w:val="CommentText"/>
      </w:pPr>
      <w:r>
        <w:rPr>
          <w:rStyle w:val="CommentReference"/>
        </w:rPr>
        <w:annotationRef/>
      </w:r>
      <w:r>
        <w:t>passed and crossed mean teh same thing... but passed over carries connotation of connection to pass over...</w:t>
      </w:r>
    </w:p>
  </w:comment>
  <w:comment w:id="409" w:author="Windows User" w:date="2015-10-30T08:56:00Z" w:initials="WU">
    <w:p w14:paraId="2AA35319" w14:textId="77777777" w:rsidR="00453A38" w:rsidRDefault="00453A38" w:rsidP="00D31F38">
      <w:pPr>
        <w:pStyle w:val="CommentText"/>
      </w:pPr>
      <w:r>
        <w:rPr>
          <w:rStyle w:val="CommentReference"/>
        </w:rPr>
        <w:annotationRef/>
      </w:r>
      <w:r>
        <w:t>praising or singing?</w:t>
      </w:r>
    </w:p>
  </w:comment>
  <w:comment w:id="410" w:author="Windows User" w:date="2015-10-30T08:56:00Z" w:initials="WU">
    <w:p w14:paraId="56B7B31B" w14:textId="77777777" w:rsidR="00453A38" w:rsidRDefault="00453A38" w:rsidP="00D31F38">
      <w:pPr>
        <w:pStyle w:val="CommentText"/>
      </w:pPr>
      <w:r>
        <w:rPr>
          <w:rStyle w:val="CommentReference"/>
        </w:rPr>
        <w:annotationRef/>
      </w:r>
      <w:r>
        <w:t>I think this should be sing to</w:t>
      </w:r>
    </w:p>
  </w:comment>
  <w:comment w:id="424" w:author="Windows User" w:date="2015-11-21T12:59:00Z" w:initials="WU">
    <w:p w14:paraId="5262F523" w14:textId="77777777" w:rsidR="00453A38" w:rsidRDefault="00453A38" w:rsidP="00344A59">
      <w:pPr>
        <w:pStyle w:val="CommentText"/>
      </w:pPr>
      <w:r>
        <w:rPr>
          <w:rStyle w:val="CommentReference"/>
        </w:rPr>
        <w:annotationRef/>
      </w:r>
      <w:r>
        <w:t>check</w:t>
      </w:r>
    </w:p>
  </w:comment>
  <w:comment w:id="431" w:author="Windows User" w:date="2015-10-30T08:56:00Z" w:initials="BS">
    <w:p w14:paraId="396316C8" w14:textId="77777777" w:rsidR="00453A38" w:rsidRDefault="00453A38" w:rsidP="00344A59">
      <w:pPr>
        <w:pStyle w:val="CommentText"/>
      </w:pPr>
      <w:r>
        <w:rPr>
          <w:rStyle w:val="CommentReference"/>
        </w:rPr>
        <w:annotationRef/>
      </w:r>
      <w:r>
        <w:t>clearly the missing vs above belongs</w:t>
      </w:r>
    </w:p>
  </w:comment>
  <w:comment w:id="443" w:author="Windows User" w:date="2015-10-30T08:56:00Z" w:initials="BS">
    <w:p w14:paraId="19C504AB" w14:textId="77777777" w:rsidR="00453A38" w:rsidRDefault="00453A38"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4" w:author="Windows User" w:date="2015-10-30T08:56:00Z" w:initials="BS">
    <w:p w14:paraId="3650E160" w14:textId="77777777" w:rsidR="00453A38" w:rsidRDefault="00453A38" w:rsidP="00D31F38">
      <w:pPr>
        <w:pStyle w:val="CommentText"/>
      </w:pPr>
      <w:r>
        <w:rPr>
          <w:rStyle w:val="CommentReference"/>
        </w:rPr>
        <w:annotationRef/>
      </w:r>
      <w:r>
        <w:t>heavens?</w:t>
      </w:r>
    </w:p>
  </w:comment>
  <w:comment w:id="445" w:author="Windows User" w:date="2015-10-30T08:56:00Z" w:initials="BS">
    <w:p w14:paraId="57E2DDC4" w14:textId="77777777" w:rsidR="00453A38" w:rsidRDefault="00453A38" w:rsidP="00D31F38">
      <w:pPr>
        <w:pStyle w:val="CommentText"/>
      </w:pPr>
      <w:r>
        <w:rPr>
          <w:rStyle w:val="CommentReference"/>
        </w:rPr>
        <w:annotationRef/>
      </w:r>
      <w:r>
        <w:t>NETS omits clouds</w:t>
      </w:r>
    </w:p>
  </w:comment>
  <w:comment w:id="446" w:author="Windows User" w:date="2015-10-30T08:56:00Z" w:initials="BS">
    <w:p w14:paraId="35628364" w14:textId="77777777" w:rsidR="00453A38" w:rsidRDefault="00453A38" w:rsidP="00D31F38">
      <w:pPr>
        <w:pStyle w:val="CommentText"/>
      </w:pPr>
      <w:r>
        <w:rPr>
          <w:rStyle w:val="CommentReference"/>
        </w:rPr>
        <w:annotationRef/>
      </w:r>
      <w:r>
        <w:t>NETS omits this vs</w:t>
      </w:r>
    </w:p>
  </w:comment>
  <w:comment w:id="447" w:author="Windows User" w:date="2015-10-30T08:56:00Z" w:initials="BS">
    <w:p w14:paraId="1F576F58" w14:textId="77777777" w:rsidR="00453A38" w:rsidRDefault="00453A38" w:rsidP="00D31F38">
      <w:pPr>
        <w:pStyle w:val="CommentText"/>
      </w:pPr>
      <w:r>
        <w:rPr>
          <w:rStyle w:val="CommentReference"/>
        </w:rPr>
        <w:annotationRef/>
      </w:r>
      <w:r>
        <w:t>NETS has falling snow which matches AI hoar frosts.</w:t>
      </w:r>
    </w:p>
  </w:comment>
  <w:comment w:id="448" w:author="Windows User" w:date="2015-10-30T08:56:00Z" w:initials="BS">
    <w:p w14:paraId="7857388A" w14:textId="77777777" w:rsidR="00453A38" w:rsidRDefault="00453A38" w:rsidP="00D31F38">
      <w:pPr>
        <w:pStyle w:val="CommentText"/>
      </w:pPr>
      <w:r>
        <w:rPr>
          <w:rStyle w:val="CommentReference"/>
        </w:rPr>
        <w:annotationRef/>
      </w:r>
      <w:r>
        <w:t>reversed ice and hoarfrosts of this vs and last to match NETS. Coptic?</w:t>
      </w:r>
    </w:p>
  </w:comment>
  <w:comment w:id="449" w:author="Windows User" w:date="2015-10-30T08:56:00Z" w:initials="BS">
    <w:p w14:paraId="45210177" w14:textId="77777777" w:rsidR="00453A38" w:rsidRDefault="00453A38" w:rsidP="00D31F38">
      <w:pPr>
        <w:pStyle w:val="CommentText"/>
      </w:pPr>
      <w:r>
        <w:rPr>
          <w:rStyle w:val="CommentReference"/>
        </w:rPr>
        <w:annotationRef/>
      </w:r>
      <w:r>
        <w:t>NETS switches this vs with next</w:t>
      </w:r>
    </w:p>
  </w:comment>
  <w:comment w:id="450" w:author="Windows User" w:date="2015-11-04T08:55:00Z" w:initials="WU">
    <w:p w14:paraId="1E420B79" w14:textId="77777777" w:rsidR="00453A38" w:rsidRDefault="00453A38" w:rsidP="00D31F38">
      <w:pPr>
        <w:pStyle w:val="CommentText"/>
      </w:pPr>
      <w:r>
        <w:rPr>
          <w:rStyle w:val="CommentReference"/>
        </w:rPr>
        <w:annotationRef/>
      </w:r>
      <w:r>
        <w:t>Get rid of ye’s!</w:t>
      </w:r>
    </w:p>
  </w:comment>
  <w:comment w:id="451" w:author="Windows User" w:date="2015-10-30T08:56:00Z" w:initials="BS">
    <w:p w14:paraId="66BEE13E" w14:textId="77777777" w:rsidR="00453A38" w:rsidRDefault="00453A38" w:rsidP="00D31F38">
      <w:pPr>
        <w:pStyle w:val="CommentText"/>
      </w:pPr>
      <w:r>
        <w:rPr>
          <w:rStyle w:val="CommentReference"/>
        </w:rPr>
        <w:annotationRef/>
      </w:r>
      <w:r>
        <w:t>NETS has sea-monsters</w:t>
      </w:r>
    </w:p>
  </w:comment>
  <w:comment w:id="452" w:author="Windows User" w:date="2015-10-30T08:56:00Z" w:initials="BS">
    <w:p w14:paraId="43D401E2" w14:textId="77777777" w:rsidR="00453A38" w:rsidRDefault="00453A38" w:rsidP="00D31F38">
      <w:pPr>
        <w:pStyle w:val="CommentText"/>
      </w:pPr>
      <w:r>
        <w:rPr>
          <w:rStyle w:val="CommentReference"/>
        </w:rPr>
        <w:annotationRef/>
      </w:r>
      <w:r>
        <w:t>NETS has four-footed and wild animals of the land</w:t>
      </w:r>
    </w:p>
  </w:comment>
  <w:comment w:id="453" w:author="Windows User" w:date="2015-10-30T08:56:00Z" w:initials="BS">
    <w:p w14:paraId="37590655" w14:textId="77777777" w:rsidR="00453A38" w:rsidRDefault="00453A38" w:rsidP="00D31F38">
      <w:pPr>
        <w:pStyle w:val="CommentText"/>
      </w:pPr>
      <w:r>
        <w:rPr>
          <w:rStyle w:val="CommentReference"/>
        </w:rPr>
        <w:annotationRef/>
      </w:r>
      <w:r>
        <w:t>NETS has all humans on earth</w:t>
      </w:r>
    </w:p>
  </w:comment>
  <w:comment w:id="454" w:author="Windows User" w:date="2015-10-30T08:56:00Z" w:initials="BS">
    <w:p w14:paraId="6D54AC70" w14:textId="77777777" w:rsidR="00453A38" w:rsidRDefault="00453A38" w:rsidP="00D31F38">
      <w:pPr>
        <w:pStyle w:val="CommentText"/>
      </w:pPr>
      <w:r>
        <w:rPr>
          <w:rStyle w:val="CommentReference"/>
        </w:rPr>
        <w:annotationRef/>
      </w:r>
      <w:r>
        <w:t>NETS has "priests, slaves of the Lord", then omits next vs.</w:t>
      </w:r>
    </w:p>
  </w:comment>
  <w:comment w:id="455" w:author="Windows User" w:date="2015-10-30T08:56:00Z" w:initials="BS">
    <w:p w14:paraId="6468426A" w14:textId="77777777" w:rsidR="00453A38" w:rsidRDefault="00453A38" w:rsidP="00D31F38">
      <w:pPr>
        <w:pStyle w:val="CommentText"/>
      </w:pPr>
      <w:r>
        <w:rPr>
          <w:rStyle w:val="CommentReference"/>
        </w:rPr>
        <w:annotationRef/>
      </w:r>
      <w:r>
        <w:t>NETS ends quite differently</w:t>
      </w:r>
    </w:p>
  </w:comment>
  <w:comment w:id="461" w:author="Windows User" w:date="2015-10-30T08:56:00Z" w:initials="BS">
    <w:p w14:paraId="72C14B6E" w14:textId="77777777" w:rsidR="00453A38" w:rsidRDefault="00453A38"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43306FA7" w14:textId="77777777" w:rsidR="00453A38" w:rsidRDefault="00453A38" w:rsidP="003758F4">
      <w:pPr>
        <w:pStyle w:val="CommentText"/>
      </w:pPr>
      <w:r>
        <w:rPr>
          <w:rStyle w:val="CommentReference"/>
        </w:rPr>
        <w:annotationRef/>
      </w:r>
      <w:r>
        <w:t>heavens?</w:t>
      </w:r>
    </w:p>
  </w:comment>
  <w:comment w:id="463" w:author="Windows User" w:date="2015-10-30T08:56:00Z" w:initials="BS">
    <w:p w14:paraId="18B419AF" w14:textId="77777777" w:rsidR="00453A38" w:rsidRDefault="00453A38" w:rsidP="003758F4">
      <w:pPr>
        <w:pStyle w:val="CommentText"/>
      </w:pPr>
      <w:r>
        <w:rPr>
          <w:rStyle w:val="CommentReference"/>
        </w:rPr>
        <w:annotationRef/>
      </w:r>
      <w:r>
        <w:t>NETS has falling snow which matches AI hoar frosts.</w:t>
      </w:r>
    </w:p>
  </w:comment>
  <w:comment w:id="464" w:author="Windows User" w:date="2015-10-30T08:56:00Z" w:initials="BS">
    <w:p w14:paraId="504A050C" w14:textId="77777777" w:rsidR="00453A38" w:rsidRDefault="00453A38" w:rsidP="003758F4">
      <w:pPr>
        <w:pStyle w:val="CommentText"/>
      </w:pPr>
      <w:r>
        <w:rPr>
          <w:rStyle w:val="CommentReference"/>
        </w:rPr>
        <w:annotationRef/>
      </w:r>
      <w:r>
        <w:t>reversed ice and hoarfrosts of this vs and last to match NETS. Coptic?</w:t>
      </w:r>
    </w:p>
  </w:comment>
  <w:comment w:id="465" w:author="Windows User" w:date="2015-10-30T08:56:00Z" w:initials="BS">
    <w:p w14:paraId="42B07939" w14:textId="77777777" w:rsidR="00453A38" w:rsidRDefault="00453A38" w:rsidP="003758F4">
      <w:pPr>
        <w:pStyle w:val="CommentText"/>
      </w:pPr>
      <w:r>
        <w:rPr>
          <w:rStyle w:val="CommentReference"/>
        </w:rPr>
        <w:annotationRef/>
      </w:r>
      <w:r>
        <w:t>NETS switches this vs with next</w:t>
      </w:r>
    </w:p>
  </w:comment>
  <w:comment w:id="466" w:author="Windows User" w:date="2015-10-30T08:56:00Z" w:initials="BS">
    <w:p w14:paraId="0D31DB4D" w14:textId="77777777" w:rsidR="00453A38" w:rsidRDefault="00453A38" w:rsidP="003758F4">
      <w:pPr>
        <w:pStyle w:val="CommentText"/>
      </w:pPr>
      <w:r>
        <w:rPr>
          <w:rStyle w:val="CommentReference"/>
        </w:rPr>
        <w:annotationRef/>
      </w:r>
      <w:r>
        <w:t>NETS has all humans on earth</w:t>
      </w:r>
    </w:p>
  </w:comment>
  <w:comment w:id="467" w:author="Windows User" w:date="2015-10-30T08:56:00Z" w:initials="BS">
    <w:p w14:paraId="4CB6D1D8" w14:textId="77777777" w:rsidR="00453A38" w:rsidRDefault="00453A38" w:rsidP="003758F4">
      <w:pPr>
        <w:pStyle w:val="CommentText"/>
      </w:pPr>
      <w:r>
        <w:rPr>
          <w:rStyle w:val="CommentReference"/>
        </w:rPr>
        <w:annotationRef/>
      </w:r>
      <w:r>
        <w:t>NETS has "priests, slaves of the Lord", then omits next vs.</w:t>
      </w:r>
    </w:p>
  </w:comment>
  <w:comment w:id="468" w:author="Windows User" w:date="2015-10-30T08:56:00Z" w:initials="BS">
    <w:p w14:paraId="1C9D2024" w14:textId="77777777" w:rsidR="00453A38" w:rsidRDefault="00453A38" w:rsidP="003758F4">
      <w:pPr>
        <w:pStyle w:val="CommentText"/>
      </w:pPr>
      <w:r>
        <w:rPr>
          <w:rStyle w:val="CommentReference"/>
        </w:rPr>
        <w:annotationRef/>
      </w:r>
      <w:r>
        <w:t>NETS ends quite differently</w:t>
      </w:r>
    </w:p>
  </w:comment>
  <w:comment w:id="470" w:author="Windows User" w:date="2015-10-30T08:56:00Z" w:initials="BS">
    <w:p w14:paraId="499D113D" w14:textId="77777777" w:rsidR="00453A38" w:rsidRDefault="00453A38" w:rsidP="00D31F38">
      <w:pPr>
        <w:pStyle w:val="CommentText"/>
      </w:pPr>
      <w:r>
        <w:rPr>
          <w:rStyle w:val="CommentReference"/>
        </w:rPr>
        <w:annotationRef/>
      </w:r>
      <w:r>
        <w:t>giver, or maker?</w:t>
      </w:r>
    </w:p>
  </w:comment>
  <w:comment w:id="471" w:author="Windows User" w:date="2015-10-30T08:56:00Z" w:initials="BS">
    <w:p w14:paraId="29AB3125" w14:textId="77777777" w:rsidR="00453A38" w:rsidRDefault="00453A38" w:rsidP="00D31F38">
      <w:pPr>
        <w:pStyle w:val="CommentText"/>
      </w:pPr>
      <w:r>
        <w:rPr>
          <w:rStyle w:val="CommentReference"/>
        </w:rPr>
        <w:annotationRef/>
      </w:r>
      <w:r>
        <w:t>even NETS has Hananias</w:t>
      </w:r>
    </w:p>
  </w:comment>
  <w:comment w:id="472" w:author="Windows User" w:date="2015-10-30T08:56:00Z" w:initials="BS">
    <w:p w14:paraId="27892612" w14:textId="77777777" w:rsidR="00453A38" w:rsidRDefault="00453A38" w:rsidP="00D31F38">
      <w:pPr>
        <w:pStyle w:val="CommentText"/>
      </w:pPr>
      <w:r>
        <w:rPr>
          <w:rStyle w:val="CommentReference"/>
        </w:rPr>
        <w:annotationRef/>
      </w:r>
      <w:r>
        <w:t>does Coptic have evening first?</w:t>
      </w:r>
    </w:p>
  </w:comment>
  <w:comment w:id="473" w:author="Windows User" w:date="2015-10-30T08:56:00Z" w:initials="BS">
    <w:p w14:paraId="53863AE8" w14:textId="77777777" w:rsidR="00453A38" w:rsidRDefault="00453A38" w:rsidP="00D31F38">
      <w:pPr>
        <w:pStyle w:val="CommentText"/>
      </w:pPr>
      <w:r>
        <w:rPr>
          <w:rStyle w:val="CommentReference"/>
        </w:rPr>
        <w:annotationRef/>
      </w:r>
      <w:r>
        <w:t>Coptic doesn't have "Our God"</w:t>
      </w:r>
    </w:p>
  </w:comment>
  <w:comment w:id="474" w:author="Windows User" w:date="2015-10-30T08:56:00Z" w:initials="BS">
    <w:p w14:paraId="5F8EC33A" w14:textId="77777777" w:rsidR="00453A38" w:rsidRDefault="00453A38" w:rsidP="00D31F38">
      <w:pPr>
        <w:pStyle w:val="CommentText"/>
      </w:pPr>
      <w:r>
        <w:rPr>
          <w:rStyle w:val="CommentReference"/>
        </w:rPr>
        <w:annotationRef/>
      </w:r>
      <w:r>
        <w:t>celebrate or proclaim?</w:t>
      </w:r>
    </w:p>
  </w:comment>
  <w:comment w:id="475" w:author="Windows User" w:date="2015-10-30T08:56:00Z" w:initials="BS">
    <w:p w14:paraId="02E465F6" w14:textId="77777777" w:rsidR="00453A38" w:rsidRDefault="00453A38" w:rsidP="00D31F38">
      <w:pPr>
        <w:pStyle w:val="CommentText"/>
      </w:pPr>
      <w:r>
        <w:rPr>
          <w:rStyle w:val="CommentReference"/>
        </w:rPr>
        <w:annotationRef/>
      </w:r>
      <w:r>
        <w:t>persevere or be sober?</w:t>
      </w:r>
    </w:p>
  </w:comment>
  <w:comment w:id="476" w:author="Windows User" w:date="2015-10-30T08:56:00Z" w:initials="BS">
    <w:p w14:paraId="0F283256" w14:textId="77777777" w:rsidR="00453A38" w:rsidRDefault="00453A38" w:rsidP="00D31F38">
      <w:pPr>
        <w:pStyle w:val="CommentText"/>
      </w:pPr>
      <w:r>
        <w:rPr>
          <w:rStyle w:val="CommentReference"/>
        </w:rPr>
        <w:annotationRef/>
      </w:r>
      <w:r>
        <w:t>Coptic has presbyters, not priests (oweeb)</w:t>
      </w:r>
    </w:p>
  </w:comment>
  <w:comment w:id="477" w:author="Windows User" w:date="2015-10-30T08:56:00Z" w:initials="BS">
    <w:p w14:paraId="141FC7EB" w14:textId="77777777" w:rsidR="00453A38" w:rsidRDefault="00453A38" w:rsidP="00D31F38">
      <w:pPr>
        <w:pStyle w:val="CommentText"/>
      </w:pPr>
      <w:r>
        <w:rPr>
          <w:rStyle w:val="CommentReference"/>
        </w:rPr>
        <w:annotationRef/>
      </w:r>
      <w:r>
        <w:t>esmo is bless, not praise...</w:t>
      </w:r>
    </w:p>
  </w:comment>
  <w:comment w:id="478" w:author="Windows User" w:date="2015-10-30T08:56:00Z" w:initials="BS">
    <w:p w14:paraId="22452F1B" w14:textId="77777777" w:rsidR="00453A38" w:rsidRDefault="00453A38" w:rsidP="00D31F38">
      <w:pPr>
        <w:pStyle w:val="CommentText"/>
      </w:pPr>
      <w:r>
        <w:rPr>
          <w:rStyle w:val="CommentReference"/>
        </w:rPr>
        <w:annotationRef/>
      </w:r>
      <w:r>
        <w:t>Coptic doesn't look like day to day... "Until this day" doesn't make as much sense... is there something less literal but closer to the maning?</w:t>
      </w:r>
    </w:p>
  </w:comment>
  <w:comment w:id="479" w:author="Windows User" w:date="2015-10-30T08:56:00Z" w:initials="BS">
    <w:p w14:paraId="532CE324" w14:textId="77777777" w:rsidR="00453A38" w:rsidRDefault="00453A38" w:rsidP="00D31F38">
      <w:pPr>
        <w:pStyle w:val="CommentText"/>
      </w:pPr>
      <w:r>
        <w:rPr>
          <w:rStyle w:val="CommentReference"/>
        </w:rPr>
        <w:annotationRef/>
      </w:r>
      <w:r>
        <w:t>Is LA right with breaths and spirits?</w:t>
      </w:r>
    </w:p>
  </w:comment>
  <w:comment w:id="480" w:author="Windows User" w:date="2015-10-30T08:56:00Z" w:initials="BS">
    <w:p w14:paraId="7C12CF17" w14:textId="77777777" w:rsidR="00453A38" w:rsidRDefault="00453A38" w:rsidP="00D31F38">
      <w:pPr>
        <w:pStyle w:val="CommentText"/>
      </w:pPr>
      <w:r>
        <w:rPr>
          <w:rStyle w:val="CommentReference"/>
        </w:rPr>
        <w:annotationRef/>
      </w:r>
      <w:r>
        <w:t>doesn't look like waters... is it ssea?</w:t>
      </w:r>
    </w:p>
  </w:comment>
  <w:comment w:id="481" w:author="Windows User" w:date="2015-10-30T08:56:00Z" w:initials="BS">
    <w:p w14:paraId="789F9E96" w14:textId="77777777" w:rsidR="00453A38" w:rsidRDefault="00453A38" w:rsidP="00D31F38">
      <w:pPr>
        <w:pStyle w:val="CommentText"/>
      </w:pPr>
      <w:r>
        <w:rPr>
          <w:rStyle w:val="CommentReference"/>
        </w:rPr>
        <w:annotationRef/>
      </w:r>
      <w:r>
        <w:t>I still don't get of all the things we would see after seeing all the praise of nature would be "Bless the Lord you birds".</w:t>
      </w:r>
    </w:p>
  </w:comment>
  <w:comment w:id="482" w:author="Windows User" w:date="2015-10-30T08:56:00Z" w:initials="BS">
    <w:p w14:paraId="1E93DCCD" w14:textId="77777777" w:rsidR="00453A38" w:rsidRDefault="00453A38" w:rsidP="00D31F38">
      <w:pPr>
        <w:pStyle w:val="CommentText"/>
      </w:pPr>
      <w:r>
        <w:rPr>
          <w:rStyle w:val="CommentReference"/>
        </w:rPr>
        <w:annotationRef/>
      </w:r>
      <w:r>
        <w:t>disobedient? heretics?</w:t>
      </w:r>
    </w:p>
  </w:comment>
  <w:comment w:id="483" w:author="Windows User" w:date="2015-10-30T08:56:00Z" w:initials="BS">
    <w:p w14:paraId="298A6523" w14:textId="77777777" w:rsidR="00453A38" w:rsidRDefault="00453A38" w:rsidP="00D31F38">
      <w:pPr>
        <w:pStyle w:val="CommentText"/>
      </w:pPr>
      <w:r>
        <w:rPr>
          <w:rStyle w:val="CommentReference"/>
        </w:rPr>
        <w:annotationRef/>
      </w:r>
      <w:r>
        <w:t>souls or spirits?</w:t>
      </w:r>
    </w:p>
  </w:comment>
  <w:comment w:id="484" w:author="Windows User" w:date="2015-10-30T08:56:00Z" w:initials="BS">
    <w:p w14:paraId="3D56C030" w14:textId="77777777" w:rsidR="00453A38" w:rsidRDefault="00453A38" w:rsidP="00D31F38">
      <w:pPr>
        <w:pStyle w:val="CommentText"/>
      </w:pPr>
      <w:r>
        <w:rPr>
          <w:rStyle w:val="CommentReference"/>
        </w:rPr>
        <w:annotationRef/>
      </w:r>
      <w:r>
        <w:t>humble or contrite?</w:t>
      </w:r>
    </w:p>
  </w:comment>
  <w:comment w:id="485" w:author="Windows User" w:date="2015-10-30T08:56:00Z" w:initials="BS">
    <w:p w14:paraId="4417CE6C" w14:textId="77777777" w:rsidR="00453A38" w:rsidRDefault="00453A38" w:rsidP="00D31F38">
      <w:pPr>
        <w:pStyle w:val="CommentText"/>
      </w:pPr>
      <w:r>
        <w:rPr>
          <w:rStyle w:val="CommentReference"/>
        </w:rPr>
        <w:annotationRef/>
      </w:r>
      <w:r>
        <w:t>hearts?</w:t>
      </w:r>
    </w:p>
  </w:comment>
  <w:comment w:id="486" w:author="Windows User" w:date="2015-10-30T08:56:00Z" w:initials="BS">
    <w:p w14:paraId="6056EF08" w14:textId="77777777" w:rsidR="00453A38" w:rsidRDefault="00453A38" w:rsidP="00D31F38">
      <w:pPr>
        <w:pStyle w:val="CommentText"/>
      </w:pPr>
      <w:r>
        <w:rPr>
          <w:rStyle w:val="CommentReference"/>
        </w:rPr>
        <w:annotationRef/>
      </w:r>
      <w:r>
        <w:t>this or LA?</w:t>
      </w:r>
    </w:p>
  </w:comment>
  <w:comment w:id="487" w:author="Windows User" w:date="2015-10-30T08:56:00Z" w:initials="BS">
    <w:p w14:paraId="021CF208" w14:textId="77777777" w:rsidR="00453A38" w:rsidRDefault="00453A38" w:rsidP="00D31F38">
      <w:pPr>
        <w:pStyle w:val="CommentText"/>
      </w:pPr>
      <w:r>
        <w:rPr>
          <w:rStyle w:val="CommentReference"/>
        </w:rPr>
        <w:annotationRef/>
      </w:r>
      <w:r>
        <w:t>righteous of, or who revere</w:t>
      </w:r>
    </w:p>
  </w:comment>
  <w:comment w:id="488" w:author="Windows User" w:date="2015-10-30T08:56:00Z" w:initials="BS">
    <w:p w14:paraId="2B7DD481" w14:textId="77777777" w:rsidR="00453A38" w:rsidRDefault="00453A38" w:rsidP="00D31F38">
      <w:pPr>
        <w:pStyle w:val="CommentText"/>
      </w:pPr>
      <w:r>
        <w:rPr>
          <w:rStyle w:val="CommentReference"/>
        </w:rPr>
        <w:annotationRef/>
      </w:r>
      <w:r>
        <w:t>this, or accountable? or something else?</w:t>
      </w:r>
    </w:p>
  </w:comment>
  <w:comment w:id="489" w:author="Windows User" w:date="2015-10-30T08:56:00Z" w:initials="BS">
    <w:p w14:paraId="154E2A2A" w14:textId="77777777" w:rsidR="00453A38" w:rsidRDefault="00453A38" w:rsidP="00D31F38">
      <w:pPr>
        <w:pStyle w:val="CommentText"/>
      </w:pPr>
      <w:r>
        <w:rPr>
          <w:rStyle w:val="CommentReference"/>
        </w:rPr>
        <w:annotationRef/>
      </w:r>
      <w:r>
        <w:t>that he may praise and say?</w:t>
      </w:r>
    </w:p>
  </w:comment>
  <w:comment w:id="507" w:author="Windows User" w:date="2015-11-21T13:00:00Z" w:initials="WU">
    <w:p w14:paraId="72B45ACE" w14:textId="77777777" w:rsidR="00453A38" w:rsidRDefault="00453A38" w:rsidP="00D31F38">
      <w:pPr>
        <w:pStyle w:val="CommentText"/>
      </w:pPr>
      <w:r>
        <w:rPr>
          <w:rStyle w:val="CommentReference"/>
        </w:rPr>
        <w:annotationRef/>
      </w:r>
      <w:r>
        <w:t>Check, and 2 above.</w:t>
      </w:r>
    </w:p>
  </w:comment>
  <w:comment w:id="508" w:author="Brett Slote" w:date="2015-10-30T08:56:00Z" w:initials="BS">
    <w:p w14:paraId="0C0C90F8" w14:textId="77777777" w:rsidR="00453A38" w:rsidRDefault="00453A38" w:rsidP="00D31F38">
      <w:pPr>
        <w:pStyle w:val="CommentText"/>
      </w:pPr>
      <w:r>
        <w:rPr>
          <w:rStyle w:val="CommentReference"/>
        </w:rPr>
        <w:annotationRef/>
      </w:r>
      <w:r>
        <w:t>Fred wants 'O' here, saying it matches the Coptic... but it isn't in the Coptic!</w:t>
      </w:r>
    </w:p>
  </w:comment>
  <w:comment w:id="509" w:author="Windows User" w:date="2015-11-21T13:00:00Z" w:initials="WU">
    <w:p w14:paraId="59221E95" w14:textId="77777777" w:rsidR="00453A38" w:rsidRDefault="00453A38" w:rsidP="00D31F38">
      <w:pPr>
        <w:pStyle w:val="CommentText"/>
      </w:pPr>
      <w:r>
        <w:rPr>
          <w:rStyle w:val="CommentReference"/>
        </w:rPr>
        <w:annotationRef/>
      </w:r>
      <w:r>
        <w:t>check</w:t>
      </w:r>
    </w:p>
  </w:comment>
  <w:comment w:id="510" w:author="Windows User" w:date="2015-11-21T13:00:00Z" w:initials="WU">
    <w:p w14:paraId="0CFC2594" w14:textId="77777777" w:rsidR="00453A38" w:rsidRDefault="00453A38" w:rsidP="00D31F38">
      <w:pPr>
        <w:pStyle w:val="CommentText"/>
      </w:pPr>
      <w:r>
        <w:rPr>
          <w:rStyle w:val="CommentReference"/>
        </w:rPr>
        <w:annotationRef/>
      </w:r>
      <w:r>
        <w:t>check</w:t>
      </w:r>
    </w:p>
  </w:comment>
  <w:comment w:id="511" w:author="Windows User" w:date="2015-11-21T13:01:00Z" w:initials="WU">
    <w:p w14:paraId="403A6460" w14:textId="77777777" w:rsidR="00453A38" w:rsidRDefault="00453A38" w:rsidP="00D31F38">
      <w:pPr>
        <w:pStyle w:val="CommentText"/>
      </w:pPr>
      <w:r>
        <w:rPr>
          <w:rStyle w:val="CommentReference"/>
        </w:rPr>
        <w:annotationRef/>
      </w:r>
      <w:r>
        <w:t>check, find Copitic</w:t>
      </w:r>
    </w:p>
  </w:comment>
  <w:comment w:id="512" w:author="Windows User" w:date="2015-10-30T08:56:00Z" w:initials="BS">
    <w:p w14:paraId="1B2986E7" w14:textId="77777777" w:rsidR="00453A38" w:rsidRDefault="00453A38" w:rsidP="00D31F38">
      <w:pPr>
        <w:pStyle w:val="CommentText"/>
      </w:pPr>
      <w:r>
        <w:rPr>
          <w:rStyle w:val="CommentReference"/>
        </w:rPr>
        <w:annotationRef/>
      </w:r>
      <w:r>
        <w:t>why do books not have a vs for the bishop???</w:t>
      </w:r>
    </w:p>
  </w:comment>
  <w:comment w:id="513" w:author="Windows User" w:date="2015-10-30T08:56:00Z" w:initials="BS">
    <w:p w14:paraId="2328FF19" w14:textId="77777777" w:rsidR="00453A38" w:rsidRDefault="00453A38" w:rsidP="00D31F38">
      <w:pPr>
        <w:pStyle w:val="CommentText"/>
      </w:pPr>
      <w:r>
        <w:rPr>
          <w:rStyle w:val="CommentReference"/>
        </w:rPr>
        <w:annotationRef/>
      </w:r>
      <w:r>
        <w:t>add</w:t>
      </w:r>
    </w:p>
  </w:comment>
  <w:comment w:id="516" w:author="Windows User" w:date="2015-10-30T08:56:00Z" w:initials="BS">
    <w:p w14:paraId="76CF17E1" w14:textId="77777777" w:rsidR="00453A38" w:rsidRDefault="00453A38" w:rsidP="00D31F38">
      <w:pPr>
        <w:pStyle w:val="CommentText"/>
      </w:pPr>
      <w:r>
        <w:rPr>
          <w:rStyle w:val="CommentReference"/>
        </w:rPr>
        <w:annotationRef/>
      </w:r>
      <w:r>
        <w:t>the first two sections each have 7 verses. Maybe each section had seven verses and then became inflated? Keeping 7 vs in each section</w:t>
      </w:r>
    </w:p>
  </w:comment>
  <w:comment w:id="517" w:author="Windows User" w:date="2015-10-30T08:56:00Z" w:initials="BS">
    <w:p w14:paraId="01D3FC9E" w14:textId="77777777" w:rsidR="00453A38" w:rsidRDefault="00453A38" w:rsidP="00D31F38">
      <w:pPr>
        <w:pStyle w:val="CommentText"/>
      </w:pPr>
      <w:r>
        <w:rPr>
          <w:rStyle w:val="CommentReference"/>
        </w:rPr>
        <w:annotationRef/>
      </w:r>
      <w:r>
        <w:t>Communion or commemoration?</w:t>
      </w:r>
    </w:p>
  </w:comment>
  <w:comment w:id="518" w:author="Windows User" w:date="2015-11-21T13:01:00Z" w:initials="WU">
    <w:p w14:paraId="3C8EDFD6" w14:textId="77777777" w:rsidR="00453A38" w:rsidRDefault="00453A38" w:rsidP="00D31F38">
      <w:pPr>
        <w:pStyle w:val="CommentText"/>
      </w:pPr>
      <w:r>
        <w:rPr>
          <w:rStyle w:val="CommentReference"/>
        </w:rPr>
        <w:annotationRef/>
      </w:r>
      <w:r>
        <w:t>Check, and 2 above</w:t>
      </w:r>
    </w:p>
  </w:comment>
  <w:comment w:id="519" w:author="Brett Slote" w:date="2015-10-30T08:56:00Z" w:initials="BS">
    <w:p w14:paraId="502DF58D" w14:textId="77777777" w:rsidR="00453A38" w:rsidRDefault="00453A38" w:rsidP="00D31F38">
      <w:pPr>
        <w:pStyle w:val="CommentText"/>
      </w:pPr>
      <w:r>
        <w:rPr>
          <w:rStyle w:val="CommentReference"/>
        </w:rPr>
        <w:annotationRef/>
      </w:r>
      <w:r>
        <w:t>Fred wants 'O' here, saying it matches the Coptic... but it isn't in the Coptic!</w:t>
      </w:r>
    </w:p>
  </w:comment>
  <w:comment w:id="520" w:author="Windows User" w:date="2015-11-21T13:02:00Z" w:initials="WU">
    <w:p w14:paraId="0E3206C8" w14:textId="77777777" w:rsidR="00453A38" w:rsidRDefault="00453A38" w:rsidP="00D31F38">
      <w:pPr>
        <w:pStyle w:val="CommentText"/>
      </w:pPr>
      <w:r>
        <w:rPr>
          <w:rStyle w:val="CommentReference"/>
        </w:rPr>
        <w:annotationRef/>
      </w:r>
      <w:r>
        <w:t>check</w:t>
      </w:r>
    </w:p>
  </w:comment>
  <w:comment w:id="521" w:author="Windows User" w:date="2015-10-30T08:56:00Z" w:initials="BS">
    <w:p w14:paraId="303AD0FE" w14:textId="77777777" w:rsidR="00453A38" w:rsidRDefault="00453A38"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2" w:author="Windows User" w:date="2015-11-21T13:02:00Z" w:initials="WU">
    <w:p w14:paraId="5B706BCD" w14:textId="77777777" w:rsidR="00453A38" w:rsidRDefault="00453A38" w:rsidP="00D31F38">
      <w:pPr>
        <w:pStyle w:val="CommentText"/>
      </w:pPr>
      <w:r>
        <w:rPr>
          <w:rStyle w:val="CommentReference"/>
        </w:rPr>
        <w:annotationRef/>
      </w:r>
      <w:r>
        <w:t>check.  Add Coptic</w:t>
      </w:r>
    </w:p>
  </w:comment>
  <w:comment w:id="528" w:author="Windows User" w:date="2015-11-02T12:45:00Z" w:initials="BS">
    <w:p w14:paraId="02E474EA" w14:textId="77777777" w:rsidR="00453A38" w:rsidRDefault="00453A38" w:rsidP="00D31F38">
      <w:pPr>
        <w:pStyle w:val="CommentText"/>
      </w:pPr>
      <w:r>
        <w:rPr>
          <w:rStyle w:val="CommentReference"/>
        </w:rPr>
        <w:annotationRef/>
      </w:r>
      <w:r>
        <w:t>Godhead or Divinity?</w:t>
      </w:r>
    </w:p>
  </w:comment>
  <w:comment w:id="529" w:author="Windows User" w:date="2015-10-30T08:56:00Z" w:initials="BS">
    <w:p w14:paraId="1165D588" w14:textId="77777777" w:rsidR="00453A38" w:rsidRDefault="00453A38"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0" w:author="Windows User" w:date="2015-10-30T08:56:00Z" w:initials="BS">
    <w:p w14:paraId="0ABD6F72" w14:textId="77777777" w:rsidR="00453A38" w:rsidRDefault="00453A38" w:rsidP="00D31F38">
      <w:pPr>
        <w:pStyle w:val="CommentText"/>
      </w:pPr>
      <w:r>
        <w:rPr>
          <w:rStyle w:val="CommentReference"/>
        </w:rPr>
        <w:annotationRef/>
      </w:r>
      <w:r>
        <w:t>faithful or trusted? faithful sounds better as it is her action and not ours, as trusted.</w:t>
      </w:r>
    </w:p>
  </w:comment>
  <w:comment w:id="543" w:author="Windows User" w:date="2015-10-30T08:56:00Z" w:initials="BS">
    <w:p w14:paraId="07EF5E65" w14:textId="77777777" w:rsidR="00453A38" w:rsidRDefault="00453A38" w:rsidP="00D31F38">
      <w:pPr>
        <w:pStyle w:val="CommentText"/>
      </w:pPr>
      <w:r>
        <w:rPr>
          <w:rStyle w:val="CommentReference"/>
        </w:rPr>
        <w:annotationRef/>
      </w:r>
      <w:r>
        <w:t>MT (KJV) and Ra lack. NETS has and so does Coptic.</w:t>
      </w:r>
    </w:p>
  </w:comment>
  <w:comment w:id="544" w:author="Windows User" w:date="2015-11-21T13:03:00Z" w:initials="WU">
    <w:p w14:paraId="0505077C" w14:textId="77777777" w:rsidR="00453A38" w:rsidRDefault="00453A38" w:rsidP="00D31F38">
      <w:pPr>
        <w:pStyle w:val="CommentText"/>
      </w:pPr>
      <w:r>
        <w:rPr>
          <w:rStyle w:val="CommentReference"/>
        </w:rPr>
        <w:annotationRef/>
      </w:r>
      <w:r>
        <w:t>check</w:t>
      </w:r>
    </w:p>
  </w:comment>
  <w:comment w:id="545" w:author="Windows User" w:date="2015-11-21T13:03:00Z" w:initials="WU">
    <w:p w14:paraId="2CFCDBC4" w14:textId="77777777" w:rsidR="00453A38" w:rsidRDefault="00453A38" w:rsidP="00D31F38">
      <w:pPr>
        <w:pStyle w:val="CommentText"/>
      </w:pPr>
      <w:r>
        <w:rPr>
          <w:rStyle w:val="CommentReference"/>
        </w:rPr>
        <w:annotationRef/>
      </w:r>
      <w:r>
        <w:t>check</w:t>
      </w:r>
    </w:p>
  </w:comment>
  <w:comment w:id="546" w:author="Windows User" w:date="2015-11-21T13:04:00Z" w:initials="WU">
    <w:p w14:paraId="7B87BF1F" w14:textId="77777777" w:rsidR="00453A38" w:rsidRDefault="00453A38" w:rsidP="00D31F38">
      <w:pPr>
        <w:pStyle w:val="CommentText"/>
      </w:pPr>
      <w:r>
        <w:rPr>
          <w:rStyle w:val="CommentReference"/>
        </w:rPr>
        <w:annotationRef/>
      </w:r>
      <w:r>
        <w:t>check</w:t>
      </w:r>
    </w:p>
  </w:comment>
  <w:comment w:id="547" w:author="Windows User" w:date="2015-10-30T08:56:00Z" w:initials="BS">
    <w:p w14:paraId="469A8399" w14:textId="77777777" w:rsidR="00453A38" w:rsidRDefault="00453A38" w:rsidP="00D31F38">
      <w:pPr>
        <w:pStyle w:val="CommentText"/>
      </w:pPr>
      <w:r>
        <w:rPr>
          <w:rStyle w:val="CommentReference"/>
        </w:rPr>
        <w:annotationRef/>
      </w:r>
      <w:r>
        <w:t>Coptic varies greatly from NETS</w:t>
      </w:r>
    </w:p>
  </w:comment>
  <w:comment w:id="553" w:author="Windows User" w:date="2015-10-30T08:56:00Z" w:initials="BS">
    <w:p w14:paraId="30B7538F" w14:textId="77777777" w:rsidR="00453A38" w:rsidRDefault="00453A38" w:rsidP="00D31F38">
      <w:pPr>
        <w:pStyle w:val="CommentText"/>
      </w:pPr>
      <w:r>
        <w:rPr>
          <w:rStyle w:val="CommentReference"/>
        </w:rPr>
        <w:annotationRef/>
      </w:r>
      <w:r>
        <w:t>NETS has dance... also drum &amp; harp...</w:t>
      </w:r>
    </w:p>
  </w:comment>
  <w:comment w:id="554" w:author="Windows User" w:date="2015-10-30T08:56:00Z" w:initials="BS">
    <w:p w14:paraId="040D59AA" w14:textId="77777777" w:rsidR="00453A38" w:rsidRDefault="00453A38" w:rsidP="00D31F38">
      <w:pPr>
        <w:pStyle w:val="CommentText"/>
      </w:pPr>
      <w:r>
        <w:rPr>
          <w:rStyle w:val="CommentReference"/>
        </w:rPr>
        <w:annotationRef/>
      </w:r>
      <w:r>
        <w:t>NETS and LA have boast in glory...</w:t>
      </w:r>
    </w:p>
  </w:comment>
  <w:comment w:id="555" w:author="Windows User" w:date="2015-10-30T08:56:00Z" w:initials="BS">
    <w:p w14:paraId="0F357187" w14:textId="77777777" w:rsidR="00453A38" w:rsidRDefault="00453A38" w:rsidP="00D31F38">
      <w:pPr>
        <w:pStyle w:val="CommentText"/>
      </w:pPr>
      <w:r>
        <w:rPr>
          <w:rStyle w:val="CommentReference"/>
        </w:rPr>
        <w:annotationRef/>
      </w:r>
      <w:r>
        <w:t>NETS has rejoice. Coptis looks to me like glorify... Sing aloud? Rejoice?</w:t>
      </w:r>
    </w:p>
  </w:comment>
  <w:comment w:id="556" w:author="Windows User" w:date="2015-10-30T08:56:00Z" w:initials="BS">
    <w:p w14:paraId="10510650" w14:textId="77777777" w:rsidR="00453A38" w:rsidRDefault="00453A38" w:rsidP="00D31F38">
      <w:pPr>
        <w:pStyle w:val="CommentText"/>
      </w:pPr>
      <w:r>
        <w:rPr>
          <w:rStyle w:val="CommentReference"/>
        </w:rPr>
        <w:annotationRef/>
      </w:r>
      <w:r>
        <w:t>NETS has throats too. I'm leaving mouths. Throats is too literal. Not how we say it in English...</w:t>
      </w:r>
    </w:p>
  </w:comment>
  <w:comment w:id="557" w:author="Windows User" w:date="2015-10-30T08:56:00Z" w:initials="BS">
    <w:p w14:paraId="0F6BDC5E" w14:textId="77777777" w:rsidR="00453A38" w:rsidRDefault="00453A38" w:rsidP="00D31F38">
      <w:pPr>
        <w:pStyle w:val="CommentText"/>
      </w:pPr>
      <w:r>
        <w:rPr>
          <w:rStyle w:val="CommentReference"/>
        </w:rPr>
        <w:annotationRef/>
      </w:r>
      <w:r>
        <w:t>NETS has rebukes. punishments?</w:t>
      </w:r>
    </w:p>
  </w:comment>
  <w:comment w:id="563" w:author="Windows User" w:date="2015-10-30T08:56:00Z" w:initials="BS">
    <w:p w14:paraId="37F1C98E" w14:textId="77777777" w:rsidR="00453A38" w:rsidRDefault="00453A38" w:rsidP="00D31F38">
      <w:pPr>
        <w:pStyle w:val="CommentText"/>
      </w:pPr>
      <w:r>
        <w:rPr>
          <w:rStyle w:val="CommentReference"/>
        </w:rPr>
        <w:annotationRef/>
      </w:r>
      <w:r>
        <w:t>psaltry? or lyre?</w:t>
      </w:r>
    </w:p>
  </w:comment>
  <w:comment w:id="564" w:author="Windows User" w:date="2015-10-30T08:56:00Z" w:initials="BS">
    <w:p w14:paraId="51CE2A65" w14:textId="77777777" w:rsidR="00453A38" w:rsidRDefault="00453A38" w:rsidP="00D31F38">
      <w:pPr>
        <w:pStyle w:val="CommentText"/>
      </w:pPr>
      <w:r>
        <w:rPr>
          <w:rStyle w:val="CommentReference"/>
        </w:rPr>
        <w:annotationRef/>
      </w:r>
      <w:r>
        <w:t>NETS has drum and dance.</w:t>
      </w:r>
    </w:p>
  </w:comment>
  <w:comment w:id="577" w:author="Windows User" w:date="2015-11-21T13:04:00Z" w:initials="WU">
    <w:p w14:paraId="43A5D1B1" w14:textId="77777777" w:rsidR="00453A38" w:rsidRDefault="00453A38" w:rsidP="00E35F1F">
      <w:pPr>
        <w:pStyle w:val="CommentText"/>
      </w:pPr>
      <w:r>
        <w:rPr>
          <w:rStyle w:val="CommentReference"/>
        </w:rPr>
        <w:annotationRef/>
      </w:r>
      <w:r>
        <w:t>check</w:t>
      </w:r>
    </w:p>
  </w:comment>
  <w:comment w:id="578" w:author="Windows User" w:date="2015-11-21T13:04:00Z" w:initials="WU">
    <w:p w14:paraId="4B6A4DE4" w14:textId="77777777" w:rsidR="00453A38" w:rsidRDefault="00453A38" w:rsidP="00E35F1F">
      <w:pPr>
        <w:pStyle w:val="CommentText"/>
      </w:pPr>
      <w:r>
        <w:rPr>
          <w:rStyle w:val="CommentReference"/>
        </w:rPr>
        <w:annotationRef/>
      </w:r>
      <w:r>
        <w:t>check</w:t>
      </w:r>
    </w:p>
  </w:comment>
  <w:comment w:id="579" w:author="Windows User" w:date="2015-10-30T08:56:00Z" w:initials="BS">
    <w:p w14:paraId="483AEE75" w14:textId="77777777" w:rsidR="00453A38" w:rsidRDefault="00453A38" w:rsidP="00E35F1F">
      <w:pPr>
        <w:pStyle w:val="CommentText"/>
      </w:pPr>
      <w:r>
        <w:rPr>
          <w:rStyle w:val="CommentReference"/>
        </w:rPr>
        <w:annotationRef/>
      </w:r>
      <w:r>
        <w:t>tense? praise or will praise?</w:t>
      </w:r>
    </w:p>
  </w:comment>
  <w:comment w:id="580" w:author="Windows User" w:date="2015-10-30T08:56:00Z" w:initials="BS">
    <w:p w14:paraId="17DAD50D" w14:textId="77777777" w:rsidR="00453A38" w:rsidRDefault="00453A38" w:rsidP="00E35F1F">
      <w:pPr>
        <w:pStyle w:val="CommentText"/>
      </w:pPr>
      <w:r>
        <w:rPr>
          <w:rStyle w:val="CommentReference"/>
        </w:rPr>
        <w:annotationRef/>
      </w:r>
      <w:r>
        <w:t>earth? land? creation?</w:t>
      </w:r>
    </w:p>
  </w:comment>
  <w:comment w:id="581" w:author="Windows User" w:date="2015-11-21T13:05:00Z" w:initials="WU">
    <w:p w14:paraId="412BFF55" w14:textId="77777777" w:rsidR="00453A38" w:rsidRDefault="00453A38" w:rsidP="00E35F1F">
      <w:pPr>
        <w:pStyle w:val="CommentText"/>
      </w:pPr>
      <w:r>
        <w:rPr>
          <w:rStyle w:val="CommentReference"/>
        </w:rPr>
        <w:annotationRef/>
      </w:r>
      <w:r>
        <w:t>check</w:t>
      </w:r>
    </w:p>
  </w:comment>
  <w:comment w:id="582" w:author="Windows User" w:date="2015-10-30T08:56:00Z" w:initials="BS">
    <w:p w14:paraId="4FEF2EC7" w14:textId="77777777" w:rsidR="00453A38" w:rsidRDefault="00453A38" w:rsidP="00E35F1F">
      <w:pPr>
        <w:pStyle w:val="CommentText"/>
      </w:pPr>
      <w:r>
        <w:rPr>
          <w:rStyle w:val="CommentReference"/>
        </w:rPr>
        <w:annotationRef/>
      </w:r>
      <w:r>
        <w:t>make haste is a little archaic. But hurry is way too colloquial. Quicken doesn't sound right.</w:t>
      </w:r>
    </w:p>
  </w:comment>
  <w:comment w:id="583" w:author="Windows User" w:date="2015-10-30T08:56:00Z" w:initials="BS">
    <w:p w14:paraId="25E26C66" w14:textId="77777777" w:rsidR="00453A38" w:rsidRDefault="00453A38" w:rsidP="00E35F1F">
      <w:pPr>
        <w:pStyle w:val="CommentText"/>
      </w:pPr>
      <w:r>
        <w:rPr>
          <w:rStyle w:val="CommentReference"/>
        </w:rPr>
        <w:annotationRef/>
      </w:r>
      <w:r>
        <w:t>should either be diverse here or different elsewhere</w:t>
      </w:r>
    </w:p>
  </w:comment>
  <w:comment w:id="584" w:author="Windows User" w:date="2015-10-30T08:56:00Z" w:initials="BS">
    <w:p w14:paraId="7A65524D" w14:textId="77777777" w:rsidR="00453A38" w:rsidRDefault="00453A38" w:rsidP="00E35F1F">
      <w:pPr>
        <w:pStyle w:val="CommentText"/>
      </w:pPr>
      <w:r>
        <w:rPr>
          <w:rStyle w:val="CommentReference"/>
        </w:rPr>
        <w:annotationRef/>
      </w:r>
      <w:r>
        <w:t>truth or righteousness? Or justice?</w:t>
      </w:r>
    </w:p>
  </w:comment>
  <w:comment w:id="585" w:author="Windows User" w:date="2015-10-30T08:56:00Z" w:initials="BS">
    <w:p w14:paraId="1C135E98" w14:textId="77777777" w:rsidR="00453A38" w:rsidRDefault="00453A38" w:rsidP="00E35F1F">
      <w:pPr>
        <w:pStyle w:val="CommentText"/>
      </w:pPr>
      <w:r>
        <w:rPr>
          <w:rStyle w:val="CommentReference"/>
        </w:rPr>
        <w:annotationRef/>
      </w:r>
      <w:r>
        <w:t>patience or longsuffering?</w:t>
      </w:r>
    </w:p>
  </w:comment>
  <w:comment w:id="586" w:author="Windows User" w:date="2015-10-30T08:56:00Z" w:initials="BS">
    <w:p w14:paraId="2E20A232" w14:textId="77777777" w:rsidR="00453A38" w:rsidRDefault="00453A38" w:rsidP="00E35F1F">
      <w:pPr>
        <w:pStyle w:val="CommentText"/>
      </w:pPr>
      <w:r>
        <w:rPr>
          <w:rStyle w:val="CommentReference"/>
        </w:rPr>
        <w:annotationRef/>
      </w:r>
      <w:r>
        <w:t>just "at the first watch"?</w:t>
      </w:r>
    </w:p>
  </w:comment>
  <w:comment w:id="587" w:author="Windows User" w:date="2015-10-30T08:56:00Z" w:initials="BS">
    <w:p w14:paraId="34FB1BC0" w14:textId="77777777" w:rsidR="00453A38" w:rsidRDefault="00453A38" w:rsidP="00E35F1F">
      <w:pPr>
        <w:pStyle w:val="CommentText"/>
      </w:pPr>
      <w:r>
        <w:rPr>
          <w:rStyle w:val="CommentReference"/>
        </w:rPr>
        <w:annotationRef/>
      </w:r>
      <w:r>
        <w:t>sweet, or easy?</w:t>
      </w:r>
    </w:p>
  </w:comment>
  <w:comment w:id="588" w:author="Windows User" w:date="2015-10-30T08:56:00Z" w:initials="BS">
    <w:p w14:paraId="20646872" w14:textId="77777777" w:rsidR="00453A38" w:rsidRDefault="00453A38" w:rsidP="00E35F1F">
      <w:pPr>
        <w:pStyle w:val="CommentText"/>
      </w:pPr>
      <w:r>
        <w:rPr>
          <w:rStyle w:val="CommentReference"/>
        </w:rPr>
        <w:annotationRef/>
      </w:r>
      <w:r>
        <w:t>less accurate than beloved, but sounds a lot better..</w:t>
      </w:r>
    </w:p>
  </w:comment>
  <w:comment w:id="589" w:author="Windows User" w:date="2015-10-30T08:56:00Z" w:initials="BS">
    <w:p w14:paraId="4707B322" w14:textId="77777777" w:rsidR="00453A38" w:rsidRDefault="00453A38" w:rsidP="00E35F1F">
      <w:pPr>
        <w:pStyle w:val="CommentText"/>
      </w:pPr>
      <w:r>
        <w:rPr>
          <w:rStyle w:val="CommentReference"/>
        </w:rPr>
        <w:annotationRef/>
      </w:r>
      <w:r>
        <w:t>sound better if omit of?</w:t>
      </w:r>
    </w:p>
  </w:comment>
  <w:comment w:id="590" w:author="Windows User" w:date="2015-10-30T08:56:00Z" w:initials="BS">
    <w:p w14:paraId="0D6FF167" w14:textId="77777777" w:rsidR="00453A38" w:rsidRDefault="00453A38" w:rsidP="00E35F1F">
      <w:pPr>
        <w:pStyle w:val="CommentText"/>
      </w:pPr>
      <w:r>
        <w:rPr>
          <w:rStyle w:val="CommentReference"/>
        </w:rPr>
        <w:annotationRef/>
      </w:r>
      <w:r>
        <w:t>truth, or righteousness?</w:t>
      </w:r>
    </w:p>
  </w:comment>
  <w:comment w:id="591" w:author="Windows User" w:date="2015-10-30T08:56:00Z" w:initials="BS">
    <w:p w14:paraId="1A8CABED" w14:textId="77777777" w:rsidR="00453A38" w:rsidRDefault="00453A38" w:rsidP="00E35F1F">
      <w:pPr>
        <w:pStyle w:val="CommentText"/>
      </w:pPr>
      <w:r>
        <w:rPr>
          <w:rStyle w:val="CommentReference"/>
        </w:rPr>
        <w:annotationRef/>
      </w:r>
      <w:r>
        <w:t>true, or perfecvt?</w:t>
      </w:r>
    </w:p>
  </w:comment>
  <w:comment w:id="592" w:author="Windows User" w:date="2015-10-30T08:56:00Z" w:initials="BS">
    <w:p w14:paraId="21AC5CB8" w14:textId="77777777" w:rsidR="00453A38" w:rsidRDefault="00453A38" w:rsidP="00E35F1F">
      <w:pPr>
        <w:pStyle w:val="CommentText"/>
      </w:pPr>
      <w:r>
        <w:rPr>
          <w:rStyle w:val="CommentReference"/>
        </w:rPr>
        <w:annotationRef/>
      </w:r>
      <w:r>
        <w:t>and?</w:t>
      </w:r>
    </w:p>
  </w:comment>
  <w:comment w:id="593" w:author="Windows User" w:date="2015-10-30T08:56:00Z" w:initials="BS">
    <w:p w14:paraId="6C6DCC78" w14:textId="77777777" w:rsidR="00453A38" w:rsidRDefault="00453A38" w:rsidP="00E35F1F">
      <w:pPr>
        <w:pStyle w:val="CommentText"/>
      </w:pPr>
      <w:r>
        <w:rPr>
          <w:rStyle w:val="CommentReference"/>
        </w:rPr>
        <w:annotationRef/>
      </w:r>
      <w:r>
        <w:t>gather is in first line in Coptic, but tune flows better here..</w:t>
      </w:r>
    </w:p>
  </w:comment>
  <w:comment w:id="594" w:author="Windows User" w:date="2015-10-30T08:56:00Z" w:initials="BS">
    <w:p w14:paraId="4B49F853" w14:textId="77777777" w:rsidR="00453A38" w:rsidRDefault="00453A38" w:rsidP="00E35F1F">
      <w:pPr>
        <w:pStyle w:val="CommentText"/>
      </w:pPr>
      <w:r>
        <w:rPr>
          <w:rStyle w:val="CommentReference"/>
        </w:rPr>
        <w:annotationRef/>
      </w:r>
      <w:r>
        <w:t>will?</w:t>
      </w:r>
    </w:p>
  </w:comment>
  <w:comment w:id="595" w:author="Windows User" w:date="2015-10-30T08:56:00Z" w:initials="BS">
    <w:p w14:paraId="6FC8752C" w14:textId="77777777" w:rsidR="00453A38" w:rsidRDefault="00453A38" w:rsidP="00E35F1F">
      <w:pPr>
        <w:pStyle w:val="CommentText"/>
      </w:pPr>
      <w:r>
        <w:rPr>
          <w:rStyle w:val="CommentReference"/>
        </w:rPr>
        <w:annotationRef/>
      </w:r>
      <w:r>
        <w:t>save? keep? deliver?</w:t>
      </w:r>
    </w:p>
  </w:comment>
  <w:comment w:id="596" w:author="Windows User" w:date="2015-10-30T08:56:00Z" w:initials="BS">
    <w:p w14:paraId="7843FDD6" w14:textId="77777777" w:rsidR="00453A38" w:rsidRDefault="00453A38" w:rsidP="00E35F1F">
      <w:pPr>
        <w:pStyle w:val="CommentText"/>
      </w:pPr>
      <w:r>
        <w:rPr>
          <w:rStyle w:val="CommentReference"/>
        </w:rPr>
        <w:annotationRef/>
      </w:r>
      <w:r>
        <w:t>need a convention for making "ak ee". {}? bold?</w:t>
      </w:r>
    </w:p>
  </w:comment>
  <w:comment w:id="597" w:author="Windows User" w:date="2015-10-30T08:56:00Z" w:initials="BS">
    <w:p w14:paraId="636DE776" w14:textId="77777777" w:rsidR="00453A38" w:rsidRDefault="00453A38" w:rsidP="00E35F1F">
      <w:pPr>
        <w:pStyle w:val="CommentText"/>
      </w:pPr>
      <w:r>
        <w:rPr>
          <w:rStyle w:val="CommentReference"/>
        </w:rPr>
        <w:annotationRef/>
      </w:r>
      <w:r>
        <w:t>I like it better with "be" in... thoughts?</w:t>
      </w:r>
    </w:p>
  </w:comment>
  <w:comment w:id="609" w:author="Windows User" w:date="2015-11-02T12:45:00Z" w:initials="BS">
    <w:p w14:paraId="0A55894A" w14:textId="77777777" w:rsidR="00453A38" w:rsidRDefault="00453A38" w:rsidP="00E35F1F">
      <w:pPr>
        <w:pStyle w:val="CommentText"/>
      </w:pPr>
      <w:r>
        <w:rPr>
          <w:rStyle w:val="CommentReference"/>
        </w:rPr>
        <w:annotationRef/>
      </w:r>
      <w:r>
        <w:t>this splitting of the verses doesn't follow the Coptic... does it really flow much better, or is it just that I'm more used to it?</w:t>
      </w:r>
    </w:p>
  </w:comment>
  <w:comment w:id="610" w:author="Windows User" w:date="2015-10-30T08:56:00Z" w:initials="BS">
    <w:p w14:paraId="0E80932F" w14:textId="77777777" w:rsidR="00453A38" w:rsidRDefault="00453A38" w:rsidP="00E35F1F">
      <w:pPr>
        <w:pStyle w:val="CommentText"/>
      </w:pPr>
      <w:r>
        <w:rPr>
          <w:rStyle w:val="CommentReference"/>
        </w:rPr>
        <w:annotationRef/>
      </w:r>
      <w:r>
        <w:t>does coptic bear out? Feels much more right to me.</w:t>
      </w:r>
    </w:p>
  </w:comment>
  <w:comment w:id="611" w:author="Windows User" w:date="2015-10-30T08:56:00Z" w:initials="BS">
    <w:p w14:paraId="759B277F" w14:textId="77777777" w:rsidR="00453A38" w:rsidRDefault="00453A38" w:rsidP="00E35F1F">
      <w:pPr>
        <w:pStyle w:val="CommentText"/>
      </w:pPr>
      <w:r>
        <w:rPr>
          <w:rStyle w:val="CommentReference"/>
        </w:rPr>
        <w:annotationRef/>
      </w:r>
      <w:r>
        <w:t>tense?</w:t>
      </w:r>
    </w:p>
  </w:comment>
  <w:comment w:id="612" w:author="Windows User" w:date="2015-10-30T08:56:00Z" w:initials="BS">
    <w:p w14:paraId="5C472088" w14:textId="77777777" w:rsidR="00453A38" w:rsidRDefault="00453A38" w:rsidP="00E35F1F">
      <w:pPr>
        <w:pStyle w:val="CommentText"/>
      </w:pPr>
      <w:r>
        <w:rPr>
          <w:rStyle w:val="CommentReference"/>
        </w:rPr>
        <w:annotationRef/>
      </w:r>
      <w:r>
        <w:t>exalt or magnify?</w:t>
      </w:r>
    </w:p>
  </w:comment>
  <w:comment w:id="613" w:author="Windows User" w:date="2015-10-30T08:56:00Z" w:initials="BS">
    <w:p w14:paraId="2FB7E2BD" w14:textId="77777777" w:rsidR="00453A38" w:rsidRDefault="00453A38" w:rsidP="00E35F1F">
      <w:pPr>
        <w:pStyle w:val="CommentText"/>
      </w:pPr>
      <w:r>
        <w:rPr>
          <w:rStyle w:val="CommentReference"/>
        </w:rPr>
        <w:annotationRef/>
      </w:r>
      <w:r>
        <w:t>or iwn?</w:t>
      </w:r>
    </w:p>
  </w:comment>
  <w:comment w:id="617" w:author="Windows User" w:date="2015-10-30T08:56:00Z" w:initials="BS">
    <w:p w14:paraId="3C8244A0" w14:textId="77777777" w:rsidR="00453A38" w:rsidRDefault="00453A38" w:rsidP="00E35F1F">
      <w:pPr>
        <w:pStyle w:val="CommentText"/>
      </w:pPr>
      <w:r>
        <w:rPr>
          <w:rStyle w:val="CommentReference"/>
        </w:rPr>
        <w:annotationRef/>
      </w:r>
      <w:r>
        <w:t>does type capture "it foretold the sign" in more contemporary language than "a figure"</w:t>
      </w:r>
    </w:p>
  </w:comment>
  <w:comment w:id="618" w:author="Windows User" w:date="2015-10-30T08:56:00Z" w:initials="BS">
    <w:p w14:paraId="6C8F9167" w14:textId="77777777" w:rsidR="00453A38" w:rsidRDefault="00453A38" w:rsidP="00E35F1F">
      <w:pPr>
        <w:pStyle w:val="CommentText"/>
      </w:pPr>
      <w:r>
        <w:rPr>
          <w:rStyle w:val="CommentReference"/>
        </w:rPr>
        <w:annotationRef/>
      </w:r>
      <w:r>
        <w:t>correct that no mention of nature?</w:t>
      </w:r>
    </w:p>
  </w:comment>
  <w:comment w:id="619" w:author="Windows User" w:date="2015-10-30T08:56:00Z" w:initials="BS">
    <w:p w14:paraId="5ACA101B" w14:textId="77777777" w:rsidR="00453A38" w:rsidRDefault="00453A38" w:rsidP="00E35F1F">
      <w:pPr>
        <w:pStyle w:val="CommentText"/>
      </w:pPr>
      <w:r>
        <w:rPr>
          <w:rStyle w:val="CommentReference"/>
        </w:rPr>
        <w:annotationRef/>
      </w:r>
      <w:r>
        <w:t>holy or pure? divinity or godhead?</w:t>
      </w:r>
    </w:p>
  </w:comment>
  <w:comment w:id="620" w:author="Windows User" w:date="2015-10-30T08:56:00Z" w:initials="BS">
    <w:p w14:paraId="14D8C709" w14:textId="77777777" w:rsidR="00453A38" w:rsidRDefault="00453A38" w:rsidP="00E35F1F">
      <w:pPr>
        <w:pStyle w:val="CommentText"/>
      </w:pPr>
      <w:r>
        <w:rPr>
          <w:rStyle w:val="CommentReference"/>
        </w:rPr>
        <w:annotationRef/>
      </w:r>
      <w:r>
        <w:t>born or begotten? begotten without seeed or without mixture of substance?</w:t>
      </w:r>
    </w:p>
  </w:comment>
  <w:comment w:id="621" w:author="Windows User" w:date="2015-10-30T08:56:00Z" w:initials="BS">
    <w:p w14:paraId="5B5854F9" w14:textId="77777777" w:rsidR="00453A38" w:rsidRDefault="00453A38" w:rsidP="00E35F1F">
      <w:pPr>
        <w:pStyle w:val="CommentText"/>
      </w:pPr>
      <w:r>
        <w:rPr>
          <w:rStyle w:val="CommentReference"/>
        </w:rPr>
        <w:annotationRef/>
      </w:r>
      <w:r>
        <w:t>coessential or consubstantial?</w:t>
      </w:r>
    </w:p>
  </w:comment>
  <w:comment w:id="622" w:author="Windows User" w:date="2015-10-30T08:56:00Z" w:initials="BS">
    <w:p w14:paraId="66C0B0D7" w14:textId="77777777" w:rsidR="00453A38" w:rsidRDefault="00453A38" w:rsidP="00E35F1F">
      <w:pPr>
        <w:pStyle w:val="CommentText"/>
      </w:pPr>
      <w:r>
        <w:rPr>
          <w:rStyle w:val="CommentReference"/>
        </w:rPr>
        <w:annotationRef/>
      </w:r>
      <w:r>
        <w:t>made one or joined?</w:t>
      </w:r>
    </w:p>
  </w:comment>
  <w:comment w:id="623" w:author="Windows User" w:date="2015-10-30T08:56:00Z" w:initials="BS">
    <w:p w14:paraId="094D26E3" w14:textId="77777777" w:rsidR="00453A38" w:rsidRDefault="00453A38" w:rsidP="00E35F1F">
      <w:pPr>
        <w:pStyle w:val="CommentText"/>
      </w:pPr>
      <w:r>
        <w:rPr>
          <w:rStyle w:val="CommentReference"/>
        </w:rPr>
        <w:annotationRef/>
      </w:r>
      <w:r>
        <w:t>does this rephrasing capture it ok?</w:t>
      </w:r>
    </w:p>
  </w:comment>
  <w:comment w:id="624" w:author="Windows User" w:date="2015-10-30T08:56:00Z" w:initials="BS">
    <w:p w14:paraId="6FD992D3" w14:textId="77777777" w:rsidR="00453A38" w:rsidRDefault="00453A38" w:rsidP="00E35F1F">
      <w:pPr>
        <w:pStyle w:val="CommentText"/>
      </w:pPr>
      <w:r>
        <w:rPr>
          <w:rStyle w:val="CommentReference"/>
        </w:rPr>
        <w:annotationRef/>
      </w:r>
      <w:r>
        <w:t>something clearer than putplue?</w:t>
      </w:r>
    </w:p>
  </w:comment>
  <w:comment w:id="625" w:author="Windows User" w:date="2015-10-30T08:56:00Z" w:initials="BS">
    <w:p w14:paraId="08E2A9FB" w14:textId="77777777" w:rsidR="00453A38" w:rsidRDefault="00453A38" w:rsidP="00E35F1F">
      <w:pPr>
        <w:pStyle w:val="CommentText"/>
      </w:pPr>
      <w:r>
        <w:rPr>
          <w:rStyle w:val="CommentReference"/>
        </w:rPr>
        <w:annotationRef/>
      </w:r>
      <w:r>
        <w:t>woven or fine?</w:t>
      </w:r>
    </w:p>
  </w:comment>
  <w:comment w:id="626" w:author="Windows User" w:date="2015-10-30T08:56:00Z" w:initials="BS">
    <w:p w14:paraId="7A9FC970" w14:textId="77777777" w:rsidR="00453A38" w:rsidRDefault="00453A38" w:rsidP="00E35F1F">
      <w:pPr>
        <w:pStyle w:val="CommentText"/>
      </w:pPr>
      <w:r>
        <w:rPr>
          <w:rStyle w:val="CommentReference"/>
        </w:rPr>
        <w:annotationRef/>
      </w:r>
      <w:r>
        <w:t>palin</w:t>
      </w:r>
    </w:p>
  </w:comment>
  <w:comment w:id="627" w:author="Windows User" w:date="2015-10-30T08:56:00Z" w:initials="BS">
    <w:p w14:paraId="5EFFC3EC" w14:textId="77777777" w:rsidR="00453A38" w:rsidRDefault="00453A38" w:rsidP="00E35F1F">
      <w:pPr>
        <w:pStyle w:val="CommentText"/>
      </w:pPr>
      <w:r>
        <w:rPr>
          <w:rStyle w:val="CommentReference"/>
        </w:rPr>
        <w:annotationRef/>
      </w:r>
      <w:r>
        <w:t>exalt or magnify?</w:t>
      </w:r>
    </w:p>
  </w:comment>
  <w:comment w:id="628" w:author="Windows User" w:date="2015-10-30T08:56:00Z" w:initials="BS">
    <w:p w14:paraId="150C26DA" w14:textId="77777777" w:rsidR="00453A38" w:rsidRDefault="00453A38" w:rsidP="00E35F1F">
      <w:pPr>
        <w:pStyle w:val="CommentText"/>
      </w:pPr>
      <w:r>
        <w:rPr>
          <w:rStyle w:val="CommentReference"/>
        </w:rPr>
        <w:annotationRef/>
      </w:r>
      <w:r>
        <w:t>or iwn?</w:t>
      </w:r>
    </w:p>
  </w:comment>
  <w:comment w:id="632" w:author="Windows User" w:date="2015-10-30T08:56:00Z" w:initials="BS">
    <w:p w14:paraId="0E3B452D" w14:textId="77777777" w:rsidR="00453A38" w:rsidRDefault="00453A38"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3" w:author="Windows User" w:date="2015-10-30T08:56:00Z" w:initials="BS">
    <w:p w14:paraId="12D989DF" w14:textId="77777777" w:rsidR="00453A38" w:rsidRDefault="00453A38" w:rsidP="00E35F1F">
      <w:pPr>
        <w:pStyle w:val="CommentText"/>
      </w:pPr>
      <w:r>
        <w:rPr>
          <w:rStyle w:val="CommentReference"/>
        </w:rPr>
        <w:annotationRef/>
      </w:r>
      <w:r>
        <w:t>forged or beaten?</w:t>
      </w:r>
    </w:p>
  </w:comment>
  <w:comment w:id="634" w:author="Windows User" w:date="2015-10-30T08:56:00Z" w:initials="BS">
    <w:p w14:paraId="3E8ADE2B" w14:textId="77777777" w:rsidR="00453A38" w:rsidRDefault="00453A38" w:rsidP="00E35F1F">
      <w:pPr>
        <w:pStyle w:val="CommentText"/>
      </w:pPr>
      <w:r>
        <w:rPr>
          <w:rStyle w:val="CommentReference"/>
        </w:rPr>
        <w:annotationRef/>
      </w:r>
      <w:r>
        <w:t>omit? always and move up mercy seat?</w:t>
      </w:r>
    </w:p>
  </w:comment>
  <w:comment w:id="635" w:author="Windows User" w:date="2015-10-30T08:56:00Z" w:initials="BS">
    <w:p w14:paraId="7079ED43" w14:textId="77777777" w:rsidR="00453A38" w:rsidRDefault="00453A38" w:rsidP="00E35F1F">
      <w:pPr>
        <w:pStyle w:val="CommentText"/>
      </w:pPr>
      <w:r>
        <w:rPr>
          <w:rStyle w:val="CommentReference"/>
        </w:rPr>
        <w:annotationRef/>
      </w:r>
      <w:r>
        <w:t>tense? past makes a lot more sense</w:t>
      </w:r>
    </w:p>
  </w:comment>
  <w:comment w:id="636" w:author="Windows User" w:date="2015-10-30T08:56:00Z" w:initials="BS">
    <w:p w14:paraId="109014C9" w14:textId="77777777" w:rsidR="00453A38" w:rsidRDefault="00453A38" w:rsidP="00E35F1F">
      <w:pPr>
        <w:pStyle w:val="CommentText"/>
      </w:pPr>
      <w:r>
        <w:rPr>
          <w:rStyle w:val="CommentReference"/>
        </w:rPr>
        <w:annotationRef/>
      </w:r>
      <w:r>
        <w:t>why does Abouna omit sin?</w:t>
      </w:r>
    </w:p>
  </w:comment>
  <w:comment w:id="637" w:author="Windows User" w:date="2015-10-30T08:56:00Z" w:initials="BS">
    <w:p w14:paraId="027A16CD" w14:textId="77777777" w:rsidR="00453A38" w:rsidRDefault="00453A38" w:rsidP="00E35F1F">
      <w:pPr>
        <w:pStyle w:val="CommentText"/>
      </w:pPr>
      <w:r>
        <w:rPr>
          <w:rStyle w:val="CommentReference"/>
        </w:rPr>
        <w:annotationRef/>
      </w:r>
      <w:r>
        <w:t>exalt or magnify?</w:t>
      </w:r>
    </w:p>
  </w:comment>
  <w:comment w:id="638" w:author="Windows User" w:date="2015-10-30T08:56:00Z" w:initials="BS">
    <w:p w14:paraId="20C9574B" w14:textId="77777777" w:rsidR="00453A38" w:rsidRDefault="00453A38" w:rsidP="00E35F1F">
      <w:pPr>
        <w:pStyle w:val="CommentText"/>
      </w:pPr>
      <w:r>
        <w:rPr>
          <w:rStyle w:val="CommentReference"/>
        </w:rPr>
        <w:annotationRef/>
      </w:r>
      <w:r>
        <w:t>or iwn?</w:t>
      </w:r>
    </w:p>
  </w:comment>
  <w:comment w:id="642" w:author="Windows User" w:date="2015-10-30T08:56:00Z" w:initials="BS">
    <w:p w14:paraId="6726A127" w14:textId="77777777" w:rsidR="00453A38" w:rsidRDefault="00453A38" w:rsidP="00E35F1F">
      <w:pPr>
        <w:pStyle w:val="CommentText"/>
      </w:pPr>
      <w:r>
        <w:rPr>
          <w:rStyle w:val="CommentReference"/>
        </w:rPr>
        <w:annotationRef/>
      </w:r>
      <w:r>
        <w:t>That your name be called... sounds like an expression that should just be that you be called in english. Thoughts?</w:t>
      </w:r>
    </w:p>
  </w:comment>
  <w:comment w:id="643" w:author="Windows User" w:date="2015-10-30T08:56:00Z" w:initials="BS">
    <w:p w14:paraId="50013BE5" w14:textId="77777777" w:rsidR="00453A38" w:rsidRDefault="00453A38" w:rsidP="00E35F1F">
      <w:pPr>
        <w:pStyle w:val="CommentText"/>
      </w:pPr>
      <w:r>
        <w:rPr>
          <w:rStyle w:val="CommentReference"/>
        </w:rPr>
        <w:annotationRef/>
      </w:r>
      <w:r>
        <w:t>for isn't accurate... but sounds better</w:t>
      </w:r>
    </w:p>
  </w:comment>
  <w:comment w:id="644" w:author="Windows User" w:date="2015-10-30T08:56:00Z" w:initials="BS">
    <w:p w14:paraId="5A639B27" w14:textId="77777777" w:rsidR="00453A38" w:rsidRDefault="00453A38" w:rsidP="00E35F1F">
      <w:pPr>
        <w:pStyle w:val="CommentText"/>
      </w:pPr>
      <w:r>
        <w:rPr>
          <w:rStyle w:val="CommentReference"/>
        </w:rPr>
        <w:annotationRef/>
      </w:r>
      <w:r>
        <w:t>exalt or magnify?</w:t>
      </w:r>
    </w:p>
  </w:comment>
  <w:comment w:id="645" w:author="Windows User" w:date="2015-10-30T08:56:00Z" w:initials="BS">
    <w:p w14:paraId="3A4414A4" w14:textId="77777777" w:rsidR="00453A38" w:rsidRDefault="00453A38" w:rsidP="00E35F1F">
      <w:pPr>
        <w:pStyle w:val="CommentText"/>
      </w:pPr>
      <w:r>
        <w:rPr>
          <w:rStyle w:val="CommentReference"/>
        </w:rPr>
        <w:annotationRef/>
      </w:r>
      <w:r>
        <w:t>or iwn?</w:t>
      </w:r>
    </w:p>
  </w:comment>
  <w:comment w:id="649" w:author="Windows User" w:date="2015-10-30T08:56:00Z" w:initials="BS">
    <w:p w14:paraId="60D89983" w14:textId="77777777" w:rsidR="00453A38" w:rsidRDefault="00453A38" w:rsidP="00E35F1F">
      <w:pPr>
        <w:pStyle w:val="CommentText"/>
      </w:pPr>
      <w:r>
        <w:rPr>
          <w:rStyle w:val="CommentReference"/>
        </w:rPr>
        <w:annotationRef/>
      </w:r>
      <w:r>
        <w:t>perpetual lamp?</w:t>
      </w:r>
    </w:p>
  </w:comment>
  <w:comment w:id="650" w:author="Windows User" w:date="2015-10-30T08:56:00Z" w:initials="BS">
    <w:p w14:paraId="708630CC" w14:textId="77777777" w:rsidR="00453A38" w:rsidRDefault="00453A38" w:rsidP="00E35F1F">
      <w:pPr>
        <w:pStyle w:val="CommentText"/>
      </w:pPr>
      <w:r>
        <w:rPr>
          <w:rStyle w:val="CommentReference"/>
        </w:rPr>
        <w:annotationRef/>
      </w:r>
      <w:r>
        <w:t>parousia?</w:t>
      </w:r>
    </w:p>
  </w:comment>
  <w:comment w:id="651" w:author="Windows User" w:date="2015-10-30T08:56:00Z" w:initials="BS">
    <w:p w14:paraId="670AE5C3" w14:textId="77777777" w:rsidR="00453A38" w:rsidRDefault="00453A38" w:rsidP="00E35F1F">
      <w:pPr>
        <w:pStyle w:val="CommentText"/>
      </w:pPr>
      <w:r>
        <w:rPr>
          <w:rStyle w:val="CommentReference"/>
        </w:rPr>
        <w:annotationRef/>
      </w:r>
      <w:r>
        <w:t>tense?</w:t>
      </w:r>
    </w:p>
  </w:comment>
  <w:comment w:id="652" w:author="Windows User" w:date="2015-10-30T08:56:00Z" w:initials="BS">
    <w:p w14:paraId="281D5A29" w14:textId="77777777" w:rsidR="00453A38" w:rsidRDefault="00453A38" w:rsidP="00E35F1F">
      <w:pPr>
        <w:pStyle w:val="CommentText"/>
      </w:pPr>
      <w:r>
        <w:rPr>
          <w:rStyle w:val="CommentReference"/>
        </w:rPr>
        <w:annotationRef/>
      </w:r>
      <w:r>
        <w:t>enlightens?</w:t>
      </w:r>
    </w:p>
  </w:comment>
  <w:comment w:id="653" w:author="Windows User" w:date="2015-10-30T08:56:00Z" w:initials="BS">
    <w:p w14:paraId="09189517" w14:textId="77777777" w:rsidR="00453A38" w:rsidRDefault="00453A38" w:rsidP="00E35F1F">
      <w:pPr>
        <w:pStyle w:val="CommentText"/>
      </w:pPr>
      <w:r>
        <w:rPr>
          <w:rStyle w:val="CommentReference"/>
        </w:rPr>
        <w:annotationRef/>
      </w:r>
      <w:r>
        <w:t>exalt or magnify?</w:t>
      </w:r>
    </w:p>
  </w:comment>
  <w:comment w:id="654" w:author="Windows User" w:date="2015-10-30T08:56:00Z" w:initials="BS">
    <w:p w14:paraId="0F1C3DB1" w14:textId="77777777" w:rsidR="00453A38" w:rsidRDefault="00453A38" w:rsidP="00E35F1F">
      <w:pPr>
        <w:pStyle w:val="CommentText"/>
      </w:pPr>
      <w:r>
        <w:rPr>
          <w:rStyle w:val="CommentReference"/>
        </w:rPr>
        <w:annotationRef/>
      </w:r>
      <w:r>
        <w:t>or iwn?</w:t>
      </w:r>
    </w:p>
  </w:comment>
  <w:comment w:id="658" w:author="Windows User" w:date="2015-10-30T08:56:00Z" w:initials="BS">
    <w:p w14:paraId="49777AD4" w14:textId="77777777" w:rsidR="00453A38" w:rsidRDefault="00453A38" w:rsidP="00E35F1F">
      <w:pPr>
        <w:pStyle w:val="CommentText"/>
      </w:pPr>
      <w:r>
        <w:rPr>
          <w:rStyle w:val="CommentReference"/>
        </w:rPr>
        <w:annotationRef/>
      </w:r>
      <w:r>
        <w:t>this order better or worse?</w:t>
      </w:r>
    </w:p>
  </w:comment>
  <w:comment w:id="659" w:author="Windows User" w:date="2015-10-30T08:56:00Z" w:initials="BS">
    <w:p w14:paraId="07AFF474" w14:textId="77777777" w:rsidR="00453A38" w:rsidRDefault="00453A38" w:rsidP="00E35F1F">
      <w:pPr>
        <w:pStyle w:val="CommentText"/>
      </w:pPr>
      <w:r>
        <w:rPr>
          <w:rStyle w:val="CommentReference"/>
        </w:rPr>
        <w:annotationRef/>
      </w:r>
      <w:r>
        <w:t>I think upon should stay here</w:t>
      </w:r>
    </w:p>
  </w:comment>
  <w:comment w:id="660" w:author="Windows User" w:date="2015-10-30T08:56:00Z" w:initials="BS">
    <w:p w14:paraId="0441CD07" w14:textId="77777777" w:rsidR="00453A38" w:rsidRDefault="00453A38" w:rsidP="00E35F1F">
      <w:pPr>
        <w:pStyle w:val="CommentText"/>
      </w:pPr>
      <w:r>
        <w:rPr>
          <w:rStyle w:val="CommentReference"/>
        </w:rPr>
        <w:annotationRef/>
      </w:r>
      <w:r>
        <w:t>exalt or magnify?</w:t>
      </w:r>
    </w:p>
  </w:comment>
  <w:comment w:id="661" w:author="Windows User" w:date="2015-10-30T08:56:00Z" w:initials="BS">
    <w:p w14:paraId="6B633293" w14:textId="77777777" w:rsidR="00453A38" w:rsidRDefault="00453A38" w:rsidP="00E35F1F">
      <w:pPr>
        <w:pStyle w:val="CommentText"/>
      </w:pPr>
      <w:r>
        <w:rPr>
          <w:rStyle w:val="CommentReference"/>
        </w:rPr>
        <w:annotationRef/>
      </w:r>
      <w:r>
        <w:t>or iwn?</w:t>
      </w:r>
    </w:p>
  </w:comment>
  <w:comment w:id="669" w:author="Windows User" w:date="2015-10-30T08:56:00Z" w:initials="BS">
    <w:p w14:paraId="5798119C" w14:textId="77777777" w:rsidR="00453A38" w:rsidRDefault="00453A38" w:rsidP="00E35F1F">
      <w:pPr>
        <w:pStyle w:val="CommentText"/>
      </w:pPr>
      <w:r>
        <w:rPr>
          <w:rStyle w:val="CommentReference"/>
        </w:rPr>
        <w:annotationRef/>
      </w:r>
      <w:r>
        <w:t>The phrase is "Our God in truth". Placing a coma before "in truth" makis it sound like "in truth withotu the seed of man"</w:t>
      </w:r>
    </w:p>
  </w:comment>
  <w:comment w:id="670" w:author="Windows User" w:date="2015-10-30T08:56:00Z" w:initials="BS">
    <w:p w14:paraId="7FE87033" w14:textId="77777777" w:rsidR="00453A38" w:rsidRDefault="00453A38" w:rsidP="00E35F1F">
      <w:pPr>
        <w:pStyle w:val="CommentText"/>
      </w:pPr>
      <w:r>
        <w:rPr>
          <w:rStyle w:val="CommentReference"/>
        </w:rPr>
        <w:annotationRef/>
      </w:r>
      <w:r>
        <w:t>While being virgin is correct. But it sounds strange. being a virgin is less accurate. Being virginal?</w:t>
      </w:r>
    </w:p>
  </w:comment>
  <w:comment w:id="671" w:author="Windows User" w:date="2015-10-30T08:56:00Z" w:initials="BS">
    <w:p w14:paraId="13254F43" w14:textId="77777777" w:rsidR="00453A38" w:rsidRDefault="00453A38" w:rsidP="00E35F1F">
      <w:pPr>
        <w:pStyle w:val="CommentText"/>
      </w:pPr>
      <w:r>
        <w:rPr>
          <w:rStyle w:val="CommentReference"/>
        </w:rPr>
        <w:annotationRef/>
      </w:r>
      <w:r>
        <w:t>I like holy better than saint. But it isn't very consistent since Abouna renders it saint everywhere else...</w:t>
      </w:r>
    </w:p>
  </w:comment>
  <w:comment w:id="672" w:author="Windows User" w:date="2015-10-30T08:56:00Z" w:initials="BS">
    <w:p w14:paraId="195E8533" w14:textId="77777777" w:rsidR="00453A38" w:rsidRDefault="00453A38" w:rsidP="00E35F1F">
      <w:pPr>
        <w:pStyle w:val="CommentText"/>
      </w:pPr>
      <w:r>
        <w:rPr>
          <w:rStyle w:val="CommentReference"/>
        </w:rPr>
        <w:annotationRef/>
      </w:r>
      <w:r>
        <w:t>what word works here? dwelling doesn't. it would have to be dwelling place, which is too long.</w:t>
      </w:r>
    </w:p>
  </w:comment>
  <w:comment w:id="673" w:author="Windows User" w:date="2015-10-30T08:56:00Z" w:initials="BS">
    <w:p w14:paraId="5A28B06B" w14:textId="77777777" w:rsidR="00453A38" w:rsidRDefault="00453A38" w:rsidP="00E35F1F">
      <w:pPr>
        <w:pStyle w:val="CommentText"/>
      </w:pPr>
      <w:r>
        <w:rPr>
          <w:rStyle w:val="CommentReference"/>
        </w:rPr>
        <w:annotationRef/>
      </w:r>
      <w:r>
        <w:t>exalt or magnify?</w:t>
      </w:r>
    </w:p>
  </w:comment>
  <w:comment w:id="674" w:author="Windows User" w:date="2015-10-30T08:56:00Z" w:initials="BS">
    <w:p w14:paraId="6604F03B" w14:textId="77777777" w:rsidR="00453A38" w:rsidRDefault="00453A38" w:rsidP="00E35F1F">
      <w:pPr>
        <w:pStyle w:val="CommentText"/>
      </w:pPr>
      <w:r>
        <w:rPr>
          <w:rStyle w:val="CommentReference"/>
        </w:rPr>
        <w:annotationRef/>
      </w:r>
      <w:r>
        <w:t>or iwn?</w:t>
      </w:r>
    </w:p>
  </w:comment>
  <w:comment w:id="678" w:author="Windows User" w:date="2015-10-30T08:56:00Z" w:initials="BS">
    <w:p w14:paraId="6680EED5" w14:textId="77777777" w:rsidR="00453A38" w:rsidRDefault="00453A38" w:rsidP="00E35F1F">
      <w:pPr>
        <w:pStyle w:val="CommentText"/>
      </w:pPr>
      <w:r>
        <w:rPr>
          <w:rStyle w:val="CommentReference"/>
        </w:rPr>
        <w:annotationRef/>
      </w:r>
      <w:r>
        <w:t>does this work?</w:t>
      </w:r>
    </w:p>
  </w:comment>
  <w:comment w:id="679" w:author="Windows User" w:date="2015-10-30T08:56:00Z" w:initials="BS">
    <w:p w14:paraId="7B5754B1" w14:textId="77777777" w:rsidR="00453A38" w:rsidRDefault="00453A38" w:rsidP="00E35F1F">
      <w:pPr>
        <w:pStyle w:val="CommentText"/>
      </w:pPr>
      <w:r>
        <w:rPr>
          <w:rStyle w:val="CommentReference"/>
        </w:rPr>
        <w:annotationRef/>
      </w:r>
      <w:r>
        <w:t>is this right?</w:t>
      </w:r>
    </w:p>
  </w:comment>
  <w:comment w:id="680" w:author="Windows User" w:date="2015-10-30T08:56:00Z" w:initials="BS">
    <w:p w14:paraId="6058F90B" w14:textId="77777777" w:rsidR="00453A38" w:rsidRDefault="00453A38" w:rsidP="00E35F1F">
      <w:pPr>
        <w:pStyle w:val="CommentText"/>
      </w:pPr>
      <w:r>
        <w:rPr>
          <w:rStyle w:val="CommentReference"/>
        </w:rPr>
        <w:annotationRef/>
      </w:r>
      <w:r>
        <w:t>?</w:t>
      </w:r>
    </w:p>
  </w:comment>
  <w:comment w:id="681" w:author="Windows User" w:date="2015-10-30T08:56:00Z" w:initials="BS">
    <w:p w14:paraId="505706D1" w14:textId="77777777" w:rsidR="00453A38" w:rsidRDefault="00453A38" w:rsidP="00E35F1F">
      <w:pPr>
        <w:pStyle w:val="CommentText"/>
      </w:pPr>
      <w:r>
        <w:rPr>
          <w:rStyle w:val="CommentReference"/>
        </w:rPr>
        <w:annotationRef/>
      </w:r>
      <w:r>
        <w:t>about or to?</w:t>
      </w:r>
    </w:p>
  </w:comment>
  <w:comment w:id="682" w:author="Windows User" w:date="2015-10-30T08:56:00Z" w:initials="BS">
    <w:p w14:paraId="35AD6860" w14:textId="77777777" w:rsidR="00453A38" w:rsidRDefault="00453A38" w:rsidP="00E35F1F">
      <w:pPr>
        <w:pStyle w:val="CommentText"/>
      </w:pPr>
      <w:r>
        <w:rPr>
          <w:rStyle w:val="CommentReference"/>
        </w:rPr>
        <w:annotationRef/>
      </w:r>
      <w:r>
        <w:t>proclaim or cry?</w:t>
      </w:r>
    </w:p>
  </w:comment>
  <w:comment w:id="683" w:author="Windows User" w:date="2015-10-30T08:56:00Z" w:initials="BS">
    <w:p w14:paraId="588A0CA8" w14:textId="77777777" w:rsidR="00453A38" w:rsidRDefault="00453A38" w:rsidP="00E35F1F">
      <w:pPr>
        <w:pStyle w:val="CommentText"/>
      </w:pPr>
      <w:r>
        <w:rPr>
          <w:rStyle w:val="CommentReference"/>
        </w:rPr>
        <w:annotationRef/>
      </w:r>
      <w:r>
        <w:t>??</w:t>
      </w:r>
    </w:p>
  </w:comment>
  <w:comment w:id="684" w:author="Windows User" w:date="2015-10-30T08:56:00Z" w:initials="BS">
    <w:p w14:paraId="43146472" w14:textId="77777777" w:rsidR="00453A38" w:rsidRDefault="00453A38" w:rsidP="00E35F1F">
      <w:pPr>
        <w:pStyle w:val="CommentText"/>
      </w:pPr>
      <w:r>
        <w:rPr>
          <w:rStyle w:val="CommentReference"/>
        </w:rPr>
        <w:annotationRef/>
      </w:r>
      <w:r>
        <w:t>just?</w:t>
      </w:r>
    </w:p>
  </w:comment>
  <w:comment w:id="685" w:author="Windows User" w:date="2015-10-30T08:56:00Z" w:initials="BS">
    <w:p w14:paraId="005E33F9" w14:textId="77777777" w:rsidR="00453A38" w:rsidRDefault="00453A38" w:rsidP="00E35F1F">
      <w:pPr>
        <w:pStyle w:val="CommentText"/>
      </w:pPr>
      <w:r>
        <w:rPr>
          <w:rStyle w:val="CommentReference"/>
        </w:rPr>
        <w:annotationRef/>
      </w:r>
      <w:r>
        <w:t>chaste or meek?</w:t>
      </w:r>
    </w:p>
  </w:comment>
  <w:comment w:id="686" w:author="Windows User" w:date="2015-10-30T08:56:00Z" w:initials="BS">
    <w:p w14:paraId="38FC80AB" w14:textId="77777777" w:rsidR="00453A38" w:rsidRDefault="00453A38" w:rsidP="00E35F1F">
      <w:pPr>
        <w:pStyle w:val="CommentText"/>
      </w:pPr>
      <w:r>
        <w:rPr>
          <w:rStyle w:val="CommentReference"/>
        </w:rPr>
        <w:annotationRef/>
      </w:r>
      <w:r>
        <w:t>St. Isaac? Holy issac?</w:t>
      </w:r>
    </w:p>
  </w:comment>
  <w:comment w:id="687" w:author="Windows User" w:date="2015-10-30T08:56:00Z" w:initials="BS">
    <w:p w14:paraId="49E0F637" w14:textId="77777777" w:rsidR="00453A38" w:rsidRDefault="00453A38" w:rsidP="00E35F1F">
      <w:pPr>
        <w:pStyle w:val="CommentText"/>
      </w:pPr>
      <w:r>
        <w:rPr>
          <w:rStyle w:val="CommentReference"/>
        </w:rPr>
        <w:annotationRef/>
      </w:r>
      <w:r>
        <w:t>ten thousand time?</w:t>
      </w:r>
    </w:p>
  </w:comment>
  <w:comment w:id="688" w:author="Windows User" w:date="2015-10-30T08:56:00Z" w:initials="BS">
    <w:p w14:paraId="565278E4" w14:textId="77777777" w:rsidR="00453A38" w:rsidRDefault="00453A38" w:rsidP="00E35F1F">
      <w:pPr>
        <w:pStyle w:val="CommentText"/>
      </w:pPr>
      <w:r>
        <w:rPr>
          <w:rStyle w:val="CommentReference"/>
        </w:rPr>
        <w:annotationRef/>
      </w:r>
      <w:r>
        <w:t>probably don't want to say despot.</w:t>
      </w:r>
    </w:p>
  </w:comment>
  <w:comment w:id="689" w:author="Windows User" w:date="2015-10-30T08:56:00Z" w:initials="BS">
    <w:p w14:paraId="34F4A5A9" w14:textId="77777777" w:rsidR="00453A38" w:rsidRDefault="00453A38" w:rsidP="00E35F1F">
      <w:pPr>
        <w:pStyle w:val="CommentText"/>
      </w:pPr>
      <w:r>
        <w:rPr>
          <w:rStyle w:val="CommentReference"/>
        </w:rPr>
        <w:annotationRef/>
      </w:r>
      <w:r>
        <w:t>honour or pride?</w:t>
      </w:r>
    </w:p>
  </w:comment>
  <w:comment w:id="690" w:author="Windows User" w:date="2015-10-30T08:56:00Z" w:initials="BS">
    <w:p w14:paraId="28840E47" w14:textId="77777777" w:rsidR="00453A38" w:rsidRDefault="00453A38" w:rsidP="00E35F1F">
      <w:pPr>
        <w:pStyle w:val="CommentText"/>
      </w:pPr>
      <w:r>
        <w:rPr>
          <w:rStyle w:val="CommentReference"/>
        </w:rPr>
        <w:annotationRef/>
      </w:r>
      <w:r>
        <w:t>spouse or friend???</w:t>
      </w:r>
    </w:p>
  </w:comment>
  <w:comment w:id="691" w:author="Windows User" w:date="2015-10-30T08:56:00Z" w:initials="BS">
    <w:p w14:paraId="6D247103" w14:textId="77777777" w:rsidR="00453A38" w:rsidRDefault="00453A38" w:rsidP="00E35F1F">
      <w:pPr>
        <w:pStyle w:val="CommentText"/>
      </w:pPr>
      <w:r>
        <w:rPr>
          <w:rStyle w:val="CommentReference"/>
        </w:rPr>
        <w:annotationRef/>
      </w:r>
      <w:r>
        <w:t>word can be health or salvation... but health would parallel healing in next verse??? should it be salvation?</w:t>
      </w:r>
    </w:p>
  </w:comment>
  <w:comment w:id="692" w:author="Windows User" w:date="2015-10-30T08:56:00Z" w:initials="BS">
    <w:p w14:paraId="2A107B46" w14:textId="77777777" w:rsidR="00453A38" w:rsidRDefault="00453A38" w:rsidP="00E35F1F">
      <w:pPr>
        <w:pStyle w:val="CommentText"/>
      </w:pPr>
      <w:r>
        <w:rPr>
          <w:rStyle w:val="CommentReference"/>
        </w:rPr>
        <w:annotationRef/>
      </w:r>
      <w:r>
        <w:t>unity or oneness? indescribable or unparalleled?</w:t>
      </w:r>
    </w:p>
  </w:comment>
  <w:comment w:id="693" w:author="Windows User" w:date="2015-10-30T08:56:00Z" w:initials="BS">
    <w:p w14:paraId="5555F795" w14:textId="77777777" w:rsidR="00453A38" w:rsidRDefault="00453A38" w:rsidP="00E35F1F">
      <w:pPr>
        <w:pStyle w:val="CommentText"/>
      </w:pPr>
      <w:r>
        <w:rPr>
          <w:rStyle w:val="CommentReference"/>
        </w:rPr>
        <w:annotationRef/>
      </w:r>
      <w:r>
        <w:t>mingling of substance or human seed? kind of a big difference.</w:t>
      </w:r>
    </w:p>
  </w:comment>
  <w:comment w:id="694" w:author="Windows User" w:date="2015-10-30T08:56:00Z" w:initials="BS">
    <w:p w14:paraId="5E07F016" w14:textId="77777777" w:rsidR="00453A38" w:rsidRDefault="00453A38" w:rsidP="00E35F1F">
      <w:pPr>
        <w:pStyle w:val="CommentText"/>
      </w:pPr>
      <w:r>
        <w:rPr>
          <w:rStyle w:val="CommentReference"/>
        </w:rPr>
        <w:annotationRef/>
      </w:r>
      <w:r>
        <w:t>pray or interceed? With or before?</w:t>
      </w:r>
    </w:p>
  </w:comment>
  <w:comment w:id="701" w:author="Windows User" w:date="2015-10-30T08:56:00Z" w:initials="WU">
    <w:p w14:paraId="7192577A" w14:textId="77777777" w:rsidR="00453A38" w:rsidRDefault="00453A38" w:rsidP="00E35F1F">
      <w:pPr>
        <w:pStyle w:val="CommentText"/>
      </w:pPr>
      <w:r>
        <w:rPr>
          <w:rStyle w:val="CommentReference"/>
        </w:rPr>
        <w:annotationRef/>
      </w:r>
      <w:r>
        <w:t>Are exalted abve. Are honoured more. Parallel structure. More honoured doesn’t flow as well because it doesn’t parallel the structure</w:t>
      </w:r>
    </w:p>
  </w:comment>
  <w:comment w:id="702" w:author="Windows User" w:date="2015-10-30T08:56:00Z" w:initials="WU">
    <w:p w14:paraId="1632DB35" w14:textId="77777777" w:rsidR="00453A38" w:rsidRDefault="00453A38" w:rsidP="00E35F1F">
      <w:pPr>
        <w:pStyle w:val="CommentText"/>
      </w:pPr>
      <w:r>
        <w:rPr>
          <w:rStyle w:val="CommentReference"/>
        </w:rPr>
        <w:annotationRef/>
      </w:r>
      <w:r>
        <w:t>Are more honoured?</w:t>
      </w:r>
    </w:p>
  </w:comment>
  <w:comment w:id="703" w:author="Windows User" w:date="2015-10-30T08:56:00Z" w:initials="WU">
    <w:p w14:paraId="38104BB5" w14:textId="77777777" w:rsidR="00453A38" w:rsidRDefault="00453A38" w:rsidP="00E35F1F">
      <w:pPr>
        <w:pStyle w:val="CommentText"/>
      </w:pPr>
      <w:r>
        <w:rPr>
          <w:rStyle w:val="CommentReference"/>
        </w:rPr>
        <w:annotationRef/>
      </w:r>
      <w:r>
        <w:t xml:space="preserve">Means or path? Means with freedom of speech is not a sclear as a way orpath that has a freedom of speech. </w:t>
      </w:r>
    </w:p>
  </w:comment>
  <w:comment w:id="710" w:author="Windows User" w:date="2015-10-30T08:56:00Z" w:initials="WU">
    <w:p w14:paraId="64353538" w14:textId="77777777" w:rsidR="00453A38" w:rsidRDefault="00453A38" w:rsidP="00E35F1F">
      <w:pPr>
        <w:pStyle w:val="CommentText"/>
      </w:pPr>
      <w:r>
        <w:rPr>
          <w:rStyle w:val="CommentReference"/>
        </w:rPr>
        <w:annotationRef/>
      </w:r>
      <w:r>
        <w:t>Above heaven or above the heavens. Not above the heaven.</w:t>
      </w:r>
    </w:p>
  </w:comment>
  <w:comment w:id="711" w:author="Windows User" w:date="2015-10-30T08:56:00Z" w:initials="WU">
    <w:p w14:paraId="684796B5" w14:textId="77777777" w:rsidR="00453A38" w:rsidRDefault="00453A38" w:rsidP="00E35F1F">
      <w:pPr>
        <w:pStyle w:val="CommentText"/>
      </w:pPr>
      <w:r>
        <w:rPr>
          <w:rStyle w:val="CommentReference"/>
        </w:rPr>
        <w:annotationRef/>
      </w:r>
      <w:r>
        <w:t>Reuse of truth is very awkward</w:t>
      </w:r>
    </w:p>
  </w:comment>
  <w:comment w:id="715" w:author="Windows User" w:date="2015-10-30T08:56:00Z" w:initials="WU">
    <w:p w14:paraId="1D6D9724" w14:textId="77777777" w:rsidR="00453A38" w:rsidRDefault="00453A38" w:rsidP="00E35F1F">
      <w:pPr>
        <w:pStyle w:val="CommentText"/>
      </w:pPr>
      <w:r>
        <w:rPr>
          <w:rStyle w:val="CommentReference"/>
        </w:rPr>
        <w:annotationRef/>
      </w:r>
      <w:r>
        <w:t>The Virgin Mary?</w:t>
      </w:r>
    </w:p>
  </w:comment>
  <w:comment w:id="716" w:author="Windows User" w:date="2015-10-30T08:56:00Z" w:initials="WU">
    <w:p w14:paraId="104BFD73" w14:textId="77777777" w:rsidR="00453A38" w:rsidRDefault="00453A38" w:rsidP="00E35F1F">
      <w:pPr>
        <w:pStyle w:val="CommentText"/>
      </w:pPr>
      <w:r>
        <w:rPr>
          <w:rStyle w:val="CommentReference"/>
        </w:rPr>
        <w:annotationRef/>
      </w:r>
      <w:r>
        <w:t>And the Mercy Seat / with the Cherubs? Less literal, but makes more sense.</w:t>
      </w:r>
    </w:p>
  </w:comment>
  <w:comment w:id="717" w:author="Windows User" w:date="2015-10-30T08:56:00Z" w:initials="WU">
    <w:p w14:paraId="4E46CF30" w14:textId="77777777" w:rsidR="00453A38" w:rsidRDefault="00453A38" w:rsidP="00E35F1F">
      <w:pPr>
        <w:pStyle w:val="CommentText"/>
      </w:pPr>
      <w:r>
        <w:rPr>
          <w:rStyle w:val="CommentReference"/>
        </w:rPr>
        <w:annotationRef/>
      </w:r>
      <w:r>
        <w:t>Jar or vessel for the sake of youth who think marijuana?</w:t>
      </w:r>
    </w:p>
  </w:comment>
  <w:comment w:id="718" w:author="Windows User" w:date="2015-10-30T08:56:00Z" w:initials="WU">
    <w:p w14:paraId="0D8736F0" w14:textId="77777777" w:rsidR="00453A38" w:rsidRDefault="00453A38" w:rsidP="00E35F1F">
      <w:pPr>
        <w:pStyle w:val="CommentText"/>
      </w:pPr>
      <w:r>
        <w:rPr>
          <w:rStyle w:val="CommentReference"/>
        </w:rPr>
        <w:annotationRef/>
      </w:r>
      <w:r>
        <w:t>Not lampstand?</w:t>
      </w:r>
    </w:p>
  </w:comment>
  <w:comment w:id="722" w:author="Windows User" w:date="2015-10-30T08:56:00Z" w:initials="WU">
    <w:p w14:paraId="71035455" w14:textId="77777777" w:rsidR="00453A38" w:rsidRDefault="00453A38" w:rsidP="00E35F1F">
      <w:pPr>
        <w:pStyle w:val="CommentText"/>
      </w:pPr>
      <w:r>
        <w:rPr>
          <w:rStyle w:val="CommentReference"/>
        </w:rPr>
        <w:annotationRef/>
      </w:r>
      <w:r>
        <w:t>Need to decide whether to capitalize and be Consistent.</w:t>
      </w:r>
    </w:p>
  </w:comment>
  <w:comment w:id="723" w:author="Windows User" w:date="2015-10-30T08:56:00Z" w:initials="WU">
    <w:p w14:paraId="27C7371E" w14:textId="77777777" w:rsidR="00453A38" w:rsidRDefault="00453A38"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4" w:author="Windows User" w:date="2015-10-30T08:56:00Z" w:initials="WU">
    <w:p w14:paraId="209A45A7" w14:textId="77777777" w:rsidR="00453A38" w:rsidRDefault="00453A38" w:rsidP="00E35F1F">
      <w:pPr>
        <w:pStyle w:val="CommentText"/>
      </w:pPr>
      <w:r>
        <w:rPr>
          <w:rStyle w:val="CommentReference"/>
        </w:rPr>
        <w:annotationRef/>
      </w:r>
      <w:r>
        <w:t>Tense(s) of this vs?</w:t>
      </w:r>
    </w:p>
  </w:comment>
  <w:comment w:id="728" w:author="Windows User" w:date="2015-10-30T08:56:00Z" w:initials="WU">
    <w:p w14:paraId="596EE3A5" w14:textId="77777777" w:rsidR="00453A38" w:rsidRDefault="00453A38" w:rsidP="00E35F1F">
      <w:pPr>
        <w:pStyle w:val="CommentText"/>
      </w:pPr>
      <w:r>
        <w:rPr>
          <w:rStyle w:val="CommentReference"/>
        </w:rPr>
        <w:annotationRef/>
      </w:r>
      <w:r>
        <w:t>If no coma, then that. If coma, then which.</w:t>
      </w:r>
    </w:p>
  </w:comment>
  <w:comment w:id="729" w:author="Windows User" w:date="2015-11-21T13:10:00Z" w:initials="WU">
    <w:p w14:paraId="0E2011D4" w14:textId="77777777" w:rsidR="00453A38" w:rsidRPr="00FA5B8C" w:rsidRDefault="00453A38"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0" w:author="Windows User" w:date="2015-10-30T08:56:00Z" w:initials="WU">
    <w:p w14:paraId="7F58A02B" w14:textId="77777777" w:rsidR="00453A38" w:rsidRDefault="00453A38" w:rsidP="00E35F1F">
      <w:pPr>
        <w:pStyle w:val="CommentText"/>
      </w:pPr>
      <w:r>
        <w:rPr>
          <w:rStyle w:val="CommentReference"/>
        </w:rPr>
        <w:annotationRef/>
      </w:r>
      <w:r>
        <w:t>Ok for traditional English. But in current usage hasn’t it narrowed to taste rather than still including smell? Armona?</w:t>
      </w:r>
    </w:p>
  </w:comment>
  <w:comment w:id="731" w:author="Windows User" w:date="2015-10-30T08:56:00Z" w:initials="WU">
    <w:p w14:paraId="06058DA2" w14:textId="77777777" w:rsidR="00453A38" w:rsidRDefault="00453A38" w:rsidP="00E35F1F">
      <w:pPr>
        <w:pStyle w:val="CommentText"/>
      </w:pPr>
      <w:r>
        <w:rPr>
          <w:rStyle w:val="CommentReference"/>
        </w:rPr>
        <w:annotationRef/>
      </w:r>
      <w:r>
        <w:t>This makes little sense. An estate is just a state, a status… you can restore to a first status, but not to a status</w:t>
      </w:r>
    </w:p>
  </w:comment>
  <w:comment w:id="741" w:author="Windows User" w:date="2015-10-30T08:56:00Z" w:initials="WU">
    <w:p w14:paraId="1E1724A5" w14:textId="77777777" w:rsidR="00453A38" w:rsidRDefault="00453A38" w:rsidP="00E35F1F">
      <w:pPr>
        <w:pStyle w:val="CommentText"/>
      </w:pPr>
      <w:r>
        <w:rPr>
          <w:rStyle w:val="CommentReference"/>
        </w:rPr>
        <w:annotationRef/>
      </w:r>
      <w:r>
        <w:t>Care or concern?</w:t>
      </w:r>
    </w:p>
  </w:comment>
  <w:comment w:id="742" w:author="Windows User" w:date="2015-10-30T08:56:00Z" w:initials="WU">
    <w:p w14:paraId="78E58888" w14:textId="77777777" w:rsidR="00453A38" w:rsidRDefault="00453A38" w:rsidP="00E35F1F">
      <w:pPr>
        <w:pStyle w:val="CommentText"/>
      </w:pPr>
      <w:r>
        <w:rPr>
          <w:rStyle w:val="CommentReference"/>
        </w:rPr>
        <w:annotationRef/>
      </w:r>
      <w:r>
        <w:t>Uhm…. ? Coptic clearly says Sabbaton…. But wasn’t it the first day?</w:t>
      </w:r>
    </w:p>
  </w:comment>
  <w:comment w:id="751" w:author="Windows User" w:date="2015-10-30T08:56:00Z" w:initials="WU">
    <w:p w14:paraId="18B3CB42" w14:textId="77777777" w:rsidR="00453A38" w:rsidRDefault="00453A38" w:rsidP="00E35F1F">
      <w:pPr>
        <w:pStyle w:val="CommentText"/>
      </w:pPr>
      <w:r>
        <w:rPr>
          <w:rStyle w:val="CommentReference"/>
        </w:rPr>
        <w:annotationRef/>
      </w:r>
      <w:r>
        <w:t>Exceedingly? Too? So?</w:t>
      </w:r>
    </w:p>
  </w:comment>
  <w:comment w:id="752" w:author="Windows User" w:date="2015-10-30T08:56:00Z" w:initials="WU">
    <w:p w14:paraId="44897493" w14:textId="77777777" w:rsidR="00453A38" w:rsidRDefault="00453A38" w:rsidP="00E35F1F">
      <w:pPr>
        <w:pStyle w:val="CommentText"/>
      </w:pPr>
      <w:r>
        <w:rPr>
          <w:rStyle w:val="CommentReference"/>
        </w:rPr>
        <w:annotationRef/>
      </w:r>
      <w:r>
        <w:t>Count or heed?</w:t>
      </w:r>
    </w:p>
  </w:comment>
  <w:comment w:id="753" w:author="Windows User" w:date="2015-10-30T08:56:00Z" w:initials="WU">
    <w:p w14:paraId="6849FDD2" w14:textId="77777777" w:rsidR="00453A38" w:rsidRDefault="00453A38" w:rsidP="00E35F1F">
      <w:pPr>
        <w:pStyle w:val="CommentText"/>
      </w:pPr>
      <w:r>
        <w:rPr>
          <w:rStyle w:val="CommentReference"/>
        </w:rPr>
        <w:annotationRef/>
      </w:r>
      <w:r>
        <w:t>Ramez, I or me?</w:t>
      </w:r>
    </w:p>
  </w:comment>
  <w:comment w:id="754" w:author="Windows User" w:date="2015-10-30T08:56:00Z" w:initials="WU">
    <w:p w14:paraId="799B59FF" w14:textId="77777777" w:rsidR="00453A38" w:rsidRDefault="00453A38" w:rsidP="00E35F1F">
      <w:pPr>
        <w:pStyle w:val="CommentText"/>
      </w:pPr>
      <w:r>
        <w:rPr>
          <w:rStyle w:val="CommentReference"/>
        </w:rPr>
        <w:annotationRef/>
      </w:r>
      <w:r>
        <w:t>Teach to offer repentance or instruct in repentance?</w:t>
      </w:r>
    </w:p>
  </w:comment>
  <w:comment w:id="755" w:author="Windows User" w:date="2015-10-30T08:56:00Z" w:initials="WU">
    <w:p w14:paraId="57D87D60" w14:textId="77777777" w:rsidR="00453A38" w:rsidRDefault="00453A38" w:rsidP="00E35F1F">
      <w:pPr>
        <w:pStyle w:val="CommentText"/>
      </w:pPr>
      <w:r>
        <w:rPr>
          <w:rStyle w:val="CommentReference"/>
        </w:rPr>
        <w:annotationRef/>
      </w:r>
      <w:r>
        <w:t>That a sinner die would make this consistent.</w:t>
      </w:r>
    </w:p>
  </w:comment>
  <w:comment w:id="756" w:author="Windows User" w:date="2015-10-30T08:56:00Z" w:initials="WU">
    <w:p w14:paraId="274EC1E4" w14:textId="77777777" w:rsidR="00453A38" w:rsidRDefault="00453A38" w:rsidP="00E35F1F">
      <w:pPr>
        <w:pStyle w:val="CommentText"/>
      </w:pPr>
      <w:r>
        <w:rPr>
          <w:rStyle w:val="CommentReference"/>
        </w:rPr>
        <w:annotationRef/>
      </w:r>
      <w:r>
        <w:t>Kind-hearted or merciful?</w:t>
      </w:r>
    </w:p>
  </w:comment>
  <w:comment w:id="757" w:author="Windows User" w:date="2015-10-30T08:56:00Z" w:initials="WU">
    <w:p w14:paraId="1370FE87" w14:textId="77777777" w:rsidR="00453A38" w:rsidRDefault="00453A38" w:rsidP="00E35F1F">
      <w:pPr>
        <w:pStyle w:val="CommentText"/>
      </w:pPr>
      <w:r>
        <w:rPr>
          <w:rStyle w:val="CommentReference"/>
        </w:rPr>
        <w:annotationRef/>
      </w:r>
      <w:r>
        <w:t>Compassions or tender mercies?</w:t>
      </w:r>
    </w:p>
  </w:comment>
  <w:comment w:id="758" w:author="Windows User" w:date="2015-10-30T08:56:00Z" w:initials="WU">
    <w:p w14:paraId="70E14B72" w14:textId="77777777" w:rsidR="00453A38" w:rsidRDefault="00453A38" w:rsidP="00E35F1F">
      <w:pPr>
        <w:pStyle w:val="CommentText"/>
      </w:pPr>
      <w:r>
        <w:rPr>
          <w:rStyle w:val="CommentReference"/>
        </w:rPr>
        <w:annotationRef/>
      </w:r>
      <w:r>
        <w:t>May He or that He may</w:t>
      </w:r>
    </w:p>
  </w:comment>
  <w:comment w:id="770" w:author="Windows User" w:date="2015-10-30T08:56:00Z" w:initials="BS">
    <w:p w14:paraId="1CD83694" w14:textId="77777777" w:rsidR="00453A38" w:rsidRDefault="00453A38" w:rsidP="00E35F1F">
      <w:pPr>
        <w:pStyle w:val="CommentText"/>
      </w:pPr>
      <w:r>
        <w:rPr>
          <w:rStyle w:val="CommentReference"/>
        </w:rPr>
        <w:annotationRef/>
      </w:r>
      <w:r>
        <w:t>very greatly is redundant...</w:t>
      </w:r>
    </w:p>
  </w:comment>
  <w:comment w:id="771" w:author="Windows User" w:date="2015-10-30T08:56:00Z" w:initials="BS">
    <w:p w14:paraId="2DB29619" w14:textId="77777777" w:rsidR="00453A38" w:rsidRDefault="00453A38" w:rsidP="00E35F1F">
      <w:pPr>
        <w:pStyle w:val="CommentText"/>
      </w:pPr>
      <w:r>
        <w:rPr>
          <w:rStyle w:val="CommentReference"/>
        </w:rPr>
        <w:annotationRef/>
      </w:r>
      <w:r>
        <w:t>above? in?</w:t>
      </w:r>
    </w:p>
  </w:comment>
  <w:comment w:id="772" w:author="Windows User" w:date="2015-10-30T08:56:00Z" w:initials="BS">
    <w:p w14:paraId="3734F7C0" w14:textId="77777777" w:rsidR="00453A38" w:rsidRDefault="00453A38" w:rsidP="00E35F1F">
      <w:pPr>
        <w:pStyle w:val="CommentText"/>
      </w:pPr>
      <w:r>
        <w:rPr>
          <w:rStyle w:val="CommentReference"/>
        </w:rPr>
        <w:annotationRef/>
      </w:r>
      <w:r>
        <w:t>dikeos is usually rended 'righteous'. Is there good cause to use 'just' here?</w:t>
      </w:r>
    </w:p>
  </w:comment>
  <w:comment w:id="773" w:author="Windows User" w:date="2015-10-30T08:56:00Z" w:initials="BS">
    <w:p w14:paraId="06116336" w14:textId="77777777" w:rsidR="00453A38" w:rsidRDefault="00453A38" w:rsidP="00E35F1F">
      <w:pPr>
        <w:pStyle w:val="CommentText"/>
      </w:pPr>
      <w:r>
        <w:rPr>
          <w:rStyle w:val="CommentReference"/>
        </w:rPr>
        <w:annotationRef/>
      </w:r>
      <w:r>
        <w:t>mediated or put into practice?</w:t>
      </w:r>
    </w:p>
  </w:comment>
  <w:comment w:id="774" w:author="Windows User" w:date="2015-10-30T08:56:00Z" w:initials="BS">
    <w:p w14:paraId="6417B5A7" w14:textId="77777777" w:rsidR="00453A38" w:rsidRDefault="00453A38" w:rsidP="00E35F1F">
      <w:pPr>
        <w:pStyle w:val="CommentText"/>
      </w:pPr>
      <w:r>
        <w:rPr>
          <w:rStyle w:val="CommentReference"/>
        </w:rPr>
        <w:annotationRef/>
      </w:r>
      <w:r>
        <w:t>on their lips is a common English expression that seems to have the same meaning as "in their mouths"</w:t>
      </w:r>
    </w:p>
  </w:comment>
  <w:comment w:id="775" w:author="Windows User" w:date="2015-10-30T08:56:00Z" w:initials="BS">
    <w:p w14:paraId="7CA0B9DB" w14:textId="77777777" w:rsidR="00453A38" w:rsidRDefault="00453A38" w:rsidP="00E35F1F">
      <w:pPr>
        <w:pStyle w:val="CommentText"/>
      </w:pPr>
      <w:r>
        <w:rPr>
          <w:rStyle w:val="CommentReference"/>
        </w:rPr>
        <w:annotationRef/>
      </w:r>
      <w:r>
        <w:t>The tree of immortality would flow better in English.</w:t>
      </w:r>
    </w:p>
  </w:comment>
  <w:comment w:id="776" w:author="Windows User" w:date="2015-10-30T08:56:00Z" w:initials="BS">
    <w:p w14:paraId="3D06FFDE" w14:textId="77777777" w:rsidR="00453A38" w:rsidRDefault="00453A38" w:rsidP="00E35F1F">
      <w:pPr>
        <w:pStyle w:val="CommentText"/>
      </w:pPr>
      <w:r>
        <w:rPr>
          <w:rStyle w:val="CommentReference"/>
        </w:rPr>
        <w:annotationRef/>
      </w:r>
      <w:r>
        <w:t>thoughts or senses?</w:t>
      </w:r>
    </w:p>
  </w:comment>
  <w:comment w:id="777" w:author="Windows User" w:date="2015-10-30T08:56:00Z" w:initials="BS">
    <w:p w14:paraId="5092C47C" w14:textId="77777777" w:rsidR="00453A38" w:rsidRDefault="00453A38" w:rsidP="00E35F1F">
      <w:pPr>
        <w:pStyle w:val="CommentText"/>
      </w:pPr>
      <w:r>
        <w:rPr>
          <w:rStyle w:val="CommentReference"/>
        </w:rPr>
        <w:annotationRef/>
      </w:r>
      <w:r>
        <w:t>lay? set? cast?</w:t>
      </w:r>
    </w:p>
  </w:comment>
  <w:comment w:id="778" w:author="Windows User" w:date="2015-10-30T08:56:00Z" w:initials="BS">
    <w:p w14:paraId="2988A4E9" w14:textId="77777777" w:rsidR="00453A38" w:rsidRDefault="00453A38" w:rsidP="00E35F1F">
      <w:pPr>
        <w:pStyle w:val="CommentText"/>
      </w:pPr>
      <w:r>
        <w:rPr>
          <w:rStyle w:val="CommentReference"/>
        </w:rPr>
        <w:annotationRef/>
      </w:r>
      <w:r>
        <w:t>more common word... does it capture meaning well enough?</w:t>
      </w:r>
    </w:p>
  </w:comment>
  <w:comment w:id="779" w:author="Windows User" w:date="2015-10-30T08:56:00Z" w:initials="BS">
    <w:p w14:paraId="7A2B4CA4" w14:textId="77777777" w:rsidR="00453A38" w:rsidRDefault="00453A38" w:rsidP="00E35F1F">
      <w:pPr>
        <w:pStyle w:val="CommentText"/>
      </w:pPr>
      <w:r>
        <w:rPr>
          <w:rStyle w:val="CommentReference"/>
        </w:rPr>
        <w:annotationRef/>
      </w:r>
      <w:r>
        <w:t>types?</w:t>
      </w:r>
    </w:p>
  </w:comment>
  <w:comment w:id="788" w:author="Windows User" w:date="2015-10-30T08:56:00Z" w:initials="BS">
    <w:p w14:paraId="6A283326" w14:textId="77777777" w:rsidR="00453A38" w:rsidRDefault="00453A38" w:rsidP="00E35F1F">
      <w:pPr>
        <w:pStyle w:val="CommentText"/>
      </w:pPr>
      <w:r>
        <w:rPr>
          <w:rStyle w:val="CommentReference"/>
        </w:rPr>
        <w:annotationRef/>
      </w:r>
      <w:r>
        <w:t>Coptic clearly says beginning... is there anything in it about authority as the other translations have?</w:t>
      </w:r>
    </w:p>
  </w:comment>
  <w:comment w:id="789" w:author="Windows User" w:date="2015-10-30T08:56:00Z" w:initials="BS">
    <w:p w14:paraId="233F3783" w14:textId="77777777" w:rsidR="00453A38" w:rsidRDefault="00453A38" w:rsidP="00E35F1F">
      <w:pPr>
        <w:pStyle w:val="CommentText"/>
      </w:pPr>
      <w:r>
        <w:rPr>
          <w:rStyle w:val="CommentReference"/>
        </w:rPr>
        <w:annotationRef/>
      </w:r>
      <w:r>
        <w:t>risen, or shone?</w:t>
      </w:r>
    </w:p>
  </w:comment>
  <w:comment w:id="796" w:author="Windows User" w:date="2015-10-30T08:56:00Z" w:initials="BS">
    <w:p w14:paraId="4B4155FC" w14:textId="77777777" w:rsidR="00453A38" w:rsidRDefault="00453A38" w:rsidP="00E35F1F">
      <w:pPr>
        <w:pStyle w:val="CommentText"/>
      </w:pPr>
      <w:r>
        <w:rPr>
          <w:rStyle w:val="CommentReference"/>
        </w:rPr>
        <w:annotationRef/>
      </w:r>
      <w:r>
        <w:t>cap?</w:t>
      </w:r>
    </w:p>
  </w:comment>
  <w:comment w:id="797" w:author="Windows User" w:date="2015-10-30T08:56:00Z" w:initials="BS">
    <w:p w14:paraId="248C83A2" w14:textId="77777777" w:rsidR="00453A38" w:rsidRDefault="00453A38" w:rsidP="00E35F1F">
      <w:pPr>
        <w:pStyle w:val="CommentText"/>
      </w:pPr>
      <w:r>
        <w:rPr>
          <w:rStyle w:val="CommentReference"/>
        </w:rPr>
        <w:annotationRef/>
      </w:r>
      <w:r>
        <w:t>save? redeem?</w:t>
      </w:r>
    </w:p>
  </w:comment>
  <w:comment w:id="801" w:author="Windows User" w:date="2015-11-02T09:17:00Z" w:initials="BS">
    <w:p w14:paraId="3DA2A496" w14:textId="77777777" w:rsidR="00453A38" w:rsidRDefault="00453A38" w:rsidP="00E35F1F">
      <w:pPr>
        <w:pStyle w:val="CommentText"/>
      </w:pPr>
      <w:r>
        <w:rPr>
          <w:rStyle w:val="CommentReference"/>
        </w:rPr>
        <w:annotationRef/>
      </w:r>
      <w:r>
        <w:t>need a policy on names formes. Greek or Hebrew? But Coptic doesn't even have Isaiah... Reordered from next vs... ok.</w:t>
      </w:r>
    </w:p>
  </w:comment>
  <w:comment w:id="802" w:author="Windows User" w:date="2015-10-30T08:56:00Z" w:initials="BS">
    <w:p w14:paraId="2390D3F4" w14:textId="77777777" w:rsidR="00453A38" w:rsidRDefault="00453A38" w:rsidP="00E35F1F">
      <w:pPr>
        <w:pStyle w:val="CommentText"/>
      </w:pPr>
      <w:r>
        <w:rPr>
          <w:rStyle w:val="CommentReference"/>
        </w:rPr>
        <w:annotationRef/>
      </w:r>
      <w:r>
        <w:t>or should " be down here</w:t>
      </w:r>
    </w:p>
  </w:comment>
  <w:comment w:id="806" w:author="Windows User" w:date="2015-10-30T08:56:00Z" w:initials="BS">
    <w:p w14:paraId="061FF9BB" w14:textId="77777777" w:rsidR="00453A38" w:rsidRDefault="00453A38" w:rsidP="00E35F1F">
      <w:pPr>
        <w:pStyle w:val="CommentText"/>
      </w:pPr>
      <w:r>
        <w:rPr>
          <w:rStyle w:val="CommentReference"/>
        </w:rPr>
        <w:annotationRef/>
      </w:r>
      <w:r>
        <w:t>was overcame or did overcome? very different...</w:t>
      </w:r>
    </w:p>
  </w:comment>
  <w:comment w:id="810" w:author="Windows User" w:date="2015-10-30T08:56:00Z" w:initials="BS">
    <w:p w14:paraId="13BC365B" w14:textId="77777777" w:rsidR="00453A38" w:rsidRDefault="00453A38" w:rsidP="00E35F1F">
      <w:pPr>
        <w:pStyle w:val="CommentText"/>
      </w:pPr>
      <w:r>
        <w:rPr>
          <w:rStyle w:val="CommentReference"/>
        </w:rPr>
        <w:annotationRef/>
      </w:r>
      <w:r>
        <w:t>awkward, but changing to a perfect man or man perfectly destroys meaning...</w:t>
      </w:r>
    </w:p>
  </w:comment>
  <w:comment w:id="811" w:author="Windows User" w:date="2015-10-30T08:56:00Z" w:initials="BS">
    <w:p w14:paraId="367DF61C" w14:textId="77777777" w:rsidR="00453A38" w:rsidRDefault="00453A38" w:rsidP="00E35F1F">
      <w:pPr>
        <w:pStyle w:val="CommentText"/>
      </w:pPr>
      <w:r>
        <w:rPr>
          <w:rStyle w:val="CommentReference"/>
        </w:rPr>
        <w:annotationRef/>
      </w:r>
      <w:r>
        <w:t>L.A. is quite different fo rthis vs...</w:t>
      </w:r>
    </w:p>
  </w:comment>
  <w:comment w:id="818" w:author="Windows User" w:date="2015-10-30T08:56:00Z" w:initials="BS">
    <w:p w14:paraId="19575ABA" w14:textId="77777777" w:rsidR="00453A38" w:rsidRDefault="00453A38" w:rsidP="00E35F1F">
      <w:pPr>
        <w:pStyle w:val="CommentText"/>
      </w:pPr>
      <w:r>
        <w:rPr>
          <w:rStyle w:val="CommentReference"/>
        </w:rPr>
        <w:annotationRef/>
      </w:r>
      <w:r>
        <w:t>and goodwill towards men, or towards men of goodwill?</w:t>
      </w:r>
    </w:p>
  </w:comment>
  <w:comment w:id="819" w:author="Windows User" w:date="2015-10-30T08:56:00Z" w:initials="BS">
    <w:p w14:paraId="47406125" w14:textId="77777777" w:rsidR="00453A38" w:rsidRDefault="00453A38" w:rsidP="00E35F1F">
      <w:pPr>
        <w:pStyle w:val="CommentText"/>
      </w:pPr>
      <w:r>
        <w:rPr>
          <w:rStyle w:val="CommentReference"/>
        </w:rPr>
        <w:annotationRef/>
      </w:r>
      <w:r>
        <w:t>dividing wall?</w:t>
      </w:r>
    </w:p>
  </w:comment>
  <w:comment w:id="823" w:author="Windows User" w:date="2015-10-30T08:56:00Z" w:initials="BS">
    <w:p w14:paraId="0BDB9E8A" w14:textId="77777777" w:rsidR="00453A38" w:rsidRDefault="00453A38" w:rsidP="00E35F1F">
      <w:pPr>
        <w:pStyle w:val="CommentText"/>
      </w:pPr>
      <w:r>
        <w:rPr>
          <w:rStyle w:val="CommentReference"/>
        </w:rPr>
        <w:annotationRef/>
      </w:r>
      <w:r>
        <w:t>what does han mean? can we say teh angels of light?</w:t>
      </w:r>
    </w:p>
  </w:comment>
  <w:comment w:id="824" w:author="Windows User" w:date="2015-10-30T08:56:00Z" w:initials="BS">
    <w:p w14:paraId="035DBC4C" w14:textId="77777777" w:rsidR="00453A38" w:rsidRDefault="00453A38" w:rsidP="00E35F1F">
      <w:pPr>
        <w:pStyle w:val="CommentText"/>
      </w:pPr>
      <w:r>
        <w:rPr>
          <w:rStyle w:val="CommentReference"/>
        </w:rPr>
        <w:annotationRef/>
      </w:r>
      <w:r>
        <w:t>sing hymns to be consistent with above?</w:t>
      </w:r>
    </w:p>
  </w:comment>
  <w:comment w:id="825" w:author="Windows User" w:date="2015-10-30T08:56:00Z" w:initials="BS">
    <w:p w14:paraId="3E0D70DF" w14:textId="77777777" w:rsidR="00453A38" w:rsidRDefault="00453A38" w:rsidP="00E35F1F">
      <w:pPr>
        <w:pStyle w:val="CommentText"/>
      </w:pPr>
      <w:r>
        <w:rPr>
          <w:rStyle w:val="CommentReference"/>
        </w:rPr>
        <w:annotationRef/>
      </w:r>
      <w:r>
        <w:t>should be arose to match parallel with next vs... but makes no sense in English. Arose within Mary or shone from Mary.</w:t>
      </w:r>
    </w:p>
  </w:comment>
  <w:comment w:id="826" w:author="Windows User" w:date="2015-10-30T08:56:00Z" w:initials="BS">
    <w:p w14:paraId="24AFFCDF" w14:textId="77777777" w:rsidR="00453A38" w:rsidRDefault="00453A38" w:rsidP="00E35F1F">
      <w:pPr>
        <w:pStyle w:val="CommentText"/>
      </w:pPr>
      <w:r>
        <w:rPr>
          <w:rStyle w:val="CommentReference"/>
        </w:rPr>
        <w:annotationRef/>
      </w:r>
      <w:r>
        <w:t>Is "je" enough justification to prepend 'saying'?</w:t>
      </w:r>
    </w:p>
  </w:comment>
  <w:comment w:id="827" w:author="Windows User" w:date="2015-10-30T08:56:00Z" w:initials="BS">
    <w:p w14:paraId="0E84B308" w14:textId="77777777" w:rsidR="00453A38" w:rsidRDefault="00453A38" w:rsidP="00E35F1F">
      <w:pPr>
        <w:pStyle w:val="CommentText"/>
      </w:pPr>
      <w:r>
        <w:rPr>
          <w:rStyle w:val="CommentReference"/>
        </w:rPr>
        <w:annotationRef/>
      </w:r>
      <w:r>
        <w:t>abouna's doxology of prime has 'that' here I think...</w:t>
      </w:r>
    </w:p>
  </w:comment>
  <w:comment w:id="828" w:author="Windows User" w:date="2015-10-30T08:56:00Z" w:initials="BS">
    <w:p w14:paraId="13D50058" w14:textId="77777777" w:rsidR="00453A38" w:rsidRDefault="00453A38" w:rsidP="00E35F1F">
      <w:pPr>
        <w:pStyle w:val="CommentText"/>
      </w:pPr>
      <w:r>
        <w:rPr>
          <w:rStyle w:val="CommentReference"/>
        </w:rPr>
        <w:annotationRef/>
      </w:r>
      <w:r>
        <w:t>or "sining"?</w:t>
      </w:r>
    </w:p>
  </w:comment>
  <w:comment w:id="833" w:author="Windows User" w:date="2015-10-30T08:56:00Z" w:initials="BS">
    <w:p w14:paraId="1CF8EF29" w14:textId="77777777" w:rsidR="00453A38" w:rsidRDefault="00453A38" w:rsidP="00E35F1F">
      <w:pPr>
        <w:pStyle w:val="CommentText"/>
      </w:pPr>
      <w:r>
        <w:rPr>
          <w:rStyle w:val="CommentReference"/>
        </w:rPr>
        <w:annotationRef/>
      </w:r>
      <w:r>
        <w:t>any sense of authority in coptic?</w:t>
      </w:r>
    </w:p>
  </w:comment>
  <w:comment w:id="834" w:author="Windows User" w:date="2015-11-02T12:45:00Z" w:initials="BS">
    <w:p w14:paraId="14FBB1F8" w14:textId="77777777" w:rsidR="00453A38" w:rsidRDefault="00453A38" w:rsidP="00E35F1F">
      <w:pPr>
        <w:pStyle w:val="CommentText"/>
      </w:pPr>
      <w:r>
        <w:rPr>
          <w:rStyle w:val="CommentReference"/>
        </w:rPr>
        <w:annotationRef/>
      </w:r>
      <w:r>
        <w:t>or saint mary? I prefer the holy... but we should be consistent one way or the other.</w:t>
      </w:r>
    </w:p>
  </w:comment>
  <w:comment w:id="835" w:author="Windows User" w:date="2015-10-30T08:56:00Z" w:initials="BS">
    <w:p w14:paraId="16E721CE" w14:textId="77777777" w:rsidR="00453A38" w:rsidRDefault="00453A38"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7" w:author="Windows User" w:date="2015-10-30T08:56:00Z" w:initials="BS">
    <w:p w14:paraId="3C08A3D8" w14:textId="77777777" w:rsidR="00453A38" w:rsidRDefault="00453A38" w:rsidP="00E35F1F">
      <w:pPr>
        <w:pStyle w:val="CommentText"/>
      </w:pPr>
      <w:r>
        <w:rPr>
          <w:rStyle w:val="CommentReference"/>
        </w:rPr>
        <w:annotationRef/>
      </w:r>
      <w:r>
        <w:t>tense is flipping so much vs to vs. Any way to make more consistent?</w:t>
      </w:r>
    </w:p>
  </w:comment>
  <w:comment w:id="848" w:author="Windows User" w:date="2015-11-02T12:41:00Z" w:initials="BS">
    <w:p w14:paraId="32825E4D" w14:textId="77777777" w:rsidR="00453A38" w:rsidRDefault="00453A38" w:rsidP="00E35F1F">
      <w:pPr>
        <w:pStyle w:val="CommentText"/>
      </w:pPr>
      <w:r>
        <w:rPr>
          <w:rStyle w:val="CommentReference"/>
        </w:rPr>
        <w:annotationRef/>
      </w:r>
      <w:r>
        <w:t>cold frost? frosty cold? too many ands.</w:t>
      </w:r>
    </w:p>
  </w:comment>
  <w:comment w:id="849" w:author="Windows User" w:date="2015-10-30T08:56:00Z" w:initials="BS">
    <w:p w14:paraId="4E6878BA" w14:textId="77777777" w:rsidR="00453A38" w:rsidRDefault="00453A38" w:rsidP="00E35F1F">
      <w:pPr>
        <w:pStyle w:val="CommentText"/>
      </w:pPr>
      <w:r>
        <w:rPr>
          <w:rStyle w:val="CommentReference"/>
        </w:rPr>
        <w:annotationRef/>
      </w:r>
      <w:r>
        <w:t>In is probably more right... I probably shouldn't have changed that...</w:t>
      </w:r>
    </w:p>
  </w:comment>
  <w:comment w:id="866" w:author="Brett Slote" w:date="2015-10-30T08:56:00Z" w:initials="BS">
    <w:p w14:paraId="18EC5FB9" w14:textId="77777777" w:rsidR="00453A38" w:rsidRDefault="00453A38" w:rsidP="00E35F1F">
      <w:pPr>
        <w:pStyle w:val="CommentText"/>
      </w:pPr>
      <w:r>
        <w:rPr>
          <w:rStyle w:val="CommentReference"/>
        </w:rPr>
        <w:annotationRef/>
      </w:r>
      <w:r>
        <w:t>Received or bought?</w:t>
      </w:r>
    </w:p>
  </w:comment>
  <w:comment w:id="871" w:author="Brett Slote" w:date="2015-10-30T08:56:00Z" w:initials="BS">
    <w:p w14:paraId="705AFE6E" w14:textId="77777777" w:rsidR="00453A38" w:rsidRDefault="00453A38" w:rsidP="00E35F1F">
      <w:pPr>
        <w:pStyle w:val="CommentText"/>
      </w:pPr>
      <w:r>
        <w:rPr>
          <w:rStyle w:val="CommentReference"/>
        </w:rPr>
        <w:annotationRef/>
      </w:r>
      <w:r>
        <w:t>Again ‘a’ perfect man loses meaning, but as is sounds awkward.</w:t>
      </w:r>
    </w:p>
  </w:comment>
  <w:comment w:id="874" w:author="Brett Slote" w:date="2015-10-30T08:56:00Z" w:initials="BS">
    <w:p w14:paraId="6DDFB160" w14:textId="77777777" w:rsidR="00453A38" w:rsidRDefault="00453A38" w:rsidP="00E35F1F">
      <w:pPr>
        <w:pStyle w:val="CommentText"/>
      </w:pPr>
      <w:r>
        <w:rPr>
          <w:rStyle w:val="CommentReference"/>
        </w:rPr>
        <w:annotationRef/>
      </w:r>
      <w:r>
        <w:t>Uncircumscript?</w:t>
      </w:r>
    </w:p>
  </w:comment>
  <w:comment w:id="877" w:author="Brett Slote" w:date="2015-10-30T08:56:00Z" w:initials="BS">
    <w:p w14:paraId="39A4B3F9" w14:textId="77777777" w:rsidR="00453A38" w:rsidRDefault="00453A38" w:rsidP="00E35F1F">
      <w:pPr>
        <w:pStyle w:val="CommentText"/>
      </w:pPr>
      <w:r>
        <w:rPr>
          <w:rStyle w:val="CommentReference"/>
        </w:rPr>
        <w:annotationRef/>
      </w:r>
      <w:r>
        <w:t>Orthodox?</w:t>
      </w:r>
    </w:p>
  </w:comment>
  <w:comment w:id="878" w:author="Brett Slote" w:date="2015-10-30T08:56:00Z" w:initials="BS">
    <w:p w14:paraId="7E993A49" w14:textId="77777777" w:rsidR="00453A38" w:rsidRDefault="00453A38" w:rsidP="00E35F1F">
      <w:pPr>
        <w:pStyle w:val="CommentText"/>
      </w:pPr>
      <w:r>
        <w:rPr>
          <w:rStyle w:val="CommentReference"/>
        </w:rPr>
        <w:annotationRef/>
      </w:r>
      <w:r>
        <w:t>Faith?</w:t>
      </w:r>
    </w:p>
  </w:comment>
  <w:comment w:id="881" w:author="Brett Slote" w:date="2015-10-30T08:56:00Z" w:initials="BS">
    <w:p w14:paraId="575DF2C3" w14:textId="77777777" w:rsidR="00453A38" w:rsidRDefault="00453A38" w:rsidP="00E35F1F">
      <w:pPr>
        <w:pStyle w:val="CommentText"/>
      </w:pPr>
      <w:r>
        <w:rPr>
          <w:rStyle w:val="CommentReference"/>
        </w:rPr>
        <w:annotationRef/>
      </w:r>
      <w:r>
        <w:t>Need a consistent policy</w:t>
      </w:r>
    </w:p>
  </w:comment>
  <w:comment w:id="885" w:author="Brett Slote" w:date="2015-10-30T08:56:00Z" w:initials="BS">
    <w:p w14:paraId="4A370093" w14:textId="77777777" w:rsidR="00453A38" w:rsidRDefault="00453A38" w:rsidP="00E35F1F">
      <w:pPr>
        <w:pStyle w:val="CommentText"/>
      </w:pPr>
      <w:r>
        <w:rPr>
          <w:rStyle w:val="CommentReference"/>
        </w:rPr>
        <w:annotationRef/>
      </w:r>
      <w:r>
        <w:t>Ramez, He or Him?</w:t>
      </w:r>
    </w:p>
  </w:comment>
  <w:comment w:id="886" w:author="Brett Slote" w:date="2015-10-30T08:56:00Z" w:initials="BS">
    <w:p w14:paraId="3B1DEA29" w14:textId="77777777" w:rsidR="00453A38" w:rsidRDefault="00453A38" w:rsidP="00E35F1F">
      <w:pPr>
        <w:pStyle w:val="CommentText"/>
      </w:pPr>
      <w:r>
        <w:rPr>
          <w:rStyle w:val="CommentReference"/>
        </w:rPr>
        <w:annotationRef/>
      </w:r>
      <w:r>
        <w:t>On? By?</w:t>
      </w:r>
    </w:p>
  </w:comment>
  <w:comment w:id="887" w:author="Windows User" w:date="2015-11-21T13:15:00Z" w:initials="WU">
    <w:p w14:paraId="05ACE9CF" w14:textId="77777777" w:rsidR="00453A38" w:rsidRDefault="00453A38" w:rsidP="00E35F1F">
      <w:pPr>
        <w:pStyle w:val="CommentText"/>
      </w:pPr>
      <w:r>
        <w:rPr>
          <w:rStyle w:val="CommentReference"/>
        </w:rPr>
        <w:annotationRef/>
      </w:r>
      <w:r>
        <w:t>check</w:t>
      </w:r>
    </w:p>
  </w:comment>
  <w:comment w:id="895" w:author="Windows User" w:date="2015-10-30T08:56:00Z" w:initials="BS">
    <w:p w14:paraId="5592658B" w14:textId="77777777" w:rsidR="00453A38" w:rsidRDefault="00453A38" w:rsidP="00E35F1F">
      <w:pPr>
        <w:pStyle w:val="CommentText"/>
      </w:pPr>
      <w:r>
        <w:rPr>
          <w:rStyle w:val="CommentReference"/>
        </w:rPr>
        <w:annotationRef/>
      </w:r>
      <w:r>
        <w:t>Are the breaths referring to the inspiration of scripture, as the other translations have, or the breath of creation cf gn 1?</w:t>
      </w:r>
    </w:p>
  </w:comment>
  <w:comment w:id="896" w:author="Windows User" w:date="2015-10-30T08:56:00Z" w:initials="BS">
    <w:p w14:paraId="6C4E59F0" w14:textId="77777777" w:rsidR="00453A38" w:rsidRDefault="00453A38" w:rsidP="00E35F1F">
      <w:pPr>
        <w:pStyle w:val="CommentText"/>
      </w:pPr>
      <w:r>
        <w:rPr>
          <w:rStyle w:val="CommentReference"/>
        </w:rPr>
        <w:annotationRef/>
      </w:r>
      <w:r>
        <w:t>When we love the Name of our Lord Jesus Christ, the Name of Salvation...</w:t>
      </w:r>
    </w:p>
  </w:comment>
  <w:comment w:id="897" w:author="Windows User" w:date="2015-10-30T08:56:00Z" w:initials="BS">
    <w:p w14:paraId="14DD413A" w14:textId="77777777" w:rsidR="00453A38" w:rsidRDefault="00453A38" w:rsidP="00E35F1F">
      <w:pPr>
        <w:pStyle w:val="CommentText"/>
      </w:pPr>
      <w:r>
        <w:rPr>
          <w:rStyle w:val="CommentReference"/>
        </w:rPr>
        <w:annotationRef/>
      </w:r>
      <w:r>
        <w:t>adjective? severe?</w:t>
      </w:r>
    </w:p>
  </w:comment>
  <w:comment w:id="906" w:author="Windows User" w:date="2015-11-21T13:15:00Z" w:initials="WU">
    <w:p w14:paraId="071C1D6C" w14:textId="77777777" w:rsidR="00453A38" w:rsidRDefault="00453A38" w:rsidP="00E35F1F">
      <w:pPr>
        <w:pStyle w:val="CommentText"/>
      </w:pPr>
      <w:r>
        <w:rPr>
          <w:rStyle w:val="CommentReference"/>
        </w:rPr>
        <w:annotationRef/>
      </w:r>
      <w:r>
        <w:t>check</w:t>
      </w:r>
    </w:p>
  </w:comment>
  <w:comment w:id="908" w:author="Windows User" w:date="2015-10-30T08:56:00Z" w:initials="BS">
    <w:p w14:paraId="5CA1796C" w14:textId="77777777" w:rsidR="00453A38" w:rsidRDefault="00453A38" w:rsidP="00E35F1F">
      <w:pPr>
        <w:pStyle w:val="CommentText"/>
      </w:pPr>
      <w:r>
        <w:rPr>
          <w:rStyle w:val="CommentReference"/>
        </w:rPr>
        <w:annotationRef/>
      </w:r>
      <w:r>
        <w:t>too literal?</w:t>
      </w:r>
    </w:p>
  </w:comment>
  <w:comment w:id="911" w:author="Windows User" w:date="2015-10-30T08:56:00Z" w:initials="BS">
    <w:p w14:paraId="39BBFF20" w14:textId="77777777" w:rsidR="00453A38" w:rsidRDefault="00453A38" w:rsidP="00E35F1F">
      <w:pPr>
        <w:pStyle w:val="CommentText"/>
      </w:pPr>
      <w:r>
        <w:rPr>
          <w:rStyle w:val="CommentReference"/>
        </w:rPr>
        <w:annotationRef/>
      </w:r>
      <w:r>
        <w:t>awkward</w:t>
      </w:r>
    </w:p>
  </w:comment>
  <w:comment w:id="912" w:author="Windows User" w:date="2015-10-30T08:56:00Z" w:initials="BS">
    <w:p w14:paraId="7C372EC3" w14:textId="77777777" w:rsidR="00453A38" w:rsidRDefault="00453A38" w:rsidP="00E35F1F">
      <w:pPr>
        <w:pStyle w:val="CommentText"/>
      </w:pPr>
      <w:r>
        <w:rPr>
          <w:rStyle w:val="CommentReference"/>
        </w:rPr>
        <w:annotationRef/>
      </w:r>
      <w:r>
        <w:t>sits, less literal, but more clear?</w:t>
      </w:r>
    </w:p>
  </w:comment>
  <w:comment w:id="913" w:author="Windows User" w:date="2015-10-30T08:56:00Z" w:initials="BS">
    <w:p w14:paraId="6C09DB42" w14:textId="77777777" w:rsidR="00453A38" w:rsidRDefault="00453A38" w:rsidP="00E35F1F">
      <w:pPr>
        <w:pStyle w:val="CommentText"/>
      </w:pPr>
      <w:r>
        <w:rPr>
          <w:rStyle w:val="CommentReference"/>
        </w:rPr>
        <w:annotationRef/>
      </w:r>
      <w:r>
        <w:t>awkward</w:t>
      </w:r>
    </w:p>
  </w:comment>
  <w:comment w:id="915" w:author="Windows User" w:date="2015-10-30T08:56:00Z" w:initials="BS">
    <w:p w14:paraId="512D6CE2" w14:textId="77777777" w:rsidR="00453A38" w:rsidRDefault="00453A38" w:rsidP="00E35F1F">
      <w:pPr>
        <w:pStyle w:val="CommentText"/>
      </w:pPr>
      <w:r>
        <w:rPr>
          <w:rStyle w:val="CommentReference"/>
        </w:rPr>
        <w:annotationRef/>
      </w:r>
      <w:r>
        <w:t>terribly awkward</w:t>
      </w:r>
    </w:p>
  </w:comment>
  <w:comment w:id="916" w:author="Windows User" w:date="2015-11-21T13:16:00Z" w:initials="WU">
    <w:p w14:paraId="56B70852" w14:textId="77777777" w:rsidR="00453A38" w:rsidRDefault="00453A38" w:rsidP="00E35F1F">
      <w:pPr>
        <w:pStyle w:val="CommentText"/>
      </w:pPr>
      <w:r>
        <w:rPr>
          <w:rStyle w:val="CommentReference"/>
        </w:rPr>
        <w:annotationRef/>
      </w:r>
      <w:r>
        <w:t>check</w:t>
      </w:r>
    </w:p>
  </w:comment>
  <w:comment w:id="917" w:author="Windows User" w:date="2015-11-21T13:16:00Z" w:initials="WU">
    <w:p w14:paraId="46C7130C" w14:textId="77777777" w:rsidR="00453A38" w:rsidRDefault="00453A38" w:rsidP="00E35F1F">
      <w:pPr>
        <w:pStyle w:val="CommentText"/>
      </w:pPr>
      <w:r>
        <w:rPr>
          <w:rStyle w:val="CommentReference"/>
        </w:rPr>
        <w:annotationRef/>
      </w:r>
      <w:r>
        <w:t>check</w:t>
      </w:r>
    </w:p>
  </w:comment>
  <w:comment w:id="918" w:author="Windows User" w:date="2015-11-21T13:16:00Z" w:initials="WU">
    <w:p w14:paraId="5E32845B" w14:textId="77777777" w:rsidR="00453A38" w:rsidRDefault="00453A38" w:rsidP="00E35F1F">
      <w:pPr>
        <w:pStyle w:val="CommentText"/>
      </w:pPr>
      <w:r>
        <w:rPr>
          <w:rStyle w:val="CommentReference"/>
        </w:rPr>
        <w:annotationRef/>
      </w:r>
      <w:r>
        <w:t>check</w:t>
      </w:r>
    </w:p>
  </w:comment>
  <w:comment w:id="919" w:author="Windows User" w:date="2015-11-21T13:16:00Z" w:initials="WU">
    <w:p w14:paraId="530C7E75" w14:textId="77777777" w:rsidR="00453A38" w:rsidRDefault="00453A38" w:rsidP="00E35F1F">
      <w:pPr>
        <w:pStyle w:val="CommentText"/>
      </w:pPr>
      <w:r>
        <w:rPr>
          <w:rStyle w:val="CommentReference"/>
        </w:rPr>
        <w:annotationRef/>
      </w:r>
      <w:r>
        <w:t>check</w:t>
      </w:r>
    </w:p>
  </w:comment>
  <w:comment w:id="921" w:author="Windows User" w:date="2015-10-30T08:56:00Z" w:initials="BS">
    <w:p w14:paraId="215C41D2" w14:textId="77777777" w:rsidR="00453A38" w:rsidRDefault="00453A38" w:rsidP="00E35F1F">
      <w:pPr>
        <w:pStyle w:val="CommentText"/>
      </w:pPr>
      <w:r>
        <w:rPr>
          <w:rStyle w:val="CommentReference"/>
        </w:rPr>
        <w:annotationRef/>
      </w:r>
      <w:r>
        <w:t>sat?</w:t>
      </w:r>
    </w:p>
  </w:comment>
  <w:comment w:id="922" w:author="Windows User" w:date="2015-11-21T13:17:00Z" w:initials="WU">
    <w:p w14:paraId="6B55DDAB" w14:textId="77777777" w:rsidR="00453A38" w:rsidRDefault="00453A38" w:rsidP="00E35F1F">
      <w:pPr>
        <w:pStyle w:val="CommentText"/>
      </w:pPr>
      <w:r>
        <w:rPr>
          <w:rStyle w:val="CommentReference"/>
        </w:rPr>
        <w:annotationRef/>
      </w:r>
      <w:r>
        <w:t>check</w:t>
      </w:r>
    </w:p>
  </w:comment>
  <w:comment w:id="923" w:author="Windows User" w:date="2015-11-21T13:17:00Z" w:initials="WU">
    <w:p w14:paraId="5825D4CB" w14:textId="77777777" w:rsidR="00453A38" w:rsidRDefault="00453A38" w:rsidP="00E35F1F">
      <w:pPr>
        <w:pStyle w:val="CommentText"/>
      </w:pPr>
      <w:r>
        <w:rPr>
          <w:rStyle w:val="CommentReference"/>
        </w:rPr>
        <w:annotationRef/>
      </w:r>
      <w:r>
        <w:t>check</w:t>
      </w:r>
    </w:p>
  </w:comment>
  <w:comment w:id="926" w:author="Windows User" w:date="2015-10-30T08:56:00Z" w:initials="BS">
    <w:p w14:paraId="3E614A56" w14:textId="77777777" w:rsidR="00453A38" w:rsidRDefault="00453A38" w:rsidP="00E35F1F">
      <w:pPr>
        <w:pStyle w:val="CommentText"/>
      </w:pPr>
      <w:r>
        <w:rPr>
          <w:rStyle w:val="CommentReference"/>
        </w:rPr>
        <w:annotationRef/>
      </w:r>
      <w:r>
        <w:t>entered and come forth, or entered through it?</w:t>
      </w:r>
    </w:p>
  </w:comment>
  <w:comment w:id="927" w:author="Windows User" w:date="2015-10-30T08:56:00Z" w:initials="BS">
    <w:p w14:paraId="356D8FDF" w14:textId="77777777" w:rsidR="00453A38" w:rsidRDefault="00453A38" w:rsidP="00E35F1F">
      <w:pPr>
        <w:pStyle w:val="CommentText"/>
      </w:pPr>
      <w:r>
        <w:rPr>
          <w:rStyle w:val="CommentReference"/>
        </w:rPr>
        <w:annotationRef/>
      </w:r>
      <w:r>
        <w:t>appearing?</w:t>
      </w:r>
    </w:p>
  </w:comment>
  <w:comment w:id="928" w:author="Windows User" w:date="2015-10-30T08:56:00Z" w:initials="BS">
    <w:p w14:paraId="4735348E" w14:textId="77777777" w:rsidR="00453A38" w:rsidRDefault="00453A38" w:rsidP="00E35F1F">
      <w:pPr>
        <w:pStyle w:val="CommentText"/>
      </w:pPr>
      <w:r>
        <w:rPr>
          <w:rStyle w:val="CommentReference"/>
        </w:rPr>
        <w:annotationRef/>
      </w:r>
      <w:r>
        <w:t>He</w:t>
      </w:r>
    </w:p>
  </w:comment>
  <w:comment w:id="935" w:author="Windows User" w:date="2015-10-30T08:56:00Z" w:initials="BS">
    <w:p w14:paraId="5F2DFD8E" w14:textId="77777777" w:rsidR="00453A38" w:rsidRDefault="00453A38" w:rsidP="00E35F1F">
      <w:pPr>
        <w:pStyle w:val="CommentText"/>
      </w:pPr>
      <w:r>
        <w:rPr>
          <w:rStyle w:val="CommentReference"/>
        </w:rPr>
        <w:annotationRef/>
      </w:r>
      <w:r>
        <w:t>I feel like upon sounds better here and below</w:t>
      </w:r>
    </w:p>
  </w:comment>
  <w:comment w:id="936" w:author="Windows User" w:date="2015-10-30T08:56:00Z" w:initials="BS">
    <w:p w14:paraId="026525DA" w14:textId="77777777" w:rsidR="00453A38" w:rsidRDefault="00453A38" w:rsidP="00E35F1F">
      <w:pPr>
        <w:pStyle w:val="CommentText"/>
      </w:pPr>
      <w:r>
        <w:rPr>
          <w:rStyle w:val="CommentReference"/>
        </w:rPr>
        <w:annotationRef/>
      </w:r>
      <w:r>
        <w:t>For forty days</w:t>
      </w:r>
    </w:p>
  </w:comment>
  <w:comment w:id="937" w:author="Windows User" w:date="2015-10-30T08:56:00Z" w:initials="BS">
    <w:p w14:paraId="7D69D9EF" w14:textId="77777777" w:rsidR="00453A38" w:rsidRDefault="00453A38" w:rsidP="00E35F1F">
      <w:pPr>
        <w:pStyle w:val="CommentText"/>
      </w:pPr>
      <w:r>
        <w:rPr>
          <w:rStyle w:val="CommentReference"/>
        </w:rPr>
        <w:annotationRef/>
      </w:r>
      <w:r>
        <w:t>awkward. Crush under our feet or crush within us? Even if feet not literally there, needed to complete the implied thought in english.</w:t>
      </w:r>
    </w:p>
  </w:comment>
  <w:comment w:id="945" w:author="Windows User" w:date="2015-10-30T08:56:00Z" w:initials="BS">
    <w:p w14:paraId="60DA9970" w14:textId="77777777" w:rsidR="00453A38" w:rsidRDefault="00453A38" w:rsidP="00E35F1F">
      <w:pPr>
        <w:pStyle w:val="CommentText"/>
      </w:pPr>
      <w:r>
        <w:rPr>
          <w:rStyle w:val="CommentReference"/>
        </w:rPr>
        <w:annotationRef/>
      </w:r>
      <w:r>
        <w:t>a? I know virgin doesn't sound right. Nor virginal. But a virgin seems to cheapen the thought...</w:t>
      </w:r>
    </w:p>
  </w:comment>
  <w:comment w:id="947" w:author="Windows User" w:date="2015-10-30T08:56:00Z" w:initials="BS">
    <w:p w14:paraId="3D3D58F2" w14:textId="77777777" w:rsidR="00453A38" w:rsidRDefault="00453A38" w:rsidP="00E35F1F">
      <w:pPr>
        <w:pStyle w:val="CommentText"/>
      </w:pPr>
      <w:r>
        <w:rPr>
          <w:rStyle w:val="CommentReference"/>
        </w:rPr>
        <w:annotationRef/>
      </w:r>
      <w:r>
        <w:t>annulled has connotation from catholicism of never having been. I like abolished better. Sounds more poetic like too.</w:t>
      </w:r>
    </w:p>
  </w:comment>
  <w:comment w:id="950" w:author="Windows User" w:date="2015-10-30T08:56:00Z" w:initials="BS">
    <w:p w14:paraId="758A0E08" w14:textId="77777777" w:rsidR="00453A38" w:rsidRDefault="00453A38" w:rsidP="00E35F1F">
      <w:pPr>
        <w:pStyle w:val="CommentText"/>
      </w:pPr>
      <w:r>
        <w:rPr>
          <w:rStyle w:val="CommentReference"/>
        </w:rPr>
        <w:annotationRef/>
      </w:r>
      <w:r>
        <w:t>yes, it is a continuous thought. But this and next are complete sentences in themselves.</w:t>
      </w:r>
    </w:p>
  </w:comment>
  <w:comment w:id="951" w:author="Windows User" w:date="2015-10-30T08:56:00Z" w:initials="BS">
    <w:p w14:paraId="4C494C1B" w14:textId="77777777" w:rsidR="00453A38" w:rsidRDefault="00453A38" w:rsidP="00E35F1F">
      <w:pPr>
        <w:pStyle w:val="CommentText"/>
      </w:pPr>
      <w:r>
        <w:rPr>
          <w:rStyle w:val="CommentReference"/>
        </w:rPr>
        <w:annotationRef/>
      </w:r>
      <w:r>
        <w:t>revealed almost makes sense here... but not with the next line having "said"</w:t>
      </w:r>
    </w:p>
  </w:comment>
  <w:comment w:id="952" w:author="Windows User" w:date="2015-10-30T08:56:00Z" w:initials="BS">
    <w:p w14:paraId="32F983BF" w14:textId="77777777" w:rsidR="00453A38" w:rsidRDefault="00453A38" w:rsidP="00E35F1F">
      <w:pPr>
        <w:pStyle w:val="CommentText"/>
      </w:pPr>
      <w:r>
        <w:rPr>
          <w:rStyle w:val="CommentReference"/>
        </w:rPr>
        <w:annotationRef/>
      </w:r>
      <w:r>
        <w:t>repeat quotes or contiguious?</w:t>
      </w:r>
    </w:p>
  </w:comment>
  <w:comment w:id="953" w:author="Windows User" w:date="2015-10-30T08:56:00Z" w:initials="BS">
    <w:p w14:paraId="29400B5B" w14:textId="77777777" w:rsidR="00453A38" w:rsidRDefault="00453A38" w:rsidP="00E35F1F">
      <w:pPr>
        <w:pStyle w:val="CommentText"/>
      </w:pPr>
      <w:r>
        <w:rPr>
          <w:rStyle w:val="CommentReference"/>
        </w:rPr>
        <w:annotationRef/>
      </w:r>
      <w:r>
        <w:t>in strength?</w:t>
      </w:r>
    </w:p>
  </w:comment>
  <w:comment w:id="954" w:author="Windows User" w:date="2015-10-30T08:56:00Z" w:initials="BS">
    <w:p w14:paraId="19007B27" w14:textId="77777777" w:rsidR="00453A38" w:rsidRDefault="00453A38" w:rsidP="00E35F1F">
      <w:pPr>
        <w:pStyle w:val="CommentText"/>
      </w:pPr>
      <w:r>
        <w:rPr>
          <w:rStyle w:val="CommentReference"/>
        </w:rPr>
        <w:annotationRef/>
      </w:r>
      <w:r>
        <w:t>in the tune it just sounds more emphatic dropping the "both"</w:t>
      </w:r>
    </w:p>
  </w:comment>
  <w:comment w:id="956" w:author="Windows User" w:date="2015-10-30T08:56:00Z" w:initials="BS">
    <w:p w14:paraId="42813985" w14:textId="77777777" w:rsidR="00453A38" w:rsidRDefault="00453A38" w:rsidP="00E35F1F">
      <w:pPr>
        <w:pStyle w:val="CommentText"/>
      </w:pPr>
      <w:r>
        <w:rPr>
          <w:rStyle w:val="CommentReference"/>
        </w:rPr>
        <w:annotationRef/>
      </w:r>
      <w:r>
        <w:t>theotokos, not mav em ef Nooti</w:t>
      </w:r>
    </w:p>
  </w:comment>
  <w:comment w:id="957" w:author="Windows User" w:date="2015-10-30T08:56:00Z" w:initials="BS">
    <w:p w14:paraId="72887F8D" w14:textId="77777777" w:rsidR="00453A38" w:rsidRDefault="00453A38" w:rsidP="00E35F1F">
      <w:pPr>
        <w:pStyle w:val="CommentText"/>
      </w:pPr>
      <w:r>
        <w:rPr>
          <w:rStyle w:val="CommentReference"/>
        </w:rPr>
        <w:annotationRef/>
      </w:r>
      <w:r>
        <w:t>in?</w:t>
      </w:r>
    </w:p>
  </w:comment>
  <w:comment w:id="959" w:author="Windows User" w:date="2015-10-30T08:56:00Z" w:initials="BS">
    <w:p w14:paraId="79923510" w14:textId="77777777" w:rsidR="00453A38" w:rsidRDefault="00453A38" w:rsidP="00E35F1F">
      <w:pPr>
        <w:pStyle w:val="CommentText"/>
      </w:pPr>
      <w:r>
        <w:rPr>
          <w:rStyle w:val="CommentReference"/>
        </w:rPr>
        <w:annotationRef/>
      </w:r>
      <w:r>
        <w:t>it's literally "And" but that leaves too much grammatical ambiguity that tends towards nonsensical parsing.</w:t>
      </w:r>
    </w:p>
  </w:comment>
  <w:comment w:id="960" w:author="Windows User" w:date="2015-10-30T08:56:00Z" w:initials="BS">
    <w:p w14:paraId="790A95EE" w14:textId="77777777" w:rsidR="00453A38" w:rsidRDefault="00453A38" w:rsidP="00E35F1F">
      <w:pPr>
        <w:pStyle w:val="CommentText"/>
      </w:pPr>
      <w:r>
        <w:rPr>
          <w:rStyle w:val="CommentReference"/>
        </w:rPr>
        <w:annotationRef/>
      </w:r>
      <w:r>
        <w:t>tense?</w:t>
      </w:r>
    </w:p>
  </w:comment>
  <w:comment w:id="962" w:author="Windows User" w:date="2015-10-30T08:56:00Z" w:initials="BS">
    <w:p w14:paraId="2626B3B0" w14:textId="77777777" w:rsidR="00453A38" w:rsidRDefault="00453A38" w:rsidP="00E35F1F">
      <w:pPr>
        <w:pStyle w:val="CommentText"/>
      </w:pPr>
      <w:r>
        <w:rPr>
          <w:rStyle w:val="CommentReference"/>
        </w:rPr>
        <w:annotationRef/>
      </w:r>
      <w:r>
        <w:t>too far for a pronoun</w:t>
      </w:r>
    </w:p>
  </w:comment>
  <w:comment w:id="963" w:author="Windows User" w:date="2015-10-30T08:56:00Z" w:initials="BS">
    <w:p w14:paraId="35C833E4" w14:textId="77777777" w:rsidR="00453A38" w:rsidRDefault="00453A38" w:rsidP="00E35F1F">
      <w:pPr>
        <w:pStyle w:val="CommentText"/>
      </w:pPr>
      <w:r>
        <w:rPr>
          <w:rStyle w:val="CommentReference"/>
        </w:rPr>
        <w:annotationRef/>
      </w:r>
      <w:r>
        <w:t>deemed or made?</w:t>
      </w:r>
    </w:p>
  </w:comment>
  <w:comment w:id="965" w:author="Windows User" w:date="2015-10-30T08:56:00Z" w:initials="BS">
    <w:p w14:paraId="5C7B7A35" w14:textId="77777777" w:rsidR="00453A38" w:rsidRDefault="00453A38" w:rsidP="00E35F1F">
      <w:pPr>
        <w:pStyle w:val="CommentText"/>
      </w:pPr>
      <w:r>
        <w:rPr>
          <w:rStyle w:val="CommentReference"/>
        </w:rPr>
        <w:annotationRef/>
      </w:r>
      <w:r>
        <w:t>coptic is heavens of heavens, but we usually say heaven of heavens.</w:t>
      </w:r>
    </w:p>
  </w:comment>
  <w:comment w:id="967" w:author="Windows User" w:date="2015-10-30T08:56:00Z" w:initials="BS">
    <w:p w14:paraId="080C2EEE" w14:textId="77777777" w:rsidR="00453A38" w:rsidRDefault="00453A38" w:rsidP="00E35F1F">
      <w:pPr>
        <w:pStyle w:val="CommentText"/>
      </w:pPr>
      <w:r>
        <w:rPr>
          <w:rStyle w:val="CommentReference"/>
        </w:rPr>
        <w:annotationRef/>
      </w:r>
      <w:r>
        <w:t>rises or shines?</w:t>
      </w:r>
    </w:p>
  </w:comment>
  <w:comment w:id="970" w:author="Windows User" w:date="2015-10-30T08:56:00Z" w:initials="BS">
    <w:p w14:paraId="5671149C" w14:textId="77777777" w:rsidR="00453A38" w:rsidRDefault="00453A38" w:rsidP="00E35F1F">
      <w:pPr>
        <w:pStyle w:val="CommentText"/>
      </w:pPr>
      <w:r>
        <w:rPr>
          <w:rStyle w:val="CommentReference"/>
        </w:rPr>
        <w:annotationRef/>
      </w:r>
      <w:r>
        <w:t>destroyed or damaged?</w:t>
      </w:r>
    </w:p>
  </w:comment>
  <w:comment w:id="978" w:author="Windows User" w:date="2015-10-30T08:56:00Z" w:initials="BS">
    <w:p w14:paraId="4B308EB2" w14:textId="77777777" w:rsidR="00453A38" w:rsidRDefault="00453A38" w:rsidP="00E35F1F">
      <w:pPr>
        <w:pStyle w:val="CommentText"/>
      </w:pPr>
      <w:r>
        <w:rPr>
          <w:rStyle w:val="CommentReference"/>
        </w:rPr>
        <w:annotationRef/>
      </w:r>
      <w:r>
        <w:t>servant, or slave?</w:t>
      </w:r>
    </w:p>
  </w:comment>
  <w:comment w:id="979" w:author="Windows User" w:date="2015-10-30T08:56:00Z" w:initials="BS">
    <w:p w14:paraId="20DF1D54" w14:textId="77777777" w:rsidR="00453A38" w:rsidRDefault="00453A38" w:rsidP="00E35F1F">
      <w:pPr>
        <w:pStyle w:val="CommentText"/>
      </w:pPr>
      <w:r>
        <w:rPr>
          <w:rStyle w:val="CommentReference"/>
        </w:rPr>
        <w:annotationRef/>
      </w:r>
      <w:r>
        <w:t>Feels way too literal</w:t>
      </w:r>
    </w:p>
  </w:comment>
  <w:comment w:id="980" w:author="Windows User" w:date="2015-11-21T13:18:00Z" w:initials="WU">
    <w:p w14:paraId="2A74F11D" w14:textId="77777777" w:rsidR="00453A38" w:rsidRDefault="00453A38" w:rsidP="00E35F1F">
      <w:pPr>
        <w:pStyle w:val="CommentText"/>
      </w:pPr>
      <w:r>
        <w:rPr>
          <w:rStyle w:val="CommentReference"/>
        </w:rPr>
        <w:annotationRef/>
      </w:r>
      <w:r>
        <w:t>check</w:t>
      </w:r>
    </w:p>
  </w:comment>
  <w:comment w:id="988" w:author="Windows User" w:date="2015-10-30T08:56:00Z" w:initials="BS">
    <w:p w14:paraId="6352B7F4" w14:textId="77777777" w:rsidR="00453A38" w:rsidRDefault="00453A38"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0" w:author="Windows User" w:date="2015-10-30T08:56:00Z" w:initials="BS">
    <w:p w14:paraId="77680459" w14:textId="77777777" w:rsidR="00453A38" w:rsidRDefault="00453A38" w:rsidP="00E35F1F">
      <w:pPr>
        <w:pStyle w:val="CommentText"/>
      </w:pPr>
      <w:r>
        <w:rPr>
          <w:rStyle w:val="CommentReference"/>
        </w:rPr>
        <w:annotationRef/>
      </w:r>
      <w:r>
        <w:t>was incarnate or took flesh? Need a decision for this common phrase.</w:t>
      </w:r>
    </w:p>
  </w:comment>
  <w:comment w:id="992" w:author="Windows User" w:date="2015-10-30T08:56:00Z" w:initials="BS">
    <w:p w14:paraId="6C7BBC12" w14:textId="77777777" w:rsidR="00453A38" w:rsidRDefault="00453A38"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7" w:author="Windows User" w:date="2015-10-30T08:56:00Z" w:initials="BS">
    <w:p w14:paraId="61EAF48D" w14:textId="77777777" w:rsidR="00453A38" w:rsidRDefault="00453A38" w:rsidP="00E35F1F">
      <w:pPr>
        <w:pStyle w:val="CommentText"/>
      </w:pPr>
      <w:r>
        <w:rPr>
          <w:rStyle w:val="CommentReference"/>
        </w:rPr>
        <w:annotationRef/>
      </w:r>
      <w:r>
        <w:t>Altar/The place where the Sacrifice is offered, is clearly not right. But Temple? Or Holy of Holies?</w:t>
      </w:r>
    </w:p>
  </w:comment>
  <w:comment w:id="1000" w:author="Windows User" w:date="2015-10-30T08:56:00Z" w:initials="BS">
    <w:p w14:paraId="0DB4A25D" w14:textId="77777777" w:rsidR="00453A38" w:rsidRDefault="00453A38" w:rsidP="00E35F1F">
      <w:pPr>
        <w:pStyle w:val="CommentText"/>
      </w:pPr>
      <w:r>
        <w:rPr>
          <w:rStyle w:val="CommentReference"/>
        </w:rPr>
        <w:annotationRef/>
      </w:r>
      <w:r>
        <w:t>I think infinite captures the meaning of uncircumscript in a more approachable way.</w:t>
      </w:r>
    </w:p>
  </w:comment>
  <w:comment w:id="1001" w:author="Windows User" w:date="2015-10-30T08:56:00Z" w:initials="BS">
    <w:p w14:paraId="65C574CB" w14:textId="77777777" w:rsidR="00453A38" w:rsidRDefault="00453A38" w:rsidP="00E35F1F">
      <w:pPr>
        <w:pStyle w:val="CommentText"/>
      </w:pPr>
      <w:r>
        <w:rPr>
          <w:rStyle w:val="CommentReference"/>
        </w:rPr>
        <w:annotationRef/>
      </w:r>
      <w:r>
        <w:t>net or hook?</w:t>
      </w:r>
    </w:p>
  </w:comment>
  <w:comment w:id="1002" w:author="Windows User" w:date="2015-10-30T08:56:00Z" w:initials="BS">
    <w:p w14:paraId="631E73A0" w14:textId="77777777" w:rsidR="00453A38" w:rsidRDefault="00453A38" w:rsidP="00E35F1F">
      <w:pPr>
        <w:pStyle w:val="CommentText"/>
      </w:pPr>
      <w:r>
        <w:rPr>
          <w:rStyle w:val="CommentReference"/>
        </w:rPr>
        <w:annotationRef/>
      </w:r>
      <w:r>
        <w:t>Instructing them in the worship?</w:t>
      </w:r>
    </w:p>
  </w:comment>
  <w:comment w:id="1003" w:author="Windows User" w:date="2015-10-30T08:56:00Z" w:initials="BS">
    <w:p w14:paraId="22469FD6" w14:textId="77777777" w:rsidR="00453A38" w:rsidRDefault="00453A38" w:rsidP="00E35F1F">
      <w:pPr>
        <w:pStyle w:val="CommentText"/>
      </w:pPr>
      <w:r>
        <w:rPr>
          <w:rStyle w:val="CommentReference"/>
        </w:rPr>
        <w:annotationRef/>
      </w:r>
      <w:r>
        <w:t>what does this mean?</w:t>
      </w:r>
    </w:p>
  </w:comment>
  <w:comment w:id="1004" w:author="Windows User" w:date="2015-10-30T08:56:00Z" w:initials="BS">
    <w:p w14:paraId="0A6E9F00" w14:textId="77777777" w:rsidR="00453A38" w:rsidRDefault="00453A38" w:rsidP="00E35F1F">
      <w:pPr>
        <w:pStyle w:val="CommentText"/>
      </w:pPr>
      <w:r>
        <w:rPr>
          <w:rStyle w:val="CommentReference"/>
        </w:rPr>
        <w:annotationRef/>
      </w:r>
      <w:r>
        <w:t>Path? Or Way? i.e. Christ?</w:t>
      </w:r>
    </w:p>
  </w:comment>
  <w:comment w:id="1005" w:author="Windows User" w:date="2015-10-30T08:56:00Z" w:initials="BS">
    <w:p w14:paraId="50D676B3" w14:textId="77777777" w:rsidR="00453A38" w:rsidRDefault="00453A38" w:rsidP="00E35F1F">
      <w:pPr>
        <w:pStyle w:val="CommentText"/>
      </w:pPr>
      <w:r>
        <w:rPr>
          <w:rStyle w:val="CommentReference"/>
        </w:rPr>
        <w:annotationRef/>
      </w:r>
      <w:r>
        <w:t>forward to? Or towards?</w:t>
      </w:r>
    </w:p>
  </w:comment>
  <w:comment w:id="1006" w:author="Windows User" w:date="2015-10-30T08:56:00Z" w:initials="BS">
    <w:p w14:paraId="4E94979B" w14:textId="77777777" w:rsidR="00453A38" w:rsidRDefault="00453A38" w:rsidP="00E35F1F">
      <w:pPr>
        <w:pStyle w:val="CommentText"/>
      </w:pPr>
      <w:r>
        <w:rPr>
          <w:rStyle w:val="CommentReference"/>
        </w:rPr>
        <w:annotationRef/>
      </w:r>
      <w:r>
        <w:t>gladness</w:t>
      </w:r>
    </w:p>
  </w:comment>
  <w:comment w:id="1014" w:author="Windows User" w:date="2015-10-30T08:56:00Z" w:initials="BS">
    <w:p w14:paraId="3588E256" w14:textId="77777777" w:rsidR="00453A38" w:rsidRDefault="00453A38" w:rsidP="00E35F1F">
      <w:pPr>
        <w:pStyle w:val="CommentText"/>
      </w:pPr>
      <w:r>
        <w:rPr>
          <w:rStyle w:val="CommentReference"/>
        </w:rPr>
        <w:annotationRef/>
      </w:r>
      <w:r>
        <w:t>Inclined to switch to L.A. ordering, but probably better to be consistent with Black.</w:t>
      </w:r>
    </w:p>
  </w:comment>
  <w:comment w:id="1015" w:author="Windows User" w:date="2015-10-30T08:56:00Z" w:initials="BS">
    <w:p w14:paraId="5F5FCC97" w14:textId="77777777" w:rsidR="00453A38" w:rsidRDefault="00453A38" w:rsidP="00E35F1F">
      <w:pPr>
        <w:pStyle w:val="CommentText"/>
      </w:pPr>
      <w:r>
        <w:rPr>
          <w:rStyle w:val="CommentReference"/>
        </w:rPr>
        <w:annotationRef/>
      </w:r>
      <w:r>
        <w:t>Everyday or a day?</w:t>
      </w:r>
    </w:p>
  </w:comment>
  <w:comment w:id="1016" w:author="Windows User" w:date="2015-10-30T08:56:00Z" w:initials="BS">
    <w:p w14:paraId="7938A467" w14:textId="77777777" w:rsidR="00453A38" w:rsidRDefault="00453A38" w:rsidP="00E35F1F">
      <w:pPr>
        <w:pStyle w:val="CommentText"/>
      </w:pPr>
      <w:r>
        <w:rPr>
          <w:rStyle w:val="CommentReference"/>
        </w:rPr>
        <w:annotationRef/>
      </w:r>
      <w:r>
        <w:t>not delight. Maybe joy instead of esctasy?</w:t>
      </w:r>
    </w:p>
  </w:comment>
  <w:comment w:id="1017" w:author="Windows User" w:date="2015-10-30T08:56:00Z" w:initials="BS">
    <w:p w14:paraId="0D0804AC" w14:textId="77777777" w:rsidR="00453A38" w:rsidRDefault="00453A38" w:rsidP="00E35F1F">
      <w:pPr>
        <w:pStyle w:val="CommentText"/>
      </w:pPr>
      <w:r>
        <w:rPr>
          <w:rStyle w:val="CommentReference"/>
        </w:rPr>
        <w:annotationRef/>
      </w:r>
      <w:r>
        <w:t>glory, splendor or beauty?</w:t>
      </w:r>
    </w:p>
  </w:comment>
  <w:comment w:id="1018" w:author="Windows User" w:date="2015-10-30T08:56:00Z" w:initials="BS">
    <w:p w14:paraId="07A7FAB4" w14:textId="77777777" w:rsidR="00453A38" w:rsidRDefault="00453A38" w:rsidP="00E35F1F">
      <w:pPr>
        <w:pStyle w:val="CommentText"/>
      </w:pPr>
      <w:r>
        <w:rPr>
          <w:rStyle w:val="CommentReference"/>
        </w:rPr>
        <w:annotationRef/>
      </w:r>
      <w:r>
        <w:t>from or and?</w:t>
      </w:r>
    </w:p>
  </w:comment>
  <w:comment w:id="1019" w:author="Windows User" w:date="2015-10-30T08:56:00Z" w:initials="BS">
    <w:p w14:paraId="5249720E" w14:textId="77777777" w:rsidR="00453A38" w:rsidRDefault="00453A38" w:rsidP="00E35F1F">
      <w:pPr>
        <w:pStyle w:val="CommentText"/>
      </w:pPr>
      <w:r>
        <w:rPr>
          <w:rStyle w:val="CommentReference"/>
        </w:rPr>
        <w:annotationRef/>
      </w:r>
      <w:r>
        <w:t>What prophet? Why did abouna redact this?</w:t>
      </w:r>
    </w:p>
  </w:comment>
  <w:comment w:id="1020" w:author="Windows User" w:date="2015-10-30T08:56:00Z" w:initials="BS">
    <w:p w14:paraId="66A9526F" w14:textId="77777777" w:rsidR="00453A38" w:rsidRDefault="00453A38" w:rsidP="00E35F1F">
      <w:pPr>
        <w:pStyle w:val="CommentText"/>
      </w:pPr>
      <w:r>
        <w:rPr>
          <w:rStyle w:val="CommentReference"/>
        </w:rPr>
        <w:annotationRef/>
      </w:r>
      <w:r>
        <w:t>Doesn't this say you are beyond beginning, or something to that effect? Beyond the beginning from which even time arose?</w:t>
      </w:r>
    </w:p>
  </w:comment>
  <w:comment w:id="1021" w:author="Windows User" w:date="2015-10-30T08:56:00Z" w:initials="BS">
    <w:p w14:paraId="08CC53E1" w14:textId="77777777" w:rsidR="00453A38" w:rsidRDefault="00453A38" w:rsidP="00E35F1F">
      <w:pPr>
        <w:pStyle w:val="CommentText"/>
      </w:pPr>
      <w:r>
        <w:rPr>
          <w:rStyle w:val="CommentReference"/>
        </w:rPr>
        <w:annotationRef/>
      </w:r>
      <w:r>
        <w:t>is this right?</w:t>
      </w:r>
    </w:p>
  </w:comment>
  <w:comment w:id="1022" w:author="Windows User" w:date="2015-10-30T08:56:00Z" w:initials="BS">
    <w:p w14:paraId="21BA9344" w14:textId="77777777" w:rsidR="00453A38" w:rsidRDefault="00453A38" w:rsidP="00E35F1F">
      <w:pPr>
        <w:pStyle w:val="CommentText"/>
      </w:pPr>
      <w:r>
        <w:rPr>
          <w:rStyle w:val="CommentReference"/>
        </w:rPr>
        <w:annotationRef/>
      </w:r>
      <w:r>
        <w:t>isn't it of?</w:t>
      </w:r>
    </w:p>
  </w:comment>
  <w:comment w:id="1023" w:author="Windows User" w:date="2015-10-30T08:56:00Z" w:initials="BS">
    <w:p w14:paraId="0DB057D8" w14:textId="77777777" w:rsidR="00453A38" w:rsidRDefault="00453A38" w:rsidP="00E35F1F">
      <w:pPr>
        <w:pStyle w:val="CommentText"/>
      </w:pPr>
      <w:r>
        <w:rPr>
          <w:rStyle w:val="CommentReference"/>
        </w:rPr>
        <w:annotationRef/>
      </w:r>
      <w:r>
        <w:t>isn't it blesses?</w:t>
      </w:r>
    </w:p>
  </w:comment>
  <w:comment w:id="1024" w:author="Windows User" w:date="2015-10-30T08:56:00Z" w:initials="BS">
    <w:p w14:paraId="4126BF87" w14:textId="77777777" w:rsidR="00453A38" w:rsidRDefault="00453A38" w:rsidP="00E35F1F">
      <w:pPr>
        <w:pStyle w:val="CommentText"/>
      </w:pPr>
      <w:r>
        <w:rPr>
          <w:rStyle w:val="CommentReference"/>
        </w:rPr>
        <w:annotationRef/>
      </w:r>
      <w:r>
        <w:t>blessing or blessing?</w:t>
      </w:r>
    </w:p>
  </w:comment>
  <w:comment w:id="1025" w:author="Windows User" w:date="2015-10-30T08:56:00Z" w:initials="BS">
    <w:p w14:paraId="068E7184" w14:textId="77777777" w:rsidR="00453A38" w:rsidRDefault="00453A38" w:rsidP="00E35F1F">
      <w:pPr>
        <w:pStyle w:val="CommentText"/>
      </w:pPr>
      <w:r>
        <w:rPr>
          <w:rStyle w:val="CommentReference"/>
        </w:rPr>
        <w:annotationRef/>
      </w:r>
      <w:r>
        <w:t>the other translations seem not to like abouna's contractions...</w:t>
      </w:r>
    </w:p>
  </w:comment>
  <w:comment w:id="1026" w:author="Windows User" w:date="2015-10-30T08:56:00Z" w:initials="BS">
    <w:p w14:paraId="21A595C5" w14:textId="77777777" w:rsidR="00453A38" w:rsidRDefault="00453A38" w:rsidP="00E35F1F">
      <w:pPr>
        <w:pStyle w:val="CommentText"/>
      </w:pPr>
      <w:r>
        <w:rPr>
          <w:rStyle w:val="CommentReference"/>
        </w:rPr>
        <w:annotationRef/>
      </w:r>
      <w:r>
        <w:t>perfect or true?</w:t>
      </w:r>
    </w:p>
  </w:comment>
  <w:comment w:id="1029" w:author="Windows User" w:date="2015-11-21T13:21:00Z" w:initials="WU">
    <w:p w14:paraId="686F5E9C" w14:textId="77777777" w:rsidR="00453A38" w:rsidRDefault="00453A38" w:rsidP="00E35F1F">
      <w:pPr>
        <w:pStyle w:val="CommentText"/>
      </w:pPr>
      <w:r>
        <w:rPr>
          <w:rStyle w:val="CommentReference"/>
        </w:rPr>
        <w:annotationRef/>
      </w:r>
    </w:p>
  </w:comment>
  <w:comment w:id="1036" w:author="Windows User" w:date="2015-10-30T08:56:00Z" w:initials="BS">
    <w:p w14:paraId="138D81C8" w14:textId="77777777" w:rsidR="00453A38" w:rsidRDefault="00453A38" w:rsidP="00E35F1F">
      <w:pPr>
        <w:pStyle w:val="CommentText"/>
      </w:pPr>
      <w:r>
        <w:rPr>
          <w:rStyle w:val="CommentReference"/>
        </w:rPr>
        <w:annotationRef/>
      </w:r>
      <w:r>
        <w:t>which word is right?</w:t>
      </w:r>
    </w:p>
  </w:comment>
  <w:comment w:id="1037" w:author="Windows User" w:date="2015-10-30T08:56:00Z" w:initials="BS">
    <w:p w14:paraId="36B899D8" w14:textId="77777777" w:rsidR="00453A38" w:rsidRDefault="00453A38" w:rsidP="00E35F1F">
      <w:pPr>
        <w:pStyle w:val="CommentText"/>
      </w:pPr>
      <w:r>
        <w:rPr>
          <w:rStyle w:val="CommentReference"/>
        </w:rPr>
        <w:annotationRef/>
      </w:r>
      <w:r>
        <w:t>wise?</w:t>
      </w:r>
    </w:p>
  </w:comment>
  <w:comment w:id="1039" w:author="Windows User" w:date="2015-10-30T08:56:00Z" w:initials="BS">
    <w:p w14:paraId="62F2B22F" w14:textId="77777777" w:rsidR="00453A38" w:rsidRDefault="00453A38" w:rsidP="00E35F1F">
      <w:pPr>
        <w:pStyle w:val="CommentText"/>
      </w:pPr>
      <w:r>
        <w:rPr>
          <w:rStyle w:val="CommentReference"/>
        </w:rPr>
        <w:annotationRef/>
      </w:r>
      <w:r>
        <w:t>bride, or bridal chamber?</w:t>
      </w:r>
    </w:p>
  </w:comment>
  <w:comment w:id="1040" w:author="Windows User" w:date="2015-10-30T08:56:00Z" w:initials="BS">
    <w:p w14:paraId="13AA9031" w14:textId="77777777" w:rsidR="00453A38" w:rsidRDefault="00453A38" w:rsidP="00E35F1F">
      <w:pPr>
        <w:pStyle w:val="CommentText"/>
      </w:pPr>
      <w:r>
        <w:rPr>
          <w:rStyle w:val="CommentReference"/>
        </w:rPr>
        <w:annotationRef/>
      </w:r>
      <w:r>
        <w:t>truth, logos, or true logos?</w:t>
      </w:r>
    </w:p>
  </w:comment>
  <w:comment w:id="1041" w:author="Windows User" w:date="2015-10-30T08:56:00Z" w:initials="BS">
    <w:p w14:paraId="116A567C" w14:textId="77777777" w:rsidR="00453A38" w:rsidRDefault="00453A38" w:rsidP="00E35F1F">
      <w:pPr>
        <w:pStyle w:val="CommentText"/>
      </w:pPr>
      <w:r>
        <w:rPr>
          <w:rStyle w:val="CommentReference"/>
        </w:rPr>
        <w:annotationRef/>
      </w:r>
      <w:r>
        <w:t>redeemed or saved?</w:t>
      </w:r>
    </w:p>
  </w:comment>
  <w:comment w:id="1043" w:author="Windows User" w:date="2015-10-30T08:56:00Z" w:initials="BS">
    <w:p w14:paraId="37848CBE" w14:textId="77777777" w:rsidR="00453A38" w:rsidRDefault="00453A38" w:rsidP="00E35F1F">
      <w:pPr>
        <w:pStyle w:val="CommentText"/>
      </w:pPr>
      <w:r>
        <w:rPr>
          <w:rStyle w:val="CommentReference"/>
        </w:rPr>
        <w:annotationRef/>
      </w:r>
      <w:r>
        <w:t>for us or unto us?</w:t>
      </w:r>
    </w:p>
  </w:comment>
  <w:comment w:id="1046" w:author="Windows User" w:date="2015-10-30T08:56:00Z" w:initials="BS">
    <w:p w14:paraId="7318299D" w14:textId="77777777" w:rsidR="00453A38" w:rsidRDefault="00453A38" w:rsidP="00E35F1F">
      <w:pPr>
        <w:pStyle w:val="CommentText"/>
      </w:pPr>
      <w:r>
        <w:rPr>
          <w:rStyle w:val="CommentReference"/>
        </w:rPr>
        <w:annotationRef/>
      </w:r>
      <w:r>
        <w:t>what does eshleelooi mean?</w:t>
      </w:r>
    </w:p>
  </w:comment>
  <w:comment w:id="1047" w:author="Windows User" w:date="2015-10-30T08:56:00Z" w:initials="BS">
    <w:p w14:paraId="01016F04" w14:textId="77777777" w:rsidR="00453A38" w:rsidRDefault="00453A38" w:rsidP="00E35F1F">
      <w:pPr>
        <w:pStyle w:val="CommentText"/>
      </w:pPr>
      <w:r>
        <w:rPr>
          <w:rStyle w:val="CommentReference"/>
        </w:rPr>
        <w:annotationRef/>
      </w:r>
      <w:r>
        <w:t>save or redeem?</w:t>
      </w:r>
    </w:p>
  </w:comment>
  <w:comment w:id="1049" w:author="Windows User" w:date="2015-10-30T08:56:00Z" w:initials="BS">
    <w:p w14:paraId="2F0C8D0C" w14:textId="77777777" w:rsidR="00453A38" w:rsidRDefault="00453A38" w:rsidP="00E35F1F">
      <w:pPr>
        <w:pStyle w:val="CommentText"/>
      </w:pPr>
      <w:r>
        <w:rPr>
          <w:rStyle w:val="CommentReference"/>
        </w:rPr>
        <w:annotationRef/>
      </w:r>
      <w:r>
        <w:t>paradoxically or miraculously?</w:t>
      </w:r>
    </w:p>
  </w:comment>
  <w:comment w:id="1050" w:author="Windows User" w:date="2015-10-30T08:56:00Z" w:initials="BS">
    <w:p w14:paraId="0F8BDFBA" w14:textId="77777777" w:rsidR="00453A38" w:rsidRDefault="00453A38" w:rsidP="00E35F1F">
      <w:pPr>
        <w:pStyle w:val="CommentText"/>
      </w:pPr>
      <w:r>
        <w:rPr>
          <w:rStyle w:val="CommentReference"/>
        </w:rPr>
        <w:annotationRef/>
      </w:r>
      <w:r>
        <w:t>I get that this is perfectly valid English without 'is'. But too hard to follow fast.</w:t>
      </w:r>
    </w:p>
  </w:comment>
  <w:comment w:id="1052" w:author="Windows User" w:date="2015-10-30T08:56:00Z" w:initials="BS">
    <w:p w14:paraId="0412A3CD" w14:textId="77777777" w:rsidR="00453A38" w:rsidRDefault="00453A38" w:rsidP="00E35F1F">
      <w:pPr>
        <w:pStyle w:val="CommentText"/>
      </w:pPr>
      <w:r>
        <w:rPr>
          <w:rStyle w:val="CommentReference"/>
        </w:rPr>
        <w:annotationRef/>
      </w:r>
      <w:r>
        <w:t>this seems to be parallel to gold on all sides rather than gold roundabout it.</w:t>
      </w:r>
    </w:p>
  </w:comment>
  <w:comment w:id="1053" w:author="Windows User" w:date="2015-10-30T08:56:00Z" w:initials="BS">
    <w:p w14:paraId="5A22944C" w14:textId="77777777" w:rsidR="00453A38" w:rsidRDefault="00453A38" w:rsidP="00E35F1F">
      <w:pPr>
        <w:pStyle w:val="CommentText"/>
      </w:pPr>
      <w:r>
        <w:rPr>
          <w:rStyle w:val="CommentReference"/>
        </w:rPr>
        <w:annotationRef/>
      </w:r>
      <w:r>
        <w:t>Saviour or redeemer?</w:t>
      </w:r>
    </w:p>
  </w:comment>
  <w:comment w:id="1055" w:author="Windows User" w:date="2015-10-30T08:56:00Z" w:initials="BS">
    <w:p w14:paraId="7BA01F3B" w14:textId="77777777" w:rsidR="00453A38" w:rsidRDefault="00453A38" w:rsidP="00E35F1F">
      <w:pPr>
        <w:pStyle w:val="CommentText"/>
      </w:pPr>
      <w:r>
        <w:rPr>
          <w:rStyle w:val="CommentReference"/>
        </w:rPr>
        <w:annotationRef/>
      </w:r>
      <w:r>
        <w:t>isn't this compassion? not nishti nai...</w:t>
      </w:r>
    </w:p>
  </w:comment>
  <w:comment w:id="1058" w:author="Windows User" w:date="2015-10-30T08:56:00Z" w:initials="BS">
    <w:p w14:paraId="48DB0714" w14:textId="77777777" w:rsidR="00453A38" w:rsidRDefault="00453A38"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59" w:author="Windows User" w:date="2015-10-30T08:56:00Z" w:initials="BS">
    <w:p w14:paraId="15AB72CB" w14:textId="77777777" w:rsidR="00453A38" w:rsidRDefault="00453A38" w:rsidP="00E35F1F">
      <w:pPr>
        <w:pStyle w:val="CommentText"/>
      </w:pPr>
      <w:r>
        <w:rPr>
          <w:rStyle w:val="CommentReference"/>
        </w:rPr>
        <w:annotationRef/>
      </w:r>
      <w:r>
        <w:t>should be lampstand, not candle stick, here and throughout.</w:t>
      </w:r>
    </w:p>
  </w:comment>
  <w:comment w:id="1060" w:author="Windows User" w:date="2015-10-30T08:56:00Z" w:initials="BS">
    <w:p w14:paraId="6D5F9821" w14:textId="77777777" w:rsidR="00453A38" w:rsidRDefault="00453A38" w:rsidP="00E35F1F">
      <w:pPr>
        <w:pStyle w:val="CommentText"/>
      </w:pPr>
      <w:r>
        <w:rPr>
          <w:rStyle w:val="CommentReference"/>
        </w:rPr>
        <w:annotationRef/>
      </w:r>
      <w:r>
        <w:t>Ok, not saluted... Greeted, or I would prefer hailed...</w:t>
      </w:r>
    </w:p>
  </w:comment>
  <w:comment w:id="1061" w:author="Windows User" w:date="2015-10-30T08:56:00Z" w:initials="BS">
    <w:p w14:paraId="075C27A6" w14:textId="77777777" w:rsidR="00453A38" w:rsidRDefault="00453A38" w:rsidP="00E35F1F">
      <w:pPr>
        <w:pStyle w:val="CommentText"/>
      </w:pPr>
      <w:r>
        <w:rPr>
          <w:rStyle w:val="CommentReference"/>
        </w:rPr>
        <w:annotationRef/>
      </w:r>
      <w:r>
        <w:t>The Father was overjoyed, in your conception????</w:t>
      </w:r>
    </w:p>
  </w:comment>
  <w:comment w:id="1062" w:author="Windows User" w:date="2015-10-30T08:56:00Z" w:initials="BS">
    <w:p w14:paraId="7569AFF1" w14:textId="77777777" w:rsidR="00453A38" w:rsidRDefault="00453A38" w:rsidP="00E35F1F">
      <w:pPr>
        <w:pStyle w:val="CommentText"/>
      </w:pPr>
      <w:r>
        <w:rPr>
          <w:rStyle w:val="CommentReference"/>
        </w:rPr>
        <w:annotationRef/>
      </w:r>
      <w:r>
        <w:t>appearing doesn't sound right for parousia... coming or advent?</w:t>
      </w:r>
    </w:p>
  </w:comment>
  <w:comment w:id="1063" w:author="Windows User" w:date="2015-11-21T13:22:00Z" w:initials="WU">
    <w:p w14:paraId="728FA9EF" w14:textId="77777777" w:rsidR="00453A38" w:rsidRDefault="00453A38" w:rsidP="00E35F1F">
      <w:pPr>
        <w:pStyle w:val="CommentText"/>
      </w:pPr>
      <w:r>
        <w:rPr>
          <w:rStyle w:val="CommentReference"/>
        </w:rPr>
        <w:annotationRef/>
      </w:r>
      <w:r w:rsidRPr="00582AD7">
        <w:t>(ⲡⲉⲥⲱⲙⲁ??)</w:t>
      </w:r>
    </w:p>
  </w:comment>
  <w:comment w:id="1064" w:author="Windows User" w:date="2015-10-30T08:56:00Z" w:initials="BS">
    <w:p w14:paraId="0C77198F" w14:textId="77777777" w:rsidR="00453A38" w:rsidRDefault="00453A38" w:rsidP="00E35F1F">
      <w:pPr>
        <w:pStyle w:val="CommentText"/>
      </w:pPr>
      <w:r>
        <w:rPr>
          <w:rStyle w:val="CommentReference"/>
        </w:rPr>
        <w:annotationRef/>
      </w:r>
      <w:r>
        <w:t>kinda funny in English to switch pronoun from Lord to Virgin in one scentence.</w:t>
      </w:r>
    </w:p>
  </w:comment>
  <w:comment w:id="1067" w:author="Windows User" w:date="2015-10-30T08:56:00Z" w:initials="BS">
    <w:p w14:paraId="501C2D6F" w14:textId="77777777" w:rsidR="00453A38" w:rsidRDefault="00453A38" w:rsidP="00E35F1F">
      <w:pPr>
        <w:pStyle w:val="CommentText"/>
      </w:pPr>
      <w:r>
        <w:rPr>
          <w:rStyle w:val="CommentReference"/>
        </w:rPr>
        <w:annotationRef/>
      </w:r>
      <w:r>
        <w:t>I really didn't like preached... Is this to literal though? Maybe L.A. is better.</w:t>
      </w:r>
    </w:p>
  </w:comment>
  <w:comment w:id="1068" w:author="Windows User" w:date="2015-10-30T08:56:00Z" w:initials="BS">
    <w:p w14:paraId="6407D4C9" w14:textId="77777777" w:rsidR="00453A38" w:rsidRDefault="00453A38" w:rsidP="00E35F1F">
      <w:pPr>
        <w:pStyle w:val="CommentText"/>
      </w:pPr>
      <w:r>
        <w:rPr>
          <w:rStyle w:val="CommentReference"/>
        </w:rPr>
        <w:annotationRef/>
      </w:r>
      <w:r>
        <w:t>these thereofs are so awkward... but I can't think of a better phrasing right now.</w:t>
      </w:r>
    </w:p>
  </w:comment>
  <w:comment w:id="1069" w:author="Windows User" w:date="2015-11-21T13:23:00Z" w:initials="WU">
    <w:p w14:paraId="1B7B1E94" w14:textId="77777777" w:rsidR="00453A38" w:rsidRDefault="00453A38" w:rsidP="00E35F1F">
      <w:pPr>
        <w:pStyle w:val="CommentText"/>
      </w:pPr>
      <w:r>
        <w:rPr>
          <w:rStyle w:val="CommentReference"/>
        </w:rPr>
        <w:annotationRef/>
      </w:r>
      <w:r>
        <w:t>review</w:t>
      </w:r>
    </w:p>
  </w:comment>
  <w:comment w:id="1078" w:author="Windows User" w:date="2015-10-30T08:56:00Z" w:initials="BS">
    <w:p w14:paraId="5D50DB65" w14:textId="77777777" w:rsidR="00453A38" w:rsidRDefault="00453A38" w:rsidP="00E35F1F">
      <w:pPr>
        <w:pStyle w:val="CommentText"/>
      </w:pPr>
      <w:r>
        <w:rPr>
          <w:rStyle w:val="CommentReference"/>
        </w:rPr>
        <w:annotationRef/>
      </w:r>
      <w:r>
        <w:t>this seems kind of loose... is it ok?</w:t>
      </w:r>
    </w:p>
  </w:comment>
  <w:comment w:id="1079" w:author="Windows User" w:date="2015-10-30T08:56:00Z" w:initials="BS">
    <w:p w14:paraId="01FDA469" w14:textId="77777777" w:rsidR="00453A38" w:rsidRDefault="00453A38" w:rsidP="00E35F1F">
      <w:pPr>
        <w:pStyle w:val="CommentText"/>
      </w:pPr>
      <w:r>
        <w:rPr>
          <w:rStyle w:val="CommentReference"/>
        </w:rPr>
        <w:annotationRef/>
      </w:r>
      <w:r>
        <w:t>works or deeds?</w:t>
      </w:r>
    </w:p>
  </w:comment>
  <w:comment w:id="1080" w:author="Windows User" w:date="2015-11-21T13:24:00Z" w:initials="WU">
    <w:p w14:paraId="7A990723" w14:textId="77777777" w:rsidR="00453A38" w:rsidRDefault="00453A38" w:rsidP="00E35F1F">
      <w:pPr>
        <w:pStyle w:val="CommentText"/>
      </w:pPr>
      <w:r>
        <w:rPr>
          <w:rStyle w:val="CommentReference"/>
        </w:rPr>
        <w:annotationRef/>
      </w:r>
      <w:r>
        <w:t>review</w:t>
      </w:r>
    </w:p>
  </w:comment>
  <w:comment w:id="1081" w:author="Windows User" w:date="2015-10-30T08:56:00Z" w:initials="BS">
    <w:p w14:paraId="5BB3D65B" w14:textId="77777777" w:rsidR="00453A38" w:rsidRDefault="00453A38" w:rsidP="00E35F1F">
      <w:pPr>
        <w:pStyle w:val="CommentText"/>
      </w:pPr>
      <w:r>
        <w:rPr>
          <w:rStyle w:val="CommentReference"/>
        </w:rPr>
        <w:annotationRef/>
      </w:r>
      <w:r>
        <w:t>does Coptic have 'high'?</w:t>
      </w:r>
    </w:p>
  </w:comment>
  <w:comment w:id="1082" w:author="Windows User" w:date="2015-11-21T13:24:00Z" w:initials="WU">
    <w:p w14:paraId="1D334F95" w14:textId="77777777" w:rsidR="00453A38" w:rsidRDefault="00453A38" w:rsidP="00E35F1F">
      <w:pPr>
        <w:pStyle w:val="CommentText"/>
      </w:pPr>
      <w:r>
        <w:rPr>
          <w:rStyle w:val="CommentReference"/>
        </w:rPr>
        <w:annotationRef/>
      </w:r>
      <w:r>
        <w:t>review, add variant</w:t>
      </w:r>
    </w:p>
  </w:comment>
  <w:comment w:id="1083" w:author="Windows User" w:date="2015-10-30T08:56:00Z" w:initials="BS">
    <w:p w14:paraId="5480B788" w14:textId="77777777" w:rsidR="00453A38" w:rsidRDefault="00453A38" w:rsidP="00E35F1F">
      <w:pPr>
        <w:pStyle w:val="CommentText"/>
      </w:pPr>
      <w:r>
        <w:rPr>
          <w:rStyle w:val="CommentReference"/>
        </w:rPr>
        <w:annotationRef/>
      </w:r>
      <w:r>
        <w:t>bless or praise? inconsistent rendering of esmo</w:t>
      </w:r>
    </w:p>
  </w:comment>
  <w:comment w:id="1088" w:author="Windows User" w:date="2015-10-30T08:56:00Z" w:initials="WU">
    <w:p w14:paraId="326EFA42" w14:textId="77777777" w:rsidR="00453A38" w:rsidRDefault="00453A38" w:rsidP="006869EE">
      <w:pPr>
        <w:pStyle w:val="CommentText"/>
      </w:pPr>
      <w:r>
        <w:rPr>
          <w:rStyle w:val="CommentReference"/>
        </w:rPr>
        <w:annotationRef/>
      </w:r>
      <w:r>
        <w:t>Add notes where to insert Doxology of Prime… And Vespers Prase?</w:t>
      </w:r>
    </w:p>
  </w:comment>
  <w:comment w:id="1092" w:author="Windows User" w:date="2015-10-30T08:56:00Z" w:initials="WU">
    <w:p w14:paraId="66837344" w14:textId="77777777" w:rsidR="00453A38" w:rsidRDefault="00453A38" w:rsidP="006869EE">
      <w:pPr>
        <w:pStyle w:val="CommentText"/>
      </w:pPr>
      <w:r>
        <w:rPr>
          <w:rStyle w:val="CommentReference"/>
        </w:rPr>
        <w:annotationRef/>
      </w:r>
      <w:r>
        <w:t>May He or that He may</w:t>
      </w:r>
    </w:p>
  </w:comment>
  <w:comment w:id="1094" w:author="Windows User" w:date="2015-10-30T08:56:00Z" w:initials="BS">
    <w:p w14:paraId="5BE9E7DF" w14:textId="77777777" w:rsidR="00453A38" w:rsidRDefault="00453A38" w:rsidP="006869EE">
      <w:pPr>
        <w:pStyle w:val="CommentText"/>
      </w:pPr>
      <w:r>
        <w:rPr>
          <w:rStyle w:val="CommentReference"/>
        </w:rPr>
        <w:annotationRef/>
      </w:r>
      <w:r>
        <w:t>protopresbyters?</w:t>
      </w:r>
    </w:p>
  </w:comment>
  <w:comment w:id="1095" w:author="Windows User" w:date="2015-10-30T08:56:00Z" w:initials="BS">
    <w:p w14:paraId="37712CA1" w14:textId="77777777" w:rsidR="00453A38" w:rsidRDefault="00453A38" w:rsidP="006869EE">
      <w:pPr>
        <w:pStyle w:val="CommentText"/>
      </w:pPr>
      <w:r>
        <w:rPr>
          <w:rStyle w:val="CommentReference"/>
        </w:rPr>
        <w:annotationRef/>
      </w:r>
      <w:r>
        <w:t>those who?</w:t>
      </w:r>
    </w:p>
  </w:comment>
  <w:comment w:id="1096" w:author="Windows User" w:date="2015-10-30T08:56:00Z" w:initials="BS">
    <w:p w14:paraId="0BC9F56F" w14:textId="77777777" w:rsidR="00453A38" w:rsidRDefault="00453A38" w:rsidP="006869EE">
      <w:pPr>
        <w:pStyle w:val="CommentText"/>
      </w:pPr>
      <w:r>
        <w:rPr>
          <w:rStyle w:val="CommentReference"/>
        </w:rPr>
        <w:annotationRef/>
      </w:r>
      <w:r>
        <w:t>Yourself?</w:t>
      </w:r>
    </w:p>
  </w:comment>
  <w:comment w:id="1100" w:author="Windows User" w:date="2015-11-27T20:09:00Z" w:initials="WU">
    <w:p w14:paraId="5DD947BD" w14:textId="77777777" w:rsidR="00453A38" w:rsidRDefault="00453A38" w:rsidP="006869EE">
      <w:pPr>
        <w:pStyle w:val="CommentText"/>
      </w:pPr>
      <w:r>
        <w:rPr>
          <w:rStyle w:val="CommentReference"/>
        </w:rPr>
        <w:annotationRef/>
      </w:r>
      <w:r>
        <w:t>Confess to the Lord or confess the Lord?</w:t>
      </w:r>
    </w:p>
  </w:comment>
  <w:comment w:id="1109" w:author="Windows User" w:date="2015-10-30T08:56:00Z" w:initials="WU">
    <w:p w14:paraId="73A20223" w14:textId="77777777" w:rsidR="00453A38" w:rsidRDefault="00453A38" w:rsidP="006869EE">
      <w:pPr>
        <w:pStyle w:val="CommentText"/>
      </w:pPr>
      <w:r>
        <w:rPr>
          <w:rStyle w:val="CommentReference"/>
        </w:rPr>
        <w:annotationRef/>
      </w:r>
      <w:r>
        <w:t>Funny just to have declared here with nothing else.</w:t>
      </w:r>
    </w:p>
  </w:comment>
  <w:comment w:id="1110" w:author="Windows User" w:date="2015-10-30T08:56:00Z" w:initials="WU">
    <w:p w14:paraId="2938E8CF" w14:textId="77777777" w:rsidR="00453A38" w:rsidRDefault="00453A38" w:rsidP="006869EE">
      <w:pPr>
        <w:pStyle w:val="CommentText"/>
      </w:pPr>
      <w:r>
        <w:rPr>
          <w:rStyle w:val="CommentReference"/>
        </w:rPr>
        <w:annotationRef/>
      </w:r>
      <w:r>
        <w:t>Good News or Glad Tidings?</w:t>
      </w:r>
    </w:p>
  </w:comment>
  <w:comment w:id="1111" w:author="Windows User" w:date="2015-10-30T08:56:00Z" w:initials="WU">
    <w:p w14:paraId="07481CDA" w14:textId="77777777" w:rsidR="00453A38" w:rsidRDefault="00453A38" w:rsidP="006869EE">
      <w:pPr>
        <w:pStyle w:val="CommentText"/>
      </w:pPr>
      <w:r>
        <w:rPr>
          <w:rStyle w:val="CommentReference"/>
        </w:rPr>
        <w:annotationRef/>
      </w:r>
      <w:r>
        <w:t>Which is it? Advocate or watch over us?</w:t>
      </w:r>
    </w:p>
  </w:comment>
  <w:comment w:id="1112" w:author="Windows User" w:date="2015-10-30T08:56:00Z" w:initials="WU">
    <w:p w14:paraId="74878DE4" w14:textId="77777777" w:rsidR="00453A38" w:rsidRDefault="00453A38" w:rsidP="006869EE">
      <w:pPr>
        <w:pStyle w:val="CommentText"/>
      </w:pPr>
      <w:r>
        <w:rPr>
          <w:rStyle w:val="CommentReference"/>
        </w:rPr>
        <w:annotationRef/>
      </w:r>
      <w:r>
        <w:t>Coptic doesn’t seem to have “Mary”</w:t>
      </w:r>
    </w:p>
  </w:comment>
  <w:comment w:id="1115" w:author="Windows User" w:date="2015-10-30T08:56:00Z" w:initials="WU">
    <w:p w14:paraId="0F5B5499" w14:textId="77777777" w:rsidR="00453A38" w:rsidRDefault="00453A38" w:rsidP="006869EE">
      <w:pPr>
        <w:pStyle w:val="CommentText"/>
      </w:pPr>
      <w:r>
        <w:rPr>
          <w:rStyle w:val="CommentReference"/>
        </w:rPr>
        <w:annotationRef/>
      </w:r>
      <w:r>
        <w:t>Add footnote of what this is</w:t>
      </w:r>
    </w:p>
  </w:comment>
  <w:comment w:id="1123" w:author="Windows User" w:date="2016-02-10T12:41:00Z" w:initials="WU">
    <w:p w14:paraId="67A8D0BB" w14:textId="77777777" w:rsidR="00453A38" w:rsidRDefault="00453A38" w:rsidP="00CA3D47">
      <w:pPr>
        <w:pStyle w:val="CommentText"/>
      </w:pPr>
      <w:r>
        <w:rPr>
          <w:rStyle w:val="CommentReference"/>
        </w:rPr>
        <w:annotationRef/>
      </w:r>
      <w:r>
        <w:t>May He or that He may</w:t>
      </w:r>
    </w:p>
  </w:comment>
  <w:comment w:id="1134" w:author="Windows User" w:date="2015-10-30T08:56:00Z" w:initials="WU">
    <w:p w14:paraId="6841EDAF" w14:textId="77777777" w:rsidR="00453A38" w:rsidRDefault="00453A38">
      <w:pPr>
        <w:pStyle w:val="CommentText"/>
      </w:pPr>
      <w:r>
        <w:rPr>
          <w:rStyle w:val="CommentReference"/>
        </w:rPr>
        <w:annotationRef/>
      </w:r>
      <w:r>
        <w:t>Isn’t this one more faithful?</w:t>
      </w:r>
    </w:p>
  </w:comment>
  <w:comment w:id="1135" w:author="Windows User" w:date="2015-10-30T08:56:00Z" w:initials="WU">
    <w:p w14:paraId="44483F5F" w14:textId="77777777" w:rsidR="00453A38" w:rsidRDefault="00453A38">
      <w:pPr>
        <w:pStyle w:val="CommentText"/>
      </w:pPr>
      <w:r>
        <w:rPr>
          <w:rStyle w:val="CommentReference"/>
        </w:rPr>
        <w:annotationRef/>
      </w:r>
      <w:r>
        <w:t>Which one(s) are/is right?</w:t>
      </w:r>
    </w:p>
  </w:comment>
  <w:comment w:id="1136" w:author="Windows User" w:date="2015-10-30T08:56:00Z" w:initials="WU">
    <w:p w14:paraId="22B3EF76" w14:textId="77777777" w:rsidR="00453A38" w:rsidRDefault="00453A38">
      <w:pPr>
        <w:pStyle w:val="CommentText"/>
      </w:pPr>
      <w:r>
        <w:rPr>
          <w:rStyle w:val="CommentReference"/>
        </w:rPr>
        <w:annotationRef/>
      </w:r>
      <w:r>
        <w:t>Coptic doesn’t seem to have “O Lord”</w:t>
      </w:r>
    </w:p>
  </w:comment>
  <w:comment w:id="1140" w:author="Windows User" w:date="2015-10-30T08:56:00Z" w:initials="WU">
    <w:p w14:paraId="6BF65470" w14:textId="77777777" w:rsidR="00453A38" w:rsidRDefault="00453A38">
      <w:pPr>
        <w:pStyle w:val="CommentText"/>
      </w:pPr>
      <w:r>
        <w:rPr>
          <w:rStyle w:val="CommentReference"/>
        </w:rPr>
        <w:annotationRef/>
      </w:r>
      <w:r>
        <w:t>Called or named?</w:t>
      </w:r>
    </w:p>
  </w:comment>
  <w:comment w:id="1141" w:author="Windows User" w:date="2015-10-30T08:56:00Z" w:initials="WU">
    <w:p w14:paraId="64122CF8" w14:textId="77777777" w:rsidR="00453A38" w:rsidRDefault="00453A38">
      <w:pPr>
        <w:pStyle w:val="CommentText"/>
      </w:pPr>
      <w:r>
        <w:rPr>
          <w:rStyle w:val="CommentReference"/>
        </w:rPr>
        <w:annotationRef/>
      </w:r>
      <w:r>
        <w:t>John loved the Lord, or the Lord loved John?</w:t>
      </w:r>
    </w:p>
  </w:comment>
  <w:comment w:id="1143" w:author="Windows User" w:date="2015-10-30T08:56:00Z" w:initials="WU">
    <w:p w14:paraId="28540FAB" w14:textId="77777777" w:rsidR="00453A38" w:rsidRDefault="00453A38">
      <w:pPr>
        <w:pStyle w:val="CommentText"/>
      </w:pPr>
      <w:r>
        <w:rPr>
          <w:rStyle w:val="CommentReference"/>
        </w:rPr>
        <w:annotationRef/>
      </w:r>
      <w:r>
        <w:t>Not the Lord?</w:t>
      </w:r>
    </w:p>
  </w:comment>
  <w:comment w:id="1144" w:author="Windows User" w:date="2015-10-30T08:56:00Z" w:initials="WU">
    <w:p w14:paraId="3BE9EA57" w14:textId="77777777" w:rsidR="00453A38" w:rsidRDefault="00453A38">
      <w:pPr>
        <w:pStyle w:val="CommentText"/>
      </w:pPr>
      <w:r>
        <w:rPr>
          <w:rStyle w:val="CommentReference"/>
        </w:rPr>
        <w:annotationRef/>
      </w:r>
      <w:r>
        <w:t>The rest missing?</w:t>
      </w:r>
    </w:p>
  </w:comment>
  <w:comment w:id="1145" w:author="Windows User" w:date="2015-10-30T08:56:00Z" w:initials="WU">
    <w:p w14:paraId="17CFCF91" w14:textId="77777777" w:rsidR="00453A38" w:rsidRDefault="00453A38">
      <w:pPr>
        <w:pStyle w:val="CommentText"/>
      </w:pPr>
      <w:r>
        <w:rPr>
          <w:rStyle w:val="CommentReference"/>
        </w:rPr>
        <w:annotationRef/>
      </w:r>
      <w:r>
        <w:t>Completely different…</w:t>
      </w:r>
    </w:p>
  </w:comment>
  <w:comment w:id="1146" w:author="Windows User" w:date="2015-10-30T08:56:00Z" w:initials="WU">
    <w:p w14:paraId="1A5ABDDA" w14:textId="77777777" w:rsidR="00453A38" w:rsidRDefault="00453A38">
      <w:pPr>
        <w:pStyle w:val="CommentText"/>
      </w:pPr>
      <w:r>
        <w:rPr>
          <w:rStyle w:val="CommentReference"/>
        </w:rPr>
        <w:annotationRef/>
      </w:r>
      <w:r>
        <w:t>Sound or voices?</w:t>
      </w:r>
    </w:p>
  </w:comment>
  <w:comment w:id="1148" w:author="Windows User" w:date="2015-10-30T08:56:00Z" w:initials="WU">
    <w:p w14:paraId="2632154F" w14:textId="77777777" w:rsidR="00453A38" w:rsidRDefault="00453A38">
      <w:pPr>
        <w:pStyle w:val="CommentText"/>
      </w:pPr>
      <w:r>
        <w:rPr>
          <w:rStyle w:val="CommentReference"/>
        </w:rPr>
        <w:annotationRef/>
      </w:r>
      <w:r>
        <w:t>AAP has divinely inspired.</w:t>
      </w:r>
    </w:p>
  </w:comment>
  <w:comment w:id="1150" w:author="Windows User" w:date="2015-10-30T08:56:00Z" w:initials="WU">
    <w:p w14:paraId="6A684B9E" w14:textId="77777777" w:rsidR="00453A38" w:rsidRDefault="00453A38">
      <w:pPr>
        <w:pStyle w:val="CommentText"/>
      </w:pPr>
      <w:r>
        <w:rPr>
          <w:rStyle w:val="CommentReference"/>
        </w:rPr>
        <w:annotationRef/>
      </w:r>
      <w:r>
        <w:t>This one needs looking at.</w:t>
      </w:r>
    </w:p>
  </w:comment>
  <w:comment w:id="1151" w:author="Windows User" w:date="2015-10-30T08:56:00Z" w:initials="WU">
    <w:p w14:paraId="3E29D706" w14:textId="77777777" w:rsidR="00453A38" w:rsidRDefault="00453A38">
      <w:pPr>
        <w:pStyle w:val="CommentText"/>
      </w:pPr>
      <w:r>
        <w:rPr>
          <w:rStyle w:val="CommentReference"/>
        </w:rPr>
        <w:annotationRef/>
      </w:r>
      <w:r>
        <w:t>Partners?</w:t>
      </w:r>
    </w:p>
  </w:comment>
  <w:comment w:id="1156" w:author="Windows User" w:date="2015-10-30T08:56:00Z" w:initials="WU">
    <w:p w14:paraId="662AC6DC" w14:textId="77777777" w:rsidR="00453A38" w:rsidRDefault="00453A38">
      <w:pPr>
        <w:pStyle w:val="CommentText"/>
      </w:pPr>
      <w:r>
        <w:rPr>
          <w:rStyle w:val="CommentReference"/>
        </w:rPr>
        <w:annotationRef/>
      </w:r>
      <w:r>
        <w:t>What land?</w:t>
      </w:r>
    </w:p>
  </w:comment>
  <w:comment w:id="1158" w:author="Windows User" w:date="2015-10-30T08:56:00Z" w:initials="WU">
    <w:p w14:paraId="121BE348" w14:textId="77777777" w:rsidR="00453A38" w:rsidRDefault="00453A38">
      <w:pPr>
        <w:pStyle w:val="CommentText"/>
      </w:pPr>
      <w:r>
        <w:rPr>
          <w:rStyle w:val="CommentReference"/>
        </w:rPr>
        <w:annotationRef/>
      </w:r>
      <w:r>
        <w:t>Or englighten?</w:t>
      </w:r>
    </w:p>
  </w:comment>
  <w:comment w:id="1172" w:author="Windows User" w:date="2015-10-30T08:56:00Z" w:initials="WU">
    <w:p w14:paraId="52EAF036" w14:textId="77777777" w:rsidR="00453A38" w:rsidRDefault="00453A38">
      <w:pPr>
        <w:pStyle w:val="CommentText"/>
      </w:pPr>
      <w:r>
        <w:rPr>
          <w:rStyle w:val="CommentReference"/>
        </w:rPr>
        <w:annotationRef/>
      </w:r>
      <w:r>
        <w:t>What should this verse be?</w:t>
      </w:r>
    </w:p>
  </w:comment>
  <w:comment w:id="1183" w:author="Windows User" w:date="2015-10-30T08:56:00Z" w:initials="BS">
    <w:p w14:paraId="1A0E2428" w14:textId="77777777" w:rsidR="00453A38" w:rsidRDefault="00453A38">
      <w:pPr>
        <w:pStyle w:val="CommentText"/>
      </w:pPr>
      <w:r>
        <w:rPr>
          <w:rStyle w:val="CommentReference"/>
        </w:rPr>
        <w:annotationRef/>
      </w:r>
      <w:r>
        <w:t>wiles or snares?</w:t>
      </w:r>
    </w:p>
  </w:comment>
  <w:comment w:id="1185" w:author="Windows User" w:date="2015-10-30T08:56:00Z" w:initials="BS">
    <w:p w14:paraId="2B8DD286" w14:textId="77777777" w:rsidR="00453A38" w:rsidRDefault="00453A38">
      <w:pPr>
        <w:pStyle w:val="CommentText"/>
      </w:pPr>
      <w:r>
        <w:rPr>
          <w:rStyle w:val="CommentReference"/>
        </w:rPr>
        <w:annotationRef/>
      </w:r>
      <w:r>
        <w:t>I typed this Coptic... so it will have typos..</w:t>
      </w:r>
    </w:p>
  </w:comment>
  <w:comment w:id="1186" w:author="Windows User" w:date="2015-10-30T08:56:00Z" w:initials="WU">
    <w:p w14:paraId="7AD216CC" w14:textId="77777777" w:rsidR="00453A38" w:rsidRDefault="00453A38">
      <w:pPr>
        <w:pStyle w:val="CommentText"/>
      </w:pPr>
      <w:r>
        <w:rPr>
          <w:rStyle w:val="CommentReference"/>
        </w:rPr>
        <w:annotationRef/>
      </w:r>
      <w:r>
        <w:t>You reign? The dominion is yours? Yours is the dominion?</w:t>
      </w:r>
    </w:p>
  </w:comment>
  <w:comment w:id="1188" w:author="Windows User" w:date="2015-10-30T08:56:00Z" w:initials="BS">
    <w:p w14:paraId="68C1922F" w14:textId="77777777" w:rsidR="00453A38" w:rsidRDefault="00453A38">
      <w:pPr>
        <w:pStyle w:val="CommentText"/>
      </w:pPr>
      <w:r>
        <w:rPr>
          <w:rStyle w:val="CommentReference"/>
        </w:rPr>
        <w:annotationRef/>
      </w:r>
      <w:r>
        <w:t>omit 'be' in contemporary?</w:t>
      </w:r>
    </w:p>
  </w:comment>
  <w:comment w:id="1189" w:author="Windows User" w:date="2015-10-30T08:56:00Z" w:initials="BS">
    <w:p w14:paraId="6511FB80" w14:textId="77777777" w:rsidR="00453A38" w:rsidRDefault="00453A38">
      <w:pPr>
        <w:pStyle w:val="CommentText"/>
      </w:pPr>
      <w:r>
        <w:rPr>
          <w:rStyle w:val="CommentReference"/>
        </w:rPr>
        <w:annotationRef/>
      </w:r>
      <w:r>
        <w:t>Abouna Antony: I typed this Coptic from the black book. Jenkims were very unclear. Please proof for typos.</w:t>
      </w:r>
    </w:p>
  </w:comment>
  <w:comment w:id="1190" w:author="Windows User" w:date="2015-10-30T08:56:00Z" w:initials="BS">
    <w:p w14:paraId="7DEA42F3" w14:textId="77777777" w:rsidR="00453A38" w:rsidRDefault="00453A38">
      <w:pPr>
        <w:pStyle w:val="CommentText"/>
      </w:pPr>
      <w:r>
        <w:rPr>
          <w:rStyle w:val="CommentReference"/>
        </w:rPr>
        <w:annotationRef/>
      </w:r>
      <w:r>
        <w:t>"is" before "the King" would make this whole vs flow as a sentence...</w:t>
      </w:r>
    </w:p>
  </w:comment>
  <w:comment w:id="1191" w:author="Windows User" w:date="2015-10-30T08:56:00Z" w:initials="BS">
    <w:p w14:paraId="1F17623C" w14:textId="77777777" w:rsidR="00453A38" w:rsidRDefault="00453A38">
      <w:pPr>
        <w:pStyle w:val="CommentText"/>
      </w:pPr>
      <w:r>
        <w:rPr>
          <w:rStyle w:val="CommentReference"/>
        </w:rPr>
        <w:annotationRef/>
      </w:r>
      <w:r>
        <w:t>ask more modern than entreat... but not quite right?</w:t>
      </w:r>
    </w:p>
  </w:comment>
  <w:comment w:id="1210" w:author="Windows User" w:date="2015-10-30T08:56:00Z" w:initials="WU">
    <w:p w14:paraId="5F20584F" w14:textId="77777777" w:rsidR="00453A38" w:rsidRDefault="00453A38">
      <w:pPr>
        <w:pStyle w:val="CommentText"/>
      </w:pPr>
      <w:r>
        <w:rPr>
          <w:rStyle w:val="CommentReference"/>
        </w:rPr>
        <w:annotationRef/>
      </w:r>
      <w:r>
        <w:t>Needs work.</w:t>
      </w:r>
    </w:p>
  </w:comment>
  <w:comment w:id="1215" w:author="Windows User" w:date="2015-10-30T08:56:00Z" w:initials="WU">
    <w:p w14:paraId="76E8B799" w14:textId="77777777" w:rsidR="00453A38" w:rsidRDefault="00453A38">
      <w:pPr>
        <w:pStyle w:val="CommentText"/>
      </w:pPr>
      <w:r>
        <w:rPr>
          <w:rStyle w:val="CommentReference"/>
        </w:rPr>
        <w:annotationRef/>
      </w:r>
      <w:r>
        <w:t>Should this be tho-out 5? Or 25?</w:t>
      </w:r>
    </w:p>
  </w:comment>
  <w:comment w:id="1222" w:author="Windows User" w:date="2015-11-11T11:06:00Z" w:initials="WU">
    <w:p w14:paraId="58D84DCF" w14:textId="77777777" w:rsidR="00453A38" w:rsidRDefault="00453A38">
      <w:pPr>
        <w:pStyle w:val="CommentText"/>
      </w:pPr>
      <w:r>
        <w:rPr>
          <w:rStyle w:val="CommentReference"/>
        </w:rPr>
        <w:annotationRef/>
      </w:r>
      <w:r>
        <w:t>Should this be last age or something?</w:t>
      </w:r>
    </w:p>
  </w:comment>
  <w:comment w:id="1224" w:author="Windows User" w:date="2015-11-11T11:00:00Z" w:initials="WU">
    <w:p w14:paraId="7D2DE752" w14:textId="77777777" w:rsidR="00453A38" w:rsidRDefault="00453A38">
      <w:pPr>
        <w:pStyle w:val="CommentText"/>
      </w:pPr>
      <w:r>
        <w:rPr>
          <w:rStyle w:val="CommentReference"/>
        </w:rPr>
        <w:annotationRef/>
      </w:r>
      <w:r>
        <w:t>This needs reviewing!</w:t>
      </w:r>
    </w:p>
  </w:comment>
  <w:comment w:id="1225" w:author="Windows User" w:date="2015-11-11T11:00:00Z" w:initials="WU">
    <w:p w14:paraId="65102EEC" w14:textId="77777777" w:rsidR="00453A38" w:rsidRDefault="00453A38">
      <w:pPr>
        <w:pStyle w:val="CommentText"/>
      </w:pPr>
      <w:r>
        <w:rPr>
          <w:rStyle w:val="CommentReference"/>
        </w:rPr>
        <w:annotationRef/>
      </w:r>
      <w:r>
        <w:t xml:space="preserve">This is probably wrong. God on high? </w:t>
      </w:r>
    </w:p>
  </w:comment>
  <w:comment w:id="1230" w:author="Windows User" w:date="2015-10-30T08:56:00Z" w:initials="WU">
    <w:p w14:paraId="38E4F092" w14:textId="77777777" w:rsidR="00453A38" w:rsidRDefault="00453A38">
      <w:pPr>
        <w:pStyle w:val="CommentText"/>
      </w:pPr>
      <w:r>
        <w:rPr>
          <w:rStyle w:val="CommentReference"/>
        </w:rPr>
        <w:annotationRef/>
      </w:r>
      <w:r>
        <w:t>Confirmed?</w:t>
      </w:r>
    </w:p>
  </w:comment>
  <w:comment w:id="1241" w:author="Windows User" w:date="2015-10-30T08:56:00Z" w:initials="WU">
    <w:p w14:paraId="41EDECE7" w14:textId="77777777" w:rsidR="00453A38" w:rsidRDefault="00453A38">
      <w:pPr>
        <w:pStyle w:val="CommentText"/>
      </w:pPr>
      <w:r>
        <w:rPr>
          <w:rStyle w:val="CommentReference"/>
        </w:rPr>
        <w:annotationRef/>
      </w:r>
      <w:r>
        <w:t>Heroes, or athletes?</w:t>
      </w:r>
    </w:p>
  </w:comment>
  <w:comment w:id="1268" w:author="Windows User" w:date="2015-10-30T08:56:00Z" w:initials="WU">
    <w:p w14:paraId="5FA627EB" w14:textId="77777777" w:rsidR="00453A38" w:rsidRDefault="00453A38">
      <w:pPr>
        <w:pStyle w:val="CommentText"/>
      </w:pPr>
      <w:r>
        <w:rPr>
          <w:rStyle w:val="CommentReference"/>
        </w:rPr>
        <w:annotationRef/>
      </w:r>
      <w:r>
        <w:t>Beasts or creatures?</w:t>
      </w:r>
    </w:p>
  </w:comment>
  <w:comment w:id="1269" w:author="Windows User" w:date="2015-10-30T08:56:00Z" w:initials="WU">
    <w:p w14:paraId="04563F96" w14:textId="77777777" w:rsidR="00453A38" w:rsidRDefault="00453A38">
      <w:pPr>
        <w:pStyle w:val="CommentText"/>
      </w:pPr>
      <w:r>
        <w:rPr>
          <w:rStyle w:val="CommentReference"/>
        </w:rPr>
        <w:annotationRef/>
      </w:r>
      <w:r>
        <w:t>Incessant? Or unceasing?</w:t>
      </w:r>
    </w:p>
  </w:comment>
  <w:comment w:id="1270" w:author="Windows User" w:date="2015-10-30T08:56:00Z" w:initials="WU">
    <w:p w14:paraId="7BD20F77" w14:textId="77777777" w:rsidR="00453A38" w:rsidRDefault="00453A38">
      <w:pPr>
        <w:pStyle w:val="CommentText"/>
      </w:pPr>
      <w:r>
        <w:rPr>
          <w:rStyle w:val="CommentReference"/>
        </w:rPr>
        <w:annotationRef/>
      </w:r>
      <w:r>
        <w:t>Flames of fire or fervent as fire?</w:t>
      </w:r>
    </w:p>
  </w:comment>
  <w:comment w:id="1274" w:author="Windows User" w:date="2015-10-30T08:56:00Z" w:initials="WU">
    <w:p w14:paraId="44A84E5A" w14:textId="77777777" w:rsidR="00453A38" w:rsidRDefault="00453A38">
      <w:pPr>
        <w:pStyle w:val="CommentText"/>
      </w:pPr>
      <w:r>
        <w:rPr>
          <w:rStyle w:val="CommentReference"/>
        </w:rPr>
        <w:annotationRef/>
      </w:r>
      <w:r>
        <w:t>Serving the Lord, or serving before the Lord?</w:t>
      </w:r>
    </w:p>
  </w:comment>
  <w:comment w:id="1288" w:author="Windows User" w:date="2015-10-30T08:56:00Z" w:initials="WU">
    <w:p w14:paraId="07D2B1EF" w14:textId="77777777" w:rsidR="00453A38" w:rsidRDefault="00453A38">
      <w:pPr>
        <w:pStyle w:val="CommentText"/>
      </w:pPr>
      <w:r>
        <w:rPr>
          <w:rStyle w:val="CommentReference"/>
        </w:rPr>
        <w:annotationRef/>
      </w:r>
      <w:r>
        <w:t>Or voice of God?</w:t>
      </w:r>
    </w:p>
  </w:comment>
  <w:comment w:id="1289" w:author="Windows User" w:date="2015-10-30T08:56:00Z" w:initials="WU">
    <w:p w14:paraId="3900CC21" w14:textId="77777777" w:rsidR="00453A38" w:rsidRDefault="00453A38">
      <w:pPr>
        <w:pStyle w:val="CommentText"/>
      </w:pPr>
      <w:r>
        <w:rPr>
          <w:rStyle w:val="CommentReference"/>
        </w:rPr>
        <w:annotationRef/>
      </w:r>
      <w:r>
        <w:t>Received or accepted?</w:t>
      </w:r>
    </w:p>
  </w:comment>
  <w:comment w:id="1294" w:author="Windows User" w:date="2015-11-06T08:39:00Z" w:initials="WU">
    <w:p w14:paraId="6EA3F191" w14:textId="77777777" w:rsidR="00453A38" w:rsidRDefault="00453A38">
      <w:pPr>
        <w:pStyle w:val="CommentText"/>
      </w:pPr>
      <w:r>
        <w:rPr>
          <w:rStyle w:val="CommentReference"/>
        </w:rPr>
        <w:annotationRef/>
      </w:r>
      <w:r>
        <w:t>Is this the right St. Theodore?</w:t>
      </w:r>
    </w:p>
  </w:comment>
  <w:comment w:id="1300" w:author="Windows User" w:date="2015-10-30T08:56:00Z" w:initials="WU">
    <w:p w14:paraId="227730E1" w14:textId="77777777" w:rsidR="00453A38" w:rsidRDefault="00453A38">
      <w:pPr>
        <w:pStyle w:val="CommentText"/>
      </w:pPr>
      <w:r>
        <w:rPr>
          <w:rStyle w:val="CommentReference"/>
        </w:rPr>
        <w:annotationRef/>
      </w:r>
      <w:r>
        <w:t>Prabios or Arabius? Doctors and physicians or physicians and well learned?</w:t>
      </w:r>
    </w:p>
  </w:comment>
  <w:comment w:id="1301" w:author="Windows User" w:date="2015-10-30T08:56:00Z" w:initials="WU">
    <w:p w14:paraId="519ADC1D" w14:textId="77777777" w:rsidR="00453A38" w:rsidRDefault="00453A38">
      <w:pPr>
        <w:pStyle w:val="CommentText"/>
      </w:pPr>
      <w:r>
        <w:rPr>
          <w:rStyle w:val="CommentReference"/>
        </w:rPr>
        <w:annotationRef/>
      </w:r>
      <w:r>
        <w:t>Building them upon the Name?</w:t>
      </w:r>
    </w:p>
  </w:comment>
  <w:comment w:id="1311" w:author="Windows User" w:date="2015-10-30T08:56:00Z" w:initials="WU">
    <w:p w14:paraId="3CFB1D1A" w14:textId="77777777" w:rsidR="00453A38" w:rsidRDefault="00453A38">
      <w:pPr>
        <w:pStyle w:val="CommentText"/>
      </w:pPr>
      <w:r>
        <w:rPr>
          <w:rStyle w:val="CommentReference"/>
        </w:rPr>
        <w:annotationRef/>
      </w:r>
      <w:r>
        <w:t>Placed or established?</w:t>
      </w:r>
    </w:p>
  </w:comment>
  <w:comment w:id="1312" w:author="Windows User" w:date="2015-10-30T08:56:00Z" w:initials="WU">
    <w:p w14:paraId="08983CC0" w14:textId="77777777" w:rsidR="00453A38" w:rsidRDefault="00453A38">
      <w:pPr>
        <w:pStyle w:val="CommentText"/>
      </w:pPr>
      <w:r>
        <w:rPr>
          <w:rStyle w:val="CommentReference"/>
        </w:rPr>
        <w:annotationRef/>
      </w:r>
      <w:r>
        <w:t>Or refused?</w:t>
      </w:r>
    </w:p>
  </w:comment>
  <w:comment w:id="1318" w:author="Windows User" w:date="2015-10-30T08:56:00Z" w:initials="WU">
    <w:p w14:paraId="535F3E1B" w14:textId="77777777" w:rsidR="00453A38" w:rsidRDefault="00453A38">
      <w:pPr>
        <w:pStyle w:val="CommentText"/>
      </w:pPr>
      <w:r>
        <w:rPr>
          <w:rStyle w:val="CommentReference"/>
        </w:rPr>
        <w:annotationRef/>
      </w:r>
      <w:r>
        <w:t>Sprung forth? Came forth? Blossomed?</w:t>
      </w:r>
    </w:p>
  </w:comment>
  <w:comment w:id="1330" w:author="Windows User" w:date="2015-10-30T08:56:00Z" w:initials="BS">
    <w:p w14:paraId="07DE8008" w14:textId="77777777" w:rsidR="00453A38" w:rsidRDefault="00453A38">
      <w:pPr>
        <w:pStyle w:val="CommentText"/>
      </w:pPr>
      <w:r>
        <w:rPr>
          <w:rStyle w:val="CommentReference"/>
        </w:rPr>
        <w:annotationRef/>
      </w:r>
      <w:r>
        <w:t>what does this mean?</w:t>
      </w:r>
    </w:p>
  </w:comment>
  <w:comment w:id="1331" w:author="Windows User" w:date="2015-10-30T08:56:00Z" w:initials="BS">
    <w:p w14:paraId="7DE26DCC" w14:textId="77777777" w:rsidR="00453A38" w:rsidRDefault="00453A38">
      <w:pPr>
        <w:pStyle w:val="CommentText"/>
      </w:pPr>
      <w:r>
        <w:rPr>
          <w:rStyle w:val="CommentReference"/>
        </w:rPr>
        <w:annotationRef/>
      </w:r>
      <w:r>
        <w:t>announced or proclaimed?</w:t>
      </w:r>
    </w:p>
  </w:comment>
  <w:comment w:id="1335" w:author="Windows User" w:date="2015-10-30T08:56:00Z" w:initials="WU">
    <w:p w14:paraId="729B2278" w14:textId="77777777" w:rsidR="00453A38" w:rsidRDefault="00453A38">
      <w:pPr>
        <w:pStyle w:val="CommentText"/>
      </w:pPr>
      <w:r>
        <w:rPr>
          <w:rStyle w:val="CommentReference"/>
        </w:rPr>
        <w:annotationRef/>
      </w:r>
      <w:r>
        <w:t>?</w:t>
      </w:r>
    </w:p>
  </w:comment>
  <w:comment w:id="1336" w:author="Windows User" w:date="2015-10-30T08:56:00Z" w:initials="WU">
    <w:p w14:paraId="44863D12" w14:textId="77777777" w:rsidR="00453A38" w:rsidRDefault="00453A38">
      <w:pPr>
        <w:pStyle w:val="CommentText"/>
      </w:pPr>
      <w:r>
        <w:rPr>
          <w:rStyle w:val="CommentReference"/>
        </w:rPr>
        <w:annotationRef/>
      </w:r>
      <w:r>
        <w:t>Bride, no, not bridegroom?</w:t>
      </w:r>
    </w:p>
  </w:comment>
  <w:comment w:id="1339" w:author="Windows User" w:date="2015-10-30T08:56:00Z" w:initials="WU">
    <w:p w14:paraId="6CE1AF88" w14:textId="77777777" w:rsidR="00453A38" w:rsidRDefault="00453A38">
      <w:pPr>
        <w:pStyle w:val="CommentText"/>
      </w:pPr>
      <w:r>
        <w:rPr>
          <w:rStyle w:val="CommentReference"/>
        </w:rPr>
        <w:annotationRef/>
      </w:r>
      <w:r>
        <w:t>Return?</w:t>
      </w:r>
    </w:p>
  </w:comment>
  <w:comment w:id="1340" w:author="Windows User" w:date="2015-10-30T08:56:00Z" w:initials="WU">
    <w:p w14:paraId="2917E600" w14:textId="77777777" w:rsidR="00453A38" w:rsidRDefault="00453A38">
      <w:pPr>
        <w:pStyle w:val="CommentText"/>
      </w:pPr>
      <w:r>
        <w:rPr>
          <w:rStyle w:val="CommentReference"/>
        </w:rPr>
        <w:annotationRef/>
      </w:r>
      <w:r>
        <w:t>Establishment? Building up?</w:t>
      </w:r>
    </w:p>
  </w:comment>
  <w:comment w:id="1342" w:author="Windows User" w:date="2015-10-30T08:56:00Z" w:initials="WU">
    <w:p w14:paraId="14DF4F91" w14:textId="77777777" w:rsidR="00453A38" w:rsidRDefault="00453A38">
      <w:pPr>
        <w:pStyle w:val="CommentText"/>
      </w:pPr>
      <w:r>
        <w:rPr>
          <w:rStyle w:val="CommentReference"/>
        </w:rPr>
        <w:annotationRef/>
      </w:r>
      <w:r>
        <w:t>Heavenly evangelist? Good tidings? Glad tidings? Good news?</w:t>
      </w:r>
    </w:p>
  </w:comment>
  <w:comment w:id="1343" w:author="Windows User" w:date="2015-10-30T08:56:00Z" w:initials="WU">
    <w:p w14:paraId="55FC1EAE" w14:textId="77777777" w:rsidR="00453A38" w:rsidRDefault="00453A38">
      <w:pPr>
        <w:pStyle w:val="CommentText"/>
      </w:pPr>
      <w:r>
        <w:rPr>
          <w:rStyle w:val="CommentReference"/>
        </w:rPr>
        <w:annotationRef/>
      </w:r>
      <w:r>
        <w:t>I don’t see “the Lord is with you” in the Coptic</w:t>
      </w:r>
    </w:p>
    <w:p w14:paraId="4431CB1C" w14:textId="77777777" w:rsidR="00453A38" w:rsidRDefault="00453A38">
      <w:pPr>
        <w:pStyle w:val="CommentText"/>
      </w:pPr>
    </w:p>
  </w:comment>
  <w:comment w:id="1344" w:author="Windows User" w:date="2015-10-30T08:56:00Z" w:initials="WU">
    <w:p w14:paraId="4549B91A" w14:textId="77777777" w:rsidR="00453A38" w:rsidRDefault="00453A38">
      <w:pPr>
        <w:pStyle w:val="CommentText"/>
      </w:pPr>
      <w:r>
        <w:rPr>
          <w:rStyle w:val="CommentReference"/>
        </w:rPr>
        <w:annotationRef/>
      </w:r>
      <w:r>
        <w:t>Heavenly herald of Good News?</w:t>
      </w:r>
    </w:p>
    <w:p w14:paraId="384F02AC" w14:textId="77777777" w:rsidR="00453A38" w:rsidRDefault="00453A38">
      <w:pPr>
        <w:pStyle w:val="CommentText"/>
      </w:pPr>
    </w:p>
  </w:comment>
  <w:comment w:id="1351" w:author="Windows User" w:date="2015-10-30T08:56:00Z" w:initials="WU">
    <w:p w14:paraId="4A264D5C" w14:textId="77777777" w:rsidR="00453A38" w:rsidRDefault="00453A38">
      <w:pPr>
        <w:pStyle w:val="CommentText"/>
      </w:pPr>
      <w:r>
        <w:rPr>
          <w:rStyle w:val="CommentReference"/>
        </w:rPr>
        <w:annotationRef/>
      </w:r>
      <w:r>
        <w:t>I think we’re doing holy for ethowab, but saint for agios… open to discussion though.</w:t>
      </w:r>
    </w:p>
  </w:comment>
  <w:comment w:id="1373" w:author="Windows User" w:date="2015-10-30T08:56:00Z" w:initials="BS">
    <w:p w14:paraId="20FFD670" w14:textId="77777777" w:rsidR="00453A38" w:rsidRDefault="00453A38" w:rsidP="006A0382">
      <w:pPr>
        <w:pStyle w:val="CommentText"/>
      </w:pPr>
      <w:r>
        <w:rPr>
          <w:rStyle w:val="CommentReference"/>
        </w:rPr>
        <w:annotationRef/>
      </w:r>
      <w:r>
        <w:t>theotokos, not mav em ef Nooti</w:t>
      </w:r>
    </w:p>
  </w:comment>
  <w:comment w:id="1376" w:author="Windows User" w:date="2015-10-30T08:56:00Z" w:initials="WU">
    <w:p w14:paraId="3A72AA33" w14:textId="77777777" w:rsidR="00453A38" w:rsidRDefault="00453A38">
      <w:pPr>
        <w:pStyle w:val="CommentText"/>
      </w:pPr>
      <w:r>
        <w:rPr>
          <w:rStyle w:val="CommentReference"/>
        </w:rPr>
        <w:annotationRef/>
      </w:r>
      <w:r>
        <w:t>Redeemed?</w:t>
      </w:r>
    </w:p>
  </w:comment>
  <w:comment w:id="1377" w:author="Windows User" w:date="2015-10-30T08:56:00Z" w:initials="WU">
    <w:p w14:paraId="5BF82FF5" w14:textId="77777777" w:rsidR="00453A38" w:rsidRDefault="00453A38">
      <w:pPr>
        <w:pStyle w:val="CommentText"/>
      </w:pPr>
      <w:r>
        <w:rPr>
          <w:rStyle w:val="CommentReference"/>
        </w:rPr>
        <w:annotationRef/>
      </w:r>
      <w:r>
        <w:t>For? So?</w:t>
      </w:r>
    </w:p>
  </w:comment>
  <w:comment w:id="1382" w:author="Windows User" w:date="2015-10-30T08:56:00Z" w:initials="WU">
    <w:p w14:paraId="5B54A424" w14:textId="77777777" w:rsidR="00453A38" w:rsidRDefault="00453A38">
      <w:pPr>
        <w:pStyle w:val="CommentText"/>
      </w:pPr>
      <w:r>
        <w:rPr>
          <w:rStyle w:val="CommentReference"/>
        </w:rPr>
        <w:annotationRef/>
      </w:r>
      <w:r>
        <w:t>Or did shine and did illuminate</w:t>
      </w:r>
    </w:p>
  </w:comment>
  <w:comment w:id="1383" w:author="Windows User" w:date="2015-10-30T08:56:00Z" w:initials="WU">
    <w:p w14:paraId="5929E69F" w14:textId="77777777" w:rsidR="00453A38" w:rsidRDefault="00453A38">
      <w:pPr>
        <w:pStyle w:val="CommentText"/>
      </w:pPr>
      <w:r>
        <w:rPr>
          <w:rStyle w:val="CommentReference"/>
        </w:rPr>
        <w:annotationRef/>
      </w:r>
      <w:r>
        <w:t>What should this verse be?</w:t>
      </w:r>
    </w:p>
  </w:comment>
  <w:comment w:id="1384" w:author="Windows User" w:date="2015-10-30T08:56:00Z" w:initials="WU">
    <w:p w14:paraId="37815108" w14:textId="77777777" w:rsidR="00453A38" w:rsidRDefault="00453A38">
      <w:pPr>
        <w:pStyle w:val="CommentText"/>
      </w:pPr>
      <w:r>
        <w:rPr>
          <w:rStyle w:val="CommentReference"/>
        </w:rPr>
        <w:annotationRef/>
      </w:r>
      <w:r>
        <w:t>Uhm… does this mean something else, because saying the seal of the door Ezekiel saw was raised seems really bad …</w:t>
      </w:r>
    </w:p>
  </w:comment>
  <w:comment w:id="1385" w:author="Windows User" w:date="2015-10-30T08:56:00Z" w:initials="WU">
    <w:p w14:paraId="770E6FA0" w14:textId="77777777" w:rsidR="00453A38" w:rsidRDefault="00453A38">
      <w:pPr>
        <w:pStyle w:val="CommentText"/>
      </w:pPr>
      <w:r>
        <w:rPr>
          <w:rStyle w:val="CommentReference"/>
        </w:rPr>
        <w:annotationRef/>
      </w:r>
      <w:r>
        <w:t>Who?</w:t>
      </w:r>
    </w:p>
  </w:comment>
  <w:comment w:id="1386" w:author="Windows User" w:date="2015-10-30T08:56:00Z" w:initials="WU">
    <w:p w14:paraId="7FDD5784" w14:textId="77777777" w:rsidR="00453A38" w:rsidRDefault="00453A38">
      <w:pPr>
        <w:pStyle w:val="CommentText"/>
      </w:pPr>
      <w:r>
        <w:rPr>
          <w:rStyle w:val="CommentReference"/>
        </w:rPr>
        <w:annotationRef/>
      </w:r>
      <w:r>
        <w:t>Different adjective</w:t>
      </w:r>
    </w:p>
  </w:comment>
  <w:comment w:id="1387" w:author="Windows User" w:date="2015-10-30T08:56:00Z" w:initials="WU">
    <w:p w14:paraId="69734FAC" w14:textId="77777777" w:rsidR="00453A38" w:rsidRDefault="00453A38">
      <w:pPr>
        <w:pStyle w:val="CommentText"/>
      </w:pPr>
      <w:r>
        <w:rPr>
          <w:rStyle w:val="CommentReference"/>
        </w:rPr>
        <w:annotationRef/>
      </w:r>
      <w:r>
        <w:t>Sickness?</w:t>
      </w:r>
    </w:p>
  </w:comment>
  <w:comment w:id="1390" w:author="Windows User" w:date="2015-10-30T08:56:00Z" w:initials="BS">
    <w:p w14:paraId="07C468E8" w14:textId="77777777" w:rsidR="00453A38" w:rsidRDefault="00453A38">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3" w:author="Windows User" w:date="2015-10-30T08:56:00Z" w:initials="WU">
    <w:p w14:paraId="14F94395" w14:textId="77777777" w:rsidR="00453A38" w:rsidRDefault="00453A38">
      <w:pPr>
        <w:pStyle w:val="CommentText"/>
      </w:pPr>
      <w:r>
        <w:rPr>
          <w:rStyle w:val="CommentReference"/>
        </w:rPr>
        <w:annotationRef/>
      </w:r>
      <w:r>
        <w:t>What?</w:t>
      </w:r>
    </w:p>
  </w:comment>
  <w:comment w:id="1402" w:author="Windows User" w:date="2015-10-30T08:56:00Z" w:initials="WU">
    <w:p w14:paraId="39A2608E" w14:textId="77777777" w:rsidR="00453A38" w:rsidRDefault="00453A38">
      <w:pPr>
        <w:pStyle w:val="CommentText"/>
      </w:pPr>
      <w:r>
        <w:rPr>
          <w:rStyle w:val="CommentReference"/>
        </w:rPr>
        <w:annotationRef/>
      </w:r>
    </w:p>
  </w:comment>
  <w:comment w:id="1413" w:author="Windows User" w:date="2015-10-30T08:56:00Z" w:initials="WU">
    <w:p w14:paraId="255EEE9F" w14:textId="77777777" w:rsidR="00453A38" w:rsidRDefault="00453A38">
      <w:pPr>
        <w:pStyle w:val="CommentText"/>
      </w:pPr>
      <w:r>
        <w:rPr>
          <w:rStyle w:val="CommentReference"/>
        </w:rPr>
        <w:annotationRef/>
      </w:r>
      <w:r>
        <w:t>Is abouna going by a different version of the Coptic?</w:t>
      </w:r>
    </w:p>
    <w:p w14:paraId="45F504BB" w14:textId="77777777" w:rsidR="00453A38" w:rsidRDefault="00453A38">
      <w:pPr>
        <w:pStyle w:val="CommentText"/>
      </w:pPr>
    </w:p>
  </w:comment>
  <w:comment w:id="1415" w:author="Windows User" w:date="2015-10-30T08:56:00Z" w:initials="WU">
    <w:p w14:paraId="63C351E6" w14:textId="77777777" w:rsidR="00453A38" w:rsidRDefault="00453A38">
      <w:pPr>
        <w:pStyle w:val="CommentText"/>
      </w:pPr>
      <w:r>
        <w:rPr>
          <w:rStyle w:val="CommentReference"/>
        </w:rPr>
        <w:annotationRef/>
      </w:r>
      <w:r>
        <w:t>Praise and victory doesn’t make sense.</w:t>
      </w:r>
    </w:p>
  </w:comment>
  <w:comment w:id="1417" w:author="Windows User" w:date="2015-10-30T08:56:00Z" w:initials="WU">
    <w:p w14:paraId="5729C7D5" w14:textId="77777777" w:rsidR="00453A38" w:rsidRDefault="00453A38">
      <w:pPr>
        <w:pStyle w:val="CommentText"/>
      </w:pPr>
      <w:r>
        <w:rPr>
          <w:rStyle w:val="CommentReference"/>
        </w:rPr>
        <w:annotationRef/>
      </w:r>
      <w:r>
        <w:t>Godhead?</w:t>
      </w:r>
    </w:p>
  </w:comment>
  <w:comment w:id="1426" w:author="Windows User" w:date="2015-10-30T08:56:00Z" w:initials="WU">
    <w:p w14:paraId="78E42A11" w14:textId="77777777" w:rsidR="00453A38" w:rsidRDefault="00453A38">
      <w:pPr>
        <w:pStyle w:val="CommentText"/>
      </w:pPr>
      <w:r>
        <w:rPr>
          <w:rStyle w:val="CommentReference"/>
        </w:rPr>
        <w:annotationRef/>
      </w:r>
      <w:r>
        <w:t>Establish?</w:t>
      </w:r>
    </w:p>
  </w:comment>
  <w:comment w:id="1427" w:author="Windows User" w:date="2015-10-30T08:56:00Z" w:initials="WU">
    <w:p w14:paraId="642EB965" w14:textId="77777777" w:rsidR="00453A38" w:rsidRDefault="00453A38">
      <w:pPr>
        <w:pStyle w:val="CommentText"/>
      </w:pPr>
      <w:r>
        <w:rPr>
          <w:rStyle w:val="CommentReference"/>
        </w:rPr>
        <w:annotationRef/>
      </w:r>
      <w:r>
        <w:t>Check another source… missing puncuation</w:t>
      </w:r>
    </w:p>
  </w:comment>
  <w:comment w:id="1428" w:author="Windows User" w:date="2015-10-30T08:56:00Z" w:initials="WU">
    <w:p w14:paraId="6F8B5532" w14:textId="77777777" w:rsidR="00453A38" w:rsidRDefault="00453A38">
      <w:pPr>
        <w:pStyle w:val="CommentText"/>
      </w:pPr>
      <w:r>
        <w:rPr>
          <w:rStyle w:val="CommentReference"/>
        </w:rPr>
        <w:annotationRef/>
      </w:r>
      <w:r>
        <w:t>Worked?</w:t>
      </w:r>
    </w:p>
  </w:comment>
  <w:comment w:id="1429" w:author="Windows User" w:date="2015-10-30T08:56:00Z" w:initials="WU">
    <w:p w14:paraId="4F504285" w14:textId="77777777" w:rsidR="00453A38" w:rsidRDefault="00453A38">
      <w:pPr>
        <w:pStyle w:val="CommentText"/>
      </w:pPr>
      <w:r>
        <w:rPr>
          <w:rStyle w:val="CommentReference"/>
        </w:rPr>
        <w:annotationRef/>
      </w:r>
      <w:r>
        <w:t>Thrice holy or Trisagion?</w:t>
      </w:r>
    </w:p>
  </w:comment>
  <w:comment w:id="1431" w:author="Windows User" w:date="2015-10-30T08:56:00Z" w:initials="WU">
    <w:p w14:paraId="5514BCC2" w14:textId="77777777" w:rsidR="00453A38" w:rsidRPr="00936DE7" w:rsidRDefault="00453A3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2" w:author="Windows User" w:date="2015-10-30T08:56:00Z" w:initials="WU">
    <w:p w14:paraId="179A5384" w14:textId="77777777" w:rsidR="00453A38" w:rsidRDefault="00453A38">
      <w:pPr>
        <w:pStyle w:val="CommentText"/>
      </w:pPr>
      <w:r>
        <w:rPr>
          <w:rStyle w:val="CommentReference"/>
        </w:rPr>
        <w:annotationRef/>
      </w:r>
      <w:r>
        <w:t>Right translation?</w:t>
      </w:r>
    </w:p>
  </w:comment>
  <w:comment w:id="1434" w:author="Windows User" w:date="2015-10-30T08:56:00Z" w:initials="WU">
    <w:p w14:paraId="1682BE28" w14:textId="77777777" w:rsidR="00453A38" w:rsidRDefault="00453A38">
      <w:pPr>
        <w:pStyle w:val="CommentText"/>
      </w:pPr>
      <w:r>
        <w:rPr>
          <w:rStyle w:val="CommentReference"/>
        </w:rPr>
        <w:annotationRef/>
      </w:r>
      <w:r>
        <w:t>What does this mean?</w:t>
      </w:r>
    </w:p>
  </w:comment>
  <w:comment w:id="1435" w:author="Windows User" w:date="2015-10-30T08:56:00Z" w:initials="WU">
    <w:p w14:paraId="30C5B7C9" w14:textId="77777777" w:rsidR="00453A38" w:rsidRDefault="00453A38">
      <w:pPr>
        <w:pStyle w:val="CommentText"/>
      </w:pPr>
      <w:r>
        <w:rPr>
          <w:rStyle w:val="CommentReference"/>
        </w:rPr>
        <w:annotationRef/>
      </w:r>
      <w:r>
        <w:t>To the end?</w:t>
      </w:r>
    </w:p>
  </w:comment>
  <w:comment w:id="1440" w:author="Windows User" w:date="2015-10-30T08:56:00Z" w:initials="WU">
    <w:p w14:paraId="2C2856CA" w14:textId="77777777" w:rsidR="00453A38" w:rsidRDefault="00453A38">
      <w:pPr>
        <w:pStyle w:val="CommentText"/>
      </w:pPr>
      <w:r>
        <w:rPr>
          <w:rStyle w:val="CommentReference"/>
        </w:rPr>
        <w:annotationRef/>
      </w:r>
      <w:r>
        <w:t>Or freedom?</w:t>
      </w:r>
    </w:p>
  </w:comment>
  <w:comment w:id="1441" w:author="Windows User" w:date="2015-10-30T08:56:00Z" w:initials="WU">
    <w:p w14:paraId="229642C6" w14:textId="77777777" w:rsidR="00453A38" w:rsidRDefault="00453A38">
      <w:pPr>
        <w:pStyle w:val="CommentText"/>
      </w:pPr>
      <w:r>
        <w:rPr>
          <w:rStyle w:val="CommentReference"/>
        </w:rPr>
        <w:annotationRef/>
      </w:r>
      <w:r>
        <w:t>Or establish?</w:t>
      </w:r>
    </w:p>
  </w:comment>
  <w:comment w:id="1449" w:author="Windows User" w:date="2015-10-30T08:56:00Z" w:initials="WU">
    <w:p w14:paraId="798C7307" w14:textId="77777777" w:rsidR="00453A38" w:rsidRDefault="00453A38">
      <w:pPr>
        <w:pStyle w:val="CommentText"/>
      </w:pPr>
      <w:r>
        <w:rPr>
          <w:rStyle w:val="CommentReference"/>
        </w:rPr>
        <w:annotationRef/>
      </w:r>
      <w:r>
        <w:t>Is this the correct date?</w:t>
      </w:r>
    </w:p>
  </w:comment>
  <w:comment w:id="1541" w:author="Windows User" w:date="2015-10-30T08:56:00Z" w:initials="WU">
    <w:p w14:paraId="1C25D03A" w14:textId="77777777" w:rsidR="00453A38" w:rsidRDefault="00453A38">
      <w:pPr>
        <w:pStyle w:val="CommentText"/>
      </w:pPr>
      <w:r>
        <w:rPr>
          <w:rStyle w:val="CommentReference"/>
        </w:rPr>
        <w:annotationRef/>
      </w:r>
      <w:r>
        <w:t>Can this be reworded?</w:t>
      </w:r>
    </w:p>
  </w:comment>
  <w:comment w:id="1543" w:author="Windows User" w:date="2015-10-30T08:56:00Z" w:initials="WU">
    <w:p w14:paraId="71B1FE22" w14:textId="77777777" w:rsidR="00453A38" w:rsidRDefault="00453A38">
      <w:pPr>
        <w:pStyle w:val="CommentText"/>
      </w:pPr>
      <w:r>
        <w:rPr>
          <w:rStyle w:val="CommentReference"/>
        </w:rPr>
        <w:annotationRef/>
      </w:r>
      <w:r>
        <w:t>Check other books for alternate word here.</w:t>
      </w:r>
    </w:p>
  </w:comment>
  <w:comment w:id="1544" w:author="Windows User" w:date="2015-10-30T08:56:00Z" w:initials="WU">
    <w:p w14:paraId="546F5FFA" w14:textId="77777777" w:rsidR="00453A38" w:rsidRDefault="00453A38">
      <w:pPr>
        <w:pStyle w:val="CommentText"/>
      </w:pPr>
      <w:r>
        <w:rPr>
          <w:rStyle w:val="CommentReference"/>
        </w:rPr>
        <w:annotationRef/>
      </w:r>
      <w:r>
        <w:t>Nations or peoples?</w:t>
      </w:r>
    </w:p>
  </w:comment>
  <w:comment w:id="1545" w:author="Windows User" w:date="2015-10-30T08:56:00Z" w:initials="WU">
    <w:p w14:paraId="4FC1DCF3" w14:textId="77777777" w:rsidR="00453A38" w:rsidRDefault="00453A38">
      <w:pPr>
        <w:pStyle w:val="CommentText"/>
      </w:pPr>
      <w:r>
        <w:rPr>
          <w:rStyle w:val="CommentReference"/>
        </w:rPr>
        <w:annotationRef/>
      </w:r>
      <w:r>
        <w:t>Burned or consumed?</w:t>
      </w:r>
    </w:p>
  </w:comment>
  <w:comment w:id="1546" w:author="Windows User" w:date="2015-10-30T08:56:00Z" w:initials="WU">
    <w:p w14:paraId="5B463C07" w14:textId="77777777" w:rsidR="00453A38" w:rsidRDefault="00453A38">
      <w:pPr>
        <w:pStyle w:val="CommentText"/>
      </w:pPr>
      <w:r>
        <w:rPr>
          <w:rStyle w:val="CommentReference"/>
        </w:rPr>
        <w:annotationRef/>
      </w:r>
      <w:r>
        <w:t>?</w:t>
      </w:r>
    </w:p>
  </w:comment>
  <w:comment w:id="1547" w:author="Windows User" w:date="2015-10-30T08:56:00Z" w:initials="WU">
    <w:p w14:paraId="3079CC02" w14:textId="77777777" w:rsidR="00453A38" w:rsidRPr="0098028B" w:rsidRDefault="00453A3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8" w:author="Windows User" w:date="2015-10-30T08:56:00Z" w:initials="WU">
    <w:p w14:paraId="4B943F0B" w14:textId="77777777" w:rsidR="00453A38" w:rsidRDefault="00453A38">
      <w:pPr>
        <w:pStyle w:val="CommentText"/>
      </w:pPr>
      <w:r>
        <w:rPr>
          <w:rStyle w:val="CommentReference"/>
        </w:rPr>
        <w:annotationRef/>
      </w:r>
      <w:r>
        <w:t>Synaxarium has St. James dying twice… likely one of them should be St. John!</w:t>
      </w:r>
    </w:p>
  </w:comment>
  <w:comment w:id="1591" w:author="Windows User" w:date="2015-10-30T08:56:00Z" w:initials="WU">
    <w:p w14:paraId="11436C6E" w14:textId="77777777" w:rsidR="00453A38" w:rsidRDefault="00453A38">
      <w:pPr>
        <w:pStyle w:val="CommentText"/>
      </w:pPr>
      <w:r>
        <w:rPr>
          <w:rStyle w:val="CommentReference"/>
        </w:rPr>
        <w:annotationRef/>
      </w:r>
      <w:r>
        <w:t>Ramez says print synacarium may have him in july</w:t>
      </w:r>
    </w:p>
  </w:comment>
  <w:comment w:id="1602" w:author="Windows User" w:date="2015-10-30T08:56:00Z" w:initials="WU">
    <w:p w14:paraId="62A36CDC" w14:textId="77777777" w:rsidR="00453A38" w:rsidRDefault="00453A38">
      <w:pPr>
        <w:pStyle w:val="CommentText"/>
      </w:pPr>
      <w:r>
        <w:rPr>
          <w:rStyle w:val="CommentReference"/>
        </w:rPr>
        <w:annotationRef/>
      </w:r>
      <w:r>
        <w:t>Approached? What does this vs mean?</w:t>
      </w:r>
    </w:p>
  </w:comment>
  <w:comment w:id="1603" w:author="Windows User" w:date="2015-10-30T08:56:00Z" w:initials="WU">
    <w:p w14:paraId="329416E7" w14:textId="77777777" w:rsidR="00453A38" w:rsidRPr="00035775" w:rsidRDefault="00453A3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9" w:author="Windows User" w:date="2015-10-30T08:56:00Z" w:initials="WU">
    <w:p w14:paraId="763F73BB" w14:textId="77777777" w:rsidR="00453A38" w:rsidRDefault="00453A38">
      <w:pPr>
        <w:pStyle w:val="CommentText"/>
      </w:pPr>
      <w:r>
        <w:rPr>
          <w:rStyle w:val="CommentReference"/>
        </w:rPr>
        <w:annotationRef/>
      </w:r>
      <w:r>
        <w:t>Thoughts?</w:t>
      </w:r>
    </w:p>
  </w:comment>
  <w:comment w:id="1630" w:author="Windows User" w:date="2015-10-30T08:56:00Z" w:initials="WU">
    <w:p w14:paraId="7B47C8A3" w14:textId="77777777" w:rsidR="00453A38" w:rsidRDefault="00453A38">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5" w:author="Windows User" w:date="2015-10-30T08:56:00Z" w:initials="WU">
    <w:p w14:paraId="0BE9113A" w14:textId="77777777" w:rsidR="00453A38" w:rsidRDefault="00453A38">
      <w:pPr>
        <w:pStyle w:val="CommentText"/>
      </w:pPr>
      <w:r>
        <w:rPr>
          <w:rStyle w:val="CommentReference"/>
        </w:rPr>
        <w:annotationRef/>
      </w:r>
      <w:r>
        <w:t>Completely different.</w:t>
      </w:r>
    </w:p>
  </w:comment>
  <w:comment w:id="1666" w:author="Windows User" w:date="2015-10-30T08:56:00Z" w:initials="WU">
    <w:p w14:paraId="074682DD" w14:textId="77777777" w:rsidR="00453A38" w:rsidRDefault="00453A38">
      <w:pPr>
        <w:pStyle w:val="CommentText"/>
      </w:pPr>
      <w:r>
        <w:rPr>
          <w:rStyle w:val="CommentReference"/>
        </w:rPr>
        <w:annotationRef/>
      </w:r>
      <w:r>
        <w:t>With or in?</w:t>
      </w:r>
    </w:p>
  </w:comment>
  <w:comment w:id="1667" w:author="Windows User" w:date="2015-10-30T08:56:00Z" w:initials="WU">
    <w:p w14:paraId="371712E1" w14:textId="77777777" w:rsidR="00453A38" w:rsidRDefault="00453A38">
      <w:pPr>
        <w:pStyle w:val="CommentText"/>
      </w:pPr>
      <w:r>
        <w:rPr>
          <w:rStyle w:val="CommentReference"/>
        </w:rPr>
        <w:annotationRef/>
      </w:r>
    </w:p>
  </w:comment>
  <w:comment w:id="1668" w:author="Windows User" w:date="2015-10-30T08:56:00Z" w:initials="WU">
    <w:p w14:paraId="0B3C1D3B" w14:textId="77777777" w:rsidR="00453A38" w:rsidRDefault="00453A38">
      <w:pPr>
        <w:pStyle w:val="CommentText"/>
      </w:pPr>
      <w:r>
        <w:rPr>
          <w:rStyle w:val="CommentReference"/>
        </w:rPr>
        <w:annotationRef/>
      </w:r>
      <w:r>
        <w:t>Sound or voice?</w:t>
      </w:r>
    </w:p>
  </w:comment>
  <w:comment w:id="1670" w:author="Windows User" w:date="2015-10-30T08:56:00Z" w:initials="WU">
    <w:p w14:paraId="1C3A0B98" w14:textId="77777777" w:rsidR="00453A38" w:rsidRDefault="00453A38">
      <w:pPr>
        <w:pStyle w:val="CommentText"/>
      </w:pPr>
      <w:r>
        <w:rPr>
          <w:rStyle w:val="CommentReference"/>
        </w:rPr>
        <w:annotationRef/>
      </w:r>
      <w:r>
        <w:t>Open to suggetions.</w:t>
      </w:r>
    </w:p>
  </w:comment>
  <w:comment w:id="1671" w:author="Windows User" w:date="2015-10-30T08:56:00Z" w:initials="WU">
    <w:p w14:paraId="79DB91AB" w14:textId="77777777" w:rsidR="00453A38" w:rsidRDefault="00453A38">
      <w:pPr>
        <w:pStyle w:val="CommentText"/>
      </w:pPr>
      <w:r>
        <w:rPr>
          <w:rStyle w:val="CommentReference"/>
        </w:rPr>
        <w:annotationRef/>
      </w:r>
      <w:r>
        <w:t>Before?</w:t>
      </w:r>
    </w:p>
  </w:comment>
  <w:comment w:id="1672" w:author="Windows User" w:date="2015-10-30T08:56:00Z" w:initials="WU">
    <w:p w14:paraId="777049F3" w14:textId="77777777" w:rsidR="00453A38" w:rsidRDefault="00453A38">
      <w:pPr>
        <w:pStyle w:val="CommentText"/>
      </w:pPr>
      <w:r>
        <w:rPr>
          <w:rStyle w:val="CommentReference"/>
        </w:rPr>
        <w:annotationRef/>
      </w:r>
      <w:r>
        <w:t>Nations?</w:t>
      </w:r>
    </w:p>
  </w:comment>
  <w:comment w:id="1673" w:author="Windows User" w:date="2015-10-30T08:56:00Z" w:initials="WU">
    <w:p w14:paraId="29D1E0CC" w14:textId="77777777" w:rsidR="00453A38" w:rsidRDefault="00453A38">
      <w:pPr>
        <w:pStyle w:val="CommentText"/>
      </w:pPr>
      <w:r>
        <w:rPr>
          <w:rStyle w:val="CommentReference"/>
        </w:rPr>
        <w:annotationRef/>
      </w:r>
      <w:r>
        <w:t>?</w:t>
      </w:r>
    </w:p>
  </w:comment>
  <w:comment w:id="1714" w:author="Windows User" w:date="2015-10-30T08:56:00Z" w:initials="WU">
    <w:p w14:paraId="73A9ACC7" w14:textId="77777777" w:rsidR="00453A38" w:rsidRDefault="00453A38">
      <w:pPr>
        <w:pStyle w:val="CommentText"/>
      </w:pPr>
      <w:r>
        <w:rPr>
          <w:rStyle w:val="CommentReference"/>
        </w:rPr>
        <w:annotationRef/>
      </w:r>
      <w:r>
        <w:t>?</w:t>
      </w:r>
    </w:p>
  </w:comment>
  <w:comment w:id="1721" w:author="Windows User" w:date="2015-10-30T08:56:00Z" w:initials="WU">
    <w:p w14:paraId="4F5630C0" w14:textId="77777777" w:rsidR="00453A38" w:rsidRDefault="00453A38">
      <w:pPr>
        <w:pStyle w:val="CommentText"/>
      </w:pPr>
      <w:r>
        <w:rPr>
          <w:rStyle w:val="CommentReference"/>
        </w:rPr>
        <w:annotationRef/>
      </w:r>
      <w:r>
        <w:t>Abba Noub, abanoub, Apa Noub, Apnoub?</w:t>
      </w:r>
    </w:p>
  </w:comment>
  <w:comment w:id="1722" w:author="Windows User" w:date="2015-10-30T08:56:00Z" w:initials="WU">
    <w:p w14:paraId="3899034D" w14:textId="77777777" w:rsidR="00453A38" w:rsidRDefault="00453A38">
      <w:pPr>
        <w:pStyle w:val="CommentText"/>
      </w:pPr>
      <w:r>
        <w:rPr>
          <w:rStyle w:val="CommentReference"/>
        </w:rPr>
        <w:annotationRef/>
      </w:r>
      <w:r>
        <w:t>Upright, or orthodox?</w:t>
      </w:r>
    </w:p>
  </w:comment>
  <w:comment w:id="1731" w:author="Windows User" w:date="2015-10-30T08:56:00Z" w:initials="WU">
    <w:p w14:paraId="61207ABC" w14:textId="77777777" w:rsidR="00453A38" w:rsidRDefault="00453A38">
      <w:pPr>
        <w:pStyle w:val="CommentText"/>
      </w:pPr>
      <w:r>
        <w:rPr>
          <w:rStyle w:val="CommentReference"/>
        </w:rPr>
        <w:annotationRef/>
      </w:r>
      <w:r>
        <w:t>Are we going with ti agia = saint and ti ethowab = the holy?</w:t>
      </w:r>
    </w:p>
  </w:comment>
  <w:comment w:id="1753" w:author="Windows User" w:date="2015-11-18T20:43:00Z" w:initials="WU">
    <w:p w14:paraId="08613E46" w14:textId="00F90E8C" w:rsidR="00453A38" w:rsidRDefault="00453A38">
      <w:pPr>
        <w:pStyle w:val="CommentText"/>
      </w:pPr>
      <w:r>
        <w:rPr>
          <w:rStyle w:val="CommentReference"/>
        </w:rPr>
        <w:annotationRef/>
      </w:r>
      <w:r>
        <w:t>Is this for Adam days? Or just Sundays?</w:t>
      </w:r>
    </w:p>
  </w:comment>
  <w:comment w:id="1754" w:author="Windows User" w:date="2015-11-18T20:38:00Z" w:initials="WU">
    <w:p w14:paraId="43F9C3B7" w14:textId="77777777" w:rsidR="00453A38" w:rsidRDefault="00453A38">
      <w:pPr>
        <w:pStyle w:val="CommentText"/>
      </w:pPr>
      <w:r>
        <w:rPr>
          <w:rStyle w:val="CommentReference"/>
        </w:rPr>
        <w:annotationRef/>
      </w:r>
      <w:r>
        <w:t>What does this mean? I feel like we put something else somewhere else</w:t>
      </w:r>
    </w:p>
  </w:comment>
  <w:comment w:id="1756" w:author="Windows User" w:date="2015-11-19T22:12:00Z" w:initials="WU">
    <w:p w14:paraId="79F037D4" w14:textId="77777777" w:rsidR="00453A38" w:rsidRDefault="00453A38">
      <w:pPr>
        <w:pStyle w:val="CommentText"/>
      </w:pPr>
      <w:r>
        <w:rPr>
          <w:rStyle w:val="CommentReference"/>
        </w:rPr>
        <w:annotationRef/>
      </w:r>
      <w:r>
        <w:t>Theotokos forever, or ever-Theotokos?</w:t>
      </w:r>
    </w:p>
  </w:comment>
  <w:comment w:id="1757" w:author="Windows User" w:date="2015-11-19T22:12:00Z" w:initials="WU">
    <w:p w14:paraId="7E2C6DDB" w14:textId="77777777" w:rsidR="00453A38" w:rsidRDefault="00453A38">
      <w:pPr>
        <w:pStyle w:val="CommentText"/>
      </w:pPr>
      <w:r>
        <w:rPr>
          <w:rStyle w:val="CommentReference"/>
        </w:rPr>
        <w:annotationRef/>
      </w:r>
      <w:r>
        <w:t>What does this mean?</w:t>
      </w:r>
    </w:p>
  </w:comment>
  <w:comment w:id="1758" w:author="Windows User" w:date="2015-11-19T22:12:00Z" w:initials="WU">
    <w:p w14:paraId="71146019" w14:textId="77777777" w:rsidR="00453A38" w:rsidRDefault="00453A38">
      <w:pPr>
        <w:pStyle w:val="CommentText"/>
      </w:pPr>
      <w:r>
        <w:rPr>
          <w:rStyle w:val="CommentReference"/>
        </w:rPr>
        <w:annotationRef/>
      </w:r>
      <w:r>
        <w:t>What does this mean?</w:t>
      </w:r>
    </w:p>
  </w:comment>
  <w:comment w:id="1759" w:author="Windows User" w:date="2015-11-19T22:12:00Z" w:initials="WU">
    <w:p w14:paraId="24E4F57A" w14:textId="77777777" w:rsidR="00453A38" w:rsidRDefault="00453A38">
      <w:pPr>
        <w:pStyle w:val="CommentText"/>
      </w:pPr>
      <w:r>
        <w:rPr>
          <w:rStyle w:val="CommentReference"/>
        </w:rPr>
        <w:annotationRef/>
      </w:r>
      <w:r>
        <w:t>Praying or interceding?</w:t>
      </w:r>
    </w:p>
  </w:comment>
  <w:comment w:id="1777" w:author="Windows User" w:date="2015-10-30T08:56:00Z" w:initials="WU">
    <w:p w14:paraId="36116F5D" w14:textId="77777777" w:rsidR="00453A38" w:rsidRPr="00F905FE" w:rsidRDefault="00453A3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8" w:author="Windows User" w:date="2015-10-30T08:56:00Z" w:initials="WU">
    <w:p w14:paraId="55EA204B" w14:textId="77777777" w:rsidR="00453A38" w:rsidRDefault="00453A38">
      <w:pPr>
        <w:pStyle w:val="CommentText"/>
      </w:pPr>
      <w:r>
        <w:rPr>
          <w:rStyle w:val="CommentReference"/>
        </w:rPr>
        <w:annotationRef/>
      </w:r>
      <w:r>
        <w:t>Typo?</w:t>
      </w:r>
    </w:p>
  </w:comment>
  <w:comment w:id="1799" w:author="Windows User" w:date="2015-10-30T08:56:00Z" w:initials="WU">
    <w:p w14:paraId="11E5D177" w14:textId="77777777" w:rsidR="00453A38" w:rsidRPr="00DD5DBC" w:rsidRDefault="00453A3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801" w:author="Windows User" w:date="2015-10-30T08:56:00Z" w:initials="WU">
    <w:p w14:paraId="38A16B24" w14:textId="77777777" w:rsidR="00453A38" w:rsidRDefault="00453A38">
      <w:pPr>
        <w:pStyle w:val="CommentText"/>
      </w:pPr>
      <w:r>
        <w:rPr>
          <w:rStyle w:val="CommentReference"/>
        </w:rPr>
        <w:annotationRef/>
      </w:r>
      <w:r>
        <w:t>What does the Coptic say?</w:t>
      </w:r>
    </w:p>
  </w:comment>
  <w:comment w:id="1802" w:author="Windows User" w:date="2015-10-30T08:56:00Z" w:initials="WU">
    <w:p w14:paraId="239824AA" w14:textId="77777777" w:rsidR="00453A38" w:rsidRDefault="00453A38">
      <w:pPr>
        <w:pStyle w:val="CommentText"/>
      </w:pPr>
      <w:r>
        <w:rPr>
          <w:rStyle w:val="CommentReference"/>
        </w:rPr>
        <w:annotationRef/>
      </w:r>
      <w:r>
        <w:t>What is being quoted? 2Cor 5?</w:t>
      </w:r>
    </w:p>
  </w:comment>
  <w:comment w:id="1805" w:author="Windows User" w:date="2015-10-30T08:56:00Z" w:initials="WU">
    <w:p w14:paraId="1EC34668" w14:textId="77777777" w:rsidR="00453A38" w:rsidRDefault="00453A38">
      <w:pPr>
        <w:pStyle w:val="CommentText"/>
      </w:pPr>
      <w:r>
        <w:rPr>
          <w:rStyle w:val="CommentReference"/>
        </w:rPr>
        <w:annotationRef/>
      </w:r>
      <w:r>
        <w:t>This is clearly a late composition, bastardizing other hymns. “our father in heaven, the sinless one, with your good father…” right.</w:t>
      </w:r>
    </w:p>
  </w:comment>
  <w:comment w:id="1806" w:author="Windows User" w:date="2015-10-30T08:56:00Z" w:initials="WU">
    <w:p w14:paraId="4470C38C" w14:textId="77777777" w:rsidR="00453A38" w:rsidRDefault="00453A38">
      <w:pPr>
        <w:pStyle w:val="CommentText"/>
      </w:pPr>
      <w:r>
        <w:rPr>
          <w:rStyle w:val="CommentReference"/>
        </w:rPr>
        <w:annotationRef/>
      </w:r>
      <w:r>
        <w:t>Coptic is different from previous verse. What should English be?</w:t>
      </w:r>
    </w:p>
  </w:comment>
  <w:comment w:id="1807" w:author="Windows User" w:date="2015-10-30T08:56:00Z" w:initials="WU">
    <w:p w14:paraId="350A9B71" w14:textId="77777777" w:rsidR="00453A38" w:rsidRDefault="00453A38">
      <w:pPr>
        <w:pStyle w:val="CommentText"/>
      </w:pPr>
      <w:r>
        <w:rPr>
          <w:rStyle w:val="CommentReference"/>
        </w:rPr>
        <w:annotationRef/>
      </w:r>
      <w:r>
        <w:t>Or athletes? Or athletic martyrs?</w:t>
      </w:r>
    </w:p>
  </w:comment>
  <w:comment w:id="1808" w:author="Windows User" w:date="2015-10-30T08:56:00Z" w:initials="WU">
    <w:p w14:paraId="72F9FFC3" w14:textId="77777777" w:rsidR="00453A38" w:rsidRDefault="00453A38">
      <w:pPr>
        <w:pStyle w:val="CommentText"/>
      </w:pPr>
      <w:r>
        <w:rPr>
          <w:rStyle w:val="CommentReference"/>
        </w:rPr>
        <w:annotationRef/>
      </w:r>
      <w:r>
        <w:t>Or of the martyrs?</w:t>
      </w:r>
    </w:p>
  </w:comment>
  <w:comment w:id="1809" w:author="Windows User" w:date="2015-10-30T08:56:00Z" w:initials="WU">
    <w:p w14:paraId="7BD5C124" w14:textId="77777777" w:rsidR="00453A38" w:rsidRDefault="00453A38">
      <w:pPr>
        <w:pStyle w:val="CommentText"/>
      </w:pPr>
      <w:r>
        <w:rPr>
          <w:rStyle w:val="CommentReference"/>
        </w:rPr>
        <w:annotationRef/>
      </w:r>
      <w:r>
        <w:t>Carries or lifts?</w:t>
      </w:r>
    </w:p>
  </w:comment>
  <w:comment w:id="1810" w:author="Windows User" w:date="2015-10-30T08:56:00Z" w:initials="WU">
    <w:p w14:paraId="525F7218" w14:textId="77777777" w:rsidR="00453A38" w:rsidRDefault="00453A38">
      <w:pPr>
        <w:pStyle w:val="CommentText"/>
      </w:pPr>
      <w:r>
        <w:rPr>
          <w:rStyle w:val="CommentReference"/>
        </w:rPr>
        <w:annotationRef/>
      </w:r>
      <w:r>
        <w:t>Churches?</w:t>
      </w:r>
    </w:p>
    <w:p w14:paraId="32A8F1D7" w14:textId="77777777" w:rsidR="00453A38" w:rsidRDefault="00453A38">
      <w:pPr>
        <w:pStyle w:val="CommentText"/>
      </w:pPr>
    </w:p>
  </w:comment>
  <w:comment w:id="1811" w:author="Windows User" w:date="2015-10-30T08:56:00Z" w:initials="WU">
    <w:p w14:paraId="165286E5" w14:textId="77777777" w:rsidR="00453A38" w:rsidRDefault="00453A38">
      <w:pPr>
        <w:pStyle w:val="CommentText"/>
      </w:pPr>
      <w:r>
        <w:rPr>
          <w:rStyle w:val="CommentReference"/>
        </w:rPr>
        <w:annotationRef/>
      </w:r>
      <w:r>
        <w:t>End?</w:t>
      </w:r>
    </w:p>
  </w:comment>
  <w:comment w:id="1820" w:author="Windows User" w:date="2015-10-30T08:56:00Z" w:initials="WU">
    <w:p w14:paraId="770DC519" w14:textId="77777777" w:rsidR="00453A38" w:rsidRDefault="00453A38">
      <w:pPr>
        <w:pStyle w:val="CommentText"/>
      </w:pPr>
      <w:r>
        <w:rPr>
          <w:rStyle w:val="CommentReference"/>
        </w:rPr>
        <w:annotationRef/>
      </w:r>
      <w:r>
        <w:t>Or full stop. You are worthy of the glory,</w:t>
      </w:r>
    </w:p>
  </w:comment>
  <w:comment w:id="1826" w:author="Windows User" w:date="2015-10-30T08:56:00Z" w:initials="WU">
    <w:p w14:paraId="664F3BFA" w14:textId="77777777" w:rsidR="00453A38" w:rsidRDefault="00453A38">
      <w:pPr>
        <w:pStyle w:val="CommentText"/>
      </w:pPr>
      <w:r>
        <w:rPr>
          <w:rStyle w:val="CommentReference"/>
        </w:rPr>
        <w:annotationRef/>
      </w:r>
      <w:r>
        <w:t>?</w:t>
      </w:r>
    </w:p>
  </w:comment>
  <w:comment w:id="1829" w:author="Windows User" w:date="2015-10-30T08:56:00Z" w:initials="WU">
    <w:p w14:paraId="08BCD53E" w14:textId="77777777" w:rsidR="00453A38" w:rsidRDefault="00453A38">
      <w:pPr>
        <w:pStyle w:val="CommentText"/>
      </w:pPr>
      <w:r>
        <w:rPr>
          <w:rStyle w:val="CommentReference"/>
        </w:rPr>
        <w:annotationRef/>
      </w:r>
      <w:r>
        <w:t>Is? Or will be? Exalted, or highly exalted?</w:t>
      </w:r>
    </w:p>
  </w:comment>
  <w:comment w:id="1831" w:author="Windows User" w:date="2015-10-30T08:56:00Z" w:initials="WU">
    <w:p w14:paraId="4F4D62D2" w14:textId="77777777" w:rsidR="00453A38" w:rsidRDefault="00453A38">
      <w:pPr>
        <w:pStyle w:val="CommentText"/>
      </w:pPr>
      <w:r>
        <w:rPr>
          <w:rStyle w:val="CommentReference"/>
        </w:rPr>
        <w:annotationRef/>
      </w:r>
      <w:r>
        <w:t>Bring or offer</w:t>
      </w:r>
    </w:p>
  </w:comment>
  <w:comment w:id="1832" w:author="Windows User" w:date="2015-10-30T08:56:00Z" w:initials="WU">
    <w:p w14:paraId="66D4EE13" w14:textId="77777777" w:rsidR="00453A38" w:rsidRDefault="00453A38">
      <w:pPr>
        <w:pStyle w:val="CommentText"/>
      </w:pPr>
      <w:r>
        <w:rPr>
          <w:rStyle w:val="CommentReference"/>
        </w:rPr>
        <w:annotationRef/>
      </w:r>
      <w:r>
        <w:t>Spelling?</w:t>
      </w:r>
    </w:p>
  </w:comment>
  <w:comment w:id="1838" w:author="Windows User" w:date="2015-11-17T22:12:00Z" w:initials="WU">
    <w:p w14:paraId="412F0631" w14:textId="77777777" w:rsidR="00453A38" w:rsidRDefault="00453A38">
      <w:pPr>
        <w:pStyle w:val="CommentText"/>
      </w:pPr>
      <w:r>
        <w:rPr>
          <w:rStyle w:val="CommentReference"/>
        </w:rPr>
        <w:annotationRef/>
      </w:r>
      <w:r>
        <w:t>Literally trampled, right? Or crushed?</w:t>
      </w:r>
    </w:p>
  </w:comment>
  <w:comment w:id="1839" w:author="Windows User" w:date="2015-11-17T22:12:00Z" w:initials="WU">
    <w:p w14:paraId="135DCC31" w14:textId="77777777" w:rsidR="00453A38" w:rsidRDefault="00453A38">
      <w:pPr>
        <w:pStyle w:val="CommentText"/>
      </w:pPr>
      <w:r>
        <w:rPr>
          <w:rStyle w:val="CommentReference"/>
        </w:rPr>
        <w:annotationRef/>
      </w:r>
      <w:r>
        <w:t>Authority? Might? Reign?</w:t>
      </w:r>
    </w:p>
  </w:comment>
  <w:comment w:id="1842" w:author="Windows User" w:date="2015-10-30T08:56:00Z" w:initials="WU">
    <w:p w14:paraId="11BE3C4D" w14:textId="77777777" w:rsidR="00453A38" w:rsidRDefault="00453A38">
      <w:pPr>
        <w:pStyle w:val="CommentText"/>
      </w:pPr>
      <w:r>
        <w:rPr>
          <w:rStyle w:val="CommentReference"/>
        </w:rPr>
        <w:annotationRef/>
      </w:r>
      <w:r>
        <w:t>Name or Holy Name?</w:t>
      </w:r>
    </w:p>
  </w:comment>
  <w:comment w:id="1852" w:author="Windows User" w:date="2015-10-30T08:56:00Z" w:initials="WU">
    <w:p w14:paraId="4A1C10F1" w14:textId="77777777" w:rsidR="00453A38" w:rsidRDefault="00453A38">
      <w:pPr>
        <w:pStyle w:val="CommentText"/>
      </w:pPr>
      <w:r>
        <w:rPr>
          <w:rStyle w:val="CommentReference"/>
        </w:rPr>
        <w:annotationRef/>
      </w:r>
      <w:r>
        <w:t>Christ or Jesus Christ?</w:t>
      </w:r>
    </w:p>
  </w:comment>
  <w:comment w:id="1858" w:author="Windows User" w:date="2015-10-30T08:56:00Z" w:initials="WU">
    <w:p w14:paraId="31C2C585" w14:textId="77777777" w:rsidR="00453A38" w:rsidRDefault="00453A38">
      <w:pPr>
        <w:pStyle w:val="CommentText"/>
      </w:pPr>
      <w:r>
        <w:rPr>
          <w:rStyle w:val="CommentReference"/>
        </w:rPr>
        <w:annotationRef/>
      </w:r>
      <w:r>
        <w:t>Name or Holy Name?</w:t>
      </w:r>
    </w:p>
  </w:comment>
  <w:comment w:id="1859" w:author="Windows User" w:date="2015-10-30T08:56:00Z" w:initials="WU">
    <w:p w14:paraId="18203C3C" w14:textId="77777777" w:rsidR="00453A38" w:rsidRDefault="00453A38">
      <w:pPr>
        <w:pStyle w:val="CommentText"/>
      </w:pPr>
      <w:r>
        <w:rPr>
          <w:rStyle w:val="CommentReference"/>
        </w:rPr>
        <w:annotationRef/>
      </w:r>
      <w:r>
        <w:t>To Him? Or by His might/power?</w:t>
      </w:r>
    </w:p>
  </w:comment>
  <w:comment w:id="1860" w:author="Windows User" w:date="2015-10-30T08:56:00Z" w:initials="WU">
    <w:p w14:paraId="27B39720" w14:textId="77777777" w:rsidR="00453A38" w:rsidRDefault="00453A38">
      <w:pPr>
        <w:pStyle w:val="CommentText"/>
      </w:pPr>
      <w:r>
        <w:rPr>
          <w:rStyle w:val="CommentReference"/>
        </w:rPr>
        <w:annotationRef/>
      </w:r>
      <w:r>
        <w:t>Might, or may?</w:t>
      </w:r>
    </w:p>
  </w:comment>
  <w:comment w:id="1861" w:author="Windows User" w:date="2015-10-30T08:56:00Z" w:initials="WU">
    <w:p w14:paraId="2FB96B7C" w14:textId="77777777" w:rsidR="00453A38" w:rsidRDefault="00453A38" w:rsidP="00F77A5B">
      <w:pPr>
        <w:pStyle w:val="CommentText"/>
      </w:pPr>
      <w:r>
        <w:rPr>
          <w:rStyle w:val="CommentReference"/>
        </w:rPr>
        <w:annotationRef/>
      </w:r>
      <w:r>
        <w:t>Christ or Jesus Christ?</w:t>
      </w:r>
    </w:p>
  </w:comment>
  <w:comment w:id="1864" w:author="Windows User" w:date="2015-10-30T08:56:00Z" w:initials="WU">
    <w:p w14:paraId="775D4B1C" w14:textId="77777777" w:rsidR="00453A38" w:rsidRDefault="00453A38">
      <w:pPr>
        <w:pStyle w:val="CommentText"/>
      </w:pPr>
      <w:r>
        <w:rPr>
          <w:rStyle w:val="CommentReference"/>
        </w:rPr>
        <w:annotationRef/>
      </w:r>
      <w:r>
        <w:t>Miracles?</w:t>
      </w:r>
    </w:p>
  </w:comment>
  <w:comment w:id="1870" w:author="Windows User" w:date="2015-10-30T08:56:00Z" w:initials="WU">
    <w:p w14:paraId="511773EC" w14:textId="77777777" w:rsidR="00453A38" w:rsidRDefault="00453A38">
      <w:pPr>
        <w:pStyle w:val="CommentText"/>
      </w:pPr>
      <w:r>
        <w:rPr>
          <w:rStyle w:val="CommentReference"/>
        </w:rPr>
        <w:annotationRef/>
      </w:r>
      <w:r>
        <w:t>Name or Holy Name?</w:t>
      </w:r>
    </w:p>
  </w:comment>
  <w:comment w:id="1871" w:author="Windows User" w:date="2015-10-30T08:56:00Z" w:initials="WU">
    <w:p w14:paraId="0BC6FD3A" w14:textId="77777777" w:rsidR="00453A38" w:rsidRDefault="00453A38">
      <w:pPr>
        <w:pStyle w:val="CommentText"/>
      </w:pPr>
      <w:r>
        <w:rPr>
          <w:rStyle w:val="CommentReference"/>
        </w:rPr>
        <w:annotationRef/>
      </w:r>
      <w:r>
        <w:t>To Him? Or by His might/power?</w:t>
      </w:r>
    </w:p>
  </w:comment>
  <w:comment w:id="1872" w:author="Windows User" w:date="2015-10-30T08:56:00Z" w:initials="WU">
    <w:p w14:paraId="6BED6166" w14:textId="77777777" w:rsidR="00453A38" w:rsidRDefault="00453A38">
      <w:pPr>
        <w:pStyle w:val="CommentText"/>
      </w:pPr>
      <w:r>
        <w:rPr>
          <w:rStyle w:val="CommentReference"/>
        </w:rPr>
        <w:annotationRef/>
      </w:r>
      <w:r>
        <w:t>Might, or may?</w:t>
      </w:r>
    </w:p>
  </w:comment>
  <w:comment w:id="1877" w:author="Brett Slote" w:date="2016-05-06T20:19:00Z" w:initials="BS">
    <w:p w14:paraId="184BF56F" w14:textId="0C1ED1E8" w:rsidR="00453A38" w:rsidRDefault="00453A38">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2B6728" w14:textId="77777777" w:rsidR="00464893" w:rsidRDefault="00464893" w:rsidP="006D61CA">
      <w:pPr>
        <w:spacing w:after="0" w:line="240" w:lineRule="auto"/>
      </w:pPr>
      <w:r>
        <w:separator/>
      </w:r>
    </w:p>
  </w:endnote>
  <w:endnote w:type="continuationSeparator" w:id="0">
    <w:p w14:paraId="5F42B1CD" w14:textId="77777777" w:rsidR="00464893" w:rsidRDefault="0046489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20AB422A" w:rsidR="00453A38" w:rsidRPr="004D6538" w:rsidRDefault="00453A38"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0C0A06">
      <w:rPr>
        <w:noProof/>
        <w:lang w:val="en-US"/>
      </w:rPr>
      <w:t>454</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453A38" w:rsidRPr="009654EE" w:rsidRDefault="00453A38"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21FCD0DE" w:rsidR="00453A38" w:rsidRPr="009654EE" w:rsidRDefault="00453A38"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0C0A06">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33F598D8" w:rsidR="00453A38" w:rsidRPr="006D61CA" w:rsidRDefault="00453A38"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C0A06">
      <w:rPr>
        <w:noProof/>
        <w:lang w:val="en-US"/>
      </w:rPr>
      <w:t>435</w:t>
    </w:r>
    <w:r w:rsidRPr="006D61CA">
      <w:rPr>
        <w:lang w:val="en-US"/>
      </w:rPr>
      <w:fldChar w:fldCharType="end"/>
    </w:r>
  </w:p>
  <w:p w14:paraId="1546C8BA" w14:textId="77777777" w:rsidR="00453A38" w:rsidRDefault="00453A38"/>
  <w:p w14:paraId="578F45FC" w14:textId="77777777" w:rsidR="00453A38" w:rsidRDefault="00453A38"/>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0FA8AEE6" w:rsidR="00453A38" w:rsidRPr="006D61CA" w:rsidRDefault="00453A38"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C0A06">
      <w:rPr>
        <w:noProof/>
        <w:lang w:val="en-US"/>
      </w:rPr>
      <w:t>603</w:t>
    </w:r>
    <w:r w:rsidRPr="006D61CA">
      <w:rPr>
        <w:lang w:val="en-US"/>
      </w:rPr>
      <w:fldChar w:fldCharType="end"/>
    </w:r>
  </w:p>
  <w:p w14:paraId="6E3E0469" w14:textId="77777777" w:rsidR="00453A38" w:rsidRDefault="00453A38"/>
  <w:p w14:paraId="5C3C24E2" w14:textId="77777777" w:rsidR="00453A38" w:rsidRDefault="00453A38"/>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68759892" w:rsidR="00453A38" w:rsidRPr="004D6538" w:rsidRDefault="00453A38"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0C0A06">
      <w:rPr>
        <w:noProof/>
        <w:lang w:val="en-US"/>
      </w:rPr>
      <w:t>602</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1A6840" w14:textId="77777777" w:rsidR="00464893" w:rsidRDefault="00464893" w:rsidP="006D61CA">
      <w:pPr>
        <w:spacing w:after="0" w:line="240" w:lineRule="auto"/>
      </w:pPr>
      <w:r>
        <w:separator/>
      </w:r>
    </w:p>
  </w:footnote>
  <w:footnote w:type="continuationSeparator" w:id="0">
    <w:p w14:paraId="7760AC68" w14:textId="77777777" w:rsidR="00464893" w:rsidRDefault="00464893" w:rsidP="006D61CA">
      <w:pPr>
        <w:spacing w:after="0" w:line="240" w:lineRule="auto"/>
      </w:pPr>
      <w:r>
        <w:continuationSeparator/>
      </w:r>
    </w:p>
  </w:footnote>
  <w:footnote w:id="1">
    <w:p w14:paraId="1854ACC6" w14:textId="57C6305A" w:rsidR="00453A38" w:rsidRDefault="00453A38"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453A38" w:rsidRDefault="00453A38" w:rsidP="00F94412">
      <w:pPr>
        <w:pStyle w:val="footnote"/>
      </w:pPr>
      <w:r>
        <w:rPr>
          <w:rStyle w:val="FootnoteReference"/>
        </w:rPr>
        <w:footnoteRef/>
      </w:r>
      <w:r>
        <w:t xml:space="preserve"> [JS] or “assemblies”</w:t>
      </w:r>
    </w:p>
  </w:footnote>
  <w:footnote w:id="3">
    <w:p w14:paraId="5E4DFE5E" w14:textId="69B73039" w:rsidR="00453A38" w:rsidRPr="00926B87" w:rsidRDefault="00453A38"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453A38" w:rsidRDefault="00453A38" w:rsidP="00031314">
      <w:pPr>
        <w:pStyle w:val="footnote"/>
      </w:pPr>
    </w:p>
  </w:footnote>
  <w:footnote w:id="4">
    <w:p w14:paraId="5EDE2D3A" w14:textId="77777777" w:rsidR="00453A38" w:rsidRDefault="00453A38"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453A38" w:rsidRDefault="00453A38" w:rsidP="00323889">
      <w:pPr>
        <w:pStyle w:val="footnote"/>
      </w:pPr>
      <w:r>
        <w:rPr>
          <w:rStyle w:val="FootnoteReference"/>
        </w:rPr>
        <w:footnoteRef/>
      </w:r>
      <w:r>
        <w:t xml:space="preserve"> Or “The Lord’s Annointed”</w:t>
      </w:r>
    </w:p>
  </w:footnote>
  <w:footnote w:id="6">
    <w:p w14:paraId="31BBF667" w14:textId="77777777" w:rsidR="00453A38" w:rsidRPr="00926B87" w:rsidRDefault="00453A38"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453A38" w:rsidRDefault="00453A38" w:rsidP="00441BAC">
      <w:pPr>
        <w:pStyle w:val="footnote"/>
      </w:pPr>
    </w:p>
  </w:footnote>
  <w:footnote w:id="7">
    <w:p w14:paraId="580FAEDD" w14:textId="77777777" w:rsidR="00453A38" w:rsidRDefault="00453A38" w:rsidP="00130E47">
      <w:pPr>
        <w:pStyle w:val="footnote"/>
      </w:pPr>
      <w:r>
        <w:rPr>
          <w:rStyle w:val="FootnoteReference"/>
        </w:rPr>
        <w:footnoteRef/>
      </w:r>
      <w:r>
        <w:t xml:space="preserve"> Or “The Lord’s Annointed”</w:t>
      </w:r>
    </w:p>
  </w:footnote>
  <w:footnote w:id="8">
    <w:p w14:paraId="74D64774" w14:textId="4A8F239B" w:rsidR="00453A38" w:rsidRDefault="00453A38"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453A38" w:rsidRDefault="00453A38"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453A38" w:rsidRDefault="00453A38"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453A38" w:rsidRDefault="00453A38" w:rsidP="00485E0C">
      <w:pPr>
        <w:pStyle w:val="footnote"/>
      </w:pPr>
      <w:r>
        <w:rPr>
          <w:rStyle w:val="FootnoteReference"/>
          <w:rFonts w:cs="@MingLiU"/>
          <w:szCs w:val="18"/>
        </w:rPr>
        <w:footnoteRef/>
      </w:r>
      <w:r w:rsidRPr="003C6041">
        <w:t>Literally, unbroken fence</w:t>
      </w:r>
    </w:p>
  </w:footnote>
  <w:footnote w:id="12">
    <w:p w14:paraId="7C2A9DE8" w14:textId="15E62972" w:rsidR="00453A38" w:rsidRDefault="00453A38"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453A38" w:rsidRDefault="00453A38"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453A38" w:rsidRDefault="00453A38"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453A38" w:rsidRDefault="00453A38"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453A38" w:rsidRDefault="00453A38" w:rsidP="006800D4">
      <w:pPr>
        <w:pStyle w:val="footnote"/>
      </w:pPr>
      <w:r>
        <w:rPr>
          <w:rStyle w:val="FootnoteReference"/>
        </w:rPr>
        <w:footnoteRef/>
      </w:r>
      <w:r>
        <w:t xml:space="preserve"> Or ‘Unique’</w:t>
      </w:r>
    </w:p>
  </w:footnote>
  <w:footnote w:id="17">
    <w:p w14:paraId="4D9AA31B" w14:textId="77777777" w:rsidR="00453A38" w:rsidRDefault="00453A38"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453A38" w:rsidRDefault="00453A38"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453A38" w:rsidRDefault="00453A38"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453A38" w:rsidRDefault="00453A38"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453A38" w:rsidRDefault="00453A38"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453A38" w:rsidRDefault="00453A38"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453A38" w:rsidRDefault="00453A38"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453A38" w:rsidRDefault="00453A38"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453A38" w:rsidRPr="004A3E27" w:rsidRDefault="00453A38"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453A38" w:rsidRPr="004A3E27" w:rsidRDefault="00453A38"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453A38" w:rsidRPr="004A3E27" w:rsidRDefault="00453A38"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453A38" w:rsidRPr="004A3E27" w:rsidRDefault="00453A38"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453A38" w:rsidRDefault="00453A38"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453A38" w:rsidRPr="004A3E27" w:rsidRDefault="00453A38"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453A38" w:rsidRPr="004A3E27" w:rsidRDefault="00453A38"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453A38" w:rsidRPr="004A3E27" w:rsidRDefault="00453A38"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453A38" w:rsidRDefault="00453A38" w:rsidP="00AC01E8">
      <w:pPr>
        <w:pStyle w:val="footnote"/>
      </w:pPr>
      <w:r>
        <w:rPr>
          <w:rStyle w:val="FootnoteReference"/>
        </w:rPr>
        <w:footnoteRef/>
      </w:r>
      <w:r>
        <w:t xml:space="preserve"> [JS] or “enlarged me”</w:t>
      </w:r>
    </w:p>
  </w:footnote>
  <w:footnote w:id="34">
    <w:p w14:paraId="369566FF" w14:textId="769E6598" w:rsidR="00453A38" w:rsidRPr="004A3E27" w:rsidRDefault="00453A38"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453A38" w:rsidRPr="004A3E27" w:rsidRDefault="00453A38"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453A38" w:rsidRPr="004A3E27" w:rsidRDefault="00453A38"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453A38" w:rsidRPr="004A3E27" w:rsidRDefault="00453A38"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453A38" w:rsidRDefault="00453A38" w:rsidP="00AC01E8">
      <w:pPr>
        <w:pStyle w:val="footnote"/>
      </w:pPr>
      <w:r>
        <w:rPr>
          <w:rStyle w:val="FootnoteReference"/>
        </w:rPr>
        <w:footnoteRef/>
      </w:r>
      <w:r>
        <w:t xml:space="preserve"> [JS] literally, “face”</w:t>
      </w:r>
    </w:p>
  </w:footnote>
  <w:footnote w:id="39">
    <w:p w14:paraId="4A85A605" w14:textId="3B66CCF4" w:rsidR="00453A38" w:rsidRDefault="00453A38"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453A38" w:rsidRPr="004A3E27" w:rsidRDefault="00453A38"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453A38" w:rsidRPr="004A3E27" w:rsidRDefault="00453A38"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453A38" w:rsidRDefault="00453A38" w:rsidP="00FE33CB">
      <w:pPr>
        <w:pStyle w:val="footnote"/>
      </w:pPr>
      <w:r>
        <w:rPr>
          <w:rStyle w:val="FootnoteReference"/>
        </w:rPr>
        <w:footnoteRef/>
      </w:r>
      <w:r>
        <w:t xml:space="preserve"> [JS] or “and You will see me.”</w:t>
      </w:r>
    </w:p>
  </w:footnote>
  <w:footnote w:id="43">
    <w:p w14:paraId="2738F1D2" w14:textId="121829F4" w:rsidR="00453A38" w:rsidRDefault="00453A38" w:rsidP="00DC2AAA">
      <w:pPr>
        <w:pStyle w:val="footnote"/>
      </w:pPr>
      <w:r>
        <w:rPr>
          <w:rStyle w:val="FootnoteReference"/>
        </w:rPr>
        <w:footnoteRef/>
      </w:r>
      <w:r>
        <w:t xml:space="preserve"> [JS] or lawlessness</w:t>
      </w:r>
    </w:p>
  </w:footnote>
  <w:footnote w:id="44">
    <w:p w14:paraId="0C722E17" w14:textId="0C245CCD" w:rsidR="00453A38" w:rsidRDefault="00453A38" w:rsidP="00423962">
      <w:pPr>
        <w:pStyle w:val="footnote"/>
      </w:pPr>
      <w:r>
        <w:rPr>
          <w:rStyle w:val="FootnoteReference"/>
        </w:rPr>
        <w:footnoteRef/>
      </w:r>
      <w:r>
        <w:t xml:space="preserve"> [JS] “do obeisance”, “worship”, referring to the physical act</w:t>
      </w:r>
    </w:p>
  </w:footnote>
  <w:footnote w:id="45">
    <w:p w14:paraId="673FFF4D" w14:textId="4AC67C07" w:rsidR="00453A38" w:rsidRPr="004A3E27" w:rsidRDefault="00453A38"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453A38" w:rsidRDefault="00453A38"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453A38" w:rsidRPr="004A3E27" w:rsidRDefault="00453A38"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453A38" w:rsidRPr="004A3E27" w:rsidRDefault="00453A38"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453A38" w:rsidRDefault="00453A38" w:rsidP="00530F84">
      <w:pPr>
        <w:pStyle w:val="footnote"/>
      </w:pPr>
      <w:r>
        <w:rPr>
          <w:rStyle w:val="FootnoteReference"/>
        </w:rPr>
        <w:footnoteRef/>
      </w:r>
      <w:r>
        <w:t xml:space="preserve"> [JS] or “give thanks”. The word conveys “thankfully confess with praise”</w:t>
      </w:r>
    </w:p>
  </w:footnote>
  <w:footnote w:id="50">
    <w:p w14:paraId="3C274CF7" w14:textId="753C99BC" w:rsidR="00453A38" w:rsidRPr="004A3E27" w:rsidRDefault="00453A38"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453A38" w:rsidRDefault="00453A38" w:rsidP="00530F84">
      <w:pPr>
        <w:pStyle w:val="footnote"/>
      </w:pPr>
      <w:r>
        <w:rPr>
          <w:rStyle w:val="FootnoteReference"/>
        </w:rPr>
        <w:footnoteRef/>
      </w:r>
      <w:r>
        <w:t xml:space="preserve"> [JS] Fr. Lazarus and Brenton interpolate “my enemy”</w:t>
      </w:r>
    </w:p>
  </w:footnote>
  <w:footnote w:id="52">
    <w:p w14:paraId="4AC07AFE" w14:textId="206B4893" w:rsidR="00453A38" w:rsidRPr="004A3E27" w:rsidRDefault="00453A38"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453A38" w:rsidRPr="004A3E27" w:rsidRDefault="00453A38" w:rsidP="00C06875">
      <w:pPr>
        <w:pStyle w:val="footnote"/>
      </w:pPr>
      <w:r w:rsidRPr="004A3E27">
        <w:rPr>
          <w:rStyle w:val="FootnoteReference"/>
        </w:rPr>
        <w:footnoteRef/>
      </w:r>
      <w:r w:rsidRPr="004A3E27">
        <w:t xml:space="preserve"> Empties fall (Ephes. 5:18).</w:t>
      </w:r>
    </w:p>
  </w:footnote>
  <w:footnote w:id="54">
    <w:p w14:paraId="5DDCA66E" w14:textId="77777777" w:rsidR="00453A38" w:rsidRPr="004A3E27" w:rsidRDefault="00453A38"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3FBE71C1" w14:textId="749D259D" w:rsidR="00453A38" w:rsidRDefault="00453A38" w:rsidP="00741EF6">
      <w:pPr>
        <w:pStyle w:val="footnote"/>
      </w:pPr>
      <w:r>
        <w:rPr>
          <w:rStyle w:val="FootnoteReference"/>
        </w:rPr>
        <w:footnoteRef/>
      </w:r>
      <w:r>
        <w:t xml:space="preserve"> [JS] or “give thanks to”, or “thankfully confess the Lord with Praise”</w:t>
      </w:r>
    </w:p>
  </w:footnote>
  <w:footnote w:id="56">
    <w:p w14:paraId="74E99F4D" w14:textId="77777777" w:rsidR="00453A38" w:rsidRPr="004A3E27" w:rsidRDefault="00453A38"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453A38" w:rsidRPr="004A3E27" w:rsidRDefault="00453A38" w:rsidP="00C06875">
      <w:pPr>
        <w:pStyle w:val="footnote"/>
      </w:pPr>
      <w:r w:rsidRPr="004A3E27">
        <w:rPr>
          <w:rStyle w:val="FootnoteReference"/>
        </w:rPr>
        <w:footnoteRef/>
      </w:r>
      <w:r w:rsidRPr="004A3E27">
        <w:t xml:space="preserve"> Mt. 21:16.</w:t>
      </w:r>
    </w:p>
  </w:footnote>
  <w:footnote w:id="58">
    <w:p w14:paraId="263154A0" w14:textId="77777777" w:rsidR="00453A38" w:rsidRPr="004A3E27" w:rsidRDefault="00453A38"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453A38" w:rsidRPr="004A3E27" w:rsidRDefault="00453A38" w:rsidP="00C06875">
      <w:pPr>
        <w:pStyle w:val="footnote"/>
      </w:pPr>
      <w:r w:rsidRPr="004A3E27">
        <w:rPr>
          <w:rStyle w:val="FootnoteReference"/>
        </w:rPr>
        <w:footnoteRef/>
      </w:r>
      <w:r w:rsidRPr="004A3E27">
        <w:t xml:space="preserve"> Heb. 2:6-8. The Sovereignty of the Son of Man (Messiah).</w:t>
      </w:r>
    </w:p>
  </w:footnote>
  <w:footnote w:id="60">
    <w:p w14:paraId="04C11CE1" w14:textId="67416AE0" w:rsidR="00453A38" w:rsidRDefault="00453A38" w:rsidP="00741EF6">
      <w:pPr>
        <w:pStyle w:val="footnote"/>
      </w:pPr>
      <w:r>
        <w:rPr>
          <w:rStyle w:val="FootnoteReference"/>
        </w:rPr>
        <w:footnoteRef/>
      </w:r>
      <w:r>
        <w:t xml:space="preserve"> [JS] or “thank”, “I will thankfully confess You with praise”</w:t>
      </w:r>
    </w:p>
  </w:footnote>
  <w:footnote w:id="61">
    <w:p w14:paraId="4A64FA1B" w14:textId="245FE10B" w:rsidR="00453A38" w:rsidRDefault="00453A38" w:rsidP="005C7C41">
      <w:pPr>
        <w:pStyle w:val="footnote"/>
      </w:pPr>
      <w:r>
        <w:rPr>
          <w:rStyle w:val="FootnoteReference"/>
        </w:rPr>
        <w:footnoteRef/>
      </w:r>
      <w:r>
        <w:t xml:space="preserve"> [JS] Or, “I will confess You with thanksgiving”</w:t>
      </w:r>
    </w:p>
  </w:footnote>
  <w:footnote w:id="62">
    <w:p w14:paraId="70996BAC" w14:textId="67EDD120" w:rsidR="00453A38" w:rsidRDefault="00453A38" w:rsidP="00741EF6">
      <w:pPr>
        <w:pStyle w:val="footnote"/>
      </w:pPr>
      <w:r>
        <w:rPr>
          <w:rStyle w:val="FootnoteReference"/>
        </w:rPr>
        <w:footnoteRef/>
      </w:r>
      <w:r>
        <w:t xml:space="preserve"> [JS] literally, “from before Your face”</w:t>
      </w:r>
    </w:p>
  </w:footnote>
  <w:footnote w:id="63">
    <w:p w14:paraId="1EEFD7A1" w14:textId="55BF803F" w:rsidR="00453A38" w:rsidRPr="004A3E27" w:rsidRDefault="00453A38"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4">
    <w:p w14:paraId="722FF076" w14:textId="77777777" w:rsidR="00453A38" w:rsidRPr="004A3E27" w:rsidRDefault="00453A38"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5">
    <w:p w14:paraId="3428C8D1" w14:textId="77777777" w:rsidR="00453A38" w:rsidRPr="004A3E27" w:rsidRDefault="00453A38"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6">
    <w:p w14:paraId="1BACCDC6" w14:textId="77777777" w:rsidR="00453A38" w:rsidRPr="004A3E27" w:rsidRDefault="00453A38"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7">
    <w:p w14:paraId="35D4643B" w14:textId="1AD327CF" w:rsidR="00453A38" w:rsidRDefault="00453A38" w:rsidP="00AF711D">
      <w:pPr>
        <w:pStyle w:val="footnote"/>
      </w:pPr>
      <w:r>
        <w:rPr>
          <w:rStyle w:val="FootnoteReference"/>
        </w:rPr>
        <w:footnoteRef/>
      </w:r>
      <w:r>
        <w:t xml:space="preserve"> [JS] literally, “arm”</w:t>
      </w:r>
    </w:p>
  </w:footnote>
  <w:footnote w:id="68">
    <w:p w14:paraId="4F5EE238" w14:textId="67FB8443" w:rsidR="00453A38" w:rsidRPr="004A3E27" w:rsidRDefault="00453A38" w:rsidP="00BD5BBE">
      <w:pPr>
        <w:pStyle w:val="footnote"/>
      </w:pPr>
      <w:r w:rsidRPr="004A3E27">
        <w:rPr>
          <w:rStyle w:val="FootnoteReference"/>
        </w:rPr>
        <w:footnoteRef/>
      </w:r>
      <w:r w:rsidRPr="004A3E27">
        <w:t xml:space="preserve"> </w:t>
      </w:r>
      <w:r>
        <w:t>cf</w:t>
      </w:r>
      <w:r w:rsidRPr="004A3E27">
        <w:t>. 2 Cor. 6:16; 1 Cor. 6:19.</w:t>
      </w:r>
    </w:p>
  </w:footnote>
  <w:footnote w:id="69">
    <w:p w14:paraId="06196E84" w14:textId="09CA15AE" w:rsidR="00453A38" w:rsidRPr="004A3E27" w:rsidRDefault="00453A38" w:rsidP="00BD5BBE">
      <w:pPr>
        <w:pStyle w:val="footnote"/>
      </w:pPr>
      <w:r w:rsidRPr="004A3E27">
        <w:rPr>
          <w:rStyle w:val="FootnoteReference"/>
        </w:rPr>
        <w:footnoteRef/>
      </w:r>
      <w:r w:rsidRPr="004A3E27">
        <w:t xml:space="preserve"> </w:t>
      </w:r>
      <w:r>
        <w:t>cf</w:t>
      </w:r>
      <w:r w:rsidRPr="004A3E27">
        <w:t>. Mt. 10:19, 20; Luke 21:12-19.</w:t>
      </w:r>
    </w:p>
  </w:footnote>
  <w:footnote w:id="70">
    <w:p w14:paraId="18B16E36" w14:textId="67403665" w:rsidR="00453A38" w:rsidRPr="004A3E27" w:rsidRDefault="00453A38"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1">
    <w:p w14:paraId="11679EA7" w14:textId="08137300" w:rsidR="00453A38" w:rsidRDefault="00453A38"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2">
    <w:p w14:paraId="6D7546C6" w14:textId="173E810C" w:rsidR="00453A38" w:rsidRDefault="00453A38" w:rsidP="003F1DDB">
      <w:pPr>
        <w:pStyle w:val="footnote"/>
      </w:pPr>
      <w:r>
        <w:rPr>
          <w:rStyle w:val="FootnoteReference"/>
        </w:rPr>
        <w:footnoteRef/>
      </w:r>
      <w:r>
        <w:t xml:space="preserve"> [JS] from Fr. Athanasius</w:t>
      </w:r>
    </w:p>
  </w:footnote>
  <w:footnote w:id="73">
    <w:p w14:paraId="69DDC031" w14:textId="072B35A0" w:rsidR="00453A38" w:rsidRPr="004A3E27" w:rsidRDefault="00453A38"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4">
    <w:p w14:paraId="7B2308F0" w14:textId="163ED086" w:rsidR="00453A38" w:rsidRPr="004A3E27" w:rsidRDefault="00453A38"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5">
    <w:p w14:paraId="0A1AEA09" w14:textId="719947E0" w:rsidR="00453A38" w:rsidRPr="004A3E27" w:rsidRDefault="00453A38"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6">
    <w:p w14:paraId="4590FEB6" w14:textId="77777777" w:rsidR="00453A38" w:rsidRPr="004A3E27" w:rsidRDefault="00453A38" w:rsidP="00BD5BBE">
      <w:pPr>
        <w:pStyle w:val="footnote"/>
      </w:pPr>
      <w:r w:rsidRPr="004A3E27">
        <w:rPr>
          <w:rStyle w:val="FootnoteReference"/>
        </w:rPr>
        <w:footnoteRef/>
      </w:r>
      <w:r w:rsidRPr="004A3E27">
        <w:t xml:space="preserve"> At: </w:t>
      </w:r>
      <w:r w:rsidRPr="004A3E27">
        <w:rPr>
          <w:i/>
        </w:rPr>
        <w:t>or</w:t>
      </w:r>
      <w:r w:rsidRPr="004A3E27">
        <w:t>, In.</w:t>
      </w:r>
    </w:p>
  </w:footnote>
  <w:footnote w:id="77">
    <w:p w14:paraId="668862BB" w14:textId="77777777" w:rsidR="00453A38" w:rsidRPr="004A3E27" w:rsidRDefault="00453A38" w:rsidP="00BD5BBE">
      <w:pPr>
        <w:pStyle w:val="footnote"/>
      </w:pPr>
      <w:r w:rsidRPr="004A3E27">
        <w:rPr>
          <w:rStyle w:val="FootnoteReference"/>
        </w:rPr>
        <w:footnoteRef/>
      </w:r>
      <w:r w:rsidRPr="004A3E27">
        <w:t xml:space="preserve"> i.e. Hear Christ who intercedes on our behalf (1 Cor. 1:30; Rom. 8: 34).</w:t>
      </w:r>
    </w:p>
  </w:footnote>
  <w:footnote w:id="78">
    <w:p w14:paraId="6CFE3221" w14:textId="05261702" w:rsidR="00453A38" w:rsidRPr="004A3E27" w:rsidRDefault="00453A38" w:rsidP="007C28F0">
      <w:pPr>
        <w:pStyle w:val="footnote"/>
      </w:pPr>
      <w:r w:rsidRPr="004A3E27">
        <w:rPr>
          <w:rStyle w:val="FootnoteReference"/>
        </w:rPr>
        <w:footnoteRef/>
      </w:r>
      <w:r w:rsidRPr="004A3E27">
        <w:t xml:space="preserve"> </w:t>
      </w:r>
      <w:r>
        <w:t>cf</w:t>
      </w:r>
      <w:r w:rsidRPr="004A3E27">
        <w:t>. 2 Tim. 2:3, 12.</w:t>
      </w:r>
    </w:p>
  </w:footnote>
  <w:footnote w:id="79">
    <w:p w14:paraId="5F29B1F0" w14:textId="77777777" w:rsidR="00453A38" w:rsidRPr="004A3E27" w:rsidRDefault="00453A38"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0">
    <w:p w14:paraId="5D9C28AA" w14:textId="77777777" w:rsidR="00453A38" w:rsidRPr="004A3E27" w:rsidRDefault="00453A38" w:rsidP="00BD5BBE">
      <w:pPr>
        <w:pStyle w:val="footnote"/>
      </w:pPr>
      <w:r w:rsidRPr="004A3E27">
        <w:rPr>
          <w:rStyle w:val="FootnoteReference"/>
        </w:rPr>
        <w:footnoteRef/>
      </w:r>
      <w:r w:rsidRPr="004A3E27">
        <w:t xml:space="preserve"> ‘They cast Me out of their city and now surround Me on the cross’ (St. Augustine).</w:t>
      </w:r>
    </w:p>
  </w:footnote>
  <w:footnote w:id="81">
    <w:p w14:paraId="664E4599" w14:textId="27F6D76B" w:rsidR="00453A38" w:rsidRDefault="00453A38"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2">
    <w:p w14:paraId="4AD0F1DA" w14:textId="77777777" w:rsidR="00453A38" w:rsidRPr="004A3E27" w:rsidRDefault="00453A38"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3">
    <w:p w14:paraId="1D6BB5F1" w14:textId="7BEDD296" w:rsidR="00453A38" w:rsidRDefault="00453A38" w:rsidP="00D47452">
      <w:pPr>
        <w:pStyle w:val="footnote"/>
      </w:pPr>
      <w:r>
        <w:rPr>
          <w:rStyle w:val="FootnoteReference"/>
        </w:rPr>
        <w:footnoteRef/>
      </w:r>
      <w:r>
        <w:t xml:space="preserve"> [JS] or “foundation”</w:t>
      </w:r>
    </w:p>
  </w:footnote>
  <w:footnote w:id="84">
    <w:p w14:paraId="3C5663F2" w14:textId="2A9D9C12" w:rsidR="00453A38" w:rsidRDefault="00453A38" w:rsidP="00D47452">
      <w:pPr>
        <w:pStyle w:val="footnote"/>
      </w:pPr>
      <w:r>
        <w:rPr>
          <w:rStyle w:val="FootnoteReference"/>
        </w:rPr>
        <w:footnoteRef/>
      </w:r>
      <w:r>
        <w:t xml:space="preserve"> [JS] Fr. Lazarus has “my saviour”. I.e. the power of my salvation, or the One with power to save me.</w:t>
      </w:r>
    </w:p>
  </w:footnote>
  <w:footnote w:id="85">
    <w:p w14:paraId="4CDB07D8" w14:textId="14188044" w:rsidR="00453A38" w:rsidRPr="004A3E27" w:rsidRDefault="00453A38" w:rsidP="00BD5BBE">
      <w:pPr>
        <w:pStyle w:val="footnote"/>
      </w:pPr>
      <w:r w:rsidRPr="004A3E27">
        <w:rPr>
          <w:rStyle w:val="FootnoteReference"/>
        </w:rPr>
        <w:footnoteRef/>
      </w:r>
      <w:r w:rsidRPr="004A3E27">
        <w:t xml:space="preserve"> </w:t>
      </w:r>
      <w:r>
        <w:t>Cf</w:t>
      </w:r>
      <w:r w:rsidRPr="004A3E27">
        <w:t>. Acts 2:24.</w:t>
      </w:r>
    </w:p>
  </w:footnote>
  <w:footnote w:id="86">
    <w:p w14:paraId="09C8C689" w14:textId="5B1E38B7" w:rsidR="00453A38" w:rsidRPr="004A3E27" w:rsidRDefault="00453A38" w:rsidP="00BD5BBE">
      <w:pPr>
        <w:pStyle w:val="footnote"/>
      </w:pPr>
      <w:r w:rsidRPr="004A3E27">
        <w:rPr>
          <w:rStyle w:val="FootnoteReference"/>
        </w:rPr>
        <w:footnoteRef/>
      </w:r>
      <w:r w:rsidRPr="004A3E27">
        <w:t xml:space="preserve"> </w:t>
      </w:r>
      <w:r>
        <w:t>cf</w:t>
      </w:r>
      <w:r w:rsidRPr="004A3E27">
        <w:t>. Exodus 9:23.</w:t>
      </w:r>
    </w:p>
  </w:footnote>
  <w:footnote w:id="87">
    <w:p w14:paraId="1AF95C05" w14:textId="4DAED5F3" w:rsidR="00453A38" w:rsidRDefault="00453A38" w:rsidP="00D47452">
      <w:pPr>
        <w:pStyle w:val="footnote"/>
      </w:pPr>
      <w:r>
        <w:rPr>
          <w:rStyle w:val="FootnoteReference"/>
        </w:rPr>
        <w:footnoteRef/>
      </w:r>
      <w:r>
        <w:t xml:space="preserve"> [JS] literally, “then the sptrings of water were seen/appeared”</w:t>
      </w:r>
    </w:p>
  </w:footnote>
  <w:footnote w:id="88">
    <w:p w14:paraId="767519CF" w14:textId="3A0C4171" w:rsidR="00453A38" w:rsidRPr="004A3E27" w:rsidRDefault="00453A38"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9">
    <w:p w14:paraId="056C0234" w14:textId="77777777" w:rsidR="00453A38" w:rsidRPr="004A3E27" w:rsidRDefault="00453A38" w:rsidP="00BD5BBE">
      <w:pPr>
        <w:pStyle w:val="footnote"/>
      </w:pPr>
      <w:r w:rsidRPr="004A3E27">
        <w:rPr>
          <w:rStyle w:val="FootnoteReference"/>
        </w:rPr>
        <w:footnoteRef/>
      </w:r>
      <w:r w:rsidRPr="004A3E27">
        <w:t xml:space="preserve"> Twist and wrestle (Gen. 32: 4). And he will untwist the twister and the twisted (144:15).</w:t>
      </w:r>
    </w:p>
  </w:footnote>
  <w:footnote w:id="90">
    <w:p w14:paraId="1B9D3CDD" w14:textId="1592BE4E" w:rsidR="00453A38" w:rsidRPr="004A3E27" w:rsidRDefault="00453A38" w:rsidP="00BD5BBE">
      <w:pPr>
        <w:pStyle w:val="footnote"/>
      </w:pPr>
      <w:r w:rsidRPr="004A3E27">
        <w:rPr>
          <w:rStyle w:val="FootnoteReference"/>
        </w:rPr>
        <w:footnoteRef/>
      </w:r>
      <w:r w:rsidRPr="004A3E27">
        <w:t xml:space="preserve"> </w:t>
      </w:r>
      <w:r>
        <w:t>cf</w:t>
      </w:r>
      <w:r w:rsidRPr="004A3E27">
        <w:t>. Rev. 21:23.</w:t>
      </w:r>
    </w:p>
  </w:footnote>
  <w:footnote w:id="91">
    <w:p w14:paraId="7A34B80F" w14:textId="77777777" w:rsidR="00453A38" w:rsidRPr="004A3E27" w:rsidRDefault="00453A38"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2">
    <w:p w14:paraId="5386061E" w14:textId="77777777" w:rsidR="00453A38" w:rsidRPr="004A3E27" w:rsidRDefault="00453A38"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3">
    <w:p w14:paraId="7F859200" w14:textId="0E8BB508" w:rsidR="00453A38" w:rsidRDefault="00453A38" w:rsidP="006303CE">
      <w:pPr>
        <w:pStyle w:val="footnote"/>
      </w:pPr>
      <w:r>
        <w:rPr>
          <w:rStyle w:val="FootnoteReference"/>
        </w:rPr>
        <w:footnoteRef/>
      </w:r>
      <w:r>
        <w:t xml:space="preserve"> [JS] or “give thanks to You”, or “thankfully confess You with praise”</w:t>
      </w:r>
    </w:p>
  </w:footnote>
  <w:footnote w:id="94">
    <w:p w14:paraId="57A591AD" w14:textId="5B4F539E" w:rsidR="00453A38" w:rsidRPr="004A3E27" w:rsidRDefault="00453A38"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5">
    <w:p w14:paraId="05D27F74" w14:textId="77777777" w:rsidR="00453A38" w:rsidRPr="004A3E27" w:rsidRDefault="00453A38"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6">
    <w:p w14:paraId="07D44CE8" w14:textId="682DE898" w:rsidR="00453A38" w:rsidRDefault="00453A38" w:rsidP="00D019CA">
      <w:pPr>
        <w:pStyle w:val="footnote"/>
      </w:pPr>
      <w:r>
        <w:rPr>
          <w:rStyle w:val="FootnoteReference"/>
        </w:rPr>
        <w:footnoteRef/>
      </w:r>
      <w:r>
        <w:t xml:space="preserve"> [JS] lit. day to day</w:t>
      </w:r>
    </w:p>
  </w:footnote>
  <w:footnote w:id="97">
    <w:p w14:paraId="4D739E0B" w14:textId="0FB443F5" w:rsidR="00453A38" w:rsidRDefault="00453A38" w:rsidP="00D019CA">
      <w:pPr>
        <w:pStyle w:val="footnote"/>
      </w:pPr>
      <w:r>
        <w:rPr>
          <w:rStyle w:val="FootnoteReference"/>
        </w:rPr>
        <w:footnoteRef/>
      </w:r>
      <w:r>
        <w:t xml:space="preserve"> [JS] Fr. Lazarus has “and no sound of them is heard.” And then prepends “yet” to the next vs.</w:t>
      </w:r>
    </w:p>
  </w:footnote>
  <w:footnote w:id="98">
    <w:p w14:paraId="7770444D" w14:textId="77777777" w:rsidR="00453A38" w:rsidRPr="004A3E27" w:rsidRDefault="00453A38" w:rsidP="00BD5BBE">
      <w:pPr>
        <w:pStyle w:val="footnote"/>
      </w:pPr>
      <w:r w:rsidRPr="004A3E27">
        <w:rPr>
          <w:rStyle w:val="FootnoteReference"/>
        </w:rPr>
        <w:footnoteRef/>
      </w:r>
      <w:r w:rsidRPr="004A3E27">
        <w:t xml:space="preserve"> Rom. 10:18.</w:t>
      </w:r>
    </w:p>
  </w:footnote>
  <w:footnote w:id="99">
    <w:p w14:paraId="774F183E" w14:textId="35452E5D" w:rsidR="00453A38" w:rsidRDefault="00453A38" w:rsidP="005E2409">
      <w:pPr>
        <w:pStyle w:val="footnote"/>
      </w:pPr>
      <w:r>
        <w:rPr>
          <w:rStyle w:val="FootnoteReference"/>
        </w:rPr>
        <w:footnoteRef/>
      </w:r>
      <w:r>
        <w:t xml:space="preserve"> [JS] Fr. Lazarus has “sanctuary”</w:t>
      </w:r>
    </w:p>
  </w:footnote>
  <w:footnote w:id="100">
    <w:p w14:paraId="28F942E6" w14:textId="353F357B" w:rsidR="00453A38" w:rsidRPr="004A3E27" w:rsidRDefault="00453A38" w:rsidP="00BD5BBE">
      <w:pPr>
        <w:pStyle w:val="footnote"/>
      </w:pPr>
      <w:r w:rsidRPr="004A3E27">
        <w:rPr>
          <w:rStyle w:val="FootnoteReference"/>
        </w:rPr>
        <w:footnoteRef/>
      </w:r>
      <w:r w:rsidRPr="004A3E27">
        <w:t xml:space="preserve"> </w:t>
      </w:r>
      <w:r>
        <w:t>cf</w:t>
      </w:r>
      <w:r w:rsidRPr="004A3E27">
        <w:t>. Ps. 88:38.</w:t>
      </w:r>
    </w:p>
  </w:footnote>
  <w:footnote w:id="101">
    <w:p w14:paraId="2DBF8356" w14:textId="76DCF8DE" w:rsidR="00453A38" w:rsidRDefault="00453A38" w:rsidP="005E2409">
      <w:pPr>
        <w:pStyle w:val="footnote"/>
      </w:pPr>
      <w:r>
        <w:rPr>
          <w:rStyle w:val="FootnoteReference"/>
        </w:rPr>
        <w:footnoteRef/>
      </w:r>
      <w:r>
        <w:t xml:space="preserve"> [JS] literally “giant”</w:t>
      </w:r>
    </w:p>
  </w:footnote>
  <w:footnote w:id="102">
    <w:p w14:paraId="4D5F61F1" w14:textId="397EFA8A" w:rsidR="00453A38" w:rsidRDefault="00453A38" w:rsidP="005E2409">
      <w:pPr>
        <w:pStyle w:val="footnote"/>
      </w:pPr>
      <w:r>
        <w:rPr>
          <w:rStyle w:val="FootnoteReference"/>
        </w:rPr>
        <w:footnoteRef/>
      </w:r>
      <w:r>
        <w:t xml:space="preserve"> [JS] or “it”</w:t>
      </w:r>
    </w:p>
  </w:footnote>
  <w:footnote w:id="103">
    <w:p w14:paraId="7D882E05" w14:textId="2F32DF97" w:rsidR="00453A38" w:rsidRPr="004A3E27" w:rsidRDefault="00453A38" w:rsidP="00BD5BBE">
      <w:pPr>
        <w:pStyle w:val="footnote"/>
      </w:pPr>
      <w:r w:rsidRPr="004A3E27">
        <w:rPr>
          <w:rStyle w:val="FootnoteReference"/>
        </w:rPr>
        <w:footnoteRef/>
      </w:r>
      <w:r w:rsidRPr="004A3E27">
        <w:t xml:space="preserve"> </w:t>
      </w:r>
      <w:r>
        <w:t>cf</w:t>
      </w:r>
      <w:r w:rsidRPr="004A3E27">
        <w:t>. Ps. 118:72.</w:t>
      </w:r>
    </w:p>
  </w:footnote>
  <w:footnote w:id="104">
    <w:p w14:paraId="6C5A660E" w14:textId="77777777" w:rsidR="00453A38" w:rsidRPr="004A3E27" w:rsidRDefault="00453A38"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5">
    <w:p w14:paraId="630A2B2F" w14:textId="0471B728" w:rsidR="00453A38" w:rsidRPr="004A3E27" w:rsidRDefault="00453A38"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6">
    <w:p w14:paraId="5268EBEE" w14:textId="2E7234AE" w:rsidR="00453A38" w:rsidRDefault="00453A38" w:rsidP="00223CB5">
      <w:pPr>
        <w:pStyle w:val="footnote"/>
      </w:pPr>
      <w:r>
        <w:rPr>
          <w:rStyle w:val="FootnoteReference"/>
        </w:rPr>
        <w:footnoteRef/>
      </w:r>
      <w:r>
        <w:t xml:space="preserve"> [JS] literally “holy place”.</w:t>
      </w:r>
    </w:p>
  </w:footnote>
  <w:footnote w:id="107">
    <w:p w14:paraId="383B4369" w14:textId="77D437E1" w:rsidR="00453A38" w:rsidRDefault="00453A38"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8">
    <w:p w14:paraId="18278CE8" w14:textId="798A67A6" w:rsidR="00453A38" w:rsidRPr="004A3E27" w:rsidRDefault="00453A38"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9">
    <w:p w14:paraId="0EFF903C" w14:textId="6B531BF6" w:rsidR="00453A38" w:rsidRDefault="00453A38" w:rsidP="002E647A">
      <w:pPr>
        <w:pStyle w:val="footnote"/>
      </w:pPr>
      <w:r>
        <w:rPr>
          <w:rStyle w:val="FootnoteReference"/>
        </w:rPr>
        <w:footnoteRef/>
      </w:r>
      <w:r>
        <w:t xml:space="preserve"> [JS] or “gone before him”, Fr. Athanasius has “overtaken him” (Liturgy of Tobi 1)</w:t>
      </w:r>
    </w:p>
  </w:footnote>
  <w:footnote w:id="110">
    <w:p w14:paraId="1559CF30" w14:textId="345B8878" w:rsidR="00453A38" w:rsidRDefault="00453A38" w:rsidP="00A10A86">
      <w:pPr>
        <w:pStyle w:val="footnote"/>
      </w:pPr>
      <w:r>
        <w:rPr>
          <w:rStyle w:val="FootnoteReference"/>
        </w:rPr>
        <w:footnoteRef/>
      </w:r>
      <w:r>
        <w:t xml:space="preserve"> [JS] or “his glory is great by your salvation/deliverance”</w:t>
      </w:r>
    </w:p>
  </w:footnote>
  <w:footnote w:id="111">
    <w:p w14:paraId="40556A29" w14:textId="77777777" w:rsidR="00453A38" w:rsidRPr="004A3E27" w:rsidRDefault="00453A38"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2">
    <w:p w14:paraId="27D6847B" w14:textId="77777777" w:rsidR="00453A38" w:rsidRPr="004A3E27" w:rsidRDefault="00453A38" w:rsidP="00BD5BBE">
      <w:pPr>
        <w:pStyle w:val="footnote"/>
      </w:pPr>
      <w:r w:rsidRPr="004A3E27">
        <w:rPr>
          <w:rStyle w:val="FootnoteReference"/>
        </w:rPr>
        <w:footnoteRef/>
      </w:r>
      <w:r w:rsidRPr="004A3E27">
        <w:t xml:space="preserve"> ‘Christ died that we might live’ (1 Thess. 5:10; 1 Pet. 2:24).</w:t>
      </w:r>
    </w:p>
  </w:footnote>
  <w:footnote w:id="113">
    <w:p w14:paraId="6BA53780" w14:textId="3A4D561C" w:rsidR="00453A38" w:rsidRPr="004A3E27" w:rsidRDefault="00453A38"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4">
    <w:p w14:paraId="3C4F1B04" w14:textId="0B824CBF" w:rsidR="00453A38" w:rsidRPr="004A3E27" w:rsidRDefault="00453A38"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5">
    <w:p w14:paraId="49AF07F8" w14:textId="1ADD3608" w:rsidR="00453A38" w:rsidRDefault="00453A38" w:rsidP="00614947">
      <w:pPr>
        <w:pStyle w:val="footnote"/>
      </w:pPr>
      <w:r>
        <w:rPr>
          <w:rStyle w:val="FootnoteReference"/>
        </w:rPr>
        <w:footnoteRef/>
      </w:r>
      <w:r>
        <w:t xml:space="preserve"> [JS] Fr. Lazarus has “dwell in the holy place”.</w:t>
      </w:r>
    </w:p>
  </w:footnote>
  <w:footnote w:id="116">
    <w:p w14:paraId="41CC497C" w14:textId="77777777" w:rsidR="00453A38" w:rsidRPr="004A3E27" w:rsidRDefault="00453A38" w:rsidP="00BD5BBE">
      <w:pPr>
        <w:pStyle w:val="footnote"/>
      </w:pPr>
      <w:r w:rsidRPr="004A3E27">
        <w:rPr>
          <w:rStyle w:val="FootnoteReference"/>
        </w:rPr>
        <w:footnoteRef/>
      </w:r>
      <w:r w:rsidRPr="004A3E27">
        <w:t xml:space="preserve"> Mt. 27:39,43; Wis. 2:12-20.</w:t>
      </w:r>
    </w:p>
  </w:footnote>
  <w:footnote w:id="117">
    <w:p w14:paraId="552BFC80" w14:textId="77777777" w:rsidR="00453A38" w:rsidRPr="004A3E27" w:rsidRDefault="00453A38" w:rsidP="00BD5BBE">
      <w:pPr>
        <w:pStyle w:val="footnote"/>
      </w:pPr>
      <w:r w:rsidRPr="004A3E27">
        <w:rPr>
          <w:rStyle w:val="FootnoteReference"/>
        </w:rPr>
        <w:footnoteRef/>
      </w:r>
      <w:r w:rsidRPr="004A3E27">
        <w:t xml:space="preserve"> Lam. 2:16; 3:46.</w:t>
      </w:r>
    </w:p>
  </w:footnote>
  <w:footnote w:id="118">
    <w:p w14:paraId="1382AE44" w14:textId="77777777" w:rsidR="00453A38" w:rsidRPr="004A3E27" w:rsidRDefault="00453A38" w:rsidP="00BD5BBE">
      <w:pPr>
        <w:pStyle w:val="footnote"/>
      </w:pPr>
      <w:r w:rsidRPr="004A3E27">
        <w:rPr>
          <w:rStyle w:val="FootnoteReference"/>
        </w:rPr>
        <w:footnoteRef/>
      </w:r>
      <w:r w:rsidRPr="004A3E27">
        <w:t xml:space="preserve"> Jn. 19:37.</w:t>
      </w:r>
    </w:p>
  </w:footnote>
  <w:footnote w:id="119">
    <w:p w14:paraId="17643289" w14:textId="77777777" w:rsidR="00453A38" w:rsidRPr="004A3E27" w:rsidRDefault="00453A38" w:rsidP="00BD5BBE">
      <w:pPr>
        <w:pStyle w:val="footnote"/>
      </w:pPr>
      <w:r w:rsidRPr="004A3E27">
        <w:rPr>
          <w:rStyle w:val="FootnoteReference"/>
        </w:rPr>
        <w:footnoteRef/>
      </w:r>
      <w:r w:rsidRPr="004A3E27">
        <w:t xml:space="preserve"> Jn. 19:24.</w:t>
      </w:r>
    </w:p>
  </w:footnote>
  <w:footnote w:id="120">
    <w:p w14:paraId="79F35E59" w14:textId="3AF86606" w:rsidR="00453A38" w:rsidRPr="004A3E27" w:rsidRDefault="00453A38"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21">
    <w:p w14:paraId="17B5651D" w14:textId="24ADEBC4" w:rsidR="00453A38" w:rsidRDefault="00453A38" w:rsidP="00ED0D70">
      <w:pPr>
        <w:pStyle w:val="footnote"/>
      </w:pPr>
      <w:r>
        <w:rPr>
          <w:rStyle w:val="FootnoteReference"/>
        </w:rPr>
        <w:footnoteRef/>
      </w:r>
      <w:r>
        <w:t xml:space="preserve"> [JS]Others have “and my only-begotten from the hand of the dog.”</w:t>
      </w:r>
    </w:p>
  </w:footnote>
  <w:footnote w:id="122">
    <w:p w14:paraId="18C385E9" w14:textId="2415B4A3" w:rsidR="00453A38" w:rsidRDefault="00453A38" w:rsidP="00ED0D70">
      <w:pPr>
        <w:pStyle w:val="footnote"/>
      </w:pPr>
      <w:r>
        <w:rPr>
          <w:rStyle w:val="FootnoteReference"/>
        </w:rPr>
        <w:footnoteRef/>
      </w:r>
      <w:r>
        <w:t xml:space="preserve"> [JS] Fr. Lazarus has “the rhinoceros.”</w:t>
      </w:r>
    </w:p>
  </w:footnote>
  <w:footnote w:id="123">
    <w:p w14:paraId="08777F76" w14:textId="77777777" w:rsidR="00453A38" w:rsidRPr="004A3E27" w:rsidRDefault="00453A38" w:rsidP="00BD5BBE">
      <w:pPr>
        <w:pStyle w:val="footnote"/>
      </w:pPr>
      <w:r w:rsidRPr="004A3E27">
        <w:rPr>
          <w:rStyle w:val="FootnoteReference"/>
        </w:rPr>
        <w:footnoteRef/>
      </w:r>
      <w:r w:rsidRPr="004A3E27">
        <w:t xml:space="preserve"> Hebrews 2:12.</w:t>
      </w:r>
    </w:p>
  </w:footnote>
  <w:footnote w:id="124">
    <w:p w14:paraId="1C395EA2" w14:textId="6F37561F" w:rsidR="00453A38" w:rsidRDefault="00453A38" w:rsidP="000651AA">
      <w:pPr>
        <w:pStyle w:val="footnote"/>
      </w:pPr>
      <w:r>
        <w:rPr>
          <w:rStyle w:val="FootnoteReference"/>
        </w:rPr>
        <w:footnoteRef/>
      </w:r>
      <w:r>
        <w:t xml:space="preserve"> [JS] literally “all you seed of Jacob”</w:t>
      </w:r>
    </w:p>
  </w:footnote>
  <w:footnote w:id="125">
    <w:p w14:paraId="077193E5" w14:textId="6727B2C9" w:rsidR="00453A38" w:rsidRDefault="00453A38" w:rsidP="007A2D16">
      <w:pPr>
        <w:pStyle w:val="footnote"/>
      </w:pPr>
      <w:r>
        <w:rPr>
          <w:rStyle w:val="FootnoteReference"/>
        </w:rPr>
        <w:footnoteRef/>
      </w:r>
      <w:r>
        <w:t xml:space="preserve"> [JS] Congregation or assembly, not building.</w:t>
      </w:r>
    </w:p>
  </w:footnote>
  <w:footnote w:id="126">
    <w:p w14:paraId="332BD906" w14:textId="38FB3FF8" w:rsidR="00453A38" w:rsidRDefault="00453A38" w:rsidP="007A2D16">
      <w:pPr>
        <w:pStyle w:val="footnote"/>
      </w:pPr>
      <w:r>
        <w:rPr>
          <w:rStyle w:val="FootnoteReference"/>
        </w:rPr>
        <w:footnoteRef/>
      </w:r>
      <w:r>
        <w:t xml:space="preserve"> [JS] or “give thanks to”</w:t>
      </w:r>
    </w:p>
  </w:footnote>
  <w:footnote w:id="127">
    <w:p w14:paraId="5B6174F4" w14:textId="35F5BA44" w:rsidR="00453A38" w:rsidRDefault="00453A38" w:rsidP="000651AA">
      <w:pPr>
        <w:pStyle w:val="footnote"/>
      </w:pPr>
      <w:r>
        <w:rPr>
          <w:rStyle w:val="FootnoteReference"/>
        </w:rPr>
        <w:footnoteRef/>
      </w:r>
      <w:r>
        <w:t xml:space="preserve"> [JS] did obeisance, i.e. the physical act of bowing down.</w:t>
      </w:r>
    </w:p>
  </w:footnote>
  <w:footnote w:id="128">
    <w:p w14:paraId="6B61808C" w14:textId="77777777" w:rsidR="00453A38" w:rsidRPr="004A3E27" w:rsidRDefault="00453A38"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9">
    <w:p w14:paraId="168D5AEC" w14:textId="77777777" w:rsidR="00453A38" w:rsidRPr="004A3E27" w:rsidRDefault="00453A38" w:rsidP="00BD5BBE">
      <w:pPr>
        <w:pStyle w:val="footnote"/>
      </w:pPr>
      <w:r w:rsidRPr="004A3E27">
        <w:rPr>
          <w:rStyle w:val="FootnoteReference"/>
        </w:rPr>
        <w:footnoteRef/>
      </w:r>
      <w:r w:rsidRPr="004A3E27">
        <w:t xml:space="preserve"> Romans 3:24-26; John 17:4; 19:30.</w:t>
      </w:r>
    </w:p>
  </w:footnote>
  <w:footnote w:id="130">
    <w:p w14:paraId="47E5BE1D" w14:textId="6D6B1127" w:rsidR="00453A38" w:rsidRPr="004A3E27" w:rsidRDefault="00453A38"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1">
    <w:p w14:paraId="53BB4915" w14:textId="013E80AC" w:rsidR="00453A38" w:rsidRPr="004A3E27" w:rsidRDefault="00453A38"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2">
    <w:p w14:paraId="52EF8FB5" w14:textId="7D5C89FB" w:rsidR="00453A38" w:rsidRPr="004A3E27" w:rsidRDefault="00453A38" w:rsidP="00BD5BBE">
      <w:pPr>
        <w:pStyle w:val="footnote"/>
      </w:pPr>
      <w:r w:rsidRPr="004A3E27">
        <w:rPr>
          <w:rStyle w:val="FootnoteReference"/>
        </w:rPr>
        <w:footnoteRef/>
      </w:r>
      <w:r w:rsidRPr="004A3E27">
        <w:t xml:space="preserve"> </w:t>
      </w:r>
      <w:r>
        <w:t>cf</w:t>
      </w:r>
      <w:r w:rsidRPr="004A3E27">
        <w:t>. Ps. 26:4.</w:t>
      </w:r>
    </w:p>
  </w:footnote>
  <w:footnote w:id="133">
    <w:p w14:paraId="4B68EDDE" w14:textId="12EE5F02" w:rsidR="00453A38" w:rsidRPr="004A3E27" w:rsidRDefault="00453A38" w:rsidP="00BD5BBE">
      <w:pPr>
        <w:pStyle w:val="footnote"/>
      </w:pPr>
      <w:r w:rsidRPr="004A3E27">
        <w:rPr>
          <w:rStyle w:val="FootnoteReference"/>
        </w:rPr>
        <w:footnoteRef/>
      </w:r>
      <w:r w:rsidRPr="004A3E27">
        <w:t xml:space="preserve"> 1 Cor. 10:26-28; </w:t>
      </w:r>
      <w:r>
        <w:t>cf</w:t>
      </w:r>
      <w:r w:rsidRPr="004A3E27">
        <w:t>. Psalm 49:12.</w:t>
      </w:r>
    </w:p>
  </w:footnote>
  <w:footnote w:id="134">
    <w:p w14:paraId="137A32B2" w14:textId="77777777" w:rsidR="00453A38" w:rsidRPr="004A3E27" w:rsidRDefault="00453A38" w:rsidP="00BD5BBE">
      <w:pPr>
        <w:pStyle w:val="footnote"/>
      </w:pPr>
      <w:r w:rsidRPr="004A3E27">
        <w:rPr>
          <w:rStyle w:val="FootnoteReference"/>
        </w:rPr>
        <w:footnoteRef/>
      </w:r>
      <w:r w:rsidRPr="004A3E27">
        <w:t xml:space="preserve"> Is. 2:2; Dan. 2:35; 1 Cor. 10:4.</w:t>
      </w:r>
    </w:p>
  </w:footnote>
  <w:footnote w:id="135">
    <w:p w14:paraId="51F7905C" w14:textId="09ECCFBD" w:rsidR="00453A38" w:rsidRPr="004A3E27" w:rsidRDefault="00453A38"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6">
    <w:p w14:paraId="7B989AF7" w14:textId="411DE777" w:rsidR="00453A38" w:rsidRDefault="00453A38" w:rsidP="005A5E13">
      <w:pPr>
        <w:pStyle w:val="footnote"/>
      </w:pPr>
      <w:r>
        <w:rPr>
          <w:rStyle w:val="FootnoteReference"/>
        </w:rPr>
        <w:footnoteRef/>
      </w:r>
      <w:r>
        <w:t xml:space="preserve"> [JS] literally: “because they are from of old”.</w:t>
      </w:r>
    </w:p>
  </w:footnote>
  <w:footnote w:id="137">
    <w:p w14:paraId="78816607" w14:textId="60AD0FEA" w:rsidR="00453A38" w:rsidRDefault="00453A38" w:rsidP="00055722">
      <w:pPr>
        <w:pStyle w:val="footnote"/>
      </w:pPr>
      <w:r>
        <w:rPr>
          <w:rStyle w:val="FootnoteReference"/>
        </w:rPr>
        <w:footnoteRef/>
      </w:r>
      <w:r>
        <w:t xml:space="preserve"> [JS] literally, “so He sets a law for those who sin in the way.”</w:t>
      </w:r>
    </w:p>
  </w:footnote>
  <w:footnote w:id="138">
    <w:p w14:paraId="2169EE05" w14:textId="77777777" w:rsidR="00453A38" w:rsidRPr="004A3E27" w:rsidRDefault="00453A38" w:rsidP="00BD5BBE">
      <w:pPr>
        <w:pStyle w:val="footnote"/>
      </w:pPr>
      <w:r w:rsidRPr="004A3E27">
        <w:rPr>
          <w:rStyle w:val="FootnoteReference"/>
        </w:rPr>
        <w:footnoteRef/>
      </w:r>
      <w:r w:rsidRPr="004A3E27">
        <w:t xml:space="preserve"> seek: </w:t>
      </w:r>
      <w:r w:rsidRPr="004A3E27">
        <w:rPr>
          <w:i/>
        </w:rPr>
        <w:t>Heb</w:t>
      </w:r>
      <w:r w:rsidRPr="004A3E27">
        <w:t>. keep</w:t>
      </w:r>
    </w:p>
  </w:footnote>
  <w:footnote w:id="139">
    <w:p w14:paraId="77DCEC10" w14:textId="465E547A" w:rsidR="00453A38" w:rsidRPr="004A3E27" w:rsidRDefault="00453A38"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0">
    <w:p w14:paraId="10589304" w14:textId="75C5928C" w:rsidR="00453A38" w:rsidRDefault="00453A38" w:rsidP="00055722">
      <w:pPr>
        <w:pStyle w:val="footnote"/>
      </w:pPr>
      <w:r>
        <w:rPr>
          <w:rStyle w:val="FootnoteReference"/>
        </w:rPr>
        <w:footnoteRef/>
      </w:r>
      <w:r>
        <w:t xml:space="preserve"> [JS] NETS and Fr. Athanasius have “You will”</w:t>
      </w:r>
    </w:p>
  </w:footnote>
  <w:footnote w:id="141">
    <w:p w14:paraId="71590F21" w14:textId="77777777" w:rsidR="00453A38" w:rsidRPr="004A3E27" w:rsidRDefault="00453A38"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2">
    <w:p w14:paraId="42C6F902" w14:textId="27671EF5" w:rsidR="00453A38" w:rsidRDefault="00453A38" w:rsidP="003B7D97">
      <w:pPr>
        <w:pStyle w:val="footnote"/>
      </w:pPr>
      <w:r>
        <w:rPr>
          <w:rStyle w:val="FootnoteReference"/>
        </w:rPr>
        <w:footnoteRef/>
      </w:r>
      <w:r>
        <w:t xml:space="preserve"> Present in Fr. Athanasius and OSB.</w:t>
      </w:r>
    </w:p>
  </w:footnote>
  <w:footnote w:id="143">
    <w:p w14:paraId="00A665CB" w14:textId="42EDEB47" w:rsidR="00453A38" w:rsidRPr="004A3E27" w:rsidRDefault="00453A38"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4">
    <w:p w14:paraId="3EE7CB91" w14:textId="1CBB3112" w:rsidR="00453A38" w:rsidRDefault="00453A38" w:rsidP="003B7D97">
      <w:pPr>
        <w:pStyle w:val="footnote"/>
      </w:pPr>
      <w:r>
        <w:rPr>
          <w:rStyle w:val="FootnoteReference"/>
        </w:rPr>
        <w:footnoteRef/>
      </w:r>
      <w:r>
        <w:t xml:space="preserve"> Fr. Lazarus has “lonely and poor”. Fr. Athanasius has “an only son”. Others have “only-begotten and poor”</w:t>
      </w:r>
    </w:p>
  </w:footnote>
  <w:footnote w:id="145">
    <w:p w14:paraId="0A9BD984" w14:textId="77777777" w:rsidR="00453A38" w:rsidRPr="004A3E27" w:rsidRDefault="00453A38"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6">
    <w:p w14:paraId="17F45C59" w14:textId="65DF2916" w:rsidR="00453A38" w:rsidRPr="004A3E27" w:rsidRDefault="00453A38"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7">
    <w:p w14:paraId="14877493" w14:textId="77777777" w:rsidR="00453A38" w:rsidRPr="004A3E27" w:rsidRDefault="00453A38"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8">
    <w:p w14:paraId="489B5950" w14:textId="37592C41" w:rsidR="00453A38" w:rsidRDefault="00453A38" w:rsidP="00550F3A">
      <w:pPr>
        <w:pStyle w:val="footnote"/>
      </w:pPr>
      <w:r>
        <w:rPr>
          <w:rStyle w:val="FootnoteReference"/>
        </w:rPr>
        <w:footnoteRef/>
      </w:r>
      <w:r>
        <w:t xml:space="preserve"> [JS] literally, “place”</w:t>
      </w:r>
    </w:p>
  </w:footnote>
  <w:footnote w:id="149">
    <w:p w14:paraId="2B8FEA02" w14:textId="77777777" w:rsidR="00453A38" w:rsidRPr="004A3E27" w:rsidRDefault="00453A38" w:rsidP="00BD5BBE">
      <w:pPr>
        <w:pStyle w:val="footnote"/>
      </w:pPr>
      <w:r w:rsidRPr="004A3E27">
        <w:rPr>
          <w:rStyle w:val="FootnoteReference"/>
        </w:rPr>
        <w:footnoteRef/>
      </w:r>
      <w:r w:rsidRPr="004A3E27">
        <w:t xml:space="preserve"> churches: assemblies, gatherings, congregations (not buildings).</w:t>
      </w:r>
    </w:p>
  </w:footnote>
  <w:footnote w:id="150">
    <w:p w14:paraId="4B110C34" w14:textId="6E0E41E0" w:rsidR="00453A38" w:rsidRPr="004A3E27" w:rsidRDefault="00453A38"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1">
    <w:p w14:paraId="680E154C" w14:textId="77777777" w:rsidR="00453A38" w:rsidRPr="004A3E27" w:rsidRDefault="00453A38"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453A38" w:rsidRPr="004A3E27" w:rsidRDefault="00453A38" w:rsidP="00BD5BBE">
      <w:pPr>
        <w:pStyle w:val="footnote"/>
      </w:pPr>
      <w:r w:rsidRPr="004A3E27">
        <w:tab/>
        <w:t>‘No sweeter fragrance than to follow Christ,</w:t>
      </w:r>
    </w:p>
    <w:p w14:paraId="506149C0" w14:textId="77777777" w:rsidR="00453A38" w:rsidRPr="004A3E27" w:rsidRDefault="00453A38" w:rsidP="00BD5BBE">
      <w:pPr>
        <w:pStyle w:val="footnote"/>
      </w:pPr>
      <w:r w:rsidRPr="004A3E27">
        <w:tab/>
        <w:t>when man makes offerings of a holy life,</w:t>
      </w:r>
    </w:p>
    <w:p w14:paraId="3F57220B" w14:textId="77777777" w:rsidR="00453A38" w:rsidRPr="004A3E27" w:rsidRDefault="00453A38" w:rsidP="00BD5BBE">
      <w:pPr>
        <w:pStyle w:val="footnote"/>
      </w:pPr>
      <w:r w:rsidRPr="004A3E27">
        <w:tab/>
        <w:t>and offers golden deeds in sacrifice’ (St. Prosper).</w:t>
      </w:r>
    </w:p>
  </w:footnote>
  <w:footnote w:id="152">
    <w:p w14:paraId="0CC1CAEE" w14:textId="1E5BC75B" w:rsidR="00453A38" w:rsidRPr="004A3E27" w:rsidRDefault="00453A38" w:rsidP="00BD5BBE">
      <w:pPr>
        <w:pStyle w:val="footnote"/>
      </w:pPr>
      <w:r w:rsidRPr="004A3E27">
        <w:rPr>
          <w:rStyle w:val="FootnoteReference"/>
        </w:rPr>
        <w:footnoteRef/>
      </w:r>
      <w:r w:rsidRPr="004A3E27">
        <w:t xml:space="preserve"> </w:t>
      </w:r>
      <w:r>
        <w:t>cf</w:t>
      </w:r>
      <w:r w:rsidRPr="004A3E27">
        <w:t>. Psalm 21:11.</w:t>
      </w:r>
    </w:p>
  </w:footnote>
  <w:footnote w:id="153">
    <w:p w14:paraId="0192B227" w14:textId="50425B88" w:rsidR="00453A38" w:rsidRPr="004A3E27" w:rsidRDefault="00453A38" w:rsidP="00BD5BBE">
      <w:pPr>
        <w:pStyle w:val="footnote"/>
      </w:pPr>
      <w:r w:rsidRPr="004A3E27">
        <w:rPr>
          <w:rStyle w:val="FootnoteReference"/>
        </w:rPr>
        <w:footnoteRef/>
      </w:r>
      <w:r w:rsidRPr="004A3E27">
        <w:t xml:space="preserve"> </w:t>
      </w:r>
      <w:r>
        <w:t>cf</w:t>
      </w:r>
      <w:r w:rsidRPr="004A3E27">
        <w:t>. Isaiah 5:12.</w:t>
      </w:r>
    </w:p>
  </w:footnote>
  <w:footnote w:id="154">
    <w:p w14:paraId="20F0DD6B" w14:textId="4B10F54B" w:rsidR="00453A38" w:rsidRDefault="00453A38" w:rsidP="005922FD">
      <w:pPr>
        <w:pStyle w:val="footnote"/>
      </w:pPr>
      <w:r>
        <w:rPr>
          <w:rStyle w:val="FootnoteReference"/>
        </w:rPr>
        <w:footnoteRef/>
      </w:r>
      <w:r>
        <w:t xml:space="preserve"> [JS] confess: or “give thanks to”, or “thankfully confess”</w:t>
      </w:r>
    </w:p>
  </w:footnote>
  <w:footnote w:id="155">
    <w:p w14:paraId="73C943A7" w14:textId="0F5D3F1A" w:rsidR="00453A38" w:rsidRPr="004A3E27" w:rsidRDefault="00453A38" w:rsidP="00BD5BBE">
      <w:pPr>
        <w:pStyle w:val="footnote"/>
      </w:pPr>
      <w:r w:rsidRPr="004A3E27">
        <w:rPr>
          <w:rStyle w:val="FootnoteReference"/>
        </w:rPr>
        <w:footnoteRef/>
      </w:r>
      <w:r w:rsidRPr="004A3E27">
        <w:t xml:space="preserve"> </w:t>
      </w:r>
      <w:r>
        <w:t>Cf</w:t>
      </w:r>
      <w:r w:rsidRPr="004A3E27">
        <w:t>. Isaiah 40:11; John 10:11.</w:t>
      </w:r>
    </w:p>
  </w:footnote>
  <w:footnote w:id="156">
    <w:p w14:paraId="73195CDE" w14:textId="44A40FB8" w:rsidR="00453A38" w:rsidRDefault="00453A38" w:rsidP="008A40DF">
      <w:pPr>
        <w:pStyle w:val="footnote"/>
      </w:pPr>
      <w:r>
        <w:rPr>
          <w:rStyle w:val="FootnoteReference"/>
        </w:rPr>
        <w:footnoteRef/>
      </w:r>
      <w:r>
        <w:t xml:space="preserve"> [JS] “do obeisance”, i.e. a physical act.</w:t>
      </w:r>
    </w:p>
  </w:footnote>
  <w:footnote w:id="157">
    <w:p w14:paraId="0B35546F" w14:textId="519CF713" w:rsidR="00453A38" w:rsidRPr="004A3E27" w:rsidRDefault="00453A38"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8">
    <w:p w14:paraId="17F4E198" w14:textId="77777777" w:rsidR="00453A38" w:rsidRPr="004A3E27" w:rsidRDefault="00453A38"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9">
    <w:p w14:paraId="287F51B2" w14:textId="77777777" w:rsidR="00453A38" w:rsidRPr="004A3E27" w:rsidRDefault="00453A38"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0">
    <w:p w14:paraId="376DEC76" w14:textId="77777777" w:rsidR="00453A38" w:rsidRPr="004A3E27" w:rsidRDefault="00453A38"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1">
    <w:p w14:paraId="0F1539B2" w14:textId="75077CCC" w:rsidR="00453A38" w:rsidRPr="004A3E27" w:rsidRDefault="00453A38" w:rsidP="00BD5BBE">
      <w:pPr>
        <w:pStyle w:val="footnote"/>
      </w:pPr>
      <w:r w:rsidRPr="004A3E27">
        <w:rPr>
          <w:rStyle w:val="FootnoteReference"/>
        </w:rPr>
        <w:footnoteRef/>
      </w:r>
      <w:r w:rsidRPr="004A3E27">
        <w:t xml:space="preserve"> Blood signifies death (</w:t>
      </w:r>
      <w:r>
        <w:t>cf</w:t>
      </w:r>
      <w:r w:rsidRPr="004A3E27">
        <w:t>. Lev. 17:14).</w:t>
      </w:r>
    </w:p>
  </w:footnote>
  <w:footnote w:id="162">
    <w:p w14:paraId="3C531870" w14:textId="77777777" w:rsidR="00453A38" w:rsidRPr="004A3E27" w:rsidRDefault="00453A38"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3">
    <w:p w14:paraId="14F5D59E" w14:textId="2CBEB04C" w:rsidR="00453A38" w:rsidRDefault="00453A38" w:rsidP="00643BB8">
      <w:pPr>
        <w:pStyle w:val="footnote"/>
      </w:pPr>
      <w:r>
        <w:rPr>
          <w:rStyle w:val="FootnoteReference"/>
        </w:rPr>
        <w:footnoteRef/>
      </w:r>
      <w:r>
        <w:t xml:space="preserve"> [JS] or “give thanks to You”, or “thankfully confess You with praise”</w:t>
      </w:r>
    </w:p>
  </w:footnote>
  <w:footnote w:id="164">
    <w:p w14:paraId="5ADD520F" w14:textId="77777777" w:rsidR="00453A38" w:rsidRPr="004A3E27" w:rsidRDefault="00453A38"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5">
    <w:p w14:paraId="77A1ED53" w14:textId="77777777" w:rsidR="00453A38" w:rsidRPr="004A3E27" w:rsidRDefault="00453A38" w:rsidP="00BD5BBE">
      <w:pPr>
        <w:pStyle w:val="footnote"/>
      </w:pPr>
      <w:r w:rsidRPr="004A3E27">
        <w:rPr>
          <w:rStyle w:val="FootnoteReference"/>
        </w:rPr>
        <w:footnoteRef/>
      </w:r>
      <w:r w:rsidRPr="004A3E27">
        <w:t xml:space="preserve"> Luke 23:46.</w:t>
      </w:r>
    </w:p>
  </w:footnote>
  <w:footnote w:id="166">
    <w:p w14:paraId="1A1A8E3A" w14:textId="6D5B65DB" w:rsidR="00453A38" w:rsidRPr="004A3E27" w:rsidRDefault="00453A38"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7">
    <w:p w14:paraId="07CF1154" w14:textId="0A7B732E" w:rsidR="00453A38" w:rsidRPr="004A3E27" w:rsidRDefault="00453A38"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8">
    <w:p w14:paraId="5BAFF231" w14:textId="34FCFC7D" w:rsidR="00453A38" w:rsidRDefault="00453A38"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9">
    <w:p w14:paraId="2DD87738" w14:textId="77777777" w:rsidR="00453A38" w:rsidRPr="004A3E27" w:rsidRDefault="00453A38" w:rsidP="00BD5BBE">
      <w:pPr>
        <w:pStyle w:val="footnote"/>
      </w:pPr>
      <w:r w:rsidRPr="004A3E27">
        <w:rPr>
          <w:rStyle w:val="FootnoteReference"/>
        </w:rPr>
        <w:footnoteRef/>
      </w:r>
      <w:r w:rsidRPr="004A3E27">
        <w:t xml:space="preserve"> The sense of separation from God is the great illusion and madness.</w:t>
      </w:r>
    </w:p>
  </w:footnote>
  <w:footnote w:id="170">
    <w:p w14:paraId="585E1DF2" w14:textId="7DBE80A8" w:rsidR="00453A38" w:rsidRDefault="00453A38" w:rsidP="00E87C17">
      <w:pPr>
        <w:pStyle w:val="footnote"/>
      </w:pPr>
      <w:r>
        <w:rPr>
          <w:rStyle w:val="FootnoteReference"/>
        </w:rPr>
        <w:footnoteRef/>
      </w:r>
      <w:r>
        <w:t xml:space="preserve"> [JS] or “seeks out”</w:t>
      </w:r>
    </w:p>
  </w:footnote>
  <w:footnote w:id="171">
    <w:p w14:paraId="33F185A4" w14:textId="0A48A721" w:rsidR="00453A38" w:rsidRDefault="00453A38"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2">
    <w:p w14:paraId="64625F8E" w14:textId="77777777" w:rsidR="00453A38" w:rsidRPr="004A3E27" w:rsidRDefault="00453A38"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3">
    <w:p w14:paraId="2CF8BDFA" w14:textId="519D5556" w:rsidR="00453A38" w:rsidRPr="004A3E27" w:rsidRDefault="00453A38"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4">
    <w:p w14:paraId="5D9CEF2B" w14:textId="77777777" w:rsidR="00453A38" w:rsidRPr="004A3E27" w:rsidRDefault="00453A38"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5">
    <w:p w14:paraId="6173F75B" w14:textId="6720A6F1" w:rsidR="00453A38" w:rsidRDefault="00453A38" w:rsidP="00E87C17">
      <w:pPr>
        <w:pStyle w:val="footnote"/>
      </w:pPr>
      <w:r>
        <w:rPr>
          <w:rStyle w:val="FootnoteReference"/>
        </w:rPr>
        <w:footnoteRef/>
      </w:r>
      <w:r>
        <w:t xml:space="preserve"> [JS] or, “boast”</w:t>
      </w:r>
    </w:p>
  </w:footnote>
  <w:footnote w:id="176">
    <w:p w14:paraId="68902C2B" w14:textId="73BB21C7" w:rsidR="00453A38" w:rsidRPr="004A3E27" w:rsidRDefault="00453A38"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77">
    <w:p w14:paraId="556A07DE" w14:textId="42C5306E" w:rsidR="00453A38" w:rsidRDefault="00453A38" w:rsidP="00E87C17">
      <w:pPr>
        <w:pStyle w:val="footnote"/>
      </w:pPr>
      <w:r>
        <w:rPr>
          <w:rStyle w:val="FootnoteReference"/>
        </w:rPr>
        <w:footnoteRef/>
      </w:r>
      <w:r>
        <w:t xml:space="preserve"> [JS] or “give thanks to”, or “thankfully confess the Lord with praise with the lyre”</w:t>
      </w:r>
    </w:p>
  </w:footnote>
  <w:footnote w:id="178">
    <w:p w14:paraId="2DE8E71A" w14:textId="43288821" w:rsidR="00453A38" w:rsidRDefault="00453A38" w:rsidP="00643986">
      <w:pPr>
        <w:pStyle w:val="footnote"/>
      </w:pPr>
      <w:r>
        <w:rPr>
          <w:rStyle w:val="FootnoteReference"/>
        </w:rPr>
        <w:footnoteRef/>
      </w:r>
      <w:r>
        <w:t xml:space="preserve"> [JS] or “Confess the Lord with the harp.</w:t>
      </w:r>
    </w:p>
  </w:footnote>
  <w:footnote w:id="179">
    <w:p w14:paraId="7DFB6EDE" w14:textId="2BE29A55" w:rsidR="00453A38" w:rsidRPr="004A3E27" w:rsidRDefault="00453A38"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0">
    <w:p w14:paraId="31D94784" w14:textId="1209EEE8" w:rsidR="00453A38" w:rsidRPr="004A3E27" w:rsidRDefault="00453A38"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1">
    <w:p w14:paraId="77995902" w14:textId="77777777" w:rsidR="00453A38" w:rsidRPr="004A3E27" w:rsidRDefault="00453A38" w:rsidP="00BD5BBE">
      <w:pPr>
        <w:pStyle w:val="footnote"/>
      </w:pPr>
      <w:r w:rsidRPr="004A3E27">
        <w:rPr>
          <w:rStyle w:val="FootnoteReference"/>
        </w:rPr>
        <w:footnoteRef/>
      </w:r>
      <w:r w:rsidRPr="004A3E27">
        <w:t xml:space="preserve"> Naturally and spiritually (Jn. 3:3-6).</w:t>
      </w:r>
    </w:p>
  </w:footnote>
  <w:footnote w:id="182">
    <w:p w14:paraId="21961A60" w14:textId="0C801544" w:rsidR="00453A38" w:rsidRDefault="00453A38" w:rsidP="002C27B3">
      <w:pPr>
        <w:pStyle w:val="footnote"/>
      </w:pPr>
      <w:r>
        <w:rPr>
          <w:rStyle w:val="FootnoteReference"/>
        </w:rPr>
        <w:footnoteRef/>
      </w:r>
      <w:r>
        <w:t xml:space="preserve"> [JS] Fr. Lazarus has “plans”</w:t>
      </w:r>
    </w:p>
  </w:footnote>
  <w:footnote w:id="183">
    <w:p w14:paraId="13FB143C" w14:textId="0A8A9BB8" w:rsidR="00453A38" w:rsidRDefault="00453A38" w:rsidP="00831460">
      <w:pPr>
        <w:pStyle w:val="footnote"/>
      </w:pPr>
      <w:r>
        <w:rPr>
          <w:rStyle w:val="FootnoteReference"/>
        </w:rPr>
        <w:footnoteRef/>
      </w:r>
      <w:r>
        <w:t xml:space="preserve"> [JS] or “fashioned”</w:t>
      </w:r>
    </w:p>
  </w:footnote>
  <w:footnote w:id="184">
    <w:p w14:paraId="1CA3C8B8" w14:textId="7384D6BF" w:rsidR="00453A38" w:rsidRDefault="00453A38" w:rsidP="00366380">
      <w:pPr>
        <w:pStyle w:val="footnote"/>
      </w:pPr>
      <w:r>
        <w:rPr>
          <w:rStyle w:val="FootnoteReference"/>
        </w:rPr>
        <w:footnoteRef/>
      </w:r>
      <w:r>
        <w:t xml:space="preserve"> Fr. Athanasius has “My soul shall make her boast in the Lord”</w:t>
      </w:r>
    </w:p>
  </w:footnote>
  <w:footnote w:id="185">
    <w:p w14:paraId="50F89B8F" w14:textId="77777777" w:rsidR="00453A38" w:rsidRPr="004A3E27" w:rsidRDefault="00453A38"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6">
    <w:p w14:paraId="6C74A446" w14:textId="6A369907" w:rsidR="00453A38" w:rsidRPr="004A3E27" w:rsidRDefault="00453A38" w:rsidP="00BD5BBE">
      <w:pPr>
        <w:pStyle w:val="footnote"/>
      </w:pPr>
      <w:r w:rsidRPr="004A3E27">
        <w:rPr>
          <w:rStyle w:val="FootnoteReference"/>
        </w:rPr>
        <w:footnoteRef/>
      </w:r>
      <w:r w:rsidRPr="004A3E27">
        <w:t xml:space="preserve"> ‘The land of the living.’</w:t>
      </w:r>
      <w:r>
        <w:t xml:space="preserve"> [JS] Others have “earth”</w:t>
      </w:r>
    </w:p>
  </w:footnote>
  <w:footnote w:id="187">
    <w:p w14:paraId="2D88893B" w14:textId="5E64FA88" w:rsidR="00453A38" w:rsidRDefault="00453A38" w:rsidP="00E42174">
      <w:pPr>
        <w:pStyle w:val="footnote"/>
      </w:pPr>
      <w:r>
        <w:rPr>
          <w:rStyle w:val="FootnoteReference"/>
        </w:rPr>
        <w:footnoteRef/>
      </w:r>
      <w:r>
        <w:t xml:space="preserve"> [JS] or “contrite in heart”</w:t>
      </w:r>
    </w:p>
  </w:footnote>
  <w:footnote w:id="188">
    <w:p w14:paraId="7E58A13C" w14:textId="1AC06A85" w:rsidR="00453A38" w:rsidRDefault="00453A38" w:rsidP="00F803AB">
      <w:pPr>
        <w:pStyle w:val="footnote"/>
      </w:pPr>
      <w:r>
        <w:rPr>
          <w:rStyle w:val="FootnoteReference"/>
        </w:rPr>
        <w:footnoteRef/>
      </w:r>
      <w:r>
        <w:t xml:space="preserve"> [JS] Coptic has “eat their hearts”, which Fr. Athanasius renders, “regret”</w:t>
      </w:r>
    </w:p>
  </w:footnote>
  <w:footnote w:id="189">
    <w:p w14:paraId="54D93979" w14:textId="34E7EB30" w:rsidR="00453A38" w:rsidRDefault="00453A38" w:rsidP="00F803AB">
      <w:pPr>
        <w:pStyle w:val="footnote"/>
      </w:pPr>
      <w:r>
        <w:rPr>
          <w:rStyle w:val="FootnoteReference"/>
        </w:rPr>
        <w:footnoteRef/>
      </w:r>
      <w:r>
        <w:t xml:space="preserve"> [JS] or regret.</w:t>
      </w:r>
    </w:p>
  </w:footnote>
  <w:footnote w:id="190">
    <w:p w14:paraId="51CEFDC6" w14:textId="77777777" w:rsidR="00453A38" w:rsidRPr="004A3E27" w:rsidRDefault="00453A38"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1">
    <w:p w14:paraId="703EC24D" w14:textId="0A8D7841" w:rsidR="00453A38" w:rsidRDefault="00453A38" w:rsidP="00442FE7">
      <w:pPr>
        <w:pStyle w:val="footnote"/>
      </w:pPr>
      <w:r>
        <w:rPr>
          <w:rStyle w:val="FootnoteReference"/>
        </w:rPr>
        <w:footnoteRef/>
      </w:r>
      <w:r>
        <w:t xml:space="preserve"> [JS] literally “and my soul with barrenness/childlessness.”</w:t>
      </w:r>
    </w:p>
  </w:footnote>
  <w:footnote w:id="192">
    <w:p w14:paraId="0CEA87F3" w14:textId="77777777" w:rsidR="00453A38" w:rsidRPr="004A3E27" w:rsidRDefault="00453A38" w:rsidP="00BD5BBE">
      <w:pPr>
        <w:pStyle w:val="footnote"/>
      </w:pPr>
      <w:r w:rsidRPr="004A3E27">
        <w:rPr>
          <w:rStyle w:val="FootnoteReference"/>
        </w:rPr>
        <w:footnoteRef/>
      </w:r>
      <w:r w:rsidRPr="004A3E27">
        <w:t xml:space="preserve"> John 19:1; Mt. 27:26.</w:t>
      </w:r>
    </w:p>
  </w:footnote>
  <w:footnote w:id="193">
    <w:p w14:paraId="1C6E21CA" w14:textId="4A1BFD04" w:rsidR="00453A38" w:rsidRPr="004A3E27" w:rsidRDefault="00453A38" w:rsidP="00BD5BBE">
      <w:pPr>
        <w:pStyle w:val="footnote"/>
      </w:pPr>
      <w:r w:rsidRPr="004A3E27">
        <w:rPr>
          <w:rStyle w:val="FootnoteReference"/>
        </w:rPr>
        <w:footnoteRef/>
      </w:r>
      <w:r w:rsidRPr="004A3E27">
        <w:t xml:space="preserve"> </w:t>
      </w:r>
      <w:r>
        <w:t>cf</w:t>
      </w:r>
      <w:r w:rsidRPr="004A3E27">
        <w:t>. Psalm 21:21.</w:t>
      </w:r>
    </w:p>
  </w:footnote>
  <w:footnote w:id="194">
    <w:p w14:paraId="7BC55212" w14:textId="5213FE4B" w:rsidR="00453A38" w:rsidRDefault="00453A38" w:rsidP="004E0429">
      <w:pPr>
        <w:pStyle w:val="footnote"/>
      </w:pPr>
      <w:r>
        <w:rPr>
          <w:rStyle w:val="FootnoteReference"/>
        </w:rPr>
        <w:footnoteRef/>
      </w:r>
      <w:r>
        <w:t xml:space="preserve"> [JS] or “give thanks to You,” or “thankfully confess You with praise in the great Church”</w:t>
      </w:r>
    </w:p>
  </w:footnote>
  <w:footnote w:id="195">
    <w:p w14:paraId="5E06AF48" w14:textId="4CED25A0" w:rsidR="00453A38" w:rsidRDefault="00453A38" w:rsidP="00E14083">
      <w:pPr>
        <w:pStyle w:val="footnote"/>
      </w:pPr>
      <w:r>
        <w:rPr>
          <w:rStyle w:val="FootnoteReference"/>
        </w:rPr>
        <w:footnoteRef/>
      </w:r>
      <w:r>
        <w:t xml:space="preserve"> [JS] [] found in Coptic</w:t>
      </w:r>
    </w:p>
  </w:footnote>
  <w:footnote w:id="196">
    <w:p w14:paraId="4812F1D0" w14:textId="6C4603E2" w:rsidR="00453A38" w:rsidRPr="004A3E27" w:rsidRDefault="00453A38" w:rsidP="00BD5BBE">
      <w:pPr>
        <w:pStyle w:val="footnote"/>
      </w:pPr>
      <w:r w:rsidRPr="004A3E27">
        <w:rPr>
          <w:rStyle w:val="FootnoteReference"/>
        </w:rPr>
        <w:footnoteRef/>
      </w:r>
      <w:r w:rsidRPr="004A3E27">
        <w:t xml:space="preserve"> </w:t>
      </w:r>
      <w:r>
        <w:t>cf</w:t>
      </w:r>
      <w:r w:rsidRPr="004A3E27">
        <w:t>. John 15:25.</w:t>
      </w:r>
    </w:p>
  </w:footnote>
  <w:footnote w:id="197">
    <w:p w14:paraId="2072EB12" w14:textId="0F03BC61" w:rsidR="00453A38" w:rsidRDefault="00453A38" w:rsidP="004E0429">
      <w:pPr>
        <w:pStyle w:val="footnote"/>
      </w:pPr>
      <w:r>
        <w:rPr>
          <w:rStyle w:val="FootnoteReference"/>
        </w:rPr>
        <w:footnoteRef/>
      </w:r>
      <w:r>
        <w:t xml:space="preserve"> [JS] or “Aha! Aha!” Or “Well done! Well done!”</w:t>
      </w:r>
    </w:p>
  </w:footnote>
  <w:footnote w:id="198">
    <w:p w14:paraId="55852630" w14:textId="48050399" w:rsidR="00453A38" w:rsidRDefault="00453A38"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199">
    <w:p w14:paraId="5AE758E3" w14:textId="591B2CD9" w:rsidR="00453A38" w:rsidRDefault="00453A38" w:rsidP="004E0429">
      <w:pPr>
        <w:pStyle w:val="footnote"/>
      </w:pPr>
      <w:r>
        <w:rPr>
          <w:rStyle w:val="FootnoteReference"/>
        </w:rPr>
        <w:footnoteRef/>
      </w:r>
      <w:r>
        <w:t xml:space="preserve"> [JS] Fr. Lazarus has, “towering mountains”</w:t>
      </w:r>
    </w:p>
  </w:footnote>
  <w:footnote w:id="200">
    <w:p w14:paraId="6484AC83" w14:textId="6D53CC8C" w:rsidR="00453A38" w:rsidRPr="004A3E27" w:rsidRDefault="00453A38" w:rsidP="00BD5BBE">
      <w:pPr>
        <w:pStyle w:val="footnote"/>
      </w:pPr>
      <w:r w:rsidRPr="004A3E27">
        <w:rPr>
          <w:rStyle w:val="FootnoteReference"/>
        </w:rPr>
        <w:footnoteRef/>
      </w:r>
      <w:r w:rsidRPr="004A3E27">
        <w:t xml:space="preserve"> </w:t>
      </w:r>
      <w:r>
        <w:t>cf</w:t>
      </w:r>
      <w:r w:rsidRPr="004A3E27">
        <w:t>. Psalm 109:7.</w:t>
      </w:r>
    </w:p>
  </w:footnote>
  <w:footnote w:id="201">
    <w:p w14:paraId="4449FD0E" w14:textId="7B6566B0" w:rsidR="00453A38" w:rsidRDefault="00453A38" w:rsidP="00090695">
      <w:pPr>
        <w:pStyle w:val="footnote"/>
      </w:pPr>
      <w:r>
        <w:rPr>
          <w:rStyle w:val="FootnoteReference"/>
        </w:rPr>
        <w:footnoteRef/>
      </w:r>
      <w:r>
        <w:t xml:space="preserve"> [JS] OSB has “many waters”</w:t>
      </w:r>
    </w:p>
  </w:footnote>
  <w:footnote w:id="202">
    <w:p w14:paraId="50DAFDF2" w14:textId="77777777" w:rsidR="00453A38" w:rsidRPr="004A3E27" w:rsidRDefault="00453A38"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3">
    <w:p w14:paraId="7C4D1D61" w14:textId="77777777" w:rsidR="00453A38" w:rsidRPr="004A3E27" w:rsidRDefault="00453A38" w:rsidP="00BD5BBE">
      <w:pPr>
        <w:pStyle w:val="footnote"/>
      </w:pPr>
      <w:r w:rsidRPr="004A3E27">
        <w:rPr>
          <w:rStyle w:val="FootnoteReference"/>
        </w:rPr>
        <w:footnoteRef/>
      </w:r>
      <w:r w:rsidRPr="004A3E27">
        <w:t xml:space="preserve"> ‘The Prophet asks to be free from passion’ (St. Athanasius).</w:t>
      </w:r>
    </w:p>
  </w:footnote>
  <w:footnote w:id="204">
    <w:p w14:paraId="356D04BB" w14:textId="77777777" w:rsidR="00453A38" w:rsidRPr="004A3E27" w:rsidRDefault="00453A38" w:rsidP="00BD5BBE">
      <w:pPr>
        <w:pStyle w:val="footnote"/>
      </w:pPr>
      <w:r w:rsidRPr="004A3E27">
        <w:rPr>
          <w:rStyle w:val="FootnoteReference"/>
        </w:rPr>
        <w:footnoteRef/>
      </w:r>
      <w:r w:rsidRPr="004A3E27">
        <w:t xml:space="preserve"> Prov. 24:19.</w:t>
      </w:r>
    </w:p>
  </w:footnote>
  <w:footnote w:id="205">
    <w:p w14:paraId="325B4264" w14:textId="77777777" w:rsidR="00453A38" w:rsidRPr="004A3E27" w:rsidRDefault="00453A38"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6">
    <w:p w14:paraId="720EC29A" w14:textId="0B7E8B17" w:rsidR="00453A38" w:rsidRPr="004A3E27" w:rsidRDefault="00453A38"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7">
    <w:p w14:paraId="3B4C8AB4" w14:textId="77777777" w:rsidR="00453A38" w:rsidRPr="004A3E27" w:rsidRDefault="00453A38"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8">
    <w:p w14:paraId="6BB4D62E" w14:textId="6D468D83" w:rsidR="00453A38" w:rsidRDefault="00453A38" w:rsidP="00402CB0">
      <w:pPr>
        <w:pStyle w:val="footnote"/>
      </w:pPr>
      <w:r>
        <w:rPr>
          <w:rStyle w:val="FootnoteReference"/>
        </w:rPr>
        <w:footnoteRef/>
      </w:r>
      <w:r>
        <w:t xml:space="preserve"> [JS] or “judgment”</w:t>
      </w:r>
    </w:p>
  </w:footnote>
  <w:footnote w:id="209">
    <w:p w14:paraId="0271DF81" w14:textId="5DFB25DB" w:rsidR="00453A38" w:rsidRPr="004A3E27" w:rsidRDefault="00453A38"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0">
    <w:p w14:paraId="20ECCFFC" w14:textId="001E9B2E" w:rsidR="00453A38" w:rsidRDefault="00453A38" w:rsidP="00402CB0">
      <w:pPr>
        <w:pStyle w:val="footnote"/>
      </w:pPr>
      <w:r>
        <w:rPr>
          <w:rStyle w:val="FootnoteReference"/>
        </w:rPr>
        <w:footnoteRef/>
      </w:r>
      <w:r>
        <w:t xml:space="preserve"> [JS] or “fret”</w:t>
      </w:r>
    </w:p>
  </w:footnote>
  <w:footnote w:id="211">
    <w:p w14:paraId="0F35B29D" w14:textId="57DF774F" w:rsidR="00453A38" w:rsidRDefault="00453A38" w:rsidP="00414006">
      <w:pPr>
        <w:pStyle w:val="footnote"/>
      </w:pPr>
      <w:r>
        <w:rPr>
          <w:rStyle w:val="FootnoteReference"/>
        </w:rPr>
        <w:footnoteRef/>
      </w:r>
      <w:r>
        <w:t xml:space="preserve"> [JS] or “land”</w:t>
      </w:r>
    </w:p>
  </w:footnote>
  <w:footnote w:id="212">
    <w:p w14:paraId="65980F9C" w14:textId="79143A5A" w:rsidR="00453A38" w:rsidRPr="004A3E27" w:rsidRDefault="00453A38"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3">
    <w:p w14:paraId="159BB2E9" w14:textId="77777777" w:rsidR="00453A38" w:rsidRPr="004A3E27" w:rsidRDefault="00453A38"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4">
    <w:p w14:paraId="031AB7AD" w14:textId="155ED80A" w:rsidR="00453A38" w:rsidRDefault="00453A38" w:rsidP="00090695">
      <w:pPr>
        <w:pStyle w:val="footnote"/>
      </w:pPr>
      <w:r>
        <w:rPr>
          <w:rStyle w:val="FootnoteReference"/>
        </w:rPr>
        <w:footnoteRef/>
      </w:r>
      <w:r>
        <w:t xml:space="preserve"> [JS] literally, “seed”, here and throughout</w:t>
      </w:r>
    </w:p>
  </w:footnote>
  <w:footnote w:id="215">
    <w:p w14:paraId="112B59F5" w14:textId="77777777" w:rsidR="00453A38" w:rsidRPr="004A3E27" w:rsidRDefault="00453A38" w:rsidP="00BD5BBE">
      <w:pPr>
        <w:pStyle w:val="footnote"/>
      </w:pPr>
      <w:r w:rsidRPr="004A3E27">
        <w:rPr>
          <w:rStyle w:val="FootnoteReference"/>
        </w:rPr>
        <w:footnoteRef/>
      </w:r>
      <w:r w:rsidRPr="004A3E27">
        <w:t xml:space="preserve"> ‘Remove sin, and then whatever you see in man is of God’ (St. Augustine)</w:t>
      </w:r>
    </w:p>
  </w:footnote>
  <w:footnote w:id="216">
    <w:p w14:paraId="4726C027" w14:textId="77777777" w:rsidR="00453A38" w:rsidRPr="004A3E27" w:rsidRDefault="00453A38" w:rsidP="00BD5BBE">
      <w:pPr>
        <w:pStyle w:val="footnote"/>
      </w:pPr>
      <w:r w:rsidRPr="004A3E27">
        <w:rPr>
          <w:rStyle w:val="FootnoteReference"/>
        </w:rPr>
        <w:footnoteRef/>
      </w:r>
      <w:r w:rsidRPr="004A3E27">
        <w:t xml:space="preserve"> Compare Ps. 36:1, 37 with Proverbs 24: 19-20 (RSV) and Mt. 5:5-9.</w:t>
      </w:r>
    </w:p>
  </w:footnote>
  <w:footnote w:id="217">
    <w:p w14:paraId="34A68231" w14:textId="7DBC6A92" w:rsidR="00453A38" w:rsidRPr="004A3E27" w:rsidRDefault="00453A38" w:rsidP="00BD5BBE">
      <w:pPr>
        <w:pStyle w:val="footnote"/>
      </w:pPr>
      <w:r w:rsidRPr="004A3E27">
        <w:rPr>
          <w:rStyle w:val="FootnoteReference"/>
        </w:rPr>
        <w:footnoteRef/>
      </w:r>
      <w:r w:rsidRPr="004A3E27">
        <w:t xml:space="preserve"> </w:t>
      </w:r>
      <w:r>
        <w:t>cf</w:t>
      </w:r>
      <w:r w:rsidRPr="004A3E27">
        <w:t>. Heb. 12:5-13. Psalm 6:2 is identical with 37:2.</w:t>
      </w:r>
    </w:p>
  </w:footnote>
  <w:footnote w:id="218">
    <w:p w14:paraId="247EFE9B" w14:textId="072BF8DF" w:rsidR="00453A38" w:rsidRDefault="00453A38" w:rsidP="003F50A7">
      <w:pPr>
        <w:pStyle w:val="footnote"/>
      </w:pPr>
      <w:r>
        <w:rPr>
          <w:rStyle w:val="FootnoteReference"/>
        </w:rPr>
        <w:footnoteRef/>
      </w:r>
      <w:r>
        <w:t xml:space="preserve"> [JS] literally “with a sad face”</w:t>
      </w:r>
    </w:p>
  </w:footnote>
  <w:footnote w:id="219">
    <w:p w14:paraId="18445857" w14:textId="0B799012" w:rsidR="00453A38" w:rsidRDefault="00453A38" w:rsidP="003F50A7">
      <w:pPr>
        <w:pStyle w:val="footnote"/>
      </w:pPr>
      <w:r>
        <w:rPr>
          <w:rStyle w:val="FootnoteReference"/>
        </w:rPr>
        <w:footnoteRef/>
      </w:r>
      <w:r>
        <w:t xml:space="preserve"> [JS] literally “loins”</w:t>
      </w:r>
    </w:p>
  </w:footnote>
  <w:footnote w:id="220">
    <w:p w14:paraId="72DD6C76" w14:textId="7D200E30" w:rsidR="00453A38" w:rsidRPr="004A3E27" w:rsidRDefault="00453A38" w:rsidP="00BD5BBE">
      <w:pPr>
        <w:pStyle w:val="footnote"/>
      </w:pPr>
      <w:r w:rsidRPr="004A3E27">
        <w:rPr>
          <w:rStyle w:val="FootnoteReference"/>
        </w:rPr>
        <w:footnoteRef/>
      </w:r>
      <w:r w:rsidRPr="004A3E27">
        <w:t xml:space="preserve"> </w:t>
      </w:r>
      <w:r>
        <w:t>cf</w:t>
      </w:r>
      <w:r w:rsidRPr="004A3E27">
        <w:t>. Mt. 19:20. ‘One thing you lack’ (Mk. 10:21).</w:t>
      </w:r>
    </w:p>
  </w:footnote>
  <w:footnote w:id="221">
    <w:p w14:paraId="78445EFB" w14:textId="5C9ECAC5" w:rsidR="00453A38" w:rsidRDefault="00453A38" w:rsidP="002538F7">
      <w:pPr>
        <w:pStyle w:val="footnote"/>
      </w:pPr>
      <w:r>
        <w:rPr>
          <w:rStyle w:val="FootnoteReference"/>
        </w:rPr>
        <w:footnoteRef/>
      </w:r>
      <w:r>
        <w:t xml:space="preserve"> [JS] or “walks about like a phantom”</w:t>
      </w:r>
    </w:p>
  </w:footnote>
  <w:footnote w:id="222">
    <w:p w14:paraId="3396E2D4" w14:textId="4AC28F88" w:rsidR="00453A38" w:rsidRPr="004A3E27" w:rsidRDefault="00453A38"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3">
    <w:p w14:paraId="3E88B183" w14:textId="77777777" w:rsidR="00453A38" w:rsidRPr="004A3E27" w:rsidRDefault="00453A38"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4">
    <w:p w14:paraId="1D0EC7E8" w14:textId="072DDC66" w:rsidR="00453A38" w:rsidRPr="004A3E27" w:rsidRDefault="00453A38"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5">
    <w:p w14:paraId="5B17D689" w14:textId="77777777" w:rsidR="00453A38" w:rsidRPr="004A3E27" w:rsidRDefault="00453A38"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6">
    <w:p w14:paraId="3C8E3C02" w14:textId="38940012" w:rsidR="00453A38" w:rsidRPr="004A3E27" w:rsidRDefault="00453A38" w:rsidP="00BD5BBE">
      <w:pPr>
        <w:pStyle w:val="footnote"/>
      </w:pPr>
      <w:r w:rsidRPr="004A3E27">
        <w:rPr>
          <w:rStyle w:val="FootnoteReference"/>
        </w:rPr>
        <w:footnoteRef/>
      </w:r>
      <w:r w:rsidRPr="004A3E27">
        <w:t xml:space="preserve"> The great universal Church (</w:t>
      </w:r>
      <w:r>
        <w:t>cf</w:t>
      </w:r>
      <w:r w:rsidRPr="004A3E27">
        <w:t>. St. Athanasius).</w:t>
      </w:r>
    </w:p>
  </w:footnote>
  <w:footnote w:id="227">
    <w:p w14:paraId="33B520D7" w14:textId="67F93C2C" w:rsidR="00453A38" w:rsidRDefault="00453A38" w:rsidP="000F12A5">
      <w:pPr>
        <w:pStyle w:val="footnote"/>
      </w:pPr>
      <w:r>
        <w:rPr>
          <w:rStyle w:val="FootnoteReference"/>
        </w:rPr>
        <w:footnoteRef/>
      </w:r>
      <w:r>
        <w:t xml:space="preserve"> Fr. Athanasius adds here “my truth”. See Matins of the 12 Day of Paopi.</w:t>
      </w:r>
    </w:p>
  </w:footnote>
  <w:footnote w:id="228">
    <w:p w14:paraId="215A183B" w14:textId="1FC8DE97" w:rsidR="00453A38" w:rsidRDefault="00453A38" w:rsidP="005B3452">
      <w:pPr>
        <w:pStyle w:val="footnote"/>
      </w:pPr>
      <w:r>
        <w:rPr>
          <w:rStyle w:val="FootnoteReference"/>
        </w:rPr>
        <w:footnoteRef/>
      </w:r>
      <w:r>
        <w:t xml:space="preserve"> [JS] or “Aha! Aha!” or “Well done! Well done!”</w:t>
      </w:r>
    </w:p>
  </w:footnote>
  <w:footnote w:id="229">
    <w:p w14:paraId="37A0E454" w14:textId="77777777" w:rsidR="00453A38" w:rsidRPr="004A3E27" w:rsidRDefault="00453A38" w:rsidP="00BD5BBE">
      <w:pPr>
        <w:pStyle w:val="footnote"/>
      </w:pPr>
      <w:r w:rsidRPr="004A3E27">
        <w:rPr>
          <w:rStyle w:val="FootnoteReference"/>
        </w:rPr>
        <w:footnoteRef/>
      </w:r>
      <w:r w:rsidRPr="004A3E27">
        <w:t xml:space="preserve"> John 13:30.</w:t>
      </w:r>
    </w:p>
  </w:footnote>
  <w:footnote w:id="230">
    <w:p w14:paraId="32644EEC" w14:textId="77777777" w:rsidR="00453A38" w:rsidRPr="004A3E27" w:rsidRDefault="00453A38"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1">
    <w:p w14:paraId="4D34767F" w14:textId="77777777" w:rsidR="00453A38" w:rsidRPr="004A3E27" w:rsidRDefault="00453A38"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2">
    <w:p w14:paraId="70B2B9E7" w14:textId="77777777" w:rsidR="00453A38" w:rsidRPr="004A3E27" w:rsidRDefault="00453A38" w:rsidP="00BD5BBE">
      <w:pPr>
        <w:pStyle w:val="footnote"/>
      </w:pPr>
      <w:r w:rsidRPr="004A3E27">
        <w:rPr>
          <w:rStyle w:val="FootnoteReference"/>
        </w:rPr>
        <w:footnoteRef/>
      </w:r>
      <w:r w:rsidRPr="004A3E27">
        <w:t xml:space="preserve"> With the Gospel of forgiveness (1 Sam. 24:17-20; Lk. 23:34).</w:t>
      </w:r>
    </w:p>
  </w:footnote>
  <w:footnote w:id="233">
    <w:p w14:paraId="276D5CC0" w14:textId="69BE5264" w:rsidR="00453A38" w:rsidRDefault="00453A38" w:rsidP="008612F3">
      <w:pPr>
        <w:pStyle w:val="footnote"/>
      </w:pPr>
      <w:r>
        <w:rPr>
          <w:rStyle w:val="FootnoteReference"/>
        </w:rPr>
        <w:footnoteRef/>
      </w:r>
      <w:r>
        <w:t xml:space="preserve"> [JS] or “from age to age. So be it! So be it!”</w:t>
      </w:r>
    </w:p>
  </w:footnote>
  <w:footnote w:id="234">
    <w:p w14:paraId="2B9F5A56" w14:textId="77777777" w:rsidR="00453A38" w:rsidRPr="004A3E27" w:rsidRDefault="00453A38"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5">
    <w:p w14:paraId="7C55B28F" w14:textId="7EC58CB5" w:rsidR="00453A38" w:rsidRDefault="00453A38" w:rsidP="005B3452">
      <w:pPr>
        <w:pStyle w:val="footnote"/>
      </w:pPr>
      <w:r>
        <w:rPr>
          <w:rStyle w:val="FootnoteReference"/>
        </w:rPr>
        <w:footnoteRef/>
      </w:r>
      <w:r>
        <w:t xml:space="preserve"> [JS] or “thanksgiving”, or “thankful confession with praise”</w:t>
      </w:r>
    </w:p>
  </w:footnote>
  <w:footnote w:id="236">
    <w:p w14:paraId="53A5AE10" w14:textId="0674C819" w:rsidR="00453A38" w:rsidRDefault="00453A38" w:rsidP="008A1194">
      <w:pPr>
        <w:pStyle w:val="footnote"/>
      </w:pPr>
      <w:r>
        <w:rPr>
          <w:rStyle w:val="FootnoteReference"/>
        </w:rPr>
        <w:footnoteRef/>
      </w:r>
      <w:r>
        <w:t xml:space="preserve"> [JS] or “for I will give thanks to Him,” or “I will thankfully confess Him with praise”</w:t>
      </w:r>
    </w:p>
  </w:footnote>
  <w:footnote w:id="237">
    <w:p w14:paraId="2A3805B8" w14:textId="42A42089" w:rsidR="00453A38" w:rsidRDefault="00453A38" w:rsidP="0054429F">
      <w:pPr>
        <w:pStyle w:val="footnote"/>
      </w:pPr>
      <w:r>
        <w:rPr>
          <w:rStyle w:val="FootnoteReference"/>
        </w:rPr>
        <w:footnoteRef/>
      </w:r>
      <w:r>
        <w:t xml:space="preserve"> [JS] literally confess to Him, i.e. give thankful prase to Him by confessing Him.</w:t>
      </w:r>
    </w:p>
  </w:footnote>
  <w:footnote w:id="238">
    <w:p w14:paraId="3BCC68DE" w14:textId="1191DE34" w:rsidR="00453A38" w:rsidRDefault="00453A38" w:rsidP="00AD1AC9">
      <w:pPr>
        <w:pStyle w:val="footnote"/>
      </w:pPr>
      <w:r>
        <w:rPr>
          <w:rStyle w:val="FootnoteReference"/>
        </w:rPr>
        <w:footnoteRef/>
      </w:r>
      <w:r>
        <w:t xml:space="preserve"> [JS] Fr. Lazarus has “dwelling”</w:t>
      </w:r>
    </w:p>
  </w:footnote>
  <w:footnote w:id="239">
    <w:p w14:paraId="03275919" w14:textId="77777777" w:rsidR="00453A38" w:rsidRPr="004A3E27" w:rsidRDefault="00453A38"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0">
    <w:p w14:paraId="6E7F4F1E" w14:textId="416FA7A8" w:rsidR="00453A38" w:rsidRDefault="00453A38" w:rsidP="005B3452">
      <w:pPr>
        <w:pStyle w:val="footnote"/>
      </w:pPr>
      <w:r>
        <w:rPr>
          <w:rStyle w:val="FootnoteReference"/>
        </w:rPr>
        <w:footnoteRef/>
      </w:r>
      <w:r>
        <w:t xml:space="preserve"> [JS] “I will give thanks to You on the lyre”, or “I will thankfully confess You with praise with the lyre”</w:t>
      </w:r>
    </w:p>
  </w:footnote>
  <w:footnote w:id="241">
    <w:p w14:paraId="0FDCCB36" w14:textId="0CCB7207" w:rsidR="00453A38" w:rsidRDefault="00453A38" w:rsidP="006C1793">
      <w:pPr>
        <w:pStyle w:val="footnote"/>
      </w:pPr>
      <w:r>
        <w:rPr>
          <w:rStyle w:val="FootnoteReference"/>
        </w:rPr>
        <w:footnoteRef/>
      </w:r>
      <w:r>
        <w:t xml:space="preserve"> [JS] or “I will give thanks to Him,” or “I will thankfully confess Him with praies”</w:t>
      </w:r>
    </w:p>
  </w:footnote>
  <w:footnote w:id="242">
    <w:p w14:paraId="1791CAEF" w14:textId="44F0ADBF" w:rsidR="00453A38" w:rsidRPr="004A3E27" w:rsidRDefault="00453A38"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3">
    <w:p w14:paraId="75A6D655" w14:textId="0B7DAC2D" w:rsidR="00453A38" w:rsidRDefault="00453A38" w:rsidP="006C1793">
      <w:pPr>
        <w:pStyle w:val="footnote"/>
      </w:pPr>
      <w:r>
        <w:rPr>
          <w:rStyle w:val="FootnoteReference"/>
        </w:rPr>
        <w:footnoteRef/>
      </w:r>
      <w:r>
        <w:t xml:space="preserve"> [JS] or “presence”</w:t>
      </w:r>
    </w:p>
  </w:footnote>
  <w:footnote w:id="244">
    <w:p w14:paraId="14C8DE9A" w14:textId="1AF2328A" w:rsidR="00453A38" w:rsidRDefault="00453A38" w:rsidP="006C1793">
      <w:pPr>
        <w:pStyle w:val="footnote"/>
      </w:pPr>
      <w:r>
        <w:rPr>
          <w:rStyle w:val="FootnoteReference"/>
        </w:rPr>
        <w:footnoteRef/>
      </w:r>
      <w:r>
        <w:t xml:space="preserve"> [JS] or “boast in” or “praise”</w:t>
      </w:r>
    </w:p>
  </w:footnote>
  <w:footnote w:id="245">
    <w:p w14:paraId="66A26B87" w14:textId="54FC310A" w:rsidR="00453A38" w:rsidRDefault="00453A38" w:rsidP="006C1793">
      <w:pPr>
        <w:pStyle w:val="footnote"/>
      </w:pPr>
      <w:r>
        <w:rPr>
          <w:rStyle w:val="FootnoteReference"/>
        </w:rPr>
        <w:footnoteRef/>
      </w:r>
      <w:r>
        <w:t xml:space="preserve"> [JS] or “give thanks to”, or “thankfully confess Your Name with praise”</w:t>
      </w:r>
    </w:p>
  </w:footnote>
  <w:footnote w:id="246">
    <w:p w14:paraId="4F22E4CE" w14:textId="77777777" w:rsidR="00453A38" w:rsidRPr="004A3E27" w:rsidRDefault="00453A38"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7">
    <w:p w14:paraId="08B0833D" w14:textId="77777777" w:rsidR="00453A38" w:rsidRPr="004A3E27" w:rsidRDefault="00453A38"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8">
    <w:p w14:paraId="76A76AD0" w14:textId="77777777" w:rsidR="00453A38" w:rsidRPr="004A3E27" w:rsidRDefault="00453A38"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9">
    <w:p w14:paraId="1CFC6A89" w14:textId="0F4C8BEE" w:rsidR="00453A38" w:rsidRDefault="00453A38" w:rsidP="00676E6A">
      <w:pPr>
        <w:pStyle w:val="footnote"/>
      </w:pPr>
      <w:r>
        <w:rPr>
          <w:rStyle w:val="FootnoteReference"/>
        </w:rPr>
        <w:footnoteRef/>
      </w:r>
      <w:r>
        <w:t xml:space="preserve"> [JS] or “grace was poured out on Your lips”</w:t>
      </w:r>
    </w:p>
  </w:footnote>
  <w:footnote w:id="250">
    <w:p w14:paraId="0FB99B7C" w14:textId="516B1CB2" w:rsidR="00453A38" w:rsidRPr="004A3E27" w:rsidRDefault="00453A38" w:rsidP="00BD5BBE">
      <w:pPr>
        <w:pStyle w:val="footnote"/>
      </w:pPr>
      <w:r w:rsidRPr="004A3E27">
        <w:rPr>
          <w:rStyle w:val="FootnoteReference"/>
        </w:rPr>
        <w:footnoteRef/>
      </w:r>
      <w:r w:rsidRPr="004A3E27">
        <w:t xml:space="preserve"> </w:t>
      </w:r>
      <w:r>
        <w:t>cf</w:t>
      </w:r>
      <w:r w:rsidRPr="004A3E27">
        <w:t>. Rev. 19:11-16.</w:t>
      </w:r>
    </w:p>
  </w:footnote>
  <w:footnote w:id="251">
    <w:p w14:paraId="5E8EA981" w14:textId="77777777" w:rsidR="00453A38" w:rsidRPr="004A3E27" w:rsidRDefault="00453A38"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2">
    <w:p w14:paraId="2209A251" w14:textId="77777777" w:rsidR="00453A38" w:rsidRPr="004A3E27" w:rsidRDefault="00453A38"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3">
    <w:p w14:paraId="1503C91E" w14:textId="77777777" w:rsidR="00453A38" w:rsidRDefault="00453A38" w:rsidP="005E56A9">
      <w:pPr>
        <w:pStyle w:val="footnote"/>
      </w:pPr>
      <w:r>
        <w:rPr>
          <w:rStyle w:val="FootnoteReference"/>
        </w:rPr>
        <w:footnoteRef/>
      </w:r>
      <w:r>
        <w:t xml:space="preserve"> [JS] myrrh: resin for incense; stacte: a component of the Temple incense; cassia: cinnamon.</w:t>
      </w:r>
    </w:p>
  </w:footnote>
  <w:footnote w:id="254">
    <w:p w14:paraId="5BF4F4E3" w14:textId="0D86ACD7" w:rsidR="00453A38" w:rsidRDefault="00453A38" w:rsidP="00E10FAF">
      <w:pPr>
        <w:pStyle w:val="footnote"/>
      </w:pPr>
      <w:r>
        <w:rPr>
          <w:rStyle w:val="FootnoteReference"/>
        </w:rPr>
        <w:footnoteRef/>
      </w:r>
      <w:r>
        <w:t xml:space="preserve"> [JS] literally “do obeisance”, i.e. “bow down to”</w:t>
      </w:r>
    </w:p>
  </w:footnote>
  <w:footnote w:id="255">
    <w:p w14:paraId="66A4B8D8" w14:textId="2A1C62C8" w:rsidR="00453A38" w:rsidRPr="004A3E27" w:rsidRDefault="00453A38"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6">
    <w:p w14:paraId="3B2B6F3D" w14:textId="77777777" w:rsidR="00453A38" w:rsidRPr="004A3E27" w:rsidRDefault="00453A38" w:rsidP="00714A98">
      <w:pPr>
        <w:pStyle w:val="footnote"/>
      </w:pPr>
      <w:r w:rsidRPr="004A3E27">
        <w:rPr>
          <w:rStyle w:val="FootnoteReference"/>
        </w:rPr>
        <w:footnoteRef/>
      </w:r>
      <w:r w:rsidRPr="004A3E27">
        <w:t xml:space="preserve"> Rev. 22:1.</w:t>
      </w:r>
    </w:p>
  </w:footnote>
  <w:footnote w:id="257">
    <w:p w14:paraId="0C57446A" w14:textId="77777777" w:rsidR="00453A38" w:rsidRDefault="00453A38" w:rsidP="00714A98">
      <w:pPr>
        <w:pStyle w:val="footnote"/>
      </w:pPr>
      <w:r>
        <w:rPr>
          <w:rStyle w:val="FootnoteReference"/>
        </w:rPr>
        <w:footnoteRef/>
      </w:r>
      <w:r>
        <w:t xml:space="preserve"> Fr. Lazarus has “dwelling-place”</w:t>
      </w:r>
    </w:p>
  </w:footnote>
  <w:footnote w:id="258">
    <w:p w14:paraId="77903F63" w14:textId="77777777" w:rsidR="00453A38" w:rsidRDefault="00453A38" w:rsidP="00714A98">
      <w:pPr>
        <w:pStyle w:val="footnote"/>
      </w:pPr>
      <w:r>
        <w:rPr>
          <w:rStyle w:val="FootnoteReference"/>
        </w:rPr>
        <w:footnoteRef/>
      </w:r>
      <w:r>
        <w:t xml:space="preserve"> [JS] the city’s</w:t>
      </w:r>
    </w:p>
  </w:footnote>
  <w:footnote w:id="259">
    <w:p w14:paraId="73DCC24E" w14:textId="7E226D89" w:rsidR="00453A38" w:rsidRPr="004A3E27" w:rsidRDefault="00453A38"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0">
    <w:p w14:paraId="0D6388ED" w14:textId="683F8CF0" w:rsidR="00453A38" w:rsidRPr="004A3E27" w:rsidRDefault="00453A38" w:rsidP="00714A98">
      <w:pPr>
        <w:pStyle w:val="footnote"/>
      </w:pPr>
      <w:r w:rsidRPr="004A3E27">
        <w:rPr>
          <w:rStyle w:val="FootnoteReference"/>
        </w:rPr>
        <w:footnoteRef/>
      </w:r>
      <w:r w:rsidRPr="004A3E27">
        <w:t xml:space="preserve"> </w:t>
      </w:r>
      <w:r>
        <w:t>cf</w:t>
      </w:r>
      <w:r w:rsidRPr="004A3E27">
        <w:t>. 75:4; Is. 2:4; 11:9; 65:25; Hos. 2:18; Zac. 9:10.</w:t>
      </w:r>
    </w:p>
  </w:footnote>
  <w:footnote w:id="261">
    <w:p w14:paraId="739DF71C" w14:textId="7B9E3A9D" w:rsidR="00453A38" w:rsidRPr="004A3E27" w:rsidRDefault="00453A38"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2">
    <w:p w14:paraId="341712F2" w14:textId="77777777" w:rsidR="00453A38" w:rsidRPr="004A3E27" w:rsidRDefault="00453A38" w:rsidP="00BD5BBE">
      <w:pPr>
        <w:pStyle w:val="footnote"/>
      </w:pPr>
      <w:r w:rsidRPr="004A3E27">
        <w:rPr>
          <w:rStyle w:val="FootnoteReference"/>
        </w:rPr>
        <w:footnoteRef/>
      </w:r>
      <w:r w:rsidRPr="004A3E27">
        <w:t xml:space="preserve"> ‘The calling of the Gentiles is to be understood, as in 71:9’ (St. Athanasius).</w:t>
      </w:r>
    </w:p>
  </w:footnote>
  <w:footnote w:id="263">
    <w:p w14:paraId="743E9AAD" w14:textId="55C8741B" w:rsidR="00453A38" w:rsidRPr="004A3E27" w:rsidRDefault="00453A38"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4">
    <w:p w14:paraId="20C0CF5B" w14:textId="605C1673" w:rsidR="00453A38" w:rsidRPr="004A3E27" w:rsidRDefault="00453A38" w:rsidP="00BD5BBE">
      <w:pPr>
        <w:pStyle w:val="footnote"/>
      </w:pPr>
      <w:r w:rsidRPr="004A3E27">
        <w:rPr>
          <w:rStyle w:val="FootnoteReference"/>
        </w:rPr>
        <w:footnoteRef/>
      </w:r>
      <w:r w:rsidRPr="004A3E27">
        <w:t xml:space="preserve"> </w:t>
      </w:r>
      <w:r>
        <w:t>Cf</w:t>
      </w:r>
      <w:r w:rsidRPr="004A3E27">
        <w:t>. Ex. 15:17; Is. 58:14: I Pet. 1:4.</w:t>
      </w:r>
    </w:p>
  </w:footnote>
  <w:footnote w:id="265">
    <w:p w14:paraId="1FDF9287" w14:textId="77777777" w:rsidR="00453A38" w:rsidRPr="004A3E27" w:rsidRDefault="00453A38"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6">
    <w:p w14:paraId="3490B998" w14:textId="1EB3F17C" w:rsidR="00453A38" w:rsidRDefault="00453A38" w:rsidP="008C19B4">
      <w:pPr>
        <w:pStyle w:val="footnote"/>
      </w:pPr>
      <w:r>
        <w:rPr>
          <w:rStyle w:val="FootnoteReference"/>
        </w:rPr>
        <w:footnoteRef/>
      </w:r>
      <w:r>
        <w:t xml:space="preserve"> [JS] or “beautifully situated”</w:t>
      </w:r>
    </w:p>
  </w:footnote>
  <w:footnote w:id="267">
    <w:p w14:paraId="5F050EEC" w14:textId="7F9EDEA1" w:rsidR="00453A38" w:rsidRPr="004A3E27" w:rsidRDefault="00453A38"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8">
    <w:p w14:paraId="51B5ACBD" w14:textId="77777777" w:rsidR="00453A38" w:rsidRPr="004A3E27" w:rsidRDefault="00453A38"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9">
    <w:p w14:paraId="6CAE8B9B" w14:textId="5A8E6334" w:rsidR="00453A38" w:rsidRPr="004A3E27" w:rsidRDefault="00453A38"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0">
    <w:p w14:paraId="1586EC07" w14:textId="381B84AF" w:rsidR="00453A38" w:rsidRDefault="00453A38" w:rsidP="00183599">
      <w:pPr>
        <w:pStyle w:val="footnote"/>
      </w:pPr>
      <w:r>
        <w:rPr>
          <w:rStyle w:val="FootnoteReference"/>
        </w:rPr>
        <w:footnoteRef/>
      </w:r>
      <w:r>
        <w:t xml:space="preserve"> [JS] Fr. Lazarus adds “justice and right judgment” to “righteousness”</w:t>
      </w:r>
    </w:p>
  </w:footnote>
  <w:footnote w:id="271">
    <w:p w14:paraId="7F2EAAD2" w14:textId="77777777" w:rsidR="00453A38" w:rsidRPr="004A3E27" w:rsidRDefault="00453A38"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2">
    <w:p w14:paraId="3C5C41AF" w14:textId="77777777" w:rsidR="00453A38" w:rsidRPr="004A3E27" w:rsidRDefault="00453A38"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3">
    <w:p w14:paraId="55E3C647" w14:textId="417C46F1" w:rsidR="00453A38" w:rsidRDefault="00453A38" w:rsidP="00183599">
      <w:pPr>
        <w:pStyle w:val="footnote"/>
      </w:pPr>
      <w:r>
        <w:rPr>
          <w:rStyle w:val="FootnoteReference"/>
        </w:rPr>
        <w:footnoteRef/>
      </w:r>
      <w:r>
        <w:t xml:space="preserve"> [JS] or “eternally”</w:t>
      </w:r>
    </w:p>
  </w:footnote>
  <w:footnote w:id="274">
    <w:p w14:paraId="398A65D2" w14:textId="3A913DFE" w:rsidR="00453A38" w:rsidRDefault="00453A38"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5">
    <w:p w14:paraId="2DAC0755" w14:textId="21183A3B" w:rsidR="00453A38" w:rsidRDefault="00453A38" w:rsidP="00183599">
      <w:pPr>
        <w:pStyle w:val="footnote"/>
      </w:pPr>
      <w:r>
        <w:rPr>
          <w:rStyle w:val="FootnoteReference"/>
        </w:rPr>
        <w:footnoteRef/>
      </w:r>
      <w:r>
        <w:t xml:space="preserve"> [JS] or “workers of iniquity”</w:t>
      </w:r>
    </w:p>
  </w:footnote>
  <w:footnote w:id="276">
    <w:p w14:paraId="3A50B91B" w14:textId="77777777" w:rsidR="00453A38" w:rsidRPr="004A3E27" w:rsidRDefault="00453A38"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7">
    <w:p w14:paraId="4E4A30D1" w14:textId="62ED497C" w:rsidR="00453A38" w:rsidRDefault="00453A38" w:rsidP="00183599">
      <w:pPr>
        <w:pStyle w:val="footnote"/>
      </w:pPr>
      <w:r>
        <w:rPr>
          <w:rStyle w:val="FootnoteReference"/>
        </w:rPr>
        <w:footnoteRef/>
      </w:r>
      <w:r>
        <w:t xml:space="preserve"> [JS] or “ransom”</w:t>
      </w:r>
    </w:p>
  </w:footnote>
  <w:footnote w:id="278">
    <w:p w14:paraId="058ED3C9" w14:textId="6776EDA1" w:rsidR="00453A38" w:rsidRDefault="00453A38" w:rsidP="001B710E">
      <w:pPr>
        <w:pStyle w:val="footnote"/>
      </w:pPr>
      <w:r>
        <w:rPr>
          <w:rStyle w:val="FootnoteReference"/>
        </w:rPr>
        <w:footnoteRef/>
      </w:r>
      <w:r>
        <w:t xml:space="preserve"> [JS] or tabernacles.</w:t>
      </w:r>
    </w:p>
  </w:footnote>
  <w:footnote w:id="279">
    <w:p w14:paraId="329608F2" w14:textId="7CC39845" w:rsidR="00453A38" w:rsidRDefault="00453A38" w:rsidP="00183599">
      <w:pPr>
        <w:pStyle w:val="footnote"/>
      </w:pPr>
      <w:r>
        <w:rPr>
          <w:rStyle w:val="FootnoteReference"/>
        </w:rPr>
        <w:footnoteRef/>
      </w:r>
      <w:r>
        <w:t xml:space="preserve"> [JS] or “acknowledge,” or “thank,” or “thankfully confess You with praise when…”</w:t>
      </w:r>
    </w:p>
  </w:footnote>
  <w:footnote w:id="280">
    <w:p w14:paraId="25D034C3" w14:textId="2662C64E" w:rsidR="00453A38" w:rsidRDefault="00453A38" w:rsidP="005E4259">
      <w:pPr>
        <w:pStyle w:val="footnote"/>
      </w:pPr>
      <w:r>
        <w:rPr>
          <w:rStyle w:val="FootnoteReference"/>
        </w:rPr>
        <w:footnoteRef/>
      </w:r>
      <w:r>
        <w:t xml:space="preserve"> [JS] or “I will not find fault with your sacrifices”</w:t>
      </w:r>
    </w:p>
  </w:footnote>
  <w:footnote w:id="281">
    <w:p w14:paraId="45DA152E" w14:textId="77777777" w:rsidR="00453A38" w:rsidRPr="004A3E27" w:rsidRDefault="00453A38"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2">
    <w:p w14:paraId="43CC2ABF" w14:textId="536DD164" w:rsidR="00453A38" w:rsidRDefault="00453A38" w:rsidP="007E0330">
      <w:pPr>
        <w:pStyle w:val="footnote"/>
      </w:pPr>
      <w:r>
        <w:rPr>
          <w:rStyle w:val="FootnoteReference"/>
        </w:rPr>
        <w:footnoteRef/>
      </w:r>
      <w:r>
        <w:t xml:space="preserve"> [JS] [] found in Coptic</w:t>
      </w:r>
    </w:p>
  </w:footnote>
  <w:footnote w:id="283">
    <w:p w14:paraId="5A6B4D6B" w14:textId="65293C06" w:rsidR="00453A38" w:rsidRPr="004A3E27" w:rsidRDefault="00453A38"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4">
    <w:p w14:paraId="7D7FC96A" w14:textId="1FA8AB7E" w:rsidR="00453A38" w:rsidRDefault="00453A38" w:rsidP="007E0330">
      <w:pPr>
        <w:pStyle w:val="footnote"/>
      </w:pPr>
      <w:r>
        <w:rPr>
          <w:rStyle w:val="FootnoteReference"/>
        </w:rPr>
        <w:footnoteRef/>
      </w:r>
      <w:r>
        <w:t xml:space="preserve"> [JS] “showed me” or “made known to me”</w:t>
      </w:r>
    </w:p>
  </w:footnote>
  <w:footnote w:id="285">
    <w:p w14:paraId="6185D531" w14:textId="77777777" w:rsidR="00453A38" w:rsidRPr="004A3E27" w:rsidRDefault="00453A38" w:rsidP="00BD5BBE">
      <w:pPr>
        <w:pStyle w:val="footnote"/>
      </w:pPr>
      <w:r w:rsidRPr="004A3E27">
        <w:rPr>
          <w:rStyle w:val="FootnoteReference"/>
        </w:rPr>
        <w:footnoteRef/>
      </w:r>
      <w:r w:rsidRPr="004A3E27">
        <w:t xml:space="preserve"> Exodus 12:22; John 19:29; Hebrews 9:19.</w:t>
      </w:r>
    </w:p>
  </w:footnote>
  <w:footnote w:id="286">
    <w:p w14:paraId="3533F1BB" w14:textId="71B96EA6" w:rsidR="00453A38" w:rsidRDefault="00453A38" w:rsidP="007E0330">
      <w:pPr>
        <w:pStyle w:val="footnote"/>
      </w:pPr>
      <w:r>
        <w:rPr>
          <w:rStyle w:val="FootnoteReference"/>
        </w:rPr>
        <w:footnoteRef/>
      </w:r>
      <w:r>
        <w:t xml:space="preserve"> [JS] literally “face”.</w:t>
      </w:r>
    </w:p>
  </w:footnote>
  <w:footnote w:id="287">
    <w:p w14:paraId="1F9FC60F" w14:textId="3E919970" w:rsidR="00453A38" w:rsidRDefault="00453A38" w:rsidP="005E4259">
      <w:pPr>
        <w:pStyle w:val="footnote"/>
      </w:pPr>
      <w:r>
        <w:rPr>
          <w:rStyle w:val="FootnoteReference"/>
        </w:rPr>
        <w:footnoteRef/>
      </w:r>
      <w:r>
        <w:t xml:space="preserve"> [JS] or “blood-guiltiness”</w:t>
      </w:r>
    </w:p>
  </w:footnote>
  <w:footnote w:id="288">
    <w:p w14:paraId="202128F8" w14:textId="4DFF74D6" w:rsidR="00453A38" w:rsidRDefault="00453A38" w:rsidP="00284568">
      <w:pPr>
        <w:pStyle w:val="footnote"/>
      </w:pPr>
      <w:r>
        <w:rPr>
          <w:rStyle w:val="FootnoteReference"/>
        </w:rPr>
        <w:footnoteRef/>
      </w:r>
      <w:r>
        <w:t xml:space="preserve"> [JS] or “gives thanks to,” or “thankfully confess You with praise”</w:t>
      </w:r>
    </w:p>
  </w:footnote>
  <w:footnote w:id="289">
    <w:p w14:paraId="6650920A" w14:textId="4D441CB0" w:rsidR="00453A38" w:rsidRPr="004A3E27" w:rsidRDefault="00453A38"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0">
    <w:p w14:paraId="3BFF7049" w14:textId="77777777" w:rsidR="00453A38" w:rsidRPr="004A3E27" w:rsidRDefault="00453A38"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1">
    <w:p w14:paraId="45B1AA56" w14:textId="765C7C37" w:rsidR="00453A38" w:rsidRDefault="00453A38" w:rsidP="00284568">
      <w:pPr>
        <w:pStyle w:val="footnote"/>
      </w:pPr>
      <w:r>
        <w:rPr>
          <w:rStyle w:val="FootnoteReference"/>
        </w:rPr>
        <w:footnoteRef/>
      </w:r>
      <w:r>
        <w:t xml:space="preserve"> [JS] or “give thanks to You,” or “thankfully confess You with praise”</w:t>
      </w:r>
    </w:p>
  </w:footnote>
  <w:footnote w:id="292">
    <w:p w14:paraId="51837483" w14:textId="77777777" w:rsidR="00453A38" w:rsidRPr="004A3E27" w:rsidRDefault="00453A38"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3">
    <w:p w14:paraId="3B19B72F" w14:textId="77777777" w:rsidR="00453A38" w:rsidRPr="004A3E27" w:rsidRDefault="00453A38" w:rsidP="00BD5BBE">
      <w:pPr>
        <w:pStyle w:val="footnote"/>
      </w:pPr>
      <w:r w:rsidRPr="004A3E27">
        <w:rPr>
          <w:rStyle w:val="FootnoteReference"/>
        </w:rPr>
        <w:footnoteRef/>
      </w:r>
      <w:r w:rsidRPr="004A3E27">
        <w:t xml:space="preserve"> Lk. 10:18; 2 Thess. 1:6.</w:t>
      </w:r>
    </w:p>
  </w:footnote>
  <w:footnote w:id="294">
    <w:p w14:paraId="649547A2" w14:textId="77777777" w:rsidR="00453A38" w:rsidRPr="004A3E27" w:rsidRDefault="00453A38"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5">
    <w:p w14:paraId="4184D201" w14:textId="3A3901AE" w:rsidR="00453A38" w:rsidRDefault="00453A38" w:rsidP="00125EB7">
      <w:pPr>
        <w:pStyle w:val="footnote"/>
      </w:pPr>
      <w:r>
        <w:rPr>
          <w:rStyle w:val="FootnoteReference"/>
        </w:rPr>
        <w:footnoteRef/>
      </w:r>
      <w:r>
        <w:t xml:space="preserve"> [JS] “it” refers to the iniquity and strife.</w:t>
      </w:r>
    </w:p>
  </w:footnote>
  <w:footnote w:id="296">
    <w:p w14:paraId="4DEA0F95" w14:textId="27D8C248" w:rsidR="00453A38" w:rsidRPr="004A3E27" w:rsidRDefault="00453A38" w:rsidP="00BD5BBE">
      <w:pPr>
        <w:pStyle w:val="footnote"/>
      </w:pPr>
      <w:r w:rsidRPr="004A3E27">
        <w:rPr>
          <w:rStyle w:val="FootnoteReference"/>
        </w:rPr>
        <w:footnoteRef/>
      </w:r>
      <w:r w:rsidRPr="004A3E27">
        <w:t xml:space="preserve"> </w:t>
      </w:r>
      <w:r>
        <w:t>cf</w:t>
      </w:r>
      <w:r w:rsidRPr="004A3E27">
        <w:t>. 1 Peter 5:7.</w:t>
      </w:r>
    </w:p>
  </w:footnote>
  <w:footnote w:id="297">
    <w:p w14:paraId="27649907" w14:textId="3BE538AE" w:rsidR="00453A38" w:rsidRPr="004A3E27" w:rsidRDefault="00453A38" w:rsidP="00BD5BBE">
      <w:pPr>
        <w:pStyle w:val="footnote"/>
      </w:pPr>
      <w:r w:rsidRPr="004A3E27">
        <w:rPr>
          <w:rStyle w:val="FootnoteReference"/>
        </w:rPr>
        <w:footnoteRef/>
      </w:r>
      <w:r w:rsidRPr="004A3E27">
        <w:t xml:space="preserve"> </w:t>
      </w:r>
      <w:r>
        <w:t>cf</w:t>
      </w:r>
      <w:r w:rsidRPr="004A3E27">
        <w:t>. Ephes 6:12; 1 Tim 4:1; Rev. 16:14.</w:t>
      </w:r>
    </w:p>
  </w:footnote>
  <w:footnote w:id="298">
    <w:p w14:paraId="2999B88D" w14:textId="4A88AAD6" w:rsidR="00453A38" w:rsidRDefault="00453A38" w:rsidP="00A8553A">
      <w:pPr>
        <w:pStyle w:val="footnote"/>
      </w:pPr>
      <w:r>
        <w:rPr>
          <w:rStyle w:val="FootnoteReference"/>
        </w:rPr>
        <w:footnoteRef/>
      </w:r>
      <w:r>
        <w:t xml:space="preserve"> [JS] NETS omits “not”</w:t>
      </w:r>
    </w:p>
  </w:footnote>
  <w:footnote w:id="299">
    <w:p w14:paraId="594F6979" w14:textId="77777777" w:rsidR="00453A38" w:rsidRPr="004A3E27" w:rsidRDefault="00453A38"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0">
    <w:p w14:paraId="568E2F2E" w14:textId="77777777" w:rsidR="00453A38" w:rsidRPr="004A3E27" w:rsidRDefault="00453A38"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1">
    <w:p w14:paraId="6DBE026F" w14:textId="65E17A50" w:rsidR="00453A38" w:rsidRDefault="00453A38" w:rsidP="003E4AFE">
      <w:pPr>
        <w:pStyle w:val="footnote"/>
      </w:pPr>
      <w:r>
        <w:rPr>
          <w:rStyle w:val="FootnoteReference"/>
        </w:rPr>
        <w:footnoteRef/>
      </w:r>
      <w:r>
        <w:t xml:space="preserve"> [JS] or “I will sing and praise,” or “I will sing and make music”</w:t>
      </w:r>
    </w:p>
  </w:footnote>
  <w:footnote w:id="302">
    <w:p w14:paraId="5EA08A63" w14:textId="7ED730C0" w:rsidR="00453A38" w:rsidRDefault="00453A38" w:rsidP="003E4AFE">
      <w:pPr>
        <w:pStyle w:val="footnote"/>
      </w:pPr>
      <w:r>
        <w:rPr>
          <w:rStyle w:val="FootnoteReference"/>
        </w:rPr>
        <w:footnoteRef/>
      </w:r>
      <w:r>
        <w:t xml:space="preserve"> [JS] or “I will give thanks to You,” or “I will thankfully confess You with praise”</w:t>
      </w:r>
    </w:p>
  </w:footnote>
  <w:footnote w:id="303">
    <w:p w14:paraId="2EF83620" w14:textId="1732A893" w:rsidR="00453A38" w:rsidRDefault="00453A38" w:rsidP="005C1F97">
      <w:pPr>
        <w:pStyle w:val="footnote"/>
      </w:pPr>
      <w:r>
        <w:rPr>
          <w:rStyle w:val="FootnoteReference"/>
        </w:rPr>
        <w:footnoteRef/>
      </w:r>
      <w:r>
        <w:t xml:space="preserve"> [JS] Coptic has “Name” in place of “mercy”.</w:t>
      </w:r>
    </w:p>
  </w:footnote>
  <w:footnote w:id="304">
    <w:p w14:paraId="62A6540D" w14:textId="77777777" w:rsidR="00453A38" w:rsidRPr="004A3E27" w:rsidRDefault="00453A38" w:rsidP="00BD5BBE">
      <w:pPr>
        <w:pStyle w:val="footnote"/>
      </w:pPr>
      <w:r w:rsidRPr="004A3E27">
        <w:rPr>
          <w:rStyle w:val="FootnoteReference"/>
        </w:rPr>
        <w:footnoteRef/>
      </w:r>
      <w:r w:rsidRPr="004A3E27">
        <w:t xml:space="preserve"> Verses 8-12 are repeated almost verbatim in Ps. 107:2-6.</w:t>
      </w:r>
    </w:p>
  </w:footnote>
  <w:footnote w:id="305">
    <w:p w14:paraId="3A60B5BF" w14:textId="4103FFA5" w:rsidR="00453A38" w:rsidRDefault="00453A38" w:rsidP="0080248C">
      <w:pPr>
        <w:pStyle w:val="footnote"/>
      </w:pPr>
      <w:r>
        <w:rPr>
          <w:rStyle w:val="FootnoteReference"/>
        </w:rPr>
        <w:footnoteRef/>
      </w:r>
      <w:r>
        <w:t xml:space="preserve"> [JS] or “the lawless,” or “those that do wickedness”</w:t>
      </w:r>
    </w:p>
  </w:footnote>
  <w:footnote w:id="306">
    <w:p w14:paraId="21F36685" w14:textId="77777777" w:rsidR="00453A38" w:rsidRPr="004A3E27" w:rsidRDefault="00453A38" w:rsidP="00BD5BBE">
      <w:pPr>
        <w:pStyle w:val="footnote"/>
      </w:pPr>
      <w:r w:rsidRPr="004A3E27">
        <w:rPr>
          <w:rStyle w:val="FootnoteReference"/>
        </w:rPr>
        <w:footnoteRef/>
      </w:r>
      <w:r w:rsidRPr="004A3E27">
        <w:t xml:space="preserve"> Mercy: love (Luke 10:37).</w:t>
      </w:r>
    </w:p>
  </w:footnote>
  <w:footnote w:id="307">
    <w:p w14:paraId="6EFF888C" w14:textId="1261A193" w:rsidR="00453A38" w:rsidRPr="004A3E27" w:rsidRDefault="00453A38"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8">
    <w:p w14:paraId="42604FE7" w14:textId="77777777" w:rsidR="00453A38" w:rsidRPr="004A3E27" w:rsidRDefault="00453A38" w:rsidP="00BD5BBE">
      <w:pPr>
        <w:pStyle w:val="footnote"/>
      </w:pPr>
      <w:r w:rsidRPr="004A3E27">
        <w:rPr>
          <w:rStyle w:val="FootnoteReference"/>
        </w:rPr>
        <w:footnoteRef/>
      </w:r>
      <w:r w:rsidRPr="004A3E27">
        <w:t xml:space="preserve"> Washbowl: i.e. reduced to the most menial servitude.</w:t>
      </w:r>
    </w:p>
  </w:footnote>
  <w:footnote w:id="309">
    <w:p w14:paraId="03E619D4" w14:textId="1339E3A3" w:rsidR="00453A38" w:rsidRPr="004A3E27" w:rsidRDefault="00453A38"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0">
    <w:p w14:paraId="2D798361" w14:textId="77777777" w:rsidR="00453A38" w:rsidRPr="004A3E27" w:rsidRDefault="00453A38"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1">
    <w:p w14:paraId="29B1DDE8" w14:textId="45FA342F" w:rsidR="00453A38" w:rsidRPr="004A3E27" w:rsidRDefault="00453A38"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2">
    <w:p w14:paraId="279AD391" w14:textId="274C1C9A" w:rsidR="00453A38" w:rsidRPr="004A3E27" w:rsidRDefault="00453A38"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3">
    <w:p w14:paraId="7753865A" w14:textId="3B559F98" w:rsidR="00453A38" w:rsidRDefault="00453A38" w:rsidP="009C1AC4">
      <w:pPr>
        <w:pStyle w:val="footnote"/>
      </w:pPr>
      <w:r>
        <w:rPr>
          <w:rStyle w:val="FootnoteReference"/>
        </w:rPr>
        <w:footnoteRef/>
      </w:r>
      <w:r>
        <w:t xml:space="preserve"> [JS] OSB has, “they are altogether useless.” NETS has “they together derive from vanity.</w:t>
      </w:r>
    </w:p>
  </w:footnote>
  <w:footnote w:id="314">
    <w:p w14:paraId="20ED6838" w14:textId="77777777" w:rsidR="00453A38" w:rsidRPr="004A3E27" w:rsidRDefault="00453A38" w:rsidP="009C1AC4">
      <w:pPr>
        <w:pStyle w:val="footnote"/>
      </w:pPr>
      <w:r w:rsidRPr="004A3E27">
        <w:rPr>
          <w:rStyle w:val="FootnoteReference"/>
        </w:rPr>
        <w:footnoteRef/>
      </w:r>
      <w:r w:rsidRPr="004A3E27">
        <w:t xml:space="preserve"> Job. 33:14.</w:t>
      </w:r>
    </w:p>
  </w:footnote>
  <w:footnote w:id="315">
    <w:p w14:paraId="3F4DF601" w14:textId="362CF8F1" w:rsidR="00453A38" w:rsidRDefault="00453A38" w:rsidP="004F49CE">
      <w:pPr>
        <w:pStyle w:val="footnote"/>
      </w:pPr>
      <w:r>
        <w:rPr>
          <w:rStyle w:val="FootnoteReference"/>
        </w:rPr>
        <w:footnoteRef/>
      </w:r>
      <w:r>
        <w:t xml:space="preserve"> [JS] literally, “holy place”</w:t>
      </w:r>
    </w:p>
  </w:footnote>
  <w:footnote w:id="316">
    <w:p w14:paraId="686CF1C0" w14:textId="1BBF228C" w:rsidR="00453A38" w:rsidRPr="004A3E27" w:rsidRDefault="00453A38"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7">
    <w:p w14:paraId="4BD1F676" w14:textId="28A76380" w:rsidR="00453A38" w:rsidRDefault="00453A38" w:rsidP="00C0729B">
      <w:pPr>
        <w:pStyle w:val="footnote"/>
      </w:pPr>
      <w:r>
        <w:rPr>
          <w:rStyle w:val="FootnoteReference"/>
        </w:rPr>
        <w:footnoteRef/>
      </w:r>
      <w:r>
        <w:t xml:space="preserve"> [JS] Fr. Athanasius’ translation from the Coptic has “shall glory”</w:t>
      </w:r>
    </w:p>
  </w:footnote>
  <w:footnote w:id="318">
    <w:p w14:paraId="33DDB994" w14:textId="5E62FF5E" w:rsidR="00453A38" w:rsidRDefault="00453A38" w:rsidP="00627006">
      <w:pPr>
        <w:pStyle w:val="footnote"/>
      </w:pPr>
      <w:r>
        <w:rPr>
          <w:rStyle w:val="FootnoteReference"/>
        </w:rPr>
        <w:footnoteRef/>
      </w:r>
      <w:r>
        <w:t xml:space="preserve"> All but Fr. Athanasius’ translation from the Coptic have “and a vow will be paid to You in Jerusalem”</w:t>
      </w:r>
    </w:p>
  </w:footnote>
  <w:footnote w:id="319">
    <w:p w14:paraId="7806F1DC" w14:textId="6D5F9E7B" w:rsidR="00453A38" w:rsidRDefault="00453A38" w:rsidP="00722B95">
      <w:pPr>
        <w:pStyle w:val="footnote"/>
      </w:pPr>
      <w:r>
        <w:rPr>
          <w:rStyle w:val="FootnoteReference"/>
        </w:rPr>
        <w:footnoteRef/>
      </w:r>
      <w:r>
        <w:t xml:space="preserve"> [] Found in Fr. Athanasius’ translation from the Coptic</w:t>
      </w:r>
    </w:p>
  </w:footnote>
  <w:footnote w:id="320">
    <w:p w14:paraId="7625453A" w14:textId="042835EA" w:rsidR="00453A38" w:rsidRDefault="00453A38" w:rsidP="005E733D">
      <w:pPr>
        <w:pStyle w:val="footnote"/>
      </w:pPr>
      <w:r>
        <w:rPr>
          <w:rStyle w:val="FootnoteReference"/>
        </w:rPr>
        <w:footnoteRef/>
      </w:r>
      <w:r>
        <w:t xml:space="preserve"> [JS] [] found in Coptic, see Vespers of Pashons 20.</w:t>
      </w:r>
    </w:p>
  </w:footnote>
  <w:footnote w:id="321">
    <w:p w14:paraId="36833249" w14:textId="34120CF1" w:rsidR="00453A38" w:rsidRPr="004A3E27" w:rsidRDefault="00453A38"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22">
    <w:p w14:paraId="622CE4B2" w14:textId="77777777" w:rsidR="00453A38" w:rsidRPr="004A3E27" w:rsidRDefault="00453A38" w:rsidP="00BD5BBE">
      <w:pPr>
        <w:pStyle w:val="footnote"/>
      </w:pPr>
      <w:r w:rsidRPr="004A3E27">
        <w:rPr>
          <w:rStyle w:val="FootnoteReference"/>
        </w:rPr>
        <w:footnoteRef/>
      </w:r>
      <w:r w:rsidRPr="004A3E27">
        <w:t xml:space="preserve"> So the Slavonic (Greek often omits ‘stillest’).</w:t>
      </w:r>
    </w:p>
  </w:footnote>
  <w:footnote w:id="323">
    <w:p w14:paraId="0BA13A66" w14:textId="54830EC5" w:rsidR="00453A38" w:rsidRDefault="00453A38" w:rsidP="005438BF">
      <w:pPr>
        <w:pStyle w:val="footnote"/>
      </w:pPr>
      <w:r>
        <w:rPr>
          <w:rStyle w:val="FootnoteReference"/>
        </w:rPr>
        <w:footnoteRef/>
      </w:r>
      <w:r>
        <w:t xml:space="preserve"> [JS] lit, “filled with fatness.”</w:t>
      </w:r>
    </w:p>
  </w:footnote>
  <w:footnote w:id="324">
    <w:p w14:paraId="6F4E7A1F" w14:textId="704DC134" w:rsidR="00453A38" w:rsidRPr="004A3E27" w:rsidRDefault="00453A38"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25">
    <w:p w14:paraId="30AFE1F6" w14:textId="77777777" w:rsidR="00453A38" w:rsidRPr="004A3E27" w:rsidRDefault="00453A38"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26">
    <w:p w14:paraId="667C6704" w14:textId="77777777" w:rsidR="00453A38" w:rsidRPr="004A3E27" w:rsidRDefault="00453A38"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27">
    <w:p w14:paraId="4D88FDB0" w14:textId="77777777" w:rsidR="00453A38" w:rsidRPr="004A3E27" w:rsidRDefault="00453A38" w:rsidP="00BD5BBE">
      <w:pPr>
        <w:pStyle w:val="footnote"/>
      </w:pPr>
      <w:r w:rsidRPr="004A3E27">
        <w:rPr>
          <w:rStyle w:val="FootnoteReference"/>
        </w:rPr>
        <w:footnoteRef/>
      </w:r>
      <w:r w:rsidRPr="004A3E27">
        <w:t xml:space="preserve"> See footnote 62. &lt;2 previously&gt;</w:t>
      </w:r>
    </w:p>
  </w:footnote>
  <w:footnote w:id="328">
    <w:p w14:paraId="520E1D4D" w14:textId="70DD6036" w:rsidR="00453A38" w:rsidRDefault="00453A38" w:rsidP="000E01D1">
      <w:pPr>
        <w:pStyle w:val="footnote"/>
      </w:pPr>
      <w:r>
        <w:rPr>
          <w:rStyle w:val="FootnoteReference"/>
        </w:rPr>
        <w:footnoteRef/>
      </w:r>
      <w:r>
        <w:t xml:space="preserve"> [JS], “do obeisance”, i.e. prostrate, not just an attitude, but an act</w:t>
      </w:r>
    </w:p>
  </w:footnote>
  <w:footnote w:id="329">
    <w:p w14:paraId="1B791EBC" w14:textId="77777777" w:rsidR="00453A38" w:rsidRPr="004A3E27" w:rsidRDefault="00453A38"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0">
    <w:p w14:paraId="109CC4F4" w14:textId="77777777" w:rsidR="00453A38" w:rsidRPr="004A3E27" w:rsidRDefault="00453A38" w:rsidP="00BD5BBE">
      <w:pPr>
        <w:pStyle w:val="footnote"/>
      </w:pPr>
      <w:r w:rsidRPr="004A3E27">
        <w:rPr>
          <w:rStyle w:val="FootnoteReference"/>
        </w:rPr>
        <w:footnoteRef/>
      </w:r>
      <w:r w:rsidRPr="004A3E27">
        <w:t xml:space="preserve"> ‘What God has planned for His lovers’ (1 Cor. 2:9).</w:t>
      </w:r>
    </w:p>
  </w:footnote>
  <w:footnote w:id="331">
    <w:p w14:paraId="096C8EE6" w14:textId="40879E1D" w:rsidR="00453A38" w:rsidRDefault="00453A38" w:rsidP="000E01D1">
      <w:pPr>
        <w:pStyle w:val="footnote"/>
      </w:pPr>
      <w:r>
        <w:rPr>
          <w:rStyle w:val="FootnoteReference"/>
        </w:rPr>
        <w:footnoteRef/>
      </w:r>
      <w:r>
        <w:t xml:space="preserve"> [JS] Fr. Lazarus has, “for”</w:t>
      </w:r>
    </w:p>
  </w:footnote>
  <w:footnote w:id="332">
    <w:p w14:paraId="693C7006" w14:textId="4BAA4AB8" w:rsidR="00453A38" w:rsidRPr="004A3E27" w:rsidRDefault="00453A38"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33">
    <w:p w14:paraId="4EA27689" w14:textId="41C52921" w:rsidR="00453A38" w:rsidRPr="004A3E27" w:rsidRDefault="00453A38"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4">
    <w:p w14:paraId="49AA563D" w14:textId="77777777" w:rsidR="00453A38" w:rsidRPr="004A3E27" w:rsidRDefault="00453A38"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35">
    <w:p w14:paraId="26BB2E4A" w14:textId="256060DE" w:rsidR="00453A38" w:rsidRPr="004A3E27" w:rsidRDefault="00453A38"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36">
    <w:p w14:paraId="7DEE92CE" w14:textId="409EAD51" w:rsidR="00453A38" w:rsidRDefault="00453A38" w:rsidP="00F81502">
      <w:pPr>
        <w:pStyle w:val="footnote"/>
      </w:pPr>
      <w:r>
        <w:rPr>
          <w:rStyle w:val="FootnoteReference"/>
        </w:rPr>
        <w:footnoteRef/>
      </w:r>
      <w:r>
        <w:t xml:space="preserve"> [JS] or “give thanks to You” or “thankfully confess You with praise”</w:t>
      </w:r>
    </w:p>
  </w:footnote>
  <w:footnote w:id="337">
    <w:p w14:paraId="29F3A7DD" w14:textId="66A81F41" w:rsidR="00453A38" w:rsidRDefault="00453A38" w:rsidP="00F81502">
      <w:pPr>
        <w:pStyle w:val="footnote"/>
      </w:pPr>
      <w:r>
        <w:rPr>
          <w:rStyle w:val="FootnoteReference"/>
        </w:rPr>
        <w:footnoteRef/>
      </w:r>
      <w:r>
        <w:t xml:space="preserve"> [JS] or “praise You” or “give thanks to You” or “thankfully confess You with praise”</w:t>
      </w:r>
    </w:p>
  </w:footnote>
  <w:footnote w:id="338">
    <w:p w14:paraId="75EB9556" w14:textId="77777777" w:rsidR="00453A38" w:rsidRPr="004A3E27" w:rsidRDefault="00453A38"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9">
    <w:p w14:paraId="69CCF6E1" w14:textId="734C2AF2" w:rsidR="00453A38" w:rsidRPr="004A3E27" w:rsidRDefault="00453A38" w:rsidP="00BD5BBE">
      <w:pPr>
        <w:pStyle w:val="footnote"/>
      </w:pPr>
      <w:r w:rsidRPr="004A3E27">
        <w:rPr>
          <w:rStyle w:val="FootnoteReference"/>
        </w:rPr>
        <w:footnoteRef/>
      </w:r>
      <w:r w:rsidRPr="004A3E27">
        <w:t xml:space="preserve"> Numbers 10:35. </w:t>
      </w:r>
      <w:r>
        <w:t>Cf</w:t>
      </w:r>
      <w:r w:rsidRPr="004A3E27">
        <w:t>. Exodus 14.</w:t>
      </w:r>
    </w:p>
  </w:footnote>
  <w:footnote w:id="340">
    <w:p w14:paraId="772812A4" w14:textId="77777777" w:rsidR="00453A38" w:rsidRPr="004A3E27" w:rsidRDefault="00453A38"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41">
    <w:p w14:paraId="648336FE" w14:textId="679542B0" w:rsidR="00453A38" w:rsidRDefault="00453A38" w:rsidP="00A66BCD">
      <w:pPr>
        <w:pStyle w:val="footnote"/>
      </w:pPr>
      <w:r>
        <w:rPr>
          <w:rStyle w:val="FootnoteReference"/>
        </w:rPr>
        <w:footnoteRef/>
      </w:r>
      <w:r>
        <w:t xml:space="preserve"> [JS] literally, “before the face of”</w:t>
      </w:r>
    </w:p>
  </w:footnote>
  <w:footnote w:id="342">
    <w:p w14:paraId="576015E9" w14:textId="7C434A30" w:rsidR="00453A38" w:rsidRPr="004A3E27" w:rsidRDefault="00453A38"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43">
    <w:p w14:paraId="528CA841" w14:textId="6B333BD0" w:rsidR="00453A38" w:rsidRDefault="00453A38" w:rsidP="003863C1">
      <w:pPr>
        <w:pStyle w:val="footnote"/>
      </w:pPr>
      <w:r>
        <w:rPr>
          <w:rStyle w:val="FootnoteReference"/>
        </w:rPr>
        <w:footnoteRef/>
      </w:r>
      <w:r>
        <w:t xml:space="preserve"> [JS] literally “hosts”</w:t>
      </w:r>
    </w:p>
  </w:footnote>
  <w:footnote w:id="344">
    <w:p w14:paraId="65E1E4C5" w14:textId="144C5288" w:rsidR="00453A38" w:rsidRDefault="00453A38"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45">
    <w:p w14:paraId="1C35810F" w14:textId="7EDB3A13" w:rsidR="00453A38" w:rsidRPr="004A3E27" w:rsidRDefault="00453A38"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46">
    <w:p w14:paraId="182BF5C1" w14:textId="77B0A7B7" w:rsidR="00453A38" w:rsidRDefault="00453A38" w:rsidP="0080282E">
      <w:pPr>
        <w:pStyle w:val="footnote"/>
      </w:pPr>
      <w:r>
        <w:rPr>
          <w:rStyle w:val="FootnoteReference"/>
        </w:rPr>
        <w:footnoteRef/>
      </w:r>
      <w:r>
        <w:t xml:space="preserve"> [JS] literally, “ten-thousand fold”</w:t>
      </w:r>
    </w:p>
  </w:footnote>
  <w:footnote w:id="347">
    <w:p w14:paraId="1238C848" w14:textId="7921E5DF" w:rsidR="00453A38" w:rsidRDefault="00453A38" w:rsidP="0008590B">
      <w:pPr>
        <w:pStyle w:val="footnote"/>
      </w:pPr>
      <w:r>
        <w:rPr>
          <w:rStyle w:val="FootnoteReference"/>
        </w:rPr>
        <w:footnoteRef/>
      </w:r>
      <w:r>
        <w:t xml:space="preserve"> [JS] [] found in the Vespers Psalm for Athor 8, and then “God” is in place of “the Lord” in this next line.</w:t>
      </w:r>
    </w:p>
  </w:footnote>
  <w:footnote w:id="348">
    <w:p w14:paraId="4BA4E820" w14:textId="74DEA970" w:rsidR="00453A38" w:rsidRPr="004A3E27" w:rsidRDefault="00453A38" w:rsidP="00BD5BBE">
      <w:pPr>
        <w:pStyle w:val="footnote"/>
      </w:pPr>
      <w:r w:rsidRPr="004A3E27">
        <w:rPr>
          <w:rStyle w:val="FootnoteReference"/>
        </w:rPr>
        <w:footnoteRef/>
      </w:r>
      <w:r w:rsidRPr="004A3E27">
        <w:t xml:space="preserve"> </w:t>
      </w:r>
      <w:r>
        <w:t>Cf</w:t>
      </w:r>
      <w:r w:rsidRPr="004A3E27">
        <w:t>. Ephes. 4:8.</w:t>
      </w:r>
    </w:p>
  </w:footnote>
  <w:footnote w:id="349">
    <w:p w14:paraId="27BEB11F" w14:textId="620450D8" w:rsidR="00453A38" w:rsidRDefault="00453A38" w:rsidP="004F47C2">
      <w:pPr>
        <w:pStyle w:val="footnote"/>
      </w:pPr>
      <w:r>
        <w:rPr>
          <w:rStyle w:val="FootnoteReference"/>
        </w:rPr>
        <w:footnoteRef/>
      </w:r>
      <w:r>
        <w:t xml:space="preserve"> [JS] Coptic has “will prepare our way for us.” See the Liturgy of Mesori 29.</w:t>
      </w:r>
    </w:p>
  </w:footnote>
  <w:footnote w:id="350">
    <w:p w14:paraId="6F7FE73D" w14:textId="3ED6EBEB" w:rsidR="00453A38" w:rsidRDefault="00453A38" w:rsidP="00AC3180">
      <w:pPr>
        <w:pStyle w:val="footnote"/>
      </w:pPr>
      <w:r>
        <w:rPr>
          <w:rStyle w:val="FootnoteReference"/>
        </w:rPr>
        <w:footnoteRef/>
      </w:r>
      <w:r>
        <w:t xml:space="preserve"> [JS] “assemblies” or “congregations”</w:t>
      </w:r>
    </w:p>
  </w:footnote>
  <w:footnote w:id="351">
    <w:p w14:paraId="1069FF00" w14:textId="77777777" w:rsidR="00453A38" w:rsidRPr="004A3E27" w:rsidRDefault="00453A38"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52">
    <w:p w14:paraId="4D6861A4" w14:textId="77777777" w:rsidR="00453A38" w:rsidRPr="004A3E27" w:rsidRDefault="00453A38"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53">
    <w:p w14:paraId="3876A4B9" w14:textId="77777777" w:rsidR="00453A38" w:rsidRPr="004A3E27" w:rsidRDefault="00453A38"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54">
    <w:p w14:paraId="3A9A265F" w14:textId="622FDAFA" w:rsidR="00453A38" w:rsidRPr="004A3E27" w:rsidRDefault="00453A38"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55">
    <w:p w14:paraId="46BEEA32" w14:textId="77777777" w:rsidR="00453A38" w:rsidRPr="004A3E27" w:rsidRDefault="00453A38" w:rsidP="00BD5BBE">
      <w:pPr>
        <w:pStyle w:val="footnote"/>
      </w:pPr>
      <w:r w:rsidRPr="004A3E27">
        <w:rPr>
          <w:rStyle w:val="FootnoteReference"/>
        </w:rPr>
        <w:footnoteRef/>
      </w:r>
      <w:r w:rsidRPr="004A3E27">
        <w:t xml:space="preserve"> Mk. 15:29; Jn. 2:17; Rom. 15:3.</w:t>
      </w:r>
    </w:p>
  </w:footnote>
  <w:footnote w:id="356">
    <w:p w14:paraId="252B5848" w14:textId="77777777" w:rsidR="00453A38" w:rsidRPr="004A3E27" w:rsidRDefault="00453A38" w:rsidP="00BD5BBE">
      <w:pPr>
        <w:pStyle w:val="footnote"/>
      </w:pPr>
      <w:r w:rsidRPr="004A3E27">
        <w:rPr>
          <w:rStyle w:val="FootnoteReference"/>
        </w:rPr>
        <w:footnoteRef/>
      </w:r>
      <w:r w:rsidRPr="004A3E27">
        <w:t xml:space="preserve"> The elders and chief priests.</w:t>
      </w:r>
    </w:p>
  </w:footnote>
  <w:footnote w:id="357">
    <w:p w14:paraId="0AE68D03" w14:textId="77777777" w:rsidR="00453A38" w:rsidRPr="004A3E27" w:rsidRDefault="00453A38"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58">
    <w:p w14:paraId="49BC712C" w14:textId="77777777" w:rsidR="00453A38" w:rsidRPr="004A3E27" w:rsidRDefault="00453A38" w:rsidP="00BD5BBE">
      <w:pPr>
        <w:pStyle w:val="footnote"/>
      </w:pPr>
      <w:r w:rsidRPr="004A3E27">
        <w:rPr>
          <w:rStyle w:val="FootnoteReference"/>
        </w:rPr>
        <w:footnoteRef/>
      </w:r>
      <w:r w:rsidRPr="004A3E27">
        <w:t xml:space="preserve"> Mt. 16:21; Mk. 8:31.</w:t>
      </w:r>
    </w:p>
  </w:footnote>
  <w:footnote w:id="359">
    <w:p w14:paraId="5D4E90F4" w14:textId="77777777" w:rsidR="00453A38" w:rsidRPr="004A3E27" w:rsidRDefault="00453A38" w:rsidP="00BD5BBE">
      <w:pPr>
        <w:pStyle w:val="footnote"/>
      </w:pPr>
      <w:r w:rsidRPr="004A3E27">
        <w:rPr>
          <w:rStyle w:val="FootnoteReference"/>
        </w:rPr>
        <w:footnoteRef/>
      </w:r>
      <w:r w:rsidRPr="004A3E27">
        <w:t xml:space="preserve"> Mt. 27:34.</w:t>
      </w:r>
    </w:p>
  </w:footnote>
  <w:footnote w:id="360">
    <w:p w14:paraId="2A1BD707" w14:textId="2E0A380E" w:rsidR="00453A38" w:rsidRPr="004A3E27" w:rsidRDefault="00453A38" w:rsidP="00BD5BBE">
      <w:pPr>
        <w:pStyle w:val="footnote"/>
      </w:pPr>
      <w:r w:rsidRPr="004A3E27">
        <w:rPr>
          <w:rStyle w:val="FootnoteReference"/>
        </w:rPr>
        <w:footnoteRef/>
      </w:r>
      <w:r w:rsidRPr="004A3E27">
        <w:t xml:space="preserve"> </w:t>
      </w:r>
      <w:r>
        <w:t>Cf</w:t>
      </w:r>
      <w:r w:rsidRPr="004A3E27">
        <w:t>. Rom. 11:9,10.</w:t>
      </w:r>
    </w:p>
  </w:footnote>
  <w:footnote w:id="361">
    <w:p w14:paraId="09150116" w14:textId="70A37D6F" w:rsidR="00453A38" w:rsidRPr="004A3E27" w:rsidRDefault="00453A38"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62">
    <w:p w14:paraId="05D75ECB" w14:textId="77777777" w:rsidR="00453A38" w:rsidRPr="004A3E27" w:rsidRDefault="00453A38" w:rsidP="00BD5BBE">
      <w:pPr>
        <w:pStyle w:val="footnote"/>
      </w:pPr>
      <w:r w:rsidRPr="004A3E27">
        <w:rPr>
          <w:rStyle w:val="FootnoteReference"/>
        </w:rPr>
        <w:footnoteRef/>
      </w:r>
      <w:r w:rsidRPr="004A3E27">
        <w:t xml:space="preserve"> Ps. 69:3-7 differs only slightly from Ps. 39:15-18.</w:t>
      </w:r>
    </w:p>
  </w:footnote>
  <w:footnote w:id="363">
    <w:p w14:paraId="3C5E1D6F" w14:textId="58735F32" w:rsidR="00453A38" w:rsidRDefault="00453A38" w:rsidP="004F3DCD">
      <w:pPr>
        <w:pStyle w:val="footnote"/>
      </w:pPr>
      <w:r>
        <w:rPr>
          <w:rStyle w:val="FootnoteReference"/>
        </w:rPr>
        <w:footnoteRef/>
      </w:r>
      <w:r>
        <w:t xml:space="preserve"> [JS] “Good! Good!”, or “Aha! Aha!”, or “Well done! Well done!” what one says when they think they have beaten their opponent.</w:t>
      </w:r>
    </w:p>
  </w:footnote>
  <w:footnote w:id="364">
    <w:p w14:paraId="325C5542" w14:textId="77777777" w:rsidR="00453A38" w:rsidRPr="004A3E27" w:rsidRDefault="00453A38" w:rsidP="00BD5BBE">
      <w:pPr>
        <w:pStyle w:val="footnote"/>
      </w:pPr>
      <w:r w:rsidRPr="004A3E27">
        <w:rPr>
          <w:rStyle w:val="FootnoteReference"/>
        </w:rPr>
        <w:footnoteRef/>
      </w:r>
      <w:r w:rsidRPr="004A3E27">
        <w:t xml:space="preserve"> The first three lines of Psalms 70 and 30 are identical. See footnote there.</w:t>
      </w:r>
    </w:p>
  </w:footnote>
  <w:footnote w:id="365">
    <w:p w14:paraId="1B3F91B5" w14:textId="58F71B16" w:rsidR="00453A38" w:rsidRPr="004A3E27" w:rsidRDefault="00453A38"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66">
    <w:p w14:paraId="1479583A" w14:textId="0156B220" w:rsidR="00453A38" w:rsidRDefault="00453A38" w:rsidP="00C614C7">
      <w:pPr>
        <w:pStyle w:val="footnote"/>
      </w:pPr>
      <w:r>
        <w:rPr>
          <w:rStyle w:val="FootnoteReference"/>
        </w:rPr>
        <w:footnoteRef/>
      </w:r>
      <w:r>
        <w:t xml:space="preserve"> [JS] literally, “arm”.</w:t>
      </w:r>
    </w:p>
  </w:footnote>
  <w:footnote w:id="367">
    <w:p w14:paraId="523E76EA" w14:textId="77777777" w:rsidR="00453A38" w:rsidRPr="004A3E27" w:rsidRDefault="00453A38" w:rsidP="00C614C7">
      <w:pPr>
        <w:pStyle w:val="footnote"/>
      </w:pPr>
      <w:r w:rsidRPr="004A3E27">
        <w:rPr>
          <w:rStyle w:val="FootnoteReference"/>
        </w:rPr>
        <w:footnoteRef/>
      </w:r>
      <w:r w:rsidRPr="004A3E27">
        <w:t xml:space="preserve"> Ephes. 3:10; 4:8.</w:t>
      </w:r>
    </w:p>
  </w:footnote>
  <w:footnote w:id="368">
    <w:p w14:paraId="65732174" w14:textId="7AFAEA7C" w:rsidR="00453A38" w:rsidRDefault="00453A38" w:rsidP="00E269C1">
      <w:pPr>
        <w:pStyle w:val="footnote"/>
      </w:pPr>
      <w:r>
        <w:rPr>
          <w:rStyle w:val="FootnoteReference"/>
        </w:rPr>
        <w:footnoteRef/>
      </w:r>
      <w:r>
        <w:t xml:space="preserve"> [JS] or “praise Your” or “acknowledge You”, or “thankfully confess with praise [for Your]”</w:t>
      </w:r>
    </w:p>
  </w:footnote>
  <w:footnote w:id="369">
    <w:p w14:paraId="63D5291B" w14:textId="120CBC18" w:rsidR="00453A38" w:rsidRPr="004A3E27" w:rsidRDefault="00453A38"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70">
    <w:p w14:paraId="0396CA5A" w14:textId="2DEA52B7" w:rsidR="00453A38" w:rsidRPr="004A3E27" w:rsidRDefault="00453A38"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71">
    <w:p w14:paraId="145DE01A" w14:textId="6D6C89A5" w:rsidR="00453A38" w:rsidRDefault="00453A38" w:rsidP="00733705">
      <w:pPr>
        <w:pStyle w:val="footnote"/>
      </w:pPr>
      <w:r>
        <w:rPr>
          <w:rStyle w:val="FootnoteReference"/>
        </w:rPr>
        <w:footnoteRef/>
      </w:r>
      <w:r>
        <w:t xml:space="preserve"> [JS] literally “He will judge the poor of the people.”</w:t>
      </w:r>
    </w:p>
  </w:footnote>
  <w:footnote w:id="372">
    <w:p w14:paraId="4ADD947E" w14:textId="3381547D" w:rsidR="00453A38" w:rsidRPr="004A3E27" w:rsidRDefault="00453A38"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73">
    <w:p w14:paraId="31968FA6" w14:textId="77777777" w:rsidR="00453A38" w:rsidRPr="004A3E27" w:rsidRDefault="00453A38" w:rsidP="00BD5BBE">
      <w:pPr>
        <w:pStyle w:val="footnote"/>
      </w:pPr>
      <w:r w:rsidRPr="004A3E27">
        <w:rPr>
          <w:rStyle w:val="FootnoteReference"/>
        </w:rPr>
        <w:footnoteRef/>
      </w:r>
      <w:r w:rsidRPr="004A3E27">
        <w:t xml:space="preserve"> Rivers: Tigris and Euphrates.</w:t>
      </w:r>
    </w:p>
  </w:footnote>
  <w:footnote w:id="374">
    <w:p w14:paraId="7811A007" w14:textId="64EFDFFD" w:rsidR="00453A38" w:rsidRPr="004A3E27" w:rsidRDefault="00453A38" w:rsidP="00BD5BBE">
      <w:pPr>
        <w:pStyle w:val="footnote"/>
      </w:pPr>
      <w:r w:rsidRPr="004A3E27">
        <w:rPr>
          <w:rStyle w:val="FootnoteReference"/>
        </w:rPr>
        <w:footnoteRef/>
      </w:r>
      <w:r w:rsidRPr="004A3E27">
        <w:t xml:space="preserve"> </w:t>
      </w:r>
      <w:r>
        <w:t>Cf</w:t>
      </w:r>
      <w:r w:rsidRPr="004A3E27">
        <w:t>. Ps. 47:8.</w:t>
      </w:r>
    </w:p>
  </w:footnote>
  <w:footnote w:id="375">
    <w:p w14:paraId="34781B0F" w14:textId="1A0B612C" w:rsidR="00453A38" w:rsidRDefault="00453A38" w:rsidP="00E269C1">
      <w:pPr>
        <w:pStyle w:val="footnote"/>
      </w:pPr>
      <w:r>
        <w:rPr>
          <w:rStyle w:val="FootnoteReference"/>
        </w:rPr>
        <w:footnoteRef/>
      </w:r>
      <w:r>
        <w:t xml:space="preserve"> [JS] literally “do obeisance to”, i.e. the physical act of prostrating or bowing down.</w:t>
      </w:r>
    </w:p>
  </w:footnote>
  <w:footnote w:id="376">
    <w:p w14:paraId="57352CBF" w14:textId="0D12012F" w:rsidR="00453A38" w:rsidRPr="004A3E27" w:rsidRDefault="00453A38" w:rsidP="00BD5BBE">
      <w:pPr>
        <w:pStyle w:val="footnote"/>
      </w:pPr>
      <w:r w:rsidRPr="004A3E27">
        <w:rPr>
          <w:rStyle w:val="FootnoteReference"/>
        </w:rPr>
        <w:footnoteRef/>
      </w:r>
      <w:r w:rsidRPr="004A3E27">
        <w:t xml:space="preserve"> </w:t>
      </w:r>
      <w:r>
        <w:t>Cf</w:t>
      </w:r>
      <w:r w:rsidRPr="004A3E27">
        <w:t>. Rev. 1:18; Heb. 7:25; Num. 14:28.</w:t>
      </w:r>
    </w:p>
  </w:footnote>
  <w:footnote w:id="377">
    <w:p w14:paraId="2E026D23" w14:textId="77777777" w:rsidR="00453A38" w:rsidRPr="004A3E27" w:rsidRDefault="00453A38"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78">
    <w:p w14:paraId="549B615A" w14:textId="3D5483AF" w:rsidR="00453A38" w:rsidRDefault="00453A38" w:rsidP="004B572C">
      <w:pPr>
        <w:pStyle w:val="footnote"/>
      </w:pPr>
      <w:r>
        <w:rPr>
          <w:rStyle w:val="FootnoteReference"/>
        </w:rPr>
        <w:footnoteRef/>
      </w:r>
      <w:r>
        <w:t xml:space="preserve"> [JS] Fr. Athanasius has, “all nations shall glorify Him.</w:t>
      </w:r>
    </w:p>
  </w:footnote>
  <w:footnote w:id="379">
    <w:p w14:paraId="550199CE" w14:textId="322C0FE5" w:rsidR="00453A38" w:rsidRDefault="00453A38" w:rsidP="005B5466">
      <w:pPr>
        <w:pStyle w:val="footnote"/>
      </w:pPr>
      <w:r>
        <w:rPr>
          <w:rStyle w:val="FootnoteReference"/>
        </w:rPr>
        <w:footnoteRef/>
      </w:r>
      <w:r>
        <w:t xml:space="preserve"> [JS] or, “So be it! So be it!”</w:t>
      </w:r>
    </w:p>
  </w:footnote>
  <w:footnote w:id="380">
    <w:p w14:paraId="2E2191B6" w14:textId="77777777" w:rsidR="00453A38" w:rsidRPr="004A3E27" w:rsidRDefault="00453A38"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81">
    <w:p w14:paraId="58DFBD38" w14:textId="77777777" w:rsidR="00453A38" w:rsidRPr="004A3E27" w:rsidRDefault="00453A38"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453A38" w:rsidRPr="004A3E27" w:rsidRDefault="00453A38" w:rsidP="00BD5BBE">
      <w:pPr>
        <w:pStyle w:val="footnote"/>
      </w:pPr>
      <w:r w:rsidRPr="004A3E27">
        <w:tab/>
        <w:t>For them there are no pains;</w:t>
      </w:r>
    </w:p>
    <w:p w14:paraId="15E57D33" w14:textId="77777777" w:rsidR="00453A38" w:rsidRPr="004A3E27" w:rsidRDefault="00453A38" w:rsidP="00BD5BBE">
      <w:pPr>
        <w:pStyle w:val="footnote"/>
      </w:pPr>
      <w:r w:rsidRPr="004A3E27">
        <w:tab/>
        <w:t>fit and strong are their bodies.</w:t>
      </w:r>
    </w:p>
  </w:footnote>
  <w:footnote w:id="382">
    <w:p w14:paraId="2000D9CE" w14:textId="77777777" w:rsidR="00453A38" w:rsidRPr="004A3E27" w:rsidRDefault="00453A38" w:rsidP="00BD5BBE">
      <w:pPr>
        <w:pStyle w:val="footnote"/>
      </w:pPr>
      <w:r w:rsidRPr="004A3E27">
        <w:rPr>
          <w:rStyle w:val="FootnoteReference"/>
        </w:rPr>
        <w:footnoteRef/>
      </w:r>
      <w:r w:rsidRPr="004A3E27">
        <w:t xml:space="preserve"> The apparent success and prosperity of the godless is transitory and short-lived.</w:t>
      </w:r>
    </w:p>
  </w:footnote>
  <w:footnote w:id="383">
    <w:p w14:paraId="5BB08A3A" w14:textId="77777777" w:rsidR="00453A38" w:rsidRPr="004A3E27" w:rsidRDefault="00453A38"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84">
    <w:p w14:paraId="1EB3BD79" w14:textId="77777777" w:rsidR="00453A38" w:rsidRPr="004A3E27" w:rsidRDefault="00453A38"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85">
    <w:p w14:paraId="70787BBC" w14:textId="7DA1EC54" w:rsidR="00453A38" w:rsidRPr="004A3E27" w:rsidRDefault="00453A38"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86">
    <w:p w14:paraId="592FBEA7" w14:textId="77777777" w:rsidR="00453A38" w:rsidRPr="004A3E27" w:rsidRDefault="00453A38"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87">
    <w:p w14:paraId="17B1E11D" w14:textId="77777777" w:rsidR="00453A38" w:rsidRPr="004A3E27" w:rsidRDefault="00453A38"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88">
    <w:p w14:paraId="1E15E436" w14:textId="77777777" w:rsidR="00453A38" w:rsidRPr="004A3E27" w:rsidRDefault="00453A38"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89">
    <w:p w14:paraId="52B2065B" w14:textId="28E7781C" w:rsidR="00453A38" w:rsidRDefault="00453A38" w:rsidP="004B0577">
      <w:pPr>
        <w:pStyle w:val="footnote"/>
      </w:pPr>
      <w:r>
        <w:rPr>
          <w:rStyle w:val="FootnoteReference"/>
        </w:rPr>
        <w:footnoteRef/>
      </w:r>
      <w:r>
        <w:t xml:space="preserve"> [JS] holy places, could refer to a place, or people, i.e. “among Your saints”.</w:t>
      </w:r>
    </w:p>
  </w:footnote>
  <w:footnote w:id="390">
    <w:p w14:paraId="3D3DC9BD" w14:textId="4BA8FE39" w:rsidR="00453A38" w:rsidRDefault="00453A38" w:rsidP="004B0577">
      <w:pPr>
        <w:pStyle w:val="footnote"/>
      </w:pPr>
      <w:r>
        <w:rPr>
          <w:rStyle w:val="FootnoteReference"/>
        </w:rPr>
        <w:footnoteRef/>
      </w:r>
      <w:r>
        <w:t xml:space="preserve"> [JS] or emblems.</w:t>
      </w:r>
    </w:p>
  </w:footnote>
  <w:footnote w:id="391">
    <w:p w14:paraId="48E0BAD1" w14:textId="77777777" w:rsidR="00453A38" w:rsidRPr="004A3E27" w:rsidRDefault="00453A38" w:rsidP="00BD5BBE">
      <w:pPr>
        <w:pStyle w:val="footnote"/>
      </w:pPr>
      <w:r w:rsidRPr="004A3E27">
        <w:rPr>
          <w:rStyle w:val="FootnoteReference"/>
        </w:rPr>
        <w:footnoteRef/>
      </w:r>
      <w:r w:rsidRPr="004A3E27">
        <w:t xml:space="preserve"> Signs and miracles of God’s presence, protection and deliverance.</w:t>
      </w:r>
    </w:p>
  </w:footnote>
  <w:footnote w:id="392">
    <w:p w14:paraId="706BBD8A" w14:textId="77777777" w:rsidR="00453A38" w:rsidRPr="004A3E27" w:rsidRDefault="00453A38"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93">
    <w:p w14:paraId="70533A43" w14:textId="77777777" w:rsidR="00453A38" w:rsidRPr="004A3E27" w:rsidRDefault="00453A38"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94">
    <w:p w14:paraId="78FF1B50" w14:textId="32D86D96" w:rsidR="00453A38" w:rsidRPr="005B2E82" w:rsidRDefault="00453A38">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95">
    <w:p w14:paraId="2451EBE5" w14:textId="284A8300" w:rsidR="00453A38" w:rsidRDefault="00453A38" w:rsidP="00E269C1">
      <w:pPr>
        <w:pStyle w:val="footnote"/>
      </w:pPr>
      <w:r>
        <w:rPr>
          <w:rStyle w:val="FootnoteReference"/>
        </w:rPr>
        <w:footnoteRef/>
      </w:r>
      <w:r>
        <w:t xml:space="preserve"> [JS] or “give thanks to You” or “thankfully confess you with praise”</w:t>
      </w:r>
    </w:p>
  </w:footnote>
  <w:footnote w:id="396">
    <w:p w14:paraId="13B7F9F8" w14:textId="32B2D2FD" w:rsidR="00453A38" w:rsidRDefault="00453A38" w:rsidP="00220BA1">
      <w:pPr>
        <w:pStyle w:val="footnote"/>
      </w:pPr>
      <w:r>
        <w:rPr>
          <w:rStyle w:val="FootnoteReference"/>
        </w:rPr>
        <w:footnoteRef/>
      </w:r>
      <w:r>
        <w:t xml:space="preserve"> [JS] literally “from egress nor from setting” (NETS). OSB has “from the sunrise nor the sunset.”</w:t>
      </w:r>
    </w:p>
  </w:footnote>
  <w:footnote w:id="397">
    <w:p w14:paraId="5A7D4EBB" w14:textId="6C2E1ACC" w:rsidR="00453A38" w:rsidRDefault="00453A38" w:rsidP="00220BA1">
      <w:pPr>
        <w:pStyle w:val="footnote"/>
      </w:pPr>
      <w:r>
        <w:rPr>
          <w:rStyle w:val="FootnoteReference"/>
        </w:rPr>
        <w:footnoteRef/>
      </w:r>
      <w:r>
        <w:t xml:space="preserve"> [JS] literally “horn”, here and below.</w:t>
      </w:r>
    </w:p>
  </w:footnote>
  <w:footnote w:id="398">
    <w:p w14:paraId="43EF022B" w14:textId="270DF778" w:rsidR="00453A38" w:rsidRPr="004A3E27" w:rsidRDefault="00453A38"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99">
    <w:p w14:paraId="4332FFC4" w14:textId="6C5875B6" w:rsidR="00453A38" w:rsidRPr="004A3E27" w:rsidRDefault="00453A38" w:rsidP="00BD5BBE">
      <w:pPr>
        <w:pStyle w:val="footnote"/>
      </w:pPr>
      <w:r w:rsidRPr="004A3E27">
        <w:rPr>
          <w:rStyle w:val="FootnoteReference"/>
        </w:rPr>
        <w:footnoteRef/>
      </w:r>
      <w:r w:rsidRPr="004A3E27">
        <w:t xml:space="preserve"> </w:t>
      </w:r>
      <w:r>
        <w:t>Cf</w:t>
      </w:r>
      <w:r w:rsidRPr="004A3E27">
        <w:t>. Ps. 45:10; Is. 2:4; 11:9; 65:25; Hos. 2:18; Zac. 9:10.</w:t>
      </w:r>
    </w:p>
  </w:footnote>
  <w:footnote w:id="400">
    <w:p w14:paraId="168ADB5F" w14:textId="77777777" w:rsidR="00453A38" w:rsidRPr="004A3E27" w:rsidRDefault="00453A38" w:rsidP="00BD5BBE">
      <w:pPr>
        <w:pStyle w:val="footnote"/>
      </w:pPr>
      <w:r w:rsidRPr="004A3E27">
        <w:rPr>
          <w:rStyle w:val="FootnoteReference"/>
        </w:rPr>
        <w:footnoteRef/>
      </w:r>
      <w:r w:rsidRPr="004A3E27">
        <w:t xml:space="preserve"> Sinai and Zion, Moses and Christ, the Law and the Gospel enlighten the earth.</w:t>
      </w:r>
    </w:p>
  </w:footnote>
  <w:footnote w:id="401">
    <w:p w14:paraId="680E84D4" w14:textId="51AC975C" w:rsidR="00453A38" w:rsidRPr="004A3E27" w:rsidRDefault="00453A38"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02">
    <w:p w14:paraId="100AB77F" w14:textId="77777777" w:rsidR="00453A38" w:rsidRPr="004A3E27" w:rsidRDefault="00453A38"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03">
    <w:p w14:paraId="19D36410" w14:textId="52AB6CF1" w:rsidR="00453A38" w:rsidRDefault="00453A38"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04">
    <w:p w14:paraId="2AEE0DC8" w14:textId="2C9926C9" w:rsidR="00453A38" w:rsidRDefault="00453A38" w:rsidP="0077116C">
      <w:pPr>
        <w:pStyle w:val="footnote"/>
      </w:pPr>
      <w:r>
        <w:rPr>
          <w:rStyle w:val="FootnoteReference"/>
        </w:rPr>
        <w:footnoteRef/>
      </w:r>
      <w:r>
        <w:t xml:space="preserve"> [JS] literally, “their voice”</w:t>
      </w:r>
    </w:p>
  </w:footnote>
  <w:footnote w:id="405">
    <w:p w14:paraId="691BE305" w14:textId="638D6FB9" w:rsidR="00453A38" w:rsidRDefault="00453A38" w:rsidP="0077116C">
      <w:pPr>
        <w:pStyle w:val="footnote"/>
      </w:pPr>
      <w:r>
        <w:rPr>
          <w:rStyle w:val="FootnoteReference"/>
        </w:rPr>
        <w:footnoteRef/>
      </w:r>
      <w:r>
        <w:t xml:space="preserve"> [JS] literally, “arrows”</w:t>
      </w:r>
    </w:p>
  </w:footnote>
  <w:footnote w:id="406">
    <w:p w14:paraId="02B0A65D" w14:textId="5AC6E269" w:rsidR="00453A38" w:rsidRDefault="00453A38" w:rsidP="0077116C">
      <w:pPr>
        <w:pStyle w:val="footnote"/>
      </w:pPr>
      <w:r>
        <w:rPr>
          <w:rStyle w:val="FootnoteReference"/>
        </w:rPr>
        <w:footnoteRef/>
      </w:r>
      <w:r>
        <w:t xml:space="preserve"> [JS] literally, “voice”</w:t>
      </w:r>
    </w:p>
  </w:footnote>
  <w:footnote w:id="407">
    <w:p w14:paraId="23F3A799" w14:textId="20EBC598" w:rsidR="00453A38" w:rsidRDefault="00453A38" w:rsidP="00E21183">
      <w:pPr>
        <w:pStyle w:val="footnote"/>
      </w:pPr>
      <w:r>
        <w:rPr>
          <w:rStyle w:val="FootnoteReference"/>
        </w:rPr>
        <w:footnoteRef/>
      </w:r>
      <w:r>
        <w:t xml:space="preserve"> [JS] [] found in Coptic, in the Vespers Gospel of the Third Sunday of Tobi.</w:t>
      </w:r>
    </w:p>
  </w:footnote>
  <w:footnote w:id="408">
    <w:p w14:paraId="062E4DFE" w14:textId="77777777" w:rsidR="00453A38" w:rsidRDefault="00453A38"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453A38" w:rsidRDefault="00453A38" w:rsidP="00BD5BBE">
      <w:pPr>
        <w:pStyle w:val="footnote"/>
      </w:pPr>
      <w:r>
        <w:tab/>
        <w:t>‘I will speak My mind in parables,</w:t>
      </w:r>
    </w:p>
    <w:p w14:paraId="04636509" w14:textId="5081AB06" w:rsidR="00453A38" w:rsidRDefault="00453A38" w:rsidP="00BD5BBE">
      <w:pPr>
        <w:pStyle w:val="footnote"/>
      </w:pPr>
      <w:r>
        <w:tab/>
        <w:t>divulge secrets hidden since creation’ (cf. Rev. 3:14).</w:t>
      </w:r>
    </w:p>
  </w:footnote>
  <w:footnote w:id="409">
    <w:p w14:paraId="7427B3ED" w14:textId="77777777" w:rsidR="00453A38" w:rsidRDefault="00453A38"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10">
    <w:p w14:paraId="322E8B00" w14:textId="45C17DD9" w:rsidR="00453A38" w:rsidRDefault="00453A38" w:rsidP="00BD5BBE">
      <w:pPr>
        <w:pStyle w:val="footnote"/>
      </w:pPr>
      <w:r>
        <w:rPr>
          <w:rStyle w:val="FootnoteReference"/>
        </w:rPr>
        <w:footnoteRef/>
      </w:r>
      <w:r>
        <w:t xml:space="preserve"> Ephraim = Israel (cf. Hos. 7; Num. 14; 1 Sam. 4).</w:t>
      </w:r>
    </w:p>
  </w:footnote>
  <w:footnote w:id="411">
    <w:p w14:paraId="0E4A044E" w14:textId="4F6EBBCE" w:rsidR="00453A38" w:rsidRDefault="00453A38" w:rsidP="008A536F">
      <w:pPr>
        <w:pStyle w:val="footnote"/>
      </w:pPr>
      <w:r>
        <w:rPr>
          <w:rStyle w:val="FootnoteReference"/>
        </w:rPr>
        <w:footnoteRef/>
      </w:r>
      <w:r>
        <w:t xml:space="preserve"> [JS] literally, “a waterless land”</w:t>
      </w:r>
    </w:p>
  </w:footnote>
  <w:footnote w:id="412">
    <w:p w14:paraId="3B847EA8" w14:textId="49A093A4" w:rsidR="00453A38" w:rsidRDefault="00453A38" w:rsidP="00544441">
      <w:pPr>
        <w:pStyle w:val="footnote"/>
      </w:pPr>
      <w:r>
        <w:rPr>
          <w:rStyle w:val="FootnoteReference"/>
        </w:rPr>
        <w:footnoteRef/>
      </w:r>
      <w:r>
        <w:t xml:space="preserve"> [JS] Fr. Athanasius has “and the valleys flowed with water.” “wadis” is probably accurate.</w:t>
      </w:r>
    </w:p>
  </w:footnote>
  <w:footnote w:id="413">
    <w:p w14:paraId="3E975B3D" w14:textId="77777777" w:rsidR="00453A38" w:rsidRDefault="00453A38" w:rsidP="00BD5BBE">
      <w:pPr>
        <w:pStyle w:val="footnote"/>
      </w:pPr>
      <w:r>
        <w:rPr>
          <w:rStyle w:val="FootnoteReference"/>
        </w:rPr>
        <w:footnoteRef/>
      </w:r>
      <w:r>
        <w:t xml:space="preserve"> He deferred giving them the promised food and the Promised Land.</w:t>
      </w:r>
    </w:p>
  </w:footnote>
  <w:footnote w:id="414">
    <w:p w14:paraId="0FFCC018" w14:textId="5FB43138" w:rsidR="00453A38" w:rsidRDefault="00453A38"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15">
    <w:p w14:paraId="7932D42F" w14:textId="0C4D29DA" w:rsidR="00453A38" w:rsidRDefault="00453A38" w:rsidP="00287CDE">
      <w:pPr>
        <w:pStyle w:val="footnote"/>
      </w:pPr>
      <w:r>
        <w:rPr>
          <w:rStyle w:val="FootnoteReference"/>
        </w:rPr>
        <w:footnoteRef/>
      </w:r>
      <w:r>
        <w:t xml:space="preserve"> [JS] Fr. Lazarus has “recovered from wine”</w:t>
      </w:r>
    </w:p>
  </w:footnote>
  <w:footnote w:id="416">
    <w:p w14:paraId="4F93FDA3" w14:textId="3D07B295" w:rsidR="00453A38" w:rsidRDefault="00453A38"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17">
    <w:p w14:paraId="7B76452E" w14:textId="635C6B00" w:rsidR="00453A38" w:rsidRDefault="00453A38" w:rsidP="00BD5BBE">
      <w:pPr>
        <w:pStyle w:val="footnote"/>
      </w:pPr>
      <w:r>
        <w:rPr>
          <w:rStyle w:val="FootnoteReference"/>
        </w:rPr>
        <w:footnoteRef/>
      </w:r>
      <w:r>
        <w:t xml:space="preserve"> sanctuary: </w:t>
      </w:r>
      <w:r w:rsidRPr="00636EF6">
        <w:rPr>
          <w:i/>
        </w:rPr>
        <w:t>lit</w:t>
      </w:r>
      <w:r>
        <w:t>. place. Cf. Psalm 131:5 and footnote there.</w:t>
      </w:r>
    </w:p>
  </w:footnote>
  <w:footnote w:id="418">
    <w:p w14:paraId="0348F64B" w14:textId="77777777" w:rsidR="00453A38" w:rsidRDefault="00453A38" w:rsidP="00BD5BBE">
      <w:pPr>
        <w:pStyle w:val="footnote"/>
      </w:pPr>
      <w:r>
        <w:rPr>
          <w:rStyle w:val="FootnoteReference"/>
        </w:rPr>
        <w:footnoteRef/>
      </w:r>
      <w:r>
        <w:t xml:space="preserve"> John 15.</w:t>
      </w:r>
    </w:p>
  </w:footnote>
  <w:footnote w:id="419">
    <w:p w14:paraId="211D4309" w14:textId="77777777" w:rsidR="00453A38" w:rsidRDefault="00453A38" w:rsidP="00BD5BBE">
      <w:pPr>
        <w:pStyle w:val="footnote"/>
      </w:pPr>
      <w:r>
        <w:rPr>
          <w:rStyle w:val="FootnoteReference"/>
        </w:rPr>
        <w:footnoteRef/>
      </w:r>
      <w:r>
        <w:t xml:space="preserve"> Joseph = Israel (Gen. 40:23; 48:15; Amos 6:6).</w:t>
      </w:r>
    </w:p>
  </w:footnote>
  <w:footnote w:id="420">
    <w:p w14:paraId="7AA1750E" w14:textId="77777777" w:rsidR="00453A38" w:rsidRDefault="00453A38" w:rsidP="00BD5BBE">
      <w:pPr>
        <w:pStyle w:val="footnote"/>
      </w:pPr>
      <w:r>
        <w:rPr>
          <w:rStyle w:val="FootnoteReference"/>
        </w:rPr>
        <w:footnoteRef/>
      </w:r>
      <w:r>
        <w:t xml:space="preserve"> 2 Sam. 6:2 (LXX).</w:t>
      </w:r>
    </w:p>
  </w:footnote>
  <w:footnote w:id="421">
    <w:p w14:paraId="4A2B3530" w14:textId="5B5CF4B9" w:rsidR="00453A38" w:rsidRDefault="00453A38" w:rsidP="006B0A9B">
      <w:pPr>
        <w:pStyle w:val="footnote"/>
      </w:pPr>
      <w:r>
        <w:rPr>
          <w:rStyle w:val="FootnoteReference"/>
        </w:rPr>
        <w:footnoteRef/>
      </w:r>
      <w:r>
        <w:t xml:space="preserve"> [JS] or “appear” or “reveal Yourself”</w:t>
      </w:r>
    </w:p>
  </w:footnote>
  <w:footnote w:id="422">
    <w:p w14:paraId="502F316B" w14:textId="0CF056C9" w:rsidR="00453A38" w:rsidRDefault="00453A38" w:rsidP="00542B9B">
      <w:pPr>
        <w:pStyle w:val="footnote"/>
      </w:pPr>
      <w:r>
        <w:rPr>
          <w:rStyle w:val="FootnoteReference"/>
        </w:rPr>
        <w:footnoteRef/>
      </w:r>
      <w:r>
        <w:t xml:space="preserve"> [JS] or “reveal Your face”.</w:t>
      </w:r>
    </w:p>
  </w:footnote>
  <w:footnote w:id="423">
    <w:p w14:paraId="7E586EB7" w14:textId="12BBDF20" w:rsidR="00453A38" w:rsidRDefault="00453A38"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24">
    <w:p w14:paraId="1F148131" w14:textId="7C16470D" w:rsidR="00453A38" w:rsidRDefault="00453A38"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25">
    <w:p w14:paraId="70ACE5E0" w14:textId="77777777" w:rsidR="00453A38" w:rsidRDefault="00453A38" w:rsidP="00BD5BBE">
      <w:pPr>
        <w:pStyle w:val="footnote"/>
      </w:pPr>
      <w:r>
        <w:rPr>
          <w:rStyle w:val="FootnoteReference"/>
        </w:rPr>
        <w:footnoteRef/>
      </w:r>
      <w:r>
        <w:t xml:space="preserve"> ‘What tongue? The voice of God’ (St Athanasius).</w:t>
      </w:r>
    </w:p>
  </w:footnote>
  <w:footnote w:id="426">
    <w:p w14:paraId="33FBC19B" w14:textId="77777777" w:rsidR="00453A38" w:rsidRDefault="00453A38" w:rsidP="00BD5BBE">
      <w:pPr>
        <w:pStyle w:val="footnote"/>
      </w:pPr>
      <w:r>
        <w:rPr>
          <w:rStyle w:val="FootnoteReference"/>
        </w:rPr>
        <w:footnoteRef/>
      </w:r>
      <w:r>
        <w:t xml:space="preserve"> Exodus 9:23; 19:16.</w:t>
      </w:r>
    </w:p>
  </w:footnote>
  <w:footnote w:id="427">
    <w:p w14:paraId="5C3F1B44" w14:textId="608ECC60" w:rsidR="00453A38" w:rsidRDefault="00453A38" w:rsidP="00BD5BBE">
      <w:pPr>
        <w:pStyle w:val="footnote"/>
      </w:pPr>
      <w:r>
        <w:rPr>
          <w:rStyle w:val="FootnoteReference"/>
        </w:rPr>
        <w:footnoteRef/>
      </w:r>
      <w:r>
        <w:t xml:space="preserve"> ‘You have always been deaf to His voice, blind to the vision of Him’ (Jn. 5:37; cf. Deut. 18:16; Isaiah 48:18).</w:t>
      </w:r>
    </w:p>
  </w:footnote>
  <w:footnote w:id="428">
    <w:p w14:paraId="7C05F63D" w14:textId="2961204D" w:rsidR="00453A38" w:rsidRDefault="00453A38"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29">
    <w:p w14:paraId="0BC469A4" w14:textId="77777777" w:rsidR="00453A38" w:rsidRDefault="00453A38" w:rsidP="00BD5BBE">
      <w:pPr>
        <w:pStyle w:val="footnote"/>
      </w:pPr>
      <w:r>
        <w:rPr>
          <w:rStyle w:val="FootnoteReference"/>
        </w:rPr>
        <w:footnoteRef/>
      </w:r>
      <w:r>
        <w:t xml:space="preserve"> </w:t>
      </w:r>
      <w:r>
        <w:rPr>
          <w:i/>
        </w:rPr>
        <w:t>See the previous footnote</w:t>
      </w:r>
      <w:r>
        <w:t>.</w:t>
      </w:r>
    </w:p>
  </w:footnote>
  <w:footnote w:id="430">
    <w:p w14:paraId="09156637" w14:textId="44D0701B" w:rsidR="00453A38" w:rsidRDefault="00453A38" w:rsidP="00BD5BBE">
      <w:pPr>
        <w:pStyle w:val="footnote"/>
      </w:pPr>
      <w:r>
        <w:rPr>
          <w:rStyle w:val="FootnoteReference"/>
        </w:rPr>
        <w:footnoteRef/>
      </w:r>
      <w:r>
        <w:t xml:space="preserve"> Cf. Isaiah 36:6; 2 Chron. 32:8; 1 Tim. 6:17; Ps. 74:4; Gal. 2:9; 1 Sam. 2:8.</w:t>
      </w:r>
    </w:p>
  </w:footnote>
  <w:footnote w:id="431">
    <w:p w14:paraId="14FEF0D9" w14:textId="77777777" w:rsidR="00453A38" w:rsidRDefault="00453A38" w:rsidP="00BD5BBE">
      <w:pPr>
        <w:pStyle w:val="footnote"/>
      </w:pPr>
      <w:r>
        <w:rPr>
          <w:rStyle w:val="FootnoteReference"/>
        </w:rPr>
        <w:footnoteRef/>
      </w:r>
      <w:r>
        <w:t xml:space="preserve"> John 10:34-36.</w:t>
      </w:r>
    </w:p>
  </w:footnote>
  <w:footnote w:id="432">
    <w:p w14:paraId="136A7666" w14:textId="77777777" w:rsidR="00453A38" w:rsidRDefault="00453A38" w:rsidP="00BD5BBE">
      <w:pPr>
        <w:pStyle w:val="footnote"/>
      </w:pPr>
      <w:r>
        <w:rPr>
          <w:rStyle w:val="FootnoteReference"/>
        </w:rPr>
        <w:footnoteRef/>
      </w:r>
      <w:r>
        <w:t xml:space="preserve"> This prayer is already answered (John 3:18; 9:39; 12:31; Acts 17:31).</w:t>
      </w:r>
    </w:p>
  </w:footnote>
  <w:footnote w:id="433">
    <w:p w14:paraId="764CD80E" w14:textId="77777777" w:rsidR="00453A38" w:rsidRDefault="00453A38" w:rsidP="00BD5BBE">
      <w:pPr>
        <w:pStyle w:val="footnote"/>
      </w:pPr>
      <w:r>
        <w:rPr>
          <w:rStyle w:val="FootnoteReference"/>
        </w:rPr>
        <w:footnoteRef/>
      </w:r>
      <w:r>
        <w:t xml:space="preserve"> </w:t>
      </w:r>
      <w:r w:rsidRPr="003111C9">
        <w:rPr>
          <w:i/>
        </w:rPr>
        <w:t>Lit</w:t>
      </w:r>
      <w:r>
        <w:t>. ‘How beloved are Your dwellings.’</w:t>
      </w:r>
    </w:p>
  </w:footnote>
  <w:footnote w:id="434">
    <w:p w14:paraId="7D098958" w14:textId="77777777" w:rsidR="00453A38" w:rsidRDefault="00453A38" w:rsidP="00BD5BBE">
      <w:pPr>
        <w:pStyle w:val="footnote"/>
      </w:pPr>
      <w:r>
        <w:rPr>
          <w:rStyle w:val="FootnoteReference"/>
        </w:rPr>
        <w:footnoteRef/>
      </w:r>
      <w:r>
        <w:t xml:space="preserve"> Man has made a mess of the earth (Gen. 3; Isaiah 24:4-6 etc.)</w:t>
      </w:r>
    </w:p>
  </w:footnote>
  <w:footnote w:id="435">
    <w:p w14:paraId="65885EA4" w14:textId="7CFB9AA8" w:rsidR="00453A38" w:rsidRDefault="00453A38" w:rsidP="00C7094F">
      <w:pPr>
        <w:pStyle w:val="footnote"/>
      </w:pPr>
      <w:r>
        <w:rPr>
          <w:rStyle w:val="FootnoteReference"/>
        </w:rPr>
        <w:footnoteRef/>
      </w:r>
      <w:r>
        <w:t xml:space="preserve"> [JS] or “anointed”</w:t>
      </w:r>
    </w:p>
  </w:footnote>
  <w:footnote w:id="436">
    <w:p w14:paraId="71E6E356" w14:textId="3B6C4C62" w:rsidR="00453A38" w:rsidRDefault="00453A38" w:rsidP="00BD5BBE">
      <w:pPr>
        <w:pStyle w:val="footnote"/>
      </w:pPr>
      <w:r>
        <w:rPr>
          <w:rStyle w:val="FootnoteReference"/>
        </w:rPr>
        <w:footnoteRef/>
      </w:r>
      <w:r>
        <w:t xml:space="preserve"> Cf. Lk. 13:25; Mk. 4:11; Col. 4:5; Rev. 22:15.</w:t>
      </w:r>
    </w:p>
  </w:footnote>
  <w:footnote w:id="437">
    <w:p w14:paraId="39C94F4B" w14:textId="0B87A78E" w:rsidR="00453A38" w:rsidRDefault="00453A38" w:rsidP="006B0A9B">
      <w:pPr>
        <w:pStyle w:val="footnote"/>
      </w:pPr>
      <w:r>
        <w:rPr>
          <w:rStyle w:val="FootnoteReference"/>
        </w:rPr>
        <w:footnoteRef/>
      </w:r>
      <w:r>
        <w:t xml:space="preserve"> [JS] or “transgressions”</w:t>
      </w:r>
    </w:p>
  </w:footnote>
  <w:footnote w:id="438">
    <w:p w14:paraId="41AC4983" w14:textId="77777777" w:rsidR="00453A38" w:rsidRDefault="00453A38" w:rsidP="00BD5BBE">
      <w:pPr>
        <w:pStyle w:val="footnote"/>
      </w:pPr>
      <w:r>
        <w:rPr>
          <w:rStyle w:val="FootnoteReference"/>
        </w:rPr>
        <w:footnoteRef/>
      </w:r>
      <w:r>
        <w:t xml:space="preserve"> God is love. Love covers all sins (see 1 Jn. 4:16; 1 Pet. 4:8; Prov. 10:12; Jas. 5:20; Lk. 7:47).</w:t>
      </w:r>
    </w:p>
  </w:footnote>
  <w:footnote w:id="439">
    <w:p w14:paraId="3B0173D6" w14:textId="15DA3620" w:rsidR="00453A38" w:rsidRDefault="00453A38" w:rsidP="009745F6">
      <w:pPr>
        <w:pStyle w:val="footnote"/>
      </w:pPr>
      <w:r>
        <w:rPr>
          <w:rStyle w:val="FootnoteReference"/>
        </w:rPr>
        <w:footnoteRef/>
      </w:r>
      <w:r>
        <w:t xml:space="preserve"> [JS] Fr. Lazarus has, “convert us”</w:t>
      </w:r>
    </w:p>
  </w:footnote>
  <w:footnote w:id="440">
    <w:p w14:paraId="5359A239" w14:textId="2D06041F" w:rsidR="00453A38" w:rsidRDefault="00453A38" w:rsidP="009745F6">
      <w:pPr>
        <w:pStyle w:val="footnote"/>
      </w:pPr>
      <w:r>
        <w:rPr>
          <w:rStyle w:val="FootnoteReference"/>
        </w:rPr>
        <w:footnoteRef/>
      </w:r>
      <w:r>
        <w:t xml:space="preserve"> [JS] or “sprouted”</w:t>
      </w:r>
    </w:p>
  </w:footnote>
  <w:footnote w:id="441">
    <w:p w14:paraId="098CF664" w14:textId="4B2C526D" w:rsidR="00453A38" w:rsidRDefault="00453A38" w:rsidP="00BD5BBE">
      <w:pPr>
        <w:pStyle w:val="footnote"/>
      </w:pPr>
      <w:r>
        <w:rPr>
          <w:rStyle w:val="FootnoteReference"/>
        </w:rPr>
        <w:footnoteRef/>
      </w:r>
      <w:r>
        <w:t xml:space="preserve"> holy: cf. 1 Cor. 3:16,17; 6:15-19; Heb. 3:1; 12:10; 1 Pet. 1:15,16; 2 Pet. 1-4.</w:t>
      </w:r>
    </w:p>
  </w:footnote>
  <w:footnote w:id="442">
    <w:p w14:paraId="7FD51EF5" w14:textId="77777777" w:rsidR="00453A38" w:rsidRDefault="00453A38" w:rsidP="00BD5BBE">
      <w:pPr>
        <w:pStyle w:val="footnote"/>
      </w:pPr>
      <w:r>
        <w:rPr>
          <w:rStyle w:val="FootnoteReference"/>
        </w:rPr>
        <w:footnoteRef/>
      </w:r>
      <w:r>
        <w:t xml:space="preserve"> Powers of the soul are will, desire, intellect, understanding, memory, imagination.</w:t>
      </w:r>
    </w:p>
  </w:footnote>
  <w:footnote w:id="443">
    <w:p w14:paraId="5045F193" w14:textId="6C847ECE" w:rsidR="00453A38" w:rsidRDefault="00453A38" w:rsidP="00751701">
      <w:pPr>
        <w:pStyle w:val="footnote"/>
      </w:pPr>
      <w:r>
        <w:rPr>
          <w:rStyle w:val="FootnoteReference"/>
        </w:rPr>
        <w:footnoteRef/>
      </w:r>
      <w:r>
        <w:t xml:space="preserve"> [JS] literally, “voice”</w:t>
      </w:r>
    </w:p>
  </w:footnote>
  <w:footnote w:id="444">
    <w:p w14:paraId="3DAD2C70" w14:textId="080A36FD" w:rsidR="00453A38" w:rsidRDefault="00453A38" w:rsidP="00C32C04">
      <w:pPr>
        <w:pStyle w:val="footnote"/>
      </w:pPr>
      <w:r>
        <w:rPr>
          <w:rStyle w:val="FootnoteReference"/>
        </w:rPr>
        <w:footnoteRef/>
      </w:r>
      <w:r>
        <w:t xml:space="preserve"> [JS] Literally, “do obeisance”, i.e. physically bow down</w:t>
      </w:r>
    </w:p>
  </w:footnote>
  <w:footnote w:id="445">
    <w:p w14:paraId="2E11ABE5" w14:textId="77777777" w:rsidR="00453A38" w:rsidRDefault="00453A38" w:rsidP="00BD5BBE">
      <w:pPr>
        <w:pStyle w:val="footnote"/>
      </w:pPr>
      <w:r>
        <w:rPr>
          <w:rStyle w:val="FootnoteReference"/>
        </w:rPr>
        <w:footnoteRef/>
      </w:r>
      <w:r>
        <w:t xml:space="preserve"> ‘The song of the Lamb.’ (Rev. 15:3-5; John 12:32).</w:t>
      </w:r>
    </w:p>
  </w:footnote>
  <w:footnote w:id="446">
    <w:p w14:paraId="7112E84B" w14:textId="2D3BBD84" w:rsidR="00453A38" w:rsidRDefault="00453A38" w:rsidP="00C32C04">
      <w:pPr>
        <w:pStyle w:val="footnote"/>
      </w:pPr>
      <w:r>
        <w:rPr>
          <w:rStyle w:val="FootnoteReference"/>
        </w:rPr>
        <w:footnoteRef/>
      </w:r>
      <w:r>
        <w:t xml:space="preserve"> [JS] Or “I will give thanks to You,” or “I will thankfully confess You with praise”</w:t>
      </w:r>
    </w:p>
  </w:footnote>
  <w:footnote w:id="447">
    <w:p w14:paraId="108052F0" w14:textId="2ED40FDD" w:rsidR="00453A38" w:rsidRDefault="00453A38" w:rsidP="00C32C04">
      <w:pPr>
        <w:pStyle w:val="footnote"/>
      </w:pPr>
      <w:r>
        <w:rPr>
          <w:rStyle w:val="FootnoteReference"/>
        </w:rPr>
        <w:footnoteRef/>
      </w:r>
      <w:r>
        <w:t xml:space="preserve"> [JS] or “lawless”</w:t>
      </w:r>
    </w:p>
  </w:footnote>
  <w:footnote w:id="448">
    <w:p w14:paraId="76D459DC" w14:textId="1D5E39F2" w:rsidR="00453A38" w:rsidRDefault="00453A38" w:rsidP="004A5192">
      <w:pPr>
        <w:pStyle w:val="footnote"/>
      </w:pPr>
      <w:r>
        <w:rPr>
          <w:rStyle w:val="FootnoteReference"/>
        </w:rPr>
        <w:footnoteRef/>
      </w:r>
      <w:r>
        <w:t xml:space="preserve"> [JS] Or, “band”, “gathering”, or “synagogue”</w:t>
      </w:r>
    </w:p>
  </w:footnote>
  <w:footnote w:id="449">
    <w:p w14:paraId="664DD95E" w14:textId="08E445BA" w:rsidR="00453A38" w:rsidRDefault="00453A38" w:rsidP="004A5192">
      <w:pPr>
        <w:pStyle w:val="footnote"/>
      </w:pPr>
      <w:r>
        <w:rPr>
          <w:rStyle w:val="FootnoteReference"/>
        </w:rPr>
        <w:footnoteRef/>
      </w:r>
      <w:r>
        <w:t xml:space="preserve"> [JS] or “pitful”, or “full of pity”, but that has a different connotation in English today.</w:t>
      </w:r>
    </w:p>
  </w:footnote>
  <w:footnote w:id="450">
    <w:p w14:paraId="76FC32A6" w14:textId="12211DCE" w:rsidR="00453A38" w:rsidRDefault="00453A38"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51">
    <w:p w14:paraId="44300EEE" w14:textId="77777777" w:rsidR="00453A38" w:rsidRDefault="00453A38"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52">
    <w:p w14:paraId="585E74D4" w14:textId="33BA106A" w:rsidR="00453A38" w:rsidRDefault="00453A38" w:rsidP="00ED7AD3">
      <w:pPr>
        <w:pStyle w:val="footnote"/>
      </w:pPr>
      <w:r>
        <w:rPr>
          <w:rStyle w:val="FootnoteReference"/>
        </w:rPr>
        <w:footnoteRef/>
      </w:r>
      <w:r>
        <w:t xml:space="preserve"> [JS] or “Mother Zion will say,”</w:t>
      </w:r>
    </w:p>
  </w:footnote>
  <w:footnote w:id="453">
    <w:p w14:paraId="2178F99A" w14:textId="083F0AD6" w:rsidR="00453A38" w:rsidRDefault="00453A38" w:rsidP="00ED7AD3">
      <w:pPr>
        <w:pStyle w:val="footnote"/>
      </w:pPr>
      <w:r>
        <w:rPr>
          <w:rStyle w:val="FootnoteReference"/>
        </w:rPr>
        <w:footnoteRef/>
      </w:r>
      <w:r>
        <w:t xml:space="preserve"> [JS] Coptic has, “that a man and a man dwelt in her”</w:t>
      </w:r>
    </w:p>
  </w:footnote>
  <w:footnote w:id="454">
    <w:p w14:paraId="00496924" w14:textId="19753A18" w:rsidR="00453A38" w:rsidRDefault="00453A38" w:rsidP="00641372">
      <w:pPr>
        <w:pStyle w:val="footnote"/>
      </w:pPr>
      <w:r>
        <w:rPr>
          <w:rStyle w:val="FootnoteReference"/>
        </w:rPr>
        <w:footnoteRef/>
      </w:r>
      <w:r>
        <w:t xml:space="preserve"> [JS] Coptic has, “established her forever”</w:t>
      </w:r>
    </w:p>
  </w:footnote>
  <w:footnote w:id="455">
    <w:p w14:paraId="02B9876C" w14:textId="07273293" w:rsidR="00453A38" w:rsidRDefault="00453A38"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56">
    <w:p w14:paraId="6A0707A1" w14:textId="1AC8DF0B" w:rsidR="00453A38" w:rsidRDefault="00453A38" w:rsidP="004E2A9B">
      <w:pPr>
        <w:pStyle w:val="footnote"/>
      </w:pPr>
      <w:r>
        <w:rPr>
          <w:rStyle w:val="FootnoteReference"/>
        </w:rPr>
        <w:footnoteRef/>
      </w:r>
      <w:r>
        <w:t xml:space="preserve"> [JS] or, “corpses”</w:t>
      </w:r>
    </w:p>
  </w:footnote>
  <w:footnote w:id="457">
    <w:p w14:paraId="228CEE3D" w14:textId="77777777" w:rsidR="00453A38" w:rsidRDefault="00453A38"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58">
    <w:p w14:paraId="462F1208" w14:textId="4D992D60" w:rsidR="00453A38" w:rsidRDefault="00453A38" w:rsidP="004E2A9B">
      <w:pPr>
        <w:pStyle w:val="footnote"/>
      </w:pPr>
      <w:r>
        <w:rPr>
          <w:rStyle w:val="FootnoteReference"/>
        </w:rPr>
        <w:footnoteRef/>
      </w:r>
      <w:r>
        <w:t xml:space="preserve"> [JS] or “billows”</w:t>
      </w:r>
    </w:p>
  </w:footnote>
  <w:footnote w:id="459">
    <w:p w14:paraId="5ACFD856" w14:textId="14632015" w:rsidR="00453A38" w:rsidRDefault="00453A38" w:rsidP="00FF46D1">
      <w:pPr>
        <w:pStyle w:val="footnote"/>
      </w:pPr>
      <w:r>
        <w:rPr>
          <w:rStyle w:val="FootnoteReference"/>
        </w:rPr>
        <w:footnoteRef/>
      </w:r>
      <w:r>
        <w:t xml:space="preserve"> [JS] “they” refers to “the dead”, not to “physicians”</w:t>
      </w:r>
    </w:p>
  </w:footnote>
  <w:footnote w:id="460">
    <w:p w14:paraId="0E2F399B" w14:textId="26144FDB" w:rsidR="00453A38" w:rsidRDefault="00453A38" w:rsidP="00F06A9C">
      <w:pPr>
        <w:pStyle w:val="footnote"/>
      </w:pPr>
      <w:r>
        <w:rPr>
          <w:rStyle w:val="FootnoteReference"/>
        </w:rPr>
        <w:footnoteRef/>
      </w:r>
      <w:r>
        <w:t xml:space="preserve"> [JS] or “acknowledge You,” or “praise You,” or “thankfully confess You with praise”</w:t>
      </w:r>
    </w:p>
  </w:footnote>
  <w:footnote w:id="461">
    <w:p w14:paraId="73BB560B" w14:textId="3F96747B" w:rsidR="00453A38" w:rsidRDefault="00453A38" w:rsidP="00FF46D1">
      <w:pPr>
        <w:pStyle w:val="footnote"/>
      </w:pPr>
      <w:r>
        <w:rPr>
          <w:rStyle w:val="FootnoteReference"/>
        </w:rPr>
        <w:footnoteRef/>
      </w:r>
      <w:r>
        <w:t xml:space="preserve"> [JS] Fr. Lazarus has “the land of oblivion”. Being forgotten by God means death, being remembered by God means life.</w:t>
      </w:r>
    </w:p>
  </w:footnote>
  <w:footnote w:id="462">
    <w:p w14:paraId="139C4FE4" w14:textId="05D71ED0" w:rsidR="00453A38" w:rsidRDefault="00453A38" w:rsidP="00BD5BBE">
      <w:pPr>
        <w:pStyle w:val="footnote"/>
      </w:pPr>
      <w:r>
        <w:rPr>
          <w:rStyle w:val="FootnoteReference"/>
        </w:rPr>
        <w:footnoteRef/>
      </w:r>
      <w:r>
        <w:t xml:space="preserve"> ‘No eye has seen, no ear has heard... what God has planned for His lovers’ (1 Cor. 2:9).</w:t>
      </w:r>
    </w:p>
  </w:footnote>
  <w:footnote w:id="463">
    <w:p w14:paraId="6EB18B02" w14:textId="77777777" w:rsidR="00453A38" w:rsidRDefault="00453A38" w:rsidP="00BD5BBE">
      <w:pPr>
        <w:pStyle w:val="footnote"/>
      </w:pPr>
      <w:r>
        <w:rPr>
          <w:rStyle w:val="FootnoteReference"/>
        </w:rPr>
        <w:footnoteRef/>
      </w:r>
      <w:r>
        <w:t xml:space="preserve"> ‘God’s mercy is the salvation and grace granted by Christ’ (St. Athanasius).</w:t>
      </w:r>
    </w:p>
  </w:footnote>
  <w:footnote w:id="464">
    <w:p w14:paraId="2C2EB9DF" w14:textId="77777777" w:rsidR="00453A38" w:rsidRDefault="00453A38"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65">
    <w:p w14:paraId="0AA4687D" w14:textId="4D39510D" w:rsidR="00453A38" w:rsidRDefault="00453A38" w:rsidP="006D6CF8">
      <w:pPr>
        <w:pStyle w:val="footnote"/>
      </w:pPr>
      <w:r>
        <w:rPr>
          <w:rStyle w:val="FootnoteReference"/>
        </w:rPr>
        <w:footnoteRef/>
      </w:r>
      <w:r>
        <w:t xml:space="preserve"> [JS] Fr. Lazarus has, “for an eternal reign”</w:t>
      </w:r>
    </w:p>
  </w:footnote>
  <w:footnote w:id="466">
    <w:p w14:paraId="71813680" w14:textId="7D3BCF59" w:rsidR="00453A38" w:rsidRDefault="00453A38" w:rsidP="006D6CF8">
      <w:pPr>
        <w:pStyle w:val="footnote"/>
      </w:pPr>
      <w:r>
        <w:rPr>
          <w:rStyle w:val="FootnoteReference"/>
        </w:rPr>
        <w:footnoteRef/>
      </w:r>
      <w:r>
        <w:t xml:space="preserve"> [JS] Fr. Lazarus has, “for all generations.”</w:t>
      </w:r>
    </w:p>
  </w:footnote>
  <w:footnote w:id="467">
    <w:p w14:paraId="3E8CA221" w14:textId="7ED1052D" w:rsidR="00453A38" w:rsidRDefault="00453A38"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68">
    <w:p w14:paraId="033CDC5C" w14:textId="2A3450CF" w:rsidR="00453A38" w:rsidRDefault="00453A38" w:rsidP="006D6CF8">
      <w:pPr>
        <w:pStyle w:val="footnote"/>
      </w:pPr>
      <w:r>
        <w:rPr>
          <w:rStyle w:val="FootnoteReference"/>
        </w:rPr>
        <w:footnoteRef/>
      </w:r>
      <w:r>
        <w:t xml:space="preserve"> [JS] literally, “an assembly of holy ones”</w:t>
      </w:r>
    </w:p>
  </w:footnote>
  <w:footnote w:id="469">
    <w:p w14:paraId="2A65B69B" w14:textId="51CE4DFD" w:rsidR="00453A38" w:rsidRDefault="00453A38" w:rsidP="003C363D">
      <w:pPr>
        <w:pStyle w:val="footnote"/>
      </w:pPr>
      <w:r>
        <w:rPr>
          <w:rStyle w:val="FootnoteReference"/>
        </w:rPr>
        <w:footnoteRef/>
      </w:r>
      <w:r>
        <w:t xml:space="preserve"> [</w:t>
      </w:r>
      <w:r w:rsidRPr="003C363D">
        <w:t>JS] Fr. Athanasius and Fr. Lazarus have, “above”</w:t>
      </w:r>
    </w:p>
  </w:footnote>
  <w:footnote w:id="470">
    <w:p w14:paraId="6F2C2B7E" w14:textId="7E83EAF6" w:rsidR="00453A38" w:rsidRDefault="00453A38" w:rsidP="00CC373E">
      <w:pPr>
        <w:pStyle w:val="footnote"/>
      </w:pPr>
      <w:r>
        <w:rPr>
          <w:rStyle w:val="FootnoteReference"/>
        </w:rPr>
        <w:footnoteRef/>
      </w:r>
      <w:r>
        <w:t xml:space="preserve"> [JS] OSB inserts “wind” here.</w:t>
      </w:r>
    </w:p>
  </w:footnote>
  <w:footnote w:id="471">
    <w:p w14:paraId="179D7A74" w14:textId="04A38D47" w:rsidR="00453A38" w:rsidRDefault="00453A38"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72">
    <w:p w14:paraId="1EEEE9FB" w14:textId="52125690" w:rsidR="00453A38" w:rsidRDefault="00453A38" w:rsidP="001626CD">
      <w:pPr>
        <w:pStyle w:val="footnote"/>
      </w:pPr>
      <w:r>
        <w:rPr>
          <w:rStyle w:val="FootnoteReference"/>
        </w:rPr>
        <w:footnoteRef/>
      </w:r>
      <w:r>
        <w:t xml:space="preserve"> [JS] Fr. Lazarus has, “will pave the way for Your presence”</w:t>
      </w:r>
    </w:p>
  </w:footnote>
  <w:footnote w:id="473">
    <w:p w14:paraId="6DF491B9" w14:textId="2435757B" w:rsidR="00453A38" w:rsidRDefault="00453A38" w:rsidP="001626CD">
      <w:pPr>
        <w:pStyle w:val="footnote"/>
      </w:pPr>
      <w:r>
        <w:rPr>
          <w:rStyle w:val="FootnoteReference"/>
        </w:rPr>
        <w:footnoteRef/>
      </w:r>
      <w:r>
        <w:t xml:space="preserve"> [JS] or “face”</w:t>
      </w:r>
    </w:p>
  </w:footnote>
  <w:footnote w:id="474">
    <w:p w14:paraId="1815409B" w14:textId="50184218" w:rsidR="00453A38" w:rsidRDefault="00453A38" w:rsidP="00B5373A">
      <w:pPr>
        <w:pStyle w:val="footnote"/>
      </w:pPr>
      <w:r>
        <w:rPr>
          <w:rStyle w:val="FootnoteReference"/>
        </w:rPr>
        <w:footnoteRef/>
      </w:r>
      <w:r>
        <w:t xml:space="preserve"> [JS] Fr. Lazrus has “we are raised to power”</w:t>
      </w:r>
    </w:p>
  </w:footnote>
  <w:footnote w:id="475">
    <w:p w14:paraId="0F6F70D6" w14:textId="1994D705" w:rsidR="00453A38" w:rsidRDefault="00453A38" w:rsidP="00BD5BBE">
      <w:pPr>
        <w:pStyle w:val="footnote"/>
      </w:pPr>
      <w:r>
        <w:rPr>
          <w:rStyle w:val="FootnoteReference"/>
        </w:rPr>
        <w:footnoteRef/>
      </w:r>
      <w:r>
        <w:t xml:space="preserve"> Cf. 2 Samuel 7:4-17; 1 Chron. 17:3-14.</w:t>
      </w:r>
    </w:p>
  </w:footnote>
  <w:footnote w:id="476">
    <w:p w14:paraId="4FF1211C" w14:textId="57A861DB" w:rsidR="00453A38" w:rsidRDefault="00453A38" w:rsidP="00962B09">
      <w:pPr>
        <w:pStyle w:val="footnote"/>
      </w:pPr>
      <w:r>
        <w:rPr>
          <w:rStyle w:val="FootnoteReference"/>
        </w:rPr>
        <w:footnoteRef/>
      </w:r>
      <w:r>
        <w:t xml:space="preserve"> [JS] or “lawlessness,” or “transgression</w:t>
      </w:r>
    </w:p>
  </w:footnote>
  <w:footnote w:id="477">
    <w:p w14:paraId="192FE4A3" w14:textId="102CEBCC" w:rsidR="00453A38" w:rsidRDefault="00453A38" w:rsidP="00D72FDC">
      <w:pPr>
        <w:pStyle w:val="footnote"/>
      </w:pPr>
      <w:r>
        <w:rPr>
          <w:rStyle w:val="FootnoteReference"/>
        </w:rPr>
        <w:footnoteRef/>
      </w:r>
      <w:r>
        <w:t xml:space="preserve"> [JS] Coptic has “faithfulness”. See Matins of Mesori 3</w:t>
      </w:r>
    </w:p>
  </w:footnote>
  <w:footnote w:id="478">
    <w:p w14:paraId="5008AA97" w14:textId="7C635360" w:rsidR="00453A38" w:rsidRDefault="00453A38" w:rsidP="00B5373A">
      <w:pPr>
        <w:pStyle w:val="footnote"/>
      </w:pPr>
      <w:r>
        <w:rPr>
          <w:rStyle w:val="FootnoteReference"/>
        </w:rPr>
        <w:footnoteRef/>
      </w:r>
      <w:r>
        <w:t xml:space="preserve"> [JS] literally, “his horn will be exalted”</w:t>
      </w:r>
    </w:p>
  </w:footnote>
  <w:footnote w:id="479">
    <w:p w14:paraId="2D768480" w14:textId="725D7BB3" w:rsidR="00453A38" w:rsidRDefault="00453A38" w:rsidP="00B5373A">
      <w:pPr>
        <w:pStyle w:val="footnote"/>
      </w:pPr>
      <w:r>
        <w:rPr>
          <w:rStyle w:val="FootnoteReference"/>
        </w:rPr>
        <w:footnoteRef/>
      </w:r>
      <w:r>
        <w:t xml:space="preserve"> [JS] Fr. Lazarus has, “I will extend his power over the sea”</w:t>
      </w:r>
    </w:p>
  </w:footnote>
  <w:footnote w:id="480">
    <w:p w14:paraId="41487A2A" w14:textId="014FBA23" w:rsidR="00453A38" w:rsidRDefault="00453A38"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81">
    <w:p w14:paraId="73031B5F" w14:textId="4F21879A" w:rsidR="00453A38" w:rsidRDefault="00453A38" w:rsidP="00962B09">
      <w:pPr>
        <w:pStyle w:val="footnote"/>
      </w:pPr>
      <w:r>
        <w:rPr>
          <w:rStyle w:val="FootnoteReference"/>
        </w:rPr>
        <w:footnoteRef/>
      </w:r>
      <w:r>
        <w:t xml:space="preserve"> [JS] Fr. Lazarus renders this, “dynasty”</w:t>
      </w:r>
    </w:p>
  </w:footnote>
  <w:footnote w:id="482">
    <w:p w14:paraId="11323AA1" w14:textId="77777777" w:rsidR="00453A38" w:rsidRDefault="00453A38"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83">
    <w:p w14:paraId="1FBA801A" w14:textId="38FE3F54" w:rsidR="00453A38" w:rsidRDefault="00453A38" w:rsidP="00B5373A">
      <w:pPr>
        <w:pStyle w:val="footnote"/>
      </w:pPr>
      <w:r>
        <w:rPr>
          <w:rStyle w:val="FootnoteReference"/>
        </w:rPr>
        <w:footnoteRef/>
      </w:r>
      <w:r>
        <w:t xml:space="preserve"> [JS] or “in my holy place”</w:t>
      </w:r>
    </w:p>
  </w:footnote>
  <w:footnote w:id="484">
    <w:p w14:paraId="4C1D0FC5" w14:textId="77777777" w:rsidR="00453A38" w:rsidRDefault="00453A38" w:rsidP="00C544D6">
      <w:pPr>
        <w:pStyle w:val="footnote"/>
      </w:pPr>
      <w:r>
        <w:rPr>
          <w:rStyle w:val="FootnoteReference"/>
        </w:rPr>
        <w:footnoteRef/>
      </w:r>
      <w:r>
        <w:t xml:space="preserve"> Rev. 1:5; 3:14.</w:t>
      </w:r>
    </w:p>
  </w:footnote>
  <w:footnote w:id="485">
    <w:p w14:paraId="0B7D22CC" w14:textId="391FD3DE" w:rsidR="00453A38" w:rsidRDefault="00453A38" w:rsidP="00B5373A">
      <w:pPr>
        <w:pStyle w:val="footnote"/>
      </w:pPr>
      <w:r>
        <w:rPr>
          <w:rStyle w:val="FootnoteReference"/>
        </w:rPr>
        <w:footnoteRef/>
      </w:r>
      <w:r>
        <w:t xml:space="preserve"> [JS] “anointed”</w:t>
      </w:r>
    </w:p>
  </w:footnote>
  <w:footnote w:id="486">
    <w:p w14:paraId="2C6B21AE" w14:textId="0FBCD630" w:rsidR="00453A38" w:rsidRDefault="00453A38"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87">
    <w:p w14:paraId="5FCDABAE" w14:textId="06014163" w:rsidR="00453A38" w:rsidRDefault="00453A38" w:rsidP="00B5373A">
      <w:pPr>
        <w:pStyle w:val="footnote"/>
      </w:pPr>
      <w:r>
        <w:rPr>
          <w:rStyle w:val="FootnoteReference"/>
        </w:rPr>
        <w:footnoteRef/>
      </w:r>
      <w:r>
        <w:t xml:space="preserve"> [JS] “So be it! So be it!” or “May it be! May it be!”</w:t>
      </w:r>
    </w:p>
  </w:footnote>
  <w:footnote w:id="488">
    <w:p w14:paraId="33FEA89E" w14:textId="6A510F2C" w:rsidR="00453A38" w:rsidRDefault="00453A38" w:rsidP="006236CC">
      <w:pPr>
        <w:pStyle w:val="footnote"/>
      </w:pPr>
      <w:r>
        <w:rPr>
          <w:rStyle w:val="FootnoteReference"/>
        </w:rPr>
        <w:footnoteRef/>
      </w:r>
      <w:r>
        <w:t xml:space="preserve"> [JS] or “expired”</w:t>
      </w:r>
    </w:p>
  </w:footnote>
  <w:footnote w:id="489">
    <w:p w14:paraId="11F2D9AD" w14:textId="77777777" w:rsidR="00453A38" w:rsidRDefault="00453A38"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90">
    <w:p w14:paraId="7DBCCA76" w14:textId="0938027F" w:rsidR="00453A38" w:rsidRDefault="00453A38" w:rsidP="00DB082B">
      <w:pPr>
        <w:pStyle w:val="footnote"/>
      </w:pPr>
      <w:r>
        <w:rPr>
          <w:rStyle w:val="FootnoteReference"/>
        </w:rPr>
        <w:footnoteRef/>
      </w:r>
      <w:r>
        <w:t xml:space="preserve"> [JS] or “chastened”</w:t>
      </w:r>
    </w:p>
  </w:footnote>
  <w:footnote w:id="491">
    <w:p w14:paraId="2C9584E9" w14:textId="0BF57A67" w:rsidR="00453A38" w:rsidRDefault="00453A38"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92">
    <w:p w14:paraId="7F18A7EC" w14:textId="77777777" w:rsidR="00453A38" w:rsidRDefault="00453A38" w:rsidP="00C544D6">
      <w:pPr>
        <w:pStyle w:val="footnote"/>
      </w:pPr>
      <w:r>
        <w:rPr>
          <w:rStyle w:val="FootnoteReference"/>
        </w:rPr>
        <w:footnoteRef/>
      </w:r>
      <w:r>
        <w:t xml:space="preserve"> That is, in the Kingdom (1 Cor. 4:20).</w:t>
      </w:r>
    </w:p>
  </w:footnote>
  <w:footnote w:id="493">
    <w:p w14:paraId="6FEEFB4C" w14:textId="77777777" w:rsidR="00453A38" w:rsidRDefault="00453A38" w:rsidP="00C544D6">
      <w:pPr>
        <w:pStyle w:val="footnote"/>
      </w:pPr>
      <w:r>
        <w:rPr>
          <w:rStyle w:val="FootnoteReference"/>
        </w:rPr>
        <w:footnoteRef/>
      </w:r>
      <w:r>
        <w:t xml:space="preserve"> Verses 11 and 12 were quoted by Satan to tempt Christ (Matt. 4:6; Lk. 4:10).</w:t>
      </w:r>
    </w:p>
  </w:footnote>
  <w:footnote w:id="494">
    <w:p w14:paraId="48783A18" w14:textId="295C4491" w:rsidR="00453A38" w:rsidRDefault="00453A38" w:rsidP="00D72FDC">
      <w:pPr>
        <w:pStyle w:val="footnote"/>
      </w:pPr>
      <w:r>
        <w:rPr>
          <w:rStyle w:val="FootnoteReference"/>
        </w:rPr>
        <w:footnoteRef/>
      </w:r>
      <w:r>
        <w:t xml:space="preserve"> [JS] Coptic may mean “bruise” rather than “trample”</w:t>
      </w:r>
    </w:p>
  </w:footnote>
  <w:footnote w:id="495">
    <w:p w14:paraId="3E2B8879" w14:textId="77777777" w:rsidR="00453A38" w:rsidRDefault="00453A38" w:rsidP="00C544D6">
      <w:pPr>
        <w:pStyle w:val="footnote"/>
      </w:pPr>
      <w:r>
        <w:rPr>
          <w:rStyle w:val="FootnoteReference"/>
        </w:rPr>
        <w:footnoteRef/>
      </w:r>
      <w:r>
        <w:t xml:space="preserve"> dragon: </w:t>
      </w:r>
      <w:r w:rsidRPr="0090411D">
        <w:rPr>
          <w:i/>
        </w:rPr>
        <w:t>or</w:t>
      </w:r>
      <w:r>
        <w:t xml:space="preserve"> serpent.</w:t>
      </w:r>
    </w:p>
  </w:footnote>
  <w:footnote w:id="496">
    <w:p w14:paraId="26EABD4D" w14:textId="6258FE51" w:rsidR="00453A38" w:rsidRDefault="00453A38" w:rsidP="003E7D85">
      <w:pPr>
        <w:pStyle w:val="footnote"/>
      </w:pPr>
      <w:r>
        <w:rPr>
          <w:rStyle w:val="FootnoteReference"/>
        </w:rPr>
        <w:footnoteRef/>
      </w:r>
      <w:r>
        <w:t xml:space="preserve"> [JS] or “to give thanks to the Lord,” or “to thankfully confess the Lord with praise”</w:t>
      </w:r>
    </w:p>
  </w:footnote>
  <w:footnote w:id="497">
    <w:p w14:paraId="0718D3EE" w14:textId="7B8EE1BA" w:rsidR="00453A38" w:rsidRDefault="00453A38" w:rsidP="00B74D74">
      <w:pPr>
        <w:pStyle w:val="footnote"/>
      </w:pPr>
      <w:r>
        <w:rPr>
          <w:rStyle w:val="FootnoteReference"/>
        </w:rPr>
        <w:footnoteRef/>
      </w:r>
      <w:r>
        <w:t xml:space="preserve"> [JS] Or “ode”</w:t>
      </w:r>
    </w:p>
  </w:footnote>
  <w:footnote w:id="498">
    <w:p w14:paraId="4C277098" w14:textId="02C8A24D" w:rsidR="00453A38" w:rsidRDefault="00453A38" w:rsidP="00B74D74">
      <w:pPr>
        <w:pStyle w:val="footnote"/>
      </w:pPr>
      <w:r>
        <w:rPr>
          <w:rStyle w:val="FootnoteReference"/>
        </w:rPr>
        <w:footnoteRef/>
      </w:r>
      <w:r>
        <w:t xml:space="preserve"> [JS] or “forever and ever.”</w:t>
      </w:r>
    </w:p>
  </w:footnote>
  <w:footnote w:id="499">
    <w:p w14:paraId="3BE1818B" w14:textId="556FC717" w:rsidR="00453A38" w:rsidRDefault="00453A38" w:rsidP="00B74D74">
      <w:pPr>
        <w:pStyle w:val="footnote"/>
      </w:pPr>
      <w:r>
        <w:rPr>
          <w:rStyle w:val="FootnoteReference"/>
        </w:rPr>
        <w:footnoteRef/>
      </w:r>
      <w:r>
        <w:t xml:space="preserve"> [JS] literally, “And my horn will be exalted like a unicorn’s”</w:t>
      </w:r>
    </w:p>
  </w:footnote>
  <w:footnote w:id="500">
    <w:p w14:paraId="0EA8E9DE" w14:textId="575E16F4" w:rsidR="00453A38" w:rsidRDefault="00453A38"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01">
    <w:p w14:paraId="271F5928" w14:textId="77777777" w:rsidR="00453A38" w:rsidRDefault="00453A38" w:rsidP="00C544D6">
      <w:pPr>
        <w:pStyle w:val="footnote"/>
      </w:pPr>
      <w:r>
        <w:rPr>
          <w:rStyle w:val="FootnoteReference"/>
        </w:rPr>
        <w:footnoteRef/>
      </w:r>
      <w:r>
        <w:t xml:space="preserve"> House—Home, Family, Church, Kingdom: where God’s will is done (1 Tim. 3:15; Heb. 3:2-6; Lk. 2:49; Mt. 6:10).</w:t>
      </w:r>
    </w:p>
  </w:footnote>
  <w:footnote w:id="502">
    <w:p w14:paraId="646109EB" w14:textId="4D40DAE6" w:rsidR="00453A38" w:rsidRDefault="00453A38" w:rsidP="00325B16">
      <w:pPr>
        <w:pStyle w:val="footnote"/>
      </w:pPr>
      <w:r>
        <w:rPr>
          <w:rStyle w:val="FootnoteReference"/>
        </w:rPr>
        <w:footnoteRef/>
      </w:r>
      <w:r>
        <w:t xml:space="preserve"> [JS] literally “still increase”</w:t>
      </w:r>
    </w:p>
  </w:footnote>
  <w:footnote w:id="503">
    <w:p w14:paraId="5C5C66FF" w14:textId="1F74D241" w:rsidR="00453A38" w:rsidRDefault="00453A38" w:rsidP="00325B16">
      <w:pPr>
        <w:pStyle w:val="footnote"/>
      </w:pPr>
      <w:r>
        <w:rPr>
          <w:rStyle w:val="FootnoteReference"/>
        </w:rPr>
        <w:footnoteRef/>
      </w:r>
      <w:r>
        <w:t xml:space="preserve"> [JS] literally, “rich” or “prosperous”</w:t>
      </w:r>
    </w:p>
  </w:footnote>
  <w:footnote w:id="504">
    <w:p w14:paraId="78AC2D24" w14:textId="77777777" w:rsidR="00453A38" w:rsidRDefault="00453A38" w:rsidP="00C544D6">
      <w:pPr>
        <w:pStyle w:val="footnote"/>
      </w:pPr>
      <w:r>
        <w:rPr>
          <w:rStyle w:val="FootnoteReference"/>
        </w:rPr>
        <w:footnoteRef/>
      </w:r>
      <w:r>
        <w:t xml:space="preserve"> John 7:38.</w:t>
      </w:r>
    </w:p>
  </w:footnote>
  <w:footnote w:id="505">
    <w:p w14:paraId="65FE19C9" w14:textId="6CEBCB66" w:rsidR="00453A38" w:rsidRDefault="00453A38" w:rsidP="00BC5328">
      <w:pPr>
        <w:pStyle w:val="footnote"/>
      </w:pPr>
      <w:r>
        <w:rPr>
          <w:rStyle w:val="FootnoteReference"/>
        </w:rPr>
        <w:footnoteRef/>
      </w:r>
      <w:r>
        <w:t xml:space="preserve"> Coptic has “it” here, and “beauty” in place of majesty.</w:t>
      </w:r>
    </w:p>
  </w:footnote>
  <w:footnote w:id="506">
    <w:p w14:paraId="5CC1789B" w14:textId="24DCEA5C" w:rsidR="00453A38" w:rsidRDefault="00453A38"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07">
    <w:p w14:paraId="6ED6A617" w14:textId="771AAD68" w:rsidR="00453A38" w:rsidRDefault="00453A38" w:rsidP="00350BD4">
      <w:pPr>
        <w:pStyle w:val="footnote"/>
      </w:pPr>
      <w:r>
        <w:rPr>
          <w:rStyle w:val="FootnoteReference"/>
        </w:rPr>
        <w:footnoteRef/>
      </w:r>
      <w:r>
        <w:t xml:space="preserve"> [JS] or “forever”</w:t>
      </w:r>
    </w:p>
  </w:footnote>
  <w:footnote w:id="508">
    <w:p w14:paraId="004CC793" w14:textId="74A20F1B" w:rsidR="00453A38" w:rsidRDefault="00453A38"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09">
    <w:p w14:paraId="7B4C2DB0" w14:textId="39648656" w:rsidR="00453A38" w:rsidRDefault="00453A38" w:rsidP="0002098A">
      <w:pPr>
        <w:pStyle w:val="footnote"/>
      </w:pPr>
      <w:r>
        <w:rPr>
          <w:rStyle w:val="FootnoteReference"/>
        </w:rPr>
        <w:footnoteRef/>
      </w:r>
      <w:r>
        <w:t xml:space="preserve"> [JS] resident alien</w:t>
      </w:r>
    </w:p>
  </w:footnote>
  <w:footnote w:id="510">
    <w:p w14:paraId="1C9111DE" w14:textId="17A2009E" w:rsidR="00453A38" w:rsidRDefault="00453A38" w:rsidP="00C544D6">
      <w:pPr>
        <w:pStyle w:val="footnote"/>
      </w:pPr>
      <w:r>
        <w:rPr>
          <w:rStyle w:val="FootnoteReference"/>
        </w:rPr>
        <w:footnoteRef/>
      </w:r>
      <w:r>
        <w:t xml:space="preserve"> Cf. 1 Cor. 3:20, ‘The Lord knows the thoughts of the wise…’</w:t>
      </w:r>
    </w:p>
  </w:footnote>
  <w:footnote w:id="511">
    <w:p w14:paraId="63074263" w14:textId="3DCC4808" w:rsidR="00453A38" w:rsidRDefault="00453A38" w:rsidP="003E7D85">
      <w:pPr>
        <w:pStyle w:val="footnote"/>
      </w:pPr>
      <w:r>
        <w:rPr>
          <w:rStyle w:val="FootnoteReference"/>
        </w:rPr>
        <w:footnoteRef/>
      </w:r>
      <w:r>
        <w:t xml:space="preserve"> [JS] or “lawless,” or “the throne of iniquity”</w:t>
      </w:r>
    </w:p>
  </w:footnote>
  <w:footnote w:id="512">
    <w:p w14:paraId="31260F30" w14:textId="198F9DB4" w:rsidR="00453A38" w:rsidRDefault="00453A38" w:rsidP="000470D3">
      <w:pPr>
        <w:pStyle w:val="footnote"/>
      </w:pPr>
      <w:r>
        <w:rPr>
          <w:rStyle w:val="FootnoteReference"/>
        </w:rPr>
        <w:footnoteRef/>
      </w:r>
      <w:r>
        <w:t xml:space="preserve"> [JS] i.e. presence</w:t>
      </w:r>
    </w:p>
  </w:footnote>
  <w:footnote w:id="513">
    <w:p w14:paraId="3F261962" w14:textId="2EC29D9D" w:rsidR="00453A38" w:rsidRDefault="00453A38" w:rsidP="000470D3">
      <w:pPr>
        <w:pStyle w:val="footnote"/>
      </w:pPr>
      <w:r>
        <w:rPr>
          <w:rStyle w:val="FootnoteReference"/>
        </w:rPr>
        <w:footnoteRef/>
      </w:r>
      <w:r>
        <w:t xml:space="preserve"> [JS] or thanksgiving, as in “awknowledgment”. Perhaps, “let us enter His presence and thankfully confess Him,” or “praise”</w:t>
      </w:r>
    </w:p>
  </w:footnote>
  <w:footnote w:id="514">
    <w:p w14:paraId="27D55A36" w14:textId="056A9076" w:rsidR="00453A38" w:rsidRDefault="00453A38" w:rsidP="000470D3">
      <w:pPr>
        <w:pStyle w:val="footnote"/>
      </w:pPr>
      <w:r>
        <w:rPr>
          <w:rStyle w:val="FootnoteReference"/>
        </w:rPr>
        <w:footnoteRef/>
      </w:r>
      <w:r>
        <w:t xml:space="preserve"> [JS] or melody</w:t>
      </w:r>
    </w:p>
  </w:footnote>
  <w:footnote w:id="515">
    <w:p w14:paraId="6606F51D" w14:textId="294AC06E" w:rsidR="00453A38" w:rsidRDefault="00453A38" w:rsidP="002A2713">
      <w:pPr>
        <w:pStyle w:val="footnote"/>
      </w:pPr>
      <w:r>
        <w:rPr>
          <w:rStyle w:val="FootnoteReference"/>
        </w:rPr>
        <w:footnoteRef/>
      </w:r>
      <w:r>
        <w:t xml:space="preserve"> [JS] “do obeisance”</w:t>
      </w:r>
    </w:p>
  </w:footnote>
  <w:footnote w:id="516">
    <w:p w14:paraId="23B88AAA" w14:textId="4D5A6129" w:rsidR="00453A38" w:rsidRDefault="00453A38" w:rsidP="002A2713">
      <w:pPr>
        <w:pStyle w:val="footnote"/>
      </w:pPr>
      <w:r>
        <w:rPr>
          <w:rStyle w:val="FootnoteReference"/>
        </w:rPr>
        <w:footnoteRef/>
      </w:r>
      <w:r>
        <w:t xml:space="preserve"> [JS] “prostrate”</w:t>
      </w:r>
    </w:p>
  </w:footnote>
  <w:footnote w:id="517">
    <w:p w14:paraId="0242B10E" w14:textId="597B77DF" w:rsidR="00453A38" w:rsidRDefault="00453A38" w:rsidP="002A2713">
      <w:pPr>
        <w:pStyle w:val="footnote"/>
      </w:pPr>
      <w:r>
        <w:rPr>
          <w:rStyle w:val="FootnoteReference"/>
        </w:rPr>
        <w:footnoteRef/>
      </w:r>
      <w:r>
        <w:t xml:space="preserve"> [JS] OSB has, “Rebellion,” NETS has “embittering”</w:t>
      </w:r>
    </w:p>
  </w:footnote>
  <w:footnote w:id="518">
    <w:p w14:paraId="046745B9" w14:textId="77777777" w:rsidR="00453A38" w:rsidRDefault="00453A38" w:rsidP="00C544D6">
      <w:pPr>
        <w:pStyle w:val="footnote"/>
      </w:pPr>
      <w:r>
        <w:rPr>
          <w:rStyle w:val="FootnoteReference"/>
        </w:rPr>
        <w:footnoteRef/>
      </w:r>
      <w:r>
        <w:t xml:space="preserve"> Ex. 17:1-7.</w:t>
      </w:r>
    </w:p>
  </w:footnote>
  <w:footnote w:id="519">
    <w:p w14:paraId="64AAAD4A" w14:textId="25E6F9F0" w:rsidR="00453A38" w:rsidRDefault="00453A38" w:rsidP="002A2713">
      <w:pPr>
        <w:pStyle w:val="footnote"/>
      </w:pPr>
      <w:r>
        <w:rPr>
          <w:rStyle w:val="FootnoteReference"/>
        </w:rPr>
        <w:footnoteRef/>
      </w:r>
      <w:r>
        <w:t xml:space="preserve"> [JS] or “tempted”</w:t>
      </w:r>
    </w:p>
  </w:footnote>
  <w:footnote w:id="520">
    <w:p w14:paraId="08EA846E" w14:textId="77777777" w:rsidR="00453A38" w:rsidRDefault="00453A38" w:rsidP="00C544D6">
      <w:pPr>
        <w:pStyle w:val="footnote"/>
      </w:pPr>
      <w:r>
        <w:rPr>
          <w:rStyle w:val="FootnoteReference"/>
        </w:rPr>
        <w:footnoteRef/>
      </w:r>
      <w:r>
        <w:t xml:space="preserve"> Num. 14:32-34.</w:t>
      </w:r>
    </w:p>
  </w:footnote>
  <w:footnote w:id="521">
    <w:p w14:paraId="27E7289C" w14:textId="49B8D2B5" w:rsidR="00453A38" w:rsidRDefault="00453A38" w:rsidP="00C544D6">
      <w:pPr>
        <w:pStyle w:val="footnote"/>
      </w:pPr>
      <w:r>
        <w:rPr>
          <w:rStyle w:val="FootnoteReference"/>
        </w:rPr>
        <w:footnoteRef/>
      </w:r>
      <w:r>
        <w:t xml:space="preserve"> Cf. Heb.3:7-11; 4:10.</w:t>
      </w:r>
    </w:p>
  </w:footnote>
  <w:footnote w:id="522">
    <w:p w14:paraId="6A0DA86F" w14:textId="27B2622D" w:rsidR="00453A38" w:rsidRDefault="00453A38" w:rsidP="00C544D6">
      <w:pPr>
        <w:pStyle w:val="footnote"/>
      </w:pPr>
      <w:r>
        <w:rPr>
          <w:rStyle w:val="FootnoteReference"/>
        </w:rPr>
        <w:footnoteRef/>
      </w:r>
      <w:r>
        <w:t xml:space="preserve"> Cf. Deut. 32:17; 1 Cor. 10:20; Psalm 105:36-38; 1 Chron. 16:26.</w:t>
      </w:r>
    </w:p>
  </w:footnote>
  <w:footnote w:id="523">
    <w:p w14:paraId="20A46088" w14:textId="101D0C08" w:rsidR="00453A38" w:rsidRDefault="00453A38" w:rsidP="00363583">
      <w:pPr>
        <w:pStyle w:val="footnote"/>
      </w:pPr>
      <w:r>
        <w:rPr>
          <w:rStyle w:val="FootnoteReference"/>
        </w:rPr>
        <w:footnoteRef/>
      </w:r>
      <w:r>
        <w:t xml:space="preserve"> [JS] or “thanksgiving”, or “praise”. Really, “thankful confession with praise”.</w:t>
      </w:r>
    </w:p>
  </w:footnote>
  <w:footnote w:id="524">
    <w:p w14:paraId="4CE9E737" w14:textId="37ADED0C" w:rsidR="00453A38" w:rsidRDefault="00453A38" w:rsidP="00363583">
      <w:pPr>
        <w:pStyle w:val="footnote"/>
      </w:pPr>
      <w:r>
        <w:rPr>
          <w:rStyle w:val="FootnoteReference"/>
        </w:rPr>
        <w:footnoteRef/>
      </w:r>
      <w:r>
        <w:t xml:space="preserve"> [JS] literally, “holy place”</w:t>
      </w:r>
    </w:p>
  </w:footnote>
  <w:footnote w:id="525">
    <w:p w14:paraId="0D26CC38" w14:textId="563291CA" w:rsidR="00453A38" w:rsidRDefault="00453A38" w:rsidP="00363583">
      <w:pPr>
        <w:pStyle w:val="footnote"/>
      </w:pPr>
      <w:r>
        <w:rPr>
          <w:rStyle w:val="FootnoteReference"/>
        </w:rPr>
        <w:footnoteRef/>
      </w:r>
      <w:r>
        <w:t xml:space="preserve"> [JS] or, “sacrifices”</w:t>
      </w:r>
    </w:p>
  </w:footnote>
  <w:footnote w:id="526">
    <w:p w14:paraId="3B6D0020" w14:textId="12CB55F6" w:rsidR="00453A38" w:rsidRDefault="00453A38" w:rsidP="00363583">
      <w:pPr>
        <w:pStyle w:val="footnote"/>
      </w:pPr>
      <w:r>
        <w:rPr>
          <w:rStyle w:val="FootnoteReference"/>
        </w:rPr>
        <w:footnoteRef/>
      </w:r>
      <w:r>
        <w:t xml:space="preserve"> [JS] “do obeisance”</w:t>
      </w:r>
    </w:p>
  </w:footnote>
  <w:footnote w:id="527">
    <w:p w14:paraId="0223F21B" w14:textId="2545193C" w:rsidR="00453A38" w:rsidRDefault="00453A38"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28">
    <w:p w14:paraId="717DF0F4" w14:textId="601B218D" w:rsidR="00453A38" w:rsidRDefault="00453A38" w:rsidP="00445570">
      <w:pPr>
        <w:pStyle w:val="footnote"/>
      </w:pPr>
      <w:r>
        <w:rPr>
          <w:rStyle w:val="FootnoteReference"/>
        </w:rPr>
        <w:footnoteRef/>
      </w:r>
      <w:r>
        <w:t xml:space="preserve"> [JS] literally, “set right the world”.</w:t>
      </w:r>
    </w:p>
  </w:footnote>
  <w:footnote w:id="529">
    <w:p w14:paraId="29039A45" w14:textId="77777777" w:rsidR="00453A38" w:rsidRDefault="00453A38" w:rsidP="00C544D6">
      <w:pPr>
        <w:pStyle w:val="footnote"/>
      </w:pPr>
      <w:r>
        <w:rPr>
          <w:rStyle w:val="FootnoteReference"/>
        </w:rPr>
        <w:footnoteRef/>
      </w:r>
      <w:r>
        <w:t xml:space="preserve"> i.e. Let the sea dance and roar in thunderous applause as the King of Glory appears. (This line is identical with 97:7a).</w:t>
      </w:r>
    </w:p>
  </w:footnote>
  <w:footnote w:id="530">
    <w:p w14:paraId="0578D96E" w14:textId="3735D823" w:rsidR="00453A38" w:rsidRDefault="00453A38" w:rsidP="00445570">
      <w:pPr>
        <w:pStyle w:val="footnote"/>
      </w:pPr>
      <w:r>
        <w:rPr>
          <w:rStyle w:val="FootnoteReference"/>
        </w:rPr>
        <w:footnoteRef/>
      </w:r>
      <w:r>
        <w:t xml:space="preserve"> [JS] or “exult.”</w:t>
      </w:r>
    </w:p>
  </w:footnote>
  <w:footnote w:id="531">
    <w:p w14:paraId="027E6C5C" w14:textId="07849C22" w:rsidR="00453A38" w:rsidRDefault="00453A38" w:rsidP="00445570">
      <w:pPr>
        <w:pStyle w:val="footnote"/>
      </w:pPr>
      <w:r>
        <w:rPr>
          <w:rStyle w:val="FootnoteReference"/>
        </w:rPr>
        <w:footnoteRef/>
      </w:r>
      <w:r>
        <w:t xml:space="preserve"> [JS] i.e. “the the presence of the Lord”</w:t>
      </w:r>
    </w:p>
  </w:footnote>
  <w:footnote w:id="532">
    <w:p w14:paraId="502B0E29" w14:textId="363AF83B" w:rsidR="00453A38" w:rsidRDefault="00453A38" w:rsidP="00AF055B">
      <w:pPr>
        <w:pStyle w:val="footnote"/>
      </w:pPr>
      <w:r>
        <w:rPr>
          <w:rStyle w:val="FootnoteReference"/>
        </w:rPr>
        <w:footnoteRef/>
      </w:r>
      <w:r>
        <w:t xml:space="preserve"> [JS] or “keep His throne straight.”</w:t>
      </w:r>
    </w:p>
  </w:footnote>
  <w:footnote w:id="533">
    <w:p w14:paraId="0A420AC8" w14:textId="0E9B7FA2" w:rsidR="00453A38" w:rsidRDefault="00453A38" w:rsidP="00C544D6">
      <w:pPr>
        <w:pStyle w:val="footnote"/>
      </w:pPr>
      <w:r>
        <w:rPr>
          <w:rStyle w:val="FootnoteReference"/>
        </w:rPr>
        <w:footnoteRef/>
      </w:r>
      <w:r>
        <w:t xml:space="preserve"> Cf. Pss. 32:5b; 84:10b. Rom. 1:19-21; 2 Cor. 4:6; Jn. 1:14; 6:40; 17:22-24.</w:t>
      </w:r>
    </w:p>
  </w:footnote>
  <w:footnote w:id="534">
    <w:p w14:paraId="7B92C494" w14:textId="3893728C" w:rsidR="00453A38" w:rsidRDefault="00453A38" w:rsidP="00AF055B">
      <w:pPr>
        <w:pStyle w:val="footnote"/>
      </w:pPr>
      <w:r>
        <w:rPr>
          <w:rStyle w:val="FootnoteReference"/>
        </w:rPr>
        <w:footnoteRef/>
      </w:r>
      <w:r>
        <w:t xml:space="preserve"> [JS] “do obeisance to”</w:t>
      </w:r>
    </w:p>
  </w:footnote>
  <w:footnote w:id="535">
    <w:p w14:paraId="3C69AEE3" w14:textId="2FCFF9DA" w:rsidR="00453A38" w:rsidRDefault="00453A38" w:rsidP="00AF055B">
      <w:pPr>
        <w:pStyle w:val="footnote"/>
      </w:pPr>
      <w:r>
        <w:rPr>
          <w:rStyle w:val="FootnoteReference"/>
        </w:rPr>
        <w:footnoteRef/>
      </w:r>
      <w:r>
        <w:t xml:space="preserve"> [JS] “do obeisance to”</w:t>
      </w:r>
    </w:p>
  </w:footnote>
  <w:footnote w:id="536">
    <w:p w14:paraId="7E0327B2" w14:textId="516E0233" w:rsidR="00453A38" w:rsidRDefault="00453A38" w:rsidP="00AF055B">
      <w:pPr>
        <w:pStyle w:val="footnote"/>
      </w:pPr>
      <w:r>
        <w:rPr>
          <w:rStyle w:val="FootnoteReference"/>
        </w:rPr>
        <w:footnoteRef/>
      </w:r>
      <w:r>
        <w:t xml:space="preserve"> [JS] Fr. Lazarus has “lives”</w:t>
      </w:r>
    </w:p>
  </w:footnote>
  <w:footnote w:id="537">
    <w:p w14:paraId="202D3E03" w14:textId="48C7AC7B" w:rsidR="00453A38" w:rsidRDefault="00453A38"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38">
    <w:p w14:paraId="22A45999" w14:textId="660B33F2" w:rsidR="00453A38" w:rsidRDefault="00453A38"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39">
    <w:p w14:paraId="160E0C3D" w14:textId="77777777" w:rsidR="00453A38" w:rsidRDefault="00453A38" w:rsidP="00C544D6">
      <w:pPr>
        <w:pStyle w:val="footnote"/>
      </w:pPr>
      <w:r>
        <w:rPr>
          <w:rStyle w:val="FootnoteReference"/>
        </w:rPr>
        <w:footnoteRef/>
      </w:r>
      <w:r>
        <w:t xml:space="preserve"> Rev. 4:6, Ezek. 1:5-10.</w:t>
      </w:r>
    </w:p>
  </w:footnote>
  <w:footnote w:id="540">
    <w:p w14:paraId="2C987C7D" w14:textId="7DA14E0E" w:rsidR="00453A38" w:rsidRDefault="00453A38" w:rsidP="006263C2">
      <w:pPr>
        <w:pStyle w:val="footnote"/>
      </w:pPr>
      <w:r>
        <w:rPr>
          <w:rStyle w:val="FootnoteReference"/>
        </w:rPr>
        <w:footnoteRef/>
      </w:r>
      <w:r>
        <w:t xml:space="preserve"> [JS] The word conveys both confessing Him and thanking or praising Him.</w:t>
      </w:r>
    </w:p>
  </w:footnote>
  <w:footnote w:id="541">
    <w:p w14:paraId="5846482D" w14:textId="3A662ECC" w:rsidR="00453A38" w:rsidRDefault="00453A38" w:rsidP="006263C2">
      <w:pPr>
        <w:pStyle w:val="footnote"/>
      </w:pPr>
      <w:r>
        <w:rPr>
          <w:rStyle w:val="FootnoteReference"/>
        </w:rPr>
        <w:footnoteRef/>
      </w:r>
      <w:r>
        <w:t xml:space="preserve"> [JS] Fr. Lazarus has “laws”</w:t>
      </w:r>
    </w:p>
  </w:footnote>
  <w:footnote w:id="542">
    <w:p w14:paraId="2FC019B3" w14:textId="70AAB5D0" w:rsidR="00453A38" w:rsidRDefault="00453A38" w:rsidP="006263C2">
      <w:pPr>
        <w:pStyle w:val="footnote"/>
      </w:pPr>
      <w:r>
        <w:rPr>
          <w:rStyle w:val="FootnoteReference"/>
        </w:rPr>
        <w:footnoteRef/>
      </w:r>
      <w:r>
        <w:t xml:space="preserve"> [JS] “do obeisance”, commonly rendered “worship”</w:t>
      </w:r>
    </w:p>
  </w:footnote>
  <w:footnote w:id="543">
    <w:p w14:paraId="7386C0B1" w14:textId="0080D811" w:rsidR="00453A38" w:rsidRDefault="00453A38" w:rsidP="004A1997">
      <w:pPr>
        <w:pStyle w:val="footnote"/>
      </w:pPr>
      <w:r>
        <w:rPr>
          <w:rStyle w:val="FootnoteReference"/>
        </w:rPr>
        <w:footnoteRef/>
      </w:r>
      <w:r>
        <w:t xml:space="preserve"> [JS] Fr. Lazarus has “correcting”</w:t>
      </w:r>
    </w:p>
  </w:footnote>
  <w:footnote w:id="544">
    <w:p w14:paraId="273EA178" w14:textId="4DFF2FD9" w:rsidR="00453A38" w:rsidRDefault="00453A38" w:rsidP="004A1997">
      <w:pPr>
        <w:pStyle w:val="footnote"/>
      </w:pPr>
      <w:r>
        <w:rPr>
          <w:rStyle w:val="FootnoteReference"/>
        </w:rPr>
        <w:footnoteRef/>
      </w:r>
      <w:r>
        <w:t xml:space="preserve"> [JS] “do obeisance” or “fall down”</w:t>
      </w:r>
    </w:p>
  </w:footnote>
  <w:footnote w:id="545">
    <w:p w14:paraId="6E38F9F7" w14:textId="307328EF" w:rsidR="00453A38" w:rsidRDefault="00453A38" w:rsidP="0016307C">
      <w:pPr>
        <w:pStyle w:val="footnote"/>
      </w:pPr>
      <w:r>
        <w:rPr>
          <w:rStyle w:val="FootnoteReference"/>
        </w:rPr>
        <w:footnoteRef/>
      </w:r>
      <w:r>
        <w:t xml:space="preserve"> [JS] as in “acknowledging”, or “thankfully confessing Him with praise”, not “confessing sins”</w:t>
      </w:r>
    </w:p>
  </w:footnote>
  <w:footnote w:id="546">
    <w:p w14:paraId="346D7C50" w14:textId="6DED6982" w:rsidR="00453A38" w:rsidRDefault="00453A38" w:rsidP="0016307C">
      <w:pPr>
        <w:pStyle w:val="footnote"/>
      </w:pPr>
      <w:r>
        <w:rPr>
          <w:rStyle w:val="FootnoteReference"/>
        </w:rPr>
        <w:footnoteRef/>
      </w:r>
      <w:r>
        <w:t xml:space="preserve"> [JS] or, “and not we Him”</w:t>
      </w:r>
    </w:p>
  </w:footnote>
  <w:footnote w:id="547">
    <w:p w14:paraId="14022FB6" w14:textId="4CE3B2A5" w:rsidR="00453A38" w:rsidRDefault="00453A38" w:rsidP="0016307C">
      <w:pPr>
        <w:pStyle w:val="footnote"/>
      </w:pPr>
      <w:r>
        <w:rPr>
          <w:rStyle w:val="FootnoteReference"/>
        </w:rPr>
        <w:footnoteRef/>
      </w:r>
      <w:r>
        <w:t xml:space="preserve"> [JS] not confession of sins, but confessing Him, with thanksgiving and praise.</w:t>
      </w:r>
    </w:p>
  </w:footnote>
  <w:footnote w:id="548">
    <w:p w14:paraId="74BE8AB4" w14:textId="15E7B0AD" w:rsidR="00453A38" w:rsidRDefault="00453A38" w:rsidP="00C050C7">
      <w:pPr>
        <w:pStyle w:val="footnote"/>
      </w:pPr>
      <w:r>
        <w:rPr>
          <w:rStyle w:val="FootnoteReference"/>
        </w:rPr>
        <w:footnoteRef/>
      </w:r>
      <w:r>
        <w:t xml:space="preserve"> [JS] or “do wrong,” or “the workers of iniquity”</w:t>
      </w:r>
    </w:p>
  </w:footnote>
  <w:footnote w:id="549">
    <w:p w14:paraId="4E28D6F6" w14:textId="75DDD646" w:rsidR="00453A38" w:rsidRDefault="00453A38" w:rsidP="00CD361B">
      <w:pPr>
        <w:pStyle w:val="footnote"/>
      </w:pPr>
      <w:r>
        <w:rPr>
          <w:rStyle w:val="FootnoteReference"/>
        </w:rPr>
        <w:footnoteRef/>
      </w:r>
      <w:r>
        <w:t xml:space="preserve"> [JS] or proud/haughty eyes.</w:t>
      </w:r>
    </w:p>
  </w:footnote>
  <w:footnote w:id="550">
    <w:p w14:paraId="33F848D7" w14:textId="77777777" w:rsidR="00453A38" w:rsidRDefault="00453A38" w:rsidP="00C544D6">
      <w:pPr>
        <w:pStyle w:val="footnote"/>
      </w:pPr>
      <w:r>
        <w:rPr>
          <w:rStyle w:val="FootnoteReference"/>
        </w:rPr>
        <w:footnoteRef/>
      </w:r>
      <w:r>
        <w:t xml:space="preserve"> Daily I pray for the lost. Sinners are slain by conversion into believers, saints, friends and lovers.</w:t>
      </w:r>
    </w:p>
  </w:footnote>
  <w:footnote w:id="551">
    <w:p w14:paraId="570F4149" w14:textId="77777777" w:rsidR="00453A38" w:rsidRDefault="00453A38" w:rsidP="00C544D6">
      <w:pPr>
        <w:pStyle w:val="footnote"/>
      </w:pPr>
      <w:r>
        <w:rPr>
          <w:rStyle w:val="FootnoteReference"/>
        </w:rPr>
        <w:footnoteRef/>
      </w:r>
      <w:r>
        <w:t xml:space="preserve"> Peter praised and confessed Christ, yet later he swore he did not know Him (Mt. 26:74; Mk. 14:71).</w:t>
      </w:r>
    </w:p>
  </w:footnote>
  <w:footnote w:id="552">
    <w:p w14:paraId="7F487DE9" w14:textId="1D877FA2" w:rsidR="00453A38" w:rsidRDefault="00453A38" w:rsidP="00C544D6">
      <w:pPr>
        <w:pStyle w:val="footnote"/>
      </w:pPr>
      <w:r>
        <w:rPr>
          <w:rStyle w:val="FootnoteReference"/>
        </w:rPr>
        <w:footnoteRef/>
      </w:r>
      <w:r>
        <w:t xml:space="preserve"> Cf. Ps. 38:7a.</w:t>
      </w:r>
    </w:p>
  </w:footnote>
  <w:footnote w:id="553">
    <w:p w14:paraId="1B133F2B" w14:textId="56FE4EC3" w:rsidR="00453A38" w:rsidRDefault="00453A38"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54">
    <w:p w14:paraId="4C6B2146" w14:textId="77777777" w:rsidR="00453A38" w:rsidRDefault="00453A38" w:rsidP="00C544D6">
      <w:pPr>
        <w:pStyle w:val="footnote"/>
      </w:pPr>
      <w:r>
        <w:rPr>
          <w:rStyle w:val="FootnoteReference"/>
        </w:rPr>
        <w:footnoteRef/>
      </w:r>
      <w:r>
        <w:t xml:space="preserve"> descendants: </w:t>
      </w:r>
      <w:r w:rsidRPr="00A80C80">
        <w:rPr>
          <w:i/>
        </w:rPr>
        <w:t>lit</w:t>
      </w:r>
      <w:r>
        <w:t>. seed. Verses 26-28 are quoted at Heb. 1:10-12; 13:8.</w:t>
      </w:r>
    </w:p>
  </w:footnote>
  <w:footnote w:id="555">
    <w:p w14:paraId="44E84D4D" w14:textId="77777777" w:rsidR="00453A38" w:rsidRDefault="00453A38" w:rsidP="00C544D6">
      <w:pPr>
        <w:pStyle w:val="footnote"/>
      </w:pPr>
      <w:r>
        <w:rPr>
          <w:rStyle w:val="FootnoteReference"/>
        </w:rPr>
        <w:footnoteRef/>
      </w:r>
      <w:r>
        <w:t xml:space="preserve"> ‘God is love’ (1 John 4:8,16).</w:t>
      </w:r>
    </w:p>
  </w:footnote>
  <w:footnote w:id="556">
    <w:p w14:paraId="169A7896" w14:textId="77777777" w:rsidR="00453A38" w:rsidRDefault="00453A38" w:rsidP="00C37403">
      <w:pPr>
        <w:pStyle w:val="footnote"/>
      </w:pPr>
      <w:r>
        <w:rPr>
          <w:rStyle w:val="FootnoteReference"/>
        </w:rPr>
        <w:footnoteRef/>
      </w:r>
      <w:r>
        <w:t xml:space="preserve"> [JS] NETS has “who is very conciliatory towards all your acts of lawlessness”</w:t>
      </w:r>
    </w:p>
  </w:footnote>
  <w:footnote w:id="557">
    <w:p w14:paraId="1EEA58C5" w14:textId="195647BB" w:rsidR="00453A38" w:rsidRDefault="00453A38" w:rsidP="00C544D6">
      <w:pPr>
        <w:pStyle w:val="footnote"/>
      </w:pPr>
      <w:r>
        <w:rPr>
          <w:rStyle w:val="FootnoteReference"/>
        </w:rPr>
        <w:footnoteRef/>
      </w:r>
      <w:r>
        <w:t xml:space="preserve"> Cf. Ps. 147:8.</w:t>
      </w:r>
    </w:p>
  </w:footnote>
  <w:footnote w:id="558">
    <w:p w14:paraId="10DD3F1E" w14:textId="3BA67187" w:rsidR="00453A38" w:rsidRDefault="00453A38" w:rsidP="00B513C1">
      <w:pPr>
        <w:pStyle w:val="footnote"/>
      </w:pPr>
      <w:r>
        <w:rPr>
          <w:rStyle w:val="FootnoteReference"/>
        </w:rPr>
        <w:footnoteRef/>
      </w:r>
      <w:r>
        <w:t xml:space="preserve"> [JS] or “long-suffering”</w:t>
      </w:r>
    </w:p>
  </w:footnote>
  <w:footnote w:id="559">
    <w:p w14:paraId="3C4F2E7D" w14:textId="704C8BBC" w:rsidR="00453A38" w:rsidRDefault="00453A38" w:rsidP="001566BD">
      <w:pPr>
        <w:pStyle w:val="footnote"/>
      </w:pPr>
      <w:r>
        <w:rPr>
          <w:rStyle w:val="FootnoteReference"/>
        </w:rPr>
        <w:footnoteRef/>
      </w:r>
      <w:r>
        <w:t xml:space="preserve"> [JS] or “transgressions”</w:t>
      </w:r>
    </w:p>
  </w:footnote>
  <w:footnote w:id="560">
    <w:p w14:paraId="1F5C3038" w14:textId="77777777" w:rsidR="00453A38" w:rsidRDefault="00453A38" w:rsidP="00C544D6">
      <w:pPr>
        <w:pStyle w:val="footnote"/>
      </w:pPr>
      <w:r>
        <w:rPr>
          <w:rStyle w:val="FootnoteReference"/>
        </w:rPr>
        <w:footnoteRef/>
      </w:r>
      <w:r>
        <w:t xml:space="preserve"> East and West intersecting heaven and earth forms the Cross to which our sins were nailed (Col. 1:20; 2:14).</w:t>
      </w:r>
    </w:p>
  </w:footnote>
  <w:footnote w:id="561">
    <w:p w14:paraId="091111BB" w14:textId="79454437" w:rsidR="00453A38" w:rsidRDefault="00453A38" w:rsidP="00417F44">
      <w:pPr>
        <w:pStyle w:val="footnote"/>
      </w:pPr>
      <w:r>
        <w:rPr>
          <w:rStyle w:val="FootnoteReference"/>
        </w:rPr>
        <w:footnoteRef/>
      </w:r>
      <w:r>
        <w:t xml:space="preserve"> [JS] wind, or breath, spirit. The analogy is to “as the spirit passes from man, and he does not exist.”</w:t>
      </w:r>
    </w:p>
  </w:footnote>
  <w:footnote w:id="562">
    <w:p w14:paraId="2EB2A618" w14:textId="77777777" w:rsidR="00453A38" w:rsidRDefault="00453A38" w:rsidP="00C544D6">
      <w:pPr>
        <w:pStyle w:val="footnote"/>
      </w:pPr>
      <w:r>
        <w:rPr>
          <w:rStyle w:val="FootnoteReference"/>
        </w:rPr>
        <w:footnoteRef/>
      </w:r>
      <w:r>
        <w:t xml:space="preserve"> embraces all: </w:t>
      </w:r>
      <w:r w:rsidRPr="00A80C80">
        <w:rPr>
          <w:i/>
        </w:rPr>
        <w:t>or</w:t>
      </w:r>
      <w:r>
        <w:t>, ‘rules over all.’</w:t>
      </w:r>
    </w:p>
  </w:footnote>
  <w:footnote w:id="563">
    <w:p w14:paraId="74ECADBE" w14:textId="66332B8C" w:rsidR="00453A38" w:rsidRDefault="00453A38" w:rsidP="00342E73">
      <w:pPr>
        <w:pStyle w:val="footnote"/>
      </w:pPr>
      <w:r>
        <w:rPr>
          <w:rStyle w:val="FootnoteReference"/>
        </w:rPr>
        <w:footnoteRef/>
      </w:r>
      <w:r>
        <w:t xml:space="preserve"> [JS] Fr. Lazarus has “very great”</w:t>
      </w:r>
    </w:p>
  </w:footnote>
  <w:footnote w:id="564">
    <w:p w14:paraId="4F7FE92C" w14:textId="411FA40A" w:rsidR="00453A38" w:rsidRDefault="00453A38" w:rsidP="00342E73">
      <w:pPr>
        <w:pStyle w:val="footnote"/>
      </w:pPr>
      <w:r>
        <w:rPr>
          <w:rStyle w:val="FootnoteReference"/>
        </w:rPr>
        <w:footnoteRef/>
      </w:r>
      <w:r>
        <w:t xml:space="preserve"> [JS] or “thanksgiving,” or “thankful confession with praise”</w:t>
      </w:r>
    </w:p>
  </w:footnote>
  <w:footnote w:id="565">
    <w:p w14:paraId="169AA0B7" w14:textId="592F3FAF" w:rsidR="00453A38" w:rsidRDefault="00453A38"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66">
    <w:p w14:paraId="6BB1365A" w14:textId="27497F37" w:rsidR="00453A38" w:rsidRDefault="00453A38" w:rsidP="00342E73">
      <w:pPr>
        <w:pStyle w:val="footnote"/>
      </w:pPr>
      <w:r>
        <w:rPr>
          <w:rStyle w:val="FootnoteReference"/>
        </w:rPr>
        <w:footnoteRef/>
      </w:r>
      <w:r>
        <w:t xml:space="preserve"> [JS] or “makes the clouds His chariot”</w:t>
      </w:r>
    </w:p>
  </w:footnote>
  <w:footnote w:id="567">
    <w:p w14:paraId="62DF6E81" w14:textId="51054D24" w:rsidR="00453A38" w:rsidRDefault="00453A38" w:rsidP="00342E73">
      <w:pPr>
        <w:pStyle w:val="footnote"/>
      </w:pPr>
      <w:r>
        <w:rPr>
          <w:rStyle w:val="FootnoteReference"/>
        </w:rPr>
        <w:footnoteRef/>
      </w:r>
      <w:r>
        <w:t xml:space="preserve"> [JS] or “messengers”</w:t>
      </w:r>
    </w:p>
  </w:footnote>
  <w:footnote w:id="568">
    <w:p w14:paraId="168D3C90" w14:textId="7FDCEE0D" w:rsidR="00453A38" w:rsidRDefault="00453A38" w:rsidP="00342E73">
      <w:pPr>
        <w:pStyle w:val="footnote"/>
      </w:pPr>
      <w:r>
        <w:rPr>
          <w:rStyle w:val="FootnoteReference"/>
        </w:rPr>
        <w:footnoteRef/>
      </w:r>
      <w:r>
        <w:t xml:space="preserve"> [JS] Fr. Lazarus has “servants”</w:t>
      </w:r>
    </w:p>
  </w:footnote>
  <w:footnote w:id="569">
    <w:p w14:paraId="45145696" w14:textId="77777777" w:rsidR="00453A38" w:rsidRDefault="00453A38" w:rsidP="00C544D6">
      <w:pPr>
        <w:pStyle w:val="footnote"/>
      </w:pPr>
      <w:r>
        <w:rPr>
          <w:rStyle w:val="FootnoteReference"/>
        </w:rPr>
        <w:footnoteRef/>
      </w:r>
      <w:r>
        <w:t xml:space="preserve"> Heb. 1:7; Ezek. 1:14; 2 Esdras 8:22.</w:t>
      </w:r>
    </w:p>
  </w:footnote>
  <w:footnote w:id="570">
    <w:p w14:paraId="0185F645" w14:textId="47FC8356" w:rsidR="00453A38" w:rsidRDefault="00453A38" w:rsidP="00342E73">
      <w:pPr>
        <w:pStyle w:val="footnote"/>
      </w:pPr>
      <w:r>
        <w:rPr>
          <w:rStyle w:val="FootnoteReference"/>
        </w:rPr>
        <w:footnoteRef/>
      </w:r>
      <w:r>
        <w:t xml:space="preserve"> [JS] Fr. Lazarus has “axis”</w:t>
      </w:r>
    </w:p>
  </w:footnote>
  <w:footnote w:id="571">
    <w:p w14:paraId="62442F76" w14:textId="4CE61300" w:rsidR="00453A38" w:rsidRDefault="00453A38" w:rsidP="00342E73">
      <w:pPr>
        <w:pStyle w:val="footnote"/>
      </w:pPr>
      <w:r>
        <w:rPr>
          <w:rStyle w:val="FootnoteReference"/>
        </w:rPr>
        <w:footnoteRef/>
      </w:r>
      <w:r>
        <w:t xml:space="preserve"> [JS] Fr. Lazarus has “wander”. NETS has “be tilted”</w:t>
      </w:r>
    </w:p>
  </w:footnote>
  <w:footnote w:id="572">
    <w:p w14:paraId="1733D904" w14:textId="3B68C5C6" w:rsidR="00453A38" w:rsidRDefault="00453A38" w:rsidP="006A0F54">
      <w:pPr>
        <w:pStyle w:val="footnote"/>
      </w:pPr>
      <w:r>
        <w:rPr>
          <w:rStyle w:val="FootnoteReference"/>
        </w:rPr>
        <w:footnoteRef/>
      </w:r>
      <w:r>
        <w:t xml:space="preserve"> [JS] literally, “founded”</w:t>
      </w:r>
    </w:p>
  </w:footnote>
  <w:footnote w:id="573">
    <w:p w14:paraId="2075EA79" w14:textId="5E6B474F" w:rsidR="00453A38" w:rsidRDefault="00453A38" w:rsidP="006A0F54">
      <w:pPr>
        <w:pStyle w:val="footnote"/>
      </w:pPr>
      <w:r>
        <w:rPr>
          <w:rStyle w:val="FootnoteReference"/>
        </w:rPr>
        <w:footnoteRef/>
      </w:r>
      <w:r>
        <w:t xml:space="preserve"> [JS] or “takes the lead among them”</w:t>
      </w:r>
    </w:p>
  </w:footnote>
  <w:footnote w:id="574">
    <w:p w14:paraId="28E7BE34" w14:textId="16676F65" w:rsidR="00453A38" w:rsidRDefault="00453A38" w:rsidP="001566BD">
      <w:pPr>
        <w:pStyle w:val="footnote"/>
      </w:pPr>
      <w:r>
        <w:rPr>
          <w:rStyle w:val="FootnoteReference"/>
        </w:rPr>
        <w:footnoteRef/>
      </w:r>
      <w:r>
        <w:t xml:space="preserve"> [JS] or “serpent”</w:t>
      </w:r>
    </w:p>
  </w:footnote>
  <w:footnote w:id="575">
    <w:p w14:paraId="11DE9B53" w14:textId="0A5609C6" w:rsidR="00453A38" w:rsidRDefault="00453A38" w:rsidP="00915FD3">
      <w:pPr>
        <w:pStyle w:val="footnote"/>
      </w:pPr>
      <w:r>
        <w:rPr>
          <w:rStyle w:val="FootnoteReference"/>
        </w:rPr>
        <w:footnoteRef/>
      </w:r>
      <w:r>
        <w:t xml:space="preserve"> [JS] or, “the universe”</w:t>
      </w:r>
    </w:p>
  </w:footnote>
  <w:footnote w:id="576">
    <w:p w14:paraId="74093DC5" w14:textId="1E09F0AA" w:rsidR="00453A38" w:rsidRDefault="00453A38" w:rsidP="00915FD3">
      <w:pPr>
        <w:pStyle w:val="footnote"/>
      </w:pPr>
      <w:r>
        <w:rPr>
          <w:rStyle w:val="FootnoteReference"/>
        </w:rPr>
        <w:footnoteRef/>
      </w:r>
      <w:r>
        <w:t xml:space="preserve"> [JS] or, “breath”</w:t>
      </w:r>
    </w:p>
  </w:footnote>
  <w:footnote w:id="577">
    <w:p w14:paraId="7147B16E" w14:textId="621A8A9E" w:rsidR="00453A38" w:rsidRDefault="00453A38" w:rsidP="001566BD">
      <w:pPr>
        <w:pStyle w:val="footnote"/>
      </w:pPr>
      <w:r>
        <w:rPr>
          <w:rStyle w:val="FootnoteReference"/>
        </w:rPr>
        <w:footnoteRef/>
      </w:r>
      <w:r>
        <w:t xml:space="preserve"> [JS] Fr. Lazarus has, “meditation”</w:t>
      </w:r>
    </w:p>
  </w:footnote>
  <w:footnote w:id="578">
    <w:p w14:paraId="384A849F" w14:textId="641C79E3" w:rsidR="00453A38" w:rsidRDefault="00453A38" w:rsidP="00C544D6">
      <w:pPr>
        <w:pStyle w:val="footnote"/>
      </w:pPr>
      <w:r>
        <w:rPr>
          <w:rStyle w:val="FootnoteReference"/>
        </w:rPr>
        <w:footnoteRef/>
      </w:r>
      <w:r>
        <w:t xml:space="preserve"> Much of Psalm 104 occurs almost verbatim in 1 Chron. 16:8-22 (cf. vv. 7:36).</w:t>
      </w:r>
    </w:p>
  </w:footnote>
  <w:footnote w:id="579">
    <w:p w14:paraId="3905FF41" w14:textId="613F8D2E" w:rsidR="00453A38" w:rsidRDefault="00453A38" w:rsidP="00321F6F">
      <w:pPr>
        <w:pStyle w:val="footnote"/>
      </w:pPr>
      <w:r>
        <w:rPr>
          <w:rStyle w:val="FootnoteReference"/>
        </w:rPr>
        <w:footnoteRef/>
      </w:r>
      <w:r>
        <w:t xml:space="preserve"> [JS] or “give thanks to”. “Thankfully confess with praise”</w:t>
      </w:r>
    </w:p>
  </w:footnote>
  <w:footnote w:id="580">
    <w:p w14:paraId="01463307" w14:textId="64E551BC" w:rsidR="00453A38" w:rsidRDefault="00453A38" w:rsidP="00321F6F">
      <w:pPr>
        <w:pStyle w:val="footnote"/>
      </w:pPr>
      <w:r>
        <w:rPr>
          <w:rStyle w:val="FootnoteReference"/>
        </w:rPr>
        <w:footnoteRef/>
      </w:r>
      <w:r>
        <w:t xml:space="preserve"> [JS] or “make music to”</w:t>
      </w:r>
    </w:p>
  </w:footnote>
  <w:footnote w:id="581">
    <w:p w14:paraId="2B9E23B4" w14:textId="03FD2FE2" w:rsidR="00453A38" w:rsidRDefault="00453A38" w:rsidP="00321F6F">
      <w:pPr>
        <w:pStyle w:val="footnote"/>
      </w:pPr>
      <w:r>
        <w:rPr>
          <w:rStyle w:val="FootnoteReference"/>
        </w:rPr>
        <w:footnoteRef/>
      </w:r>
      <w:r>
        <w:t xml:space="preserve"> [JS] i.e. presence</w:t>
      </w:r>
    </w:p>
  </w:footnote>
  <w:footnote w:id="582">
    <w:p w14:paraId="2E47F8D1" w14:textId="2EDF8F12" w:rsidR="00453A38" w:rsidRDefault="00453A38" w:rsidP="00F60F42">
      <w:pPr>
        <w:pStyle w:val="footnote"/>
      </w:pPr>
      <w:r>
        <w:rPr>
          <w:rStyle w:val="FootnoteReference"/>
        </w:rPr>
        <w:footnoteRef/>
      </w:r>
      <w:r>
        <w:t xml:space="preserve"> [JS] [] From Fr. Athanasius’ translation from the Coptic. See Mesori 28</w:t>
      </w:r>
    </w:p>
  </w:footnote>
  <w:footnote w:id="583">
    <w:p w14:paraId="661C891F" w14:textId="3A70284B" w:rsidR="00453A38" w:rsidRDefault="00453A38" w:rsidP="00321F6F">
      <w:pPr>
        <w:pStyle w:val="footnote"/>
      </w:pPr>
      <w:r>
        <w:rPr>
          <w:rStyle w:val="FootnoteReference"/>
        </w:rPr>
        <w:footnoteRef/>
      </w:r>
      <w:r>
        <w:t xml:space="preserve"> [JS] literally, “seed”</w:t>
      </w:r>
    </w:p>
  </w:footnote>
  <w:footnote w:id="584">
    <w:p w14:paraId="329D8569" w14:textId="5DC45E53" w:rsidR="00453A38" w:rsidRDefault="00453A38" w:rsidP="00321F6F">
      <w:pPr>
        <w:pStyle w:val="footnote"/>
      </w:pPr>
      <w:r>
        <w:rPr>
          <w:rStyle w:val="FootnoteReference"/>
        </w:rPr>
        <w:footnoteRef/>
      </w:r>
      <w:r>
        <w:t xml:space="preserve"> [JS] literally, “He remembered His covenant forever”</w:t>
      </w:r>
    </w:p>
  </w:footnote>
  <w:footnote w:id="585">
    <w:p w14:paraId="6010B733" w14:textId="6B64E095" w:rsidR="00453A38" w:rsidRDefault="00453A38" w:rsidP="00321F6F">
      <w:pPr>
        <w:pStyle w:val="footnote"/>
      </w:pPr>
      <w:r>
        <w:rPr>
          <w:rStyle w:val="FootnoteReference"/>
        </w:rPr>
        <w:footnoteRef/>
      </w:r>
      <w:r>
        <w:t xml:space="preserve"> [JS] i.e. the covenant</w:t>
      </w:r>
    </w:p>
  </w:footnote>
  <w:footnote w:id="586">
    <w:p w14:paraId="301BA381" w14:textId="3C68C9E1" w:rsidR="00453A38" w:rsidRDefault="00453A38" w:rsidP="00280E2D">
      <w:pPr>
        <w:pStyle w:val="footnote"/>
      </w:pPr>
      <w:r>
        <w:rPr>
          <w:rStyle w:val="FootnoteReference"/>
        </w:rPr>
        <w:footnoteRef/>
      </w:r>
      <w:r>
        <w:t xml:space="preserve"> [JS] or foreigners, resident aliens.</w:t>
      </w:r>
    </w:p>
  </w:footnote>
  <w:footnote w:id="587">
    <w:p w14:paraId="1DCE9038" w14:textId="77777777" w:rsidR="00453A38" w:rsidRDefault="00453A38"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88">
    <w:p w14:paraId="187F80A0" w14:textId="77777777" w:rsidR="00453A38" w:rsidRDefault="00453A38" w:rsidP="00C544D6">
      <w:pPr>
        <w:pStyle w:val="footnote"/>
      </w:pPr>
      <w:r>
        <w:rPr>
          <w:rStyle w:val="FootnoteReference"/>
        </w:rPr>
        <w:footnoteRef/>
      </w:r>
      <w:r>
        <w:t xml:space="preserve"> caterpillars: larva of the locust.</w:t>
      </w:r>
    </w:p>
  </w:footnote>
  <w:footnote w:id="589">
    <w:p w14:paraId="6E762A27" w14:textId="77777777" w:rsidR="00453A38" w:rsidRDefault="00453A38" w:rsidP="00C544D6">
      <w:pPr>
        <w:pStyle w:val="footnote"/>
      </w:pPr>
      <w:r>
        <w:rPr>
          <w:rStyle w:val="FootnoteReference"/>
        </w:rPr>
        <w:footnoteRef/>
      </w:r>
      <w:r>
        <w:t xml:space="preserve"> Ex. 16:12-15; Jn. 6:31-35.</w:t>
      </w:r>
    </w:p>
  </w:footnote>
  <w:footnote w:id="590">
    <w:p w14:paraId="49AE41C2" w14:textId="50246779" w:rsidR="00453A38" w:rsidRDefault="00453A38" w:rsidP="00E46516">
      <w:pPr>
        <w:pStyle w:val="footnote"/>
      </w:pPr>
      <w:r>
        <w:rPr>
          <w:rStyle w:val="FootnoteReference"/>
        </w:rPr>
        <w:footnoteRef/>
      </w:r>
      <w:r>
        <w:t xml:space="preserve"> [JS] or “promise”</w:t>
      </w:r>
    </w:p>
  </w:footnote>
  <w:footnote w:id="591">
    <w:p w14:paraId="463C0491" w14:textId="77777777" w:rsidR="00453A38" w:rsidRDefault="00453A38" w:rsidP="00C544D6">
      <w:pPr>
        <w:pStyle w:val="footnote"/>
      </w:pPr>
      <w:r>
        <w:rPr>
          <w:rStyle w:val="FootnoteReference"/>
        </w:rPr>
        <w:footnoteRef/>
      </w:r>
      <w:r>
        <w:t xml:space="preserve"> Gen. 15:14.</w:t>
      </w:r>
    </w:p>
  </w:footnote>
  <w:footnote w:id="592">
    <w:p w14:paraId="078805D2" w14:textId="5FA9820B" w:rsidR="00453A38" w:rsidRDefault="00453A38"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93">
    <w:p w14:paraId="6557E8C2" w14:textId="00E953DA" w:rsidR="00453A38" w:rsidRDefault="00453A38" w:rsidP="00854B91">
      <w:pPr>
        <w:pStyle w:val="footnote"/>
      </w:pPr>
      <w:r>
        <w:rPr>
          <w:rStyle w:val="FootnoteReference"/>
        </w:rPr>
        <w:footnoteRef/>
      </w:r>
      <w:r>
        <w:t xml:space="preserve"> [JS] or “give thanks to”. “Thankfully confess with praise”</w:t>
      </w:r>
    </w:p>
  </w:footnote>
  <w:footnote w:id="594">
    <w:p w14:paraId="08540649" w14:textId="77777777" w:rsidR="00453A38" w:rsidRDefault="00453A38" w:rsidP="00C544D6">
      <w:pPr>
        <w:pStyle w:val="footnote"/>
      </w:pPr>
      <w:r>
        <w:rPr>
          <w:rStyle w:val="FootnoteReference"/>
        </w:rPr>
        <w:footnoteRef/>
      </w:r>
      <w:r>
        <w:t xml:space="preserve"> mercy: </w:t>
      </w:r>
      <w:r w:rsidRPr="00B246C1">
        <w:rPr>
          <w:i/>
        </w:rPr>
        <w:t>or</w:t>
      </w:r>
      <w:r>
        <w:t xml:space="preserve"> love.</w:t>
      </w:r>
    </w:p>
  </w:footnote>
  <w:footnote w:id="595">
    <w:p w14:paraId="471071BF" w14:textId="61D7EC3C" w:rsidR="00453A38" w:rsidRDefault="00453A38" w:rsidP="00854B91">
      <w:pPr>
        <w:pStyle w:val="footnote"/>
      </w:pPr>
      <w:r>
        <w:rPr>
          <w:rStyle w:val="FootnoteReference"/>
        </w:rPr>
        <w:footnoteRef/>
      </w:r>
      <w:r>
        <w:t xml:space="preserve"> [JS] or “observe justice”</w:t>
      </w:r>
    </w:p>
  </w:footnote>
  <w:footnote w:id="596">
    <w:p w14:paraId="03E9E4DD" w14:textId="395B2D3C" w:rsidR="00453A38" w:rsidRDefault="00453A38" w:rsidP="00854B91">
      <w:pPr>
        <w:pStyle w:val="footnote"/>
      </w:pPr>
      <w:r>
        <w:rPr>
          <w:rStyle w:val="FootnoteReference"/>
        </w:rPr>
        <w:footnoteRef/>
      </w:r>
      <w:r>
        <w:t xml:space="preserve"> [JS] literally, “do”</w:t>
      </w:r>
    </w:p>
  </w:footnote>
  <w:footnote w:id="597">
    <w:p w14:paraId="5B7ACE2B" w14:textId="78E5BEF3" w:rsidR="00453A38" w:rsidRDefault="00453A38" w:rsidP="00854B91">
      <w:pPr>
        <w:pStyle w:val="footnote"/>
      </w:pPr>
      <w:r>
        <w:rPr>
          <w:rStyle w:val="FootnoteReference"/>
        </w:rPr>
        <w:footnoteRef/>
      </w:r>
      <w:r>
        <w:t xml:space="preserve"> [JS] or “because of the good will of Your people”</w:t>
      </w:r>
    </w:p>
  </w:footnote>
  <w:footnote w:id="598">
    <w:p w14:paraId="1A81CC74" w14:textId="6EC9F596" w:rsidR="00453A38" w:rsidRDefault="00453A38" w:rsidP="00C544D6">
      <w:pPr>
        <w:pStyle w:val="footnote"/>
      </w:pPr>
      <w:r>
        <w:rPr>
          <w:rStyle w:val="FootnoteReference"/>
        </w:rPr>
        <w:footnoteRef/>
      </w:r>
      <w:r>
        <w:t xml:space="preserve"> Cf. Mark 8:17-21; Matthew 16:9-12.</w:t>
      </w:r>
    </w:p>
  </w:footnote>
  <w:footnote w:id="599">
    <w:p w14:paraId="6D8403EE" w14:textId="7911CBB2" w:rsidR="00453A38" w:rsidRDefault="00453A38" w:rsidP="00FF4329">
      <w:pPr>
        <w:pStyle w:val="footnote"/>
      </w:pPr>
      <w:r>
        <w:rPr>
          <w:rStyle w:val="FootnoteReference"/>
        </w:rPr>
        <w:footnoteRef/>
      </w:r>
      <w:r>
        <w:t xml:space="preserve"> [JS] Fr. Lazarus has “will”</w:t>
      </w:r>
    </w:p>
  </w:footnote>
  <w:footnote w:id="600">
    <w:p w14:paraId="008D3EE2" w14:textId="77777777" w:rsidR="00453A38" w:rsidRDefault="00453A38" w:rsidP="00C544D6">
      <w:pPr>
        <w:pStyle w:val="footnote"/>
      </w:pPr>
      <w:r>
        <w:rPr>
          <w:rStyle w:val="FootnoteReference"/>
        </w:rPr>
        <w:footnoteRef/>
      </w:r>
      <w:r>
        <w:t xml:space="preserve"> Num. 11:34.</w:t>
      </w:r>
    </w:p>
  </w:footnote>
  <w:footnote w:id="601">
    <w:p w14:paraId="45B2152E" w14:textId="77777777" w:rsidR="00453A38" w:rsidRDefault="00453A38" w:rsidP="00C544D6">
      <w:pPr>
        <w:pStyle w:val="footnote"/>
      </w:pPr>
      <w:r>
        <w:rPr>
          <w:rStyle w:val="FootnoteReference"/>
        </w:rPr>
        <w:footnoteRef/>
      </w:r>
      <w:r>
        <w:t xml:space="preserve"> Num. 16:32.</w:t>
      </w:r>
    </w:p>
  </w:footnote>
  <w:footnote w:id="602">
    <w:p w14:paraId="4E447E07" w14:textId="714805BD" w:rsidR="00453A38" w:rsidRDefault="00453A38" w:rsidP="00FF4329">
      <w:pPr>
        <w:pStyle w:val="footnote"/>
      </w:pPr>
      <w:r>
        <w:rPr>
          <w:rStyle w:val="FootnoteReference"/>
        </w:rPr>
        <w:footnoteRef/>
      </w:r>
      <w:r>
        <w:t xml:space="preserve"> [JS] “did obeisance”. “bowed down to”.</w:t>
      </w:r>
    </w:p>
  </w:footnote>
  <w:footnote w:id="603">
    <w:p w14:paraId="74DDF551" w14:textId="7993EDFC" w:rsidR="00453A38" w:rsidRDefault="00453A38" w:rsidP="00FF4329">
      <w:pPr>
        <w:pStyle w:val="footnote"/>
      </w:pPr>
      <w:r>
        <w:rPr>
          <w:rStyle w:val="FootnoteReference"/>
        </w:rPr>
        <w:footnoteRef/>
      </w:r>
      <w:r>
        <w:t xml:space="preserve"> [JS] or fearful, terrible.</w:t>
      </w:r>
    </w:p>
  </w:footnote>
  <w:footnote w:id="604">
    <w:p w14:paraId="5BE35E93" w14:textId="77777777" w:rsidR="00453A38" w:rsidRDefault="00453A38" w:rsidP="00C544D6">
      <w:pPr>
        <w:pStyle w:val="footnote"/>
      </w:pPr>
      <w:r>
        <w:rPr>
          <w:rStyle w:val="FootnoteReference"/>
        </w:rPr>
        <w:footnoteRef/>
      </w:r>
      <w:r>
        <w:t xml:space="preserve"> children: </w:t>
      </w:r>
      <w:r w:rsidRPr="00B246C1">
        <w:rPr>
          <w:i/>
        </w:rPr>
        <w:t>lit</w:t>
      </w:r>
      <w:r>
        <w:t>. seed.</w:t>
      </w:r>
    </w:p>
  </w:footnote>
  <w:footnote w:id="605">
    <w:p w14:paraId="2898F4BB" w14:textId="7CD287CA" w:rsidR="00453A38" w:rsidRDefault="00453A38" w:rsidP="00335B68">
      <w:pPr>
        <w:pStyle w:val="footnote"/>
      </w:pPr>
      <w:r>
        <w:rPr>
          <w:rStyle w:val="FootnoteReference"/>
        </w:rPr>
        <w:footnoteRef/>
      </w:r>
      <w:r>
        <w:t xml:space="preserve"> [JS] or, “destruction”</w:t>
      </w:r>
    </w:p>
  </w:footnote>
  <w:footnote w:id="606">
    <w:p w14:paraId="6145EAB5" w14:textId="4C75086F" w:rsidR="00453A38" w:rsidRDefault="00453A38" w:rsidP="00335B68">
      <w:pPr>
        <w:pStyle w:val="footnote"/>
      </w:pPr>
      <w:r>
        <w:rPr>
          <w:rStyle w:val="FootnoteReference"/>
        </w:rPr>
        <w:footnoteRef/>
      </w:r>
      <w:r>
        <w:t xml:space="preserve"> [JS] or “the breach abated”</w:t>
      </w:r>
    </w:p>
  </w:footnote>
  <w:footnote w:id="607">
    <w:p w14:paraId="7BC84269" w14:textId="5FF802CF" w:rsidR="00453A38" w:rsidRDefault="00453A38" w:rsidP="00335B68">
      <w:pPr>
        <w:pStyle w:val="footnote"/>
      </w:pPr>
      <w:r>
        <w:rPr>
          <w:rStyle w:val="FootnoteReference"/>
        </w:rPr>
        <w:footnoteRef/>
      </w:r>
      <w:r>
        <w:t xml:space="preserve"> [JS] or “reckoned”</w:t>
      </w:r>
    </w:p>
  </w:footnote>
  <w:footnote w:id="608">
    <w:p w14:paraId="7C896B79" w14:textId="22421F6C" w:rsidR="00453A38" w:rsidRDefault="00453A38" w:rsidP="00335B68">
      <w:pPr>
        <w:pStyle w:val="footnote"/>
      </w:pPr>
      <w:r>
        <w:rPr>
          <w:rStyle w:val="FootnoteReference"/>
        </w:rPr>
        <w:footnoteRef/>
      </w:r>
      <w:r>
        <w:t xml:space="preserve"> [JS] literally “mingled” and “works”</w:t>
      </w:r>
    </w:p>
  </w:footnote>
  <w:footnote w:id="609">
    <w:p w14:paraId="642B0591" w14:textId="225C9085" w:rsidR="00453A38" w:rsidRDefault="00453A38" w:rsidP="00F208ED">
      <w:pPr>
        <w:pStyle w:val="footnote"/>
      </w:pPr>
      <w:r>
        <w:rPr>
          <w:rStyle w:val="FootnoteReference"/>
        </w:rPr>
        <w:footnoteRef/>
      </w:r>
      <w:r>
        <w:t xml:space="preserve"> [JS] or “give thanks to”, “thankfully confess with praise”</w:t>
      </w:r>
    </w:p>
  </w:footnote>
  <w:footnote w:id="610">
    <w:p w14:paraId="1D020CD0" w14:textId="190B32B1" w:rsidR="00453A38" w:rsidRDefault="00453A38" w:rsidP="00A87777">
      <w:pPr>
        <w:pStyle w:val="footnote"/>
      </w:pPr>
      <w:r>
        <w:rPr>
          <w:rStyle w:val="FootnoteReference"/>
        </w:rPr>
        <w:footnoteRef/>
      </w:r>
      <w:r>
        <w:t xml:space="preserve"> [JS] or “age to age”</w:t>
      </w:r>
    </w:p>
  </w:footnote>
  <w:footnote w:id="611">
    <w:p w14:paraId="0B2ABDB6" w14:textId="66F5B000" w:rsidR="00453A38" w:rsidRDefault="00453A38" w:rsidP="00F208ED">
      <w:pPr>
        <w:pStyle w:val="footnote"/>
      </w:pPr>
      <w:r>
        <w:rPr>
          <w:rStyle w:val="FootnoteReference"/>
        </w:rPr>
        <w:footnoteRef/>
      </w:r>
      <w:r>
        <w:t xml:space="preserve"> [JS] or “May it be! May it be” or “So be it! So be it!”</w:t>
      </w:r>
    </w:p>
  </w:footnote>
  <w:footnote w:id="612">
    <w:p w14:paraId="04C140F9" w14:textId="166D1F53" w:rsidR="00453A38" w:rsidRDefault="00453A38" w:rsidP="005843FD">
      <w:pPr>
        <w:pStyle w:val="footnote"/>
      </w:pPr>
      <w:r>
        <w:rPr>
          <w:rStyle w:val="FootnoteReference"/>
        </w:rPr>
        <w:footnoteRef/>
      </w:r>
      <w:r>
        <w:t xml:space="preserve"> [JS] or “give thanks to”, “thankfully confess with praise”</w:t>
      </w:r>
    </w:p>
  </w:footnote>
  <w:footnote w:id="613">
    <w:p w14:paraId="338DEC03" w14:textId="41CA3C59" w:rsidR="00453A38" w:rsidRDefault="00453A38" w:rsidP="005843FD">
      <w:pPr>
        <w:pStyle w:val="footnote"/>
      </w:pPr>
      <w:r>
        <w:rPr>
          <w:rStyle w:val="FootnoteReference"/>
        </w:rPr>
        <w:footnoteRef/>
      </w:r>
      <w:r>
        <w:t xml:space="preserve"> [JS] NETS and Fr. Lazarus have “sea” in place of “south”</w:t>
      </w:r>
    </w:p>
  </w:footnote>
  <w:footnote w:id="614">
    <w:p w14:paraId="6197905E" w14:textId="37F1FE6C" w:rsidR="00453A38" w:rsidRDefault="00453A38" w:rsidP="005843FD">
      <w:pPr>
        <w:pStyle w:val="footnote"/>
      </w:pPr>
      <w:r>
        <w:rPr>
          <w:rStyle w:val="FootnoteReference"/>
        </w:rPr>
        <w:footnoteRef/>
      </w:r>
      <w:r>
        <w:t xml:space="preserve"> [JS] or “praise and thank”, “thankfully confess with praise”</w:t>
      </w:r>
    </w:p>
  </w:footnote>
  <w:footnote w:id="615">
    <w:p w14:paraId="2927C9DC" w14:textId="30BA0C90" w:rsidR="00453A38" w:rsidRDefault="00453A38" w:rsidP="008B5FD0">
      <w:pPr>
        <w:pStyle w:val="footnote"/>
      </w:pPr>
      <w:r>
        <w:rPr>
          <w:rStyle w:val="FootnoteReference"/>
        </w:rPr>
        <w:footnoteRef/>
      </w:r>
      <w:r>
        <w:t xml:space="preserve"> [JS] or “praise and thank”, “thankfully confess with praise.”</w:t>
      </w:r>
    </w:p>
  </w:footnote>
  <w:footnote w:id="616">
    <w:p w14:paraId="6B4B3E8B" w14:textId="1A47DD82" w:rsidR="00453A38" w:rsidRDefault="00453A38" w:rsidP="005D0282">
      <w:pPr>
        <w:pStyle w:val="footnote"/>
      </w:pPr>
      <w:r>
        <w:rPr>
          <w:rStyle w:val="FootnoteReference"/>
        </w:rPr>
        <w:footnoteRef/>
      </w:r>
      <w:r>
        <w:t xml:space="preserve"> [JS] or “He helped them out of the way of their iniquity”</w:t>
      </w:r>
    </w:p>
  </w:footnote>
  <w:footnote w:id="617">
    <w:p w14:paraId="3CB0230A" w14:textId="77777777" w:rsidR="00453A38" w:rsidRDefault="00453A38"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18">
    <w:p w14:paraId="4C3C4DC6" w14:textId="4D9A8A9A" w:rsidR="00453A38" w:rsidRDefault="00453A38" w:rsidP="008B5FD0">
      <w:pPr>
        <w:pStyle w:val="footnote"/>
      </w:pPr>
      <w:r>
        <w:rPr>
          <w:rStyle w:val="FootnoteReference"/>
        </w:rPr>
        <w:footnoteRef/>
      </w:r>
      <w:r>
        <w:t xml:space="preserve"> [JS] or “praise and thank”, “thankfully confess with praise”</w:t>
      </w:r>
    </w:p>
  </w:footnote>
  <w:footnote w:id="619">
    <w:p w14:paraId="678ED315" w14:textId="00F5D3AB" w:rsidR="00453A38" w:rsidRDefault="00453A38" w:rsidP="0048178C">
      <w:pPr>
        <w:pStyle w:val="footnote"/>
      </w:pPr>
      <w:r>
        <w:rPr>
          <w:rStyle w:val="FootnoteReference"/>
        </w:rPr>
        <w:footnoteRef/>
      </w:r>
      <w:r>
        <w:t xml:space="preserve"> [JS] Fr. Lazarus has “all their skill was scuttled.”</w:t>
      </w:r>
    </w:p>
  </w:footnote>
  <w:footnote w:id="620">
    <w:p w14:paraId="34CCA381" w14:textId="4D43FBED" w:rsidR="00453A38" w:rsidRDefault="00453A38" w:rsidP="0048178C">
      <w:pPr>
        <w:pStyle w:val="footnote"/>
      </w:pPr>
      <w:r>
        <w:rPr>
          <w:rStyle w:val="FootnoteReference"/>
        </w:rPr>
        <w:footnoteRef/>
      </w:r>
      <w:r>
        <w:t xml:space="preserve"> [JS] or “praise and thank”, “thankfully confess with praise”</w:t>
      </w:r>
    </w:p>
  </w:footnote>
  <w:footnote w:id="621">
    <w:p w14:paraId="4C3D1737" w14:textId="77777777" w:rsidR="00453A38" w:rsidRDefault="00453A38" w:rsidP="00C544D6">
      <w:pPr>
        <w:pStyle w:val="footnote"/>
      </w:pPr>
      <w:r>
        <w:rPr>
          <w:rStyle w:val="FootnoteReference"/>
        </w:rPr>
        <w:footnoteRef/>
      </w:r>
      <w:r>
        <w:t xml:space="preserve"> ‘mercies of the Lord’: </w:t>
      </w:r>
      <w:r w:rsidRPr="00B246C1">
        <w:rPr>
          <w:i/>
        </w:rPr>
        <w:t>or</w:t>
      </w:r>
      <w:r>
        <w:t>, the Lord’s love.</w:t>
      </w:r>
    </w:p>
  </w:footnote>
  <w:footnote w:id="622">
    <w:p w14:paraId="0ED7A10C" w14:textId="45E3CDC2" w:rsidR="00453A38" w:rsidRDefault="00453A38" w:rsidP="00F56D7A">
      <w:pPr>
        <w:pStyle w:val="footnote"/>
      </w:pPr>
      <w:r>
        <w:rPr>
          <w:rStyle w:val="FootnoteReference"/>
        </w:rPr>
        <w:footnoteRef/>
      </w:r>
      <w:r>
        <w:t xml:space="preserve"> [JS] NETS has, “make music”, OSB, “give praise”</w:t>
      </w:r>
    </w:p>
  </w:footnote>
  <w:footnote w:id="623">
    <w:p w14:paraId="004CF885" w14:textId="714969FE" w:rsidR="00453A38" w:rsidRDefault="00453A38" w:rsidP="00F56D7A">
      <w:pPr>
        <w:pStyle w:val="footnote"/>
      </w:pPr>
      <w:r>
        <w:rPr>
          <w:rStyle w:val="FootnoteReference"/>
        </w:rPr>
        <w:footnoteRef/>
      </w:r>
      <w:r>
        <w:t xml:space="preserve"> [JS] “thankfully confess You with praise”</w:t>
      </w:r>
    </w:p>
  </w:footnote>
  <w:footnote w:id="624">
    <w:p w14:paraId="5EB077FD" w14:textId="77777777" w:rsidR="00453A38" w:rsidRDefault="00453A38" w:rsidP="00C544D6">
      <w:pPr>
        <w:pStyle w:val="footnote"/>
      </w:pPr>
      <w:r>
        <w:rPr>
          <w:rStyle w:val="FootnoteReference"/>
        </w:rPr>
        <w:footnoteRef/>
      </w:r>
      <w:r>
        <w:t xml:space="preserve"> The first 6 verses of this Psalm are almost identical with Psalm 56:8-12, and the rest only differ in 3 words from 59:7-14.</w:t>
      </w:r>
    </w:p>
  </w:footnote>
  <w:footnote w:id="625">
    <w:p w14:paraId="56236551" w14:textId="3FD3F8AE" w:rsidR="00453A38" w:rsidRDefault="00453A38" w:rsidP="00F56D7A">
      <w:pPr>
        <w:pStyle w:val="footnote"/>
      </w:pPr>
      <w:r>
        <w:rPr>
          <w:rStyle w:val="FootnoteReference"/>
        </w:rPr>
        <w:footnoteRef/>
      </w:r>
      <w:r>
        <w:t xml:space="preserve"> [JS] “holy place.”</w:t>
      </w:r>
    </w:p>
  </w:footnote>
  <w:footnote w:id="626">
    <w:p w14:paraId="32F80B0A" w14:textId="77777777" w:rsidR="00453A38" w:rsidRDefault="00453A38" w:rsidP="00C544D6">
      <w:pPr>
        <w:pStyle w:val="footnote"/>
      </w:pPr>
      <w:r>
        <w:rPr>
          <w:rStyle w:val="FootnoteReference"/>
        </w:rPr>
        <w:footnoteRef/>
      </w:r>
      <w:r>
        <w:t xml:space="preserve"> See Psalm 59:10 and footnote.</w:t>
      </w:r>
    </w:p>
  </w:footnote>
  <w:footnote w:id="627">
    <w:p w14:paraId="70CC4836" w14:textId="77777777" w:rsidR="00453A38" w:rsidRDefault="00453A38"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28">
    <w:p w14:paraId="38EEC6DA" w14:textId="0ACCF4C3" w:rsidR="00453A38" w:rsidRDefault="00453A38" w:rsidP="00814FC4">
      <w:pPr>
        <w:pStyle w:val="footnote"/>
      </w:pPr>
      <w:r>
        <w:rPr>
          <w:rStyle w:val="FootnoteReference"/>
        </w:rPr>
        <w:footnoteRef/>
      </w:r>
      <w:r>
        <w:t xml:space="preserve"> [JS] or “lawlessness”</w:t>
      </w:r>
    </w:p>
  </w:footnote>
  <w:footnote w:id="629">
    <w:p w14:paraId="67FB27B1" w14:textId="3F7103C4" w:rsidR="00453A38" w:rsidRDefault="00453A38" w:rsidP="00C544D6">
      <w:pPr>
        <w:pStyle w:val="footnote"/>
      </w:pPr>
      <w:r>
        <w:rPr>
          <w:rStyle w:val="FootnoteReference"/>
        </w:rPr>
        <w:footnoteRef/>
      </w:r>
      <w:r>
        <w:t xml:space="preserve"> Cf. Num. 5:22.</w:t>
      </w:r>
    </w:p>
  </w:footnote>
  <w:footnote w:id="630">
    <w:p w14:paraId="292E96AE" w14:textId="77777777" w:rsidR="00453A38" w:rsidRDefault="00453A38" w:rsidP="00C544D6">
      <w:pPr>
        <w:pStyle w:val="footnote"/>
      </w:pPr>
      <w:r>
        <w:rPr>
          <w:rStyle w:val="FootnoteReference"/>
        </w:rPr>
        <w:footnoteRef/>
      </w:r>
      <w:r>
        <w:t xml:space="preserve"> Mt. 27:39.</w:t>
      </w:r>
    </w:p>
  </w:footnote>
  <w:footnote w:id="631">
    <w:p w14:paraId="151268C5" w14:textId="656FFD88" w:rsidR="00453A38" w:rsidRDefault="00453A38" w:rsidP="003A31BD">
      <w:pPr>
        <w:pStyle w:val="footnote"/>
      </w:pPr>
      <w:r>
        <w:rPr>
          <w:rStyle w:val="FootnoteReference"/>
        </w:rPr>
        <w:footnoteRef/>
      </w:r>
      <w:r>
        <w:t xml:space="preserve"> [JS] or “give thanks to”. “thankfully confess with praise”</w:t>
      </w:r>
    </w:p>
  </w:footnote>
  <w:footnote w:id="632">
    <w:p w14:paraId="7B5761D5" w14:textId="1159D032" w:rsidR="00453A38" w:rsidRDefault="00453A38"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33">
    <w:p w14:paraId="6251134D" w14:textId="77777777" w:rsidR="00453A38" w:rsidRDefault="00453A38" w:rsidP="00C544D6">
      <w:pPr>
        <w:pStyle w:val="footnote"/>
      </w:pPr>
      <w:r>
        <w:rPr>
          <w:rStyle w:val="FootnoteReference"/>
        </w:rPr>
        <w:footnoteRef/>
      </w:r>
      <w:r>
        <w:t xml:space="preserve"> The power of the Gospel, the power of the Cross, which is the power of the Holy Spirit given at Pentecost (St. Athanasius).</w:t>
      </w:r>
    </w:p>
  </w:footnote>
  <w:footnote w:id="634">
    <w:p w14:paraId="09E5E6C1" w14:textId="13B68B37" w:rsidR="00453A38" w:rsidRDefault="00453A38" w:rsidP="00AB05E1">
      <w:pPr>
        <w:pStyle w:val="footnote"/>
      </w:pPr>
      <w:r>
        <w:rPr>
          <w:rStyle w:val="FootnoteReference"/>
        </w:rPr>
        <w:footnoteRef/>
      </w:r>
      <w:r>
        <w:t xml:space="preserve"> [JS] “with You is the dominion/rule in the day of Your power”</w:t>
      </w:r>
    </w:p>
  </w:footnote>
  <w:footnote w:id="635">
    <w:p w14:paraId="5B5E529A" w14:textId="5149157C" w:rsidR="00453A38" w:rsidRDefault="00453A38" w:rsidP="00C544D6">
      <w:pPr>
        <w:pStyle w:val="footnote"/>
      </w:pPr>
      <w:r>
        <w:rPr>
          <w:rStyle w:val="FootnoteReference"/>
        </w:rPr>
        <w:footnoteRef/>
      </w:r>
      <w:r>
        <w:t xml:space="preserve"> Cf. 1 Cor. 15:41-43.</w:t>
      </w:r>
    </w:p>
  </w:footnote>
  <w:footnote w:id="636">
    <w:p w14:paraId="58BF3DF2" w14:textId="33BF2504" w:rsidR="00453A38" w:rsidRDefault="00453A38" w:rsidP="00AB05E1">
      <w:pPr>
        <w:pStyle w:val="footnote"/>
      </w:pPr>
      <w:r>
        <w:rPr>
          <w:rStyle w:val="FootnoteReference"/>
        </w:rPr>
        <w:footnoteRef/>
      </w:r>
      <w:r>
        <w:t xml:space="preserve"> [JS] literally “morning star”</w:t>
      </w:r>
    </w:p>
  </w:footnote>
  <w:footnote w:id="637">
    <w:p w14:paraId="4C93D1C9" w14:textId="77777777" w:rsidR="00453A38" w:rsidRDefault="00453A38"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38">
    <w:p w14:paraId="1E1E10F2" w14:textId="52211208" w:rsidR="00453A38" w:rsidRDefault="00453A38" w:rsidP="00AB05E1">
      <w:pPr>
        <w:pStyle w:val="footnote"/>
      </w:pPr>
      <w:r>
        <w:rPr>
          <w:rStyle w:val="FootnoteReference"/>
        </w:rPr>
        <w:footnoteRef/>
      </w:r>
      <w:r>
        <w:t xml:space="preserve"> [JS] Fr. Lazarus renders “repent” as “change His mind”</w:t>
      </w:r>
    </w:p>
  </w:footnote>
  <w:footnote w:id="639">
    <w:p w14:paraId="5DE3DED0" w14:textId="77777777" w:rsidR="00453A38" w:rsidRDefault="00453A38" w:rsidP="00C544D6">
      <w:pPr>
        <w:pStyle w:val="footnote"/>
      </w:pPr>
      <w:r>
        <w:rPr>
          <w:rStyle w:val="FootnoteReference"/>
        </w:rPr>
        <w:footnoteRef/>
      </w:r>
      <w:r>
        <w:t xml:space="preserve"> Heb. 7:21.</w:t>
      </w:r>
    </w:p>
  </w:footnote>
  <w:footnote w:id="640">
    <w:p w14:paraId="09E7C6C1" w14:textId="5A2E3633" w:rsidR="00453A38" w:rsidRDefault="00453A38"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41">
    <w:p w14:paraId="5F67B7A9" w14:textId="253D54A9" w:rsidR="00453A38" w:rsidRDefault="00453A38" w:rsidP="003C200D">
      <w:pPr>
        <w:pStyle w:val="footnote"/>
      </w:pPr>
      <w:r>
        <w:rPr>
          <w:rStyle w:val="FootnoteReference"/>
        </w:rPr>
        <w:footnoteRef/>
      </w:r>
      <w:r>
        <w:t xml:space="preserve"> [JS] or “give thanks,” or “thankfully confess with praise”</w:t>
      </w:r>
    </w:p>
  </w:footnote>
  <w:footnote w:id="642">
    <w:p w14:paraId="71D97FF3" w14:textId="5ADB40B3" w:rsidR="00453A38" w:rsidRDefault="00453A38" w:rsidP="00680987">
      <w:pPr>
        <w:pStyle w:val="footnote"/>
      </w:pPr>
      <w:r>
        <w:rPr>
          <w:rStyle w:val="FootnoteReference"/>
        </w:rPr>
        <w:footnoteRef/>
      </w:r>
      <w:r>
        <w:t xml:space="preserve"> [JS] or “assembly”</w:t>
      </w:r>
    </w:p>
  </w:footnote>
  <w:footnote w:id="643">
    <w:p w14:paraId="794D19AF" w14:textId="3FB23375" w:rsidR="00453A38" w:rsidRDefault="00453A38" w:rsidP="00680987">
      <w:pPr>
        <w:pStyle w:val="footnote"/>
      </w:pPr>
      <w:r>
        <w:rPr>
          <w:rStyle w:val="FootnoteReference"/>
        </w:rPr>
        <w:footnoteRef/>
      </w:r>
      <w:r>
        <w:t xml:space="preserve"> [JS] or “sought out in all things according to His will.”</w:t>
      </w:r>
    </w:p>
  </w:footnote>
  <w:footnote w:id="644">
    <w:p w14:paraId="20B5E251" w14:textId="0958B144" w:rsidR="00453A38" w:rsidRDefault="00453A38" w:rsidP="003C200D">
      <w:pPr>
        <w:pStyle w:val="footnote"/>
      </w:pPr>
      <w:r>
        <w:rPr>
          <w:rStyle w:val="FootnoteReference"/>
        </w:rPr>
        <w:footnoteRef/>
      </w:r>
      <w:r>
        <w:t xml:space="preserve"> [JS] or “thanksgiving,” or “thankful confession with praise”</w:t>
      </w:r>
    </w:p>
  </w:footnote>
  <w:footnote w:id="645">
    <w:p w14:paraId="1BC090E3" w14:textId="77777777" w:rsidR="00453A38" w:rsidRDefault="00453A38"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46">
    <w:p w14:paraId="458325D6" w14:textId="77777777" w:rsidR="00453A38" w:rsidRDefault="00453A38" w:rsidP="00C544D6">
      <w:pPr>
        <w:pStyle w:val="footnote"/>
      </w:pPr>
      <w:r>
        <w:rPr>
          <w:rStyle w:val="FootnoteReference"/>
        </w:rPr>
        <w:footnoteRef/>
      </w:r>
      <w:r>
        <w:t xml:space="preserve"> Gen. 6:18; 9:9f; 15; 17; Ex. 19:5; Mk. 14:24; Lk. 22:20,29,30.</w:t>
      </w:r>
    </w:p>
  </w:footnote>
  <w:footnote w:id="647">
    <w:p w14:paraId="37902716" w14:textId="6DF49123" w:rsidR="00453A38" w:rsidRDefault="00453A38" w:rsidP="001F0BA8">
      <w:pPr>
        <w:pStyle w:val="footnote"/>
      </w:pPr>
      <w:r>
        <w:rPr>
          <w:rStyle w:val="FootnoteReference"/>
        </w:rPr>
        <w:footnoteRef/>
      </w:r>
      <w:r>
        <w:t xml:space="preserve"> [JS] or “awesome”, “terrible”</w:t>
      </w:r>
    </w:p>
  </w:footnote>
  <w:footnote w:id="648">
    <w:p w14:paraId="534F669F" w14:textId="77777777" w:rsidR="00453A38" w:rsidRDefault="00453A38"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49">
    <w:p w14:paraId="2820C079" w14:textId="019C661F" w:rsidR="00453A38" w:rsidRDefault="00453A38" w:rsidP="00C544D6">
      <w:pPr>
        <w:pStyle w:val="footnote"/>
      </w:pPr>
      <w:r>
        <w:rPr>
          <w:rStyle w:val="FootnoteReference"/>
        </w:rPr>
        <w:footnoteRef/>
      </w:r>
      <w:r>
        <w:t xml:space="preserve"> To cultivate this fear is to practice living in the presence of God, which is the height of wisdom and understanding.</w:t>
      </w:r>
    </w:p>
  </w:footnote>
  <w:footnote w:id="650">
    <w:p w14:paraId="4EC2A81B" w14:textId="24C25CFD" w:rsidR="00453A38" w:rsidRDefault="00453A38" w:rsidP="009717D4">
      <w:pPr>
        <w:pStyle w:val="footnote"/>
      </w:pPr>
      <w:r>
        <w:rPr>
          <w:rStyle w:val="FootnoteReference"/>
        </w:rPr>
        <w:footnoteRef/>
      </w:r>
      <w:r>
        <w:t xml:space="preserve"> [JS] or “endures forever and ever”</w:t>
      </w:r>
    </w:p>
  </w:footnote>
  <w:footnote w:id="651">
    <w:p w14:paraId="6ED31546" w14:textId="32850D5D" w:rsidR="00453A38" w:rsidRDefault="00453A38" w:rsidP="00081087">
      <w:pPr>
        <w:pStyle w:val="footnote"/>
      </w:pPr>
      <w:r>
        <w:rPr>
          <w:rStyle w:val="FootnoteReference"/>
        </w:rPr>
        <w:footnoteRef/>
      </w:r>
      <w:r>
        <w:t xml:space="preserve"> [JS] or “dawned”</w:t>
      </w:r>
    </w:p>
  </w:footnote>
  <w:footnote w:id="652">
    <w:p w14:paraId="56F05B01" w14:textId="70E648CE" w:rsidR="00453A38" w:rsidRDefault="00453A38" w:rsidP="00081087">
      <w:pPr>
        <w:pStyle w:val="footnote"/>
      </w:pPr>
      <w:r>
        <w:rPr>
          <w:rStyle w:val="FootnoteReference"/>
        </w:rPr>
        <w:footnoteRef/>
      </w:r>
      <w:r>
        <w:t xml:space="preserve"> [JS] NETS interprets this as “He scattered [His enemies]”</w:t>
      </w:r>
    </w:p>
  </w:footnote>
  <w:footnote w:id="653">
    <w:p w14:paraId="246FBDEA" w14:textId="2D78AE51" w:rsidR="00453A38" w:rsidRDefault="00453A38" w:rsidP="00081087">
      <w:pPr>
        <w:pStyle w:val="footnote"/>
      </w:pPr>
      <w:r>
        <w:rPr>
          <w:rStyle w:val="FootnoteReference"/>
        </w:rPr>
        <w:footnoteRef/>
      </w:r>
      <w:r>
        <w:t xml:space="preserve"> [JS] or “contines forever and ever”</w:t>
      </w:r>
    </w:p>
  </w:footnote>
  <w:footnote w:id="654">
    <w:p w14:paraId="58019E44" w14:textId="02459B25" w:rsidR="00453A38" w:rsidRDefault="00453A38" w:rsidP="00081087">
      <w:pPr>
        <w:pStyle w:val="footnote"/>
      </w:pPr>
      <w:r>
        <w:rPr>
          <w:rStyle w:val="FootnoteReference"/>
        </w:rPr>
        <w:footnoteRef/>
      </w:r>
      <w:r>
        <w:t xml:space="preserve"> [JS] or “he will be raised to power and glory.”</w:t>
      </w:r>
    </w:p>
  </w:footnote>
  <w:footnote w:id="655">
    <w:p w14:paraId="0B84AC37" w14:textId="74BB2C6D" w:rsidR="00453A38" w:rsidRDefault="00453A38" w:rsidP="00C544D6">
      <w:pPr>
        <w:pStyle w:val="footnote"/>
      </w:pPr>
      <w:r>
        <w:rPr>
          <w:rStyle w:val="FootnoteReference"/>
        </w:rPr>
        <w:footnoteRef/>
      </w:r>
      <w:r>
        <w:t xml:space="preserve"> ‘The world is passing away, and the desire for it; but anyone who does the will of God lives forever’ (1 Jn. 2:17).</w:t>
      </w:r>
    </w:p>
  </w:footnote>
  <w:footnote w:id="656">
    <w:p w14:paraId="7BCF6DAD" w14:textId="145C36D2" w:rsidR="00453A38" w:rsidRDefault="00453A38"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57">
    <w:p w14:paraId="5B7D718A" w14:textId="55E58CE6" w:rsidR="00453A38" w:rsidRDefault="00453A38" w:rsidP="00694704">
      <w:pPr>
        <w:pStyle w:val="footnote"/>
      </w:pPr>
      <w:r>
        <w:rPr>
          <w:rStyle w:val="FootnoteReference"/>
        </w:rPr>
        <w:footnoteRef/>
      </w:r>
      <w:r>
        <w:t xml:space="preserve"> [JS] all others have “servants”, but Fr. Athanasius from the Coptic has “children”, which Fr. Lazarus has as well.</w:t>
      </w:r>
    </w:p>
  </w:footnote>
  <w:footnote w:id="658">
    <w:p w14:paraId="5FAF92C9" w14:textId="77777777" w:rsidR="00453A38" w:rsidRDefault="00453A38" w:rsidP="00C544D6">
      <w:pPr>
        <w:pStyle w:val="footnote"/>
      </w:pPr>
      <w:r>
        <w:rPr>
          <w:rStyle w:val="FootnoteReference"/>
        </w:rPr>
        <w:footnoteRef/>
      </w:r>
      <w:r>
        <w:t xml:space="preserve"> Ex. 19:6; 29:43-46; Deut. 27:9; Is. 63:18,19; Jer. 2:3; 2 Cor. 6:16.</w:t>
      </w:r>
    </w:p>
  </w:footnote>
  <w:footnote w:id="659">
    <w:p w14:paraId="6D9F1C7B" w14:textId="0AA2BDBF" w:rsidR="00453A38" w:rsidRDefault="00453A38"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60">
    <w:p w14:paraId="0C14975E" w14:textId="016BE0A8" w:rsidR="00453A38" w:rsidRDefault="00453A38" w:rsidP="00C544D6">
      <w:pPr>
        <w:pStyle w:val="footnote"/>
      </w:pPr>
      <w:r>
        <w:rPr>
          <w:rStyle w:val="FootnoteReference"/>
        </w:rPr>
        <w:footnoteRef/>
      </w:r>
      <w:r>
        <w:t xml:space="preserve"> Earth rocked and rolled in travail at the birth of a nation (cf. Jn. 16:20-22).</w:t>
      </w:r>
    </w:p>
  </w:footnote>
  <w:footnote w:id="661">
    <w:p w14:paraId="57A4E776" w14:textId="40FC4D7E" w:rsidR="00453A38" w:rsidRDefault="00453A38" w:rsidP="004446FE">
      <w:pPr>
        <w:pStyle w:val="footnote"/>
      </w:pPr>
      <w:r>
        <w:rPr>
          <w:rStyle w:val="FootnoteReference"/>
        </w:rPr>
        <w:footnoteRef/>
      </w:r>
      <w:r>
        <w:t xml:space="preserve"> [JS] or “presence”</w:t>
      </w:r>
    </w:p>
  </w:footnote>
  <w:footnote w:id="662">
    <w:p w14:paraId="0CFFAE38" w14:textId="5E3C02BC" w:rsidR="00453A38" w:rsidRDefault="00453A38" w:rsidP="00C544D6">
      <w:pPr>
        <w:pStyle w:val="footnote"/>
      </w:pPr>
      <w:r>
        <w:rPr>
          <w:rStyle w:val="FootnoteReference"/>
        </w:rPr>
        <w:footnoteRef/>
      </w:r>
      <w:r>
        <w:t xml:space="preserve"> Cf. John 1:18; 3:13; Wisdom 18:16.</w:t>
      </w:r>
    </w:p>
  </w:footnote>
  <w:footnote w:id="663">
    <w:p w14:paraId="47CB4F3E" w14:textId="77777777" w:rsidR="00453A38" w:rsidRDefault="00453A38"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64">
    <w:p w14:paraId="30F48768" w14:textId="75F7FA85" w:rsidR="00453A38" w:rsidRDefault="00453A38" w:rsidP="00BD138C">
      <w:pPr>
        <w:pStyle w:val="footnote"/>
      </w:pPr>
      <w:r>
        <w:rPr>
          <w:rStyle w:val="FootnoteReference"/>
        </w:rPr>
        <w:footnoteRef/>
      </w:r>
      <w:r>
        <w:t xml:space="preserve"> [JS] or “from now and forevermore.”</w:t>
      </w:r>
    </w:p>
  </w:footnote>
  <w:footnote w:id="665">
    <w:p w14:paraId="5DABE081" w14:textId="210E3418" w:rsidR="00453A38" w:rsidRDefault="00453A38"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66">
    <w:p w14:paraId="4FB65011" w14:textId="5A457A03" w:rsidR="00453A38" w:rsidRDefault="00453A38" w:rsidP="00D27B1F">
      <w:pPr>
        <w:pStyle w:val="footnote"/>
      </w:pPr>
      <w:r>
        <w:rPr>
          <w:rStyle w:val="FootnoteReference"/>
        </w:rPr>
        <w:footnoteRef/>
      </w:r>
      <w:r>
        <w:t xml:space="preserve"> [JS] or “cry”</w:t>
      </w:r>
    </w:p>
  </w:footnote>
  <w:footnote w:id="667">
    <w:p w14:paraId="181149B5" w14:textId="32524C88" w:rsidR="00453A38" w:rsidRDefault="00453A38" w:rsidP="00D27B1F">
      <w:pPr>
        <w:pStyle w:val="footnote"/>
      </w:pPr>
      <w:r>
        <w:rPr>
          <w:rStyle w:val="FootnoteReference"/>
        </w:rPr>
        <w:footnoteRef/>
      </w:r>
      <w:r>
        <w:t xml:space="preserve"> [JS] or “rescue”, i.e. “O Lord, rescue me!”</w:t>
      </w:r>
    </w:p>
  </w:footnote>
  <w:footnote w:id="668">
    <w:p w14:paraId="25D08CAE" w14:textId="420582EC" w:rsidR="00453A38" w:rsidRDefault="00453A38" w:rsidP="00C544D6">
      <w:pPr>
        <w:pStyle w:val="footnote"/>
      </w:pPr>
      <w:r>
        <w:rPr>
          <w:rStyle w:val="FootnoteReference"/>
        </w:rPr>
        <w:footnoteRef/>
      </w:r>
      <w:r>
        <w:t xml:space="preserve"> cf. Heb. 4:10; Phil. 2:12; Mt. 11:28,29; Jer. 6:16.</w:t>
      </w:r>
    </w:p>
  </w:footnote>
  <w:footnote w:id="669">
    <w:p w14:paraId="05F0C10B" w14:textId="6BC266D9" w:rsidR="00453A38" w:rsidRDefault="00453A38" w:rsidP="0099246B">
      <w:pPr>
        <w:pStyle w:val="footnote"/>
      </w:pPr>
      <w:r>
        <w:rPr>
          <w:rStyle w:val="FootnoteReference"/>
        </w:rPr>
        <w:footnoteRef/>
      </w:r>
      <w:r>
        <w:t xml:space="preserve"> [JS] Fr. Lazarus has, “I will live to please the Lord”</w:t>
      </w:r>
    </w:p>
  </w:footnote>
  <w:footnote w:id="670">
    <w:p w14:paraId="4CB1C48E" w14:textId="77777777" w:rsidR="00453A38" w:rsidRDefault="00453A38" w:rsidP="00C544D6">
      <w:pPr>
        <w:pStyle w:val="footnote"/>
      </w:pPr>
      <w:r>
        <w:rPr>
          <w:rStyle w:val="FootnoteReference"/>
        </w:rPr>
        <w:footnoteRef/>
      </w:r>
      <w:r>
        <w:t xml:space="preserve"> 2 Cor. 4:13.</w:t>
      </w:r>
    </w:p>
  </w:footnote>
  <w:footnote w:id="671">
    <w:p w14:paraId="3BB26747" w14:textId="6DF70EDA" w:rsidR="00453A38" w:rsidRDefault="00453A38" w:rsidP="00040C56">
      <w:pPr>
        <w:pStyle w:val="footnote"/>
      </w:pPr>
      <w:r>
        <w:rPr>
          <w:rStyle w:val="FootnoteReference"/>
        </w:rPr>
        <w:footnoteRef/>
      </w:r>
      <w:r>
        <w:t xml:space="preserve"> [JS] or “brought very low”</w:t>
      </w:r>
    </w:p>
  </w:footnote>
  <w:footnote w:id="672">
    <w:p w14:paraId="14C69153" w14:textId="7E1050DE" w:rsidR="00453A38" w:rsidRDefault="00453A38" w:rsidP="00B403A1">
      <w:pPr>
        <w:pStyle w:val="footnote"/>
      </w:pPr>
      <w:r>
        <w:rPr>
          <w:rStyle w:val="FootnoteReference"/>
        </w:rPr>
        <w:footnoteRef/>
      </w:r>
      <w:r>
        <w:t xml:space="preserve"> [JS] OSB has, “ecstasy,” Fr. Lazarus has “madness,” Brenton has “amazement.”</w:t>
      </w:r>
    </w:p>
  </w:footnote>
  <w:footnote w:id="673">
    <w:p w14:paraId="01F55DAD" w14:textId="6E588482" w:rsidR="00453A38" w:rsidRDefault="00453A38" w:rsidP="00B403A1">
      <w:pPr>
        <w:pStyle w:val="footnote"/>
      </w:pPr>
      <w:r>
        <w:rPr>
          <w:rStyle w:val="FootnoteReference"/>
        </w:rPr>
        <w:footnoteRef/>
      </w:r>
      <w:r>
        <w:t xml:space="preserve"> [JS] NETS and OSB omit vs. 5.</w:t>
      </w:r>
    </w:p>
  </w:footnote>
  <w:footnote w:id="674">
    <w:p w14:paraId="0273528E" w14:textId="77777777" w:rsidR="00453A38" w:rsidRDefault="00453A38" w:rsidP="00F01C0B">
      <w:pPr>
        <w:pStyle w:val="footnote"/>
      </w:pPr>
      <w:r>
        <w:rPr>
          <w:rStyle w:val="FootnoteReference"/>
        </w:rPr>
        <w:footnoteRef/>
      </w:r>
      <w:r>
        <w:t xml:space="preserve"> [JS] literally, “holy ones.”</w:t>
      </w:r>
    </w:p>
  </w:footnote>
  <w:footnote w:id="675">
    <w:p w14:paraId="536B616C" w14:textId="77777777" w:rsidR="00453A38" w:rsidRDefault="00453A38" w:rsidP="00F01C0B">
      <w:pPr>
        <w:pStyle w:val="footnote"/>
      </w:pPr>
      <w:r>
        <w:rPr>
          <w:rStyle w:val="FootnoteReference"/>
        </w:rPr>
        <w:footnoteRef/>
      </w:r>
      <w:r>
        <w:t xml:space="preserve"> </w:t>
      </w:r>
      <w:r w:rsidRPr="00DC02D9">
        <w:rPr>
          <w:i/>
        </w:rPr>
        <w:t>Or:</w:t>
      </w:r>
      <w:r>
        <w:t xml:space="preserve"> costly (Wisdom 1:13-16).</w:t>
      </w:r>
    </w:p>
  </w:footnote>
  <w:footnote w:id="676">
    <w:p w14:paraId="6DE0E1BC" w14:textId="28145809" w:rsidR="00453A38" w:rsidRDefault="00453A38" w:rsidP="00B403A1">
      <w:pPr>
        <w:pStyle w:val="footnote"/>
      </w:pPr>
      <w:r>
        <w:rPr>
          <w:rStyle w:val="FootnoteReference"/>
        </w:rPr>
        <w:footnoteRef/>
      </w:r>
      <w:r>
        <w:t xml:space="preserve"> [JS] litearlly, “slave”.</w:t>
      </w:r>
    </w:p>
  </w:footnote>
  <w:footnote w:id="677">
    <w:p w14:paraId="74CEF705" w14:textId="6A24290B" w:rsidR="00453A38" w:rsidRDefault="00453A38" w:rsidP="00B403A1">
      <w:pPr>
        <w:pStyle w:val="footnote"/>
      </w:pPr>
      <w:r>
        <w:rPr>
          <w:rStyle w:val="FootnoteReference"/>
        </w:rPr>
        <w:footnoteRef/>
      </w:r>
      <w:r>
        <w:t xml:space="preserve"> [JS] [] lacking in NETS and OSB.</w:t>
      </w:r>
    </w:p>
  </w:footnote>
  <w:footnote w:id="678">
    <w:p w14:paraId="380C2FA4" w14:textId="77777777" w:rsidR="00453A38" w:rsidRDefault="00453A38" w:rsidP="00C544D6">
      <w:pPr>
        <w:pStyle w:val="footnote"/>
      </w:pPr>
      <w:r>
        <w:rPr>
          <w:rStyle w:val="FootnoteReference"/>
        </w:rPr>
        <w:footnoteRef/>
      </w:r>
      <w:r>
        <w:t xml:space="preserve"> Rom. 15:11.</w:t>
      </w:r>
    </w:p>
  </w:footnote>
  <w:footnote w:id="679">
    <w:p w14:paraId="62277668" w14:textId="3F273B69" w:rsidR="00453A38" w:rsidRDefault="00453A38" w:rsidP="00A63B10">
      <w:pPr>
        <w:pStyle w:val="footnote"/>
      </w:pPr>
      <w:r>
        <w:rPr>
          <w:rStyle w:val="FootnoteReference"/>
        </w:rPr>
        <w:footnoteRef/>
      </w:r>
      <w:r>
        <w:t xml:space="preserve"> [JS] Fr. Lazarus has “is strong” NETS has “became strong towards us,” OSB has “rules over us.”</w:t>
      </w:r>
    </w:p>
  </w:footnote>
  <w:footnote w:id="680">
    <w:p w14:paraId="5730A607" w14:textId="6F7B9D5F" w:rsidR="00453A38" w:rsidRDefault="00453A38" w:rsidP="00407DA2">
      <w:pPr>
        <w:pStyle w:val="footnote"/>
      </w:pPr>
      <w:r>
        <w:rPr>
          <w:rStyle w:val="FootnoteReference"/>
        </w:rPr>
        <w:footnoteRef/>
      </w:r>
      <w:r>
        <w:t xml:space="preserve"> [JS] “thankfully confess the Lord with praise,” here and throughout</w:t>
      </w:r>
    </w:p>
  </w:footnote>
  <w:footnote w:id="681">
    <w:p w14:paraId="468C84B0" w14:textId="77777777" w:rsidR="00453A38" w:rsidRDefault="00453A38" w:rsidP="00C544D6">
      <w:pPr>
        <w:pStyle w:val="footnote"/>
      </w:pPr>
      <w:r>
        <w:rPr>
          <w:rStyle w:val="FootnoteReference"/>
        </w:rPr>
        <w:footnoteRef/>
      </w:r>
      <w:r>
        <w:t xml:space="preserve"> Mercy </w:t>
      </w:r>
      <w:r w:rsidRPr="00DC02D9">
        <w:rPr>
          <w:i/>
        </w:rPr>
        <w:t>or</w:t>
      </w:r>
      <w:r>
        <w:t xml:space="preserve"> love.</w:t>
      </w:r>
    </w:p>
  </w:footnote>
  <w:footnote w:id="682">
    <w:p w14:paraId="17CB332D" w14:textId="77777777" w:rsidR="00453A38" w:rsidRPr="00C544D6" w:rsidRDefault="00453A38" w:rsidP="00C544D6">
      <w:pPr>
        <w:pStyle w:val="footnote"/>
      </w:pPr>
      <w:r w:rsidRPr="00C544D6">
        <w:rPr>
          <w:rStyle w:val="FootnoteReference"/>
          <w:vertAlign w:val="baseline"/>
        </w:rPr>
        <w:footnoteRef/>
      </w:r>
      <w:r w:rsidRPr="00C544D6">
        <w:t xml:space="preserve"> Heb. 13:6.</w:t>
      </w:r>
    </w:p>
  </w:footnote>
  <w:footnote w:id="683">
    <w:p w14:paraId="0D5076CD" w14:textId="11027FF0" w:rsidR="00453A38" w:rsidRDefault="00453A38" w:rsidP="00C13781">
      <w:pPr>
        <w:pStyle w:val="footnote"/>
      </w:pPr>
      <w:r>
        <w:rPr>
          <w:rStyle w:val="FootnoteReference"/>
        </w:rPr>
        <w:footnoteRef/>
      </w:r>
      <w:r>
        <w:t xml:space="preserve"> [JS] Fr. Lazarus has “see the fall of”</w:t>
      </w:r>
    </w:p>
  </w:footnote>
  <w:footnote w:id="684">
    <w:p w14:paraId="6976F3A7" w14:textId="5D43CA43" w:rsidR="00453A38" w:rsidRDefault="00453A38"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85">
    <w:p w14:paraId="54F1DDA3" w14:textId="7FA1559F" w:rsidR="00453A38" w:rsidRDefault="00453A38" w:rsidP="00283E41">
      <w:pPr>
        <w:pStyle w:val="footnote"/>
      </w:pPr>
      <w:r>
        <w:rPr>
          <w:rStyle w:val="FootnoteReference"/>
        </w:rPr>
        <w:footnoteRef/>
      </w:r>
      <w:r>
        <w:t xml:space="preserve"> [JS] or “give thanks to”, “thankfully confess with praise”</w:t>
      </w:r>
    </w:p>
  </w:footnote>
  <w:footnote w:id="686">
    <w:p w14:paraId="6FF61961" w14:textId="48C00F3F" w:rsidR="00453A38" w:rsidRDefault="00453A38" w:rsidP="00283E41">
      <w:pPr>
        <w:pStyle w:val="footnote"/>
      </w:pPr>
      <w:r>
        <w:rPr>
          <w:rStyle w:val="FootnoteReference"/>
        </w:rPr>
        <w:footnoteRef/>
      </w:r>
      <w:r>
        <w:t xml:space="preserve"> [JS] or “praise and thank,” “thankfully confess with praise”</w:t>
      </w:r>
    </w:p>
  </w:footnote>
  <w:footnote w:id="687">
    <w:p w14:paraId="136E3140" w14:textId="77777777" w:rsidR="00453A38" w:rsidRDefault="00453A38"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88">
    <w:p w14:paraId="130CB8A8" w14:textId="3314BD86" w:rsidR="00453A38" w:rsidRDefault="00453A38" w:rsidP="00283E41">
      <w:pPr>
        <w:pStyle w:val="footnote"/>
      </w:pPr>
      <w:r>
        <w:rPr>
          <w:rStyle w:val="FootnoteReference"/>
        </w:rPr>
        <w:footnoteRef/>
      </w:r>
      <w:r>
        <w:t xml:space="preserve"> [JS] or “prosper us”</w:t>
      </w:r>
    </w:p>
  </w:footnote>
  <w:footnote w:id="689">
    <w:p w14:paraId="7A2D9627" w14:textId="49D0AACD" w:rsidR="00453A38" w:rsidRDefault="00453A38" w:rsidP="00407DA2">
      <w:pPr>
        <w:pStyle w:val="footnote"/>
      </w:pPr>
      <w:r>
        <w:rPr>
          <w:rStyle w:val="FootnoteReference"/>
        </w:rPr>
        <w:footnoteRef/>
      </w:r>
      <w:r>
        <w:t xml:space="preserve"> [JS] or “revealed Himself to us”</w:t>
      </w:r>
    </w:p>
  </w:footnote>
  <w:footnote w:id="690">
    <w:p w14:paraId="05642717" w14:textId="78CE3F15" w:rsidR="00453A38" w:rsidRDefault="00453A38"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91">
    <w:p w14:paraId="27685407" w14:textId="50DBBE13" w:rsidR="00453A38" w:rsidRDefault="00453A38"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92">
    <w:p w14:paraId="10B6A538" w14:textId="218D14D9" w:rsidR="00453A38" w:rsidRDefault="00453A38" w:rsidP="00407DA2">
      <w:pPr>
        <w:pStyle w:val="footnote"/>
      </w:pPr>
      <w:r>
        <w:rPr>
          <w:rStyle w:val="FootnoteReference"/>
        </w:rPr>
        <w:footnoteRef/>
      </w:r>
      <w:r>
        <w:t xml:space="preserve"> [JS] “thankfully confess You with praise”</w:t>
      </w:r>
    </w:p>
  </w:footnote>
  <w:footnote w:id="693">
    <w:p w14:paraId="327B2E03" w14:textId="17966534" w:rsidR="00453A38" w:rsidRDefault="00453A38" w:rsidP="00407DA2">
      <w:pPr>
        <w:pStyle w:val="footnote"/>
      </w:pPr>
      <w:r>
        <w:rPr>
          <w:rStyle w:val="FootnoteReference"/>
        </w:rPr>
        <w:footnoteRef/>
      </w:r>
      <w:r>
        <w:t xml:space="preserve"> [JS] “thankfully confess You with praise”</w:t>
      </w:r>
    </w:p>
  </w:footnote>
  <w:footnote w:id="694">
    <w:p w14:paraId="6E3C51BA" w14:textId="77777777" w:rsidR="00453A38" w:rsidRDefault="00453A38"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95">
    <w:p w14:paraId="1B184B80" w14:textId="77777777" w:rsidR="00453A38" w:rsidRDefault="00453A38" w:rsidP="00C544D6">
      <w:pPr>
        <w:pStyle w:val="footnote"/>
      </w:pPr>
      <w:r>
        <w:rPr>
          <w:rStyle w:val="FootnoteReference"/>
        </w:rPr>
        <w:footnoteRef/>
      </w:r>
      <w:r>
        <w:t xml:space="preserve"> Rom. 10:5; Gal. 3:12; Lev. 18:5; Luke 10:25-28.</w:t>
      </w:r>
    </w:p>
  </w:footnote>
  <w:footnote w:id="696">
    <w:p w14:paraId="0E153BF4" w14:textId="77777777" w:rsidR="00453A38" w:rsidRDefault="00453A38"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97">
    <w:p w14:paraId="5FA9B9EF" w14:textId="77777777" w:rsidR="00453A38" w:rsidRDefault="00453A38"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98">
    <w:p w14:paraId="253864F1" w14:textId="16AD5912" w:rsidR="00453A38" w:rsidRDefault="00453A38" w:rsidP="00E869A6">
      <w:pPr>
        <w:pStyle w:val="footnote"/>
      </w:pPr>
      <w:r>
        <w:rPr>
          <w:rStyle w:val="FootnoteReference"/>
        </w:rPr>
        <w:footnoteRef/>
      </w:r>
      <w:r>
        <w:t xml:space="preserve"> [JS] or “ordinances”. Fr. Athanasius has, “truths”. Literally something engraved or inscribed.</w:t>
      </w:r>
    </w:p>
  </w:footnote>
  <w:footnote w:id="699">
    <w:p w14:paraId="18017E7A" w14:textId="699B3F0B" w:rsidR="00453A38" w:rsidRDefault="00453A38" w:rsidP="00E869A6">
      <w:pPr>
        <w:pStyle w:val="footnote"/>
      </w:pPr>
      <w:r>
        <w:rPr>
          <w:rStyle w:val="FootnoteReference"/>
        </w:rPr>
        <w:footnoteRef/>
      </w:r>
      <w:r>
        <w:t xml:space="preserve"> [JS] Fr. Lazarus has “praise and thank”. Could be rendered, “thankfully confess You with praise”.</w:t>
      </w:r>
    </w:p>
  </w:footnote>
  <w:footnote w:id="700">
    <w:p w14:paraId="6175A855" w14:textId="57690D3E" w:rsidR="00453A38" w:rsidRDefault="00453A38" w:rsidP="00C57482">
      <w:pPr>
        <w:pStyle w:val="footnote"/>
      </w:pPr>
      <w:r>
        <w:rPr>
          <w:rStyle w:val="FootnoteReference"/>
        </w:rPr>
        <w:footnoteRef/>
      </w:r>
      <w:r>
        <w:t xml:space="preserve"> [JS] or “sayings,” or “teachings”</w:t>
      </w:r>
    </w:p>
  </w:footnote>
  <w:footnote w:id="701">
    <w:p w14:paraId="798DF7BE" w14:textId="68962B07" w:rsidR="00453A38" w:rsidRDefault="00453A38" w:rsidP="00BE75D2">
      <w:pPr>
        <w:pStyle w:val="footnote"/>
      </w:pPr>
      <w:r>
        <w:rPr>
          <w:rStyle w:val="FootnoteReference"/>
        </w:rPr>
        <w:footnoteRef/>
      </w:r>
      <w:r>
        <w:t xml:space="preserve"> [JS] Fr. Athanasius has, “repaly,” Brenton has “recompense”</w:t>
      </w:r>
    </w:p>
  </w:footnote>
  <w:footnote w:id="702">
    <w:p w14:paraId="0D4EEBCE" w14:textId="0AC85059" w:rsidR="00453A38" w:rsidRDefault="00453A38"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03">
    <w:p w14:paraId="27B8F97B" w14:textId="77777777" w:rsidR="00453A38" w:rsidRDefault="00453A38"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04">
    <w:p w14:paraId="7E47ADA2" w14:textId="77777777" w:rsidR="00453A38" w:rsidRDefault="00453A38"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05">
    <w:p w14:paraId="1EDD2AC5" w14:textId="77777777" w:rsidR="00453A38" w:rsidRDefault="00453A38" w:rsidP="00C544D6">
      <w:pPr>
        <w:pStyle w:val="footnote"/>
      </w:pPr>
      <w:r>
        <w:rPr>
          <w:rStyle w:val="FootnoteReference"/>
        </w:rPr>
        <w:footnoteRef/>
      </w:r>
      <w:r>
        <w:t xml:space="preserve"> sloth: </w:t>
      </w:r>
      <w:r w:rsidRPr="0002544A">
        <w:rPr>
          <w:i/>
        </w:rPr>
        <w:t>or:</w:t>
      </w:r>
      <w:r>
        <w:t xml:space="preserve"> accidie.</w:t>
      </w:r>
    </w:p>
  </w:footnote>
  <w:footnote w:id="706">
    <w:p w14:paraId="35335E72" w14:textId="703A0471" w:rsidR="00453A38" w:rsidRDefault="00453A38" w:rsidP="005E7419">
      <w:pPr>
        <w:pStyle w:val="footnote"/>
      </w:pPr>
      <w:r>
        <w:rPr>
          <w:rStyle w:val="FootnoteReference"/>
        </w:rPr>
        <w:footnoteRef/>
      </w:r>
      <w:r>
        <w:t xml:space="preserve"> [JS] or “establish,” “confirm”</w:t>
      </w:r>
    </w:p>
  </w:footnote>
  <w:footnote w:id="707">
    <w:p w14:paraId="2E991C7E" w14:textId="4933BF85" w:rsidR="00453A38" w:rsidRDefault="00453A38" w:rsidP="00B5676D">
      <w:pPr>
        <w:pStyle w:val="footnote"/>
      </w:pPr>
      <w:r>
        <w:rPr>
          <w:rStyle w:val="FootnoteReference"/>
        </w:rPr>
        <w:footnoteRef/>
      </w:r>
      <w:r>
        <w:t xml:space="preserve"> [JS] or “covetousness”</w:t>
      </w:r>
    </w:p>
  </w:footnote>
  <w:footnote w:id="708">
    <w:p w14:paraId="25BE986A" w14:textId="2129563B" w:rsidR="00453A38" w:rsidRDefault="00453A38"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09">
    <w:p w14:paraId="1BE9F3FA" w14:textId="704CDB82" w:rsidR="00453A38" w:rsidRDefault="00453A38" w:rsidP="00C544D6">
      <w:pPr>
        <w:pStyle w:val="footnote"/>
      </w:pPr>
      <w:r>
        <w:rPr>
          <w:rStyle w:val="FootnoteReference"/>
        </w:rPr>
        <w:footnoteRef/>
      </w:r>
      <w:r>
        <w:t xml:space="preserve"> Christ is our way and our righteousness (cf. Jn. 14:6; 1 Cor 1:30; Ephes. 2:5-7).</w:t>
      </w:r>
    </w:p>
  </w:footnote>
  <w:footnote w:id="710">
    <w:p w14:paraId="79416CA6" w14:textId="027AF494" w:rsidR="00453A38" w:rsidRDefault="00453A38" w:rsidP="00C544D6">
      <w:pPr>
        <w:pStyle w:val="footnote"/>
      </w:pPr>
      <w:r>
        <w:rPr>
          <w:rStyle w:val="FootnoteReference"/>
        </w:rPr>
        <w:footnoteRef/>
      </w:r>
      <w:r>
        <w:t xml:space="preserve"> The house of wisdom can be built only if the fear of God is rooted deeply in the soul (cf. St Ambrose).</w:t>
      </w:r>
    </w:p>
  </w:footnote>
  <w:footnote w:id="711">
    <w:p w14:paraId="5DF20A4C" w14:textId="42D6EF77" w:rsidR="00453A38" w:rsidRDefault="00453A38" w:rsidP="00C544D6">
      <w:pPr>
        <w:pStyle w:val="footnote"/>
      </w:pPr>
      <w:r>
        <w:rPr>
          <w:rStyle w:val="FootnoteReference"/>
        </w:rPr>
        <w:footnoteRef/>
      </w:r>
      <w:r>
        <w:t xml:space="preserve"> Christ is our way and our righteousness (cf. Jn. 14:6; 1 Cor 1:30; Ephes. 2:5-7). &lt;see 2 footnotes above&gt;</w:t>
      </w:r>
    </w:p>
  </w:footnote>
  <w:footnote w:id="712">
    <w:p w14:paraId="2981F854" w14:textId="7B631D2E" w:rsidR="00453A38" w:rsidRDefault="00453A38" w:rsidP="00C544D6">
      <w:pPr>
        <w:pStyle w:val="footnote"/>
      </w:pPr>
      <w:r>
        <w:rPr>
          <w:rStyle w:val="FootnoteReference"/>
        </w:rPr>
        <w:footnoteRef/>
      </w:r>
      <w:r>
        <w:t xml:space="preserve"> </w:t>
      </w:r>
      <w:r w:rsidRPr="0002544A">
        <w:rPr>
          <w:i/>
        </w:rPr>
        <w:t>Lit</w:t>
      </w:r>
      <w:r>
        <w:t>. Face: a Hebraism for ‘favor’. (Cf. Psalm 44:13).</w:t>
      </w:r>
    </w:p>
  </w:footnote>
  <w:footnote w:id="713">
    <w:p w14:paraId="38605490" w14:textId="30AFC73A" w:rsidR="00453A38" w:rsidRDefault="00453A38" w:rsidP="00D305E3">
      <w:pPr>
        <w:pStyle w:val="footnote"/>
      </w:pPr>
      <w:r>
        <w:rPr>
          <w:rStyle w:val="FootnoteReference"/>
        </w:rPr>
        <w:footnoteRef/>
      </w:r>
      <w:r>
        <w:t xml:space="preserve"> [JS] or “thank,” “thankfully confess You with praise”</w:t>
      </w:r>
    </w:p>
  </w:footnote>
  <w:footnote w:id="714">
    <w:p w14:paraId="7A206583" w14:textId="77777777" w:rsidR="00453A38" w:rsidRDefault="00453A38"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15">
    <w:p w14:paraId="47E338DE" w14:textId="77777777" w:rsidR="00453A38" w:rsidRDefault="00453A38" w:rsidP="00C544D6">
      <w:pPr>
        <w:pStyle w:val="footnote"/>
      </w:pPr>
      <w:r>
        <w:rPr>
          <w:rStyle w:val="FootnoteReference"/>
        </w:rPr>
        <w:footnoteRef/>
      </w:r>
      <w:r>
        <w:t xml:space="preserve"> Curdled with scorn, anger and fear.</w:t>
      </w:r>
    </w:p>
  </w:footnote>
  <w:footnote w:id="716">
    <w:p w14:paraId="7309743D" w14:textId="0EE8ABB9" w:rsidR="00453A38" w:rsidRDefault="00453A38" w:rsidP="00C544D6">
      <w:pPr>
        <w:pStyle w:val="footnote"/>
      </w:pPr>
      <w:r>
        <w:rPr>
          <w:rStyle w:val="FootnoteReference"/>
        </w:rPr>
        <w:footnoteRef/>
      </w:r>
      <w:r>
        <w:t xml:space="preserve"> Was St. Peter poor when he had no gold and silver for the cripple? They are not currency in Canaan (cf. St. Chrysostom).</w:t>
      </w:r>
    </w:p>
  </w:footnote>
  <w:footnote w:id="717">
    <w:p w14:paraId="093B35A7" w14:textId="6379C8CD" w:rsidR="00453A38" w:rsidRDefault="00453A38"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18">
    <w:p w14:paraId="66EEA7F3" w14:textId="2655C0E8" w:rsidR="00453A38" w:rsidRDefault="00453A38" w:rsidP="00C936FC">
      <w:pPr>
        <w:pStyle w:val="footnote"/>
      </w:pPr>
      <w:r>
        <w:rPr>
          <w:rStyle w:val="FootnoteReference"/>
        </w:rPr>
        <w:footnoteRef/>
      </w:r>
      <w:r>
        <w:t xml:space="preserve"> [JS] i.e. my eyes were straigned looking for your word.</w:t>
      </w:r>
    </w:p>
  </w:footnote>
  <w:footnote w:id="719">
    <w:p w14:paraId="4CBD2EF6" w14:textId="212825E8" w:rsidR="00453A38" w:rsidRDefault="00453A38"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20">
    <w:p w14:paraId="10BF754D" w14:textId="77777777" w:rsidR="00453A38" w:rsidRDefault="00453A38" w:rsidP="00C544D6">
      <w:pPr>
        <w:pStyle w:val="footnote"/>
      </w:pPr>
      <w:r>
        <w:rPr>
          <w:rStyle w:val="FootnoteReference"/>
        </w:rPr>
        <w:footnoteRef/>
      </w:r>
      <w:r>
        <w:t xml:space="preserve"> Sprinkled with hoar-frost, a wineskin is like the greying head of an old man.</w:t>
      </w:r>
    </w:p>
  </w:footnote>
  <w:footnote w:id="721">
    <w:p w14:paraId="297C1D16" w14:textId="55FFB7CB" w:rsidR="00453A38" w:rsidRDefault="00453A38" w:rsidP="00D9575C">
      <w:pPr>
        <w:pStyle w:val="footnote"/>
      </w:pPr>
      <w:r>
        <w:rPr>
          <w:rStyle w:val="FootnoteReference"/>
        </w:rPr>
        <w:footnoteRef/>
      </w:r>
      <w:r>
        <w:t xml:space="preserve"> [JS] revive, “give me life”</w:t>
      </w:r>
    </w:p>
  </w:footnote>
  <w:footnote w:id="722">
    <w:p w14:paraId="43860D7B" w14:textId="0D5C0E48" w:rsidR="00453A38" w:rsidRDefault="00453A38" w:rsidP="00D9575C">
      <w:pPr>
        <w:pStyle w:val="footnote"/>
      </w:pPr>
      <w:r>
        <w:rPr>
          <w:rStyle w:val="FootnoteReference"/>
        </w:rPr>
        <w:footnoteRef/>
      </w:r>
      <w:r>
        <w:t xml:space="preserve"> [JS] “all things together”, i.e. “all the universe”</w:t>
      </w:r>
    </w:p>
  </w:footnote>
  <w:footnote w:id="723">
    <w:p w14:paraId="1C03CDF6" w14:textId="6210968E" w:rsidR="00453A38" w:rsidRDefault="00453A38"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24">
    <w:p w14:paraId="590118AD" w14:textId="77777777" w:rsidR="00453A38" w:rsidRDefault="00453A38" w:rsidP="00C544D6">
      <w:pPr>
        <w:pStyle w:val="footnote"/>
      </w:pPr>
      <w:r>
        <w:rPr>
          <w:rStyle w:val="FootnoteReference"/>
        </w:rPr>
        <w:footnoteRef/>
      </w:r>
      <w:r>
        <w:t xml:space="preserve"> hear: </w:t>
      </w:r>
      <w:r w:rsidRPr="0002544A">
        <w:rPr>
          <w:i/>
        </w:rPr>
        <w:t>lit</w:t>
      </w:r>
      <w:r>
        <w:t>. gullet, throat, larynx.</w:t>
      </w:r>
    </w:p>
  </w:footnote>
  <w:footnote w:id="725">
    <w:p w14:paraId="1A1C9B89" w14:textId="77777777" w:rsidR="00453A38" w:rsidRDefault="00453A38"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26">
    <w:p w14:paraId="608F88F3" w14:textId="5EEF24C6" w:rsidR="00453A38" w:rsidRDefault="00453A38" w:rsidP="004D36A2">
      <w:pPr>
        <w:pStyle w:val="footnote"/>
      </w:pPr>
      <w:r>
        <w:rPr>
          <w:rStyle w:val="FootnoteReference"/>
        </w:rPr>
        <w:footnoteRef/>
      </w:r>
      <w:r>
        <w:t xml:space="preserve"> [JS] probably “forever for a reward”, rather than “for an eternal reward”</w:t>
      </w:r>
    </w:p>
  </w:footnote>
  <w:footnote w:id="727">
    <w:p w14:paraId="5687A5D1" w14:textId="12E6D97D" w:rsidR="00453A38" w:rsidRDefault="00453A38"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28">
    <w:p w14:paraId="2CF134F8" w14:textId="13011A8D" w:rsidR="00453A38" w:rsidRDefault="00453A38"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29">
    <w:p w14:paraId="3C89D31A" w14:textId="188553A2" w:rsidR="00453A38" w:rsidRDefault="00453A38"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30">
    <w:p w14:paraId="0E747174" w14:textId="77777777" w:rsidR="00453A38" w:rsidRDefault="00453A38" w:rsidP="00C544D6">
      <w:pPr>
        <w:pStyle w:val="footnote"/>
      </w:pPr>
      <w:r>
        <w:rPr>
          <w:rStyle w:val="FootnoteReference"/>
        </w:rPr>
        <w:footnoteRef/>
      </w:r>
      <w:r>
        <w:t xml:space="preserve"> These words are repeated by the deacon at the beginning of the Divine Liturgy.</w:t>
      </w:r>
    </w:p>
  </w:footnote>
  <w:footnote w:id="731">
    <w:p w14:paraId="24311CED" w14:textId="1E1A85CD" w:rsidR="00453A38" w:rsidRDefault="00453A38"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32">
    <w:p w14:paraId="31DA08D1" w14:textId="75A07B30" w:rsidR="00453A38" w:rsidRDefault="00453A38" w:rsidP="00027E51">
      <w:pPr>
        <w:pStyle w:val="footnote"/>
      </w:pPr>
      <w:r>
        <w:rPr>
          <w:rStyle w:val="FootnoteReference"/>
        </w:rPr>
        <w:footnoteRef/>
      </w:r>
      <w:r>
        <w:t xml:space="preserve"> [JS] or “I directed myself towards”</w:t>
      </w:r>
    </w:p>
  </w:footnote>
  <w:footnote w:id="733">
    <w:p w14:paraId="0B2F62E7" w14:textId="0CF252B5" w:rsidR="00453A38" w:rsidRDefault="00453A38" w:rsidP="00C544D6">
      <w:pPr>
        <w:pStyle w:val="footnote"/>
      </w:pPr>
      <w:r>
        <w:rPr>
          <w:rStyle w:val="FootnoteReference"/>
        </w:rPr>
        <w:footnoteRef/>
      </w:r>
      <w:r>
        <w:t xml:space="preserve"> Cf. Lk. 24:27,32,45.</w:t>
      </w:r>
    </w:p>
  </w:footnote>
  <w:footnote w:id="734">
    <w:p w14:paraId="081BE299" w14:textId="0DC86D26" w:rsidR="00453A38" w:rsidRDefault="00453A38" w:rsidP="00027E51">
      <w:pPr>
        <w:pStyle w:val="footnote"/>
      </w:pPr>
      <w:r>
        <w:rPr>
          <w:rStyle w:val="FootnoteReference"/>
        </w:rPr>
        <w:footnoteRef/>
      </w:r>
      <w:r>
        <w:t xml:space="preserve"> [JS] Fr. Lazarus and Fr. Athanasius interpret this as “the Spirit” or “a Spirit”, (breath and spirit being the same word)</w:t>
      </w:r>
    </w:p>
  </w:footnote>
  <w:footnote w:id="735">
    <w:p w14:paraId="33F1F13D" w14:textId="77777777" w:rsidR="00453A38" w:rsidRDefault="00453A38" w:rsidP="00C544D6">
      <w:pPr>
        <w:pStyle w:val="footnote"/>
      </w:pPr>
      <w:r>
        <w:rPr>
          <w:rStyle w:val="FootnoteReference"/>
        </w:rPr>
        <w:footnoteRef/>
      </w:r>
      <w:r>
        <w:t xml:space="preserve"> Just as we who claim to love God judge it right to show mercy, so we can expect the divine mercy (Mt. 5:7).</w:t>
      </w:r>
    </w:p>
  </w:footnote>
  <w:footnote w:id="736">
    <w:p w14:paraId="63C08946" w14:textId="7EC52CFB" w:rsidR="00453A38" w:rsidRDefault="00453A38" w:rsidP="00C544D6">
      <w:pPr>
        <w:pStyle w:val="footnote"/>
      </w:pPr>
      <w:r>
        <w:rPr>
          <w:rStyle w:val="FootnoteReference"/>
        </w:rPr>
        <w:footnoteRef/>
      </w:r>
      <w:r>
        <w:t xml:space="preserve"> pure: </w:t>
      </w:r>
      <w:r w:rsidRPr="007B4ADE">
        <w:rPr>
          <w:i/>
        </w:rPr>
        <w:t>lit</w:t>
      </w:r>
      <w:r>
        <w:t>. burnt, fired: hence refined and pure (cf. Psalm 11:7).</w:t>
      </w:r>
    </w:p>
  </w:footnote>
  <w:footnote w:id="737">
    <w:p w14:paraId="6C5F33A5" w14:textId="77777777" w:rsidR="00453A38" w:rsidRDefault="00453A38"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38">
    <w:p w14:paraId="1B4D2C64" w14:textId="77376B3B" w:rsidR="00453A38" w:rsidRDefault="00453A38"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39">
    <w:p w14:paraId="7AACBE15" w14:textId="544AAC0D" w:rsidR="00453A38" w:rsidRDefault="00453A38"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40">
    <w:p w14:paraId="316360CF" w14:textId="52D1E6E8" w:rsidR="00453A38" w:rsidRDefault="00453A38" w:rsidP="00330381">
      <w:pPr>
        <w:pStyle w:val="footnote"/>
      </w:pPr>
      <w:r>
        <w:rPr>
          <w:rStyle w:val="FootnoteReference"/>
        </w:rPr>
        <w:footnoteRef/>
      </w:r>
      <w:r>
        <w:t xml:space="preserve"> [JS] or “wickedness”</w:t>
      </w:r>
    </w:p>
  </w:footnote>
  <w:footnote w:id="741">
    <w:p w14:paraId="50052FF4" w14:textId="1790CFD6" w:rsidR="00453A38" w:rsidRDefault="00453A38" w:rsidP="00C544D6">
      <w:pPr>
        <w:pStyle w:val="footnote"/>
      </w:pPr>
      <w:r>
        <w:rPr>
          <w:rStyle w:val="FootnoteReference"/>
        </w:rPr>
        <w:footnoteRef/>
      </w:r>
      <w:r>
        <w:t xml:space="preserve"> Cf. Ps. 110:10.</w:t>
      </w:r>
    </w:p>
  </w:footnote>
  <w:footnote w:id="742">
    <w:p w14:paraId="720D7516" w14:textId="1A9EC268" w:rsidR="00453A38" w:rsidRDefault="00453A38"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43">
    <w:p w14:paraId="7BCCBEE9" w14:textId="2E070483" w:rsidR="00453A38" w:rsidRDefault="00453A38" w:rsidP="00922B79">
      <w:pPr>
        <w:pStyle w:val="footnote"/>
      </w:pPr>
      <w:r>
        <w:rPr>
          <w:rStyle w:val="FootnoteReference"/>
        </w:rPr>
        <w:footnoteRef/>
      </w:r>
      <w:r>
        <w:t xml:space="preserve"> [JS] Coptic has, “Name”.</w:t>
      </w:r>
    </w:p>
  </w:footnote>
  <w:footnote w:id="744">
    <w:p w14:paraId="6758F0AB" w14:textId="1B97FFBE" w:rsidR="00453A38" w:rsidRDefault="00453A38" w:rsidP="00922B79">
      <w:pPr>
        <w:pStyle w:val="footnote"/>
      </w:pPr>
      <w:r>
        <w:rPr>
          <w:rStyle w:val="FootnoteReference"/>
        </w:rPr>
        <w:footnoteRef/>
      </w:r>
      <w:r>
        <w:t xml:space="preserve"> [JS] or “word,” or “teachings</w:t>
      </w:r>
    </w:p>
  </w:footnote>
  <w:footnote w:id="745">
    <w:p w14:paraId="6F9983BE" w14:textId="25FEB91F" w:rsidR="00453A38" w:rsidRDefault="00453A38" w:rsidP="00881117">
      <w:pPr>
        <w:pStyle w:val="footnote"/>
      </w:pPr>
      <w:r>
        <w:rPr>
          <w:rStyle w:val="FootnoteReference"/>
        </w:rPr>
        <w:footnoteRef/>
      </w:r>
      <w:r>
        <w:t xml:space="preserve"> [JS] Fr. Athanaius has “or what shall be added unto you, by a deceitful ltongue?”</w:t>
      </w:r>
    </w:p>
  </w:footnote>
  <w:footnote w:id="746">
    <w:p w14:paraId="0951B7D8" w14:textId="2424F68A" w:rsidR="00453A38" w:rsidRDefault="00453A38" w:rsidP="00C544D6">
      <w:pPr>
        <w:pStyle w:val="footnote"/>
      </w:pPr>
      <w:r>
        <w:rPr>
          <w:rStyle w:val="FootnoteReference"/>
        </w:rPr>
        <w:footnoteRef/>
      </w:r>
      <w:r>
        <w:t xml:space="preserve"> Cf. Psalm 139:11; Rom. 12:20. ‘Coals of hell’. For desolation as the equivalent of hell, see Mark 13:14.</w:t>
      </w:r>
    </w:p>
  </w:footnote>
  <w:footnote w:id="747">
    <w:p w14:paraId="1F068DD9" w14:textId="40950119" w:rsidR="00453A38" w:rsidRDefault="00453A38" w:rsidP="00C544D6">
      <w:pPr>
        <w:pStyle w:val="footnote"/>
      </w:pPr>
      <w:r>
        <w:rPr>
          <w:rStyle w:val="FootnoteReference"/>
        </w:rPr>
        <w:footnoteRef/>
      </w:r>
      <w:r>
        <w:t xml:space="preserve"> Cf. Jeremiah 3:23. I look through the hills to their unseen Maker.</w:t>
      </w:r>
    </w:p>
  </w:footnote>
  <w:footnote w:id="748">
    <w:p w14:paraId="597C7008" w14:textId="630EBDA2" w:rsidR="00453A38" w:rsidRDefault="00453A38"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49">
    <w:p w14:paraId="17B7D2D5" w14:textId="062D6F27" w:rsidR="00453A38" w:rsidRDefault="00453A38" w:rsidP="00CE55B0">
      <w:pPr>
        <w:pStyle w:val="footnote"/>
      </w:pPr>
      <w:r>
        <w:rPr>
          <w:rStyle w:val="FootnoteReference"/>
        </w:rPr>
        <w:footnoteRef/>
      </w:r>
      <w:r>
        <w:t xml:space="preserve"> [JS] Fr. Athanasius has, “Jerusalem is built as a city: her good pleasure is in this and that:”</w:t>
      </w:r>
    </w:p>
  </w:footnote>
  <w:footnote w:id="750">
    <w:p w14:paraId="15E2D793" w14:textId="77777777" w:rsidR="00453A38" w:rsidRDefault="00453A38"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51">
    <w:p w14:paraId="15A2BE54" w14:textId="760CD576" w:rsidR="00453A38" w:rsidRDefault="00453A38" w:rsidP="00CE55B0">
      <w:pPr>
        <w:pStyle w:val="footnote"/>
      </w:pPr>
      <w:r>
        <w:rPr>
          <w:rStyle w:val="FootnoteReference"/>
        </w:rPr>
        <w:footnoteRef/>
      </w:r>
      <w:r>
        <w:t xml:space="preserve"> [JS] or “thank and praise”, “thankfully confess with praise”</w:t>
      </w:r>
    </w:p>
  </w:footnote>
  <w:footnote w:id="752">
    <w:p w14:paraId="351045EF" w14:textId="461615AB" w:rsidR="00453A38" w:rsidRDefault="00453A38" w:rsidP="0033276B">
      <w:pPr>
        <w:pStyle w:val="footnote"/>
      </w:pPr>
      <w:r>
        <w:rPr>
          <w:rStyle w:val="FootnoteReference"/>
        </w:rPr>
        <w:footnoteRef/>
      </w:r>
      <w:r>
        <w:t xml:space="preserve"> [JS] or “pray” or “ask after” “that which pertains to the pace of Jesrusalem”</w:t>
      </w:r>
    </w:p>
  </w:footnote>
  <w:footnote w:id="753">
    <w:p w14:paraId="3A74CEC3" w14:textId="7502B3A2" w:rsidR="00453A38" w:rsidRDefault="00453A38"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54">
    <w:p w14:paraId="2E2CD6B3" w14:textId="77777777" w:rsidR="00453A38" w:rsidRDefault="00453A38" w:rsidP="00C544D6">
      <w:pPr>
        <w:pStyle w:val="footnote"/>
      </w:pPr>
      <w:r>
        <w:rPr>
          <w:rStyle w:val="FootnoteReference"/>
        </w:rPr>
        <w:footnoteRef/>
      </w:r>
      <w:r>
        <w:t xml:space="preserve"> Hebrews 11:26; 13:13.</w:t>
      </w:r>
    </w:p>
  </w:footnote>
  <w:footnote w:id="755">
    <w:p w14:paraId="09354BED" w14:textId="77777777" w:rsidR="00453A38" w:rsidRDefault="00453A38" w:rsidP="00C544D6">
      <w:pPr>
        <w:pStyle w:val="footnote"/>
      </w:pPr>
      <w:r>
        <w:rPr>
          <w:rStyle w:val="FootnoteReference"/>
        </w:rPr>
        <w:footnoteRef/>
      </w:r>
      <w:r>
        <w:t xml:space="preserve"> Heaven is here (Mt. 4:17; Lk. 17:21; Prov. 17:24).</w:t>
      </w:r>
    </w:p>
  </w:footnote>
  <w:footnote w:id="756">
    <w:p w14:paraId="70E4A917" w14:textId="510327E2" w:rsidR="00453A38" w:rsidRDefault="00453A38" w:rsidP="0017251E">
      <w:pPr>
        <w:pStyle w:val="footnote"/>
      </w:pPr>
      <w:r>
        <w:rPr>
          <w:rStyle w:val="FootnoteReference"/>
        </w:rPr>
        <w:footnoteRef/>
      </w:r>
      <w:r>
        <w:t xml:space="preserve"> [JS] Fr. Lazarus and NETS have “irresistible”, OSB has “overwhelming”</w:t>
      </w:r>
    </w:p>
  </w:footnote>
  <w:footnote w:id="757">
    <w:p w14:paraId="045830C0" w14:textId="3777C1FD" w:rsidR="00453A38" w:rsidRDefault="00453A38" w:rsidP="00330381">
      <w:pPr>
        <w:pStyle w:val="footnote"/>
      </w:pPr>
      <w:r>
        <w:rPr>
          <w:rStyle w:val="FootnoteReference"/>
        </w:rPr>
        <w:footnoteRef/>
      </w:r>
      <w:r>
        <w:t xml:space="preserve"> [JS] or “evildoers”</w:t>
      </w:r>
    </w:p>
  </w:footnote>
  <w:footnote w:id="758">
    <w:p w14:paraId="09C30AE4" w14:textId="6C02AB51" w:rsidR="00453A38" w:rsidRDefault="00453A38" w:rsidP="00511459">
      <w:pPr>
        <w:pStyle w:val="footnote"/>
      </w:pPr>
      <w:r>
        <w:rPr>
          <w:rStyle w:val="FootnoteReference"/>
        </w:rPr>
        <w:footnoteRef/>
      </w:r>
      <w:r>
        <w:t xml:space="preserve"> [JS] Fr. Athanasius has, “the Lord has magnified His doings with them.”</w:t>
      </w:r>
    </w:p>
  </w:footnote>
  <w:footnote w:id="759">
    <w:p w14:paraId="5CAE6DBB" w14:textId="77777777" w:rsidR="00453A38" w:rsidRDefault="00453A38"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60">
    <w:p w14:paraId="2AB48656" w14:textId="77777777" w:rsidR="00453A38" w:rsidRDefault="00453A38"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61">
    <w:p w14:paraId="7602D33B" w14:textId="34E014EA" w:rsidR="00453A38" w:rsidRDefault="00453A38" w:rsidP="003169DD">
      <w:pPr>
        <w:pStyle w:val="footnote"/>
      </w:pPr>
      <w:r>
        <w:rPr>
          <w:rStyle w:val="FootnoteReference"/>
        </w:rPr>
        <w:footnoteRef/>
      </w:r>
      <w:r>
        <w:t xml:space="preserve"> [JS] “from your rest”, literally, “after sitting”</w:t>
      </w:r>
    </w:p>
  </w:footnote>
  <w:footnote w:id="762">
    <w:p w14:paraId="2EF38BE0" w14:textId="36D5D79C" w:rsidR="00453A38" w:rsidRDefault="00453A38" w:rsidP="003169DD">
      <w:pPr>
        <w:pStyle w:val="footnote"/>
      </w:pPr>
      <w:r>
        <w:rPr>
          <w:rStyle w:val="FootnoteReference"/>
        </w:rPr>
        <w:footnoteRef/>
      </w:r>
      <w:r>
        <w:t xml:space="preserve"> [JS] Fr. Athanasius has, “the children of those who have been awakened.”</w:t>
      </w:r>
    </w:p>
  </w:footnote>
  <w:footnote w:id="763">
    <w:p w14:paraId="40FE15BF" w14:textId="13C73A63" w:rsidR="00453A38" w:rsidRDefault="00453A38" w:rsidP="008D24A6">
      <w:pPr>
        <w:pStyle w:val="footnote"/>
      </w:pPr>
      <w:r>
        <w:rPr>
          <w:rStyle w:val="FootnoteReference"/>
        </w:rPr>
        <w:footnoteRef/>
      </w:r>
      <w:r>
        <w:t xml:space="preserve"> [JS] Fr. Lazarus has, “such exiles”</w:t>
      </w:r>
    </w:p>
  </w:footnote>
  <w:footnote w:id="764">
    <w:p w14:paraId="48D4D6D3" w14:textId="3C1F801B" w:rsidR="00453A38" w:rsidRDefault="00453A38" w:rsidP="00087D9B">
      <w:pPr>
        <w:pStyle w:val="footnote"/>
      </w:pPr>
      <w:r>
        <w:rPr>
          <w:rStyle w:val="FootnoteReference"/>
        </w:rPr>
        <w:footnoteRef/>
      </w:r>
      <w:r>
        <w:t xml:space="preserve"> [JS] Fr. Athanasius has, “You will be blessed”</w:t>
      </w:r>
    </w:p>
  </w:footnote>
  <w:footnote w:id="765">
    <w:p w14:paraId="3AE714F7" w14:textId="7F960624" w:rsidR="00453A38" w:rsidRDefault="00453A38" w:rsidP="00537702">
      <w:pPr>
        <w:pStyle w:val="footnote"/>
      </w:pPr>
      <w:r>
        <w:rPr>
          <w:rStyle w:val="FootnoteReference"/>
        </w:rPr>
        <w:footnoteRef/>
      </w:r>
      <w:r>
        <w:t xml:space="preserve"> [JS] Fr. Athanasius has “the Lord will bless,” and “you will see the joys”</w:t>
      </w:r>
    </w:p>
  </w:footnote>
  <w:footnote w:id="766">
    <w:p w14:paraId="7A7A17DB" w14:textId="31683221" w:rsidR="00453A38" w:rsidRDefault="00453A38" w:rsidP="00087D9B">
      <w:pPr>
        <w:pStyle w:val="footnote"/>
      </w:pPr>
      <w:r>
        <w:rPr>
          <w:rStyle w:val="FootnoteReference"/>
        </w:rPr>
        <w:footnoteRef/>
      </w:r>
      <w:r>
        <w:t xml:space="preserve"> [JS]. Fr. Athanasius has, “you will,” instead of “may you”, throughout these last two vs. Lit. “sonss’ sons”</w:t>
      </w:r>
    </w:p>
  </w:footnote>
  <w:footnote w:id="767">
    <w:p w14:paraId="60A69A9F" w14:textId="2E477841" w:rsidR="00453A38" w:rsidRDefault="00453A38" w:rsidP="0061464A">
      <w:pPr>
        <w:pStyle w:val="footnote"/>
      </w:pPr>
      <w:r>
        <w:rPr>
          <w:rStyle w:val="FootnoteReference"/>
        </w:rPr>
        <w:footnoteRef/>
      </w:r>
      <w:r>
        <w:t xml:space="preserve"> [JS] OSB has “schemed behind my back,” NETS has, “On my back the sinners were practicing hteir skill”</w:t>
      </w:r>
    </w:p>
  </w:footnote>
  <w:footnote w:id="768">
    <w:p w14:paraId="74FF21CF" w14:textId="3FFF46C5" w:rsidR="00453A38" w:rsidRDefault="00453A38" w:rsidP="0061464A">
      <w:pPr>
        <w:pStyle w:val="footnote"/>
      </w:pPr>
      <w:r>
        <w:rPr>
          <w:rStyle w:val="FootnoteReference"/>
        </w:rPr>
        <w:footnoteRef/>
      </w:r>
      <w:r>
        <w:t xml:space="preserve"> [JS] or “lawlessness”</w:t>
      </w:r>
    </w:p>
  </w:footnote>
  <w:footnote w:id="769">
    <w:p w14:paraId="6A925E31" w14:textId="50F1CD8D" w:rsidR="00453A38" w:rsidRDefault="00453A38"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70">
    <w:p w14:paraId="0FC01CF2" w14:textId="3C79D2D9" w:rsidR="00453A38" w:rsidRDefault="00453A38" w:rsidP="00714F88">
      <w:pPr>
        <w:pStyle w:val="footnote"/>
      </w:pPr>
      <w:r>
        <w:rPr>
          <w:rStyle w:val="FootnoteReference"/>
        </w:rPr>
        <w:footnoteRef/>
      </w:r>
      <w:r>
        <w:t xml:space="preserve"> [JS] or “transgressions” or “acts of lawlessness”, throughout.</w:t>
      </w:r>
    </w:p>
  </w:footnote>
  <w:footnote w:id="771">
    <w:p w14:paraId="0461F9AD" w14:textId="6F28CA37" w:rsidR="00453A38" w:rsidRDefault="00453A38" w:rsidP="00714F88">
      <w:pPr>
        <w:pStyle w:val="footnote"/>
      </w:pPr>
      <w:r>
        <w:rPr>
          <w:rStyle w:val="FootnoteReference"/>
        </w:rPr>
        <w:footnoteRef/>
      </w:r>
      <w:r>
        <w:t xml:space="preserve"> [JS] or “forgiveness”</w:t>
      </w:r>
    </w:p>
  </w:footnote>
  <w:footnote w:id="772">
    <w:p w14:paraId="0C346C8C" w14:textId="77777777" w:rsidR="00453A38" w:rsidRDefault="00453A38"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73">
    <w:p w14:paraId="5234FC2B" w14:textId="0EBBDCE3" w:rsidR="00453A38" w:rsidRDefault="00453A38" w:rsidP="00C544D6">
      <w:pPr>
        <w:pStyle w:val="footnote"/>
      </w:pPr>
      <w:r>
        <w:rPr>
          <w:rStyle w:val="FootnoteReference"/>
        </w:rPr>
        <w:footnoteRef/>
      </w:r>
      <w:r>
        <w:t xml:space="preserve"> Cf. Titus 2:14.</w:t>
      </w:r>
    </w:p>
  </w:footnote>
  <w:footnote w:id="774">
    <w:p w14:paraId="55BAD822" w14:textId="77777777" w:rsidR="00453A38" w:rsidRDefault="00453A38" w:rsidP="00C544D6">
      <w:pPr>
        <w:pStyle w:val="footnote"/>
      </w:pPr>
      <w:r>
        <w:rPr>
          <w:rStyle w:val="FootnoteReference"/>
        </w:rPr>
        <w:footnoteRef/>
      </w:r>
      <w:r>
        <w:t xml:space="preserve"> Prov. 29:1; 2 Kings 17:14; Neh. 9:16; Dt. 9:6.</w:t>
      </w:r>
    </w:p>
  </w:footnote>
  <w:footnote w:id="775">
    <w:p w14:paraId="4E2F71A4" w14:textId="2CCCE707" w:rsidR="00453A38" w:rsidRDefault="00453A38" w:rsidP="00C0758B">
      <w:pPr>
        <w:pStyle w:val="footnote"/>
      </w:pPr>
      <w:r>
        <w:rPr>
          <w:rStyle w:val="FootnoteReference"/>
        </w:rPr>
        <w:footnoteRef/>
      </w:r>
      <w:r>
        <w:t xml:space="preserve"> [JS] literally “the tabernacle of my house”</w:t>
      </w:r>
    </w:p>
  </w:footnote>
  <w:footnote w:id="776">
    <w:p w14:paraId="7C027A5F" w14:textId="25B43E29" w:rsidR="00453A38" w:rsidRDefault="00453A38"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77">
    <w:p w14:paraId="061D8F8B" w14:textId="29FA4A55" w:rsidR="00453A38" w:rsidRDefault="00453A38" w:rsidP="00C544D6">
      <w:pPr>
        <w:pStyle w:val="footnote"/>
      </w:pPr>
      <w:r>
        <w:rPr>
          <w:rStyle w:val="FootnoteReference"/>
        </w:rPr>
        <w:footnoteRef/>
      </w:r>
      <w:r>
        <w:t xml:space="preserve"> Cf. 1 Kings 6:21 (1 Sam. 6:21).</w:t>
      </w:r>
    </w:p>
  </w:footnote>
  <w:footnote w:id="778">
    <w:p w14:paraId="7A5052C0" w14:textId="161D9B7D" w:rsidR="00453A38" w:rsidRDefault="00453A38" w:rsidP="00023B09">
      <w:pPr>
        <w:pStyle w:val="footnote"/>
      </w:pPr>
      <w:r>
        <w:rPr>
          <w:rStyle w:val="FootnoteReference"/>
        </w:rPr>
        <w:footnoteRef/>
      </w:r>
      <w:r>
        <w:t xml:space="preserve"> [JS] “do obeisance”, i.e. literally “bow down”</w:t>
      </w:r>
    </w:p>
  </w:footnote>
  <w:footnote w:id="779">
    <w:p w14:paraId="7B1B3D1C" w14:textId="1A224FFE" w:rsidR="00453A38" w:rsidRDefault="00453A38" w:rsidP="00023B09">
      <w:pPr>
        <w:pStyle w:val="footnote"/>
      </w:pPr>
      <w:r>
        <w:rPr>
          <w:rStyle w:val="FootnoteReference"/>
        </w:rPr>
        <w:footnoteRef/>
      </w:r>
      <w:r>
        <w:t xml:space="preserve"> [JS] Fr. Lazarus has “resting-place”</w:t>
      </w:r>
    </w:p>
  </w:footnote>
  <w:footnote w:id="780">
    <w:p w14:paraId="57742C2B" w14:textId="024D8554" w:rsidR="00453A38" w:rsidRDefault="00453A38" w:rsidP="00023B09">
      <w:pPr>
        <w:pStyle w:val="footnote"/>
      </w:pPr>
      <w:r>
        <w:rPr>
          <w:rStyle w:val="FootnoteReference"/>
        </w:rPr>
        <w:footnoteRef/>
      </w:r>
      <w:r>
        <w:t xml:space="preserve"> [JS] or “the ark of Your holiness”</w:t>
      </w:r>
    </w:p>
  </w:footnote>
  <w:footnote w:id="781">
    <w:p w14:paraId="371872E1" w14:textId="77777777" w:rsidR="00453A38" w:rsidRDefault="00453A38" w:rsidP="00C544D6">
      <w:pPr>
        <w:pStyle w:val="footnote"/>
      </w:pPr>
      <w:r>
        <w:rPr>
          <w:rStyle w:val="FootnoteReference"/>
        </w:rPr>
        <w:footnoteRef/>
      </w:r>
      <w:r>
        <w:t xml:space="preserve"> Ps. 131:8-10 = 2 Chron. 6:41-42.</w:t>
      </w:r>
    </w:p>
  </w:footnote>
  <w:footnote w:id="782">
    <w:p w14:paraId="3FFC0219" w14:textId="77777777" w:rsidR="00453A38" w:rsidRDefault="00453A38" w:rsidP="00C544D6">
      <w:pPr>
        <w:pStyle w:val="footnote"/>
      </w:pPr>
      <w:r>
        <w:rPr>
          <w:rStyle w:val="FootnoteReference"/>
        </w:rPr>
        <w:footnoteRef/>
      </w:r>
      <w:r>
        <w:t xml:space="preserve"> I Chron. 17:11-14; Acts 2:30-33.</w:t>
      </w:r>
    </w:p>
  </w:footnote>
  <w:footnote w:id="783">
    <w:p w14:paraId="750994E1" w14:textId="39B5FB55" w:rsidR="00453A38" w:rsidRDefault="00453A38" w:rsidP="00631963">
      <w:pPr>
        <w:pStyle w:val="footnote"/>
      </w:pPr>
      <w:r>
        <w:rPr>
          <w:rStyle w:val="FootnoteReference"/>
        </w:rPr>
        <w:footnoteRef/>
      </w:r>
      <w:r>
        <w:t xml:space="preserve"> [JS] Coptic has “widow”.</w:t>
      </w:r>
    </w:p>
  </w:footnote>
  <w:footnote w:id="784">
    <w:p w14:paraId="20533A22" w14:textId="760F6E73" w:rsidR="00453A38" w:rsidRDefault="00453A38" w:rsidP="00631963">
      <w:pPr>
        <w:pStyle w:val="footnote"/>
      </w:pPr>
      <w:r>
        <w:rPr>
          <w:rStyle w:val="FootnoteReference"/>
        </w:rPr>
        <w:footnoteRef/>
      </w:r>
      <w:r>
        <w:t xml:space="preserve"> [JS] or “rejoice with rejoicing”</w:t>
      </w:r>
    </w:p>
  </w:footnote>
  <w:footnote w:id="785">
    <w:p w14:paraId="41E94330" w14:textId="77777777" w:rsidR="00453A38" w:rsidRDefault="00453A38" w:rsidP="00C544D6">
      <w:pPr>
        <w:pStyle w:val="footnote"/>
      </w:pPr>
      <w:r>
        <w:rPr>
          <w:rStyle w:val="FootnoteReference"/>
        </w:rPr>
        <w:footnoteRef/>
      </w:r>
      <w:r>
        <w:t xml:space="preserve"> stock: </w:t>
      </w:r>
      <w:r w:rsidRPr="00783CA0">
        <w:rPr>
          <w:i/>
        </w:rPr>
        <w:t>lit</w:t>
      </w:r>
      <w:r>
        <w:t>. horn.</w:t>
      </w:r>
    </w:p>
  </w:footnote>
  <w:footnote w:id="786">
    <w:p w14:paraId="2CC35491" w14:textId="77777777" w:rsidR="00453A38" w:rsidRDefault="00453A38"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87">
    <w:p w14:paraId="5C900721" w14:textId="77777777" w:rsidR="00453A38" w:rsidRDefault="00453A38"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88">
    <w:p w14:paraId="1C6E6FA2" w14:textId="77777777" w:rsidR="00453A38" w:rsidRDefault="00453A38"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89">
    <w:p w14:paraId="53BD49E1" w14:textId="53C59812" w:rsidR="00453A38" w:rsidRDefault="00453A38"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90">
    <w:p w14:paraId="6C27778C" w14:textId="276CBE19" w:rsidR="00453A38" w:rsidRDefault="00453A38" w:rsidP="008B199B">
      <w:pPr>
        <w:pStyle w:val="footnote"/>
      </w:pPr>
      <w:r>
        <w:rPr>
          <w:rStyle w:val="FootnoteReference"/>
        </w:rPr>
        <w:footnoteRef/>
      </w:r>
      <w:r>
        <w:t xml:space="preserve"> [JS] literally, “slaves”</w:t>
      </w:r>
    </w:p>
  </w:footnote>
  <w:footnote w:id="791">
    <w:p w14:paraId="1FC82724" w14:textId="77777777" w:rsidR="00453A38" w:rsidRDefault="00453A38" w:rsidP="00C544D6">
      <w:pPr>
        <w:pStyle w:val="footnote"/>
      </w:pPr>
      <w:r>
        <w:rPr>
          <w:rStyle w:val="FootnoteReference"/>
        </w:rPr>
        <w:footnoteRef/>
      </w:r>
      <w:r>
        <w:t xml:space="preserve"> The kingdoms of this world have become the kingdoms of our Lord and of His Christ’ (Rev. 11:15).</w:t>
      </w:r>
    </w:p>
  </w:footnote>
  <w:footnote w:id="792">
    <w:p w14:paraId="5C9240DB" w14:textId="77777777" w:rsidR="00453A38" w:rsidRDefault="00453A38" w:rsidP="00C544D6">
      <w:pPr>
        <w:pStyle w:val="footnote"/>
      </w:pPr>
      <w:r>
        <w:rPr>
          <w:rStyle w:val="FootnoteReference"/>
        </w:rPr>
        <w:footnoteRef/>
      </w:r>
      <w:r>
        <w:t xml:space="preserve"> Deut. 32:36.</w:t>
      </w:r>
    </w:p>
  </w:footnote>
  <w:footnote w:id="793">
    <w:p w14:paraId="6CA454B0" w14:textId="699660A9" w:rsidR="00453A38" w:rsidRDefault="00453A38" w:rsidP="009F1DA0">
      <w:pPr>
        <w:pStyle w:val="footnote"/>
      </w:pPr>
      <w:r>
        <w:rPr>
          <w:rStyle w:val="FootnoteReference"/>
        </w:rPr>
        <w:footnoteRef/>
      </w:r>
      <w:r>
        <w:t xml:space="preserve"> [JS] [] lacking in all but OSB</w:t>
      </w:r>
    </w:p>
  </w:footnote>
  <w:footnote w:id="794">
    <w:p w14:paraId="71CEF4E9" w14:textId="77777777" w:rsidR="00453A38" w:rsidRDefault="00453A38"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95">
    <w:p w14:paraId="6639BD0B" w14:textId="45AA87DA" w:rsidR="00453A38" w:rsidRDefault="00453A38"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96">
    <w:p w14:paraId="2B96894E" w14:textId="6C468A01" w:rsidR="00453A38" w:rsidRDefault="00453A38" w:rsidP="00C544D6">
      <w:pPr>
        <w:pStyle w:val="footnote"/>
      </w:pPr>
      <w:r>
        <w:rPr>
          <w:rStyle w:val="FootnoteReference"/>
        </w:rPr>
        <w:footnoteRef/>
      </w:r>
      <w:r>
        <w:t xml:space="preserve"> mercy: </w:t>
      </w:r>
      <w:r w:rsidRPr="007F3CE8">
        <w:rPr>
          <w:i/>
        </w:rPr>
        <w:t>or</w:t>
      </w:r>
      <w:r>
        <w:t xml:space="preserve"> love. Cf. Lk. 10:37.</w:t>
      </w:r>
    </w:p>
  </w:footnote>
  <w:footnote w:id="797">
    <w:p w14:paraId="08E6A124" w14:textId="11CACB93" w:rsidR="00453A38" w:rsidRDefault="00453A38"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98">
    <w:p w14:paraId="39412F7E" w14:textId="1E04020D" w:rsidR="00453A38" w:rsidRDefault="00453A38" w:rsidP="00AE1E0F">
      <w:pPr>
        <w:pStyle w:val="footnote"/>
      </w:pPr>
      <w:r>
        <w:rPr>
          <w:rStyle w:val="FootnoteReference"/>
        </w:rPr>
        <w:footnoteRef/>
      </w:r>
      <w:r>
        <w:t xml:space="preserve"> [JS] or “and shook of Pharaoh and his army into the Red sea,”</w:t>
      </w:r>
    </w:p>
  </w:footnote>
  <w:footnote w:id="799">
    <w:p w14:paraId="0B96BC12" w14:textId="30893C5B" w:rsidR="00453A38" w:rsidRDefault="00453A38" w:rsidP="00AE1E0F">
      <w:pPr>
        <w:pStyle w:val="footnote"/>
      </w:pPr>
      <w:r>
        <w:rPr>
          <w:rStyle w:val="FootnoteReference"/>
        </w:rPr>
        <w:footnoteRef/>
      </w:r>
      <w:r>
        <w:t xml:space="preserve"> [JS] or “slew”</w:t>
      </w:r>
    </w:p>
  </w:footnote>
  <w:footnote w:id="800">
    <w:p w14:paraId="0DA78EFF" w14:textId="6EE98942" w:rsidR="00453A38" w:rsidRDefault="00453A38" w:rsidP="00AE1E0F">
      <w:pPr>
        <w:pStyle w:val="footnote"/>
      </w:pPr>
      <w:r>
        <w:rPr>
          <w:rStyle w:val="FootnoteReference"/>
        </w:rPr>
        <w:footnoteRef/>
      </w:r>
      <w:r>
        <w:t xml:space="preserve"> [JS] [] lacking in all but the Copitc. This verse and 16b lacking in most translations.</w:t>
      </w:r>
    </w:p>
  </w:footnote>
  <w:footnote w:id="801">
    <w:p w14:paraId="491E3626" w14:textId="77777777" w:rsidR="00453A38" w:rsidRDefault="00453A38"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02">
    <w:p w14:paraId="27102E37" w14:textId="01E87A4E" w:rsidR="00453A38" w:rsidRDefault="00453A38" w:rsidP="00C544D6">
      <w:pPr>
        <w:pStyle w:val="footnote"/>
      </w:pPr>
      <w:r>
        <w:rPr>
          <w:rStyle w:val="FootnoteReference"/>
        </w:rPr>
        <w:footnoteRef/>
      </w:r>
      <w:r>
        <w:t xml:space="preserve"> See previous footnote.</w:t>
      </w:r>
    </w:p>
  </w:footnote>
  <w:footnote w:id="803">
    <w:p w14:paraId="32C9C8BA" w14:textId="1283C1AE" w:rsidR="00453A38" w:rsidRDefault="00453A38"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04">
    <w:p w14:paraId="1CAEC73A" w14:textId="2CFEA53A" w:rsidR="00453A38" w:rsidRDefault="00453A38" w:rsidP="00AC3281">
      <w:pPr>
        <w:pStyle w:val="footnote"/>
      </w:pPr>
      <w:r>
        <w:rPr>
          <w:rStyle w:val="FootnoteReference"/>
        </w:rPr>
        <w:footnoteRef/>
      </w:r>
      <w:r>
        <w:t xml:space="preserve"> [JS] or “thank”, or “thankfully confess with praise”</w:t>
      </w:r>
    </w:p>
  </w:footnote>
  <w:footnote w:id="805">
    <w:p w14:paraId="02264BC2" w14:textId="77777777" w:rsidR="00453A38" w:rsidRDefault="00453A38"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06">
    <w:p w14:paraId="474A88D1" w14:textId="00155028" w:rsidR="00453A38" w:rsidRDefault="00453A38" w:rsidP="00AC3281">
      <w:pPr>
        <w:pStyle w:val="footnote"/>
      </w:pPr>
      <w:r>
        <w:rPr>
          <w:rStyle w:val="FootnoteReference"/>
        </w:rPr>
        <w:footnoteRef/>
      </w:r>
      <w:r>
        <w:t xml:space="preserve"> [JS] “do obeisance”, elsewhere rendered “worship’, but referring to the physical act.</w:t>
      </w:r>
    </w:p>
  </w:footnote>
  <w:footnote w:id="807">
    <w:p w14:paraId="1B1D5002" w14:textId="29B07E11" w:rsidR="00453A38" w:rsidRDefault="00453A38" w:rsidP="00C1761F">
      <w:pPr>
        <w:pStyle w:val="footnote"/>
      </w:pPr>
      <w:r>
        <w:rPr>
          <w:rStyle w:val="FootnoteReference"/>
        </w:rPr>
        <w:footnoteRef/>
      </w:r>
      <w:r>
        <w:t xml:space="preserve"> [JS] or “give thanks to,” or “prase,” or “thankfully confess Your Name with praise”</w:t>
      </w:r>
    </w:p>
  </w:footnote>
  <w:footnote w:id="808">
    <w:p w14:paraId="12351032" w14:textId="637DDCD6" w:rsidR="00453A38" w:rsidRDefault="00453A38"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09">
    <w:p w14:paraId="00F8589A" w14:textId="3079BAC3" w:rsidR="00453A38" w:rsidRDefault="00453A38" w:rsidP="00C1761F">
      <w:pPr>
        <w:pStyle w:val="footnote"/>
      </w:pPr>
      <w:r>
        <w:rPr>
          <w:rStyle w:val="FootnoteReference"/>
        </w:rPr>
        <w:footnoteRef/>
      </w:r>
      <w:r>
        <w:t xml:space="preserve"> [JS] or “acknowledge,” or “give thanks to,” or “thankfully confess with praise”</w:t>
      </w:r>
    </w:p>
  </w:footnote>
  <w:footnote w:id="810">
    <w:p w14:paraId="18BB02EB" w14:textId="33FE7177" w:rsidR="00453A38" w:rsidRDefault="00453A38"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11">
    <w:p w14:paraId="333B0F0E" w14:textId="4D89FC4A" w:rsidR="00453A38" w:rsidRDefault="00453A38" w:rsidP="00FF6795">
      <w:pPr>
        <w:pStyle w:val="footnote"/>
      </w:pPr>
      <w:r>
        <w:rPr>
          <w:rStyle w:val="FootnoteReference"/>
        </w:rPr>
        <w:footnoteRef/>
      </w:r>
      <w:r>
        <w:t xml:space="preserve"> [JS] literally “those who are exalted” or “the high things”</w:t>
      </w:r>
    </w:p>
  </w:footnote>
  <w:footnote w:id="812">
    <w:p w14:paraId="596BB70E" w14:textId="27F87B4A" w:rsidR="00453A38" w:rsidRDefault="00453A38" w:rsidP="00C544D6">
      <w:pPr>
        <w:pStyle w:val="footnote"/>
      </w:pPr>
      <w:r>
        <w:rPr>
          <w:rStyle w:val="FootnoteReference"/>
        </w:rPr>
        <w:footnoteRef/>
      </w:r>
      <w:r>
        <w:t xml:space="preserve"> The Spirit of the Lord fills the world (Wisdom 1:7). [JS] presence: literally “face”</w:t>
      </w:r>
    </w:p>
  </w:footnote>
  <w:footnote w:id="813">
    <w:p w14:paraId="7AB3BB43" w14:textId="5D02016E" w:rsidR="00453A38" w:rsidRDefault="00453A38" w:rsidP="00485563">
      <w:pPr>
        <w:pStyle w:val="footnote"/>
      </w:pPr>
      <w:r>
        <w:rPr>
          <w:rStyle w:val="FootnoteReference"/>
        </w:rPr>
        <w:footnoteRef/>
      </w:r>
      <w:r>
        <w:t xml:space="preserve"> [JS] or “possess”</w:t>
      </w:r>
    </w:p>
  </w:footnote>
  <w:footnote w:id="814">
    <w:p w14:paraId="145A6B15" w14:textId="77777777" w:rsidR="00453A38" w:rsidRDefault="00453A38" w:rsidP="00C544D6">
      <w:pPr>
        <w:pStyle w:val="footnote"/>
      </w:pPr>
      <w:r>
        <w:rPr>
          <w:rStyle w:val="FootnoteReference"/>
        </w:rPr>
        <w:footnoteRef/>
      </w:r>
      <w:r>
        <w:t xml:space="preserve"> heart: </w:t>
      </w:r>
      <w:r w:rsidRPr="007F3CE8">
        <w:rPr>
          <w:i/>
        </w:rPr>
        <w:t>lit</w:t>
      </w:r>
      <w:r>
        <w:t>. kidneys (seat of the affections in Hebrew thought).</w:t>
      </w:r>
    </w:p>
  </w:footnote>
  <w:footnote w:id="815">
    <w:p w14:paraId="5EA66D53" w14:textId="1C1D5AB6" w:rsidR="00453A38" w:rsidRDefault="00453A38" w:rsidP="00485563">
      <w:pPr>
        <w:pStyle w:val="footnote"/>
      </w:pPr>
      <w:r>
        <w:rPr>
          <w:rStyle w:val="FootnoteReference"/>
        </w:rPr>
        <w:footnoteRef/>
      </w:r>
      <w:r>
        <w:t xml:space="preserve"> [JS] or “give thanks,” or “thankfully confess You with praise”</w:t>
      </w:r>
    </w:p>
  </w:footnote>
  <w:footnote w:id="816">
    <w:p w14:paraId="42F762F1" w14:textId="43ABB4D6" w:rsidR="00453A38" w:rsidRDefault="00453A38" w:rsidP="00676E6A">
      <w:pPr>
        <w:pStyle w:val="footnote"/>
      </w:pPr>
      <w:r>
        <w:rPr>
          <w:rStyle w:val="FootnoteReference"/>
        </w:rPr>
        <w:footnoteRef/>
      </w:r>
      <w:r>
        <w:t xml:space="preserve"> [JS] or “authorities” or “powers”</w:t>
      </w:r>
    </w:p>
  </w:footnote>
  <w:footnote w:id="817">
    <w:p w14:paraId="4E73646F" w14:textId="549C13C9" w:rsidR="00453A38" w:rsidRDefault="00453A38" w:rsidP="00EB72A3">
      <w:pPr>
        <w:pStyle w:val="footnote"/>
      </w:pPr>
      <w:r>
        <w:rPr>
          <w:rStyle w:val="FootnoteReference"/>
        </w:rPr>
        <w:footnoteRef/>
      </w:r>
      <w:r>
        <w:t xml:space="preserve"> [JS] or “and do I not waste away because of my enemies?”</w:t>
      </w:r>
    </w:p>
  </w:footnote>
  <w:footnote w:id="818">
    <w:p w14:paraId="4CC16564" w14:textId="262FCF3B" w:rsidR="00453A38" w:rsidRDefault="00453A38" w:rsidP="00814FC4">
      <w:pPr>
        <w:pStyle w:val="footnote"/>
      </w:pPr>
      <w:r>
        <w:rPr>
          <w:rStyle w:val="FootnoteReference"/>
        </w:rPr>
        <w:footnoteRef/>
      </w:r>
      <w:r>
        <w:t xml:space="preserve"> [JS] or “way of iniquity”</w:t>
      </w:r>
    </w:p>
  </w:footnote>
  <w:footnote w:id="819">
    <w:p w14:paraId="6BCAB3AE" w14:textId="77777777" w:rsidR="00453A38" w:rsidRDefault="00453A38" w:rsidP="00C544D6">
      <w:pPr>
        <w:pStyle w:val="footnote"/>
      </w:pPr>
      <w:r>
        <w:rPr>
          <w:rStyle w:val="FootnoteReference"/>
        </w:rPr>
        <w:footnoteRef/>
      </w:r>
      <w:r>
        <w:t xml:space="preserve"> ‘He gives songs in the night’ (Job. 35:10).</w:t>
      </w:r>
    </w:p>
  </w:footnote>
  <w:footnote w:id="820">
    <w:p w14:paraId="6FFB8AE3" w14:textId="30159915" w:rsidR="00453A38" w:rsidRDefault="00453A38" w:rsidP="00FF4A4F">
      <w:pPr>
        <w:pStyle w:val="footnote"/>
      </w:pPr>
      <w:r>
        <w:rPr>
          <w:rStyle w:val="FootnoteReference"/>
        </w:rPr>
        <w:footnoteRef/>
      </w:r>
      <w:r>
        <w:t xml:space="preserve"> Literally “voice”</w:t>
      </w:r>
    </w:p>
  </w:footnote>
  <w:footnote w:id="821">
    <w:p w14:paraId="1995E6B7" w14:textId="70D38F62" w:rsidR="00453A38" w:rsidRDefault="00453A38" w:rsidP="00EB72A3">
      <w:pPr>
        <w:pStyle w:val="footnote"/>
      </w:pPr>
      <w:r>
        <w:rPr>
          <w:rStyle w:val="FootnoteReference"/>
        </w:rPr>
        <w:footnoteRef/>
      </w:r>
      <w:r>
        <w:t xml:space="preserve"> [JS] or “praise,” or “give thanks to,” or “thankfully confess with praise”</w:t>
      </w:r>
    </w:p>
  </w:footnote>
  <w:footnote w:id="822">
    <w:p w14:paraId="7EBC0985" w14:textId="77777777" w:rsidR="00453A38" w:rsidRDefault="00453A38" w:rsidP="00784373">
      <w:pPr>
        <w:pStyle w:val="footnote"/>
      </w:pPr>
      <w:r>
        <w:rPr>
          <w:rStyle w:val="FootnoteReference"/>
        </w:rPr>
        <w:footnoteRef/>
      </w:r>
      <w:r>
        <w:t xml:space="preserve"> [JS] or “Hades”.</w:t>
      </w:r>
    </w:p>
  </w:footnote>
  <w:footnote w:id="823">
    <w:p w14:paraId="5A5C1D1C" w14:textId="586EEB89" w:rsidR="00453A38" w:rsidRDefault="00453A38"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24">
    <w:p w14:paraId="1AD5A19A" w14:textId="77777777" w:rsidR="00453A38" w:rsidRDefault="00453A38" w:rsidP="00C544D6">
      <w:pPr>
        <w:pStyle w:val="footnote"/>
      </w:pPr>
      <w:r>
        <w:rPr>
          <w:rStyle w:val="FootnoteReference"/>
        </w:rPr>
        <w:footnoteRef/>
      </w:r>
      <w:r>
        <w:t xml:space="preserve"> this way: the confession of Christ (2 Tim. 3:12).</w:t>
      </w:r>
    </w:p>
  </w:footnote>
  <w:footnote w:id="825">
    <w:p w14:paraId="1B4DA4D8" w14:textId="4D3CDF72" w:rsidR="00453A38" w:rsidRDefault="00453A38" w:rsidP="00EB72A3">
      <w:pPr>
        <w:pStyle w:val="footnote"/>
      </w:pPr>
      <w:r>
        <w:rPr>
          <w:rStyle w:val="FootnoteReference"/>
        </w:rPr>
        <w:footnoteRef/>
      </w:r>
      <w:r>
        <w:t xml:space="preserve"> [JS] or “praise” or “thive thanks to,” or “thankfully confess with praise”</w:t>
      </w:r>
    </w:p>
  </w:footnote>
  <w:footnote w:id="826">
    <w:p w14:paraId="10A5500A" w14:textId="77777777" w:rsidR="00453A38" w:rsidRDefault="00453A38" w:rsidP="00C544D6">
      <w:pPr>
        <w:pStyle w:val="footnote"/>
      </w:pPr>
      <w:r>
        <w:rPr>
          <w:rStyle w:val="FootnoteReference"/>
        </w:rPr>
        <w:footnoteRef/>
      </w:r>
      <w:r>
        <w:t xml:space="preserve"> These two lines are identical with Lamentations 3:6.</w:t>
      </w:r>
    </w:p>
  </w:footnote>
  <w:footnote w:id="827">
    <w:p w14:paraId="30FC40DD" w14:textId="11119DF6" w:rsidR="00453A38" w:rsidRDefault="00453A38" w:rsidP="00C544D6">
      <w:pPr>
        <w:pStyle w:val="footnote"/>
      </w:pPr>
      <w:r>
        <w:rPr>
          <w:rStyle w:val="FootnoteReference"/>
        </w:rPr>
        <w:footnoteRef/>
      </w:r>
      <w:r>
        <w:t xml:space="preserve"> Cf. Rev. 10:5; Ezek. 20:23,28,42; Deut. 32:14.</w:t>
      </w:r>
    </w:p>
  </w:footnote>
  <w:footnote w:id="828">
    <w:p w14:paraId="58511EB9" w14:textId="77777777" w:rsidR="00453A38" w:rsidRDefault="00453A38"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29">
    <w:p w14:paraId="3B148124" w14:textId="77777777" w:rsidR="00453A38" w:rsidRDefault="00453A38"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30">
    <w:p w14:paraId="1CAB0511" w14:textId="43E4190B" w:rsidR="00453A38" w:rsidRDefault="00453A38" w:rsidP="00C544D6">
      <w:pPr>
        <w:pStyle w:val="footnote"/>
      </w:pPr>
      <w:r>
        <w:rPr>
          <w:rStyle w:val="FootnoteReference"/>
        </w:rPr>
        <w:footnoteRef/>
      </w:r>
      <w:r>
        <w:t xml:space="preserve"> Cf. ‘If I am lifted up from the earth, I will draw all men to Me’ (Jn. 12:32). See also Psalm 45:11 and the note there.</w:t>
      </w:r>
    </w:p>
  </w:footnote>
  <w:footnote w:id="831">
    <w:p w14:paraId="13B01E95" w14:textId="737A6D70" w:rsidR="00453A38" w:rsidRDefault="00453A38" w:rsidP="00F53108">
      <w:pPr>
        <w:pStyle w:val="footnote"/>
      </w:pPr>
      <w:r>
        <w:rPr>
          <w:rStyle w:val="FootnoteReference"/>
        </w:rPr>
        <w:footnoteRef/>
      </w:r>
      <w:r>
        <w:t xml:space="preserve"> [JS] or “gush forth”, “overflow”</w:t>
      </w:r>
    </w:p>
  </w:footnote>
  <w:footnote w:id="832">
    <w:p w14:paraId="291B5302" w14:textId="22414254" w:rsidR="00453A38" w:rsidRDefault="00453A38" w:rsidP="00F53108">
      <w:pPr>
        <w:pStyle w:val="footnote"/>
      </w:pPr>
      <w:r>
        <w:rPr>
          <w:rStyle w:val="FootnoteReference"/>
        </w:rPr>
        <w:footnoteRef/>
      </w:r>
      <w:r>
        <w:t xml:space="preserve"> [JS] or “thankfully confess You with praise”, or “praise”, or “give thanks to”</w:t>
      </w:r>
    </w:p>
  </w:footnote>
  <w:footnote w:id="833">
    <w:p w14:paraId="7FEF7BE1" w14:textId="0F451A05" w:rsidR="00453A38" w:rsidRDefault="00453A38" w:rsidP="008D3680">
      <w:pPr>
        <w:pStyle w:val="footnote"/>
      </w:pPr>
      <w:r>
        <w:rPr>
          <w:rStyle w:val="FootnoteReference"/>
        </w:rPr>
        <w:footnoteRef/>
      </w:r>
      <w:r>
        <w:t xml:space="preserve"> [JS] literally “holy ones”</w:t>
      </w:r>
    </w:p>
  </w:footnote>
  <w:footnote w:id="834">
    <w:p w14:paraId="67EE1F7C" w14:textId="1AC854C4" w:rsidR="00453A38" w:rsidRDefault="00453A38"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35">
    <w:p w14:paraId="353ACEBC" w14:textId="59328CB4" w:rsidR="00453A38" w:rsidRDefault="00453A38" w:rsidP="00C544D6">
      <w:pPr>
        <w:pStyle w:val="footnote"/>
      </w:pPr>
      <w:r>
        <w:rPr>
          <w:rStyle w:val="FootnoteReference"/>
        </w:rPr>
        <w:footnoteRef/>
      </w:r>
      <w:r>
        <w:t xml:space="preserve"> Cf. Ps. 145:2 with Ps. 103:33. Only verbs differ.</w:t>
      </w:r>
    </w:p>
  </w:footnote>
  <w:footnote w:id="836">
    <w:p w14:paraId="35C0C4DD" w14:textId="71AC6682" w:rsidR="00453A38" w:rsidRDefault="00453A38" w:rsidP="007F50FD">
      <w:pPr>
        <w:pStyle w:val="footnote"/>
      </w:pPr>
      <w:r>
        <w:rPr>
          <w:rStyle w:val="FootnoteReference"/>
        </w:rPr>
        <w:footnoteRef/>
      </w:r>
      <w:r>
        <w:t xml:space="preserve"> [JS] or “spirit”</w:t>
      </w:r>
    </w:p>
  </w:footnote>
  <w:footnote w:id="837">
    <w:p w14:paraId="23EB32F2" w14:textId="235BD424" w:rsidR="00453A38" w:rsidRDefault="00453A38" w:rsidP="007F50FD">
      <w:pPr>
        <w:pStyle w:val="footnote"/>
      </w:pPr>
      <w:r>
        <w:rPr>
          <w:rStyle w:val="FootnoteReference"/>
        </w:rPr>
        <w:footnoteRef/>
      </w:r>
      <w:r>
        <w:t xml:space="preserve"> [JS] thoughts, or designs, plans, projects</w:t>
      </w:r>
    </w:p>
  </w:footnote>
  <w:footnote w:id="838">
    <w:p w14:paraId="1E480973" w14:textId="3F051D55" w:rsidR="00453A38" w:rsidRDefault="00453A38" w:rsidP="007F50FD">
      <w:pPr>
        <w:pStyle w:val="footnote"/>
      </w:pPr>
      <w:r>
        <w:rPr>
          <w:rStyle w:val="FootnoteReference"/>
        </w:rPr>
        <w:footnoteRef/>
      </w:r>
      <w:r>
        <w:t xml:space="preserve"> [JS] or “guards”</w:t>
      </w:r>
    </w:p>
  </w:footnote>
  <w:footnote w:id="839">
    <w:p w14:paraId="6A1BF79E" w14:textId="2C42AEE5" w:rsidR="00453A38" w:rsidRDefault="00453A38" w:rsidP="007F50FD">
      <w:pPr>
        <w:pStyle w:val="footnote"/>
      </w:pPr>
      <w:r>
        <w:rPr>
          <w:rStyle w:val="FootnoteReference"/>
        </w:rPr>
        <w:footnoteRef/>
      </w:r>
      <w:r>
        <w:t xml:space="preserve"> [JS] or “frees the prisoners”</w:t>
      </w:r>
    </w:p>
  </w:footnote>
  <w:footnote w:id="840">
    <w:p w14:paraId="5D5111FF" w14:textId="66B6F812" w:rsidR="00453A38" w:rsidRDefault="00453A38" w:rsidP="007F50FD">
      <w:pPr>
        <w:pStyle w:val="footnote"/>
      </w:pPr>
      <w:r>
        <w:rPr>
          <w:rStyle w:val="FootnoteReference"/>
        </w:rPr>
        <w:footnoteRef/>
      </w:r>
      <w:r>
        <w:t xml:space="preserve"> [JS] or “bent”</w:t>
      </w:r>
    </w:p>
  </w:footnote>
  <w:footnote w:id="841">
    <w:p w14:paraId="4090A924" w14:textId="68E30641" w:rsidR="00453A38" w:rsidRDefault="00453A38" w:rsidP="007F50FD">
      <w:pPr>
        <w:pStyle w:val="footnote"/>
      </w:pPr>
      <w:r>
        <w:rPr>
          <w:rStyle w:val="FootnoteReference"/>
        </w:rPr>
        <w:footnoteRef/>
      </w:r>
      <w:r>
        <w:t xml:space="preserve"> [JS] or “skill”</w:t>
      </w:r>
    </w:p>
  </w:footnote>
  <w:footnote w:id="842">
    <w:p w14:paraId="6F819BD3" w14:textId="78976808" w:rsidR="00453A38" w:rsidRDefault="00453A38" w:rsidP="007F50FD">
      <w:pPr>
        <w:pStyle w:val="footnote"/>
      </w:pPr>
      <w:r>
        <w:rPr>
          <w:rStyle w:val="FootnoteReference"/>
        </w:rPr>
        <w:footnoteRef/>
      </w:r>
      <w:r>
        <w:t xml:space="preserve"> [JS] or “foreigners”</w:t>
      </w:r>
    </w:p>
  </w:footnote>
  <w:footnote w:id="843">
    <w:p w14:paraId="78560DE2" w14:textId="6759CA05" w:rsidR="00453A38" w:rsidRDefault="00453A38" w:rsidP="007F50FD">
      <w:pPr>
        <w:pStyle w:val="footnote"/>
      </w:pPr>
      <w:r>
        <w:rPr>
          <w:rStyle w:val="FootnoteReference"/>
        </w:rPr>
        <w:footnoteRef/>
      </w:r>
      <w:r>
        <w:t xml:space="preserve"> [JS] or a psalm, or a melody</w:t>
      </w:r>
    </w:p>
  </w:footnote>
  <w:footnote w:id="844">
    <w:p w14:paraId="2C19D159" w14:textId="3C9E27D5" w:rsidR="00453A38" w:rsidRDefault="00453A38" w:rsidP="00F258B1">
      <w:pPr>
        <w:pStyle w:val="footnote"/>
      </w:pPr>
      <w:r>
        <w:rPr>
          <w:rStyle w:val="FootnoteReference"/>
        </w:rPr>
        <w:footnoteRef/>
      </w:r>
      <w:r>
        <w:t xml:space="preserve"> </w:t>
      </w:r>
      <w:r w:rsidRPr="00D813A7">
        <w:rPr>
          <w:i/>
        </w:rPr>
        <w:t>Lit</w:t>
      </w:r>
      <w:r>
        <w:t>. ‘dispersions’. Cf. Mt. 24:31.</w:t>
      </w:r>
    </w:p>
  </w:footnote>
  <w:footnote w:id="845">
    <w:p w14:paraId="7AC7AD8B" w14:textId="5BFFD4CA" w:rsidR="00453A38" w:rsidRDefault="00453A38"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46">
    <w:p w14:paraId="1F0F4402" w14:textId="056F6B42" w:rsidR="00453A38" w:rsidRDefault="00453A38" w:rsidP="00CD1E61">
      <w:pPr>
        <w:pStyle w:val="footnote"/>
      </w:pPr>
      <w:r>
        <w:rPr>
          <w:rStyle w:val="FootnoteReference"/>
        </w:rPr>
        <w:footnoteRef/>
      </w:r>
      <w:r>
        <w:t xml:space="preserve"> [JS] or word, or teaching</w:t>
      </w:r>
    </w:p>
  </w:footnote>
  <w:footnote w:id="847">
    <w:p w14:paraId="407F2DDB" w14:textId="624657B1" w:rsidR="00453A38" w:rsidRDefault="00453A38"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48">
    <w:p w14:paraId="35167DCD" w14:textId="373FC63F" w:rsidR="00453A38" w:rsidRDefault="00453A38" w:rsidP="00DE04F0">
      <w:pPr>
        <w:pStyle w:val="footnote"/>
      </w:pPr>
      <w:r>
        <w:rPr>
          <w:rStyle w:val="FootnoteReference"/>
        </w:rPr>
        <w:footnoteRef/>
      </w:r>
      <w:r>
        <w:t xml:space="preserve"> [JS] or “stormy wind”</w:t>
      </w:r>
    </w:p>
  </w:footnote>
  <w:footnote w:id="849">
    <w:p w14:paraId="596CA46F" w14:textId="3CE69ED5" w:rsidR="00453A38" w:rsidRDefault="00453A38" w:rsidP="00DE04F0">
      <w:pPr>
        <w:pStyle w:val="footnote"/>
      </w:pPr>
      <w:r>
        <w:rPr>
          <w:rStyle w:val="FootnoteReference"/>
        </w:rPr>
        <w:footnoteRef/>
      </w:r>
      <w:r>
        <w:t xml:space="preserve"> [JS] or “maidens,” or “unmarried women”</w:t>
      </w:r>
    </w:p>
  </w:footnote>
  <w:footnote w:id="850">
    <w:p w14:paraId="302477DE" w14:textId="111432A8" w:rsidR="00453A38" w:rsidRDefault="00453A38"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51">
    <w:p w14:paraId="33D71E70" w14:textId="2D5394E7" w:rsidR="00453A38" w:rsidRDefault="00453A38" w:rsidP="007039A0">
      <w:pPr>
        <w:pStyle w:val="footnote"/>
      </w:pPr>
      <w:r>
        <w:rPr>
          <w:rStyle w:val="FootnoteReference"/>
        </w:rPr>
        <w:footnoteRef/>
      </w:r>
      <w:r>
        <w:t xml:space="preserve"> [JS] literally, “And He will raise/exalt the horn of His people”</w:t>
      </w:r>
    </w:p>
  </w:footnote>
  <w:footnote w:id="852">
    <w:p w14:paraId="43AD805B" w14:textId="6DFE2128" w:rsidR="00453A38" w:rsidRDefault="00453A38" w:rsidP="007039A0">
      <w:pPr>
        <w:pStyle w:val="footnote"/>
      </w:pPr>
      <w:r>
        <w:rPr>
          <w:rStyle w:val="FootnoteReference"/>
        </w:rPr>
        <w:footnoteRef/>
      </w:r>
      <w:r>
        <w:t xml:space="preserve"> [JS] “assembly”</w:t>
      </w:r>
    </w:p>
  </w:footnote>
  <w:footnote w:id="853">
    <w:p w14:paraId="0C277B75" w14:textId="51E0F674" w:rsidR="00453A38" w:rsidRDefault="00453A38" w:rsidP="007039A0">
      <w:pPr>
        <w:pStyle w:val="footnote"/>
      </w:pPr>
      <w:r>
        <w:rPr>
          <w:rStyle w:val="FootnoteReference"/>
        </w:rPr>
        <w:footnoteRef/>
      </w:r>
      <w:r>
        <w:t xml:space="preserve"> [JS] Coptic has “in the chorus”</w:t>
      </w:r>
    </w:p>
  </w:footnote>
  <w:footnote w:id="854">
    <w:p w14:paraId="195C17E1" w14:textId="7FE4BA09" w:rsidR="00453A38" w:rsidRDefault="00453A38" w:rsidP="00704A33">
      <w:pPr>
        <w:pStyle w:val="footnote"/>
      </w:pPr>
      <w:r>
        <w:rPr>
          <w:rStyle w:val="FootnoteReference"/>
        </w:rPr>
        <w:footnoteRef/>
      </w:r>
      <w:r>
        <w:t xml:space="preserve"> [JS] Fr. Athanasius has “exalt,” See the Liturgy of Mesori 26)</w:t>
      </w:r>
    </w:p>
  </w:footnote>
  <w:footnote w:id="855">
    <w:p w14:paraId="7329AB19" w14:textId="77777777" w:rsidR="00453A38" w:rsidRDefault="00453A38" w:rsidP="00F258B1">
      <w:pPr>
        <w:pStyle w:val="footnote"/>
      </w:pPr>
      <w:r>
        <w:rPr>
          <w:rStyle w:val="FootnoteReference"/>
        </w:rPr>
        <w:footnoteRef/>
      </w:r>
      <w:r>
        <w:t xml:space="preserve"> two-edged sword: praise which conquers Amalek (St. Chrysostom).</w:t>
      </w:r>
    </w:p>
  </w:footnote>
  <w:footnote w:id="856">
    <w:p w14:paraId="2095C32A" w14:textId="77777777" w:rsidR="00453A38" w:rsidRDefault="00453A38" w:rsidP="00F258B1">
      <w:pPr>
        <w:pStyle w:val="footnote"/>
      </w:pPr>
      <w:r>
        <w:rPr>
          <w:rStyle w:val="FootnoteReference"/>
        </w:rPr>
        <w:footnoteRef/>
      </w:r>
      <w:r>
        <w:t xml:space="preserve"> ‘Holiness of life is the mother of glory’ (St Theodoret).</w:t>
      </w:r>
    </w:p>
  </w:footnote>
  <w:footnote w:id="857">
    <w:p w14:paraId="4C5EFC08" w14:textId="6D588D58" w:rsidR="00453A38" w:rsidRDefault="00453A38" w:rsidP="00AE5C5A">
      <w:pPr>
        <w:pStyle w:val="footnote"/>
      </w:pPr>
      <w:r>
        <w:rPr>
          <w:rStyle w:val="FootnoteReference"/>
        </w:rPr>
        <w:footnoteRef/>
      </w:r>
      <w:r>
        <w:t xml:space="preserve"> [JS] variant reading, “harp and lyre”</w:t>
      </w:r>
    </w:p>
  </w:footnote>
  <w:footnote w:id="858">
    <w:p w14:paraId="34B39967" w14:textId="2F98E45D" w:rsidR="00453A38" w:rsidRDefault="00453A38" w:rsidP="00AE5C5A">
      <w:pPr>
        <w:pStyle w:val="footnote"/>
      </w:pPr>
      <w:r>
        <w:rPr>
          <w:rStyle w:val="FootnoteReference"/>
        </w:rPr>
        <w:footnoteRef/>
      </w:r>
      <w:r>
        <w:t xml:space="preserve"> [JS] Coptic has “chorus” in place of “dance”</w:t>
      </w:r>
    </w:p>
  </w:footnote>
  <w:footnote w:id="859">
    <w:p w14:paraId="3F01F63D" w14:textId="7FB71CE4" w:rsidR="00453A38" w:rsidRDefault="00453A38" w:rsidP="00FB1741">
      <w:pPr>
        <w:pStyle w:val="footnote"/>
      </w:pPr>
      <w:r>
        <w:rPr>
          <w:rStyle w:val="FootnoteReference"/>
        </w:rPr>
        <w:footnoteRef/>
      </w:r>
      <w:r>
        <w:t xml:space="preserve"> [JS] or “allophyle”, which means “foreigner”, but specificially in reference to Philistines.</w:t>
      </w:r>
    </w:p>
  </w:footnote>
  <w:footnote w:id="860">
    <w:p w14:paraId="234F96D1" w14:textId="322FE18B" w:rsidR="00453A38" w:rsidRDefault="00453A38" w:rsidP="00865C59">
      <w:pPr>
        <w:pStyle w:val="footnote"/>
      </w:pPr>
      <w:r>
        <w:rPr>
          <w:rStyle w:val="FootnoteReference"/>
        </w:rPr>
        <w:footnoteRef/>
      </w:r>
      <w:r>
        <w:t xml:space="preserve"> Or “Spirit”</w:t>
      </w:r>
    </w:p>
  </w:footnote>
  <w:footnote w:id="861">
    <w:p w14:paraId="296DD30B" w14:textId="77777777" w:rsidR="00453A38" w:rsidRDefault="00453A38"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62">
    <w:p w14:paraId="75462569" w14:textId="77777777" w:rsidR="00453A38" w:rsidRDefault="00453A38" w:rsidP="00344A59">
      <w:pPr>
        <w:pStyle w:val="footnote"/>
      </w:pPr>
      <w:r>
        <w:rPr>
          <w:rStyle w:val="FootnoteReference"/>
        </w:rPr>
        <w:footnoteRef/>
      </w:r>
      <w:r>
        <w:t xml:space="preserve"> The “alleluia” in each vs is inserted into each verse of the Psalm</w:t>
      </w:r>
    </w:p>
  </w:footnote>
  <w:footnote w:id="863">
    <w:p w14:paraId="1F1613E0" w14:textId="77777777" w:rsidR="00453A38" w:rsidRDefault="00453A38"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64">
    <w:p w14:paraId="001DC1B4" w14:textId="77777777" w:rsidR="00453A38" w:rsidRDefault="00453A38" w:rsidP="00A7333E">
      <w:pPr>
        <w:pStyle w:val="footnote"/>
      </w:pPr>
      <w:r>
        <w:rPr>
          <w:rStyle w:val="FootnoteReference"/>
        </w:rPr>
        <w:footnoteRef/>
      </w:r>
      <w:r>
        <w:t xml:space="preserve"> Do obiesance</w:t>
      </w:r>
    </w:p>
  </w:footnote>
  <w:footnote w:id="865">
    <w:p w14:paraId="109CBDA9" w14:textId="77777777" w:rsidR="00453A38" w:rsidRDefault="00453A38" w:rsidP="00A7333E">
      <w:pPr>
        <w:pStyle w:val="footnote"/>
      </w:pPr>
      <w:r>
        <w:rPr>
          <w:rStyle w:val="FootnoteReference"/>
        </w:rPr>
        <w:footnoteRef/>
      </w:r>
      <w:r>
        <w:t xml:space="preserve"> Literally, “horn”</w:t>
      </w:r>
    </w:p>
  </w:footnote>
  <w:footnote w:id="866">
    <w:p w14:paraId="6824A765" w14:textId="77777777" w:rsidR="00453A38" w:rsidRDefault="00453A38" w:rsidP="00A7333E">
      <w:pPr>
        <w:pStyle w:val="footnote"/>
      </w:pPr>
      <w:r>
        <w:rPr>
          <w:rStyle w:val="FootnoteReference"/>
        </w:rPr>
        <w:footnoteRef/>
      </w:r>
      <w:r>
        <w:t xml:space="preserve"> Or, “ways”</w:t>
      </w:r>
    </w:p>
  </w:footnote>
  <w:footnote w:id="867">
    <w:p w14:paraId="6136C7AC" w14:textId="77777777" w:rsidR="00453A38" w:rsidRDefault="00453A38" w:rsidP="00A7333E">
      <w:pPr>
        <w:pStyle w:val="footnote"/>
      </w:pPr>
      <w:r>
        <w:rPr>
          <w:rStyle w:val="FootnoteReference"/>
        </w:rPr>
        <w:footnoteRef/>
      </w:r>
      <w:r>
        <w:t xml:space="preserve"> Literally, “exalt the horn”</w:t>
      </w:r>
    </w:p>
  </w:footnote>
  <w:footnote w:id="868">
    <w:p w14:paraId="0D97069A" w14:textId="77777777" w:rsidR="00453A38" w:rsidRDefault="00453A38" w:rsidP="00A7333E">
      <w:pPr>
        <w:pStyle w:val="footnote"/>
      </w:pPr>
      <w:r>
        <w:rPr>
          <w:rStyle w:val="FootnoteReference"/>
        </w:rPr>
        <w:footnoteRef/>
      </w:r>
      <w:r>
        <w:t xml:space="preserve"> Or “christs”</w:t>
      </w:r>
    </w:p>
  </w:footnote>
  <w:footnote w:id="869">
    <w:p w14:paraId="75E4F1BF" w14:textId="77777777" w:rsidR="00453A38" w:rsidRDefault="00453A38" w:rsidP="00A7333E">
      <w:pPr>
        <w:pStyle w:val="footnote"/>
      </w:pPr>
      <w:r>
        <w:rPr>
          <w:rStyle w:val="FootnoteReference"/>
        </w:rPr>
        <w:footnoteRef/>
      </w:r>
      <w:r>
        <w:t xml:space="preserve"> Or “workers of iniquity”</w:t>
      </w:r>
    </w:p>
  </w:footnote>
  <w:footnote w:id="870">
    <w:p w14:paraId="6B1B283E" w14:textId="77777777" w:rsidR="00453A38" w:rsidRDefault="00453A38"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71">
    <w:p w14:paraId="0BE3B61B" w14:textId="77777777" w:rsidR="00453A38" w:rsidRDefault="00453A38" w:rsidP="00A7333E">
      <w:pPr>
        <w:pStyle w:val="footnote"/>
      </w:pPr>
      <w:r>
        <w:rPr>
          <w:rStyle w:val="FootnoteReference"/>
        </w:rPr>
        <w:footnoteRef/>
      </w:r>
      <w:r>
        <w:t xml:space="preserve"> or “blessing”</w:t>
      </w:r>
    </w:p>
  </w:footnote>
  <w:footnote w:id="872">
    <w:p w14:paraId="39CDECB8" w14:textId="77777777" w:rsidR="00453A38" w:rsidRDefault="00453A38" w:rsidP="00A7333E">
      <w:pPr>
        <w:pStyle w:val="footnote"/>
      </w:pPr>
      <w:r>
        <w:rPr>
          <w:rStyle w:val="FootnoteReference"/>
        </w:rPr>
        <w:footnoteRef/>
      </w:r>
      <w:r>
        <w:t xml:space="preserve"> Or “Thy holy Name we do utter”</w:t>
      </w:r>
    </w:p>
  </w:footnote>
  <w:footnote w:id="873">
    <w:p w14:paraId="2BFF308D" w14:textId="77777777" w:rsidR="00453A38" w:rsidRDefault="00453A38" w:rsidP="00A7333E">
      <w:pPr>
        <w:pStyle w:val="footnote"/>
      </w:pPr>
      <w:r>
        <w:rPr>
          <w:rStyle w:val="FootnoteReference"/>
        </w:rPr>
        <w:footnoteRef/>
      </w:r>
      <w:r>
        <w:t xml:space="preserve"> Or “May it be so, Lord!”</w:t>
      </w:r>
    </w:p>
  </w:footnote>
  <w:footnote w:id="874">
    <w:p w14:paraId="7211B02A" w14:textId="77777777" w:rsidR="00453A38" w:rsidRDefault="00453A38" w:rsidP="008A378B">
      <w:pPr>
        <w:pStyle w:val="footnote"/>
      </w:pPr>
      <w:r>
        <w:rPr>
          <w:rStyle w:val="FootnoteReference"/>
        </w:rPr>
        <w:footnoteRef/>
      </w:r>
      <w:r>
        <w:t xml:space="preserve"> Or “thankfully confess You with praise”</w:t>
      </w:r>
    </w:p>
  </w:footnote>
  <w:footnote w:id="875">
    <w:p w14:paraId="693B122B" w14:textId="28D696D4" w:rsidR="00453A38" w:rsidRDefault="00453A38"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76">
    <w:p w14:paraId="7672FC08" w14:textId="77777777" w:rsidR="00453A38" w:rsidRDefault="00453A38" w:rsidP="00A7333E">
      <w:pPr>
        <w:pStyle w:val="footnote"/>
      </w:pPr>
      <w:r>
        <w:rPr>
          <w:rStyle w:val="FootnoteReference"/>
        </w:rPr>
        <w:footnoteRef/>
      </w:r>
      <w:r>
        <w:t xml:space="preserve"> Latria</w:t>
      </w:r>
    </w:p>
  </w:footnote>
  <w:footnote w:id="877">
    <w:p w14:paraId="6A1BE515" w14:textId="5E13A526" w:rsidR="00453A38" w:rsidRDefault="00453A38" w:rsidP="00426715">
      <w:pPr>
        <w:pStyle w:val="footnote"/>
      </w:pPr>
      <w:r>
        <w:rPr>
          <w:rStyle w:val="FootnoteReference"/>
        </w:rPr>
        <w:footnoteRef/>
      </w:r>
      <w:r>
        <w:t xml:space="preserve"> Or, “Sing a hymn to Him, and exalt Him beyond measure unto the ages.”</w:t>
      </w:r>
    </w:p>
  </w:footnote>
  <w:footnote w:id="878">
    <w:p w14:paraId="68D0AB21" w14:textId="61EA66CA" w:rsidR="00453A38" w:rsidRDefault="00453A38" w:rsidP="00426715">
      <w:pPr>
        <w:pStyle w:val="footnote"/>
      </w:pPr>
      <w:r>
        <w:rPr>
          <w:rStyle w:val="FootnoteReference"/>
        </w:rPr>
        <w:footnoteRef/>
      </w:r>
      <w:r>
        <w:t xml:space="preserve"> This verse is lacking in the Greek.</w:t>
      </w:r>
    </w:p>
  </w:footnote>
  <w:footnote w:id="879">
    <w:p w14:paraId="26544D11" w14:textId="10502CC8" w:rsidR="00453A38" w:rsidRDefault="00453A38" w:rsidP="007757C9">
      <w:pPr>
        <w:pStyle w:val="footnote"/>
      </w:pPr>
      <w:r>
        <w:rPr>
          <w:rStyle w:val="FootnoteReference"/>
        </w:rPr>
        <w:footnoteRef/>
      </w:r>
      <w:r>
        <w:t xml:space="preserve"> In Greek this verse breaks the pattern and has “Let the earth bless the Lord…”</w:t>
      </w:r>
    </w:p>
  </w:footnote>
  <w:footnote w:id="880">
    <w:p w14:paraId="00301B8D" w14:textId="27445427" w:rsidR="00453A38" w:rsidRDefault="00453A38" w:rsidP="007757C9">
      <w:pPr>
        <w:pStyle w:val="footnote"/>
      </w:pPr>
      <w:r>
        <w:rPr>
          <w:rStyle w:val="FootnoteReference"/>
        </w:rPr>
        <w:footnoteRef/>
      </w:r>
      <w:r>
        <w:t xml:space="preserve"> Greek has “sea-monsters”</w:t>
      </w:r>
    </w:p>
  </w:footnote>
  <w:footnote w:id="881">
    <w:p w14:paraId="0ECD7B50" w14:textId="7593729A" w:rsidR="00453A38" w:rsidRDefault="00453A38" w:rsidP="007757C9">
      <w:pPr>
        <w:pStyle w:val="footnote"/>
      </w:pPr>
      <w:r>
        <w:rPr>
          <w:rStyle w:val="FootnoteReference"/>
        </w:rPr>
        <w:footnoteRef/>
      </w:r>
      <w:r>
        <w:t xml:space="preserve"> [] not found in Gk.</w:t>
      </w:r>
    </w:p>
  </w:footnote>
  <w:footnote w:id="882">
    <w:p w14:paraId="0A00818E" w14:textId="6F9A1D3E" w:rsidR="00453A38" w:rsidRDefault="00453A38"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83">
    <w:p w14:paraId="4C080563" w14:textId="076FB7DA" w:rsidR="00453A38" w:rsidRDefault="00453A38"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84">
    <w:p w14:paraId="52E6C24B" w14:textId="77777777" w:rsidR="00453A38" w:rsidRDefault="00453A38" w:rsidP="003758F4">
      <w:pPr>
        <w:pStyle w:val="footnote"/>
      </w:pPr>
      <w:r>
        <w:rPr>
          <w:rStyle w:val="FootnoteReference"/>
        </w:rPr>
        <w:footnoteRef/>
      </w:r>
      <w:r>
        <w:t xml:space="preserve"> Or, “Sing a hymn to Him, and exalt Him beyond measure unto the ages.”</w:t>
      </w:r>
    </w:p>
  </w:footnote>
  <w:footnote w:id="885">
    <w:p w14:paraId="3AF01027" w14:textId="77777777" w:rsidR="00453A38" w:rsidRDefault="00453A38" w:rsidP="003758F4">
      <w:pPr>
        <w:pStyle w:val="footnote"/>
      </w:pPr>
      <w:r>
        <w:rPr>
          <w:rStyle w:val="FootnoteReference"/>
        </w:rPr>
        <w:footnoteRef/>
      </w:r>
      <w:r>
        <w:t xml:space="preserve"> In Greek this verse breaks the pattern and has “Let the earth bless the Lord…”</w:t>
      </w:r>
    </w:p>
  </w:footnote>
  <w:footnote w:id="886">
    <w:p w14:paraId="29625A78" w14:textId="77777777" w:rsidR="00453A38" w:rsidRDefault="00453A38" w:rsidP="003758F4">
      <w:pPr>
        <w:pStyle w:val="footnote"/>
      </w:pPr>
      <w:r>
        <w:rPr>
          <w:rStyle w:val="FootnoteReference"/>
        </w:rPr>
        <w:footnoteRef/>
      </w:r>
      <w:r>
        <w:t xml:space="preserve"> [] not found in Gk.</w:t>
      </w:r>
    </w:p>
  </w:footnote>
  <w:footnote w:id="887">
    <w:p w14:paraId="3D357C32" w14:textId="77777777" w:rsidR="00453A38" w:rsidRDefault="00453A38"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88">
    <w:p w14:paraId="206912E7" w14:textId="77777777" w:rsidR="00453A38" w:rsidRDefault="00453A38"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9">
    <w:p w14:paraId="7A06DB04" w14:textId="77777777" w:rsidR="00453A38" w:rsidRDefault="00453A38"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0">
    <w:p w14:paraId="28892EF0" w14:textId="6E1CE2C1" w:rsidR="00453A38" w:rsidRPr="008D5F3D" w:rsidRDefault="00453A38" w:rsidP="008D5F3D">
      <w:pPr>
        <w:pStyle w:val="footnote"/>
      </w:pPr>
      <w:r>
        <w:rPr>
          <w:rStyle w:val="FootnoteReference"/>
        </w:rPr>
        <w:footnoteRef/>
      </w:r>
      <w:r>
        <w:t xml:space="preserve"> [JS] Greek has “stars and light,” while Coptic has “stars of light”</w:t>
      </w:r>
    </w:p>
  </w:footnote>
  <w:footnote w:id="891">
    <w:p w14:paraId="6888EF75" w14:textId="7291EAAC" w:rsidR="00453A38" w:rsidRDefault="00453A38" w:rsidP="00A17656">
      <w:pPr>
        <w:pStyle w:val="footnote"/>
      </w:pPr>
      <w:r>
        <w:rPr>
          <w:rStyle w:val="FootnoteReference"/>
        </w:rPr>
        <w:footnoteRef/>
      </w:r>
      <w:r>
        <w:t xml:space="preserve"> [JS] Gk has “confession/praise of Him is in the earth and heaven”</w:t>
      </w:r>
    </w:p>
  </w:footnote>
  <w:footnote w:id="892">
    <w:p w14:paraId="0C9270F2" w14:textId="14BEF321" w:rsidR="00453A38" w:rsidRDefault="00453A38" w:rsidP="00A17656">
      <w:pPr>
        <w:pStyle w:val="footnote"/>
      </w:pPr>
      <w:r>
        <w:rPr>
          <w:rStyle w:val="FootnoteReference"/>
        </w:rPr>
        <w:footnoteRef/>
      </w:r>
      <w:r>
        <w:t xml:space="preserve"> [JS] literally, “And He will exalt the horn of His people”</w:t>
      </w:r>
    </w:p>
  </w:footnote>
  <w:footnote w:id="893">
    <w:p w14:paraId="2890F7AF" w14:textId="127DC52C" w:rsidR="00453A38" w:rsidRDefault="00453A38" w:rsidP="008A107E">
      <w:pPr>
        <w:pStyle w:val="footnote"/>
      </w:pPr>
      <w:r>
        <w:rPr>
          <w:rStyle w:val="FootnoteReference"/>
        </w:rPr>
        <w:footnoteRef/>
      </w:r>
      <w:r>
        <w:t xml:space="preserve"> or “statutes.” The meaning is the same as in Ps 118: statutes, ordinances, or truths. Literally, “engraved things”</w:t>
      </w:r>
    </w:p>
  </w:footnote>
  <w:footnote w:id="894">
    <w:p w14:paraId="1BA5672C" w14:textId="77777777" w:rsidR="00453A38" w:rsidRDefault="00453A38" w:rsidP="00680B91">
      <w:pPr>
        <w:pStyle w:val="footnote"/>
      </w:pPr>
      <w:r>
        <w:rPr>
          <w:rStyle w:val="FootnoteReference"/>
        </w:rPr>
        <w:footnoteRef/>
      </w:r>
      <w:r>
        <w:t xml:space="preserve"> Latria</w:t>
      </w:r>
    </w:p>
  </w:footnote>
  <w:footnote w:id="895">
    <w:p w14:paraId="690DC348" w14:textId="77777777" w:rsidR="00453A38" w:rsidRDefault="00453A38"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6">
    <w:p w14:paraId="0E195254" w14:textId="3469BAAE" w:rsidR="00453A38" w:rsidRDefault="00453A38"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97">
    <w:p w14:paraId="50098A0E" w14:textId="77777777" w:rsidR="00453A38" w:rsidRDefault="00453A38"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8">
    <w:p w14:paraId="19022051" w14:textId="77777777" w:rsidR="00453A38" w:rsidRDefault="00453A38"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9">
    <w:p w14:paraId="3DC9334B" w14:textId="77777777" w:rsidR="00453A38" w:rsidRDefault="00453A38"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00">
    <w:p w14:paraId="6AC1A98C" w14:textId="77777777" w:rsidR="00453A38" w:rsidRPr="00260CA9" w:rsidRDefault="00453A38"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01">
    <w:p w14:paraId="22924FE1" w14:textId="77777777" w:rsidR="00453A38" w:rsidRDefault="00453A38" w:rsidP="006869EE">
      <w:pPr>
        <w:pStyle w:val="footnote"/>
      </w:pPr>
      <w:r>
        <w:rPr>
          <w:rStyle w:val="FootnoteReference"/>
        </w:rPr>
        <w:footnoteRef/>
      </w:r>
      <w:r>
        <w:t xml:space="preserve"> Literally “hegoumens”, as the monastic and priestly orders have been thoroughly confused.</w:t>
      </w:r>
    </w:p>
  </w:footnote>
  <w:footnote w:id="902">
    <w:p w14:paraId="620F336B" w14:textId="77777777" w:rsidR="00453A38" w:rsidRDefault="00453A38"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3">
    <w:p w14:paraId="7C34710D" w14:textId="77777777" w:rsidR="00453A38" w:rsidRDefault="00453A38"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4">
    <w:p w14:paraId="02E1F01F" w14:textId="77777777" w:rsidR="00453A38" w:rsidRDefault="00453A38"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5">
    <w:p w14:paraId="30C5740F" w14:textId="77777777" w:rsidR="00453A38" w:rsidRDefault="00453A38"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22023008" w14:textId="77777777" w:rsidR="00453A38" w:rsidRPr="00B021F8" w:rsidRDefault="00453A38"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07">
    <w:p w14:paraId="48F95F73" w14:textId="77777777" w:rsidR="00453A38" w:rsidRDefault="00453A38" w:rsidP="006869EE">
      <w:pPr>
        <w:pStyle w:val="footnote"/>
      </w:pPr>
      <w:r>
        <w:rPr>
          <w:rStyle w:val="FootnoteReference"/>
        </w:rPr>
        <w:footnoteRef/>
      </w:r>
      <w:r>
        <w:t xml:space="preserve"> Originally, this litany belonged to the Deacon, not the Presbyter. However, it has shifted given the rarity of that order.</w:t>
      </w:r>
    </w:p>
  </w:footnote>
  <w:footnote w:id="908">
    <w:p w14:paraId="525C7D42" w14:textId="77777777" w:rsidR="00453A38" w:rsidRDefault="00453A38"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09">
    <w:p w14:paraId="413E3953" w14:textId="77777777" w:rsidR="00453A38" w:rsidRDefault="00453A38" w:rsidP="00CA3D47">
      <w:pPr>
        <w:pStyle w:val="footnote"/>
      </w:pPr>
      <w:r>
        <w:rPr>
          <w:rStyle w:val="FootnoteReference"/>
        </w:rPr>
        <w:footnoteRef/>
      </w:r>
      <w:r>
        <w:t xml:space="preserve"> From Paoni 12 to Paopi 19: “Bless the waters of the river this year”.</w:t>
      </w:r>
    </w:p>
    <w:p w14:paraId="0B29F1A8" w14:textId="77777777" w:rsidR="00453A38" w:rsidRDefault="00453A38" w:rsidP="00CA3D47">
      <w:pPr>
        <w:pStyle w:val="footnote"/>
      </w:pPr>
      <w:r>
        <w:t>From Paopi 10 to Tobi 10: “Bless the herbs and the plants”.</w:t>
      </w:r>
    </w:p>
    <w:p w14:paraId="63287EF7" w14:textId="77777777" w:rsidR="00453A38" w:rsidRDefault="00453A38" w:rsidP="00CA3D47">
      <w:pPr>
        <w:pStyle w:val="footnote"/>
      </w:pPr>
      <w:r>
        <w:t>From Tobi 11 to paoni 18: “Bless the air of heaven”.</w:t>
      </w:r>
    </w:p>
  </w:footnote>
  <w:footnote w:id="910">
    <w:p w14:paraId="2C6CD715" w14:textId="77777777" w:rsidR="00453A38" w:rsidRDefault="00453A38">
      <w:pPr>
        <w:pStyle w:val="FootnoteText"/>
      </w:pPr>
      <w:r>
        <w:rPr>
          <w:rStyle w:val="FootnoteReference"/>
        </w:rPr>
        <w:footnoteRef/>
      </w:r>
      <w:r>
        <w:t xml:space="preserve"> Acts 7:60</w:t>
      </w:r>
    </w:p>
  </w:footnote>
  <w:footnote w:id="911">
    <w:p w14:paraId="66841CA4" w14:textId="77777777" w:rsidR="00453A38" w:rsidRDefault="00453A38" w:rsidP="006B061A">
      <w:pPr>
        <w:pStyle w:val="Footnote0"/>
      </w:pPr>
      <w:r>
        <w:rPr>
          <w:rStyle w:val="FootnoteReference"/>
        </w:rPr>
        <w:footnoteRef/>
      </w:r>
      <w:r>
        <w:t xml:space="preserve"> Literally “virgin monastic”. The traditional English term for a female monastic is not “nun”, but “virgin”.</w:t>
      </w:r>
    </w:p>
  </w:footnote>
  <w:footnote w:id="912">
    <w:p w14:paraId="4603A540" w14:textId="757615F9" w:rsidR="00453A38" w:rsidRDefault="00453A38" w:rsidP="00B52F78">
      <w:pPr>
        <w:pStyle w:val="footnote"/>
      </w:pPr>
      <w:r>
        <w:rPr>
          <w:rStyle w:val="FootnoteReference"/>
        </w:rPr>
        <w:footnoteRef/>
      </w:r>
      <w:r>
        <w:t xml:space="preserve"> Composed in English by Heg. Fr. Athanasius Iskander, of Kitchener, Ontario, Canada.</w:t>
      </w:r>
    </w:p>
  </w:footnote>
  <w:footnote w:id="913">
    <w:p w14:paraId="754B9B83" w14:textId="77777777" w:rsidR="00453A38" w:rsidRDefault="00453A38">
      <w:pPr>
        <w:pStyle w:val="footnote"/>
        <w:rPr>
          <w:ins w:id="1163" w:author="Brett Slote" w:date="2011-07-21T19:13:00Z"/>
        </w:rPr>
        <w:pPrChange w:id="1164" w:author="Brett Slote" w:date="2011-07-21T20:05:00Z">
          <w:pPr>
            <w:pStyle w:val="FootnoteText"/>
          </w:pPr>
        </w:pPrChange>
      </w:pPr>
      <w:ins w:id="1165" w:author="Brett Slote" w:date="2011-07-21T19:13:00Z">
        <w:r>
          <w:rPr>
            <w:rStyle w:val="FootnoteReference"/>
          </w:rPr>
          <w:footnoteRef/>
        </w:r>
        <w:r>
          <w:t xml:space="preserve"> Numbers 12:7-8</w:t>
        </w:r>
      </w:ins>
    </w:p>
  </w:footnote>
  <w:footnote w:id="914">
    <w:p w14:paraId="7099EBEB" w14:textId="77777777" w:rsidR="00453A38" w:rsidRDefault="00453A38">
      <w:pPr>
        <w:pStyle w:val="footnote"/>
        <w:rPr>
          <w:ins w:id="1166" w:author="Brett Slote" w:date="2011-07-21T19:13:00Z"/>
        </w:rPr>
        <w:pPrChange w:id="1167" w:author="Brett Slote" w:date="2011-07-21T20:05:00Z">
          <w:pPr>
            <w:pStyle w:val="FootnoteText"/>
          </w:pPr>
        </w:pPrChange>
      </w:pPr>
      <w:ins w:id="1168" w:author="Brett Slote" w:date="2011-07-21T19:13:00Z">
        <w:r>
          <w:rPr>
            <w:rStyle w:val="FootnoteReference"/>
          </w:rPr>
          <w:footnoteRef/>
        </w:r>
        <w:r>
          <w:t xml:space="preserve"> Exodus 28:1</w:t>
        </w:r>
      </w:ins>
    </w:p>
  </w:footnote>
  <w:footnote w:id="915">
    <w:p w14:paraId="5BFC95F9" w14:textId="77777777" w:rsidR="00453A38" w:rsidRDefault="00453A38">
      <w:pPr>
        <w:pStyle w:val="footnote"/>
        <w:rPr>
          <w:ins w:id="1169" w:author="Brett Slote" w:date="2011-07-21T19:13:00Z"/>
        </w:rPr>
        <w:pPrChange w:id="1170" w:author="Brett Slote" w:date="2011-07-21T20:05:00Z">
          <w:pPr>
            <w:pStyle w:val="FootnoteText"/>
          </w:pPr>
        </w:pPrChange>
      </w:pPr>
      <w:ins w:id="1171" w:author="Brett Slote" w:date="2011-07-21T19:13:00Z">
        <w:r>
          <w:rPr>
            <w:rStyle w:val="FootnoteReference"/>
          </w:rPr>
          <w:footnoteRef/>
        </w:r>
        <w:r>
          <w:t xml:space="preserve"> Matthew 16:18</w:t>
        </w:r>
      </w:ins>
    </w:p>
  </w:footnote>
  <w:footnote w:id="916">
    <w:p w14:paraId="04125830" w14:textId="77777777" w:rsidR="00453A38" w:rsidRDefault="00453A38">
      <w:pPr>
        <w:pStyle w:val="footnote"/>
        <w:rPr>
          <w:ins w:id="1173" w:author="Brett Slote" w:date="2011-07-21T19:13:00Z"/>
        </w:rPr>
        <w:pPrChange w:id="1174" w:author="Brett Slote" w:date="2011-07-21T20:05:00Z">
          <w:pPr>
            <w:pStyle w:val="FootnoteText"/>
          </w:pPr>
        </w:pPrChange>
      </w:pPr>
      <w:ins w:id="1175" w:author="Brett Slote" w:date="2011-07-21T19:13:00Z">
        <w:r>
          <w:rPr>
            <w:rStyle w:val="FootnoteReference"/>
          </w:rPr>
          <w:footnoteRef/>
        </w:r>
        <w:r>
          <w:t xml:space="preserve"> Psalms 110:4, Hebrews 5:6,10</w:t>
        </w:r>
      </w:ins>
    </w:p>
  </w:footnote>
  <w:footnote w:id="917">
    <w:p w14:paraId="4ECDDE09" w14:textId="77777777" w:rsidR="00453A38" w:rsidRDefault="00453A38"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18">
    <w:p w14:paraId="4ACBECBD" w14:textId="77777777" w:rsidR="00453A38" w:rsidRDefault="00453A38"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19">
    <w:p w14:paraId="0C45F6F7" w14:textId="77777777" w:rsidR="00453A38" w:rsidRDefault="00453A38" w:rsidP="00C0205C">
      <w:pPr>
        <w:pStyle w:val="footnote"/>
      </w:pPr>
      <w:r>
        <w:rPr>
          <w:rStyle w:val="FootnoteReference"/>
          <w:rFonts w:eastAsiaTheme="majorEastAsia"/>
        </w:rPr>
        <w:footnoteRef/>
      </w:r>
      <w:r>
        <w:t xml:space="preserve"> Ps 72:10</w:t>
      </w:r>
    </w:p>
  </w:footnote>
  <w:footnote w:id="920">
    <w:p w14:paraId="73200F36" w14:textId="77777777" w:rsidR="00453A38" w:rsidRDefault="00453A38">
      <w:pPr>
        <w:pStyle w:val="FootnoteText"/>
      </w:pPr>
      <w:r>
        <w:rPr>
          <w:rStyle w:val="FootnoteReference"/>
        </w:rPr>
        <w:footnoteRef/>
      </w:r>
      <w:r>
        <w:t xml:space="preserve"> Pope Dioscorus can but substituted here to use this doxology on his feast.</w:t>
      </w:r>
    </w:p>
  </w:footnote>
  <w:footnote w:id="921">
    <w:p w14:paraId="2FF46E46" w14:textId="77777777" w:rsidR="00453A38" w:rsidRDefault="00453A38" w:rsidP="003D4209">
      <w:pPr>
        <w:pStyle w:val="footnote"/>
      </w:pPr>
      <w:r>
        <w:rPr>
          <w:rStyle w:val="FootnoteReference"/>
        </w:rPr>
        <w:footnoteRef/>
      </w:r>
      <w:r>
        <w:t xml:space="preserve"> Dan 12:3</w:t>
      </w:r>
    </w:p>
  </w:footnote>
  <w:footnote w:id="922">
    <w:p w14:paraId="4F373D62" w14:textId="77777777" w:rsidR="00453A38" w:rsidRDefault="00453A38" w:rsidP="003D4209">
      <w:pPr>
        <w:pStyle w:val="footnote"/>
      </w:pPr>
      <w:r>
        <w:rPr>
          <w:rStyle w:val="FootnoteReference"/>
        </w:rPr>
        <w:footnoteRef/>
      </w:r>
      <w:r>
        <w:t xml:space="preserve"> The Scetis Valley in Egypt, from which the word “ascetic” comes. Sheheet means “measure of the heart.”</w:t>
      </w:r>
    </w:p>
  </w:footnote>
  <w:footnote w:id="923">
    <w:p w14:paraId="153ABD29" w14:textId="77777777" w:rsidR="00453A38" w:rsidRDefault="00453A38" w:rsidP="003D4209">
      <w:pPr>
        <w:pStyle w:val="footnote"/>
      </w:pPr>
      <w:r>
        <w:rPr>
          <w:rStyle w:val="FootnoteReference"/>
        </w:rPr>
        <w:footnoteRef/>
      </w:r>
      <w:r>
        <w:t xml:space="preserve"> Cf Lk 22:30, Mt</w:t>
      </w:r>
      <w:r w:rsidRPr="003D4209">
        <w:rPr>
          <w:rStyle w:val="footnoteChar"/>
        </w:rPr>
        <w:t xml:space="preserve"> </w:t>
      </w:r>
      <w:r>
        <w:t>19:20</w:t>
      </w:r>
    </w:p>
  </w:footnote>
  <w:footnote w:id="924">
    <w:p w14:paraId="0977783C" w14:textId="77777777" w:rsidR="00453A38" w:rsidRDefault="00453A38">
      <w:pPr>
        <w:pStyle w:val="FootnoteText"/>
      </w:pPr>
      <w:r>
        <w:rPr>
          <w:rStyle w:val="FootnoteReference"/>
        </w:rPr>
        <w:footnoteRef/>
      </w:r>
      <w:r>
        <w:t xml:space="preserve"> Rev 4:6</w:t>
      </w:r>
    </w:p>
  </w:footnote>
  <w:footnote w:id="925">
    <w:p w14:paraId="474C3AF6" w14:textId="77777777" w:rsidR="00453A38" w:rsidRDefault="00453A38" w:rsidP="00C14556">
      <w:pPr>
        <w:pStyle w:val="footnote"/>
        <w:rPr>
          <w:ins w:id="1275" w:author="Brett Slote" w:date="2011-07-19T15:43:00Z"/>
        </w:rPr>
      </w:pPr>
      <w:ins w:id="1276" w:author="Brett Slote" w:date="2011-07-19T15:43:00Z">
        <w:r>
          <w:rPr>
            <w:rStyle w:val="FootnoteReference"/>
          </w:rPr>
          <w:footnoteRef/>
        </w:r>
        <w:r>
          <w:t xml:space="preserve"> or supplications/intercessions</w:t>
        </w:r>
      </w:ins>
    </w:p>
  </w:footnote>
  <w:footnote w:id="926">
    <w:p w14:paraId="527ECCCD" w14:textId="77777777" w:rsidR="00453A38" w:rsidRDefault="00453A38">
      <w:pPr>
        <w:pStyle w:val="footnote"/>
        <w:rPr>
          <w:ins w:id="1277" w:author="Brett Slote" w:date="2011-07-19T15:43:00Z"/>
        </w:rPr>
        <w:pPrChange w:id="1278" w:author="Brett Slote" w:date="2011-07-21T19:56:00Z">
          <w:pPr>
            <w:pStyle w:val="FootnoteText"/>
          </w:pPr>
        </w:pPrChange>
      </w:pPr>
      <w:ins w:id="1279" w:author="Brett Slote" w:date="2011-07-19T15:43:00Z">
        <w:r>
          <w:rPr>
            <w:rStyle w:val="FootnoteReference"/>
          </w:rPr>
          <w:footnoteRef/>
        </w:r>
        <w:r>
          <w:t xml:space="preserve"> Joel 3:13 – but I’m trying to remember something that says “the harvest is full and the wheat plentiful”</w:t>
        </w:r>
      </w:ins>
    </w:p>
  </w:footnote>
  <w:footnote w:id="927">
    <w:p w14:paraId="6583C1B7" w14:textId="77777777" w:rsidR="00453A38" w:rsidRDefault="00453A38">
      <w:pPr>
        <w:pStyle w:val="footnote"/>
        <w:rPr>
          <w:ins w:id="1280" w:author="Brett Slote" w:date="2011-07-19T15:43:00Z"/>
          <w:rFonts w:ascii="Antonious" w:hAnsi="Antonious" w:cs="Antonious"/>
        </w:rPr>
        <w:pPrChange w:id="1281" w:author="Brett Slote" w:date="2011-07-21T19:56:00Z">
          <w:pPr>
            <w:widowControl w:val="0"/>
            <w:autoSpaceDE w:val="0"/>
            <w:autoSpaceDN w:val="0"/>
            <w:adjustRightInd w:val="0"/>
          </w:pPr>
        </w:pPrChange>
      </w:pPr>
      <w:ins w:id="128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28">
    <w:p w14:paraId="3A76C60E" w14:textId="214D0337" w:rsidR="00453A38" w:rsidRDefault="00453A38"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29">
    <w:p w14:paraId="0AAB833E" w14:textId="77777777" w:rsidR="00453A38" w:rsidRDefault="00453A38" w:rsidP="00935F13">
      <w:pPr>
        <w:pStyle w:val="footnote"/>
      </w:pPr>
      <w:r>
        <w:rPr>
          <w:rStyle w:val="FootnoteReference"/>
        </w:rPr>
        <w:footnoteRef/>
      </w:r>
      <w:r>
        <w:t xml:space="preserve"> Rev 4:4</w:t>
      </w:r>
    </w:p>
  </w:footnote>
  <w:footnote w:id="930">
    <w:p w14:paraId="70D69B5E" w14:textId="77777777" w:rsidR="00453A38" w:rsidRDefault="00453A38" w:rsidP="00935F13">
      <w:pPr>
        <w:pStyle w:val="footnote"/>
      </w:pPr>
      <w:r>
        <w:rPr>
          <w:rStyle w:val="FootnoteReference"/>
        </w:rPr>
        <w:footnoteRef/>
      </w:r>
      <w:r>
        <w:t xml:space="preserve"> Rev 5:8</w:t>
      </w:r>
    </w:p>
  </w:footnote>
  <w:footnote w:id="931">
    <w:p w14:paraId="741347AD" w14:textId="77777777" w:rsidR="00453A38" w:rsidRDefault="00453A38">
      <w:pPr>
        <w:pStyle w:val="footnote"/>
        <w:rPr>
          <w:ins w:id="1307" w:author="Brett Slote" w:date="2011-07-19T18:33:00Z"/>
        </w:rPr>
        <w:pPrChange w:id="1308" w:author="Brett Slote" w:date="2011-07-21T19:58:00Z">
          <w:pPr>
            <w:pStyle w:val="FootnoteText"/>
          </w:pPr>
        </w:pPrChange>
      </w:pPr>
      <w:ins w:id="1309" w:author="Brett Slote" w:date="2011-07-19T18:33:00Z">
        <w:r w:rsidRPr="00C96A85">
          <w:rPr>
            <w:rStyle w:val="FootnoteReference"/>
            <w:vertAlign w:val="baseline"/>
          </w:rPr>
          <w:footnoteRef/>
        </w:r>
        <w:r w:rsidRPr="00C96A85">
          <w:t xml:space="preserve"> Ephesians 6:11</w:t>
        </w:r>
      </w:ins>
      <w:r>
        <w:t xml:space="preserve"> </w:t>
      </w:r>
      <w:ins w:id="1310" w:author="Brett Slote" w:date="2011-07-19T18:33:00Z">
        <w:r w:rsidRPr="00C96A85">
          <w:t>(Literally: “all the girding”)</w:t>
        </w:r>
      </w:ins>
    </w:p>
  </w:footnote>
  <w:footnote w:id="932">
    <w:p w14:paraId="22B1B2A8" w14:textId="77777777" w:rsidR="00453A38" w:rsidRDefault="00453A38">
      <w:pPr>
        <w:pStyle w:val="footnote"/>
        <w:rPr>
          <w:ins w:id="1313" w:author="Brett Slote" w:date="2011-07-19T18:34:00Z"/>
        </w:rPr>
        <w:pPrChange w:id="1314" w:author="Brett Slote" w:date="2011-07-21T19:58:00Z">
          <w:pPr>
            <w:pStyle w:val="FootnoteText"/>
          </w:pPr>
        </w:pPrChange>
      </w:pPr>
      <w:ins w:id="1315" w:author="Brett Slote" w:date="2011-07-19T18:34:00Z">
        <w:r>
          <w:rPr>
            <w:rStyle w:val="FootnoteReference"/>
          </w:rPr>
          <w:footnoteRef/>
        </w:r>
        <w:r>
          <w:t xml:space="preserve"> Col 3:1</w:t>
        </w:r>
      </w:ins>
    </w:p>
  </w:footnote>
  <w:footnote w:id="933">
    <w:p w14:paraId="515A7079" w14:textId="77777777" w:rsidR="00453A38" w:rsidRDefault="00453A3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4">
    <w:p w14:paraId="11CE8A3A" w14:textId="77777777" w:rsidR="00453A38" w:rsidRDefault="00453A3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5">
    <w:p w14:paraId="40B3C553" w14:textId="77777777" w:rsidR="00453A38" w:rsidRDefault="00453A3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6">
    <w:p w14:paraId="161FA5C9" w14:textId="726A1A97" w:rsidR="00453A38" w:rsidRDefault="00453A38"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37">
    <w:p w14:paraId="5727BFD3" w14:textId="77777777" w:rsidR="00453A38" w:rsidRDefault="00453A38"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38">
    <w:p w14:paraId="5AA889F2" w14:textId="77777777" w:rsidR="00453A38" w:rsidRDefault="00453A38">
      <w:pPr>
        <w:pStyle w:val="footnote"/>
        <w:rPr>
          <w:ins w:id="1358" w:author="Brett Slote" w:date="2011-07-21T19:00:00Z"/>
        </w:rPr>
        <w:pPrChange w:id="1359" w:author="Brett Slote" w:date="2011-07-21T20:03:00Z">
          <w:pPr>
            <w:pStyle w:val="FootnoteText"/>
          </w:pPr>
        </w:pPrChange>
      </w:pPr>
      <w:ins w:id="1360" w:author="Brett Slote" w:date="2011-07-21T19:00:00Z">
        <w:r>
          <w:rPr>
            <w:rStyle w:val="FootnoteReference"/>
          </w:rPr>
          <w:footnoteRef/>
        </w:r>
        <w:r>
          <w:t xml:space="preserve"> Need to do some research into the name of this man in English</w:t>
        </w:r>
      </w:ins>
    </w:p>
  </w:footnote>
  <w:footnote w:id="939">
    <w:p w14:paraId="4DD173AD" w14:textId="50F9B05A" w:rsidR="00453A38" w:rsidRDefault="00453A38" w:rsidP="00B52F78">
      <w:pPr>
        <w:pStyle w:val="footnote"/>
      </w:pPr>
      <w:r>
        <w:rPr>
          <w:rStyle w:val="FootnoteReference"/>
        </w:rPr>
        <w:footnoteRef/>
      </w:r>
      <w:r>
        <w:t xml:space="preserve"> Though not found on the Coptic Calendar, as one of the 318 gathered at Nicaea, it is fitting to venerate St. Spyridon.</w:t>
      </w:r>
    </w:p>
  </w:footnote>
  <w:footnote w:id="940">
    <w:p w14:paraId="0EC0EB26" w14:textId="77777777" w:rsidR="00453A38" w:rsidRDefault="00453A38"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41">
    <w:p w14:paraId="1A09C94E" w14:textId="77777777" w:rsidR="00453A38" w:rsidRDefault="00453A38" w:rsidP="00073003">
      <w:pPr>
        <w:pStyle w:val="footnote"/>
      </w:pPr>
      <w:r>
        <w:rPr>
          <w:rStyle w:val="FootnoteReference"/>
        </w:rPr>
        <w:footnoteRef/>
      </w:r>
      <w:r>
        <w:t xml:space="preserve"> Revelation 7:2</w:t>
      </w:r>
    </w:p>
  </w:footnote>
  <w:footnote w:id="942">
    <w:p w14:paraId="047C672B" w14:textId="77777777" w:rsidR="00453A38" w:rsidRDefault="00453A38" w:rsidP="00073003">
      <w:pPr>
        <w:pStyle w:val="footnote"/>
      </w:pPr>
      <w:r>
        <w:rPr>
          <w:rStyle w:val="FootnoteReference"/>
        </w:rPr>
        <w:footnoteRef/>
      </w:r>
      <w:r>
        <w:t xml:space="preserve"> Revelation 7:3</w:t>
      </w:r>
    </w:p>
  </w:footnote>
  <w:footnote w:id="943">
    <w:p w14:paraId="338E8815" w14:textId="77777777" w:rsidR="00453A38" w:rsidRDefault="00453A38"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44">
    <w:p w14:paraId="7E074E97" w14:textId="77777777" w:rsidR="00453A38" w:rsidRDefault="00453A38" w:rsidP="00BC160E">
      <w:pPr>
        <w:pStyle w:val="footnote"/>
      </w:pPr>
      <w:r>
        <w:rPr>
          <w:rStyle w:val="FootnoteReference"/>
        </w:rPr>
        <w:footnoteRef/>
      </w:r>
      <w:r>
        <w:t xml:space="preserve"> John 13:25</w:t>
      </w:r>
    </w:p>
  </w:footnote>
  <w:footnote w:id="945">
    <w:p w14:paraId="0E087572" w14:textId="27E962C9" w:rsidR="00453A38" w:rsidRDefault="00453A38"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46">
    <w:p w14:paraId="795EE333" w14:textId="77777777" w:rsidR="00453A38" w:rsidRDefault="00453A38" w:rsidP="00B53E05">
      <w:pPr>
        <w:pStyle w:val="footnote"/>
      </w:pPr>
      <w:r>
        <w:rPr>
          <w:rStyle w:val="FootnoteReference"/>
        </w:rPr>
        <w:footnoteRef/>
      </w:r>
      <w:r>
        <w:t xml:space="preserve"> Normally reserved for the Theotokos.</w:t>
      </w:r>
    </w:p>
  </w:footnote>
  <w:footnote w:id="947">
    <w:p w14:paraId="483F0E8B" w14:textId="77777777" w:rsidR="00453A38" w:rsidRDefault="00453A38" w:rsidP="00B53E05">
      <w:pPr>
        <w:pStyle w:val="footnote"/>
      </w:pPr>
      <w:r>
        <w:rPr>
          <w:rStyle w:val="FootnoteReference"/>
        </w:rPr>
        <w:footnoteRef/>
      </w:r>
      <w:r>
        <w:t xml:space="preserve"> The law of righteousness, not the Law of the Old Covenant.</w:t>
      </w:r>
    </w:p>
  </w:footnote>
  <w:footnote w:id="948">
    <w:p w14:paraId="361DBD71" w14:textId="77777777" w:rsidR="00453A38" w:rsidRDefault="00453A38" w:rsidP="00662600">
      <w:pPr>
        <w:pStyle w:val="footnote"/>
      </w:pPr>
      <w:r>
        <w:rPr>
          <w:rStyle w:val="FootnoteReference"/>
        </w:rPr>
        <w:footnoteRef/>
      </w:r>
      <w:r>
        <w:t xml:space="preserve"> Or image</w:t>
      </w:r>
    </w:p>
  </w:footnote>
  <w:footnote w:id="949">
    <w:p w14:paraId="2DF974D0" w14:textId="77777777" w:rsidR="00453A38" w:rsidRDefault="00453A38">
      <w:pPr>
        <w:pStyle w:val="footnote"/>
        <w:rPr>
          <w:ins w:id="1462" w:author="Brett Slote" w:date="2011-07-21T18:57:00Z"/>
        </w:rPr>
        <w:pPrChange w:id="1463" w:author="Brett Slote" w:date="2011-07-21T20:03:00Z">
          <w:pPr>
            <w:pStyle w:val="FootnoteText"/>
          </w:pPr>
        </w:pPrChange>
      </w:pPr>
      <w:ins w:id="1464" w:author="Brett Slote" w:date="2011-07-21T18:57:00Z">
        <w:r>
          <w:rPr>
            <w:rStyle w:val="FootnoteReference"/>
          </w:rPr>
          <w:footnoteRef/>
        </w:r>
        <w:r>
          <w:t xml:space="preserve"> Colossians 3:14</w:t>
        </w:r>
      </w:ins>
    </w:p>
  </w:footnote>
  <w:footnote w:id="950">
    <w:p w14:paraId="371983D9" w14:textId="0B3CAEFE" w:rsidR="00453A38" w:rsidRDefault="00453A38" w:rsidP="006035EE">
      <w:pPr>
        <w:pStyle w:val="footnote"/>
      </w:pPr>
      <w:r>
        <w:rPr>
          <w:rStyle w:val="FootnoteReference"/>
        </w:rPr>
        <w:footnoteRef/>
      </w:r>
      <w:r>
        <w:t xml:space="preserve"> Composed in A.D. 2016 in English for St. George’s Ministry to the British people.</w:t>
      </w:r>
    </w:p>
  </w:footnote>
  <w:footnote w:id="951">
    <w:p w14:paraId="56032475" w14:textId="77777777" w:rsidR="00453A38" w:rsidRDefault="00453A38" w:rsidP="00E22010">
      <w:pPr>
        <w:pStyle w:val="footnote"/>
      </w:pPr>
      <w:r>
        <w:rPr>
          <w:rStyle w:val="FootnoteReference"/>
        </w:rPr>
        <w:footnoteRef/>
      </w:r>
      <w:r>
        <w:t xml:space="preserve"> 2 Tim 4:7</w:t>
      </w:r>
    </w:p>
  </w:footnote>
  <w:footnote w:id="952">
    <w:p w14:paraId="519A6EA0" w14:textId="77777777" w:rsidR="00453A38" w:rsidRDefault="00453A38" w:rsidP="00E22010">
      <w:pPr>
        <w:pStyle w:val="footnote"/>
      </w:pPr>
      <w:r>
        <w:rPr>
          <w:rStyle w:val="FootnoteReference"/>
        </w:rPr>
        <w:footnoteRef/>
      </w:r>
      <w:r>
        <w:t xml:space="preserve"> 2 Tim 4:8</w:t>
      </w:r>
    </w:p>
  </w:footnote>
  <w:footnote w:id="953">
    <w:p w14:paraId="2C92CCF6" w14:textId="77777777" w:rsidR="00453A38" w:rsidRDefault="00453A38" w:rsidP="001779C0">
      <w:pPr>
        <w:pStyle w:val="footnote"/>
      </w:pPr>
      <w:r>
        <w:rPr>
          <w:rStyle w:val="FootnoteReference"/>
        </w:rPr>
        <w:footnoteRef/>
      </w:r>
      <w:r>
        <w:t xml:space="preserve"> Composed in Coptic and Arabic by H.G. Bishop Demetrius of Malawi circa A.D. 2000.</w:t>
      </w:r>
    </w:p>
  </w:footnote>
  <w:footnote w:id="954">
    <w:p w14:paraId="16CDD53B" w14:textId="77777777" w:rsidR="00453A38" w:rsidRDefault="00453A38"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55">
    <w:p w14:paraId="717A066E" w14:textId="77777777" w:rsidR="00453A38" w:rsidRDefault="00453A38">
      <w:pPr>
        <w:pStyle w:val="footnote"/>
        <w:rPr>
          <w:ins w:id="1527" w:author="Brett Slote" w:date="2011-07-21T18:45:00Z"/>
        </w:rPr>
        <w:pPrChange w:id="1528" w:author="Brett Slote" w:date="2011-07-21T20:01:00Z">
          <w:pPr>
            <w:pStyle w:val="FootnoteText"/>
          </w:pPr>
        </w:pPrChange>
      </w:pPr>
      <w:ins w:id="1529" w:author="Brett Slote" w:date="2011-07-21T18:45:00Z">
        <w:r>
          <w:rPr>
            <w:rStyle w:val="FootnoteReference"/>
          </w:rPr>
          <w:footnoteRef/>
        </w:r>
        <w:r>
          <w:t xml:space="preserve"> Daniel 12:3</w:t>
        </w:r>
      </w:ins>
    </w:p>
  </w:footnote>
  <w:footnote w:id="956">
    <w:p w14:paraId="7155AD88" w14:textId="77777777" w:rsidR="00453A38" w:rsidRDefault="00453A38">
      <w:pPr>
        <w:pStyle w:val="footnote"/>
        <w:rPr>
          <w:ins w:id="1530" w:author="Brett Slote" w:date="2011-07-21T18:46:00Z"/>
        </w:rPr>
        <w:pPrChange w:id="1531" w:author="Brett Slote" w:date="2011-07-21T20:01:00Z">
          <w:pPr>
            <w:pStyle w:val="FootnoteText"/>
          </w:pPr>
        </w:pPrChange>
      </w:pPr>
      <w:ins w:id="1532" w:author="Brett Slote" w:date="2011-07-21T18:46:00Z">
        <w:r>
          <w:rPr>
            <w:rStyle w:val="FootnoteReference"/>
          </w:rPr>
          <w:footnoteRef/>
        </w:r>
        <w:r>
          <w:t xml:space="preserve"> Literally: all you monastic folk</w:t>
        </w:r>
      </w:ins>
    </w:p>
  </w:footnote>
  <w:footnote w:id="957">
    <w:p w14:paraId="7EEF391B" w14:textId="77777777" w:rsidR="00453A38" w:rsidRDefault="00453A38">
      <w:pPr>
        <w:pStyle w:val="FootnoteText"/>
      </w:pPr>
      <w:r>
        <w:rPr>
          <w:rStyle w:val="FootnoteReference"/>
        </w:rPr>
        <w:footnoteRef/>
      </w:r>
      <w:r>
        <w:t xml:space="preserve"> Published by Abouna Matta El-Maskeen of St. Macarius’ Monastery.</w:t>
      </w:r>
    </w:p>
  </w:footnote>
  <w:footnote w:id="958">
    <w:p w14:paraId="6BC2BFA9" w14:textId="77777777" w:rsidR="00453A38" w:rsidRDefault="00453A3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9">
    <w:p w14:paraId="3A6EC701" w14:textId="77777777" w:rsidR="00453A38" w:rsidRDefault="00453A38" w:rsidP="00670C79">
      <w:pPr>
        <w:pStyle w:val="footnote"/>
      </w:pPr>
      <w:r>
        <w:rPr>
          <w:rStyle w:val="FootnoteReference"/>
        </w:rPr>
        <w:footnoteRef/>
      </w:r>
      <w:r>
        <w:t xml:space="preserve"> Modern day Ethiopia and Eritrea.</w:t>
      </w:r>
    </w:p>
  </w:footnote>
  <w:footnote w:id="960">
    <w:p w14:paraId="46D5577E" w14:textId="77777777" w:rsidR="00453A38" w:rsidRDefault="00453A38" w:rsidP="0047441D">
      <w:pPr>
        <w:pStyle w:val="footnote"/>
      </w:pPr>
      <w:r>
        <w:rPr>
          <w:rStyle w:val="FootnoteReference"/>
        </w:rPr>
        <w:footnoteRef/>
      </w:r>
      <w:r>
        <w:t xml:space="preserve"> St. F</w:t>
      </w:r>
      <w:r w:rsidRPr="006422C6">
        <w:t>rumentius</w:t>
      </w:r>
      <w:r>
        <w:t>, whom the Ethiopians called “Abune Selama.”</w:t>
      </w:r>
    </w:p>
  </w:footnote>
  <w:footnote w:id="961">
    <w:p w14:paraId="2F5E6ED4" w14:textId="52CEBBCB" w:rsidR="00453A38" w:rsidRDefault="00453A38" w:rsidP="00BD2B3F">
      <w:pPr>
        <w:pStyle w:val="footnote"/>
      </w:pPr>
      <w:r>
        <w:rPr>
          <w:rStyle w:val="FootnoteReference"/>
        </w:rPr>
        <w:footnoteRef/>
      </w:r>
      <w:r>
        <w:t xml:space="preserve"> Adapted from the hymn of St. Severus of Antioch, in 2015 in English.</w:t>
      </w:r>
    </w:p>
  </w:footnote>
  <w:footnote w:id="962">
    <w:p w14:paraId="018A465B" w14:textId="77777777" w:rsidR="00453A38" w:rsidRDefault="00453A38">
      <w:pPr>
        <w:pStyle w:val="footnote"/>
        <w:rPr>
          <w:ins w:id="1618" w:author="Brett Slote" w:date="2011-07-21T19:11:00Z"/>
        </w:rPr>
        <w:pPrChange w:id="1619" w:author="Brett Slote" w:date="2011-07-21T20:05:00Z">
          <w:pPr>
            <w:pStyle w:val="FootnoteText"/>
          </w:pPr>
        </w:pPrChange>
      </w:pPr>
      <w:ins w:id="1620" w:author="Brett Slote" w:date="2011-07-21T19:11:00Z">
        <w:r>
          <w:rPr>
            <w:rStyle w:val="FootnoteReference"/>
          </w:rPr>
          <w:footnoteRef/>
        </w:r>
        <w:r>
          <w:t xml:space="preserve"> Psalm 41:1</w:t>
        </w:r>
      </w:ins>
    </w:p>
  </w:footnote>
  <w:footnote w:id="963">
    <w:p w14:paraId="30B9D2C6" w14:textId="77777777" w:rsidR="00453A38" w:rsidRDefault="00453A38"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64">
    <w:p w14:paraId="63D7B4DE" w14:textId="77777777" w:rsidR="00453A38" w:rsidRDefault="00453A38"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65">
    <w:p w14:paraId="6542A42A" w14:textId="77777777" w:rsidR="00453A38" w:rsidRDefault="00453A38"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66">
    <w:p w14:paraId="48A0DCFD" w14:textId="77777777" w:rsidR="00453A38" w:rsidRDefault="00453A38" w:rsidP="006D27E4">
      <w:pPr>
        <w:pStyle w:val="Footnote0"/>
      </w:pPr>
      <w:r>
        <w:rPr>
          <w:rStyle w:val="FootnoteReference"/>
        </w:rPr>
        <w:footnoteRef/>
      </w:r>
      <w:r>
        <w:t xml:space="preserve"> In modern day Libya</w:t>
      </w:r>
    </w:p>
  </w:footnote>
  <w:footnote w:id="967">
    <w:p w14:paraId="5E4AA7CE" w14:textId="77777777" w:rsidR="00453A38" w:rsidRDefault="00453A38">
      <w:pPr>
        <w:pStyle w:val="footnote"/>
        <w:rPr>
          <w:ins w:id="1645" w:author="Brett Slote" w:date="2011-07-21T18:49:00Z"/>
        </w:rPr>
        <w:pPrChange w:id="1646" w:author="Brett Slote" w:date="2011-07-21T20:02:00Z">
          <w:pPr>
            <w:pStyle w:val="FootnoteText"/>
          </w:pPr>
        </w:pPrChange>
      </w:pPr>
      <w:ins w:id="1647" w:author="Brett Slote" w:date="2011-07-21T18:49:00Z">
        <w:r>
          <w:rPr>
            <w:rStyle w:val="FootnoteReference"/>
          </w:rPr>
          <w:footnoteRef/>
        </w:r>
        <w:r>
          <w:t xml:space="preserve"> Note that </w:t>
        </w:r>
        <w:r w:rsidRPr="003A78C2">
          <w:rPr>
            <w:rFonts w:ascii="CS Avva Shenouda" w:hAnsi="CS Avva Shenouda"/>
            <w:rPrChange w:id="1648" w:author="Brett Slote" w:date="2011-07-21T20:02:00Z">
              <w:rPr>
                <w:rFonts w:ascii="Antonious Normal" w:hAnsi="Antonious Normal"/>
              </w:rPr>
            </w:rPrChange>
          </w:rPr>
          <w:t>twou</w:t>
        </w:r>
        <w:r>
          <w:t xml:space="preserve"> is used as mountain and desert interchangeably in Coptic monastic literature</w:t>
        </w:r>
      </w:ins>
    </w:p>
  </w:footnote>
  <w:footnote w:id="968">
    <w:p w14:paraId="71147821" w14:textId="77777777" w:rsidR="00453A38" w:rsidRDefault="00453A38">
      <w:pPr>
        <w:pStyle w:val="footnote"/>
        <w:rPr>
          <w:ins w:id="1649" w:author="Brett Slote" w:date="2011-07-21T18:50:00Z"/>
        </w:rPr>
        <w:pPrChange w:id="1650" w:author="Brett Slote" w:date="2011-07-21T20:02:00Z">
          <w:pPr>
            <w:pStyle w:val="FootnoteText"/>
          </w:pPr>
        </w:pPrChange>
      </w:pPr>
      <w:ins w:id="1651" w:author="Brett Slote" w:date="2011-07-21T18:50:00Z">
        <w:r>
          <w:rPr>
            <w:rStyle w:val="FootnoteReference"/>
          </w:rPr>
          <w:footnoteRef/>
        </w:r>
        <w:r>
          <w:t xml:space="preserve"> US book has “travails of torment” – but it’s not possessive.</w:t>
        </w:r>
      </w:ins>
    </w:p>
  </w:footnote>
  <w:footnote w:id="969">
    <w:p w14:paraId="39517237" w14:textId="77777777" w:rsidR="00453A38" w:rsidRDefault="00453A38">
      <w:pPr>
        <w:pStyle w:val="footnote"/>
        <w:rPr>
          <w:ins w:id="1652" w:author="Brett Slote" w:date="2011-07-21T18:49:00Z"/>
        </w:rPr>
        <w:pPrChange w:id="1653" w:author="Brett Slote" w:date="2011-07-21T20:02:00Z">
          <w:pPr>
            <w:pStyle w:val="FootnoteText"/>
          </w:pPr>
        </w:pPrChange>
      </w:pPr>
      <w:ins w:id="1654" w:author="Brett Slote" w:date="2011-07-21T18:49:00Z">
        <w:r>
          <w:rPr>
            <w:rStyle w:val="FootnoteReference"/>
          </w:rPr>
          <w:footnoteRef/>
        </w:r>
        <w:r>
          <w:t xml:space="preserve"> 1 Peter 1:4</w:t>
        </w:r>
      </w:ins>
    </w:p>
  </w:footnote>
  <w:footnote w:id="970">
    <w:p w14:paraId="049774F0" w14:textId="77777777" w:rsidR="00453A38" w:rsidRDefault="00453A38" w:rsidP="00E77C68">
      <w:pPr>
        <w:pStyle w:val="footnote"/>
      </w:pPr>
      <w:r>
        <w:rPr>
          <w:rStyle w:val="FootnoteReference"/>
        </w:rPr>
        <w:footnoteRef/>
      </w:r>
      <w:r>
        <w:t xml:space="preserve"> The Coptic has “Three names, one God,” which is the heresy of modalism, and certainly was not said at Ephesus.</w:t>
      </w:r>
    </w:p>
  </w:footnote>
  <w:footnote w:id="971">
    <w:p w14:paraId="416DBD35" w14:textId="77777777" w:rsidR="00453A38" w:rsidRDefault="00453A38" w:rsidP="00E77C68">
      <w:pPr>
        <w:pStyle w:val="footnote"/>
      </w:pPr>
      <w:r>
        <w:rPr>
          <w:rStyle w:val="FootnoteReference"/>
        </w:rPr>
        <w:footnoteRef/>
      </w:r>
      <w:r>
        <w:t xml:space="preserve"> This line is heretical.</w:t>
      </w:r>
    </w:p>
  </w:footnote>
  <w:footnote w:id="972">
    <w:p w14:paraId="2A005F90" w14:textId="77777777" w:rsidR="00453A38" w:rsidRDefault="00453A38">
      <w:pPr>
        <w:pStyle w:val="footnote"/>
        <w:rPr>
          <w:ins w:id="1689" w:author="Brett Slote" w:date="2011-07-21T18:55:00Z"/>
        </w:rPr>
        <w:pPrChange w:id="1690" w:author="Brett Slote" w:date="2011-07-21T20:02:00Z">
          <w:pPr>
            <w:pStyle w:val="FootnoteText"/>
          </w:pPr>
        </w:pPrChange>
      </w:pPr>
      <w:ins w:id="1691" w:author="Brett Slote" w:date="2011-07-21T18:55:00Z">
        <w:r>
          <w:rPr>
            <w:rStyle w:val="FootnoteReference"/>
          </w:rPr>
          <w:footnoteRef/>
        </w:r>
        <w:r>
          <w:t xml:space="preserve"> Hallow or consecrate – this was, according to a tradition, when he formerly became an archimandrite</w:t>
        </w:r>
      </w:ins>
    </w:p>
  </w:footnote>
  <w:footnote w:id="973">
    <w:p w14:paraId="6B5EF1D3" w14:textId="77777777" w:rsidR="00453A38" w:rsidRDefault="00453A38">
      <w:pPr>
        <w:pStyle w:val="footnote"/>
        <w:rPr>
          <w:ins w:id="1697" w:author="Brett Slote" w:date="2011-07-21T18:52:00Z"/>
        </w:rPr>
        <w:pPrChange w:id="1698" w:author="Brett Slote" w:date="2011-07-21T20:02:00Z">
          <w:pPr/>
        </w:pPrChange>
      </w:pPr>
      <w:ins w:id="1699" w:author="Brett Slote" w:date="2011-07-21T18:52:00Z">
        <w:r w:rsidRPr="00FB36D8">
          <w:rPr>
            <w:rStyle w:val="FootnoteReference"/>
            <w:vertAlign w:val="baseline"/>
          </w:rPr>
          <w:footnoteRef/>
        </w:r>
        <w:r w:rsidRPr="00FB36D8">
          <w:t xml:space="preserve"> This line is literally “because the hope of the good”</w:t>
        </w:r>
      </w:ins>
    </w:p>
  </w:footnote>
  <w:footnote w:id="974">
    <w:p w14:paraId="347015AD" w14:textId="77777777" w:rsidR="00453A38" w:rsidRPr="00A20ACC" w:rsidRDefault="00453A38">
      <w:pPr>
        <w:pStyle w:val="footnote"/>
        <w:rPr>
          <w:ins w:id="1700" w:author="Brett Slote" w:date="2011-07-21T18:52:00Z"/>
          <w:rFonts w:ascii="CS Avva Shenouda" w:hAnsi="CS Avva Shenouda"/>
          <w:color w:val="FF0000"/>
          <w:rPrChange w:id="1701" w:author="Brett Slote" w:date="2011-07-21T20:02:00Z">
            <w:rPr>
              <w:ins w:id="1702" w:author="Brett Slote" w:date="2011-07-21T18:52:00Z"/>
              <w:color w:val="FF0000"/>
            </w:rPr>
          </w:rPrChange>
        </w:rPr>
        <w:pPrChange w:id="1703" w:author="Brett Slote" w:date="2011-07-21T20:02:00Z">
          <w:pPr/>
        </w:pPrChange>
      </w:pPr>
      <w:ins w:id="1704" w:author="Brett Slote" w:date="2011-07-21T18:52:00Z">
        <w:r w:rsidRPr="00FB36D8">
          <w:rPr>
            <w:rStyle w:val="FootnoteReference"/>
            <w:vertAlign w:val="baseline"/>
          </w:rPr>
          <w:footnoteRef/>
        </w:r>
        <w:r w:rsidRPr="00FB36D8">
          <w:t xml:space="preserve"> </w:t>
        </w:r>
        <w:r w:rsidRPr="003A78C2">
          <w:rPr>
            <w:rPrChange w:id="1705" w:author="Brett Slote" w:date="2011-07-21T20:02:00Z">
              <w:rPr>
                <w:rFonts w:ascii="Antonious Normal" w:hAnsi="Antonious Normal"/>
                <w:color w:val="FF0000"/>
              </w:rPr>
            </w:rPrChange>
          </w:rPr>
          <w:t>qen hanhwd/ nem han'almoc</w:t>
        </w:r>
      </w:ins>
    </w:p>
  </w:footnote>
  <w:footnote w:id="975">
    <w:p w14:paraId="4AFC6896" w14:textId="77777777" w:rsidR="00453A38" w:rsidRDefault="00453A38">
      <w:pPr>
        <w:pStyle w:val="FootnoteText"/>
      </w:pPr>
      <w:r>
        <w:rPr>
          <w:rStyle w:val="FootnoteReference"/>
        </w:rPr>
        <w:footnoteRef/>
      </w:r>
      <w:r>
        <w:t xml:space="preserve"> Matthew 1:20</w:t>
      </w:r>
    </w:p>
  </w:footnote>
  <w:footnote w:id="976">
    <w:p w14:paraId="0E9CA519" w14:textId="77777777" w:rsidR="00453A38" w:rsidRDefault="00453A38" w:rsidP="00662A48">
      <w:pPr>
        <w:pStyle w:val="footnote"/>
      </w:pPr>
      <w:r>
        <w:rPr>
          <w:rStyle w:val="FootnoteReference"/>
          <w:rFonts w:eastAsiaTheme="majorEastAsia"/>
        </w:rPr>
        <w:footnoteRef/>
      </w:r>
      <w:r>
        <w:t xml:space="preserve"> All-holy</w:t>
      </w:r>
    </w:p>
  </w:footnote>
  <w:footnote w:id="977">
    <w:p w14:paraId="50451B0F" w14:textId="77777777" w:rsidR="00453A38" w:rsidRDefault="00453A38">
      <w:pPr>
        <w:pStyle w:val="footnote"/>
        <w:rPr>
          <w:ins w:id="1774" w:author="Brett Slote" w:date="2011-07-21T19:04:00Z"/>
        </w:rPr>
        <w:pPrChange w:id="1775" w:author="Brett Slote" w:date="2011-07-21T20:04:00Z">
          <w:pPr>
            <w:pStyle w:val="FootnoteText"/>
          </w:pPr>
        </w:pPrChange>
      </w:pPr>
      <w:ins w:id="1776" w:author="Brett Slote" w:date="2011-07-21T19:04:00Z">
        <w:r>
          <w:rPr>
            <w:rStyle w:val="FootnoteReference"/>
          </w:rPr>
          <w:footnoteRef/>
        </w:r>
        <w:r>
          <w:t xml:space="preserve"> literal is disregarded</w:t>
        </w:r>
      </w:ins>
    </w:p>
  </w:footnote>
  <w:footnote w:id="978">
    <w:p w14:paraId="062BDCC1" w14:textId="77777777" w:rsidR="00453A38" w:rsidRDefault="00453A38">
      <w:pPr>
        <w:pStyle w:val="FootnoteText"/>
      </w:pPr>
      <w:r>
        <w:rPr>
          <w:rStyle w:val="FootnoteReference"/>
        </w:rPr>
        <w:footnoteRef/>
      </w:r>
      <w:r>
        <w:t xml:space="preserve"> Ps 8:2</w:t>
      </w:r>
    </w:p>
  </w:footnote>
  <w:footnote w:id="979">
    <w:p w14:paraId="5BC08478" w14:textId="77777777" w:rsidR="00453A38" w:rsidRPr="000C76BB" w:rsidRDefault="00453A38"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80">
    <w:p w14:paraId="03A6DDD1" w14:textId="77777777" w:rsidR="00453A38" w:rsidRDefault="00453A38">
      <w:pPr>
        <w:pStyle w:val="FootnoteText"/>
      </w:pPr>
      <w:r>
        <w:rPr>
          <w:rStyle w:val="FootnoteReference"/>
        </w:rPr>
        <w:footnoteRef/>
      </w:r>
      <w:r>
        <w:t xml:space="preserve"> Matthew 28:6</w:t>
      </w:r>
    </w:p>
  </w:footnote>
  <w:footnote w:id="981">
    <w:p w14:paraId="339855D2" w14:textId="77777777" w:rsidR="00453A38" w:rsidRDefault="00453A38">
      <w:pPr>
        <w:pStyle w:val="FootnoteText"/>
      </w:pPr>
      <w:r>
        <w:rPr>
          <w:rStyle w:val="FootnoteReference"/>
        </w:rPr>
        <w:footnoteRef/>
      </w:r>
      <w:r>
        <w:t xml:space="preserve"> Matthew 28:7,6</w:t>
      </w:r>
    </w:p>
  </w:footnote>
  <w:footnote w:id="982">
    <w:p w14:paraId="76212A49" w14:textId="77777777" w:rsidR="00453A38" w:rsidRDefault="00453A38">
      <w:pPr>
        <w:pStyle w:val="FootnoteText"/>
      </w:pPr>
      <w:r>
        <w:rPr>
          <w:rStyle w:val="FootnoteReference"/>
        </w:rPr>
        <w:footnoteRef/>
      </w:r>
      <w:r>
        <w:t xml:space="preserve"> Matthew 28:7</w:t>
      </w:r>
    </w:p>
  </w:footnote>
  <w:footnote w:id="983">
    <w:p w14:paraId="716019EB" w14:textId="77777777" w:rsidR="00453A38" w:rsidRDefault="00453A38">
      <w:pPr>
        <w:pStyle w:val="FootnoteText"/>
      </w:pPr>
      <w:r>
        <w:rPr>
          <w:rStyle w:val="FootnoteReference"/>
        </w:rPr>
        <w:footnoteRef/>
      </w:r>
      <w:r>
        <w:t xml:space="preserve"> John 20:27</w:t>
      </w:r>
    </w:p>
  </w:footnote>
  <w:footnote w:id="984">
    <w:p w14:paraId="0ECF3FB0" w14:textId="77777777" w:rsidR="00453A38" w:rsidRDefault="00453A38">
      <w:pPr>
        <w:pStyle w:val="FootnoteText"/>
      </w:pPr>
      <w:r>
        <w:rPr>
          <w:rStyle w:val="FootnoteReference"/>
        </w:rPr>
        <w:footnoteRef/>
      </w:r>
      <w:r>
        <w:t xml:space="preserve"> John 20:28</w:t>
      </w:r>
    </w:p>
  </w:footnote>
  <w:footnote w:id="985">
    <w:p w14:paraId="3FCB0B65" w14:textId="77777777" w:rsidR="00453A38" w:rsidRDefault="00453A38">
      <w:pPr>
        <w:pStyle w:val="FootnoteText"/>
      </w:pPr>
      <w:r>
        <w:rPr>
          <w:rStyle w:val="FootnoteReference"/>
        </w:rPr>
        <w:footnoteRef/>
      </w:r>
      <w:r>
        <w:t xml:space="preserve"> John 20:29</w:t>
      </w:r>
    </w:p>
  </w:footnote>
  <w:footnote w:id="986">
    <w:p w14:paraId="6B80EDF7" w14:textId="77777777" w:rsidR="00453A38" w:rsidRDefault="00453A38">
      <w:pPr>
        <w:pStyle w:val="FootnoteText"/>
      </w:pPr>
      <w:r>
        <w:rPr>
          <w:rStyle w:val="FootnoteReference"/>
        </w:rPr>
        <w:footnoteRef/>
      </w:r>
      <w:r>
        <w:t xml:space="preserve"> John 20:29</w:t>
      </w:r>
    </w:p>
  </w:footnote>
  <w:footnote w:id="987">
    <w:p w14:paraId="09E4919D" w14:textId="77777777" w:rsidR="00453A38" w:rsidRDefault="00453A38" w:rsidP="00134DB2">
      <w:pPr>
        <w:pStyle w:val="footnote"/>
      </w:pPr>
      <w:r>
        <w:rPr>
          <w:rStyle w:val="FootnoteReference"/>
        </w:rPr>
        <w:footnoteRef/>
      </w:r>
      <w:r>
        <w:t xml:space="preserve"> Fr. Athanasius has “My soul shall make her boast in the Lord”</w:t>
      </w:r>
    </w:p>
  </w:footnote>
  <w:footnote w:id="988">
    <w:p w14:paraId="60AC8686" w14:textId="77777777" w:rsidR="00453A38" w:rsidRDefault="00453A38" w:rsidP="00134DB2">
      <w:pPr>
        <w:pStyle w:val="footnote"/>
      </w:pPr>
      <w:r>
        <w:rPr>
          <w:rStyle w:val="FootnoteReference"/>
        </w:rPr>
        <w:footnoteRef/>
      </w:r>
      <w:r>
        <w:t xml:space="preserve"> 2 Sam. 6:2 (LXX).</w:t>
      </w:r>
    </w:p>
  </w:footnote>
  <w:footnote w:id="989">
    <w:p w14:paraId="55B1ADAD" w14:textId="77777777" w:rsidR="00453A38" w:rsidRDefault="00453A38" w:rsidP="00134DB2">
      <w:pPr>
        <w:pStyle w:val="footnote"/>
      </w:pPr>
      <w:r>
        <w:rPr>
          <w:rStyle w:val="FootnoteReference"/>
        </w:rPr>
        <w:footnoteRef/>
      </w:r>
      <w:r>
        <w:t xml:space="preserve"> [JS] or “appear” or “reveal Yourself”</w:t>
      </w:r>
    </w:p>
  </w:footnote>
  <w:footnote w:id="990">
    <w:p w14:paraId="469FEDC5" w14:textId="77777777" w:rsidR="00453A38" w:rsidRDefault="00453A38" w:rsidP="001F4F1A">
      <w:pPr>
        <w:pStyle w:val="footnote"/>
      </w:pPr>
      <w:r>
        <w:rPr>
          <w:rStyle w:val="FootnoteReference"/>
        </w:rPr>
        <w:footnoteRef/>
      </w:r>
      <w:r>
        <w:t xml:space="preserve"> [JS] or “reveal Your face”.</w:t>
      </w:r>
    </w:p>
  </w:footnote>
  <w:footnote w:id="991">
    <w:p w14:paraId="0AB37BC4" w14:textId="77777777" w:rsidR="00453A38" w:rsidRPr="004A3E27" w:rsidRDefault="00453A38"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92">
    <w:p w14:paraId="5A1ACC0E" w14:textId="77777777" w:rsidR="00453A38" w:rsidRDefault="00453A38" w:rsidP="001F4F1A">
      <w:pPr>
        <w:pStyle w:val="footnote"/>
      </w:pPr>
      <w:r>
        <w:rPr>
          <w:rStyle w:val="FootnoteReference"/>
        </w:rPr>
        <w:footnoteRef/>
      </w:r>
      <w:r>
        <w:t xml:space="preserve"> [JS] literally “do obeisance”, i.e. “bow down to”</w:t>
      </w:r>
    </w:p>
  </w:footnote>
  <w:footnote w:id="993">
    <w:p w14:paraId="51131512" w14:textId="77777777" w:rsidR="00453A38" w:rsidRPr="004A3E27" w:rsidRDefault="00453A38"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94">
    <w:p w14:paraId="6AFC128D" w14:textId="77777777" w:rsidR="00453A38" w:rsidRDefault="00453A38" w:rsidP="001F4F1A">
      <w:pPr>
        <w:pStyle w:val="footnote"/>
      </w:pPr>
      <w:r>
        <w:rPr>
          <w:rStyle w:val="FootnoteReference"/>
        </w:rPr>
        <w:footnoteRef/>
      </w:r>
      <w:r>
        <w:t xml:space="preserve"> [JS] or “beautifully situated”</w:t>
      </w:r>
    </w:p>
  </w:footnote>
  <w:footnote w:id="995">
    <w:p w14:paraId="63608FED" w14:textId="77777777" w:rsidR="00453A38" w:rsidRPr="004A3E27" w:rsidRDefault="00453A38"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96">
    <w:p w14:paraId="0D47DD48" w14:textId="77777777" w:rsidR="00453A38" w:rsidRDefault="00453A38"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97">
    <w:p w14:paraId="3F2156F8" w14:textId="77777777" w:rsidR="00453A38" w:rsidRDefault="00453A38" w:rsidP="00394CC7">
      <w:pPr>
        <w:pStyle w:val="footnote"/>
      </w:pPr>
      <w:r>
        <w:rPr>
          <w:rStyle w:val="FootnoteReference"/>
        </w:rPr>
        <w:footnoteRef/>
      </w:r>
      <w:r>
        <w:t xml:space="preserve"> [JS] or “Mother Zion will say,”</w:t>
      </w:r>
    </w:p>
  </w:footnote>
  <w:footnote w:id="998">
    <w:p w14:paraId="7D124560" w14:textId="77777777" w:rsidR="00453A38" w:rsidRDefault="00453A38" w:rsidP="00394CC7">
      <w:pPr>
        <w:pStyle w:val="footnote"/>
      </w:pPr>
      <w:r>
        <w:rPr>
          <w:rStyle w:val="FootnoteReference"/>
        </w:rPr>
        <w:footnoteRef/>
      </w:r>
      <w:r>
        <w:t xml:space="preserve"> [JS] Coptic has, “that a man and a man dwelt in her”</w:t>
      </w:r>
    </w:p>
  </w:footnote>
  <w:footnote w:id="999">
    <w:p w14:paraId="19F3F5FF" w14:textId="77777777" w:rsidR="00453A38" w:rsidRDefault="00453A38" w:rsidP="00394CC7">
      <w:pPr>
        <w:pStyle w:val="footnote"/>
      </w:pPr>
      <w:r>
        <w:rPr>
          <w:rStyle w:val="FootnoteReference"/>
        </w:rPr>
        <w:footnoteRef/>
      </w:r>
      <w:r>
        <w:t xml:space="preserve"> [JS] or “messengers”</w:t>
      </w:r>
    </w:p>
  </w:footnote>
  <w:footnote w:id="1000">
    <w:p w14:paraId="3F310231" w14:textId="77777777" w:rsidR="00453A38" w:rsidRDefault="00453A38" w:rsidP="00394CC7">
      <w:pPr>
        <w:pStyle w:val="footnote"/>
      </w:pPr>
      <w:r>
        <w:rPr>
          <w:rStyle w:val="FootnoteReference"/>
        </w:rPr>
        <w:footnoteRef/>
      </w:r>
      <w:r>
        <w:t xml:space="preserve"> [JS] Fr. Lazarus has “servants”</w:t>
      </w:r>
    </w:p>
  </w:footnote>
  <w:footnote w:id="1001">
    <w:p w14:paraId="562DE160" w14:textId="77777777" w:rsidR="00453A38" w:rsidRDefault="00453A38" w:rsidP="00394CC7">
      <w:pPr>
        <w:pStyle w:val="footnote"/>
      </w:pPr>
      <w:r>
        <w:rPr>
          <w:rStyle w:val="FootnoteReference"/>
        </w:rPr>
        <w:footnoteRef/>
      </w:r>
      <w:r>
        <w:t xml:space="preserve"> Heb. 1:7; Ezek. 1:14; 2 Esdras 8:22.</w:t>
      </w:r>
    </w:p>
  </w:footnote>
  <w:footnote w:id="1002">
    <w:p w14:paraId="2349FFF8" w14:textId="77777777" w:rsidR="00453A38" w:rsidRDefault="00453A38" w:rsidP="00394CC7">
      <w:pPr>
        <w:pStyle w:val="footnote"/>
      </w:pPr>
      <w:r>
        <w:rPr>
          <w:rStyle w:val="FootnoteReference"/>
        </w:rPr>
        <w:footnoteRef/>
      </w:r>
      <w:r>
        <w:t xml:space="preserve"> [JS] or “makes the clouds His chariot”</w:t>
      </w:r>
    </w:p>
  </w:footnote>
  <w:footnote w:id="1003">
    <w:p w14:paraId="69FA1866" w14:textId="77777777" w:rsidR="00453A38" w:rsidRDefault="00453A38" w:rsidP="00394CC7">
      <w:pPr>
        <w:pStyle w:val="footnote"/>
      </w:pPr>
      <w:r>
        <w:rPr>
          <w:rStyle w:val="FootnoteReference"/>
        </w:rPr>
        <w:footnoteRef/>
      </w:r>
      <w:r>
        <w:t xml:space="preserve"> [JS] “do obeisance”, elsewhere rendered “worship’, but referring to the physical act.</w:t>
      </w:r>
    </w:p>
  </w:footnote>
  <w:footnote w:id="1004">
    <w:p w14:paraId="6E6EA07D" w14:textId="77777777" w:rsidR="00453A38" w:rsidRDefault="00453A38" w:rsidP="00486BA4">
      <w:pPr>
        <w:pStyle w:val="footnote"/>
      </w:pPr>
      <w:r>
        <w:rPr>
          <w:rStyle w:val="FootnoteReference"/>
        </w:rPr>
        <w:footnoteRef/>
      </w:r>
      <w:r>
        <w:t xml:space="preserve"> [JS] lit. day to day</w:t>
      </w:r>
    </w:p>
  </w:footnote>
  <w:footnote w:id="1005">
    <w:p w14:paraId="15A4CA87" w14:textId="77777777" w:rsidR="00453A38" w:rsidRPr="004A3E27" w:rsidRDefault="00453A38" w:rsidP="00486BA4">
      <w:pPr>
        <w:pStyle w:val="footnote"/>
      </w:pPr>
      <w:r w:rsidRPr="004A3E27">
        <w:rPr>
          <w:rStyle w:val="FootnoteReference"/>
        </w:rPr>
        <w:footnoteRef/>
      </w:r>
      <w:r w:rsidRPr="004A3E27">
        <w:t xml:space="preserve"> Luke 4:32.</w:t>
      </w:r>
    </w:p>
  </w:footnote>
  <w:footnote w:id="1006">
    <w:p w14:paraId="0F743031" w14:textId="77777777" w:rsidR="00453A38" w:rsidRDefault="00453A38" w:rsidP="00486BA4">
      <w:pPr>
        <w:pStyle w:val="footnote"/>
      </w:pPr>
      <w:r>
        <w:rPr>
          <w:rStyle w:val="FootnoteReference"/>
        </w:rPr>
        <w:footnoteRef/>
      </w:r>
      <w:r>
        <w:t xml:space="preserve"> [JS] or “give thanks to”. “Thankfully confess with praise”</w:t>
      </w:r>
    </w:p>
  </w:footnote>
  <w:footnote w:id="1007">
    <w:p w14:paraId="5EFEDAB8" w14:textId="77777777" w:rsidR="00453A38" w:rsidRDefault="00453A38" w:rsidP="00486BA4">
      <w:pPr>
        <w:pStyle w:val="footnote"/>
      </w:pPr>
      <w:r>
        <w:rPr>
          <w:rStyle w:val="FootnoteReference"/>
        </w:rPr>
        <w:footnoteRef/>
      </w:r>
      <w:r>
        <w:t xml:space="preserve"> [JS] literally, “holy ones.”</w:t>
      </w:r>
    </w:p>
  </w:footnote>
  <w:footnote w:id="1008">
    <w:p w14:paraId="7219A2E0" w14:textId="77777777" w:rsidR="00453A38" w:rsidRDefault="00453A38" w:rsidP="00486BA4">
      <w:pPr>
        <w:pStyle w:val="footnote"/>
      </w:pPr>
      <w:r>
        <w:rPr>
          <w:rStyle w:val="FootnoteReference"/>
        </w:rPr>
        <w:footnoteRef/>
      </w:r>
      <w:r>
        <w:t xml:space="preserve"> </w:t>
      </w:r>
      <w:r w:rsidRPr="00DC02D9">
        <w:rPr>
          <w:i/>
        </w:rPr>
        <w:t>Or:</w:t>
      </w:r>
      <w:r>
        <w:t xml:space="preserve"> costly (Wisdom 1:13-16).</w:t>
      </w:r>
    </w:p>
  </w:footnote>
  <w:footnote w:id="1009">
    <w:p w14:paraId="1C209EBB" w14:textId="77777777" w:rsidR="00453A38" w:rsidRDefault="00453A38" w:rsidP="00486BA4">
      <w:pPr>
        <w:pStyle w:val="footnote"/>
      </w:pPr>
      <w:r>
        <w:rPr>
          <w:rStyle w:val="FootnoteReference"/>
        </w:rPr>
        <w:footnoteRef/>
      </w:r>
      <w:r>
        <w:t xml:space="preserve"> [JS] litearlly, “slave”.</w:t>
      </w:r>
    </w:p>
  </w:footnote>
  <w:footnote w:id="1010">
    <w:p w14:paraId="116A3C7A" w14:textId="77777777" w:rsidR="00453A38" w:rsidRPr="004A3E27" w:rsidRDefault="00453A38" w:rsidP="0058686F">
      <w:pPr>
        <w:pStyle w:val="footnote"/>
      </w:pPr>
      <w:r w:rsidRPr="004A3E27">
        <w:rPr>
          <w:rStyle w:val="FootnoteReference"/>
        </w:rPr>
        <w:footnoteRef/>
      </w:r>
      <w:r w:rsidRPr="004A3E27">
        <w:t xml:space="preserve"> </w:t>
      </w:r>
      <w:r>
        <w:t>cf</w:t>
      </w:r>
      <w:r w:rsidRPr="004A3E27">
        <w:t>. Rev. 19:11-16.</w:t>
      </w:r>
    </w:p>
  </w:footnote>
  <w:footnote w:id="1011">
    <w:p w14:paraId="0237698A" w14:textId="77777777" w:rsidR="00453A38" w:rsidRDefault="00453A38" w:rsidP="0058686F">
      <w:pPr>
        <w:pStyle w:val="footnote"/>
      </w:pPr>
      <w:r>
        <w:rPr>
          <w:rStyle w:val="FootnoteReference"/>
        </w:rPr>
        <w:footnoteRef/>
      </w:r>
      <w:r>
        <w:t xml:space="preserve"> dragon: </w:t>
      </w:r>
      <w:r w:rsidRPr="0090411D">
        <w:rPr>
          <w:i/>
        </w:rPr>
        <w:t>or</w:t>
      </w:r>
      <w:r>
        <w:t xml:space="preserve"> serpent.</w:t>
      </w:r>
    </w:p>
  </w:footnote>
  <w:footnote w:id="1012">
    <w:p w14:paraId="23515252" w14:textId="77777777" w:rsidR="00453A38" w:rsidRDefault="00453A38"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13">
    <w:p w14:paraId="45DF34E0" w14:textId="77777777" w:rsidR="00453A38" w:rsidRDefault="00453A38" w:rsidP="00C502E3">
      <w:pPr>
        <w:pStyle w:val="footnote"/>
      </w:pPr>
      <w:r>
        <w:rPr>
          <w:rStyle w:val="FootnoteReference"/>
        </w:rPr>
        <w:footnoteRef/>
      </w:r>
      <w:r>
        <w:t xml:space="preserve"> House—Home, Family, Church, Kingdom: where God’s will is done (1 Tim. 3:15; Heb. 3:2-6; Lk. 2:49; Mt. 6:10).</w:t>
      </w:r>
    </w:p>
  </w:footnote>
  <w:footnote w:id="1014">
    <w:p w14:paraId="6FA6EE36" w14:textId="77777777" w:rsidR="00453A38" w:rsidRDefault="00453A38" w:rsidP="00C502E3">
      <w:pPr>
        <w:pStyle w:val="footnote"/>
      </w:pPr>
      <w:r>
        <w:rPr>
          <w:rStyle w:val="FootnoteReference"/>
        </w:rPr>
        <w:footnoteRef/>
      </w:r>
      <w:r>
        <w:t xml:space="preserve"> [JS] or, “boast”</w:t>
      </w:r>
    </w:p>
  </w:footnote>
  <w:footnote w:id="1015">
    <w:p w14:paraId="720D83C7" w14:textId="77777777" w:rsidR="00453A38" w:rsidRPr="004A3E27" w:rsidRDefault="00453A38" w:rsidP="00C502E3">
      <w:pPr>
        <w:pStyle w:val="footnote"/>
      </w:pPr>
      <w:r w:rsidRPr="004A3E27">
        <w:rPr>
          <w:rStyle w:val="FootnoteReference"/>
        </w:rPr>
        <w:footnoteRef/>
      </w:r>
      <w:r w:rsidRPr="004A3E27">
        <w:t xml:space="preserve"> Man is made for happiness, fruit of grace, forgiveness, right relations, holiness.</w:t>
      </w:r>
    </w:p>
  </w:footnote>
  <w:footnote w:id="1016">
    <w:p w14:paraId="7DB48AE1" w14:textId="77777777" w:rsidR="00453A38" w:rsidRDefault="00453A38" w:rsidP="00743D2C">
      <w:pPr>
        <w:pStyle w:val="footnote"/>
      </w:pPr>
      <w:r>
        <w:rPr>
          <w:rStyle w:val="FootnoteReference"/>
        </w:rPr>
        <w:footnoteRef/>
      </w:r>
      <w:r>
        <w:t xml:space="preserve"> [JS] Fr. Lazarus renders “repent” as “change His mind”</w:t>
      </w:r>
    </w:p>
  </w:footnote>
  <w:footnote w:id="1017">
    <w:p w14:paraId="1240DC44" w14:textId="77777777" w:rsidR="00453A38" w:rsidRDefault="00453A38" w:rsidP="00743D2C">
      <w:pPr>
        <w:pStyle w:val="footnote"/>
      </w:pPr>
      <w:r>
        <w:rPr>
          <w:rStyle w:val="FootnoteReference"/>
        </w:rPr>
        <w:footnoteRef/>
      </w:r>
      <w:r>
        <w:t xml:space="preserve"> Heb. 7:21.</w:t>
      </w:r>
    </w:p>
  </w:footnote>
  <w:footnote w:id="1018">
    <w:p w14:paraId="4D23E76D" w14:textId="77777777" w:rsidR="00453A38" w:rsidRPr="004A3E27" w:rsidRDefault="00453A38"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19">
    <w:p w14:paraId="4CCF0C2B" w14:textId="77777777" w:rsidR="00453A38" w:rsidRPr="004A3E27" w:rsidRDefault="00453A38" w:rsidP="00743D2C">
      <w:pPr>
        <w:pStyle w:val="footnote"/>
      </w:pPr>
      <w:r w:rsidRPr="004A3E27">
        <w:rPr>
          <w:rStyle w:val="FootnoteReference"/>
        </w:rPr>
        <w:footnoteRef/>
      </w:r>
      <w:r w:rsidRPr="004A3E27">
        <w:t xml:space="preserve"> </w:t>
      </w:r>
      <w:r>
        <w:t>Cf</w:t>
      </w:r>
      <w:r w:rsidRPr="004A3E27">
        <w:t>. Isaiah 40:11; John 10:11.</w:t>
      </w:r>
    </w:p>
  </w:footnote>
  <w:footnote w:id="1020">
    <w:p w14:paraId="19A1BCB8" w14:textId="77777777" w:rsidR="00453A38" w:rsidRDefault="00453A38" w:rsidP="00743D2C">
      <w:pPr>
        <w:pStyle w:val="footnote"/>
      </w:pPr>
      <w:r>
        <w:rPr>
          <w:rStyle w:val="FootnoteReference"/>
        </w:rPr>
        <w:footnoteRef/>
      </w:r>
      <w:r>
        <w:t xml:space="preserve"> ‘mercies of the Lord’: </w:t>
      </w:r>
      <w:r w:rsidRPr="00B246C1">
        <w:rPr>
          <w:i/>
        </w:rPr>
        <w:t>or</w:t>
      </w:r>
      <w:r>
        <w:t>, the Lord’s love.</w:t>
      </w:r>
    </w:p>
  </w:footnote>
  <w:footnote w:id="1021">
    <w:p w14:paraId="4162CF7C" w14:textId="190E974A" w:rsidR="00453A38" w:rsidRDefault="00453A38" w:rsidP="00E25E68">
      <w:pPr>
        <w:pStyle w:val="footnote"/>
      </w:pPr>
      <w:r>
        <w:rPr>
          <w:rStyle w:val="FootnoteReference"/>
        </w:rPr>
        <w:footnoteRef/>
      </w:r>
      <w:r>
        <w:t xml:space="preserve"> This column is the version abridged by Fr. Athanasius Iskander.</w:t>
      </w:r>
    </w:p>
  </w:footnote>
  <w:footnote w:id="1022">
    <w:p w14:paraId="73FD763A" w14:textId="5EEBDC02" w:rsidR="00453A38" w:rsidRDefault="00453A38"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23">
    <w:p w14:paraId="65C1221D" w14:textId="58B0B75A" w:rsidR="00453A38" w:rsidRDefault="00453A38" w:rsidP="005008DD">
      <w:pPr>
        <w:pStyle w:val="footnote"/>
      </w:pPr>
      <w:r>
        <w:rPr>
          <w:rStyle w:val="FootnoteReference"/>
        </w:rPr>
        <w:footnoteRef/>
      </w:r>
      <w:r>
        <w:t xml:space="preserve"> Here Fr. Athanasius Iskander replaces the remainder with a short conclusion based on the ending of the First Canticle.</w:t>
      </w:r>
    </w:p>
  </w:footnote>
  <w:footnote w:id="1024">
    <w:p w14:paraId="694B1AEF" w14:textId="6CD120E4" w:rsidR="00453A38" w:rsidRDefault="00453A38" w:rsidP="0061474D">
      <w:pPr>
        <w:pStyle w:val="footnote"/>
      </w:pPr>
      <w:r>
        <w:rPr>
          <w:rStyle w:val="FootnoteReference"/>
        </w:rPr>
        <w:footnoteRef/>
      </w:r>
      <w:r>
        <w:t xml:space="preserve"> Verses marked with (*) appear in the abridged version of Fr. Athanasius Iskander</w:t>
      </w:r>
    </w:p>
  </w:footnote>
  <w:footnote w:id="1025">
    <w:p w14:paraId="77C597C4" w14:textId="77777777" w:rsidR="00453A38" w:rsidRDefault="00453A38"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26">
    <w:p w14:paraId="725C3ADA" w14:textId="77777777" w:rsidR="00453A38" w:rsidRDefault="00453A38" w:rsidP="000608B8">
      <w:pPr>
        <w:pStyle w:val="footnote"/>
      </w:pPr>
      <w:r>
        <w:rPr>
          <w:rStyle w:val="FootnoteReference"/>
        </w:rPr>
        <w:footnoteRef/>
      </w:r>
      <w:r>
        <w:t xml:space="preserve"> Clearly a late addition given the Roman Catholic ecclesiology, foreign to Orthodoxy, found in these verses.</w:t>
      </w:r>
    </w:p>
  </w:footnote>
  <w:footnote w:id="1027">
    <w:p w14:paraId="04C754F3" w14:textId="52CD574F" w:rsidR="00453A38" w:rsidRDefault="00453A38"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08E86E45" w:rsidR="00453A38" w:rsidRPr="00E00D27" w:rsidRDefault="00453A3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C0A06">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453A38" w:rsidRPr="00E00D27" w:rsidRDefault="00453A38"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453A38" w:rsidRPr="00E00D27" w:rsidRDefault="00453A38" w:rsidP="00686912">
    <w:pPr>
      <w:pStyle w:val="Header"/>
      <w:jc w:val="center"/>
      <w:rPr>
        <w:sz w:val="20"/>
        <w:szCs w:val="20"/>
      </w:rPr>
    </w:pPr>
  </w:p>
  <w:p w14:paraId="022704DA" w14:textId="77777777" w:rsidR="00453A38" w:rsidRPr="00686912" w:rsidRDefault="00453A38"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4B63170A" w:rsidR="00453A38" w:rsidRPr="00E00D27" w:rsidRDefault="00453A38"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0C0A06">
      <w:rPr>
        <w:noProof/>
        <w:sz w:val="20"/>
        <w:szCs w:val="20"/>
      </w:rPr>
      <w:t>The Midnight Praise</w:t>
    </w:r>
    <w:r>
      <w:rPr>
        <w:sz w:val="20"/>
        <w:szCs w:val="20"/>
      </w:rPr>
      <w:fldChar w:fldCharType="end"/>
    </w:r>
  </w:p>
  <w:p w14:paraId="199CF7F3" w14:textId="77777777" w:rsidR="00453A38" w:rsidRPr="00E00D27" w:rsidRDefault="00453A38"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944E22" w:rsidR="00453A38" w:rsidRPr="00E00D27" w:rsidRDefault="00453A38"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0C0A06">
      <w:rPr>
        <w:noProof/>
        <w:sz w:val="20"/>
        <w:szCs w:val="20"/>
      </w:rPr>
      <w:t>The Sunday Theotokia</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1C7696C8" w:rsidR="00453A38" w:rsidRPr="00E00D27" w:rsidRDefault="00453A38"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C0A06">
      <w:rPr>
        <w:noProof/>
        <w:sz w:val="20"/>
        <w:szCs w:val="20"/>
      </w:rPr>
      <w:t>The Conclusion of the Adam Theotokias</w:t>
    </w:r>
    <w:r w:rsidRPr="00E00D27">
      <w:rPr>
        <w:sz w:val="20"/>
        <w:szCs w:val="20"/>
      </w:rPr>
      <w:fldChar w:fldCharType="end"/>
    </w:r>
  </w:p>
  <w:p w14:paraId="48CF3F9A" w14:textId="245E316D" w:rsidR="00453A38" w:rsidRPr="00686912" w:rsidRDefault="00453A38"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6140F39A" w:rsidR="00453A38" w:rsidRPr="00E00D27" w:rsidRDefault="00453A3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C0A06">
      <w:rPr>
        <w:noProof/>
        <w:sz w:val="20"/>
        <w:szCs w:val="20"/>
      </w:rPr>
      <w:t>Prayers for Needs</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72215C7A" w:rsidR="00453A38" w:rsidRPr="00E00D27" w:rsidRDefault="00453A38"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C0A06">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7CC322BF" w:rsidR="00453A38" w:rsidRPr="00E00D27" w:rsidRDefault="00453A3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C0A06">
      <w:rPr>
        <w:noProof/>
        <w:sz w:val="20"/>
        <w:szCs w:val="20"/>
      </w:rPr>
      <w:t>Prayer for the Church</w:t>
    </w:r>
    <w:r w:rsidRPr="00E00D27">
      <w:rPr>
        <w:sz w:val="20"/>
        <w:szCs w:val="20"/>
      </w:rPr>
      <w:fldChar w:fldCharType="end"/>
    </w:r>
  </w:p>
  <w:p w14:paraId="1DAD4C8D" w14:textId="77777777" w:rsidR="00453A38" w:rsidRPr="00686912" w:rsidRDefault="00453A38"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453A38" w:rsidRPr="00686912" w:rsidRDefault="00453A38"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73E44A82" w:rsidR="00453A38" w:rsidRPr="00E00D27" w:rsidRDefault="00453A3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C0A06">
      <w:rPr>
        <w:noProof/>
        <w:sz w:val="20"/>
        <w:szCs w:val="20"/>
      </w:rPr>
      <w:t>August 29 (30) / Tho-out 1: Ecclesiastical New Year: Nairouz</w:t>
    </w:r>
    <w:r w:rsidRPr="00E00D27">
      <w:rPr>
        <w:sz w:val="20"/>
        <w:szCs w:val="20"/>
      </w:rPr>
      <w:fldChar w:fldCharType="end"/>
    </w:r>
  </w:p>
  <w:p w14:paraId="7E9EFC1B" w14:textId="77777777" w:rsidR="00453A38" w:rsidRPr="00686912" w:rsidRDefault="00453A38"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2F17"/>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0A06"/>
    <w:rsid w:val="000C2C94"/>
    <w:rsid w:val="000C3062"/>
    <w:rsid w:val="000C36E0"/>
    <w:rsid w:val="000C38C3"/>
    <w:rsid w:val="000C461C"/>
    <w:rsid w:val="000C61F2"/>
    <w:rsid w:val="000C6C77"/>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16B"/>
    <w:rsid w:val="00504BD9"/>
    <w:rsid w:val="00504C44"/>
    <w:rsid w:val="00510795"/>
    <w:rsid w:val="005110F9"/>
    <w:rsid w:val="00511194"/>
    <w:rsid w:val="00511398"/>
    <w:rsid w:val="00511459"/>
    <w:rsid w:val="005114E8"/>
    <w:rsid w:val="005118C5"/>
    <w:rsid w:val="00511A14"/>
    <w:rsid w:val="00511F32"/>
    <w:rsid w:val="00512F3E"/>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F0694"/>
    <w:rsid w:val="006F0E3B"/>
    <w:rsid w:val="006F18F6"/>
    <w:rsid w:val="006F20A6"/>
    <w:rsid w:val="006F2203"/>
    <w:rsid w:val="006F2298"/>
    <w:rsid w:val="006F3226"/>
    <w:rsid w:val="006F4187"/>
    <w:rsid w:val="006F5235"/>
    <w:rsid w:val="006F5C01"/>
    <w:rsid w:val="006F62CB"/>
    <w:rsid w:val="006F6972"/>
    <w:rsid w:val="006F7233"/>
    <w:rsid w:val="0070002E"/>
    <w:rsid w:val="00701049"/>
    <w:rsid w:val="007010B8"/>
    <w:rsid w:val="007039A0"/>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433A"/>
    <w:rsid w:val="00B95914"/>
    <w:rsid w:val="00B9702C"/>
    <w:rsid w:val="00BA23BD"/>
    <w:rsid w:val="00BA3F86"/>
    <w:rsid w:val="00BA43BA"/>
    <w:rsid w:val="00BA48D1"/>
    <w:rsid w:val="00BA4F06"/>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2FE"/>
    <w:rsid w:val="00DD682C"/>
    <w:rsid w:val="00DD6B29"/>
    <w:rsid w:val="00DE00C0"/>
    <w:rsid w:val="00DE04F0"/>
    <w:rsid w:val="00DE055F"/>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48F"/>
    <w:rsid w:val="00E76A2E"/>
    <w:rsid w:val="00E76B49"/>
    <w:rsid w:val="00E771E3"/>
    <w:rsid w:val="00E77C68"/>
    <w:rsid w:val="00E80F0D"/>
    <w:rsid w:val="00E813F4"/>
    <w:rsid w:val="00E8288B"/>
    <w:rsid w:val="00E836C9"/>
    <w:rsid w:val="00E869A6"/>
    <w:rsid w:val="00E8746A"/>
    <w:rsid w:val="00E87C17"/>
    <w:rsid w:val="00E87FBF"/>
    <w:rsid w:val="00E91BAB"/>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0F42"/>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87F25D-D9BE-4612-B73B-077DBC44DBED}">
  <ds:schemaRefs>
    <ds:schemaRef ds:uri="http://schemas.openxmlformats.org/officeDocument/2006/bibliography"/>
  </ds:schemaRefs>
</ds:datastoreItem>
</file>

<file path=customXml/itemProps2.xml><?xml version="1.0" encoding="utf-8"?>
<ds:datastoreItem xmlns:ds="http://schemas.openxmlformats.org/officeDocument/2006/customXml" ds:itemID="{725ABF14-6E4C-4D82-A0AB-0E3C53F8517B}">
  <ds:schemaRefs>
    <ds:schemaRef ds:uri="http://schemas.openxmlformats.org/officeDocument/2006/bibliography"/>
  </ds:schemaRefs>
</ds:datastoreItem>
</file>

<file path=customXml/itemProps3.xml><?xml version="1.0" encoding="utf-8"?>
<ds:datastoreItem xmlns:ds="http://schemas.openxmlformats.org/officeDocument/2006/customXml" ds:itemID="{4BD07DA6-4B57-44C5-A0B4-4BE9277B6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31286</TotalTime>
  <Pages>1</Pages>
  <Words>218682</Words>
  <Characters>1246491</Characters>
  <Application>Microsoft Office Word</Application>
  <DocSecurity>0</DocSecurity>
  <Lines>10387</Lines>
  <Paragraphs>2924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670</cp:revision>
  <cp:lastPrinted>2016-07-01T02:06:00Z</cp:lastPrinted>
  <dcterms:created xsi:type="dcterms:W3CDTF">2014-10-30T02:06:00Z</dcterms:created>
  <dcterms:modified xsi:type="dcterms:W3CDTF">2016-07-01T02:08:00Z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