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AF6D10">
          <w:rPr>
            <w:noProof/>
            <w:webHidden/>
          </w:rPr>
          <w:t>iii</w:t>
        </w:r>
        <w:r w:rsidR="009C13E9">
          <w:rPr>
            <w:noProof/>
            <w:webHidden/>
          </w:rPr>
          <w:fldChar w:fldCharType="end"/>
        </w:r>
      </w:hyperlink>
    </w:p>
    <w:p w:rsidR="009C13E9" w:rsidRDefault="00951605">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AF6D10">
          <w:rPr>
            <w:noProof/>
            <w:webHidden/>
          </w:rPr>
          <w:t>iv</w:t>
        </w:r>
        <w:r w:rsidR="009C13E9">
          <w:rPr>
            <w:noProof/>
            <w:webHidden/>
          </w:rPr>
          <w:fldChar w:fldCharType="end"/>
        </w:r>
      </w:hyperlink>
    </w:p>
    <w:p w:rsidR="009C13E9" w:rsidRDefault="00951605">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AF6D10">
          <w:rPr>
            <w:noProof/>
            <w:webHidden/>
          </w:rPr>
          <w:t>v</w:t>
        </w:r>
        <w:r w:rsidR="009C13E9">
          <w:rPr>
            <w:noProof/>
            <w:webHidden/>
          </w:rPr>
          <w:fldChar w:fldCharType="end"/>
        </w:r>
      </w:hyperlink>
    </w:p>
    <w:p w:rsidR="009C13E9" w:rsidRDefault="00951605">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AF6D10">
          <w:rPr>
            <w:noProof/>
            <w:webHidden/>
          </w:rPr>
          <w:t>7</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AF6D10">
          <w:rPr>
            <w:noProof/>
            <w:webHidden/>
          </w:rPr>
          <w:t>8</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AF6D10">
          <w:rPr>
            <w:noProof/>
            <w:webHidden/>
          </w:rPr>
          <w:t>38</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AF6D10">
          <w:rPr>
            <w:noProof/>
            <w:webHidden/>
          </w:rPr>
          <w:t>49</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AF6D10">
          <w:rPr>
            <w:noProof/>
            <w:webHidden/>
          </w:rPr>
          <w:t>108</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AF6D10">
          <w:rPr>
            <w:noProof/>
            <w:webHidden/>
          </w:rPr>
          <w:t>241</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AF6D10">
          <w:rPr>
            <w:noProof/>
            <w:webHidden/>
          </w:rPr>
          <w:t>258</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AF6D10">
          <w:rPr>
            <w:noProof/>
            <w:webHidden/>
          </w:rPr>
          <w:t>261</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AF6D10">
          <w:rPr>
            <w:noProof/>
            <w:webHidden/>
          </w:rPr>
          <w:t>265</w:t>
        </w:r>
        <w:r w:rsidR="009C13E9">
          <w:rPr>
            <w:noProof/>
            <w:webHidden/>
          </w:rPr>
          <w:fldChar w:fldCharType="end"/>
        </w:r>
      </w:hyperlink>
    </w:p>
    <w:p w:rsidR="009C13E9" w:rsidRDefault="00951605">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AF6D10">
          <w:rPr>
            <w:noProof/>
            <w:webHidden/>
          </w:rPr>
          <w:t>268</w:t>
        </w:r>
        <w:r w:rsidR="009C13E9">
          <w:rPr>
            <w:noProof/>
            <w:webHidden/>
          </w:rPr>
          <w:fldChar w:fldCharType="end"/>
        </w:r>
      </w:hyperlink>
    </w:p>
    <w:p w:rsidR="009C13E9" w:rsidRDefault="00951605">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AF6D10">
          <w:rPr>
            <w:noProof/>
            <w:webHidden/>
          </w:rPr>
          <w:t>492</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AF6D10">
          <w:rPr>
            <w:noProof/>
            <w:webHidden/>
          </w:rPr>
          <w:t>493</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AF6D10">
          <w:rPr>
            <w:noProof/>
            <w:webHidden/>
          </w:rPr>
          <w:t>503</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AF6D10">
          <w:rPr>
            <w:noProof/>
            <w:webHidden/>
          </w:rPr>
          <w:t>528</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AF6D10">
          <w:rPr>
            <w:noProof/>
            <w:webHidden/>
          </w:rPr>
          <w:t>529</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AF6D10">
          <w:rPr>
            <w:noProof/>
            <w:webHidden/>
          </w:rPr>
          <w:t>535</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AF6D10">
          <w:rPr>
            <w:noProof/>
            <w:webHidden/>
          </w:rPr>
          <w:t>594</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AF6D10">
          <w:rPr>
            <w:noProof/>
            <w:webHidden/>
          </w:rPr>
          <w:t>649</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AF6D10">
          <w:rPr>
            <w:noProof/>
            <w:webHidden/>
          </w:rPr>
          <w:t>651</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AF6D10">
          <w:rPr>
            <w:noProof/>
            <w:webHidden/>
          </w:rPr>
          <w:t>663</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AF6D10">
          <w:rPr>
            <w:noProof/>
            <w:webHidden/>
          </w:rPr>
          <w:t>668</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AF6D10">
          <w:rPr>
            <w:noProof/>
            <w:webHidden/>
          </w:rPr>
          <w:t>679</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AF6D10">
          <w:rPr>
            <w:noProof/>
            <w:webHidden/>
          </w:rPr>
          <w:t>700</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AF6D10">
          <w:rPr>
            <w:noProof/>
            <w:webHidden/>
          </w:rPr>
          <w:t>702</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AF6D10">
          <w:rPr>
            <w:noProof/>
            <w:webHidden/>
          </w:rPr>
          <w:t>716</w:t>
        </w:r>
        <w:r w:rsidR="009C13E9">
          <w:rPr>
            <w:noProof/>
            <w:webHidden/>
          </w:rPr>
          <w:fldChar w:fldCharType="end"/>
        </w:r>
      </w:hyperlink>
    </w:p>
    <w:p w:rsidR="009C13E9" w:rsidRDefault="00951605">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AF6D10">
          <w:rPr>
            <w:noProof/>
            <w:webHidden/>
          </w:rPr>
          <w:t>784</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AF6D10">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AF6D10">
        <w:rPr>
          <w:noProof/>
          <w:lang w:val="en-GB"/>
        </w:rPr>
        <w:t>340</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AF6D10">
        <w:rPr>
          <w:noProof/>
        </w:rPr>
        <w:t>443</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AF6D10">
        <w:rPr>
          <w:noProof/>
        </w:rPr>
        <w:t>459</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AF6D10">
        <w:rPr>
          <w:noProof/>
        </w:rPr>
        <w:t>460</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AF6D10">
        <w:rPr>
          <w:noProof/>
        </w:rPr>
        <w:t>461</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AF6D10">
        <w:rPr>
          <w:noProof/>
        </w:rPr>
        <w:t>462</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AF6D10">
        <w:rPr>
          <w:noProof/>
        </w:rPr>
        <w:t>462</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AF6D10">
        <w:rPr>
          <w:noProof/>
        </w:rPr>
        <w:t>463</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AF6D10">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AF6D10">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AF6D10">
        <w:rPr>
          <w:noProof/>
        </w:rPr>
        <w:t>466</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AF6D10">
        <w:rPr>
          <w:noProof/>
        </w:rPr>
        <w:t>270</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AF6D10">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AF6D10">
        <w:rPr>
          <w:noProof/>
        </w:rPr>
        <w:t>281</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AF6D10">
        <w:rPr>
          <w:noProof/>
        </w:rPr>
        <w:t>283</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AF6D10">
        <w:rPr>
          <w:noProof/>
        </w:rPr>
        <w:t>298</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AF6D10">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AF6D10">
        <w:rPr>
          <w:noProof/>
        </w:rPr>
        <w:t>360</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AF6D10">
        <w:rPr>
          <w:noProof/>
        </w:rPr>
        <w:t>367</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AF6D10">
        <w:rPr>
          <w:noProof/>
        </w:rPr>
        <w:t>296</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AF6D10">
        <w:rPr>
          <w:noProof/>
        </w:rPr>
        <w:t>305</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AF6D10">
        <w:rPr>
          <w:noProof/>
        </w:rPr>
        <w:t>328</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AF6D10">
        <w:rPr>
          <w:noProof/>
        </w:rPr>
        <w:t>348</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AF6D10">
        <w:rPr>
          <w:noProof/>
        </w:rPr>
        <w:t>394</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AF6D10">
        <w:rPr>
          <w:noProof/>
        </w:rPr>
        <w:t>403</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AF6D10">
        <w:rPr>
          <w:noProof/>
        </w:rPr>
        <w:t>411</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AF6D10">
        <w:rPr>
          <w:noProof/>
        </w:rPr>
        <w:t>435</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AF6D10">
        <w:rPr>
          <w:noProof/>
        </w:rPr>
        <w:t>441</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AF6D10">
        <w:rPr>
          <w:noProof/>
        </w:rPr>
        <w:t>442</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AF6D10">
        <w:rPr>
          <w:noProof/>
        </w:rPr>
        <w:t>466</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AF6D10">
        <w:rPr>
          <w:noProof/>
        </w:rPr>
        <w:t>467</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AF6D10">
        <w:rPr>
          <w:noProof/>
        </w:rPr>
        <w:t>468</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AF6D10">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AF6D10">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AF6D10">
        <w:rPr>
          <w:noProof/>
        </w:rPr>
        <w:t>474</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AF6D10">
        <w:rPr>
          <w:noProof/>
        </w:rPr>
        <w:t>479</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AF6D10">
        <w:rPr>
          <w:noProof/>
        </w:rPr>
        <w:t>486</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AF6D10">
        <w:rPr>
          <w:noProof/>
        </w:rPr>
        <w:t>270</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AF6D10">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AF6D10">
        <w:rPr>
          <w:noProof/>
        </w:rPr>
        <w:t>281</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AF6D10">
        <w:rPr>
          <w:noProof/>
        </w:rPr>
        <w:t>367</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AF6D10">
        <w:rPr>
          <w:noProof/>
        </w:rPr>
        <w:t>394</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AF6D10">
        <w:rPr>
          <w:noProof/>
        </w:rPr>
        <w:t>403</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AF6D10">
        <w:t>Psalm</w:t>
      </w:r>
      <w:r w:rsidR="00AF6D10" w:rsidRPr="00AB1781">
        <w:t xml:space="preserve"> 116</w:t>
      </w:r>
      <w:r w:rsidR="00AF6D10">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AF6D10">
        <w:rPr>
          <w:noProof/>
        </w:rPr>
        <w:t>443</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AF6D10">
        <w:t>Psalm</w:t>
      </w:r>
      <w:r w:rsidR="00AF6D10" w:rsidRPr="00AB1781">
        <w:t xml:space="preserve"> 117</w:t>
      </w:r>
      <w:r w:rsidR="00AF6D10">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AF6D10">
        <w:rPr>
          <w:noProof/>
        </w:rPr>
        <w:t>443</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AF6D10">
        <w:t>Psalm</w:t>
      </w:r>
      <w:r w:rsidR="00AF6D10" w:rsidRPr="00AB1781">
        <w:t xml:space="preserve"> 118</w:t>
      </w:r>
      <w:r w:rsidR="00AF6D10">
        <w:t>: Blessed are they who are faultless in the way</w:t>
      </w:r>
      <w:r>
        <w:fldChar w:fldCharType="end"/>
      </w:r>
      <w:r w:rsidR="006A0403">
        <w:tab/>
      </w:r>
      <w:r>
        <w:fldChar w:fldCharType="begin"/>
      </w:r>
      <w:r w:rsidR="006A0403">
        <w:instrText xml:space="preserve"> PAGEREF _Ref412027139 \h </w:instrText>
      </w:r>
      <w:r>
        <w:fldChar w:fldCharType="separate"/>
      </w:r>
      <w:r w:rsidR="00AF6D10">
        <w:rPr>
          <w:noProof/>
        </w:rPr>
        <w:t>446</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AF6D10">
        <w:t>Psalm</w:t>
      </w:r>
      <w:r w:rsidR="00AF6D10" w:rsidRPr="00AB1781">
        <w:t xml:space="preserve"> 119</w:t>
      </w:r>
      <w:r w:rsidR="00AF6D10">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AF6D10">
        <w:rPr>
          <w:noProof/>
        </w:rPr>
        <w:t>459</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AF6D10">
        <w:t>Psalm</w:t>
      </w:r>
      <w:r w:rsidR="00AF6D10" w:rsidRPr="00AB1781">
        <w:t xml:space="preserve"> 120</w:t>
      </w:r>
      <w:r w:rsidR="00AF6D10">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AF6D10">
        <w:rPr>
          <w:noProof/>
        </w:rPr>
        <w:t>460</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AF6D10">
        <w:t>Psalm</w:t>
      </w:r>
      <w:r w:rsidR="00AF6D10" w:rsidRPr="00AB1781">
        <w:t xml:space="preserve"> 121</w:t>
      </w:r>
      <w:r w:rsidR="00AF6D10">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AF6D10">
        <w:rPr>
          <w:noProof/>
        </w:rPr>
        <w:t>461</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AF6D10">
        <w:t>Psalm</w:t>
      </w:r>
      <w:r w:rsidR="00AF6D10" w:rsidRPr="00AB1781">
        <w:t xml:space="preserve"> 122</w:t>
      </w:r>
      <w:r w:rsidR="00AF6D10">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AF6D10">
        <w:t>Psalm</w:t>
      </w:r>
      <w:r w:rsidR="00AF6D10" w:rsidRPr="00AB1781">
        <w:t xml:space="preserve"> 123</w:t>
      </w:r>
      <w:r w:rsidR="00AF6D10">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AF6D10">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AF6D10">
        <w:t>Psalm</w:t>
      </w:r>
      <w:r w:rsidR="00AF6D10" w:rsidRPr="00AB1781">
        <w:t xml:space="preserve"> 124</w:t>
      </w:r>
      <w:r w:rsidR="00AF6D10">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AF6D10">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AF6D10">
        <w:t>Psalm</w:t>
      </w:r>
      <w:r w:rsidR="00AF6D10" w:rsidRPr="00AB1781">
        <w:t xml:space="preserve"> 125</w:t>
      </w:r>
      <w:r w:rsidR="00AF6D10">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AF6D10">
        <w:t>Psalm</w:t>
      </w:r>
      <w:r w:rsidR="00AF6D10" w:rsidRPr="00AB1781">
        <w:t xml:space="preserve"> 126</w:t>
      </w:r>
      <w:r w:rsidR="00AF6D10">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AF6D10">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AF6D10">
        <w:t>Psalm</w:t>
      </w:r>
      <w:r w:rsidR="00AF6D10" w:rsidRPr="00AB1781">
        <w:t xml:space="preserve"> 127</w:t>
      </w:r>
      <w:r w:rsidR="00AF6D10">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AF6D10">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AF6D10">
        <w:t>Psalm</w:t>
      </w:r>
      <w:r w:rsidR="00AF6D10" w:rsidRPr="00AB1781">
        <w:t xml:space="preserve"> 128</w:t>
      </w:r>
      <w:r w:rsidR="00AF6D10">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AF6D10">
        <w:rPr>
          <w:noProof/>
        </w:rPr>
        <w:t>466</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AF6D10">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F6D10">
        <w:t>Psalm</w:t>
      </w:r>
      <w:r w:rsidR="00AF6D10" w:rsidRPr="00AB1781">
        <w:t xml:space="preserve"> 129</w:t>
      </w:r>
      <w:r w:rsidR="00AF6D10">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AF6D10">
        <w:rPr>
          <w:rFonts w:cstheme="minorBidi"/>
          <w:noProof/>
        </w:rPr>
        <w:t>466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F6D10">
        <w:t>Psalm</w:t>
      </w:r>
      <w:r w:rsidR="00AF6D10" w:rsidRPr="00AB1781">
        <w:t xml:space="preserve"> 130</w:t>
      </w:r>
      <w:r w:rsidR="00AF6D10">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AF6D10">
        <w:rPr>
          <w:rFonts w:cstheme="minorBidi"/>
          <w:noProof/>
        </w:rPr>
        <w:t>467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F6D10">
        <w:t>Psalm</w:t>
      </w:r>
      <w:r w:rsidR="00AF6D10" w:rsidRPr="00AB1781">
        <w:t xml:space="preserve"> 131</w:t>
      </w:r>
      <w:r w:rsidR="00AF6D10">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AF6D10">
        <w:rPr>
          <w:rFonts w:cstheme="minorBidi"/>
          <w:noProof/>
        </w:rPr>
        <w:t>468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F6D10">
        <w:t>Psalm</w:t>
      </w:r>
      <w:r w:rsidR="00AF6D10" w:rsidRPr="00AB1781">
        <w:t xml:space="preserve"> 132</w:t>
      </w:r>
      <w:r w:rsidR="00AF6D10">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AF6D10">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F6D10">
        <w:t>Psalm</w:t>
      </w:r>
      <w:r w:rsidR="00AF6D10" w:rsidRPr="00AB1781">
        <w:t xml:space="preserve"> 133</w:t>
      </w:r>
      <w:r w:rsidR="00AF6D10">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AF6D10">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F6D10">
        <w:t>Psalm</w:t>
      </w:r>
      <w:r w:rsidR="00AF6D10" w:rsidRPr="00AB1781">
        <w:t xml:space="preserve"> 136</w:t>
      </w:r>
      <w:r w:rsidR="00AF6D10">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AF6D10">
        <w:rPr>
          <w:rFonts w:cstheme="minorBidi"/>
          <w:noProof/>
        </w:rPr>
        <w:t>474</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F6D10">
        <w:t>Psalm</w:t>
      </w:r>
      <w:r w:rsidR="00AF6D10" w:rsidRPr="00AB1781">
        <w:t xml:space="preserve"> 137</w:t>
      </w:r>
      <w:r w:rsidR="00AF6D10">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AF6D10">
        <w:rPr>
          <w:rFonts w:cstheme="minorBidi"/>
          <w:noProof/>
        </w:rPr>
        <w:t>475</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F6D10">
        <w:t>Psalm</w:t>
      </w:r>
      <w:r w:rsidR="00AF6D10" w:rsidRPr="00AB1781">
        <w:t xml:space="preserve"> 140</w:t>
      </w:r>
      <w:r w:rsidR="00AF6D10">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AF6D10">
        <w:rPr>
          <w:rFonts w:cstheme="minorBidi"/>
          <w:noProof/>
        </w:rPr>
        <w:t>479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F6D10">
        <w:t>Psalm</w:t>
      </w:r>
      <w:r w:rsidR="00AF6D10" w:rsidRPr="00AB1781">
        <w:t xml:space="preserve"> 141</w:t>
      </w:r>
      <w:r w:rsidR="00AF6D10">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AF6D10">
        <w:rPr>
          <w:rFonts w:cstheme="minorBidi"/>
          <w:noProof/>
        </w:rPr>
        <w:t>480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F6D10">
        <w:t>Psalm</w:t>
      </w:r>
      <w:r w:rsidR="00AF6D10" w:rsidRPr="00AB1781">
        <w:t xml:space="preserve"> 145</w:t>
      </w:r>
      <w:r w:rsidR="00AF6D10">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AF6D10">
        <w:rPr>
          <w:rFonts w:cstheme="minorBidi"/>
          <w:noProof/>
        </w:rPr>
        <w:t>486</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F6D10">
        <w:t>Psalm</w:t>
      </w:r>
      <w:r w:rsidR="00AF6D10" w:rsidRPr="00AB1781">
        <w:t xml:space="preserve"> 146</w:t>
      </w:r>
      <w:r w:rsidR="00AF6D10">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AF6D10">
        <w:rPr>
          <w:rFonts w:cstheme="minorBidi"/>
          <w:noProof/>
        </w:rPr>
        <w:t>487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F6D10">
        <w:t>Psalm</w:t>
      </w:r>
      <w:r w:rsidR="00AF6D10" w:rsidRPr="00AB1781">
        <w:t xml:space="preserve"> 147</w:t>
      </w:r>
      <w:r w:rsidR="00AF6D10">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AF6D10">
        <w:rPr>
          <w:rFonts w:cstheme="minorBidi"/>
          <w:noProof/>
        </w:rPr>
        <w:t>488</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AF6D10">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AF6D10">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AF6D10">
        <w:rPr>
          <w:noProof/>
          <w:lang w:val="en-US"/>
        </w:rPr>
        <w:t>257</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AF6D10">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AF6D10">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AF6D10">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AF6D10">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AF6D10">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AF6D10">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AF6D10">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AF6D10">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AF6D10">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AF6D10">
        <w:t>Psalm</w:t>
      </w:r>
      <w:r w:rsidR="00AF6D10" w:rsidRPr="00AB1781">
        <w:t xml:space="preserve"> 2</w:t>
      </w:r>
      <w:r w:rsidR="00AF6D10">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AF6D10">
        <w:rPr>
          <w:noProof/>
        </w:rPr>
        <w:t>268</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AF6D10">
        <w:t>Psalm</w:t>
      </w:r>
      <w:r w:rsidR="00AF6D10" w:rsidRPr="00AB1781">
        <w:t xml:space="preserve"> 3</w:t>
      </w:r>
      <w:r w:rsidR="00AF6D10">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AF6D10">
        <w:t>Psalm</w:t>
      </w:r>
      <w:r w:rsidR="00AF6D10" w:rsidRPr="00AB1781">
        <w:t xml:space="preserve"> 4</w:t>
      </w:r>
      <w:r w:rsidR="00AF6D10">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AF6D10">
        <w:rPr>
          <w:noProof/>
        </w:rPr>
        <w:t>270</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AF6D10">
        <w:t>Psalm</w:t>
      </w:r>
      <w:r w:rsidR="00AF6D10" w:rsidRPr="00AB1781">
        <w:t xml:space="preserve"> 5</w:t>
      </w:r>
      <w:r w:rsidR="00AF6D10">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AF6D10">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AF6D10">
        <w:t>Psalm</w:t>
      </w:r>
      <w:r w:rsidR="00AF6D10" w:rsidRPr="00AB1781">
        <w:t xml:space="preserve"> 6</w:t>
      </w:r>
      <w:r w:rsidR="00AF6D10">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AF6D10">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AF6D10">
        <w:t>Psalm</w:t>
      </w:r>
      <w:r w:rsidR="00AF6D10" w:rsidRPr="00AB1781">
        <w:t xml:space="preserve"> 8</w:t>
      </w:r>
      <w:r w:rsidR="00AF6D10">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AF6D10">
        <w:rPr>
          <w:noProof/>
        </w:rPr>
        <w:t>275</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AF6D10">
        <w:t>Psalm</w:t>
      </w:r>
      <w:r w:rsidR="00AF6D10" w:rsidRPr="00AB1781">
        <w:t xml:space="preserve"> 11</w:t>
      </w:r>
      <w:r w:rsidR="00AF6D10">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AF6D10">
        <w:rPr>
          <w:noProof/>
        </w:rPr>
        <w:t>280</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AF6D10">
        <w:t>Psalm</w:t>
      </w:r>
      <w:r w:rsidR="00AF6D10" w:rsidRPr="00AB1781">
        <w:t xml:space="preserve"> 12</w:t>
      </w:r>
      <w:r w:rsidR="00AF6D10">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AF6D10">
        <w:rPr>
          <w:noProof/>
        </w:rPr>
        <w:t>281</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AF6D10">
        <w:t>Psalm</w:t>
      </w:r>
      <w:r w:rsidR="00AF6D10" w:rsidRPr="00AB1781">
        <w:t xml:space="preserve"> 14</w:t>
      </w:r>
      <w:r w:rsidR="00AF6D10">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AF6D10">
        <w:rPr>
          <w:noProof/>
        </w:rPr>
        <w:t>282</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AF6D10">
        <w:t>Psalm</w:t>
      </w:r>
      <w:r w:rsidR="00AF6D10" w:rsidRPr="00AB1781">
        <w:t xml:space="preserve"> 15</w:t>
      </w:r>
      <w:r w:rsidR="00AF6D10">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AF6D10">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AF6D10">
        <w:t>Psalm</w:t>
      </w:r>
      <w:r w:rsidR="00AF6D10" w:rsidRPr="00AB1781">
        <w:t xml:space="preserve"> 18</w:t>
      </w:r>
      <w:r w:rsidR="00AF6D10">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AF6D10">
        <w:rPr>
          <w:noProof/>
        </w:rPr>
        <w:t>290</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AF6D10">
        <w:t>Psalm</w:t>
      </w:r>
      <w:r w:rsidR="00AF6D10" w:rsidRPr="00AB1781">
        <w:t xml:space="preserve"> 24</w:t>
      </w:r>
      <w:r w:rsidR="00AF6D10">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AF6D10">
        <w:rPr>
          <w:noProof/>
        </w:rPr>
        <w:t>298</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AF6D10">
        <w:t>Psalm</w:t>
      </w:r>
      <w:r w:rsidR="00AF6D10" w:rsidRPr="00AB1781">
        <w:t xml:space="preserve"> 26</w:t>
      </w:r>
      <w:r w:rsidR="00AF6D10">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AF6D10">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AF6D10">
        <w:rPr>
          <w:noProof/>
        </w:rPr>
        <w:t>355</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AF6D10">
        <w:rPr>
          <w:noProof/>
        </w:rPr>
        <w:t>360</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AF6D10">
        <w:t>Psalm</w:t>
      </w:r>
      <w:r w:rsidR="00AF6D10" w:rsidRPr="00AB1781">
        <w:t xml:space="preserve"> 69</w:t>
      </w:r>
      <w:r w:rsidR="00AF6D10">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AF6D10">
        <w:rPr>
          <w:noProof/>
        </w:rPr>
        <w:t>367</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AF6D10">
        <w:rPr>
          <w:noProof/>
        </w:rPr>
        <w:t>438</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AF6D10">
        <w:t>Psalm</w:t>
      </w:r>
      <w:r w:rsidR="00AF6D10" w:rsidRPr="00AB1781">
        <w:t xml:space="preserve"> 142</w:t>
      </w:r>
      <w:r w:rsidR="00AF6D10">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AF6D10">
        <w:rPr>
          <w:noProof/>
        </w:rPr>
        <w:t>481</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AF6D10">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AF6D10">
        <w:rPr>
          <w:noProof/>
        </w:rPr>
        <w:t>257</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We worship the Father and the Son</w:t>
            </w:r>
          </w:p>
          <w:p w:rsidR="000278EC" w:rsidRPr="007425E1" w:rsidRDefault="000278EC" w:rsidP="000278EC">
            <w:pPr>
              <w:pStyle w:val="EngHang"/>
            </w:pPr>
            <w:r w:rsidRPr="007425E1">
              <w:t>And the Holy Spirit.</w:t>
            </w:r>
          </w:p>
          <w:p w:rsidR="000278EC" w:rsidRPr="007425E1" w:rsidRDefault="000278EC" w:rsidP="000278EC">
            <w:pPr>
              <w:pStyle w:val="EngHang"/>
            </w:pPr>
            <w:r w:rsidRPr="007425E1">
              <w:t>Hail to the church,</w:t>
            </w:r>
          </w:p>
          <w:p w:rsidR="000278EC" w:rsidRDefault="000278EC" w:rsidP="000278EC">
            <w:pPr>
              <w:pStyle w:val="EngHangEnd"/>
            </w:pPr>
            <w:r w:rsidRPr="007425E1">
              <w:t>The house of the angels.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Ⲧⲉⲛⲟⲩⲱϣⲧ ⲙ̀Ⲫⲓⲱⲧ ⲛⲉⲙ Ⲡϣⲏⲣⲓ:</w:t>
            </w:r>
          </w:p>
          <w:p w:rsidR="000278EC" w:rsidRDefault="000278EC" w:rsidP="00540B24">
            <w:pPr>
              <w:pStyle w:val="CopticVersemulti-line"/>
            </w:pPr>
            <w:r>
              <w:t>ⲛⲉⲙ Ⲡⲓⲡ̄ⲛ̄ⲁ̄ ⲉ̄ⲑ̄ⲩ̄:</w:t>
            </w:r>
          </w:p>
          <w:p w:rsidR="000278EC" w:rsidRDefault="000278EC" w:rsidP="00540B24">
            <w:pPr>
              <w:pStyle w:val="CopticVersemulti-line"/>
            </w:pPr>
            <w:r>
              <w:t>ⲭⲉⲣⲉ ϯⲉⲕⲕ̀ⲗⲏⲥⲓⲁ̀:</w:t>
            </w:r>
          </w:p>
          <w:p w:rsidR="000278EC" w:rsidRDefault="000278EC" w:rsidP="00540B24">
            <w:pPr>
              <w:pStyle w:val="CopticHangingVerse"/>
            </w:pPr>
            <w:r>
              <w:t>ⲡ̀ⲏⲓ ⲛ̀ⲧⲉ ⲛⲓⲁⲅⲅⲉⲗⲟⲥ.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Virgin,</w:t>
            </w:r>
          </w:p>
          <w:p w:rsidR="000278EC" w:rsidRPr="007425E1" w:rsidRDefault="000278EC" w:rsidP="000278EC">
            <w:pPr>
              <w:pStyle w:val="EngHang"/>
            </w:pPr>
            <w:r w:rsidRPr="007425E1">
              <w:t>Who brought forth our Saviour.</w:t>
            </w:r>
          </w:p>
          <w:p w:rsidR="000278EC" w:rsidRPr="007425E1" w:rsidRDefault="000278EC" w:rsidP="000278EC">
            <w:pPr>
              <w:pStyle w:val="EngHang"/>
            </w:pPr>
            <w:r w:rsidRPr="007425E1">
              <w:t>Hail to Gabriel,</w:t>
            </w:r>
          </w:p>
          <w:p w:rsidR="000278EC" w:rsidRDefault="000278EC" w:rsidP="000278EC">
            <w:pPr>
              <w:pStyle w:val="EngHangEnd"/>
            </w:pPr>
            <w:r w:rsidRPr="007425E1">
              <w:t>Who brought good news her.</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ϯⲡⲁⲣⲑⲉⲛⲟⲥ:</w:t>
            </w:r>
          </w:p>
          <w:p w:rsidR="000278EC" w:rsidRDefault="000278EC" w:rsidP="00540B24">
            <w:pPr>
              <w:pStyle w:val="CopticVersemulti-line"/>
            </w:pPr>
            <w:r>
              <w:t>ⲉ̀ⲧⲁⲥⲙⲉⲥ Ⲡⲉⲛⲥⲱⲧⲏⲣ:</w:t>
            </w:r>
          </w:p>
          <w:p w:rsidR="000278EC" w:rsidRDefault="000278EC" w:rsidP="00540B24">
            <w:pPr>
              <w:pStyle w:val="CopticVersemulti-line"/>
            </w:pPr>
            <w:r>
              <w:t>ⲭⲉⲣⲉ Ⲅⲁⲃⲣⲓⲏⲗ:</w:t>
            </w:r>
          </w:p>
          <w:p w:rsidR="000278EC" w:rsidRDefault="000278EC" w:rsidP="00540B24">
            <w:pPr>
              <w:pStyle w:val="CopticHangingVerse"/>
            </w:pPr>
            <w:r>
              <w:t>ⲉ̀ⲧⲁϥϩⲓϣⲉⲛⲛⲟⲩϥⲓ ⲛⲁⲥ.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Hail to Michael,</w:t>
            </w:r>
          </w:p>
          <w:p w:rsidR="000278EC" w:rsidRDefault="000278EC" w:rsidP="000278EC">
            <w:pPr>
              <w:pStyle w:val="EngHang"/>
            </w:pPr>
            <w:r>
              <w:t>The archangel,</w:t>
            </w:r>
          </w:p>
          <w:p w:rsidR="000278EC" w:rsidRDefault="000278EC" w:rsidP="000278EC">
            <w:pPr>
              <w:pStyle w:val="EngHang"/>
            </w:pPr>
            <w:r>
              <w:t>Hail to the twenty four,</w:t>
            </w:r>
          </w:p>
          <w:p w:rsidR="000278EC" w:rsidRDefault="000278EC" w:rsidP="000278EC">
            <w:pPr>
              <w:pStyle w:val="EngHangEnd"/>
            </w:pPr>
            <w:r>
              <w:t>Presbyters.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Ⲙⲓⲭⲁⲏⲗ:</w:t>
            </w:r>
          </w:p>
          <w:p w:rsidR="000278EC" w:rsidRDefault="000278EC" w:rsidP="00540B24">
            <w:pPr>
              <w:pStyle w:val="CopticVersemulti-line"/>
            </w:pPr>
            <w:r>
              <w:t>ⲡⲓⲁⲣⲭⲏⲁⲅⲅⲉⲗⲟⲥ:</w:t>
            </w:r>
          </w:p>
          <w:p w:rsidR="000278EC" w:rsidRDefault="000278EC" w:rsidP="00540B24">
            <w:pPr>
              <w:pStyle w:val="CopticVersemulti-line"/>
            </w:pPr>
            <w:r>
              <w:t>ⲭⲉⲣⲉ ⲡⲓϫⲟⲩⲧ ϥ̀ⲧⲟⲩ:</w:t>
            </w:r>
          </w:p>
          <w:p w:rsidR="000278EC" w:rsidRDefault="000278EC" w:rsidP="00540B24">
            <w:pPr>
              <w:pStyle w:val="CopticHangingVerse"/>
            </w:pPr>
            <w:r>
              <w:t>ⲙ̀ⲡ̀ⲣⲉⲥⲃⲩⲧⲉⲣⲟⲥ.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the Cherubim.</w:t>
            </w:r>
          </w:p>
          <w:p w:rsidR="000278EC" w:rsidRPr="007425E1" w:rsidRDefault="000278EC" w:rsidP="000278EC">
            <w:pPr>
              <w:pStyle w:val="EngHang"/>
            </w:pPr>
            <w:r w:rsidRPr="007425E1">
              <w:t>Hail to the Seraphim.</w:t>
            </w:r>
          </w:p>
          <w:p w:rsidR="000278EC" w:rsidRPr="007425E1" w:rsidRDefault="000278EC" w:rsidP="000278EC">
            <w:pPr>
              <w:pStyle w:val="EngHang"/>
            </w:pPr>
            <w:r w:rsidRPr="007425E1">
              <w:t>Hail to all</w:t>
            </w:r>
          </w:p>
          <w:p w:rsidR="000278EC" w:rsidRDefault="000278EC" w:rsidP="000278EC">
            <w:pPr>
              <w:pStyle w:val="EngHangEnd"/>
            </w:pPr>
            <w:r w:rsidRPr="007425E1">
              <w:t>The heavenly orders.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Ⲛⲓⲭⲉⲣⲟⲩⲃⲓⲙ:</w:t>
            </w:r>
          </w:p>
          <w:p w:rsidR="000278EC" w:rsidRDefault="000278EC" w:rsidP="00540B24">
            <w:pPr>
              <w:pStyle w:val="CopticVersemulti-line"/>
            </w:pPr>
            <w:r>
              <w:t>ⲭⲉⲣⲉ Ⲛⲓⲥⲉⲣⲁⲫⲓⲙ:</w:t>
            </w:r>
          </w:p>
          <w:p w:rsidR="000278EC" w:rsidRDefault="000278EC" w:rsidP="00540B24">
            <w:pPr>
              <w:pStyle w:val="CopticVersemulti-line"/>
            </w:pPr>
            <w:r>
              <w:t>ⲭⲉⲣⲉ ⲛⲓⲧⲁⲅⲙⲁ ⲧⲏⲣⲟⲩ:</w:t>
            </w:r>
          </w:p>
          <w:p w:rsidR="000278EC" w:rsidRDefault="000278EC" w:rsidP="00540B24">
            <w:pPr>
              <w:pStyle w:val="CopticHangingVerse"/>
            </w:pPr>
            <w:r>
              <w:t>ⲛ̀ⲉ̀ⲡⲣⲟⲩⲣⲁⲛⲓⲟⲛ.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John,</w:t>
            </w:r>
          </w:p>
          <w:p w:rsidR="000278EC" w:rsidRPr="007425E1" w:rsidRDefault="000278EC" w:rsidP="000278EC">
            <w:pPr>
              <w:pStyle w:val="EngHang"/>
            </w:pPr>
            <w:r w:rsidRPr="007425E1">
              <w:t>The great fore-runner.</w:t>
            </w:r>
          </w:p>
          <w:p w:rsidR="000278EC" w:rsidRPr="007425E1" w:rsidRDefault="000278EC" w:rsidP="000278EC">
            <w:pPr>
              <w:pStyle w:val="EngHang"/>
            </w:pPr>
            <w:r w:rsidRPr="007425E1">
              <w:t>Hail to the</w:t>
            </w:r>
          </w:p>
          <w:p w:rsidR="000278EC" w:rsidRDefault="000278EC" w:rsidP="000278EC">
            <w:pPr>
              <w:pStyle w:val="EngHangEnd"/>
            </w:pPr>
            <w:r w:rsidRPr="007425E1">
              <w:t>Twelve Apostles.</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Ⲓⲱⲁⲛⲛⲏⲥ:</w:t>
            </w:r>
          </w:p>
          <w:p w:rsidR="000278EC" w:rsidRDefault="000278EC" w:rsidP="00540B24">
            <w:pPr>
              <w:pStyle w:val="CopticVersemulti-line"/>
            </w:pPr>
            <w:r>
              <w:t>ⲡⲓⲛⲓϣϯ ⲙ̀̀ⲡ̀ⲣⲟⲇⲣⲟⲙⲟⲥ:</w:t>
            </w:r>
          </w:p>
          <w:p w:rsidR="000278EC" w:rsidRDefault="000278EC" w:rsidP="00540B24">
            <w:pPr>
              <w:pStyle w:val="CopticVersemulti-line"/>
            </w:pPr>
            <w:r>
              <w:t>ⲝⲉⲣⲉ ⲡⲓⲙⲏⲧ ⲥ̀ⲛⲁⲩ:</w:t>
            </w:r>
          </w:p>
          <w:p w:rsidR="000278EC" w:rsidRDefault="000278EC" w:rsidP="00540B24">
            <w:pPr>
              <w:pStyle w:val="CopticHangingVerse"/>
            </w:pPr>
            <w:r>
              <w:t>ⲛ̀ⲁ̀ⲡⲁⲥⲧⲟⲗⲟⲥ.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our father,</w:t>
            </w:r>
          </w:p>
          <w:p w:rsidR="000278EC" w:rsidRPr="007425E1" w:rsidRDefault="000278EC" w:rsidP="000278EC">
            <w:pPr>
              <w:pStyle w:val="EngHang"/>
            </w:pPr>
            <w:r w:rsidRPr="007425E1">
              <w:t>Mark the Evangelist,</w:t>
            </w:r>
          </w:p>
          <w:p w:rsidR="000278EC" w:rsidRPr="007425E1" w:rsidRDefault="000278EC" w:rsidP="000278EC">
            <w:pPr>
              <w:pStyle w:val="EngHang"/>
            </w:pPr>
            <w:r w:rsidRPr="007425E1">
              <w:t xml:space="preserve">The destroyer </w:t>
            </w:r>
          </w:p>
          <w:p w:rsidR="000278EC" w:rsidRDefault="000278EC" w:rsidP="000278EC">
            <w:pPr>
              <w:pStyle w:val="EngHangEnd"/>
            </w:pPr>
            <w:r w:rsidRPr="007425E1">
              <w:t>Of the idols.</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ⲡⲉⲛⲓⲱⲧ Ⲙⲁⲣⲕⲟⲥ:</w:t>
            </w:r>
          </w:p>
          <w:p w:rsidR="000278EC" w:rsidRDefault="000278EC" w:rsidP="00540B24">
            <w:pPr>
              <w:pStyle w:val="CopticVersemulti-line"/>
            </w:pPr>
            <w:r>
              <w:t>ⲡⲓⲉⲩⲁⲅⲅⲉⲗⲓⲥⲧⲏⲥ:</w:t>
            </w:r>
          </w:p>
          <w:p w:rsidR="000278EC" w:rsidRDefault="000278EC" w:rsidP="00540B24">
            <w:pPr>
              <w:pStyle w:val="CopticVersemulti-line"/>
            </w:pPr>
            <w:r>
              <w:t>ⲡⲓⲣⲉϥϫⲱⲣ ⲉ̀ⲃⲟⲗ:</w:t>
            </w:r>
          </w:p>
          <w:p w:rsidR="000278EC" w:rsidRDefault="000278EC" w:rsidP="00540B24">
            <w:pPr>
              <w:pStyle w:val="CopticHangingVerse"/>
            </w:pPr>
            <w:r>
              <w:t>ⲛ̀ⲧⲉ ⲛⲓ̀ⲓⲇⲱⲗⲟⲛ.</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Stephen</w:t>
            </w:r>
          </w:p>
          <w:p w:rsidR="000278EC" w:rsidRPr="007425E1" w:rsidRDefault="000278EC" w:rsidP="000278EC">
            <w:pPr>
              <w:pStyle w:val="EngHang"/>
            </w:pPr>
            <w:r w:rsidRPr="007425E1">
              <w:t>The First Martyr.</w:t>
            </w:r>
          </w:p>
          <w:p w:rsidR="000278EC" w:rsidRPr="007425E1" w:rsidRDefault="000278EC" w:rsidP="000278EC">
            <w:pPr>
              <w:pStyle w:val="EngHang"/>
            </w:pPr>
            <w:r w:rsidRPr="007425E1">
              <w:t>Hail to George,</w:t>
            </w:r>
          </w:p>
          <w:p w:rsidR="000278EC" w:rsidRDefault="000278EC" w:rsidP="000278EC">
            <w:pPr>
              <w:pStyle w:val="EngHangEnd"/>
            </w:pPr>
            <w:r w:rsidRPr="007425E1">
              <w:t>The morning star.</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Ⲥⲧⲉⲫⲁⲛⲟⲥ:</w:t>
            </w:r>
          </w:p>
          <w:p w:rsidR="000278EC" w:rsidRDefault="000278EC" w:rsidP="00540B24">
            <w:pPr>
              <w:pStyle w:val="CopticVersemulti-line"/>
            </w:pPr>
            <w:r>
              <w:t>ⲡⲓϣⲟⲣⲡ ⲙ̀ⲙⲁⲣⲧⲩⲣⲟⲥ:</w:t>
            </w:r>
          </w:p>
          <w:p w:rsidR="000278EC" w:rsidRDefault="000278EC" w:rsidP="00540B24">
            <w:pPr>
              <w:pStyle w:val="CopticVersemulti-line"/>
            </w:pPr>
            <w:r>
              <w:t>ⲭⲉⲣⲉ Ⲅⲱⲉⲣⲅⲓⲟⲥ:</w:t>
            </w:r>
          </w:p>
          <w:p w:rsidR="000278EC" w:rsidRDefault="000278EC" w:rsidP="00540B24">
            <w:pPr>
              <w:pStyle w:val="CopticHangingVerse"/>
            </w:pPr>
            <w:r>
              <w:t>ⲡⲓⲥⲓⲟⲩ ⲛ̀ⲧⲉ ϩⲁⲛⲁ̀ⲧⲟⲟⲩⲓ̀.</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martyrs.</w:t>
            </w:r>
          </w:p>
          <w:p w:rsidR="000278EC" w:rsidRPr="007425E1" w:rsidRDefault="000278EC" w:rsidP="000278EC">
            <w:pPr>
              <w:pStyle w:val="EngHang"/>
            </w:pPr>
            <w:r w:rsidRPr="007425E1">
              <w:t>Hail to Abba Antony,</w:t>
            </w:r>
          </w:p>
          <w:p w:rsidR="000278EC" w:rsidRDefault="000278EC" w:rsidP="000278EC">
            <w:pPr>
              <w:pStyle w:val="EngHangEnd"/>
            </w:pPr>
            <w:r w:rsidRPr="007425E1">
              <w:t>And the three Macari</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ⲛⲓⲙⲁⲣⲧⲩⲣⲟⲥ:</w:t>
            </w:r>
          </w:p>
          <w:p w:rsidR="000278EC" w:rsidRDefault="000278EC" w:rsidP="00540B24">
            <w:pPr>
              <w:pStyle w:val="CopticVersemulti-line"/>
            </w:pPr>
            <w:r>
              <w:t>ⲭⲉⲣⲉ Ⲁⲃⲃⲁ Ⲁⲛⲧⲱⲛⲓ:</w:t>
            </w:r>
          </w:p>
          <w:p w:rsidR="000278EC" w:rsidRDefault="000278EC" w:rsidP="00540B24">
            <w:pPr>
              <w:pStyle w:val="CopticHangingVerse"/>
            </w:pPr>
            <w:r>
              <w:t>ⲛⲉⲙ ⲡⲓϣⲱⲙⲧ Ⲙⲁⲕⲁⲣⲓⲟⲥ.</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pPr>
            <w:r w:rsidRPr="007425E1">
              <w:t>Hail to all the choirs</w:t>
            </w:r>
          </w:p>
          <w:p w:rsidR="000278EC" w:rsidRPr="007425E1" w:rsidRDefault="000278EC" w:rsidP="000278EC">
            <w:pPr>
              <w:pStyle w:val="EngHang"/>
            </w:pPr>
            <w:r w:rsidRPr="007425E1">
              <w:t>Of the cross-bearers.</w:t>
            </w:r>
          </w:p>
          <w:p w:rsidR="000278EC" w:rsidRPr="007425E1" w:rsidRDefault="000278EC" w:rsidP="000278EC">
            <w:pPr>
              <w:pStyle w:val="EngHang"/>
            </w:pPr>
            <w:r w:rsidRPr="007425E1">
              <w:t xml:space="preserve">Hail to all the saints </w:t>
            </w:r>
          </w:p>
          <w:p w:rsidR="000278EC" w:rsidRDefault="000278EC" w:rsidP="000278EC">
            <w:pPr>
              <w:pStyle w:val="EngHangEnd"/>
            </w:pPr>
            <w:r w:rsidRPr="007425E1">
              <w:t>Who have pleased the Lord.</w:t>
            </w:r>
          </w:p>
        </w:tc>
        <w:tc>
          <w:tcPr>
            <w:tcW w:w="288" w:type="dxa"/>
          </w:tcPr>
          <w:p w:rsidR="000278EC" w:rsidRDefault="000278EC" w:rsidP="00D23F8F"/>
        </w:tc>
        <w:tc>
          <w:tcPr>
            <w:tcW w:w="288" w:type="dxa"/>
          </w:tcPr>
          <w:p w:rsidR="000278EC" w:rsidRDefault="000278EC" w:rsidP="0064784C">
            <w:pPr>
              <w:pStyle w:val="CopticCross"/>
            </w:pPr>
          </w:p>
        </w:tc>
        <w:tc>
          <w:tcPr>
            <w:tcW w:w="3960" w:type="dxa"/>
          </w:tcPr>
          <w:p w:rsidR="000278EC" w:rsidRDefault="000278EC" w:rsidP="00540B24">
            <w:pPr>
              <w:pStyle w:val="CopticVersemulti-line"/>
            </w:pPr>
            <w:r>
              <w:t>Ⲭⲉⲣⲉ ⲡ̀ⲭⲟⲣⲟⲥ ⲧⲏⲣϥ:</w:t>
            </w:r>
          </w:p>
          <w:p w:rsidR="000278EC" w:rsidRDefault="000278EC" w:rsidP="00540B24">
            <w:pPr>
              <w:pStyle w:val="CopticVersemulti-line"/>
            </w:pPr>
            <w:r>
              <w:t>ⲛ̀ⲧⲉ ⲛⲓⲥ̀ⲧⲁⲩⲣⲟⲫⲟⲣⲟⲥ:</w:t>
            </w:r>
          </w:p>
          <w:p w:rsidR="000278EC" w:rsidRDefault="000278EC" w:rsidP="00540B24">
            <w:pPr>
              <w:pStyle w:val="CopticVersemulti-line"/>
            </w:pPr>
            <w:r>
              <w:t>ⲭⲉⲣⲉ ⲛⲏⲉ̄ⲑ̄ⲩ̄ⲓ̄ ⲧⲏⲣⲟⲩ:</w:t>
            </w:r>
          </w:p>
          <w:p w:rsidR="000278EC" w:rsidRDefault="000278EC" w:rsidP="00540B24">
            <w:pPr>
              <w:pStyle w:val="CopticHangingVerse"/>
            </w:pPr>
            <w:r>
              <w:t>ⲉ̀ⲧⲁϥⲣⲁⲛⲁϥ ⲙ̀Ⲡⲟ̄ⲥ̄.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pPr>
            <w:r w:rsidRPr="007425E1">
              <w:t>Through their prayers,</w:t>
            </w:r>
          </w:p>
          <w:p w:rsidR="000278EC" w:rsidRPr="007425E1" w:rsidRDefault="000278EC" w:rsidP="000278EC">
            <w:pPr>
              <w:pStyle w:val="EngHang"/>
            </w:pPr>
            <w:r w:rsidRPr="007425E1">
              <w:t>O Christ our King,</w:t>
            </w:r>
          </w:p>
          <w:p w:rsidR="000278EC" w:rsidRPr="007425E1" w:rsidRDefault="000278EC" w:rsidP="000278EC">
            <w:pPr>
              <w:pStyle w:val="EngHang"/>
            </w:pPr>
            <w:r w:rsidRPr="007425E1">
              <w:t>Accord to us mercy</w:t>
            </w:r>
          </w:p>
          <w:p w:rsidR="000278EC" w:rsidRDefault="000278EC" w:rsidP="000278EC">
            <w:pPr>
              <w:pStyle w:val="EngHangEnd"/>
            </w:pPr>
            <w:r w:rsidRPr="007425E1">
              <w:t xml:space="preserve">In </w:t>
            </w:r>
            <w:r>
              <w:t>Your</w:t>
            </w:r>
            <w:r w:rsidRPr="007425E1">
              <w:t xml:space="preserve"> Kingdom.</w:t>
            </w:r>
          </w:p>
        </w:tc>
        <w:tc>
          <w:tcPr>
            <w:tcW w:w="288" w:type="dxa"/>
          </w:tcPr>
          <w:p w:rsidR="000278EC" w:rsidRDefault="000278EC" w:rsidP="00D23F8F"/>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Ϩⲓⲧⲉⲛ ⲛⲟⲓⲩⲉⲩⲭⲏ:</w:t>
            </w:r>
          </w:p>
          <w:p w:rsidR="000278EC" w:rsidRDefault="000278EC" w:rsidP="00540B24">
            <w:pPr>
              <w:pStyle w:val="CopticVersemulti-line"/>
            </w:pPr>
            <w:r>
              <w:t>Ⲡⲭ̄ⲥ̄ Ⲡⲉⲛⲟⲩⲣⲟ:</w:t>
            </w:r>
          </w:p>
          <w:p w:rsidR="000278EC" w:rsidRDefault="000278EC" w:rsidP="00540B24">
            <w:pPr>
              <w:pStyle w:val="CopticVersemulti-line"/>
            </w:pPr>
            <w:r>
              <w:t>ⲁ̀ⲣⲓⲟⲩⲛⲁⲓ ⲛⲉⲙⲁⲛ:</w:t>
            </w:r>
          </w:p>
          <w:p w:rsidR="000278EC" w:rsidRDefault="000278EC" w:rsidP="00540B24">
            <w:pPr>
              <w:pStyle w:val="CopticHangingVerse"/>
            </w:pPr>
            <w:r>
              <w:t>ϧⲉⲛ ⲧⲉⲕⲙⲉⲧⲟⲩⲣⲟ.</w:t>
            </w:r>
          </w:p>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rsidTr="0064784C">
        <w:trPr>
          <w:cantSplit/>
          <w:jc w:val="center"/>
        </w:trPr>
        <w:tc>
          <w:tcPr>
            <w:tcW w:w="288" w:type="dxa"/>
          </w:tcPr>
          <w:p w:rsidR="000278EC" w:rsidRDefault="000278EC" w:rsidP="0064784C">
            <w:pPr>
              <w:pStyle w:val="CopticCross"/>
            </w:pPr>
          </w:p>
        </w:tc>
        <w:tc>
          <w:tcPr>
            <w:tcW w:w="3960" w:type="dxa"/>
          </w:tcPr>
          <w:p w:rsidR="000278EC" w:rsidRDefault="000278EC" w:rsidP="000278EC">
            <w:pPr>
              <w:pStyle w:val="EngHang"/>
            </w:pPr>
            <w:r>
              <w:t>O True Light,</w:t>
            </w:r>
          </w:p>
          <w:p w:rsidR="000278EC" w:rsidRDefault="000278EC" w:rsidP="000278EC">
            <w:pPr>
              <w:pStyle w:val="EngHang"/>
            </w:pPr>
            <w:commentRangeStart w:id="794"/>
            <w:r>
              <w:t>That gives light,</w:t>
            </w:r>
            <w:commentRangeEnd w:id="794"/>
            <w:r>
              <w:rPr>
                <w:rStyle w:val="CommentReference"/>
                <w:rFonts w:ascii="Times New Roman" w:eastAsiaTheme="minorHAnsi" w:hAnsi="Times New Roman" w:cstheme="minorBidi"/>
                <w:color w:val="auto"/>
              </w:rPr>
              <w:commentReference w:id="794"/>
            </w:r>
          </w:p>
          <w:p w:rsidR="000278EC" w:rsidRDefault="000278EC" w:rsidP="000278EC">
            <w:pPr>
              <w:pStyle w:val="EngHang"/>
            </w:pPr>
            <w:r>
              <w:t>To every man,</w:t>
            </w:r>
          </w:p>
          <w:p w:rsidR="000278EC" w:rsidRDefault="000278EC" w:rsidP="000278EC">
            <w:pPr>
              <w:pStyle w:val="EngHangEnd"/>
            </w:pPr>
            <w:r>
              <w:t>That comes into the world.</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Ⲡⲓⲟⲩⲱⲓⲛⲓ ⲛ̀ⲧⲁⲫ̀ⲙⲏⲓ:</w:t>
            </w:r>
          </w:p>
          <w:p w:rsidR="000278EC" w:rsidRDefault="000278EC" w:rsidP="00540B24">
            <w:pPr>
              <w:pStyle w:val="CopticVersemulti-line"/>
            </w:pPr>
            <w:r>
              <w:t>ⲫⲏⲉ̀ⲧⲉⲣⲟⲩⲱⲓⲛⲓ:</w:t>
            </w:r>
          </w:p>
          <w:p w:rsidR="000278EC" w:rsidRDefault="000278EC" w:rsidP="00540B24">
            <w:pPr>
              <w:pStyle w:val="CopticVersemulti-line"/>
            </w:pPr>
            <w:r>
              <w:t>ⲉ̀ⲣⲱⲙⲓ ⲛⲓⲃⲉⲛ:</w:t>
            </w:r>
          </w:p>
          <w:p w:rsidR="000278EC" w:rsidRDefault="000278EC" w:rsidP="00540B24">
            <w:pPr>
              <w:pStyle w:val="CopticHangingVerse"/>
            </w:pPr>
            <w:r>
              <w:t>ⲉⲑⲛⲏⲟⲩ ⲉ̀ⲡⲓⲕⲟⲥⲙⲟⲥ.</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rsidR="000278EC" w:rsidRPr="007425E1" w:rsidRDefault="000278EC" w:rsidP="000278EC">
            <w:pPr>
              <w:pStyle w:val="EngHang"/>
              <w:rPr>
                <w:rFonts w:eastAsiaTheme="minorHAnsi"/>
              </w:rPr>
            </w:pPr>
            <w:r w:rsidRPr="007425E1">
              <w:rPr>
                <w:rFonts w:eastAsiaTheme="minorHAnsi"/>
              </w:rPr>
              <w:t>All the creation</w:t>
            </w:r>
          </w:p>
          <w:p w:rsidR="000278EC" w:rsidRDefault="000278EC" w:rsidP="000278EC">
            <w:pPr>
              <w:pStyle w:val="EngHangEnd"/>
            </w:pPr>
            <w:r w:rsidRPr="007425E1">
              <w:t xml:space="preserve">Has rejoiced at </w:t>
            </w:r>
            <w:r>
              <w:t>Your</w:t>
            </w:r>
            <w:r w:rsidRPr="007425E1">
              <w:t xml:space="preserve"> coming.</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Ⲁⲕⲓ ⲉ̀ⲡⲓⲕⲟⲥⲙⲟⲥ:</w:t>
            </w:r>
          </w:p>
          <w:p w:rsidR="000278EC" w:rsidRDefault="000278EC" w:rsidP="00540B24">
            <w:pPr>
              <w:pStyle w:val="CopticVersemulti-line"/>
            </w:pPr>
            <w:r>
              <w:t>Ϩⲓⲧⲉⲛ ⲧⲉⲕⲉⲧⲙⲁⲓⲣⲱⲙⲓ:</w:t>
            </w:r>
          </w:p>
          <w:p w:rsidR="000278EC" w:rsidRDefault="000278EC" w:rsidP="00540B24">
            <w:pPr>
              <w:pStyle w:val="CopticVersemulti-line"/>
            </w:pPr>
            <w:r>
              <w:t>ⲁ̀ϯⲕ̀ⲧⲏⲥⲓⲥ ⲧⲏⲣⲥ:</w:t>
            </w:r>
          </w:p>
          <w:p w:rsidR="000278EC" w:rsidRDefault="000278EC" w:rsidP="00540B24">
            <w:pPr>
              <w:pStyle w:val="CopticHangingVerse"/>
            </w:pPr>
            <w:r>
              <w:t>ⲑⲉⲗⲏⲗ ϧⲁ ⲡⲉⲕϫⲓⲛⲓ̀.</w:t>
            </w:r>
          </w:p>
        </w:tc>
      </w:tr>
      <w:tr w:rsidR="000278EC" w:rsidTr="0064784C">
        <w:trPr>
          <w:cantSplit/>
          <w:jc w:val="center"/>
        </w:trPr>
        <w:tc>
          <w:tcPr>
            <w:tcW w:w="288" w:type="dxa"/>
          </w:tcPr>
          <w:p w:rsidR="000278EC" w:rsidRDefault="000278EC" w:rsidP="0064784C">
            <w:pPr>
              <w:pStyle w:val="CopticCross"/>
            </w:pP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rsidR="000278EC" w:rsidRPr="007425E1" w:rsidRDefault="000278EC" w:rsidP="000278EC">
            <w:pPr>
              <w:pStyle w:val="EngHang"/>
              <w:rPr>
                <w:rFonts w:eastAsiaTheme="minorHAnsi"/>
              </w:rPr>
            </w:pPr>
            <w:r w:rsidRPr="007425E1">
              <w:rPr>
                <w:rFonts w:eastAsiaTheme="minorHAnsi"/>
              </w:rPr>
              <w:t>From the beguiling;</w:t>
            </w:r>
          </w:p>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rsidR="000278EC" w:rsidRDefault="000278EC" w:rsidP="000278EC">
            <w:pPr>
              <w:pStyle w:val="EngHangEnd"/>
            </w:pPr>
            <w:r w:rsidRPr="007425E1">
              <w:rPr>
                <w:rFonts w:eastAsiaTheme="minorHAnsi"/>
              </w:rPr>
              <w:t>From the pangs of death.</w:t>
            </w:r>
          </w:p>
        </w:tc>
        <w:tc>
          <w:tcPr>
            <w:tcW w:w="288" w:type="dxa"/>
          </w:tcPr>
          <w:p w:rsidR="000278EC" w:rsidRDefault="000278EC" w:rsidP="0064784C"/>
        </w:tc>
        <w:tc>
          <w:tcPr>
            <w:tcW w:w="288" w:type="dxa"/>
          </w:tcPr>
          <w:p w:rsidR="000278EC" w:rsidRDefault="000278EC" w:rsidP="0064784C">
            <w:pPr>
              <w:pStyle w:val="CopticCross"/>
            </w:pPr>
          </w:p>
        </w:tc>
        <w:tc>
          <w:tcPr>
            <w:tcW w:w="3960" w:type="dxa"/>
          </w:tcPr>
          <w:p w:rsidR="000278EC" w:rsidRDefault="000278EC" w:rsidP="00540B24">
            <w:pPr>
              <w:pStyle w:val="CopticVersemulti-line"/>
            </w:pPr>
            <w:r>
              <w:t>Ⲁⲕⲥⲱϯ ⲛ̀Ⲁⲇⲁⲙ:</w:t>
            </w:r>
          </w:p>
          <w:p w:rsidR="000278EC" w:rsidRDefault="000278EC" w:rsidP="00540B24">
            <w:pPr>
              <w:pStyle w:val="CopticVersemulti-line"/>
            </w:pPr>
            <w:r>
              <w:t>ⲉ̀ⲃⲟⲗ ϧⲉⲛ ϯⲁ̀ⲡⲁⲧⲏ:</w:t>
            </w:r>
          </w:p>
          <w:p w:rsidR="000278EC" w:rsidRDefault="000278EC" w:rsidP="00540B24">
            <w:pPr>
              <w:pStyle w:val="CopticVersemulti-line"/>
            </w:pPr>
            <w:r>
              <w:t>ⲁⲕⲉⲣ Ⲉⲩⲁ ⲛ̀ⲣⲉⲙϩⲉ:</w:t>
            </w:r>
          </w:p>
          <w:p w:rsidR="000278EC" w:rsidRDefault="000278EC" w:rsidP="00540B24">
            <w:pPr>
              <w:pStyle w:val="CopticHangingVerse"/>
            </w:pPr>
            <w:r>
              <w:t>ϧⲉⲛ ⲛⲓⲛⲁⲕϩⲓ ⲛ̀ⲧⲉ ⲫ̀ⲙⲟⲩ.</w:t>
            </w:r>
          </w:p>
        </w:tc>
      </w:tr>
      <w:tr w:rsidR="000278EC" w:rsidTr="0064784C">
        <w:trPr>
          <w:cantSplit/>
          <w:jc w:val="center"/>
        </w:trPr>
        <w:tc>
          <w:tcPr>
            <w:tcW w:w="288" w:type="dxa"/>
          </w:tcPr>
          <w:p w:rsidR="000278EC" w:rsidRDefault="000278EC" w:rsidP="0064784C">
            <w:pPr>
              <w:pStyle w:val="CopticCross"/>
            </w:pPr>
            <w:r w:rsidRPr="00FB5ACB">
              <w:t>¿</w:t>
            </w:r>
          </w:p>
        </w:tc>
        <w:tc>
          <w:tcPr>
            <w:tcW w:w="3960" w:type="dxa"/>
          </w:tcPr>
          <w:p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rsidR="000278EC" w:rsidRPr="007425E1" w:rsidRDefault="000278EC" w:rsidP="000278EC">
            <w:pPr>
              <w:pStyle w:val="EngHang"/>
              <w:rPr>
                <w:rFonts w:eastAsiaTheme="minorHAnsi"/>
              </w:rPr>
            </w:pPr>
            <w:r w:rsidRPr="007425E1">
              <w:rPr>
                <w:rFonts w:eastAsiaTheme="minorHAnsi"/>
              </w:rPr>
              <w:t>The Spirit of Sonship:</w:t>
            </w:r>
          </w:p>
          <w:p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rsidR="000278EC" w:rsidRDefault="000278EC" w:rsidP="0064784C"/>
        </w:tc>
        <w:tc>
          <w:tcPr>
            <w:tcW w:w="288" w:type="dxa"/>
          </w:tcPr>
          <w:p w:rsidR="000278EC" w:rsidRDefault="000278EC" w:rsidP="0064784C">
            <w:pPr>
              <w:pStyle w:val="CopticCross"/>
            </w:pPr>
            <w:r w:rsidRPr="00FB5ACB">
              <w:t>¿</w:t>
            </w:r>
          </w:p>
        </w:tc>
        <w:tc>
          <w:tcPr>
            <w:tcW w:w="3960" w:type="dxa"/>
          </w:tcPr>
          <w:p w:rsidR="000278EC" w:rsidRDefault="000278EC" w:rsidP="00540B24">
            <w:pPr>
              <w:pStyle w:val="CopticVersemulti-line"/>
            </w:pPr>
            <w:r>
              <w:t>Ⲁⲕϯ ⲛⲁⲛ ⲙ̀ⲡⲓⲡ̄ⲛ̄ⲁ̄:</w:t>
            </w:r>
          </w:p>
          <w:p w:rsidR="000278EC" w:rsidRDefault="000278EC" w:rsidP="00540B24">
            <w:pPr>
              <w:pStyle w:val="CopticVersemulti-line"/>
            </w:pPr>
            <w:r>
              <w:t>ⲛ̀ⲧⲉ ϯⲙⲉⲧϣⲏⲣⲓ:</w:t>
            </w:r>
          </w:p>
          <w:p w:rsidR="000278EC" w:rsidRDefault="000278EC" w:rsidP="00540B24">
            <w:pPr>
              <w:pStyle w:val="CopticVersemulti-line"/>
            </w:pPr>
            <w:r>
              <w:t>ⲉⲛϩⲱⲥ ⲉⲛⲥ̀ⲙⲟⲩ ⲉ̀ⲣⲟⲕ:</w:t>
            </w:r>
          </w:p>
          <w:p w:rsidR="000278EC" w:rsidRDefault="000278EC" w:rsidP="00540B24">
            <w:pPr>
              <w:pStyle w:val="CopticHangingVerse"/>
            </w:pPr>
            <w:r>
              <w:t>ⲛⲉⲙ ⲛⲉⲕⲁⲅⲅⲉⲗⲟⲥ.</w:t>
            </w:r>
          </w:p>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When the morning hour</w:t>
            </w:r>
          </w:p>
          <w:p w:rsidR="00552687" w:rsidRPr="007425E1" w:rsidRDefault="00552687" w:rsidP="00552687">
            <w:pPr>
              <w:pStyle w:val="EngHang"/>
              <w:rPr>
                <w:rFonts w:eastAsiaTheme="minorHAnsi"/>
              </w:rPr>
            </w:pPr>
            <w:r w:rsidRPr="007425E1">
              <w:rPr>
                <w:rFonts w:eastAsiaTheme="minorHAnsi"/>
              </w:rPr>
              <w:t>Comes upon us,</w:t>
            </w:r>
          </w:p>
          <w:p w:rsidR="00552687" w:rsidRPr="007425E1" w:rsidRDefault="00552687" w:rsidP="00552687">
            <w:pPr>
              <w:pStyle w:val="EngHang"/>
              <w:rPr>
                <w:rFonts w:eastAsiaTheme="minorHAnsi"/>
              </w:rPr>
            </w:pPr>
            <w:r w:rsidRPr="007425E1">
              <w:rPr>
                <w:rFonts w:eastAsiaTheme="minorHAnsi"/>
              </w:rPr>
              <w:t>O Christ our God,</w:t>
            </w:r>
          </w:p>
          <w:p w:rsidR="0064784C" w:rsidRDefault="00552687" w:rsidP="00552687">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540B24" w:rsidRDefault="00540B24" w:rsidP="00540B24">
            <w:pPr>
              <w:pStyle w:val="CopticVersemulti-line"/>
            </w:pPr>
            <w:r>
              <w:t>Ϧⲉⲛ ⲛ̀ϫⲓⲛⲑ̀ⲣⲉϥⲓ̀ ⲛⲁⲛ ⲉ̀ϧⲟⲩⲛ:</w:t>
            </w:r>
          </w:p>
          <w:p w:rsidR="00540B24" w:rsidRDefault="00540B24" w:rsidP="00540B24">
            <w:pPr>
              <w:pStyle w:val="CopticVersemulti-line"/>
            </w:pPr>
            <w:r>
              <w:t>ⲛ̀ϫⲉ ⲫ̀ⲛⲁⲩ ⲛ̀ϣⲱⲣⲡ:</w:t>
            </w:r>
          </w:p>
          <w:p w:rsidR="00540B24" w:rsidRDefault="00540B24" w:rsidP="00540B24">
            <w:pPr>
              <w:pStyle w:val="CopticVersemulti-line"/>
            </w:pPr>
            <w:r>
              <w:t>ⲱ̀ Ⲡⲭ̄ⲥ̄ Ⲡⲉⲛⲛⲟⲩϯ:</w:t>
            </w:r>
          </w:p>
          <w:p w:rsidR="0064784C" w:rsidRDefault="00540B24" w:rsidP="00540B24">
            <w:pPr>
              <w:pStyle w:val="CopticHangingVerse"/>
            </w:pPr>
            <w:r>
              <w:t>ⲡⲓⲟⲩⲱⲓⲛⲓ ⲛ̀ⲧⲁⲫ̀ⲙⲏⲓ.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Let the thoughts of light</w:t>
            </w:r>
          </w:p>
          <w:p w:rsidR="00552687" w:rsidRPr="007425E1" w:rsidRDefault="00552687" w:rsidP="00552687">
            <w:pPr>
              <w:pStyle w:val="EngHang"/>
              <w:rPr>
                <w:rFonts w:eastAsiaTheme="minorHAnsi"/>
              </w:rPr>
            </w:pPr>
            <w:r w:rsidRPr="007425E1">
              <w:rPr>
                <w:rFonts w:eastAsiaTheme="minorHAnsi"/>
              </w:rPr>
              <w:t>Abound within us,</w:t>
            </w:r>
          </w:p>
          <w:p w:rsidR="00552687" w:rsidRPr="007425E1" w:rsidRDefault="00552687" w:rsidP="00552687">
            <w:pPr>
              <w:pStyle w:val="EngHang"/>
              <w:rPr>
                <w:rFonts w:eastAsiaTheme="minorHAnsi"/>
              </w:rPr>
            </w:pPr>
            <w:r w:rsidRPr="007425E1">
              <w:rPr>
                <w:rFonts w:eastAsiaTheme="minorHAnsi"/>
              </w:rPr>
              <w:t>And let not the darkness</w:t>
            </w:r>
          </w:p>
          <w:p w:rsidR="00552687" w:rsidRDefault="00552687" w:rsidP="00552687">
            <w:pPr>
              <w:pStyle w:val="EngHangEnd"/>
            </w:pPr>
            <w:r w:rsidRPr="007425E1">
              <w:rPr>
                <w:rFonts w:eastAsiaTheme="minorHAnsi"/>
              </w:rPr>
              <w:t>Of passion cover us.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Ⲙⲁⲣⲟⲩϣⲁⲓ ⲛ̀ϧⲏⲧⲉⲛ:</w:t>
            </w:r>
          </w:p>
          <w:p w:rsidR="00552687" w:rsidRDefault="00552687" w:rsidP="00540B24">
            <w:pPr>
              <w:pStyle w:val="CopticVersemulti-line"/>
            </w:pPr>
            <w:r>
              <w:t>ⲛ̀ϫⲉ ⲛⲓⲗⲟⲅⲓⲥⲙⲟⲥ ⲛ̀ⲧⲉ ⲡⲓⲟⲩⲱⲓⲛⲓ:</w:t>
            </w:r>
          </w:p>
          <w:p w:rsidR="00552687" w:rsidRDefault="00552687" w:rsidP="00540B24">
            <w:pPr>
              <w:pStyle w:val="CopticVersemulti-line"/>
            </w:pPr>
            <w:r>
              <w:t>ⲟⲩⲟϩ ⲙ̀ⲡⲉⲛ ⲑ̀ⲣⲉϥϩⲟⲃⲥⲧⲉⲛ:</w:t>
            </w:r>
          </w:p>
          <w:p w:rsidR="00552687" w:rsidRDefault="00552687" w:rsidP="00540B24">
            <w:pPr>
              <w:pStyle w:val="CopticHangingVerse"/>
            </w:pPr>
            <w:r>
              <w:t>ⲛ̀ϫⲉ ⲡ̀ⲭⲁⲕⲓ ⲛ̀ⲛⲓⲡⲁⲑⲟⲥ.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rsidR="00552687" w:rsidRPr="007425E1" w:rsidRDefault="00552687" w:rsidP="00552687">
            <w:pPr>
              <w:pStyle w:val="EngHang"/>
              <w:rPr>
                <w:rFonts w:eastAsiaTheme="minorHAnsi"/>
              </w:rPr>
            </w:pPr>
            <w:r w:rsidRPr="007425E1">
              <w:rPr>
                <w:rFonts w:eastAsiaTheme="minorHAnsi"/>
              </w:rPr>
              <w:t>With understanding,</w:t>
            </w:r>
          </w:p>
          <w:p w:rsidR="00552687" w:rsidRPr="007425E1" w:rsidRDefault="00552687" w:rsidP="00552687">
            <w:pPr>
              <w:pStyle w:val="EngHang"/>
              <w:rPr>
                <w:rFonts w:eastAsiaTheme="minorHAnsi"/>
              </w:rPr>
            </w:pPr>
            <w:r w:rsidRPr="007425E1">
              <w:rPr>
                <w:rFonts w:eastAsiaTheme="minorHAnsi"/>
              </w:rPr>
              <w:t>With David,</w:t>
            </w:r>
          </w:p>
          <w:p w:rsidR="00552687" w:rsidRDefault="00552687" w:rsidP="00552687">
            <w:pPr>
              <w:pStyle w:val="EngHangEnd"/>
            </w:pPr>
            <w:r w:rsidRPr="007425E1">
              <w:rPr>
                <w:rFonts w:eastAsiaTheme="minorHAnsi"/>
              </w:rPr>
              <w:t>And proclaim and say,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Ϩⲓⲛⲁ ⲛ̀ⲧⲉⲛϩⲱⲥ ⲉ̀ⲣⲟⲕ:</w:t>
            </w:r>
          </w:p>
          <w:p w:rsidR="00552687" w:rsidRDefault="00552687" w:rsidP="00540B24">
            <w:pPr>
              <w:pStyle w:val="CopticVersemulti-line"/>
            </w:pPr>
            <w:r>
              <w:t>ⲛ̀ⲛⲟⲏ̀ⲧⲟⲥ ⲛⲉⲙ Ⲇⲁⲩⲓⲇ:</w:t>
            </w:r>
          </w:p>
          <w:p w:rsidR="00552687" w:rsidRDefault="00552687" w:rsidP="00540B24">
            <w:pPr>
              <w:pStyle w:val="CopticVersemulti-line"/>
            </w:pPr>
            <w:r>
              <w:t>ⲉⲛⲱϣ ⲟⲩⲃⲏⲕ:</w:t>
            </w:r>
          </w:p>
          <w:p w:rsidR="00552687" w:rsidRDefault="00552687" w:rsidP="00540B24">
            <w:pPr>
              <w:pStyle w:val="CopticHangingVerse"/>
            </w:pPr>
            <w:r>
              <w:t>ⲟⲩⲟϩ ⲉⲛϫⲱ ⲙ̀ⲙⲟⲥ.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rsidR="00552687" w:rsidRPr="007425E1" w:rsidRDefault="00552687" w:rsidP="00552687">
            <w:pPr>
              <w:pStyle w:val="EngHang"/>
              <w:rPr>
                <w:rFonts w:eastAsiaTheme="minorHAnsi"/>
              </w:rPr>
            </w:pPr>
            <w:r w:rsidRPr="007425E1">
              <w:rPr>
                <w:rFonts w:eastAsiaTheme="minorHAnsi"/>
              </w:rPr>
              <w:t>The night watches,</w:t>
            </w:r>
          </w:p>
          <w:p w:rsidR="00552687" w:rsidRPr="007425E1" w:rsidRDefault="00552687" w:rsidP="00552687">
            <w:pPr>
              <w:pStyle w:val="EngHang"/>
              <w:rPr>
                <w:rFonts w:eastAsiaTheme="minorHAnsi"/>
              </w:rPr>
            </w:pPr>
            <w:r w:rsidRPr="007425E1">
              <w:rPr>
                <w:rFonts w:eastAsiaTheme="minorHAnsi"/>
              </w:rPr>
              <w:t>That I might</w:t>
            </w:r>
          </w:p>
          <w:p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ⲉⲩⲉⲣϣⲟⲣⲡ ⲙ̀ⲫⲟϩ:</w:t>
            </w:r>
          </w:p>
          <w:p w:rsidR="00552687" w:rsidRDefault="00552687" w:rsidP="00540B24">
            <w:pPr>
              <w:pStyle w:val="CopticVersemulti-line"/>
            </w:pPr>
            <w:r>
              <w:t>ⲛϫⲉ ⲛⲁⲃⲁⲗ ⲙ̀ⲫ̀ⲛⲁⲩ ⲛ̀ϣⲱⲣⲡ:</w:t>
            </w:r>
          </w:p>
          <w:p w:rsidR="00552687" w:rsidRDefault="00552687" w:rsidP="00540B24">
            <w:pPr>
              <w:pStyle w:val="CopticVersemulti-line"/>
            </w:pPr>
            <w:r>
              <w:t>ⲉ̀ⲣⲙⲏⲗⲉⲧⲁⲛ:</w:t>
            </w:r>
          </w:p>
          <w:p w:rsidR="00552687" w:rsidRDefault="00552687" w:rsidP="00540B24">
            <w:pPr>
              <w:pStyle w:val="CopticHangingVerse"/>
            </w:pPr>
            <w:r>
              <w:t>ϧⲉⲛ ⲛⲉⲕⲥⲁϫⲓ ⲧⲏⲣⲟⲩ.</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Hear our voices,</w:t>
            </w:r>
          </w:p>
          <w:p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rsidR="00552687" w:rsidRPr="007425E1" w:rsidRDefault="00552687" w:rsidP="00552687">
            <w:pPr>
              <w:pStyle w:val="EngHang"/>
              <w:rPr>
                <w:rFonts w:eastAsiaTheme="minorHAnsi"/>
              </w:rPr>
            </w:pPr>
            <w:r w:rsidRPr="007425E1">
              <w:rPr>
                <w:rFonts w:eastAsiaTheme="minorHAnsi"/>
              </w:rPr>
              <w:t>Save us, O Lord our God,</w:t>
            </w:r>
          </w:p>
          <w:p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Ⲥⲱⲧⲉⲙ ⲉ̀ⲧⲉⲛⲥ̀ⲙⲏ:</w:t>
            </w:r>
          </w:p>
          <w:p w:rsidR="00552687" w:rsidRDefault="00552687" w:rsidP="00540B24">
            <w:pPr>
              <w:pStyle w:val="CopticVersemulti-line"/>
            </w:pPr>
            <w:r>
              <w:t>ⲕⲁⲧⲁ ⲡⲉⲕⲛⲓϣϯ ⲛ̀ⲛⲁⲓ:</w:t>
            </w:r>
          </w:p>
          <w:p w:rsidR="00552687" w:rsidRDefault="00552687" w:rsidP="00540B24">
            <w:pPr>
              <w:pStyle w:val="CopticVersemulti-line"/>
            </w:pPr>
            <w:r>
              <w:t>ⲛⲁϩⲙⲉⲛ Ⲡⲟ̄ⲥ̄ Ⲡⲉⲛⲛⲟⲩϯ:</w:t>
            </w:r>
          </w:p>
          <w:p w:rsidR="00552687" w:rsidRDefault="00552687" w:rsidP="00540B24">
            <w:pPr>
              <w:pStyle w:val="CopticHangingVerse"/>
            </w:pPr>
            <w:r>
              <w:t>ⲕⲁⲧⲁ ⲛⲉⲕⲙⲉⲧϣⲉⲛϩⲏⲧ.</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O beneficent</w:t>
            </w:r>
          </w:p>
          <w:p w:rsidR="00552687" w:rsidRPr="007425E1" w:rsidRDefault="00552687" w:rsidP="00552687">
            <w:pPr>
              <w:pStyle w:val="EngHang"/>
              <w:rPr>
                <w:rFonts w:eastAsiaTheme="minorHAnsi"/>
              </w:rPr>
            </w:pPr>
            <w:r w:rsidRPr="007425E1">
              <w:rPr>
                <w:rFonts w:eastAsiaTheme="minorHAnsi"/>
              </w:rPr>
              <w:t>And caring God,</w:t>
            </w:r>
          </w:p>
          <w:p w:rsidR="00552687" w:rsidRPr="007425E1" w:rsidRDefault="00552687" w:rsidP="00552687">
            <w:pPr>
              <w:pStyle w:val="EngHang"/>
              <w:rPr>
                <w:rFonts w:eastAsiaTheme="minorHAnsi"/>
              </w:rPr>
            </w:pPr>
            <w:r w:rsidRPr="007425E1">
              <w:rPr>
                <w:rFonts w:eastAsiaTheme="minorHAnsi"/>
              </w:rPr>
              <w:t>Who deals well</w:t>
            </w:r>
          </w:p>
          <w:p w:rsidR="00552687" w:rsidRDefault="00552687" w:rsidP="00552687">
            <w:pPr>
              <w:pStyle w:val="EngHangEnd"/>
            </w:pPr>
            <w:r w:rsidRPr="007425E1">
              <w:rPr>
                <w:rFonts w:eastAsiaTheme="minorHAnsi"/>
              </w:rPr>
              <w:t>With His chosen ones.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Ⲫϯ ⲡⲓϥⲁⲓⲣⲱⲟⲩϣ:</w:t>
            </w:r>
          </w:p>
          <w:p w:rsidR="00552687" w:rsidRDefault="00552687" w:rsidP="00540B24">
            <w:pPr>
              <w:pStyle w:val="CopticVersemulti-line"/>
            </w:pPr>
            <w:r>
              <w:t>ⲛ̀ⲣⲉϥⲉⲣⲡⲉⲑⲛⲁⲛⲉϥ:</w:t>
            </w:r>
          </w:p>
          <w:p w:rsidR="00552687" w:rsidRDefault="00552687" w:rsidP="00540B24">
            <w:pPr>
              <w:pStyle w:val="CopticVersemulti-line"/>
            </w:pPr>
            <w:r>
              <w:t>ⲡⲓⲣⲉϥⲉⲣⲟⲓⲕⲟⲛⲟⲙⲓⲛ:</w:t>
            </w:r>
          </w:p>
          <w:p w:rsidR="00552687" w:rsidRDefault="00552687" w:rsidP="00540B24">
            <w:pPr>
              <w:pStyle w:val="CopticHangingVerse"/>
            </w:pPr>
            <w:r>
              <w:t>ⲛ̀ⲛⲉϥⲥⲱⲧⲡ ⲛ̀ⲕⲁⲗⲱⲥ.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Strong Refuge for those</w:t>
            </w:r>
          </w:p>
          <w:p w:rsidR="00552687" w:rsidRPr="007425E1" w:rsidRDefault="00552687" w:rsidP="00552687">
            <w:pPr>
              <w:pStyle w:val="EngHang"/>
              <w:rPr>
                <w:rFonts w:eastAsiaTheme="minorHAnsi"/>
              </w:rPr>
            </w:pPr>
            <w:r w:rsidRPr="007425E1">
              <w:rPr>
                <w:rFonts w:eastAsiaTheme="minorHAnsi"/>
              </w:rPr>
              <w:t>Who take refuge in Him,</w:t>
            </w:r>
          </w:p>
          <w:p w:rsidR="00552687" w:rsidRPr="007425E1" w:rsidRDefault="00552687" w:rsidP="00552687">
            <w:pPr>
              <w:pStyle w:val="EngHang"/>
              <w:rPr>
                <w:rFonts w:eastAsiaTheme="minorHAnsi"/>
              </w:rPr>
            </w:pPr>
            <w:r w:rsidRPr="007425E1">
              <w:rPr>
                <w:rFonts w:eastAsiaTheme="minorHAnsi"/>
              </w:rPr>
              <w:t>Who longs for the salvation</w:t>
            </w:r>
          </w:p>
          <w:p w:rsidR="00552687" w:rsidRDefault="00552687" w:rsidP="00552687">
            <w:pPr>
              <w:pStyle w:val="EngHangEnd"/>
            </w:pPr>
            <w:r w:rsidRPr="007425E1">
              <w:rPr>
                <w:rFonts w:eastAsiaTheme="minorHAnsi"/>
              </w:rPr>
              <w:t>And deliverance of all.</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Ⲡⲓⲡⲉϥⲉⲣϩⲉⲙⲓ ⲉⲧϫⲟⲡ:</w:t>
            </w:r>
          </w:p>
          <w:p w:rsidR="00552687" w:rsidRDefault="00552687" w:rsidP="00540B24">
            <w:pPr>
              <w:pStyle w:val="CopticVersemulti-line"/>
            </w:pPr>
            <w:r>
              <w:t>ⲛ̀ⲛⲏⲉ̀ⲧⲁⲩⲫⲱⲧ ϩⲁⲣⲟϥ:</w:t>
            </w:r>
          </w:p>
          <w:p w:rsidR="00552687" w:rsidRDefault="00552687" w:rsidP="00540B24">
            <w:pPr>
              <w:pStyle w:val="CopticVersemulti-line"/>
            </w:pPr>
            <w:r>
              <w:t>ⲫ̀ⲣⲉϥϭⲓϣϣⲱⲟⲩ ⲛ̀ⲧⲉ ⲟⲩⲟⲛ ⲛⲓⲃⲉⲛ:</w:t>
            </w:r>
          </w:p>
          <w:p w:rsidR="00552687" w:rsidRDefault="00552687" w:rsidP="00540B24">
            <w:pPr>
              <w:pStyle w:val="CopticHangingVerse"/>
            </w:pPr>
            <w:r>
              <w:t>ⲛⲟϩⲉⲙ ⲛ̀ⲧⲟⲩⲟⲩϫⲁⲓ.</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rsidR="00552687" w:rsidRPr="007425E1" w:rsidRDefault="00552687" w:rsidP="00552687">
            <w:pPr>
              <w:pStyle w:val="EngHang"/>
              <w:rPr>
                <w:rFonts w:eastAsiaTheme="minorHAnsi"/>
              </w:rPr>
            </w:pPr>
            <w:r w:rsidRPr="007425E1">
              <w:rPr>
                <w:rFonts w:eastAsiaTheme="minorHAnsi"/>
              </w:rPr>
              <w:t>Grant us to pass this day</w:t>
            </w:r>
          </w:p>
          <w:p w:rsidR="00552687" w:rsidRDefault="00552687" w:rsidP="00552687">
            <w:pPr>
              <w:pStyle w:val="EngHangEnd"/>
            </w:pPr>
            <w:r w:rsidRPr="007425E1">
              <w:rPr>
                <w:rFonts w:eastAsiaTheme="minorHAnsi"/>
              </w:rPr>
              <w:t>Without sin.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ⲧⲉⲕⲙⲉⲧⲭ̀ⲣⲏⲥⲧⲟⲥ:</w:t>
            </w:r>
          </w:p>
          <w:p w:rsidR="00552687" w:rsidRDefault="00552687" w:rsidP="00540B24">
            <w:pPr>
              <w:pStyle w:val="CopticVersemulti-line"/>
            </w:pPr>
            <w:r>
              <w:t>ⲁⲕⲥⲟⲃϯ ⲛⲁⲛ ⲙ̀ⲡⲓⲉϫⲱⲣϩ:</w:t>
            </w:r>
          </w:p>
          <w:p w:rsidR="00552687" w:rsidRDefault="00552687" w:rsidP="00540B24">
            <w:pPr>
              <w:pStyle w:val="CopticVersemulti-line"/>
            </w:pPr>
            <w:r>
              <w:t>ⲁⲣⲓϩ̀ⲙⲟⲧ ⲛⲁⲛ ⲙ̀ⲡⲁⲓⲉ̀ϩⲟⲟⲩ:</w:t>
            </w:r>
          </w:p>
          <w:p w:rsidR="00552687" w:rsidRDefault="00552687" w:rsidP="00540B24">
            <w:pPr>
              <w:pStyle w:val="CopticHangingVerse"/>
            </w:pPr>
            <w:r>
              <w:t>ⲉⲛⲟⲓ ⲛ̀ⲁⲑⲛⲟⲃⲓ.</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be worthy</w:t>
            </w:r>
          </w:p>
          <w:p w:rsidR="00552687" w:rsidRPr="007425E1" w:rsidRDefault="00552687" w:rsidP="00552687">
            <w:pPr>
              <w:pStyle w:val="EngHang"/>
              <w:rPr>
                <w:rFonts w:eastAsiaTheme="minorHAnsi"/>
              </w:rPr>
            </w:pPr>
            <w:r w:rsidRPr="007425E1">
              <w:rPr>
                <w:rFonts w:eastAsiaTheme="minorHAnsi"/>
              </w:rPr>
              <w:t>To lift up our hands</w:t>
            </w:r>
          </w:p>
          <w:p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rsidR="00552687" w:rsidRDefault="00552687" w:rsidP="00552687">
            <w:pPr>
              <w:pStyle w:val="EngHangEnd"/>
            </w:pPr>
            <w:r w:rsidRPr="007425E1">
              <w:rPr>
                <w:rFonts w:eastAsiaTheme="minorHAnsi"/>
              </w:rPr>
              <w:t>Or evil thoughts.</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Ⲉⲑⲣⲉⲛⲉⲣⲡ̀ⲉⲙⲡ̀ϣⲁ:</w:t>
            </w:r>
          </w:p>
          <w:p w:rsidR="00552687" w:rsidRDefault="00552687" w:rsidP="00540B24">
            <w:pPr>
              <w:pStyle w:val="CopticVersemulti-line"/>
            </w:pPr>
            <w:r>
              <w:t>ⲉ̀ϥⲁⲓ ⲛ̀ⲛⲉⲛϫⲓϫ ⲉ̀ⲡ̀ϣⲱⲓ:</w:t>
            </w:r>
          </w:p>
          <w:p w:rsidR="00552687" w:rsidRDefault="00552687" w:rsidP="00540B24">
            <w:pPr>
              <w:pStyle w:val="CopticVersemulti-line"/>
            </w:pPr>
            <w:r>
              <w:t>ϩⲁⲣⲟⲕ ⲙ̀ⲡⲉⲕⲙ̀ⲑⲟ:</w:t>
            </w:r>
          </w:p>
          <w:p w:rsidR="00552687" w:rsidRDefault="00552687" w:rsidP="00540B24">
            <w:pPr>
              <w:pStyle w:val="CopticHangingVerse"/>
            </w:pPr>
            <w:r>
              <w:t>ⲭⲱⲣⲓⲥ ϫⲱⲛⲧ ⲛⲉⲙ ⲙⲟⲕⲙⲉⲕ ⲉϥϩⲱⲟⲩ.</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At this dawn, make straight</w:t>
            </w:r>
          </w:p>
          <w:p w:rsidR="00552687" w:rsidRPr="007425E1" w:rsidRDefault="00552687" w:rsidP="00552687">
            <w:pPr>
              <w:pStyle w:val="EngHang"/>
              <w:rPr>
                <w:rFonts w:eastAsiaTheme="minorHAnsi"/>
              </w:rPr>
            </w:pPr>
            <w:r w:rsidRPr="007425E1">
              <w:rPr>
                <w:rFonts w:eastAsiaTheme="minorHAnsi"/>
              </w:rPr>
              <w:t>Our inner and outer ways,</w:t>
            </w:r>
          </w:p>
          <w:p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rsidR="00552687" w:rsidRDefault="00552687" w:rsidP="00552687">
            <w:pPr>
              <w:pStyle w:val="EngHangEnd"/>
            </w:pPr>
            <w:r w:rsidRPr="007425E1">
              <w:rPr>
                <w:rFonts w:eastAsiaTheme="minorHAnsi"/>
              </w:rPr>
              <w:t>protection.</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ⲧⲁⲓ ϩⲁⲛⲁ̀ⲧⲟⲟⲩⲓ̀:</w:t>
            </w:r>
          </w:p>
          <w:p w:rsidR="00552687" w:rsidRDefault="00552687" w:rsidP="00540B24">
            <w:pPr>
              <w:pStyle w:val="CopticVersemulti-line"/>
            </w:pPr>
            <w:r>
              <w:t>ⲥⲟⲩⲧⲱⲛ ⲛⲉⲛⲙⲱⲓⲧ ⲉ̀ϧⲟⲩⲛ:</w:t>
            </w:r>
          </w:p>
          <w:p w:rsidR="00552687" w:rsidRDefault="00552687" w:rsidP="00540B24">
            <w:pPr>
              <w:pStyle w:val="CopticVersemulti-line"/>
            </w:pPr>
            <w:r>
              <w:t>ⲛⲉⲙ ⲛⲉⲛⲙⲱⲓⲧ ⲉ̀ⲃⲟⲗ:</w:t>
            </w:r>
          </w:p>
          <w:p w:rsidR="00552687" w:rsidRDefault="00552687" w:rsidP="00540B24">
            <w:pPr>
              <w:pStyle w:val="CopticHangingVerse"/>
            </w:pPr>
            <w:r>
              <w:t>ϧⲉⲛ ⲡ̀ⲟⲩⲛⲟϥ ⲛ̀ⲧⲉ ⲧⲉⲕⲥ̀ⲕⲉⲡⲏ.</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we may proclaim</w:t>
            </w:r>
          </w:p>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rsidR="00552687" w:rsidRDefault="00552687" w:rsidP="00552687">
            <w:pPr>
              <w:pStyle w:val="EngHangEnd"/>
            </w:pPr>
            <w:r w:rsidRPr="007425E1">
              <w:rPr>
                <w:rFonts w:eastAsiaTheme="minorHAnsi"/>
              </w:rPr>
              <w:t>With David the prophet,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Ⲉⲑⲣⲉⲛϫⲱ ⲛ̀ⲧⲉⲕⲙⲉⲑⲙⲏⲓ:</w:t>
            </w:r>
          </w:p>
          <w:p w:rsidR="00552687" w:rsidRDefault="00552687" w:rsidP="00540B24">
            <w:pPr>
              <w:pStyle w:val="CopticVersemulti-line"/>
            </w:pPr>
            <w:r>
              <w:t>ⲛ̀ⲉ̀ϩⲟⲟⲩ ⲛⲓⲃⲉⲛ:</w:t>
            </w:r>
          </w:p>
          <w:p w:rsidR="00552687" w:rsidRDefault="00552687" w:rsidP="00540B24">
            <w:pPr>
              <w:pStyle w:val="CopticVersemulti-line"/>
            </w:pPr>
            <w:r>
              <w:t>ⲛ̀ⲧⲉⲛϩⲱⲥ ⲉ̀ⲧⲉⲕϫⲟⲙ:</w:t>
            </w:r>
          </w:p>
          <w:p w:rsidR="00552687" w:rsidRDefault="00552687" w:rsidP="00540B24">
            <w:pPr>
              <w:pStyle w:val="CopticHangingVerse"/>
            </w:pPr>
            <w:r>
              <w:t>ⲛⲉⲙ Ⲇⲁⲩⲓⲇ ⲡⲓⲡ̀ⲣⲟⲫⲏⲧⲏⲥ.</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rsidR="00552687" w:rsidRPr="007425E1" w:rsidRDefault="00552687" w:rsidP="00552687">
            <w:pPr>
              <w:pStyle w:val="EngHang"/>
              <w:rPr>
                <w:rFonts w:eastAsiaTheme="minorHAnsi"/>
              </w:rPr>
            </w:pPr>
            <w:r w:rsidRPr="007425E1">
              <w:rPr>
                <w:rFonts w:eastAsiaTheme="minorHAnsi"/>
              </w:rPr>
              <w:t>O Christ our Saviour,</w:t>
            </w:r>
          </w:p>
          <w:p w:rsidR="00552687" w:rsidRPr="007425E1" w:rsidRDefault="00552687" w:rsidP="00552687">
            <w:pPr>
              <w:pStyle w:val="EngHang"/>
              <w:rPr>
                <w:rFonts w:eastAsiaTheme="minorHAnsi"/>
              </w:rPr>
            </w:pPr>
            <w:r w:rsidRPr="007425E1">
              <w:rPr>
                <w:rFonts w:eastAsiaTheme="minorHAnsi"/>
              </w:rPr>
              <w:t>We slept and rose up,</w:t>
            </w:r>
          </w:p>
          <w:p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Ϫⲉ ϧⲉⲛ ⲧⲉⲕϩⲓⲣⲏⲛⲏ:</w:t>
            </w:r>
          </w:p>
          <w:p w:rsidR="00552687" w:rsidRDefault="00552687" w:rsidP="00540B24">
            <w:pPr>
              <w:pStyle w:val="CopticVersemulti-line"/>
            </w:pPr>
            <w:r>
              <w:t xml:space="preserve">Ⲡⲭ̄ⲥ̄ Ⲡⲉⲛⲥ̄ⲱ̄ⲣ̄: </w:t>
            </w:r>
          </w:p>
          <w:p w:rsidR="00552687" w:rsidRDefault="00552687" w:rsidP="00540B24">
            <w:pPr>
              <w:pStyle w:val="CopticVersemulti-line"/>
            </w:pPr>
            <w:r>
              <w:t>ⲁⲛⲉⲛⲕⲟⲧ ⲁⲛⲧⲱⲟⲩⲛ:</w:t>
            </w:r>
          </w:p>
          <w:p w:rsidR="00552687" w:rsidRDefault="00552687" w:rsidP="00540B24">
            <w:pPr>
              <w:pStyle w:val="CopticHangingVerse"/>
            </w:pPr>
            <w:r>
              <w:t>ϫⲉ ⲁⲛⲉⲣϩⲉⲗⲡⲓⲥ ⲉ̀ⲣⲟⲕ.</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Behold how good</w:t>
            </w:r>
          </w:p>
          <w:p w:rsidR="00552687" w:rsidRPr="007425E1" w:rsidRDefault="00552687" w:rsidP="00552687">
            <w:pPr>
              <w:pStyle w:val="EngHang"/>
              <w:rPr>
                <w:rFonts w:eastAsiaTheme="minorHAnsi"/>
              </w:rPr>
            </w:pPr>
            <w:r w:rsidRPr="007425E1">
              <w:rPr>
                <w:rFonts w:eastAsiaTheme="minorHAnsi"/>
              </w:rPr>
              <w:t>And how pleasant it is</w:t>
            </w:r>
          </w:p>
          <w:p w:rsidR="00552687" w:rsidRPr="007425E1" w:rsidRDefault="00552687" w:rsidP="00552687">
            <w:pPr>
              <w:pStyle w:val="EngHang"/>
              <w:rPr>
                <w:rFonts w:eastAsiaTheme="minorHAnsi"/>
              </w:rPr>
            </w:pPr>
            <w:r w:rsidRPr="007425E1">
              <w:rPr>
                <w:rFonts w:eastAsiaTheme="minorHAnsi"/>
              </w:rPr>
              <w:t>For brethren to dwell</w:t>
            </w:r>
          </w:p>
          <w:p w:rsidR="00552687" w:rsidRDefault="00552687" w:rsidP="00552687">
            <w:pPr>
              <w:pStyle w:val="EngHangEnd"/>
            </w:pPr>
            <w:r w:rsidRPr="007425E1">
              <w:rPr>
                <w:rFonts w:eastAsiaTheme="minorHAnsi"/>
              </w:rPr>
              <w:t>Together, in unity;</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Ϩⲏⲡⲡⲉ ⲟⲩⲡⲉⲑⲛⲁⲛⲉϥ:</w:t>
            </w:r>
          </w:p>
          <w:p w:rsidR="00552687" w:rsidRDefault="00552687" w:rsidP="00540B24">
            <w:pPr>
              <w:pStyle w:val="CopticVersemulti-line"/>
            </w:pPr>
            <w:r>
              <w:t>ⲓⲉ ⲟⲩⲡⲉⲧϩⲟⲗϫ ⲉ̀ⲃⲏⲗ:</w:t>
            </w:r>
          </w:p>
          <w:p w:rsidR="00552687" w:rsidRDefault="00552687" w:rsidP="00540B24">
            <w:pPr>
              <w:pStyle w:val="CopticVersemulti-line"/>
            </w:pPr>
            <w:r>
              <w:t>ⲉ̀ⲡ̀ϯⲙⲁϯ ⲛ̀ϩⲁⲛⲥ̀ⲛⲏⲟⲩ:</w:t>
            </w:r>
          </w:p>
          <w:p w:rsidR="00552687" w:rsidRDefault="00552687" w:rsidP="00540B24">
            <w:pPr>
              <w:pStyle w:val="CopticHangingVerse"/>
            </w:pPr>
            <w:r>
              <w:t>ⲉⲩϣⲟⲡ ϩⲓ ⲟⲩⲙⲁ.</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United in true</w:t>
            </w:r>
          </w:p>
          <w:p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rsidR="00552687" w:rsidRPr="007425E1" w:rsidRDefault="00552687" w:rsidP="00552687">
            <w:pPr>
              <w:pStyle w:val="EngHang"/>
              <w:rPr>
                <w:rFonts w:eastAsiaTheme="minorHAnsi"/>
              </w:rPr>
            </w:pPr>
            <w:r w:rsidRPr="007425E1">
              <w:rPr>
                <w:rFonts w:eastAsiaTheme="minorHAnsi"/>
              </w:rPr>
              <w:t>Like unto</w:t>
            </w:r>
          </w:p>
          <w:p w:rsidR="00552687" w:rsidRDefault="00552687" w:rsidP="00552687">
            <w:pPr>
              <w:pStyle w:val="EngHangEnd"/>
            </w:pPr>
            <w:r w:rsidRPr="007425E1">
              <w:rPr>
                <w:rFonts w:eastAsiaTheme="minorHAnsi"/>
              </w:rPr>
              <w:t>The Apostles</w:t>
            </w:r>
            <w:r>
              <w: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Ⲉⲩⲉⲣⲥⲩⲙⲫⲱⲛⲓⲛ:</w:t>
            </w:r>
          </w:p>
          <w:p w:rsidR="00552687" w:rsidRDefault="00552687" w:rsidP="00540B24">
            <w:pPr>
              <w:pStyle w:val="CopticVersemulti-line"/>
            </w:pPr>
            <w:r>
              <w:t>Ϧⲉⲛ ⲟⲩⲁⲅⲁⲡⲏ ⲙ̀ⲙⲏⲓ:</w:t>
            </w:r>
          </w:p>
          <w:p w:rsidR="00552687" w:rsidRDefault="00552687" w:rsidP="00540B24">
            <w:pPr>
              <w:pStyle w:val="CopticVersemulti-line"/>
            </w:pPr>
            <w:r>
              <w:t>ⲛ̀ⲉⲩⲁⲅⲅⲉⲗⲓⲕⲏ:</w:t>
            </w:r>
          </w:p>
          <w:p w:rsidR="00552687" w:rsidRDefault="00552687" w:rsidP="00540B24">
            <w:pPr>
              <w:pStyle w:val="CopticHangingVerse"/>
            </w:pPr>
            <w:r>
              <w:t>ⲕⲁⲧⲁ ⲛⲓⲁ̀ⲡⲟⲥⲧⲟⲗⲟⲥ.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Like the precious ointment,</w:t>
            </w:r>
          </w:p>
          <w:p w:rsidR="00552687" w:rsidRPr="007425E1" w:rsidRDefault="00552687" w:rsidP="00552687">
            <w:pPr>
              <w:pStyle w:val="EngHang"/>
              <w:rPr>
                <w:rFonts w:eastAsiaTheme="minorHAnsi"/>
              </w:rPr>
            </w:pPr>
            <w:r w:rsidRPr="007425E1">
              <w:rPr>
                <w:rFonts w:eastAsiaTheme="minorHAnsi"/>
              </w:rPr>
              <w:t>On the head of Christ,</w:t>
            </w:r>
          </w:p>
          <w:p w:rsidR="00552687" w:rsidRPr="007425E1" w:rsidRDefault="00552687" w:rsidP="00552687">
            <w:pPr>
              <w:pStyle w:val="EngHang"/>
              <w:rPr>
                <w:rFonts w:eastAsiaTheme="minorHAnsi"/>
              </w:rPr>
            </w:pPr>
            <w:r w:rsidRPr="007425E1">
              <w:rPr>
                <w:rFonts w:eastAsiaTheme="minorHAnsi"/>
              </w:rPr>
              <w:t>Which ran down the beard,</w:t>
            </w:r>
          </w:p>
          <w:p w:rsidR="00552687" w:rsidRDefault="00552687" w:rsidP="00552687">
            <w:pPr>
              <w:pStyle w:val="EngHangEnd"/>
            </w:pPr>
            <w:r w:rsidRPr="007425E1">
              <w:rPr>
                <w:rFonts w:eastAsiaTheme="minorHAnsi"/>
              </w:rPr>
              <w:t>Even down unto the feet;</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Ⲙⲫ̀ⲣⲏϯ ⲙ̀ⲡⲓⲥⲟϫⲉⲛ:</w:t>
            </w:r>
          </w:p>
          <w:p w:rsidR="00552687" w:rsidRDefault="00552687" w:rsidP="00540B24">
            <w:pPr>
              <w:pStyle w:val="CopticVersemulti-line"/>
            </w:pPr>
            <w:r>
              <w:t>ⲉ̀ϯⲁ̀ⲫⲉ ⲙ̀Ⲡⲭ̄ⲥ̄:</w:t>
            </w:r>
          </w:p>
          <w:p w:rsidR="00552687" w:rsidRDefault="00552687" w:rsidP="00540B24">
            <w:pPr>
              <w:pStyle w:val="CopticVersemulti-line"/>
            </w:pPr>
            <w:r>
              <w:t>ⲉϥⲛⲏⲟⲩ ⲉ̀ϫⲉⲛ ϯⲙⲟⲣⲧ:</w:t>
            </w:r>
          </w:p>
          <w:p w:rsidR="00552687" w:rsidRDefault="00552687" w:rsidP="00540B24">
            <w:pPr>
              <w:pStyle w:val="CopticHangingVerse"/>
            </w:pPr>
            <w:r>
              <w:t>ϣⲁ ⲉ̀ϧ̀ⲣⲏⲓ ⲉ̀ⲛⲓϭⲁⲗⲁⲩϫ.</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Which anoints everyday</w:t>
            </w:r>
          </w:p>
          <w:p w:rsidR="00552687" w:rsidRPr="007425E1" w:rsidRDefault="00552687" w:rsidP="00552687">
            <w:pPr>
              <w:pStyle w:val="EngHang"/>
              <w:rPr>
                <w:rFonts w:eastAsiaTheme="minorHAnsi"/>
              </w:rPr>
            </w:pPr>
            <w:r w:rsidRPr="007425E1">
              <w:rPr>
                <w:rFonts w:eastAsiaTheme="minorHAnsi"/>
              </w:rPr>
              <w:t>The elders and the children,</w:t>
            </w:r>
          </w:p>
          <w:p w:rsidR="00552687" w:rsidRPr="007425E1" w:rsidRDefault="00552687" w:rsidP="00552687">
            <w:pPr>
              <w:pStyle w:val="EngHang"/>
              <w:rPr>
                <w:rFonts w:eastAsiaTheme="minorHAnsi"/>
              </w:rPr>
            </w:pPr>
            <w:r w:rsidRPr="007425E1">
              <w:rPr>
                <w:rFonts w:eastAsiaTheme="minorHAnsi"/>
              </w:rPr>
              <w:t>The young men</w:t>
            </w:r>
          </w:p>
          <w:p w:rsidR="00552687" w:rsidRDefault="00552687" w:rsidP="00552687">
            <w:pPr>
              <w:pStyle w:val="EngHangEnd"/>
            </w:pPr>
            <w:r w:rsidRPr="007425E1">
              <w:rPr>
                <w:rFonts w:eastAsiaTheme="minorHAnsi"/>
              </w:rPr>
              <w:t>And the deacons.</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Ⲉϥⲑⲱϩⲥ ⲙ̀ⲙⲏⲛⲓ ⲛⲓⲃⲉⲛ:</w:t>
            </w:r>
          </w:p>
          <w:p w:rsidR="00552687" w:rsidRDefault="00552687" w:rsidP="00540B24">
            <w:pPr>
              <w:pStyle w:val="CopticVersemulti-line"/>
            </w:pPr>
            <w:r>
              <w:t>ⲛⲓϧⲉⲗⲗⲟⲓ ⲛⲉⲙ ⲛⲓⲁⲗⲱⲟⲩⲓ̀:</w:t>
            </w:r>
          </w:p>
          <w:p w:rsidR="00552687" w:rsidRDefault="00552687" w:rsidP="00540B24">
            <w:pPr>
              <w:pStyle w:val="CopticVersemulti-line"/>
            </w:pPr>
            <w:r>
              <w:t>ⲛⲉⲙ ⲛⲓϧⲉⲗϣⲓⲡⲓ:</w:t>
            </w:r>
          </w:p>
          <w:p w:rsidR="00552687" w:rsidRDefault="00552687" w:rsidP="00540B24">
            <w:pPr>
              <w:pStyle w:val="CopticHangingVerse"/>
            </w:pPr>
            <w:r>
              <w:t>ⲛⲉⲙ ⲛⲓⲇⲓⲁ̀ⲕⲟⲛⲓⲥⲧⲏⲥ.</w:t>
            </w:r>
          </w:p>
        </w:tc>
      </w:tr>
      <w:tr w:rsidR="00552687" w:rsidTr="0064784C">
        <w:trPr>
          <w:cantSplit/>
          <w:jc w:val="center"/>
        </w:trPr>
        <w:tc>
          <w:tcPr>
            <w:tcW w:w="288" w:type="dxa"/>
          </w:tcPr>
          <w:p w:rsidR="00552687" w:rsidRDefault="00552687" w:rsidP="0064784C">
            <w:pPr>
              <w:pStyle w:val="CopticCross"/>
            </w:pPr>
          </w:p>
        </w:tc>
        <w:tc>
          <w:tcPr>
            <w:tcW w:w="3960" w:type="dxa"/>
          </w:tcPr>
          <w:p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rsidR="00552687" w:rsidRPr="007425E1" w:rsidRDefault="00552687" w:rsidP="00552687">
            <w:pPr>
              <w:pStyle w:val="EngHang"/>
              <w:rPr>
                <w:rFonts w:eastAsiaTheme="minorHAnsi"/>
              </w:rPr>
            </w:pPr>
            <w:r w:rsidRPr="007425E1">
              <w:rPr>
                <w:rFonts w:eastAsiaTheme="minorHAnsi"/>
              </w:rPr>
              <w:t>Has attuned together,</w:t>
            </w:r>
          </w:p>
          <w:p w:rsidR="00552687" w:rsidRPr="007425E1" w:rsidRDefault="00552687" w:rsidP="00552687">
            <w:pPr>
              <w:pStyle w:val="EngHang"/>
              <w:rPr>
                <w:rFonts w:eastAsiaTheme="minorHAnsi"/>
              </w:rPr>
            </w:pPr>
            <w:r w:rsidRPr="007425E1">
              <w:rPr>
                <w:rFonts w:eastAsiaTheme="minorHAnsi"/>
              </w:rPr>
              <w:t>As a harp,</w:t>
            </w:r>
          </w:p>
          <w:p w:rsidR="00552687" w:rsidRDefault="00552687" w:rsidP="00552687">
            <w:pPr>
              <w:pStyle w:val="EngHangEnd"/>
            </w:pPr>
            <w:r w:rsidRPr="007425E1">
              <w:rPr>
                <w:rFonts w:eastAsiaTheme="minorHAnsi"/>
              </w:rPr>
              <w:t>Always blessing God,</w:t>
            </w:r>
          </w:p>
        </w:tc>
        <w:tc>
          <w:tcPr>
            <w:tcW w:w="288" w:type="dxa"/>
          </w:tcPr>
          <w:p w:rsidR="00552687" w:rsidRDefault="00552687" w:rsidP="0064784C"/>
        </w:tc>
        <w:tc>
          <w:tcPr>
            <w:tcW w:w="288" w:type="dxa"/>
          </w:tcPr>
          <w:p w:rsidR="00552687" w:rsidRDefault="00552687" w:rsidP="0064784C">
            <w:pPr>
              <w:pStyle w:val="CopticCross"/>
            </w:pPr>
          </w:p>
        </w:tc>
        <w:tc>
          <w:tcPr>
            <w:tcW w:w="3960" w:type="dxa"/>
          </w:tcPr>
          <w:p w:rsidR="00552687" w:rsidRDefault="00552687" w:rsidP="00540B24">
            <w:pPr>
              <w:pStyle w:val="CopticVersemulti-line"/>
            </w:pPr>
            <w:r>
              <w:t>Ⲛⲁⲓ ⲉ̀ⲧⲁϥϩⲟⲧⲡⲟⲩ ⲉⲩⲥⲟⲡ:</w:t>
            </w:r>
          </w:p>
          <w:p w:rsidR="00552687" w:rsidRDefault="00552687" w:rsidP="00540B24">
            <w:pPr>
              <w:pStyle w:val="CopticVersemulti-line"/>
            </w:pPr>
            <w:r>
              <w:t>ⲛ̀ϫⲉ Ⲡⲓⲡ̀ⲛⲉⲩⲙⲁ ⲉⲑⲟⲩⲁⲃ:</w:t>
            </w:r>
          </w:p>
          <w:p w:rsidR="00552687" w:rsidRDefault="00552687" w:rsidP="00540B24">
            <w:pPr>
              <w:pStyle w:val="CopticVersemulti-line"/>
            </w:pPr>
            <w:r>
              <w:t>ⲙ̀ⲫ̀ⲣⲏϯ ⲛ̀ⲟⲩⲕⲩⲑⲁⲣⲁ:</w:t>
            </w:r>
          </w:p>
          <w:p w:rsidR="00552687" w:rsidRDefault="00552687" w:rsidP="00540B24">
            <w:pPr>
              <w:pStyle w:val="CopticHangingVerse"/>
            </w:pPr>
            <w:r>
              <w:t>ⲉⲩⲥ̀ⲙⲟⲩ ⲉ̀Ⲫϯ ⲛ̀ⲥⲏⲟⲩ ⲛⲓⲃⲉⲛ.</w:t>
            </w:r>
          </w:p>
        </w:tc>
      </w:tr>
      <w:tr w:rsidR="00552687" w:rsidTr="0064784C">
        <w:trPr>
          <w:cantSplit/>
          <w:jc w:val="center"/>
        </w:trPr>
        <w:tc>
          <w:tcPr>
            <w:tcW w:w="288" w:type="dxa"/>
          </w:tcPr>
          <w:p w:rsidR="00552687" w:rsidRDefault="00552687" w:rsidP="0064784C">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 psalms and hymns</w:t>
            </w:r>
          </w:p>
          <w:p w:rsidR="00552687" w:rsidRPr="007425E1" w:rsidRDefault="00552687" w:rsidP="00552687">
            <w:pPr>
              <w:pStyle w:val="EngHang"/>
              <w:rPr>
                <w:rFonts w:eastAsiaTheme="minorHAnsi"/>
              </w:rPr>
            </w:pPr>
            <w:r w:rsidRPr="007425E1">
              <w:rPr>
                <w:rFonts w:eastAsiaTheme="minorHAnsi"/>
              </w:rPr>
              <w:t>And spiritual songs,</w:t>
            </w:r>
          </w:p>
          <w:p w:rsidR="00552687" w:rsidRPr="007425E1" w:rsidRDefault="00552687" w:rsidP="00552687">
            <w:pPr>
              <w:pStyle w:val="EngHang"/>
              <w:rPr>
                <w:rFonts w:eastAsiaTheme="minorHAnsi"/>
              </w:rPr>
            </w:pPr>
            <w:r w:rsidRPr="007425E1">
              <w:rPr>
                <w:rFonts w:eastAsiaTheme="minorHAnsi"/>
              </w:rPr>
              <w:t>Day and night, with a heart</w:t>
            </w:r>
          </w:p>
          <w:p w:rsidR="00552687" w:rsidRDefault="00552687" w:rsidP="00552687">
            <w:pPr>
              <w:pStyle w:val="EngHangEnd"/>
            </w:pPr>
            <w:r w:rsidRPr="007425E1">
              <w:rPr>
                <w:rFonts w:eastAsiaTheme="minorHAnsi"/>
              </w:rPr>
              <w:t>That keeps not silent.</w:t>
            </w:r>
          </w:p>
        </w:tc>
        <w:tc>
          <w:tcPr>
            <w:tcW w:w="288" w:type="dxa"/>
          </w:tcPr>
          <w:p w:rsidR="00552687" w:rsidRDefault="00552687" w:rsidP="0064784C"/>
        </w:tc>
        <w:tc>
          <w:tcPr>
            <w:tcW w:w="288" w:type="dxa"/>
          </w:tcPr>
          <w:p w:rsidR="00552687" w:rsidRDefault="00552687" w:rsidP="0064784C">
            <w:pPr>
              <w:pStyle w:val="CopticCross"/>
            </w:pPr>
            <w:r w:rsidRPr="00FB5ACB">
              <w:t>¿</w:t>
            </w:r>
          </w:p>
        </w:tc>
        <w:tc>
          <w:tcPr>
            <w:tcW w:w="3960" w:type="dxa"/>
          </w:tcPr>
          <w:p w:rsidR="00552687" w:rsidRDefault="00552687" w:rsidP="00540B24">
            <w:pPr>
              <w:pStyle w:val="CopticVersemulti-line"/>
            </w:pPr>
            <w:r>
              <w:t>Ϧⲉⲛ ϩⲁⲛⲯⲁⲗⲙⲟⲥ ⲛⲉⲙ ϩⲁⲛϩⲱⲥ:</w:t>
            </w:r>
          </w:p>
          <w:p w:rsidR="00552687" w:rsidRDefault="00552687" w:rsidP="00540B24">
            <w:pPr>
              <w:pStyle w:val="CopticVersemulti-line"/>
            </w:pPr>
            <w:r>
              <w:t>ⲛⲉⲙ ϩⲁⲛϩⲱⲇⲏ ⲙ̀ⲡ̀ⲛⲩⲙⲁⲧⲓⲕⲟⲛ:</w:t>
            </w:r>
          </w:p>
          <w:p w:rsidR="00552687" w:rsidRDefault="00552687" w:rsidP="00540B24">
            <w:pPr>
              <w:pStyle w:val="CopticVersemulti-line"/>
            </w:pPr>
            <w:r>
              <w:t>ⲙ̀ⲡⲓⲉ̀ϩⲟⲟⲩ ⲛⲉⲙ ⲡⲓⲉ̀ϫⲱⲣϩ:</w:t>
            </w:r>
          </w:p>
          <w:p w:rsidR="00552687" w:rsidRDefault="00552687" w:rsidP="00540B24">
            <w:pPr>
              <w:pStyle w:val="CopticHangingVerse"/>
            </w:pPr>
            <w:r>
              <w:t>ϧⲉⲛ ⲟⲩϩⲏⲧ ⲛ̀ⲁⲧⲭⲁⲣⲱϥ.</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O honoured</w:t>
            </w:r>
          </w:p>
          <w:p w:rsidR="00552687" w:rsidRPr="007425E1" w:rsidRDefault="00552687" w:rsidP="00552687">
            <w:pPr>
              <w:pStyle w:val="EngHang"/>
            </w:pPr>
            <w:r w:rsidRPr="007425E1">
              <w:t>Mother of the Light,</w:t>
            </w:r>
          </w:p>
          <w:p w:rsidR="00552687" w:rsidRPr="007425E1" w:rsidRDefault="00552687" w:rsidP="00552687">
            <w:pPr>
              <w:pStyle w:val="EngHang"/>
            </w:pPr>
            <w:r w:rsidRPr="007425E1">
              <w:t>You have borne</w:t>
            </w:r>
          </w:p>
          <w:p w:rsidR="00552687" w:rsidRDefault="00552687" w:rsidP="00552687">
            <w:pPr>
              <w:pStyle w:val="EngHangEnd"/>
            </w:pPr>
            <w:r w:rsidRPr="007425E1">
              <w:t xml:space="preserve">The </w:t>
            </w:r>
            <w:r>
              <w:t>Uncircumscript</w:t>
            </w:r>
            <w:r w:rsidRPr="007425E1">
              <w:t xml:space="preserve"> Logos.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Ⲛⲑⲟ ⲑ̀ⲙⲁⲩ ⲛ̀ⲡⲓⲟⲩⲱⲓⲛⲓ:</w:t>
            </w:r>
          </w:p>
          <w:p w:rsidR="00552687" w:rsidRDefault="00552687" w:rsidP="00540B24">
            <w:pPr>
              <w:pStyle w:val="CopticVersemulti-line"/>
            </w:pPr>
            <w:r>
              <w:t>ⲉⲧⲧⲁⲓⲏⲟⲩⲧ ⲙ̀ⲙⲁⲥⲛⲟⲩϯ:</w:t>
            </w:r>
          </w:p>
          <w:p w:rsidR="00552687" w:rsidRDefault="00552687" w:rsidP="00540B24">
            <w:pPr>
              <w:pStyle w:val="CopticVersemulti-line"/>
            </w:pPr>
            <w:r>
              <w:t>ⲁ̀ⲣⲉϥⲁⲓ ϧⲁ ⲡⲓⲗⲟⲅⲟⲥ:</w:t>
            </w:r>
          </w:p>
          <w:p w:rsidR="00552687" w:rsidRDefault="00552687" w:rsidP="00540B24">
            <w:pPr>
              <w:pStyle w:val="CopticHangingVerse"/>
            </w:pPr>
            <w:r>
              <w:t>ⲡⲓⲁⲭⲱⲣⲓⲧⲟⲥ.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After having born Him,</w:t>
            </w:r>
          </w:p>
          <w:p w:rsidR="00552687" w:rsidRPr="007425E1" w:rsidRDefault="00552687" w:rsidP="00552687">
            <w:pPr>
              <w:pStyle w:val="EngHang"/>
            </w:pPr>
            <w:r w:rsidRPr="007425E1">
              <w:t>You remained</w:t>
            </w:r>
            <w:r>
              <w:t xml:space="preserve"> a</w:t>
            </w:r>
            <w:r w:rsidRPr="007425E1">
              <w:t xml:space="preserve"> virgin:</w:t>
            </w:r>
          </w:p>
          <w:p w:rsidR="00552687" w:rsidRPr="007425E1" w:rsidRDefault="00552687" w:rsidP="00552687">
            <w:pPr>
              <w:pStyle w:val="EngHang"/>
            </w:pPr>
            <w:r w:rsidRPr="007425E1">
              <w:t>We magnify you</w:t>
            </w:r>
          </w:p>
          <w:p w:rsidR="00552687" w:rsidRDefault="00552687" w:rsidP="00552687">
            <w:pPr>
              <w:pStyle w:val="EngHangEnd"/>
            </w:pPr>
            <w:r w:rsidRPr="007425E1">
              <w:t>With praises and blessings.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Ⲙⲉⲛⲉⲛⲥⲁ ⲑ̀ⲣⲉⲙⲁⲥϥ:</w:t>
            </w:r>
          </w:p>
          <w:p w:rsidR="00552687" w:rsidRDefault="00552687" w:rsidP="00540B24">
            <w:pPr>
              <w:pStyle w:val="CopticVersemulti-line"/>
            </w:pPr>
            <w:r>
              <w:t>ⲁ̀ⲣⲉⲟ̀ϩⲓ ⲉ̀ⲣⲉⲟⲓ ⲙ̀ⲡⲁⲣⲑⲉⲛⲟⲥ:</w:t>
            </w:r>
          </w:p>
          <w:p w:rsidR="00552687" w:rsidRDefault="00552687" w:rsidP="00540B24">
            <w:pPr>
              <w:pStyle w:val="CopticVersemulti-line"/>
            </w:pPr>
            <w:r>
              <w:t>ϧⲉⲛ ϩⲁⲛϩⲱⲥ ⲛⲉⲙ ϩⲁⲛⲥ̀ⲙⲟⲩ:</w:t>
            </w:r>
          </w:p>
          <w:p w:rsidR="00552687" w:rsidRDefault="00552687" w:rsidP="00540B24">
            <w:pPr>
              <w:pStyle w:val="CopticHangingVerse"/>
            </w:pPr>
            <w:r>
              <w:t>ⲧⲉⲛϭⲓⲥⲓ ⲙ̀ⲙⲟ.</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pPr>
            <w:r w:rsidRPr="007425E1">
              <w:t>For of His own will,</w:t>
            </w:r>
          </w:p>
          <w:p w:rsidR="00552687" w:rsidRPr="007425E1" w:rsidRDefault="00552687" w:rsidP="00552687">
            <w:pPr>
              <w:pStyle w:val="EngHang"/>
            </w:pPr>
            <w:r w:rsidRPr="007425E1">
              <w:t>And the good will of His Father</w:t>
            </w:r>
          </w:p>
          <w:p w:rsidR="00552687" w:rsidRPr="007425E1" w:rsidRDefault="00552687" w:rsidP="00552687">
            <w:pPr>
              <w:pStyle w:val="EngHang"/>
            </w:pPr>
            <w:r w:rsidRPr="007425E1">
              <w:t>And the Holy Spirit,</w:t>
            </w:r>
          </w:p>
          <w:p w:rsidR="00552687" w:rsidRDefault="00552687" w:rsidP="00552687">
            <w:pPr>
              <w:pStyle w:val="EngHangEnd"/>
            </w:pPr>
            <w:r w:rsidRPr="007425E1">
              <w:t>He came and saved us.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Ϫⲉ ⲛ̀ⲑⲟϥ ϧⲉⲛ ⲡⲉϥⲟⲩⲱϣ:</w:t>
            </w:r>
          </w:p>
          <w:p w:rsidR="00552687" w:rsidRDefault="00552687" w:rsidP="00540B24">
            <w:pPr>
              <w:pStyle w:val="CopticVersemulti-line"/>
            </w:pPr>
            <w:r>
              <w:t>ⲛⲉⲙ ⲡ̀ϯⲙⲁϯ ⲙ̀Ⲡⲉϥⲓⲱⲧ:</w:t>
            </w:r>
          </w:p>
          <w:p w:rsidR="00552687" w:rsidRDefault="00552687" w:rsidP="00540B24">
            <w:pPr>
              <w:pStyle w:val="CopticVersemulti-line"/>
            </w:pPr>
            <w:r>
              <w:t>ⲛⲉⲙ Ⲡⲓⲡ̄ⲛ̄ⲁ̄ ⲉ̄ⲑ̄ⲩ̄:</w:t>
            </w:r>
          </w:p>
          <w:p w:rsidR="00552687" w:rsidRDefault="00552687" w:rsidP="00540B24">
            <w:pPr>
              <w:pStyle w:val="CopticHangingVerse"/>
            </w:pPr>
            <w:r>
              <w:t>ⲁϥⲓ̀ ⲁϥⲥⲱϯ ⲙ̀ⲙⲟⲛ.</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pPr>
            <w:r w:rsidRPr="007425E1">
              <w:t>And we too,</w:t>
            </w:r>
          </w:p>
          <w:p w:rsidR="00552687" w:rsidRPr="007425E1" w:rsidRDefault="00552687" w:rsidP="00552687">
            <w:pPr>
              <w:pStyle w:val="EngHang"/>
            </w:pPr>
            <w:r w:rsidRPr="007425E1">
              <w:t>Hope to win mercy,</w:t>
            </w:r>
          </w:p>
          <w:p w:rsidR="00552687" w:rsidRPr="007425E1" w:rsidRDefault="00552687" w:rsidP="00552687">
            <w:pPr>
              <w:pStyle w:val="EngHang"/>
            </w:pPr>
            <w:r w:rsidRPr="007425E1">
              <w:t>Through your intercessions</w:t>
            </w:r>
          </w:p>
          <w:p w:rsidR="00552687" w:rsidRDefault="00552687" w:rsidP="00552687">
            <w:pPr>
              <w:pStyle w:val="EngHangEnd"/>
            </w:pPr>
            <w:r w:rsidRPr="007425E1">
              <w:t>With the Lover of mankind.</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commentRangeStart w:id="795"/>
            <w:r>
              <w:t>Ⲁⲛⲟⲛ ϩⲱⲛ ⲧⲉⲛⲧⲱⲃϩ:</w:t>
            </w:r>
          </w:p>
          <w:p w:rsidR="00552687" w:rsidRDefault="00552687" w:rsidP="00540B24">
            <w:pPr>
              <w:pStyle w:val="CopticVersemulti-line"/>
            </w:pPr>
            <w:r>
              <w:t>ⲉⲑⲣⲉⲛϣⲁϣⲛⲓ ⲉⲩⲛⲁⲓ:</w:t>
            </w:r>
          </w:p>
          <w:p w:rsidR="00552687" w:rsidRDefault="00552687" w:rsidP="00540B24">
            <w:pPr>
              <w:pStyle w:val="CopticVersemulti-line"/>
            </w:pPr>
            <w:r>
              <w:t>ϩⲓⲧⲉⲛ ⲛⲉⲡ̀ⲣⲉⲥⲃⲓⲁ̀:</w:t>
            </w:r>
          </w:p>
          <w:p w:rsidR="00552687" w:rsidRDefault="00552687" w:rsidP="00540B24">
            <w:pPr>
              <w:pStyle w:val="CopticHangingVerse"/>
            </w:pPr>
            <w:r>
              <w:t>ⲛ̀ⲧⲟⲧϥ ⲙ̀ⲡⲓⲙⲁⲓⲣⲱⲙⲓ.</w:t>
            </w:r>
            <w:commentRangeEnd w:id="795"/>
            <w:r>
              <w:rPr>
                <w:rStyle w:val="CommentReference"/>
                <w:rFonts w:ascii="Garamond" w:hAnsi="Garamond" w:cstheme="minorBidi"/>
                <w:noProof w:val="0"/>
                <w:lang w:val="en-CA"/>
              </w:rPr>
              <w:commentReference w:id="795"/>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The elect incense</w:t>
            </w:r>
          </w:p>
          <w:p w:rsidR="00552687" w:rsidRPr="007425E1" w:rsidRDefault="00552687" w:rsidP="00552687">
            <w:pPr>
              <w:pStyle w:val="EngHang"/>
              <w:rPr>
                <w:rFonts w:eastAsiaTheme="minorHAnsi"/>
              </w:rPr>
            </w:pPr>
            <w:r w:rsidRPr="007425E1">
              <w:rPr>
                <w:rFonts w:eastAsiaTheme="minorHAnsi"/>
              </w:rPr>
              <w:t>Of your virginity</w:t>
            </w:r>
          </w:p>
          <w:p w:rsidR="00552687" w:rsidRPr="007425E1" w:rsidRDefault="00552687" w:rsidP="00552687">
            <w:pPr>
              <w:pStyle w:val="EngHang"/>
              <w:rPr>
                <w:rFonts w:eastAsiaTheme="minorHAnsi"/>
              </w:rPr>
            </w:pPr>
            <w:r w:rsidRPr="007425E1">
              <w:rPr>
                <w:rFonts w:eastAsiaTheme="minorHAnsi"/>
              </w:rPr>
              <w:t>Ascended to</w:t>
            </w:r>
          </w:p>
          <w:p w:rsidR="00552687" w:rsidRDefault="00552687" w:rsidP="00552687">
            <w:pPr>
              <w:pStyle w:val="EngHangEnd"/>
            </w:pPr>
            <w:r w:rsidRPr="007425E1">
              <w:rPr>
                <w:rFonts w:eastAsiaTheme="minorHAnsi"/>
              </w:rPr>
              <w:t>The throne of the Father;</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Ⲁⲡⲓⲥ̀ⲑⲟⲓⲛⲟⲩϥⲓ ⲉⲧⲥⲱⲧⲡ:</w:t>
            </w:r>
          </w:p>
          <w:p w:rsidR="00552687" w:rsidRDefault="00552687" w:rsidP="00540B24">
            <w:pPr>
              <w:pStyle w:val="CopticVersemulti-line"/>
            </w:pPr>
            <w:r>
              <w:t>ⲛ̀ⲧⲉ ⲧⲉⲡⲁⲣⲑⲉⲛⲓⲁ̀:</w:t>
            </w:r>
          </w:p>
          <w:p w:rsidR="00552687" w:rsidRDefault="00552687" w:rsidP="00540B24">
            <w:pPr>
              <w:pStyle w:val="CopticVersemulti-line"/>
            </w:pPr>
            <w:r>
              <w:t>ⲁϥϣⲉⲛⲁϥ ⲉ̀ⲡ̀ϣⲱⲓ:</w:t>
            </w:r>
          </w:p>
          <w:p w:rsidR="00552687" w:rsidRDefault="00552687" w:rsidP="00F814FD">
            <w:pPr>
              <w:pStyle w:val="CopticHangingVerse"/>
            </w:pPr>
            <w:r>
              <w:t>ϣⲁ ⲡⲓⲑ̀ⲣⲟⲛⲟⲥ ⲙ̀Ⲫⲓⲱⲧ.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Better than the incense</w:t>
            </w:r>
          </w:p>
          <w:p w:rsidR="00552687" w:rsidRPr="007425E1" w:rsidRDefault="00552687" w:rsidP="00552687">
            <w:pPr>
              <w:pStyle w:val="EngHang"/>
              <w:rPr>
                <w:rFonts w:eastAsiaTheme="minorHAnsi"/>
              </w:rPr>
            </w:pPr>
            <w:r w:rsidRPr="007425E1">
              <w:rPr>
                <w:rFonts w:eastAsiaTheme="minorHAnsi"/>
              </w:rPr>
              <w:t>Of the Cherubim</w:t>
            </w:r>
          </w:p>
          <w:p w:rsidR="00552687" w:rsidRPr="007425E1" w:rsidRDefault="00552687" w:rsidP="00552687">
            <w:pPr>
              <w:pStyle w:val="EngHang"/>
              <w:rPr>
                <w:rFonts w:eastAsiaTheme="minorHAnsi"/>
              </w:rPr>
            </w:pPr>
            <w:r w:rsidRPr="007425E1">
              <w:rPr>
                <w:rFonts w:eastAsiaTheme="minorHAnsi"/>
              </w:rPr>
              <w:t>And the Seraphim,</w:t>
            </w:r>
          </w:p>
          <w:p w:rsidR="00552687" w:rsidRDefault="00552687" w:rsidP="00552687">
            <w:pPr>
              <w:pStyle w:val="EngHangEnd"/>
            </w:pPr>
            <w:r w:rsidRPr="007425E1">
              <w:rPr>
                <w:rFonts w:eastAsiaTheme="minorHAnsi"/>
              </w:rPr>
              <w:t>O Virgin Mary.</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Ⲉϩⲟⲧⲉ ⲡⲓⲥ̀ⲑⲟⲓⲛⲟⲩϥⲓ:</w:t>
            </w:r>
          </w:p>
          <w:p w:rsidR="00552687" w:rsidRDefault="00552687" w:rsidP="00540B24">
            <w:pPr>
              <w:pStyle w:val="CopticVersemulti-line"/>
            </w:pPr>
            <w:r>
              <w:t>ⲛ̀ⲧⲉ Ⲛⲓⲭⲉⲣⲟⲩⲃⲓⲙ:</w:t>
            </w:r>
          </w:p>
          <w:p w:rsidR="00552687" w:rsidRDefault="00552687" w:rsidP="00540B24">
            <w:pPr>
              <w:pStyle w:val="CopticVersemulti-line"/>
            </w:pPr>
            <w:r>
              <w:t>ⲛⲉⲙ Ⲛⲓⲥⲉⲣⲁⲫⲓⲙ:</w:t>
            </w:r>
          </w:p>
          <w:p w:rsidR="00552687" w:rsidRDefault="00552687" w:rsidP="00F814FD">
            <w:pPr>
              <w:pStyle w:val="CopticHangingVerse"/>
            </w:pPr>
            <w:r>
              <w:t>Ⲙⲁⲣⲓⲁ̀ ϯⲡⲁⲣⲑⲉⲟⲛⲥ.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Default="00552687" w:rsidP="00552687">
            <w:pPr>
              <w:pStyle w:val="EngHang"/>
            </w:pPr>
            <w:r>
              <w:t>Hail to the New heaven,</w:t>
            </w:r>
          </w:p>
          <w:p w:rsidR="00552687" w:rsidRDefault="00552687" w:rsidP="00552687">
            <w:pPr>
              <w:pStyle w:val="EngHang"/>
            </w:pPr>
            <w:r>
              <w:t>Whom the Father has created,</w:t>
            </w:r>
          </w:p>
          <w:p w:rsidR="00552687" w:rsidRDefault="00552687" w:rsidP="00552687">
            <w:pPr>
              <w:pStyle w:val="EngHang"/>
            </w:pPr>
            <w:r>
              <w:t>And made a place of rest,</w:t>
            </w:r>
          </w:p>
          <w:p w:rsidR="00552687" w:rsidRDefault="00552687" w:rsidP="00552687">
            <w:pPr>
              <w:pStyle w:val="EngHangEnd"/>
            </w:pPr>
            <w:r>
              <w:t>For His beloved Son.</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ϯⲫⲉ ⲙ̀ⲃⲉⲣⲓ:</w:t>
            </w:r>
          </w:p>
          <w:p w:rsidR="00552687" w:rsidRDefault="00552687" w:rsidP="00540B24">
            <w:pPr>
              <w:pStyle w:val="CopticVersemulti-line"/>
            </w:pPr>
            <w:r>
              <w:t>ⲑⲏⲉ̀ⲧⲁ Ⲫⲓⲱⲧ ⲑⲁⲙⲓⲟⲥ:</w:t>
            </w:r>
          </w:p>
          <w:p w:rsidR="00552687" w:rsidRDefault="00552687" w:rsidP="00540B24">
            <w:pPr>
              <w:pStyle w:val="CopticVersemulti-line"/>
            </w:pPr>
            <w:r>
              <w:t>ⲁϥⲭⲁⲥ ⲛ̀ⲟⲩⲙⲁⲛ̀ⲉⲙⲧⲟⲛ:</w:t>
            </w:r>
          </w:p>
          <w:p w:rsidR="00552687" w:rsidRDefault="00552687" w:rsidP="00F814FD">
            <w:pPr>
              <w:pStyle w:val="CopticHangingVerse"/>
            </w:pPr>
            <w:r>
              <w:t>ⲙ̀Ⲡⲉϥϣⲏⲣⲓ ⲙ̀ⲙⲉⲛⲣⲓⲧ.</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Hail to the Royal Throne</w:t>
            </w:r>
          </w:p>
          <w:p w:rsidR="00552687" w:rsidRPr="007425E1" w:rsidRDefault="00552687" w:rsidP="00552687">
            <w:pPr>
              <w:pStyle w:val="EngHang"/>
              <w:rPr>
                <w:rFonts w:eastAsiaTheme="minorHAnsi"/>
              </w:rPr>
            </w:pPr>
            <w:r w:rsidRPr="007425E1">
              <w:rPr>
                <w:rFonts w:eastAsiaTheme="minorHAnsi"/>
              </w:rPr>
              <w:t xml:space="preserve">Of Him Who is </w:t>
            </w:r>
          </w:p>
          <w:p w:rsidR="00552687" w:rsidRPr="007425E1" w:rsidRDefault="00552687" w:rsidP="00552687">
            <w:pPr>
              <w:pStyle w:val="EngHang"/>
              <w:rPr>
                <w:rFonts w:eastAsiaTheme="minorHAnsi"/>
              </w:rPr>
            </w:pPr>
            <w:r w:rsidRPr="007425E1">
              <w:rPr>
                <w:rFonts w:eastAsiaTheme="minorHAnsi"/>
              </w:rPr>
              <w:t xml:space="preserve">Carried by </w:t>
            </w:r>
          </w:p>
          <w:p w:rsidR="00552687" w:rsidRDefault="00552687" w:rsidP="00552687">
            <w:pPr>
              <w:pStyle w:val="EngHangEnd"/>
            </w:pPr>
            <w:r w:rsidRPr="007425E1">
              <w:rPr>
                <w:rFonts w:eastAsiaTheme="minorHAnsi"/>
              </w:rPr>
              <w:t>The Cherubim.</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Ⲭⲉⲣⲉ ⲡⲓⲑ̀ⲣⲟⲛⲟⲥ:</w:t>
            </w:r>
          </w:p>
          <w:p w:rsidR="00552687" w:rsidRDefault="00552687" w:rsidP="00540B24">
            <w:pPr>
              <w:pStyle w:val="CopticVersemulti-line"/>
            </w:pPr>
            <w:r>
              <w:t>ⲙ̀ⲃⲁⲥⲓⲗⲓⲕⲟⲛ:</w:t>
            </w:r>
          </w:p>
          <w:p w:rsidR="00552687" w:rsidRDefault="00552687" w:rsidP="00540B24">
            <w:pPr>
              <w:pStyle w:val="CopticVersemulti-line"/>
            </w:pPr>
            <w:r>
              <w:t>ⲙ̀ⲫⲏⲉ̀ⲧⲟⲩϥⲁⲓ ⲙ̀ⲙⲟϥ:</w:t>
            </w:r>
          </w:p>
          <w:p w:rsidR="00552687" w:rsidRDefault="00552687" w:rsidP="00F814FD">
            <w:pPr>
              <w:pStyle w:val="CopticHangingVerse"/>
            </w:pPr>
            <w:r>
              <w:t>ϩⲓϫⲉⲛ Ⲛⲓⲭⲉⲣⲟⲩⲃⲓⲙ.</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Hail to the advocate</w:t>
            </w:r>
          </w:p>
          <w:p w:rsidR="00552687" w:rsidRPr="007425E1" w:rsidRDefault="00552687" w:rsidP="00552687">
            <w:pPr>
              <w:pStyle w:val="EngHang"/>
              <w:rPr>
                <w:rFonts w:eastAsiaTheme="minorHAnsi"/>
              </w:rPr>
            </w:pPr>
            <w:r w:rsidRPr="007425E1">
              <w:rPr>
                <w:rFonts w:eastAsiaTheme="minorHAnsi"/>
              </w:rPr>
              <w:t>Of our souls:</w:t>
            </w:r>
          </w:p>
          <w:p w:rsidR="00552687" w:rsidRPr="007425E1" w:rsidRDefault="00552687" w:rsidP="00552687">
            <w:pPr>
              <w:pStyle w:val="EngHang"/>
              <w:rPr>
                <w:rFonts w:eastAsiaTheme="minorHAnsi"/>
              </w:rPr>
            </w:pPr>
            <w:r w:rsidRPr="007425E1">
              <w:rPr>
                <w:rFonts w:eastAsiaTheme="minorHAnsi"/>
              </w:rPr>
              <w:t>You are, indeed,</w:t>
            </w:r>
          </w:p>
          <w:p w:rsidR="00552687" w:rsidRDefault="00552687" w:rsidP="00552687">
            <w:pPr>
              <w:pStyle w:val="EngHangEnd"/>
            </w:pPr>
            <w:r w:rsidRPr="007425E1">
              <w:rPr>
                <w:rFonts w:eastAsiaTheme="minorHAnsi"/>
              </w:rPr>
              <w:t>The pride of our race.</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Ⲭⲉⲣⲉ ϯⲡ̀ⲣⲟⲥⲧⲁⲧⲏⲥ:</w:t>
            </w:r>
          </w:p>
          <w:p w:rsidR="00552687" w:rsidRDefault="00552687" w:rsidP="00540B24">
            <w:pPr>
              <w:pStyle w:val="CopticVersemulti-line"/>
            </w:pPr>
            <w:r>
              <w:t>ⲛ̀ⲧⲉ ⲛⲉⲛⲯⲩⲭⲏ:</w:t>
            </w:r>
          </w:p>
          <w:p w:rsidR="00552687" w:rsidRDefault="00552687" w:rsidP="00540B24">
            <w:pPr>
              <w:pStyle w:val="CopticVersemulti-line"/>
            </w:pPr>
            <w:r>
              <w:t>ⲛ̀ⲑⲟ ⲅⲁⲣ ⲁ̀ⲗⲏⲑⲱⲥ:</w:t>
            </w:r>
          </w:p>
          <w:p w:rsidR="00552687" w:rsidRDefault="00552687" w:rsidP="00F814FD">
            <w:pPr>
              <w:pStyle w:val="CopticHangingVerse"/>
            </w:pPr>
            <w:r>
              <w:t>ⲡⲉ ⲡ̀ϣⲟⲩϣⲟⲩ ⲙ̀ⲡⲉⲛⲅⲉⲛⲟⲥ.</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Intercede on our behalf,</w:t>
            </w:r>
          </w:p>
          <w:p w:rsidR="00552687" w:rsidRPr="007425E1" w:rsidRDefault="00552687" w:rsidP="00552687">
            <w:pPr>
              <w:pStyle w:val="EngHang"/>
              <w:rPr>
                <w:rFonts w:eastAsiaTheme="minorHAnsi"/>
              </w:rPr>
            </w:pPr>
            <w:r w:rsidRPr="007425E1">
              <w:rPr>
                <w:rFonts w:eastAsiaTheme="minorHAnsi"/>
              </w:rPr>
              <w:t>O full of grace,</w:t>
            </w:r>
          </w:p>
          <w:p w:rsidR="00552687" w:rsidRPr="007425E1" w:rsidRDefault="00552687" w:rsidP="00552687">
            <w:pPr>
              <w:pStyle w:val="EngHang"/>
              <w:rPr>
                <w:rFonts w:eastAsiaTheme="minorHAnsi"/>
              </w:rPr>
            </w:pPr>
            <w:r w:rsidRPr="007425E1">
              <w:rPr>
                <w:rFonts w:eastAsiaTheme="minorHAnsi"/>
              </w:rPr>
              <w:t>Before our Lord,</w:t>
            </w:r>
          </w:p>
          <w:p w:rsidR="00552687" w:rsidRDefault="00552687" w:rsidP="00552687">
            <w:pPr>
              <w:pStyle w:val="EngHangEnd"/>
            </w:pPr>
            <w:r w:rsidRPr="007425E1">
              <w:rPr>
                <w:rFonts w:eastAsiaTheme="minorHAnsi"/>
              </w:rPr>
              <w:t>Jesus Christ.</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Ⲁⲣⲓⲡ̀ⲣⲉⲥⲃⲉⲩⲓⲛ ⲉ̀ϫⲱⲛ:</w:t>
            </w:r>
          </w:p>
          <w:p w:rsidR="00552687" w:rsidRDefault="00552687" w:rsidP="00540B24">
            <w:pPr>
              <w:pStyle w:val="CopticVersemulti-line"/>
            </w:pPr>
            <w:r>
              <w:t>ⲱ̀ ⲑⲏⲉⲑⲙⲉϩ ⲛ̀ϩ̀ⲙⲟⲧ:</w:t>
            </w:r>
          </w:p>
          <w:p w:rsidR="00552687" w:rsidRDefault="00552687" w:rsidP="00540B24">
            <w:pPr>
              <w:pStyle w:val="CopticVersemulti-line"/>
            </w:pPr>
            <w:r>
              <w:t>ⲛⲁϩⲣⲉⲛ Ⲡⲉⲛⲥ̄ⲱ̄ⲣ̄:</w:t>
            </w:r>
          </w:p>
          <w:p w:rsidR="00552687" w:rsidRDefault="00552687" w:rsidP="00F814FD">
            <w:pPr>
              <w:pStyle w:val="CopticHangingVerse"/>
            </w:pPr>
            <w:r>
              <w:t>Ⲡⲉⲛⲟ̄ⲥ̄ Ⲓⲏ̄ⲥ̄ Ⲡⲭ̄ⲥ̄.</w:t>
            </w:r>
          </w:p>
        </w:tc>
      </w:tr>
      <w:tr w:rsidR="00552687" w:rsidTr="00166B35">
        <w:trPr>
          <w:cantSplit/>
          <w:jc w:val="center"/>
        </w:trPr>
        <w:tc>
          <w:tcPr>
            <w:tcW w:w="288" w:type="dxa"/>
          </w:tcPr>
          <w:p w:rsidR="00552687" w:rsidRDefault="00552687" w:rsidP="00166B35">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That He may confirm us</w:t>
            </w:r>
          </w:p>
          <w:p w:rsidR="00552687" w:rsidRPr="007425E1" w:rsidRDefault="00552687" w:rsidP="00552687">
            <w:pPr>
              <w:pStyle w:val="EngHang"/>
              <w:rPr>
                <w:rFonts w:eastAsiaTheme="minorHAnsi"/>
              </w:rPr>
            </w:pPr>
            <w:r w:rsidRPr="007425E1">
              <w:rPr>
                <w:rFonts w:eastAsiaTheme="minorHAnsi"/>
              </w:rPr>
              <w:t>In the Orthodox Faith,</w:t>
            </w:r>
          </w:p>
          <w:p w:rsidR="00552687" w:rsidRPr="007425E1" w:rsidRDefault="00552687" w:rsidP="00552687">
            <w:pPr>
              <w:pStyle w:val="EngHang"/>
              <w:rPr>
                <w:rFonts w:eastAsiaTheme="minorHAnsi"/>
              </w:rPr>
            </w:pPr>
            <w:r w:rsidRPr="007425E1">
              <w:rPr>
                <w:rFonts w:eastAsiaTheme="minorHAnsi"/>
              </w:rPr>
              <w:t>And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p>
        </w:tc>
        <w:tc>
          <w:tcPr>
            <w:tcW w:w="3960" w:type="dxa"/>
          </w:tcPr>
          <w:p w:rsidR="00552687" w:rsidRDefault="00552687" w:rsidP="00540B24">
            <w:pPr>
              <w:pStyle w:val="CopticVersemulti-line"/>
            </w:pPr>
            <w:r>
              <w:t>Ϩⲟⲡⲱⲥ ⲛ̀ⲧⲉϥⲧⲁϫⲣⲟⲛ:</w:t>
            </w:r>
          </w:p>
          <w:p w:rsidR="00552687" w:rsidRDefault="00552687" w:rsidP="00540B24">
            <w:pPr>
              <w:pStyle w:val="CopticVersemulti-line"/>
            </w:pPr>
            <w:r>
              <w:t>Ϧⲉⲛ ⲡⲓⲛⲁϩϯ ⲉⲧⲥⲟⲩⲧⲱⲛ:</w:t>
            </w:r>
          </w:p>
          <w:p w:rsidR="00552687" w:rsidRDefault="00552687" w:rsidP="00540B24">
            <w:pPr>
              <w:pStyle w:val="CopticVersemulti-line"/>
            </w:pPr>
            <w:r>
              <w:t>ⲟⲩⲟϩ ⲛ̀ⲧⲉϥⲉⲣϩ̀ⲙⲟⲧ ⲛⲁⲛ:</w:t>
            </w:r>
          </w:p>
          <w:p w:rsidR="00552687" w:rsidRDefault="00552687" w:rsidP="00F814FD">
            <w:pPr>
              <w:pStyle w:val="CopticHangingVerse"/>
            </w:pPr>
            <w:r>
              <w:t>ⲙ̀ⲡⲓⲭⲱ ⲉ̀ⲃⲟⲗ ⲛ̀ⲧⲉ ⲛⲉⲛⲛⲟⲃⲓ.</w:t>
            </w:r>
          </w:p>
        </w:tc>
      </w:tr>
      <w:tr w:rsidR="00552687" w:rsidTr="00166B35">
        <w:trPr>
          <w:cantSplit/>
          <w:jc w:val="center"/>
        </w:trPr>
        <w:tc>
          <w:tcPr>
            <w:tcW w:w="288" w:type="dxa"/>
          </w:tcPr>
          <w:p w:rsidR="00552687" w:rsidRDefault="00552687" w:rsidP="00166B35">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the Mother of God, Saint Mary,</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166B35">
            <w:pPr>
              <w:pStyle w:val="CopticCross"/>
            </w:pPr>
            <w:r w:rsidRPr="00FB5ACB">
              <w:t>¿</w:t>
            </w:r>
          </w:p>
        </w:tc>
        <w:tc>
          <w:tcPr>
            <w:tcW w:w="3960" w:type="dxa"/>
          </w:tcPr>
          <w:p w:rsidR="00552687" w:rsidRDefault="00552687" w:rsidP="00540B24">
            <w:pPr>
              <w:pStyle w:val="CopticVersemulti-line"/>
            </w:pPr>
            <w:r>
              <w:t>Ϩⲓⲧⲉⲛ ⲛⲓⲡ̀ⲣⲉⲥⲃⲓⲁ:</w:t>
            </w:r>
          </w:p>
          <w:p w:rsidR="00552687" w:rsidRDefault="00552687" w:rsidP="00540B24">
            <w:pPr>
              <w:pStyle w:val="CopticVersemulti-line"/>
            </w:pPr>
            <w:r>
              <w:t>ⲛ̀ⲧⲉ ϯⲑⲉⲟ̀ⲧⲟⲕⲟⲥ ⲉⲑⲟⲩⲁⲃ Ⲙⲁⲣⲓⲁ:</w:t>
            </w:r>
          </w:p>
          <w:p w:rsidR="00552687" w:rsidRDefault="00552687" w:rsidP="00540B24">
            <w:pPr>
              <w:pStyle w:val="CopticVersemulti-line"/>
            </w:pPr>
            <w:r>
              <w:t>Ⲡϭⲟⲓⲥ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Thousands of thousands,</w:t>
            </w:r>
          </w:p>
          <w:p w:rsidR="00552687" w:rsidRPr="007425E1" w:rsidRDefault="00552687" w:rsidP="00552687">
            <w:pPr>
              <w:pStyle w:val="EngHang"/>
              <w:rPr>
                <w:rFonts w:eastAsiaTheme="minorHAnsi"/>
              </w:rPr>
            </w:pPr>
            <w:r w:rsidRPr="007425E1">
              <w:rPr>
                <w:rFonts w:eastAsiaTheme="minorHAnsi"/>
              </w:rPr>
              <w:t>And myriads of myriads</w:t>
            </w:r>
          </w:p>
          <w:p w:rsidR="00552687" w:rsidRPr="007425E1" w:rsidRDefault="00552687" w:rsidP="00552687">
            <w:pPr>
              <w:pStyle w:val="EngHang"/>
              <w:rPr>
                <w:rFonts w:eastAsiaTheme="minorHAnsi"/>
              </w:rPr>
            </w:pPr>
            <w:r w:rsidRPr="007425E1">
              <w:rPr>
                <w:rFonts w:eastAsiaTheme="minorHAnsi"/>
              </w:rPr>
              <w:t>Of holy angels</w:t>
            </w:r>
          </w:p>
          <w:p w:rsidR="00552687" w:rsidRDefault="00552687" w:rsidP="00552687">
            <w:pPr>
              <w:pStyle w:val="EngHangEnd"/>
            </w:pPr>
            <w:r w:rsidRPr="007425E1">
              <w:rPr>
                <w:rFonts w:eastAsiaTheme="minorHAnsi"/>
              </w:rPr>
              <w:t>And archangels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Ϩⲁⲛⲁⲛϣⲟ ⲛ̀ϣⲟ:</w:t>
            </w:r>
          </w:p>
          <w:p w:rsidR="00552687" w:rsidRDefault="00552687" w:rsidP="00F814FD">
            <w:pPr>
              <w:pStyle w:val="CopticVersemulti-line"/>
            </w:pPr>
            <w:r>
              <w:t>ⲛⲉⲙ ϩⲁⲛⲑ̀ⲃⲁ ⲛ̀ⲑ̀ⲃⲁ:</w:t>
            </w:r>
          </w:p>
          <w:p w:rsidR="00552687" w:rsidRDefault="00552687" w:rsidP="00F814FD">
            <w:pPr>
              <w:pStyle w:val="CopticVersemulti-line"/>
            </w:pPr>
            <w:r>
              <w:t>ⲛ̀ⲁⲣⲭⲏⲁⲅⲅⲉⲗⲟⲥ:</w:t>
            </w:r>
          </w:p>
          <w:p w:rsidR="00552687" w:rsidRDefault="00552687" w:rsidP="00F814FD">
            <w:pPr>
              <w:pStyle w:val="CopticHangingVerse"/>
            </w:pPr>
            <w:r>
              <w:t>ⲛⲉⲙ ⲁⲅⲅⲉⲗⲟⲥ ⲉⲑⲟⲩⲁⲃ.</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Stand before</w:t>
            </w:r>
          </w:p>
          <w:p w:rsidR="00552687" w:rsidRPr="007425E1" w:rsidRDefault="00552687" w:rsidP="00552687">
            <w:pPr>
              <w:pStyle w:val="EngHang"/>
              <w:rPr>
                <w:rFonts w:eastAsiaTheme="minorHAnsi"/>
              </w:rPr>
            </w:pPr>
            <w:r w:rsidRPr="007425E1">
              <w:rPr>
                <w:rFonts w:eastAsiaTheme="minorHAnsi"/>
              </w:rPr>
              <w:t>The throne of</w:t>
            </w:r>
          </w:p>
          <w:p w:rsidR="00552687" w:rsidRPr="007425E1" w:rsidRDefault="00552687" w:rsidP="00552687">
            <w:pPr>
              <w:pStyle w:val="EngHang"/>
              <w:rPr>
                <w:rFonts w:eastAsiaTheme="minorHAnsi"/>
              </w:rPr>
            </w:pPr>
            <w:r w:rsidRPr="007425E1">
              <w:rPr>
                <w:rFonts w:eastAsiaTheme="minorHAnsi"/>
              </w:rPr>
              <w:t>The Pantocrator,</w:t>
            </w:r>
          </w:p>
          <w:p w:rsidR="00552687" w:rsidRDefault="00552687" w:rsidP="00552687">
            <w:pPr>
              <w:pStyle w:val="EngHangEnd"/>
            </w:pPr>
            <w:r w:rsidRPr="007425E1">
              <w:rPr>
                <w:rFonts w:eastAsiaTheme="minorHAnsi"/>
              </w:rPr>
              <w:t>Proclaiming and saying,</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Ⲉⲩⲟ̀ϩⲓ ⲉ̀ⲣⲁⲧⲟⲩ:</w:t>
            </w:r>
          </w:p>
          <w:p w:rsidR="00552687" w:rsidRDefault="00552687" w:rsidP="00F814FD">
            <w:pPr>
              <w:pStyle w:val="CopticVersemulti-line"/>
            </w:pPr>
            <w:r>
              <w:t>ⲙ̀ⲡⲉⲛⲙ̀ⲑⲟ ⲙ̀ⲡⲓⲑ̀ⲣⲟⲛⲟⲥ:</w:t>
            </w:r>
          </w:p>
          <w:p w:rsidR="00552687" w:rsidRDefault="00552687" w:rsidP="00F814FD">
            <w:pPr>
              <w:pStyle w:val="CopticVersemulti-line"/>
            </w:pPr>
            <w:r>
              <w:t>ⲛ̀ⲧⲉ ⲡⲓⲡⲁⲛⲧⲟⲕⲣⲁⲧⲱⲣ:</w:t>
            </w:r>
          </w:p>
          <w:p w:rsidR="00552687" w:rsidRDefault="00552687" w:rsidP="00F814FD">
            <w:pPr>
              <w:pStyle w:val="CopticHangingVerse"/>
            </w:pPr>
            <w:r>
              <w:t>ⲉⲩⲱϣ ⲉ̀ⲃⲟⲗ ⲉⲩϫⲱ ⲙ̀ⲙⲟⲥ.</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"Holy, Holy,</w:t>
            </w:r>
          </w:p>
          <w:p w:rsidR="00552687" w:rsidRPr="007425E1" w:rsidRDefault="00552687" w:rsidP="00552687">
            <w:pPr>
              <w:pStyle w:val="EngHang"/>
              <w:rPr>
                <w:rFonts w:eastAsiaTheme="minorHAnsi"/>
              </w:rPr>
            </w:pPr>
            <w:r w:rsidRPr="007425E1">
              <w:rPr>
                <w:rFonts w:eastAsiaTheme="minorHAnsi"/>
              </w:rPr>
              <w:t xml:space="preserve">Holy: In truth, </w:t>
            </w:r>
          </w:p>
          <w:p w:rsidR="00552687" w:rsidRPr="007425E1" w:rsidRDefault="00552687" w:rsidP="00552687">
            <w:pPr>
              <w:pStyle w:val="EngHang"/>
              <w:rPr>
                <w:rFonts w:eastAsiaTheme="minorHAnsi"/>
              </w:rPr>
            </w:pPr>
            <w:r w:rsidRPr="007425E1">
              <w:rPr>
                <w:rFonts w:eastAsiaTheme="minorHAnsi"/>
              </w:rPr>
              <w:t xml:space="preserve">The glory and honour </w:t>
            </w:r>
          </w:p>
          <w:p w:rsidR="00552687" w:rsidRDefault="00552687" w:rsidP="00552687">
            <w:pPr>
              <w:pStyle w:val="EngHangEnd"/>
            </w:pPr>
            <w:r w:rsidRPr="007425E1">
              <w:rPr>
                <w:rFonts w:eastAsiaTheme="minorHAnsi"/>
              </w:rPr>
              <w:t>Befit the Trinity."</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Ϫⲉ ⲭ̀ⲟⲩⲁⲃ ⲭ̀ⲟⲩⲁⲃ:</w:t>
            </w:r>
          </w:p>
          <w:p w:rsidR="00552687" w:rsidRDefault="00552687" w:rsidP="00F814FD">
            <w:pPr>
              <w:pStyle w:val="CopticVersemulti-line"/>
            </w:pPr>
            <w:r>
              <w:t>ⲭ̀ⲟⲩⲁⲃ ϧⲉⲛ ⲟⲩⲙⲉⲑⲙⲏⲓ:</w:t>
            </w:r>
          </w:p>
          <w:p w:rsidR="00552687" w:rsidRDefault="00552687" w:rsidP="00F814FD">
            <w:pPr>
              <w:pStyle w:val="CopticVersemulti-line"/>
            </w:pPr>
            <w:r>
              <w:t>ⲡⲓⲱ̀ⲟⲩ ⲛⲉⲙ ⲡⲓⲧⲁⲓⲟ̀:</w:t>
            </w:r>
          </w:p>
          <w:p w:rsidR="00552687" w:rsidRDefault="00552687" w:rsidP="00F814FD">
            <w:pPr>
              <w:pStyle w:val="CopticHangingVerse"/>
            </w:pPr>
            <w:r>
              <w:t>ⲉⲣⲡ̀ⲣⲉⲡⲓ ⲛ̀Ϯⲧ̀ⲣⲓⲁⲥ.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intercessions</w:t>
            </w:r>
          </w:p>
          <w:p w:rsidR="00552687" w:rsidRPr="007425E1" w:rsidRDefault="00552687" w:rsidP="00552687">
            <w:pPr>
              <w:pStyle w:val="EngHang"/>
              <w:rPr>
                <w:rFonts w:eastAsiaTheme="minorHAnsi"/>
              </w:rPr>
            </w:pPr>
            <w:r w:rsidRPr="007425E1">
              <w:rPr>
                <w:rFonts w:eastAsiaTheme="minorHAnsi"/>
              </w:rPr>
              <w:t>Of all the choirs of the angels,</w:t>
            </w:r>
          </w:p>
          <w:p w:rsidR="00552687" w:rsidRPr="007425E1" w:rsidRDefault="00552687" w:rsidP="00552687">
            <w:pPr>
              <w:pStyle w:val="EngHang"/>
              <w:rPr>
                <w:rFonts w:eastAsiaTheme="minorHAnsi"/>
              </w:rPr>
            </w:pPr>
            <w:r w:rsidRPr="007425E1">
              <w:rPr>
                <w:rFonts w:eastAsiaTheme="minorHAnsi"/>
              </w:rPr>
              <w:t xml:space="preserve">O Lord, grant us </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Ϩⲓⲧⲉⲛ ⲛⲓⲡ̀ⲣⲉⲥⲃⲓⲁ:</w:t>
            </w:r>
          </w:p>
          <w:p w:rsidR="00552687" w:rsidRDefault="00552687" w:rsidP="00F814FD">
            <w:pPr>
              <w:pStyle w:val="CopticVersemulti-line"/>
            </w:pPr>
            <w:r>
              <w:t>ⲛ̀ⲧⲉ ⲡ̀ⲭⲟⲣⲟⲥ ⲧⲏⲣϥ ⲛ̀ⲧⲉ ⲛⲓⲁⲅⲅⲉⲗⲟⲥ: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Our fathers, the Apostles,</w:t>
            </w:r>
          </w:p>
          <w:p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rsidR="00552687" w:rsidRPr="007425E1" w:rsidRDefault="00552687" w:rsidP="00552687">
            <w:pPr>
              <w:pStyle w:val="EngHang"/>
              <w:rPr>
                <w:rFonts w:eastAsiaTheme="minorHAnsi"/>
              </w:rPr>
            </w:pPr>
            <w:r w:rsidRPr="007425E1">
              <w:rPr>
                <w:rFonts w:eastAsiaTheme="minorHAnsi"/>
              </w:rPr>
              <w:t>The Gospel</w:t>
            </w:r>
          </w:p>
          <w:p w:rsidR="00552687" w:rsidRDefault="00552687" w:rsidP="00552687">
            <w:pPr>
              <w:pStyle w:val="EngHangEnd"/>
            </w:pPr>
            <w:r w:rsidRPr="007425E1">
              <w:rPr>
                <w:rFonts w:eastAsiaTheme="minorHAnsi"/>
              </w:rPr>
              <w:t>Of Jesus Christ.</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Ⲛⲉⲛⲓⲟϯ ⲛ̀ⲁ̀ⲡⲟⲥⲧⲟⲗⲟⲥ:</w:t>
            </w:r>
          </w:p>
          <w:p w:rsidR="00552687" w:rsidRDefault="00552687" w:rsidP="00F814FD">
            <w:pPr>
              <w:pStyle w:val="CopticVersemulti-line"/>
            </w:pPr>
            <w:r>
              <w:t>ⲁⲩϩⲓⲱⲓϣ ϧⲉⲛ ⲛⲓⲉⲑⲛⲟⲥ:</w:t>
            </w:r>
          </w:p>
          <w:p w:rsidR="00552687" w:rsidRDefault="00552687" w:rsidP="00F814FD">
            <w:pPr>
              <w:pStyle w:val="CopticVersemulti-line"/>
            </w:pPr>
            <w:r>
              <w:t>ϧⲉⲛ ⲡⲓⲉⲩⲁⲅⲅⲉⲗⲓⲟⲛ:</w:t>
            </w:r>
          </w:p>
          <w:p w:rsidR="00552687" w:rsidRDefault="00552687" w:rsidP="00F814FD">
            <w:pPr>
              <w:pStyle w:val="CopticHangingVerse"/>
            </w:pPr>
            <w:r>
              <w:t>ⲛ̀ⲧⲉ Ⲓⲏ̄ⲥ̄ Ⲡⲭ̄ⲥ̄.</w:t>
            </w:r>
          </w:p>
        </w:tc>
      </w:tr>
      <w:tr w:rsidR="00552687" w:rsidTr="00D01BB0">
        <w:trPr>
          <w:cantSplit/>
          <w:jc w:val="center"/>
        </w:trPr>
        <w:tc>
          <w:tcPr>
            <w:tcW w:w="288" w:type="dxa"/>
          </w:tcPr>
          <w:p w:rsidR="00552687" w:rsidRDefault="00552687" w:rsidP="00D01BB0">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Their sound went forth</w:t>
            </w:r>
          </w:p>
          <w:p w:rsidR="00552687" w:rsidRPr="007425E1" w:rsidRDefault="00552687" w:rsidP="00552687">
            <w:pPr>
              <w:pStyle w:val="EngHang"/>
              <w:rPr>
                <w:rFonts w:eastAsiaTheme="minorHAnsi"/>
              </w:rPr>
            </w:pPr>
            <w:r w:rsidRPr="007425E1">
              <w:rPr>
                <w:rFonts w:eastAsiaTheme="minorHAnsi"/>
              </w:rPr>
              <w:t>Into all the earth,</w:t>
            </w:r>
          </w:p>
          <w:p w:rsidR="00552687" w:rsidRPr="007425E1" w:rsidRDefault="00552687" w:rsidP="00552687">
            <w:pPr>
              <w:pStyle w:val="EngHang"/>
              <w:rPr>
                <w:rFonts w:eastAsiaTheme="minorHAnsi"/>
              </w:rPr>
            </w:pPr>
            <w:r w:rsidRPr="007425E1">
              <w:rPr>
                <w:rFonts w:eastAsiaTheme="minorHAnsi"/>
              </w:rPr>
              <w:t>And their words unto</w:t>
            </w:r>
          </w:p>
          <w:p w:rsidR="00552687" w:rsidRDefault="00552687" w:rsidP="00552687">
            <w:pPr>
              <w:pStyle w:val="EngHangEnd"/>
            </w:pPr>
            <w:r w:rsidRPr="007425E1">
              <w:rPr>
                <w:rFonts w:eastAsiaTheme="minorHAnsi"/>
              </w:rPr>
              <w:t>The ends of the world.</w:t>
            </w:r>
          </w:p>
        </w:tc>
        <w:tc>
          <w:tcPr>
            <w:tcW w:w="288" w:type="dxa"/>
          </w:tcPr>
          <w:p w:rsidR="00552687" w:rsidRDefault="00552687" w:rsidP="0064784C"/>
        </w:tc>
        <w:tc>
          <w:tcPr>
            <w:tcW w:w="288" w:type="dxa"/>
          </w:tcPr>
          <w:p w:rsidR="00552687" w:rsidRDefault="00552687" w:rsidP="00D01BB0">
            <w:pPr>
              <w:pStyle w:val="CopticCross"/>
            </w:pPr>
            <w:r w:rsidRPr="00FB5ACB">
              <w:t>¿</w:t>
            </w:r>
          </w:p>
        </w:tc>
        <w:tc>
          <w:tcPr>
            <w:tcW w:w="3960" w:type="dxa"/>
          </w:tcPr>
          <w:p w:rsidR="00552687" w:rsidRDefault="00552687" w:rsidP="00F814FD">
            <w:pPr>
              <w:pStyle w:val="CopticVersemulti-line"/>
            </w:pPr>
            <w:r>
              <w:t>Ⲁⲡⲟⲩϧ̀ⲣⲱⲟⲩ ϣⲉⲛⲁϥ:</w:t>
            </w:r>
          </w:p>
          <w:p w:rsidR="00552687" w:rsidRDefault="00552687" w:rsidP="00F814FD">
            <w:pPr>
              <w:pStyle w:val="CopticVersemulti-line"/>
            </w:pPr>
            <w:r>
              <w:t>Ϩⲓϫⲉⲛ ⲡ̀ⲕⲁϩⲓ ⲧⲏⲣϥ:</w:t>
            </w:r>
          </w:p>
          <w:p w:rsidR="00552687" w:rsidRDefault="00552687" w:rsidP="00F814FD">
            <w:pPr>
              <w:pStyle w:val="CopticVersemulti-line"/>
            </w:pPr>
            <w:r>
              <w:t>ⲟⲩⲟϩ ⲛⲟⲩⲥⲁϫⲓ ⲁⲩⲫⲟϩ:</w:t>
            </w:r>
          </w:p>
          <w:p w:rsidR="00552687" w:rsidRDefault="00552687" w:rsidP="00F814FD">
            <w:pPr>
              <w:pStyle w:val="CopticHangingVerse"/>
            </w:pPr>
            <w:r>
              <w:t>ϣⲁ ⲁⲩⲣⲏϫⲥ ⲛ̀ϯⲟⲓⲕⲟⲩⲙⲉⲛⲏ.</w:t>
            </w:r>
          </w:p>
        </w:tc>
      </w:tr>
      <w:tr w:rsidR="00552687" w:rsidTr="00D01BB0">
        <w:trPr>
          <w:cantSplit/>
          <w:jc w:val="center"/>
        </w:trPr>
        <w:tc>
          <w:tcPr>
            <w:tcW w:w="288" w:type="dxa"/>
          </w:tcPr>
          <w:p w:rsidR="00552687" w:rsidRDefault="00552687" w:rsidP="00D01BB0">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w:t>
            </w:r>
          </w:p>
          <w:p w:rsidR="00552687" w:rsidRPr="007425E1" w:rsidRDefault="00552687" w:rsidP="00552687">
            <w:pPr>
              <w:pStyle w:val="EngHang"/>
              <w:rPr>
                <w:rFonts w:eastAsiaTheme="minorHAnsi"/>
              </w:rPr>
            </w:pPr>
            <w:r w:rsidRPr="007425E1">
              <w:rPr>
                <w:rFonts w:eastAsiaTheme="minorHAnsi"/>
              </w:rPr>
              <w:t>Of my lords and fathers, the Apostles,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D01BB0">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ⲛⲁⲟ̄ⲥ̄ ⲛ̀ⲓⲟϯ ⲛ̀ⲁ̀ⲡⲟⲥⲧⲟⲗⲟⲥ: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ⲙ̀ⲧⲉ ⲛⲉⲛⲛⲟⲃⲓ.</w:t>
            </w:r>
          </w:p>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Default="00552687" w:rsidP="00552687">
            <w:pPr>
              <w:pStyle w:val="EngHang"/>
            </w:pPr>
            <w:r>
              <w:t>The Lord has placed</w:t>
            </w:r>
          </w:p>
          <w:p w:rsidR="00552687" w:rsidRDefault="00552687" w:rsidP="00552687">
            <w:pPr>
              <w:pStyle w:val="EngHang"/>
            </w:pPr>
            <w:r>
              <w:t>Unfading crowns</w:t>
            </w:r>
          </w:p>
          <w:p w:rsidR="00552687" w:rsidRDefault="00552687" w:rsidP="00552687">
            <w:pPr>
              <w:pStyle w:val="EngHang"/>
            </w:pPr>
            <w:r>
              <w:t>Upon all the choirs</w:t>
            </w:r>
          </w:p>
          <w:p w:rsidR="00552687" w:rsidRDefault="00552687" w:rsidP="00552687">
            <w:pPr>
              <w:pStyle w:val="EngHangEnd"/>
            </w:pPr>
            <w:r>
              <w:t>Of the martyrs.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Ϩⲁⲛⲭ̀ⲗⲟⲙ ⲛ̀ⲁⲧⲗⲱⲙ:</w:t>
            </w:r>
          </w:p>
          <w:p w:rsidR="00552687" w:rsidRDefault="00552687" w:rsidP="00F814FD">
            <w:pPr>
              <w:pStyle w:val="CopticVersemulti-line"/>
            </w:pPr>
            <w:r>
              <w:t>ⲁϥⲧⲏⲓⲧⲟⲩ ⲛ̀ϫⲉ Ⲡⲟ̄ⲥ̄:</w:t>
            </w:r>
          </w:p>
          <w:p w:rsidR="00552687" w:rsidRDefault="00552687" w:rsidP="00F814FD">
            <w:pPr>
              <w:pStyle w:val="CopticVersemulti-line"/>
            </w:pPr>
            <w:r>
              <w:t>ϩⲓϫⲉⲛ ⲡ̀ⲭⲟⲣⲟⲥ ⲧⲏⲣϥ:</w:t>
            </w:r>
          </w:p>
          <w:p w:rsidR="00552687" w:rsidRDefault="00552687" w:rsidP="00F814FD">
            <w:pPr>
              <w:pStyle w:val="CopticHangingVerse"/>
            </w:pPr>
            <w:r>
              <w:t>ⲛ̀ⲧⲉ ⲛⲓⲙⲁⲣⲧⲩⲣⲟⲥ.</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He saved and delivered them,</w:t>
            </w:r>
          </w:p>
          <w:p w:rsidR="00552687" w:rsidRPr="007425E1" w:rsidRDefault="00552687" w:rsidP="00552687">
            <w:pPr>
              <w:pStyle w:val="EngHang"/>
              <w:rPr>
                <w:rFonts w:eastAsiaTheme="minorHAnsi"/>
              </w:rPr>
            </w:pPr>
            <w:r w:rsidRPr="007425E1">
              <w:rPr>
                <w:rFonts w:eastAsiaTheme="minorHAnsi"/>
              </w:rPr>
              <w:t>For they took refuge in Him,</w:t>
            </w:r>
          </w:p>
          <w:p w:rsidR="00552687" w:rsidRPr="007425E1" w:rsidRDefault="00552687" w:rsidP="00552687">
            <w:pPr>
              <w:pStyle w:val="EngHang"/>
              <w:rPr>
                <w:rFonts w:eastAsiaTheme="minorHAnsi"/>
              </w:rPr>
            </w:pPr>
            <w:r w:rsidRPr="007425E1">
              <w:rPr>
                <w:rFonts w:eastAsiaTheme="minorHAnsi"/>
              </w:rPr>
              <w:t>And they kept a feast</w:t>
            </w:r>
          </w:p>
          <w:p w:rsidR="00552687" w:rsidRDefault="00552687" w:rsidP="00552687">
            <w:pPr>
              <w:pStyle w:val="EngHangEnd"/>
            </w:pPr>
            <w:r w:rsidRPr="007425E1">
              <w:rPr>
                <w:rFonts w:eastAsiaTheme="minorHAnsi"/>
              </w:rPr>
              <w:t>With Him, in His Kingdom.</w:t>
            </w:r>
          </w:p>
        </w:tc>
        <w:tc>
          <w:tcPr>
            <w:tcW w:w="288" w:type="dxa"/>
          </w:tcPr>
          <w:p w:rsidR="00552687" w:rsidRDefault="00552687" w:rsidP="0064784C"/>
        </w:tc>
        <w:tc>
          <w:tcPr>
            <w:tcW w:w="288" w:type="dxa"/>
          </w:tcPr>
          <w:p w:rsidR="00552687" w:rsidRDefault="00552687" w:rsidP="00B268A8">
            <w:pPr>
              <w:pStyle w:val="CopticCross"/>
            </w:pPr>
          </w:p>
        </w:tc>
        <w:tc>
          <w:tcPr>
            <w:tcW w:w="3960" w:type="dxa"/>
          </w:tcPr>
          <w:p w:rsidR="00552687" w:rsidRDefault="00552687" w:rsidP="00F814FD">
            <w:pPr>
              <w:pStyle w:val="CopticVersemulti-line"/>
            </w:pPr>
            <w:r>
              <w:t>Ⲁϥⲧⲟⲩϫⲱⲟⲩ ⲁϥⲛⲁϩⲙⲟⲩ:</w:t>
            </w:r>
          </w:p>
          <w:p w:rsidR="00552687" w:rsidRDefault="00552687" w:rsidP="00F814FD">
            <w:pPr>
              <w:pStyle w:val="CopticVersemulti-line"/>
            </w:pPr>
            <w:r>
              <w:t>Ϫⲉ ⲁⲩⲫⲱⲧ ϩⲁⲣⲟϥ:</w:t>
            </w:r>
          </w:p>
          <w:p w:rsidR="00552687" w:rsidRDefault="00552687" w:rsidP="00F814FD">
            <w:pPr>
              <w:pStyle w:val="CopticVersemulti-line"/>
            </w:pPr>
            <w:r>
              <w:t>ⲁⲩⲉⲣϣⲁⲓ ⲛⲉⲙⲁϥ:</w:t>
            </w:r>
          </w:p>
          <w:p w:rsidR="00552687" w:rsidRDefault="00552687" w:rsidP="00F814FD">
            <w:pPr>
              <w:pStyle w:val="CopticHangingVerse"/>
            </w:pPr>
            <w:r>
              <w:t>ϧⲉⲛ ⲧⲉϥⲙⲉⲧⲟⲩⲣⲟ.</w:t>
            </w:r>
          </w:p>
        </w:tc>
      </w:tr>
      <w:tr w:rsidR="00552687" w:rsidTr="00B268A8">
        <w:trPr>
          <w:cantSplit/>
          <w:jc w:val="center"/>
        </w:trPr>
        <w:tc>
          <w:tcPr>
            <w:tcW w:w="288" w:type="dxa"/>
          </w:tcPr>
          <w:p w:rsidR="00552687" w:rsidRDefault="00552687" w:rsidP="00B268A8">
            <w:pPr>
              <w:pStyle w:val="CopticCross"/>
            </w:pPr>
            <w:r w:rsidRPr="00FB5ACB">
              <w:t>¿</w:t>
            </w: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martyrs,</w:t>
            </w:r>
          </w:p>
          <w:p w:rsidR="00552687" w:rsidRPr="007425E1"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64784C"/>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ⲛⲓⲙⲁⲣⲧⲩⲣⲟⲥ:</w:t>
            </w:r>
          </w:p>
          <w:p w:rsidR="00552687" w:rsidRDefault="00552687" w:rsidP="00F814FD">
            <w:pPr>
              <w:pStyle w:val="CopticVersemulti-line"/>
            </w:pPr>
            <w:r>
              <w:t>Ⲡⲟ̄ⲥ̄ ⲁ̀ⲣⲓϩ̀ⲙⲟⲧ</w:t>
            </w:r>
          </w:p>
          <w:p w:rsidR="00552687" w:rsidRDefault="00552687" w:rsidP="00F814FD">
            <w:pPr>
              <w:pStyle w:val="CopticHangingVerse"/>
            </w:pPr>
            <w:r>
              <w:t>ⲛⲁⲛ ⲙ̀ⲡⲓⲭⲱ ⲉ̀ⲃⲟⲗ ⲛ̀ⲧⲉ ⲛⲉⲛⲛⲟⲃⲓ.</w:t>
            </w:r>
          </w:p>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rsidR="00552687" w:rsidRPr="007425E1" w:rsidRDefault="00552687" w:rsidP="00552687">
            <w:pPr>
              <w:pStyle w:val="EngHang"/>
              <w:rPr>
                <w:rFonts w:eastAsiaTheme="minorHAnsi"/>
              </w:rPr>
            </w:pPr>
            <w:r w:rsidRPr="007425E1">
              <w:rPr>
                <w:rFonts w:eastAsiaTheme="minorHAnsi"/>
              </w:rPr>
              <w:t>And declare</w:t>
            </w:r>
          </w:p>
          <w:p w:rsidR="00552687" w:rsidRPr="007425E1" w:rsidRDefault="00552687" w:rsidP="00552687">
            <w:pPr>
              <w:pStyle w:val="EngHang"/>
              <w:rPr>
                <w:rFonts w:eastAsiaTheme="minorHAnsi"/>
              </w:rPr>
            </w:pPr>
            <w:r w:rsidRPr="007425E1">
              <w:rPr>
                <w:rFonts w:eastAsiaTheme="minorHAnsi"/>
              </w:rPr>
              <w:t>The glory</w:t>
            </w:r>
          </w:p>
          <w:p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Ⲛⲏⲉ̄ⲑ̄ⲩ̄ ⲛ̀ⲧⲁⲕ:</w:t>
            </w:r>
          </w:p>
          <w:p w:rsidR="00552687" w:rsidRDefault="00552687" w:rsidP="00F814FD">
            <w:pPr>
              <w:pStyle w:val="CopticVersemulti-line"/>
            </w:pPr>
            <w:r>
              <w:t>ⲉⲩⲉ̀ⲥ̀ⲙⲟⲩ ⲉ̀ⲣⲟⲕ:</w:t>
            </w:r>
          </w:p>
          <w:p w:rsidR="00552687" w:rsidRDefault="00552687" w:rsidP="00F814FD">
            <w:pPr>
              <w:pStyle w:val="CopticVersemulti-line"/>
            </w:pPr>
            <w:r>
              <w:t>ⲉ̀ⲩⲉⲥⲁϫⲓ ⲙ̀ⲡ̀ⲱ̀ⲟⲩ:</w:t>
            </w:r>
          </w:p>
          <w:p w:rsidR="00552687" w:rsidRDefault="00552687" w:rsidP="00F814FD">
            <w:pPr>
              <w:pStyle w:val="CopticHangingVerse"/>
            </w:pPr>
            <w:r>
              <w:t>ⲛ̀ⲧⲉ ⲧⲉⲕⲙⲉⲧⲟⲩⲣⲟ.</w:t>
            </w:r>
          </w:p>
        </w:tc>
      </w:tr>
      <w:tr w:rsidR="00552687" w:rsidTr="00B268A8">
        <w:trPr>
          <w:cantSplit/>
          <w:jc w:val="center"/>
        </w:trPr>
        <w:tc>
          <w:tcPr>
            <w:tcW w:w="288" w:type="dxa"/>
          </w:tcPr>
          <w:p w:rsidR="00552687" w:rsidRDefault="00552687" w:rsidP="00B268A8">
            <w:pPr>
              <w:pStyle w:val="CopticCross"/>
            </w:pPr>
            <w:r w:rsidRPr="00FB5ACB">
              <w:lastRenderedPageBreak/>
              <w:t>¿</w:t>
            </w:r>
          </w:p>
        </w:tc>
        <w:tc>
          <w:tcPr>
            <w:tcW w:w="3960" w:type="dxa"/>
          </w:tcPr>
          <w:p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rsidR="00552687" w:rsidRPr="007425E1" w:rsidRDefault="00552687" w:rsidP="00552687">
            <w:pPr>
              <w:pStyle w:val="EngHang"/>
              <w:rPr>
                <w:rFonts w:eastAsiaTheme="minorHAnsi"/>
              </w:rPr>
            </w:pPr>
            <w:r w:rsidRPr="007425E1">
              <w:rPr>
                <w:rFonts w:eastAsiaTheme="minorHAnsi"/>
              </w:rPr>
              <w:t>Is an eternal Kingdom,</w:t>
            </w:r>
          </w:p>
          <w:p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rsidR="00552687" w:rsidRDefault="00552687" w:rsidP="00552687">
            <w:pPr>
              <w:pStyle w:val="EngHangEnd"/>
            </w:pPr>
            <w:r w:rsidRPr="007425E1">
              <w:rPr>
                <w:rFonts w:eastAsiaTheme="minorHAnsi"/>
              </w:rPr>
              <w:t>Unto the age of ages.</w:t>
            </w:r>
          </w:p>
        </w:tc>
        <w:tc>
          <w:tcPr>
            <w:tcW w:w="288" w:type="dxa"/>
          </w:tcPr>
          <w:p w:rsidR="00552687" w:rsidRDefault="00552687" w:rsidP="00D01BB0"/>
        </w:tc>
        <w:tc>
          <w:tcPr>
            <w:tcW w:w="288" w:type="dxa"/>
          </w:tcPr>
          <w:p w:rsidR="00552687" w:rsidRDefault="00552687" w:rsidP="00B268A8">
            <w:pPr>
              <w:pStyle w:val="CopticCross"/>
            </w:pPr>
            <w:r w:rsidRPr="00FB5ACB">
              <w:t>¿</w:t>
            </w:r>
          </w:p>
        </w:tc>
        <w:tc>
          <w:tcPr>
            <w:tcW w:w="3960" w:type="dxa"/>
          </w:tcPr>
          <w:p w:rsidR="00552687" w:rsidRDefault="00552687" w:rsidP="00F814FD">
            <w:pPr>
              <w:pStyle w:val="CopticVersemulti-line"/>
            </w:pPr>
            <w:r>
              <w:t>Ⲧⲉⲕⲙⲉⲧⲟⲩⲣⲟ Ⲡⲁⲛⲟⲩϯ:</w:t>
            </w:r>
          </w:p>
          <w:p w:rsidR="00552687" w:rsidRDefault="00552687" w:rsidP="00F814FD">
            <w:pPr>
              <w:pStyle w:val="CopticVersemulti-line"/>
            </w:pPr>
            <w:r>
              <w:t>ⲟⲩⲙⲉⲧⲟⲩⲣⲟ ⲛ̀ⲉ̀ⲛⲉϩ:</w:t>
            </w:r>
          </w:p>
          <w:p w:rsidR="00552687" w:rsidRDefault="00552687" w:rsidP="00F814FD">
            <w:pPr>
              <w:pStyle w:val="CopticVersemulti-line"/>
            </w:pPr>
            <w:r>
              <w:t>ⲟⲩⲟϩ ⲧⲉⲕⲙⲉⲧⲟ̄ⲥ̄:</w:t>
            </w:r>
          </w:p>
          <w:p w:rsidR="00552687" w:rsidRDefault="00552687" w:rsidP="00F814FD">
            <w:pPr>
              <w:pStyle w:val="CopticHangingVerse"/>
            </w:pPr>
            <w:r>
              <w:t>ϣⲁ ⲛⲓⲅⲉⲛⲉⲁ̀ ⲧⲏⲣⲟⲩ.</w:t>
            </w:r>
          </w:p>
        </w:tc>
      </w:tr>
      <w:tr w:rsidR="00552687" w:rsidTr="00B268A8">
        <w:trPr>
          <w:cantSplit/>
          <w:jc w:val="center"/>
        </w:trPr>
        <w:tc>
          <w:tcPr>
            <w:tcW w:w="288" w:type="dxa"/>
          </w:tcPr>
          <w:p w:rsidR="00552687" w:rsidRDefault="00552687" w:rsidP="00B268A8">
            <w:pPr>
              <w:pStyle w:val="CopticCross"/>
            </w:pPr>
          </w:p>
        </w:tc>
        <w:tc>
          <w:tcPr>
            <w:tcW w:w="3960" w:type="dxa"/>
          </w:tcPr>
          <w:p w:rsidR="00552687" w:rsidRPr="007425E1" w:rsidRDefault="00552687" w:rsidP="00552687">
            <w:pPr>
              <w:pStyle w:val="EngHang"/>
              <w:rPr>
                <w:rFonts w:eastAsiaTheme="minorHAnsi"/>
              </w:rPr>
            </w:pPr>
            <w:r w:rsidRPr="007425E1">
              <w:rPr>
                <w:rFonts w:eastAsiaTheme="minorHAnsi"/>
              </w:rPr>
              <w:t>Through the prayers of all</w:t>
            </w:r>
          </w:p>
          <w:p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rsidR="00552687" w:rsidRDefault="00552687" w:rsidP="00552687">
            <w:pPr>
              <w:pStyle w:val="EngHang"/>
              <w:rPr>
                <w:rFonts w:eastAsiaTheme="minorHAnsi"/>
              </w:rPr>
            </w:pPr>
            <w:r w:rsidRPr="007425E1">
              <w:rPr>
                <w:rFonts w:eastAsiaTheme="minorHAnsi"/>
              </w:rPr>
              <w:t>O Lord, grant us</w:t>
            </w:r>
          </w:p>
          <w:p w:rsidR="00552687" w:rsidRDefault="00552687" w:rsidP="00552687">
            <w:pPr>
              <w:pStyle w:val="EngHangEnd"/>
            </w:pPr>
            <w:r w:rsidRPr="007425E1">
              <w:rPr>
                <w:rFonts w:eastAsiaTheme="minorHAnsi"/>
              </w:rPr>
              <w:t>The forgiveness of our sins.</w:t>
            </w:r>
          </w:p>
        </w:tc>
        <w:tc>
          <w:tcPr>
            <w:tcW w:w="288" w:type="dxa"/>
          </w:tcPr>
          <w:p w:rsidR="00552687" w:rsidRDefault="00552687" w:rsidP="00D01BB0"/>
        </w:tc>
        <w:tc>
          <w:tcPr>
            <w:tcW w:w="288" w:type="dxa"/>
          </w:tcPr>
          <w:p w:rsidR="00552687" w:rsidRDefault="00552687" w:rsidP="00B268A8">
            <w:pPr>
              <w:pStyle w:val="CopticCross"/>
            </w:pPr>
          </w:p>
        </w:tc>
        <w:tc>
          <w:tcPr>
            <w:tcW w:w="3960" w:type="dxa"/>
          </w:tcPr>
          <w:p w:rsidR="00552687" w:rsidRDefault="00552687" w:rsidP="00F814FD">
            <w:pPr>
              <w:pStyle w:val="CopticVersemulti-line"/>
            </w:pPr>
            <w:r>
              <w:t>Ϩⲓⲧⲉⲛ ⲛⲓⲉⲩⲭⲏ:</w:t>
            </w:r>
          </w:p>
          <w:p w:rsidR="00552687" w:rsidRDefault="00552687" w:rsidP="00F814FD">
            <w:pPr>
              <w:pStyle w:val="CopticVersemulti-line"/>
            </w:pPr>
            <w:r>
              <w:t>ⲛ̀ⲧⲉ ⲡ̀ⲭⲟⲣⲟⲥ ⲧⲏⲣϥ ⲛ̀ⲧⲉ ⲛⲓⲥ̀ⲧⲁⲩⲣⲟⲫⲟⲣⲟⲥ:</w:t>
            </w:r>
          </w:p>
          <w:p w:rsidR="00552687" w:rsidRDefault="00552687" w:rsidP="00F814FD">
            <w:pPr>
              <w:pStyle w:val="CopticVersemulti-line"/>
            </w:pPr>
            <w:r>
              <w:t>ⲛⲉⲙ ⲛⲓⲑ̀ⲙⲏⲓ ⲛⲉⲙ ⲛⲓⲇⲓⲕⲉⲟⲥ:</w:t>
            </w:r>
          </w:p>
          <w:p w:rsidR="00552687" w:rsidRDefault="00552687" w:rsidP="00F814FD">
            <w:pPr>
              <w:pStyle w:val="CopticHangingVerse"/>
            </w:pPr>
            <w:r>
              <w:t>Ⲡⲟ̄ⲥ̄ ⲁ̀ⲣⲓϩ̀ⲙⲟⲧ ⲛⲁⲛ ⲉ̀ⲡⲓⲭⲱ ⲉ̀ⲃⲟⲗ ⲛ̀ⲧⲉ ⲛⲉⲛⲛⲟⲃⲓ.</w:t>
            </w:r>
          </w:p>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Hail to Elijah,</w:t>
            </w:r>
          </w:p>
          <w:p w:rsidR="00257A38" w:rsidRPr="007425E1" w:rsidRDefault="00257A38" w:rsidP="00377E51">
            <w:pPr>
              <w:pStyle w:val="EngHang"/>
              <w:rPr>
                <w:rFonts w:eastAsiaTheme="minorHAnsi"/>
              </w:rPr>
            </w:pPr>
            <w:r w:rsidRPr="007425E1">
              <w:rPr>
                <w:rFonts w:eastAsiaTheme="minorHAnsi"/>
              </w:rPr>
              <w:t>The prophet of temperance,</w:t>
            </w:r>
          </w:p>
          <w:p w:rsidR="00257A38" w:rsidRPr="007425E1" w:rsidRDefault="00257A38" w:rsidP="00377E51">
            <w:pPr>
              <w:pStyle w:val="EngHang"/>
              <w:rPr>
                <w:rFonts w:eastAsiaTheme="minorHAnsi"/>
              </w:rPr>
            </w:pPr>
            <w:r w:rsidRPr="007425E1">
              <w:rPr>
                <w:rFonts w:eastAsiaTheme="minorHAnsi"/>
              </w:rPr>
              <w:t>And to Elisha,</w:t>
            </w:r>
          </w:p>
          <w:p w:rsidR="00257A38" w:rsidRDefault="00257A38" w:rsidP="00377E51">
            <w:pPr>
              <w:pStyle w:val="EngHangEnd"/>
            </w:pPr>
            <w:r w:rsidRPr="007425E1">
              <w:rPr>
                <w:rFonts w:eastAsiaTheme="minorHAnsi"/>
              </w:rPr>
              <w:t>His elect disciple.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Ⲭⲉⲣⲉ Ⲏⲗⲓⲁⲥ:</w:t>
            </w:r>
          </w:p>
          <w:p w:rsidR="00257A38" w:rsidRDefault="00257A38" w:rsidP="00F814FD">
            <w:pPr>
              <w:pStyle w:val="CopticVersemulti-line"/>
            </w:pPr>
            <w:r>
              <w:t>ⲡⲓⲥⲟⲫⲣⲟⲛ ⲙ̀ⲡ̀ⲣⲟⲫⲏⲧⲏⲥ:</w:t>
            </w:r>
          </w:p>
          <w:p w:rsidR="00257A38" w:rsidRDefault="00257A38" w:rsidP="00F814FD">
            <w:pPr>
              <w:pStyle w:val="CopticVersemulti-line"/>
            </w:pPr>
            <w:r>
              <w:t>ⲛⲉⲙ Ⲉⲗⲓⲥⲉⲟⲥ:</w:t>
            </w:r>
          </w:p>
          <w:p w:rsidR="00257A38" w:rsidRDefault="00257A38" w:rsidP="00F814FD">
            <w:pPr>
              <w:pStyle w:val="CopticHangingVerse"/>
            </w:pPr>
            <w:r>
              <w:t>ⲛⲉϥⲥⲱⲧⲡ ⲙ̀ⲙⲁⲑⲏⲧⲏⲥ.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Evangelist</w:t>
            </w:r>
          </w:p>
          <w:p w:rsidR="00257A38" w:rsidRPr="007425E1" w:rsidRDefault="00257A38" w:rsidP="00377E51">
            <w:pPr>
              <w:pStyle w:val="EngHang"/>
              <w:rPr>
                <w:rFonts w:eastAsiaTheme="minorHAnsi"/>
              </w:rPr>
            </w:pPr>
            <w:r w:rsidRPr="007425E1">
              <w:rPr>
                <w:rFonts w:eastAsiaTheme="minorHAnsi"/>
              </w:rPr>
              <w:t>Of the land of Egypt,</w:t>
            </w:r>
          </w:p>
          <w:p w:rsidR="00257A38" w:rsidRPr="007425E1" w:rsidRDefault="00257A38" w:rsidP="00377E51">
            <w:pPr>
              <w:pStyle w:val="EngHang"/>
              <w:rPr>
                <w:rFonts w:eastAsiaTheme="minorHAnsi"/>
              </w:rPr>
            </w:pPr>
            <w:r w:rsidRPr="007425E1">
              <w:rPr>
                <w:rFonts w:eastAsiaTheme="minorHAnsi"/>
              </w:rPr>
              <w:t xml:space="preserve">Mark the Apostle, </w:t>
            </w:r>
          </w:p>
          <w:p w:rsidR="00257A38" w:rsidRDefault="00257A38" w:rsidP="00377E51">
            <w:pPr>
              <w:pStyle w:val="EngHangEnd"/>
            </w:pPr>
            <w:r w:rsidRPr="007425E1">
              <w:rPr>
                <w:rFonts w:eastAsiaTheme="minorHAnsi"/>
              </w:rPr>
              <w:t xml:space="preserve">The first </w:t>
            </w:r>
            <w:commentRangeStart w:id="796"/>
            <w:r w:rsidRPr="007425E1">
              <w:rPr>
                <w:rFonts w:eastAsiaTheme="minorHAnsi"/>
              </w:rPr>
              <w:t>prelate</w:t>
            </w:r>
            <w:commentRangeEnd w:id="796"/>
            <w:r>
              <w:rPr>
                <w:rStyle w:val="CommentReference"/>
                <w:rFonts w:ascii="Times New Roman" w:eastAsiaTheme="minorHAnsi" w:hAnsi="Times New Roman" w:cstheme="minorBidi"/>
                <w:color w:val="auto"/>
              </w:rPr>
              <w:commentReference w:id="796"/>
            </w:r>
            <w:r w:rsidRPr="007425E1">
              <w:rPr>
                <w:rFonts w:eastAsiaTheme="minorHAnsi"/>
              </w:rPr>
              <w:t>.</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ⲛ̀ⲣⲉϥϩⲓⲱⲓϣ:</w:t>
            </w:r>
          </w:p>
          <w:p w:rsidR="00257A38" w:rsidRDefault="00257A38" w:rsidP="00F814FD">
            <w:pPr>
              <w:pStyle w:val="CopticVersemulti-line"/>
            </w:pPr>
            <w:r>
              <w:t>ϧⲉⲛ ϯⲭⲱⲣⲁ ⲛ̀ⲧⲉ Ⲭⲏⲙⲓ:</w:t>
            </w:r>
          </w:p>
          <w:p w:rsidR="00257A38" w:rsidRDefault="00257A38" w:rsidP="00F814FD">
            <w:pPr>
              <w:pStyle w:val="CopticVersemulti-line"/>
            </w:pPr>
            <w:r>
              <w:t>Ⲙⲁⲣⲕⲟⲥ ⲡⲓⲁ̀ⲡⲟⲥⲧⲟⲗⲗⲟⲥ:</w:t>
            </w:r>
          </w:p>
          <w:p w:rsidR="00257A38" w:rsidRDefault="00257A38" w:rsidP="00F814FD">
            <w:pPr>
              <w:pStyle w:val="CopticHangingVerse"/>
            </w:pPr>
            <w:r>
              <w:t>ⲡⲉⲥϣⲟⲣⲡ ⲛ̀ⲛⲉϥⲉⲣϩⲉⲙⲓ.</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You are the Mother of God,</w:t>
            </w:r>
          </w:p>
          <w:p w:rsidR="00257A38" w:rsidRPr="007425E1" w:rsidRDefault="00257A38" w:rsidP="00377E51">
            <w:pPr>
              <w:pStyle w:val="EngHang"/>
              <w:rPr>
                <w:rFonts w:eastAsiaTheme="minorHAnsi"/>
              </w:rPr>
            </w:pPr>
            <w:r w:rsidRPr="007425E1">
              <w:rPr>
                <w:rFonts w:eastAsiaTheme="minorHAnsi"/>
              </w:rPr>
              <w:t>O Virgin Mary:</w:t>
            </w:r>
          </w:p>
          <w:p w:rsidR="00257A38" w:rsidRPr="007425E1" w:rsidRDefault="00257A38" w:rsidP="00377E51">
            <w:pPr>
              <w:pStyle w:val="EngHang"/>
              <w:rPr>
                <w:rFonts w:eastAsiaTheme="minorHAnsi"/>
              </w:rPr>
            </w:pPr>
            <w:r w:rsidRPr="007425E1">
              <w:rPr>
                <w:rFonts w:eastAsiaTheme="minorHAnsi"/>
              </w:rPr>
              <w:t>Ask Him, on our behalf,</w:t>
            </w:r>
          </w:p>
          <w:p w:rsidR="00257A38" w:rsidRDefault="00257A38" w:rsidP="00377E51">
            <w:pPr>
              <w:pStyle w:val="EngHangEnd"/>
            </w:pPr>
            <w:r w:rsidRPr="007425E1">
              <w:rPr>
                <w:rFonts w:eastAsiaTheme="minorHAnsi"/>
              </w:rPr>
              <w:t>To have mercy on our race.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Ⲛⲑⲟ ⲡⲉ ⲉ̀ⲙⲁⲩ ⲙ̀Ⲫϯ:</w:t>
            </w:r>
          </w:p>
          <w:p w:rsidR="00257A38" w:rsidRDefault="00257A38" w:rsidP="00F814FD">
            <w:pPr>
              <w:pStyle w:val="CopticVersemulti-line"/>
            </w:pPr>
            <w:r>
              <w:t>Ⲙⲁⲣⲓⲁ̀ ϯⲡⲁⲣⲑⲉⲟⲛⲥ:</w:t>
            </w:r>
          </w:p>
          <w:p w:rsidR="00257A38" w:rsidRDefault="00257A38" w:rsidP="00F814FD">
            <w:pPr>
              <w:pStyle w:val="CopticVersemulti-line"/>
            </w:pPr>
            <w:r>
              <w:t>ⲧⲱⲃϩ ⲙ̀ⲙⲟϥ ⲉ̀ϫⲱⲛ:</w:t>
            </w:r>
          </w:p>
          <w:p w:rsidR="00257A38" w:rsidRDefault="00257A38" w:rsidP="00F814FD">
            <w:pPr>
              <w:pStyle w:val="CopticHangingVerse"/>
            </w:pPr>
            <w:r>
              <w:t>ⲉⲑⲣⲉϥⲛⲁⲓ ϧⲁ ⲡⲉⲛⲅⲉⲛⲟⲥ.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The great patriarch,</w:t>
            </w:r>
          </w:p>
          <w:p w:rsidR="00257A38" w:rsidRPr="007425E1" w:rsidRDefault="00257A38" w:rsidP="00377E51">
            <w:pPr>
              <w:pStyle w:val="EngHang"/>
              <w:rPr>
                <w:rFonts w:eastAsiaTheme="minorHAnsi"/>
              </w:rPr>
            </w:pPr>
            <w:r w:rsidRPr="007425E1">
              <w:rPr>
                <w:rFonts w:eastAsiaTheme="minorHAnsi"/>
              </w:rPr>
              <w:t>Our father Abba Severus,</w:t>
            </w:r>
          </w:p>
          <w:p w:rsidR="00257A38" w:rsidRPr="007425E1" w:rsidRDefault="00257A38" w:rsidP="00377E51">
            <w:pPr>
              <w:pStyle w:val="EngHang"/>
              <w:rPr>
                <w:rFonts w:eastAsiaTheme="minorHAnsi"/>
              </w:rPr>
            </w:pPr>
            <w:r w:rsidRPr="007425E1">
              <w:rPr>
                <w:rFonts w:eastAsiaTheme="minorHAnsi"/>
              </w:rPr>
              <w:t>Whose holy teachings</w:t>
            </w:r>
          </w:p>
          <w:p w:rsidR="00257A38" w:rsidRDefault="00257A38" w:rsidP="00377E51">
            <w:pPr>
              <w:pStyle w:val="EngHangEnd"/>
            </w:pPr>
            <w:r w:rsidRPr="007425E1">
              <w:rPr>
                <w:rFonts w:eastAsiaTheme="minorHAnsi"/>
              </w:rPr>
              <w:t>Enlightened our minds.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Ⲡⲓⲛⲓϣϯ ⲙ̀ⲡⲁⲧⲣⲓⲁⲣⲭⲏⲥ:</w:t>
            </w:r>
          </w:p>
          <w:p w:rsidR="00257A38" w:rsidRDefault="00257A38" w:rsidP="00F814FD">
            <w:pPr>
              <w:pStyle w:val="CopticVersemulti-line"/>
            </w:pPr>
            <w:r>
              <w:t>ⲡⲉⲛⲓⲱⲧ ⲁⲃⲃⲁ Ⲥⲉⲩⲏⲣⲟⲥ:</w:t>
            </w:r>
          </w:p>
          <w:p w:rsidR="00257A38" w:rsidRDefault="00257A38" w:rsidP="00F814FD">
            <w:pPr>
              <w:pStyle w:val="CopticVersemulti-line"/>
            </w:pPr>
            <w:r>
              <w:t>ⲫⲏⲉⲧⲁ ⲛⲉϥⲥ̀ⲃⲱⲟⲩⲓ̀ ⲉ̄ⲑ̄ⲩ̄:</w:t>
            </w:r>
          </w:p>
          <w:p w:rsidR="00257A38" w:rsidRDefault="00257A38" w:rsidP="00F814FD">
            <w:pPr>
              <w:pStyle w:val="CopticHangingVerse"/>
            </w:pPr>
            <w:r>
              <w:t>ⲉ̀ⲣⲟⲩⲱⲓⲛⲓ ⲙ̀ⲡⲉⲛⲛⲟⲩⲥ.</w:t>
            </w:r>
          </w:p>
        </w:tc>
      </w:tr>
      <w:tr w:rsidR="00257A38" w:rsidTr="00B268A8">
        <w:trPr>
          <w:cantSplit/>
          <w:jc w:val="center"/>
        </w:trPr>
        <w:tc>
          <w:tcPr>
            <w:tcW w:w="288" w:type="dxa"/>
          </w:tcPr>
          <w:p w:rsidR="00257A38" w:rsidRDefault="00257A38" w:rsidP="00B268A8">
            <w:pPr>
              <w:pStyle w:val="CopticCross"/>
            </w:pPr>
            <w:r w:rsidRPr="00FB5ACB">
              <w:lastRenderedPageBreak/>
              <w:t>¿</w:t>
            </w:r>
          </w:p>
        </w:tc>
        <w:tc>
          <w:tcPr>
            <w:tcW w:w="3960" w:type="dxa"/>
          </w:tcPr>
          <w:p w:rsidR="00257A38" w:rsidRPr="007425E1" w:rsidRDefault="00257A38" w:rsidP="00377E51">
            <w:pPr>
              <w:pStyle w:val="EngHang"/>
              <w:rPr>
                <w:rFonts w:eastAsiaTheme="minorHAnsi"/>
              </w:rPr>
            </w:pPr>
            <w:r w:rsidRPr="007425E1">
              <w:rPr>
                <w:rFonts w:eastAsiaTheme="minorHAnsi"/>
              </w:rPr>
              <w:t>Our father, the confessor,</w:t>
            </w:r>
          </w:p>
          <w:p w:rsidR="00257A38" w:rsidRPr="007425E1" w:rsidRDefault="00257A38" w:rsidP="00377E51">
            <w:pPr>
              <w:pStyle w:val="EngHang"/>
              <w:rPr>
                <w:rFonts w:eastAsiaTheme="minorHAnsi"/>
              </w:rPr>
            </w:pPr>
            <w:r w:rsidRPr="007425E1">
              <w:rPr>
                <w:rFonts w:eastAsiaTheme="minorHAnsi"/>
              </w:rPr>
              <w:t>Abba Dioscorus,</w:t>
            </w:r>
          </w:p>
          <w:p w:rsidR="00257A38" w:rsidRPr="007425E1" w:rsidRDefault="00257A38" w:rsidP="00377E51">
            <w:pPr>
              <w:pStyle w:val="EngHang"/>
              <w:rPr>
                <w:rFonts w:eastAsiaTheme="minorHAnsi"/>
              </w:rPr>
            </w:pPr>
            <w:r w:rsidRPr="007425E1">
              <w:rPr>
                <w:rFonts w:eastAsiaTheme="minorHAnsi"/>
              </w:rPr>
              <w:t>Defended the faith</w:t>
            </w:r>
          </w:p>
          <w:p w:rsidR="00257A38" w:rsidRDefault="00257A38" w:rsidP="00377E51">
            <w:pPr>
              <w:pStyle w:val="EngHangEnd"/>
            </w:pPr>
            <w:r w:rsidRPr="007425E1">
              <w:rPr>
                <w:rFonts w:eastAsiaTheme="minorHAnsi"/>
              </w:rPr>
              <w:t>Against the heretics.</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Ⲡⲉⲛⲓⲱⲧ ⲛ̀ⲟ̀ⲙⲟⲗⲟⲅⲓⲧⲏⲥ:</w:t>
            </w:r>
          </w:p>
          <w:p w:rsidR="00257A38" w:rsidRDefault="00257A38" w:rsidP="00F814FD">
            <w:pPr>
              <w:pStyle w:val="CopticVersemulti-line"/>
            </w:pPr>
            <w:r>
              <w:t>ⲁⲃⲃⲁ ⲆⲒⲟⲥⲕⲟⲣⲟⲥ:</w:t>
            </w:r>
          </w:p>
          <w:p w:rsidR="00257A38" w:rsidRDefault="00257A38" w:rsidP="00F814FD">
            <w:pPr>
              <w:pStyle w:val="CopticVersemulti-line"/>
            </w:pPr>
            <w:r>
              <w:t>ⲁϥⲙⲓϣⲓ ⲉ̀ϫⲉⲛ ⲡⲓⲛⲁϩϯ:</w:t>
            </w:r>
          </w:p>
          <w:p w:rsidR="00257A38" w:rsidRDefault="00257A38" w:rsidP="00F814FD">
            <w:pPr>
              <w:pStyle w:val="CopticHangingVerse"/>
            </w:pPr>
            <w:r>
              <w:t>ⲟⲩⲃⲉ ⲛⲓϩⲉⲣⲉⲧⲓⲕⲟⲥ.</w:t>
            </w:r>
          </w:p>
        </w:tc>
      </w:tr>
      <w:tr w:rsidR="00257A38" w:rsidTr="00B268A8">
        <w:trPr>
          <w:cantSplit/>
          <w:jc w:val="center"/>
        </w:trPr>
        <w:tc>
          <w:tcPr>
            <w:tcW w:w="288" w:type="dxa"/>
          </w:tcPr>
          <w:p w:rsidR="00257A38" w:rsidRDefault="00257A38" w:rsidP="00B268A8">
            <w:pPr>
              <w:pStyle w:val="CopticCross"/>
            </w:pPr>
          </w:p>
        </w:tc>
        <w:tc>
          <w:tcPr>
            <w:tcW w:w="3960" w:type="dxa"/>
          </w:tcPr>
          <w:p w:rsidR="00257A38" w:rsidRPr="007425E1" w:rsidRDefault="00257A38" w:rsidP="00377E51">
            <w:pPr>
              <w:pStyle w:val="EngHang"/>
              <w:rPr>
                <w:rFonts w:eastAsiaTheme="minorHAnsi"/>
              </w:rPr>
            </w:pPr>
            <w:r w:rsidRPr="007425E1">
              <w:rPr>
                <w:rFonts w:eastAsiaTheme="minorHAnsi"/>
              </w:rPr>
              <w:t>And all of our fathers,</w:t>
            </w:r>
          </w:p>
          <w:p w:rsidR="00257A38" w:rsidRPr="007425E1" w:rsidRDefault="00257A38" w:rsidP="00377E51">
            <w:pPr>
              <w:pStyle w:val="EngHang"/>
              <w:rPr>
                <w:rFonts w:eastAsiaTheme="minorHAnsi"/>
              </w:rPr>
            </w:pPr>
            <w:r w:rsidRPr="007425E1">
              <w:rPr>
                <w:rFonts w:eastAsiaTheme="minorHAnsi"/>
              </w:rPr>
              <w:t>Who pleased the Lord,</w:t>
            </w:r>
          </w:p>
          <w:p w:rsidR="00257A38" w:rsidRPr="007425E1" w:rsidRDefault="00257A38" w:rsidP="00377E51">
            <w:pPr>
              <w:pStyle w:val="EngHang"/>
              <w:rPr>
                <w:rFonts w:eastAsiaTheme="minorHAnsi"/>
              </w:rPr>
            </w:pPr>
            <w:r w:rsidRPr="007425E1">
              <w:rPr>
                <w:rFonts w:eastAsiaTheme="minorHAnsi"/>
              </w:rPr>
              <w:t xml:space="preserve">May their holy blessings </w:t>
            </w:r>
          </w:p>
          <w:p w:rsidR="00257A38" w:rsidRDefault="00257A38" w:rsidP="00377E51">
            <w:pPr>
              <w:pStyle w:val="EngHangEnd"/>
            </w:pPr>
            <w:r w:rsidRPr="007425E1">
              <w:rPr>
                <w:rFonts w:eastAsiaTheme="minorHAnsi"/>
              </w:rPr>
              <w:t>Be a keeper unto us.</w:t>
            </w:r>
          </w:p>
        </w:tc>
        <w:tc>
          <w:tcPr>
            <w:tcW w:w="288" w:type="dxa"/>
          </w:tcPr>
          <w:p w:rsidR="00257A38" w:rsidRDefault="00257A38" w:rsidP="00B268A8"/>
        </w:tc>
        <w:tc>
          <w:tcPr>
            <w:tcW w:w="288" w:type="dxa"/>
          </w:tcPr>
          <w:p w:rsidR="00257A38" w:rsidRDefault="00257A38" w:rsidP="00B268A8">
            <w:pPr>
              <w:pStyle w:val="CopticCross"/>
            </w:pPr>
          </w:p>
        </w:tc>
        <w:tc>
          <w:tcPr>
            <w:tcW w:w="3960" w:type="dxa"/>
          </w:tcPr>
          <w:p w:rsidR="00257A38" w:rsidRDefault="00257A38" w:rsidP="00F814FD">
            <w:pPr>
              <w:pStyle w:val="CopticVersemulti-line"/>
            </w:pPr>
            <w:r>
              <w:t>Ⲛⲉⲙ ⲛⲉⲛⲓⲟϯ ⲧⲏⲣⲟⲩ:</w:t>
            </w:r>
          </w:p>
          <w:p w:rsidR="00257A38" w:rsidRDefault="00257A38" w:rsidP="00F814FD">
            <w:pPr>
              <w:pStyle w:val="CopticVersemulti-line"/>
            </w:pPr>
            <w:r>
              <w:t>ⲉ̀ⲧⲁⲩⲣⲁⲛⲁϥ ⲙ̀Ⲡⲟ̄ⲥ̄:</w:t>
            </w:r>
          </w:p>
          <w:p w:rsidR="00257A38" w:rsidRDefault="00257A38" w:rsidP="00F814FD">
            <w:pPr>
              <w:pStyle w:val="CopticVersemulti-line"/>
            </w:pPr>
            <w:r>
              <w:t>ⲉ̀ⲣⲉ ⲡⲟⲩⲥ̀ⲙⲟⲩ ⲉ̄ⲑ̄ⲩ̄:</w:t>
            </w:r>
          </w:p>
          <w:p w:rsidR="00257A38" w:rsidRDefault="00257A38" w:rsidP="00F814FD">
            <w:pPr>
              <w:pStyle w:val="CopticHangingVerse"/>
            </w:pPr>
            <w:r>
              <w:t>ϣⲱⲡⲓ ⲛⲁⲛ ⲛ̀ⲟⲩⲣⲉϥⲣⲱⲓⲥ.</w:t>
            </w:r>
          </w:p>
        </w:tc>
      </w:tr>
      <w:tr w:rsidR="00257A38" w:rsidTr="00B268A8">
        <w:trPr>
          <w:cantSplit/>
          <w:jc w:val="center"/>
        </w:trPr>
        <w:tc>
          <w:tcPr>
            <w:tcW w:w="288" w:type="dxa"/>
          </w:tcPr>
          <w:p w:rsidR="00257A38" w:rsidRDefault="00257A38" w:rsidP="00B268A8">
            <w:pPr>
              <w:pStyle w:val="CopticCross"/>
            </w:pPr>
            <w:r w:rsidRPr="00FB5ACB">
              <w:t>¿</w:t>
            </w:r>
          </w:p>
        </w:tc>
        <w:tc>
          <w:tcPr>
            <w:tcW w:w="3960" w:type="dxa"/>
          </w:tcPr>
          <w:p w:rsidR="00257A38" w:rsidRPr="007425E1" w:rsidRDefault="00257A38" w:rsidP="00377E51">
            <w:pPr>
              <w:pStyle w:val="EngHang"/>
              <w:rPr>
                <w:rFonts w:eastAsiaTheme="minorHAnsi"/>
              </w:rPr>
            </w:pPr>
            <w:r w:rsidRPr="007425E1">
              <w:rPr>
                <w:rFonts w:eastAsiaTheme="minorHAnsi"/>
              </w:rPr>
              <w:t>Through their prayers,</w:t>
            </w:r>
          </w:p>
          <w:p w:rsidR="00257A38" w:rsidRPr="007425E1" w:rsidRDefault="00257A38" w:rsidP="00377E51">
            <w:pPr>
              <w:pStyle w:val="EngHang"/>
              <w:rPr>
                <w:rFonts w:eastAsiaTheme="minorHAnsi"/>
              </w:rPr>
            </w:pPr>
            <w:r w:rsidRPr="007425E1">
              <w:rPr>
                <w:rFonts w:eastAsiaTheme="minorHAnsi"/>
              </w:rPr>
              <w:t xml:space="preserve">Grant us, O God, </w:t>
            </w:r>
          </w:p>
          <w:p w:rsidR="00257A38" w:rsidRPr="007425E1" w:rsidRDefault="00257A38" w:rsidP="00377E51">
            <w:pPr>
              <w:pStyle w:val="EngHang"/>
              <w:rPr>
                <w:rFonts w:eastAsiaTheme="minorHAnsi"/>
              </w:rPr>
            </w:pPr>
            <w:r w:rsidRPr="007425E1">
              <w:rPr>
                <w:rFonts w:eastAsiaTheme="minorHAnsi"/>
              </w:rPr>
              <w:t>The forgiveness of our sins,</w:t>
            </w:r>
          </w:p>
          <w:p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rsidR="00257A38" w:rsidRDefault="00257A38" w:rsidP="00B268A8"/>
        </w:tc>
        <w:tc>
          <w:tcPr>
            <w:tcW w:w="288" w:type="dxa"/>
          </w:tcPr>
          <w:p w:rsidR="00257A38" w:rsidRDefault="00257A38" w:rsidP="00B268A8">
            <w:pPr>
              <w:pStyle w:val="CopticCross"/>
            </w:pPr>
            <w:r w:rsidRPr="00FB5ACB">
              <w:t>¿</w:t>
            </w:r>
          </w:p>
        </w:tc>
        <w:tc>
          <w:tcPr>
            <w:tcW w:w="3960" w:type="dxa"/>
          </w:tcPr>
          <w:p w:rsidR="00257A38" w:rsidRDefault="00257A38" w:rsidP="00F814FD">
            <w:pPr>
              <w:pStyle w:val="CopticVersemulti-line"/>
            </w:pPr>
            <w:r>
              <w:t>Ϩⲓⲧⲉⲛ ⲛⲟⲩⲉⲩⲭⲏ:</w:t>
            </w:r>
          </w:p>
          <w:p w:rsidR="00257A38" w:rsidRDefault="00257A38" w:rsidP="00F814FD">
            <w:pPr>
              <w:pStyle w:val="CopticVersemulti-line"/>
            </w:pPr>
            <w:r>
              <w:t>ⲁ̀ⲣⲓϩ̀ⲙⲟⲧ ⲛⲁⲛ Ⲫϯ:</w:t>
            </w:r>
          </w:p>
          <w:p w:rsidR="00257A38" w:rsidRDefault="00257A38" w:rsidP="00F814FD">
            <w:pPr>
              <w:pStyle w:val="CopticVersemulti-line"/>
            </w:pPr>
            <w:r>
              <w:t>ⲙ̀ⲡⲓⲭⲱ ⲉ̀ⲃⲟⲗ ⲛ̀ⲧⲉ ⲛⲉⲛⲛⲟⲃⲓ:</w:t>
            </w:r>
          </w:p>
          <w:p w:rsidR="00257A38" w:rsidRDefault="00257A38" w:rsidP="00F814FD">
            <w:pPr>
              <w:pStyle w:val="CopticHangingVerse"/>
            </w:pPr>
            <w:r>
              <w:t>ⲙⲟⲓ ⲛⲁⲛ ⲛ̀ⲟⲩⲥⲱϯ.</w:t>
            </w:r>
          </w:p>
        </w:tc>
      </w:tr>
    </w:tbl>
    <w:p w:rsidR="00A75013" w:rsidRPr="00A75013" w:rsidRDefault="00B14853" w:rsidP="00A75013">
      <w:pPr>
        <w:pStyle w:val="Rubrics0"/>
      </w:pPr>
      <w:r>
        <w:t>Continue with the Adam Theotokia conclusion “Your mercies, O my God,” on page ##. Note that for the Doxology of Prime, the Adam conclusion is used on both Adam and Batos days.</w:t>
      </w:r>
    </w:p>
    <w:p w:rsidR="00495F1A" w:rsidRDefault="00495F1A" w:rsidP="00495F1A">
      <w:pPr>
        <w:pStyle w:val="Heading3"/>
      </w:pPr>
      <w:bookmarkStart w:id="797" w:name="_Toc410196188"/>
      <w:bookmarkStart w:id="798" w:name="_Toc410196430"/>
      <w:bookmarkStart w:id="799" w:name="_Toc410196932"/>
      <w:bookmarkStart w:id="800" w:name="_Ref412099016"/>
      <w:bookmarkStart w:id="801" w:name="_Toc298681357"/>
      <w:bookmarkStart w:id="802" w:name="_Ref299211976"/>
      <w:bookmarkStart w:id="803" w:name="_Toc308441947"/>
      <w:r>
        <w:t>The Raising of Morning Incense</w:t>
      </w:r>
      <w:bookmarkEnd w:id="797"/>
      <w:bookmarkEnd w:id="798"/>
      <w:bookmarkEnd w:id="799"/>
      <w:bookmarkEnd w:id="800"/>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“The Raising of Evening Incense,” on page ##.</w:t>
      </w:r>
    </w:p>
    <w:p w:rsidR="00495F1A" w:rsidRDefault="00495F1A" w:rsidP="00495F1A">
      <w:pPr>
        <w:pStyle w:val="Heading2"/>
      </w:pPr>
      <w:bookmarkStart w:id="804" w:name="_Toc410196189"/>
      <w:bookmarkStart w:id="805" w:name="_Toc410196431"/>
      <w:bookmarkStart w:id="806" w:name="_Toc410196933"/>
      <w:bookmarkStart w:id="807" w:name="_Toc428340979"/>
      <w:r>
        <w:lastRenderedPageBreak/>
        <w:t>Mid-Morning (The Third Hour)</w:t>
      </w:r>
      <w:bookmarkEnd w:id="804"/>
      <w:bookmarkEnd w:id="805"/>
      <w:bookmarkEnd w:id="806"/>
      <w:bookmarkEnd w:id="807"/>
    </w:p>
    <w:p w:rsidR="00495F1A" w:rsidRDefault="00495F1A" w:rsidP="00495F1A">
      <w:pPr>
        <w:pStyle w:val="Heading3"/>
      </w:pPr>
      <w:bookmarkStart w:id="808" w:name="_Toc410196190"/>
      <w:bookmarkStart w:id="809" w:name="_Toc410196432"/>
      <w:bookmarkStart w:id="810" w:name="_Toc410196934"/>
      <w:r>
        <w:t>The Psalms of the Third Hour</w:t>
      </w:r>
      <w:bookmarkEnd w:id="808"/>
      <w:bookmarkEnd w:id="809"/>
      <w:bookmarkEnd w:id="810"/>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AF6D10">
        <w:t>Psalm</w:t>
      </w:r>
      <w:r w:rsidR="00AF6D10" w:rsidRPr="00AB1781">
        <w:t xml:space="preserve"> 19</w:t>
      </w:r>
      <w:r w:rsidR="00AF6D10">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AF6D10">
        <w:rPr>
          <w:noProof/>
        </w:rPr>
        <w:t>291</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AF6D10">
        <w:t>Psalm</w:t>
      </w:r>
      <w:r w:rsidR="00AF6D10" w:rsidRPr="00AB1781">
        <w:t xml:space="preserve"> 22</w:t>
      </w:r>
      <w:r w:rsidR="00AF6D10">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AF6D10">
        <w:rPr>
          <w:noProof/>
        </w:rPr>
        <w:t>296</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AF6D10">
        <w:t>Psalm</w:t>
      </w:r>
      <w:r w:rsidR="00AF6D10" w:rsidRPr="00AB1781">
        <w:t xml:space="preserve"> 23</w:t>
      </w:r>
      <w:r w:rsidR="00AF6D10">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AF6D10">
        <w:rPr>
          <w:noProof/>
        </w:rPr>
        <w:t>297</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AF6D10">
        <w:t>Psalm</w:t>
      </w:r>
      <w:r w:rsidR="00AF6D10" w:rsidRPr="00AB1781">
        <w:t xml:space="preserve"> 25</w:t>
      </w:r>
      <w:r w:rsidR="00AF6D10">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AF6D10">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AF6D10">
        <w:t>Psalm</w:t>
      </w:r>
      <w:r w:rsidR="00AF6D10" w:rsidRPr="00AB1781">
        <w:t xml:space="preserve"> 28</w:t>
      </w:r>
      <w:r w:rsidR="00AF6D10">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AF6D10">
        <w:rPr>
          <w:noProof/>
        </w:rPr>
        <w:t>304</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AF6D10">
        <w:t>Psalm</w:t>
      </w:r>
      <w:r w:rsidR="00AF6D10" w:rsidRPr="00AB1781">
        <w:t xml:space="preserve"> 29</w:t>
      </w:r>
      <w:r w:rsidR="00AF6D10">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AF6D10">
        <w:rPr>
          <w:noProof/>
        </w:rPr>
        <w:t>305</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AF6D10">
        <w:t>Psalm</w:t>
      </w:r>
      <w:r w:rsidR="00AF6D10" w:rsidRPr="00AB1781">
        <w:t xml:space="preserve"> 33</w:t>
      </w:r>
      <w:r w:rsidR="00AF6D10">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AF6D10">
        <w:rPr>
          <w:noProof/>
        </w:rPr>
        <w:t>312</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AF6D10">
        <w:t>Psalm</w:t>
      </w:r>
      <w:r w:rsidR="00AF6D10" w:rsidRPr="00AB1781">
        <w:t xml:space="preserve"> 40</w:t>
      </w:r>
      <w:r w:rsidR="00AF6D10">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AF6D10">
        <w:rPr>
          <w:noProof/>
        </w:rPr>
        <w:t>325</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AF6D10">
        <w:t>Psalm</w:t>
      </w:r>
      <w:r w:rsidR="00AF6D10" w:rsidRPr="00AB1781">
        <w:t xml:space="preserve"> 42</w:t>
      </w:r>
      <w:r w:rsidR="00AF6D10">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AF6D10">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AF6D10">
        <w:t>Psalm</w:t>
      </w:r>
      <w:r w:rsidR="00AF6D10" w:rsidRPr="00AB1781">
        <w:t xml:space="preserve"> 44</w:t>
      </w:r>
      <w:r w:rsidR="00AF6D10">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AF6D10">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AF6D10">
        <w:t>Psalm</w:t>
      </w:r>
      <w:r w:rsidR="00AF6D10" w:rsidRPr="00AB1781">
        <w:t xml:space="preserve"> 45</w:t>
      </w:r>
      <w:r w:rsidR="00AF6D10">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AF6D10">
        <w:rPr>
          <w:noProof/>
        </w:rPr>
        <w:t>333</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AF6D10">
        <w:t>Psalm</w:t>
      </w:r>
      <w:r w:rsidR="00AF6D10" w:rsidRPr="00AB1781">
        <w:t xml:space="preserve"> 46</w:t>
      </w:r>
      <w:r w:rsidR="00AF6D10">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AF6D10">
        <w:rPr>
          <w:noProof/>
        </w:rPr>
        <w:t>334</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1"/>
      <w:r>
        <w:t>ke</w:t>
      </w:r>
      <w:commentRangeEnd w:id="811"/>
      <w:r>
        <w:rPr>
          <w:rStyle w:val="CommentReference"/>
        </w:rPr>
        <w:commentReference w:id="811"/>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495F1A" w:rsidRDefault="00495F1A" w:rsidP="00495F1A">
      <w:pPr>
        <w:pStyle w:val="Heading2"/>
      </w:pPr>
      <w:bookmarkStart w:id="812" w:name="_Toc410196191"/>
      <w:bookmarkStart w:id="813" w:name="_Toc410196433"/>
      <w:bookmarkStart w:id="814" w:name="_Toc410196935"/>
      <w:bookmarkStart w:id="815" w:name="_Toc428340980"/>
      <w:r>
        <w:lastRenderedPageBreak/>
        <w:t>Noon (The Sixth Hour)</w:t>
      </w:r>
      <w:bookmarkEnd w:id="812"/>
      <w:bookmarkEnd w:id="813"/>
      <w:bookmarkEnd w:id="814"/>
      <w:bookmarkEnd w:id="815"/>
    </w:p>
    <w:p w:rsidR="00495F1A" w:rsidRDefault="00495F1A" w:rsidP="00495F1A">
      <w:pPr>
        <w:pStyle w:val="Heading3"/>
      </w:pPr>
      <w:bookmarkStart w:id="816" w:name="_Toc410196192"/>
      <w:bookmarkStart w:id="817" w:name="_Toc410196434"/>
      <w:bookmarkStart w:id="818" w:name="_Toc410196936"/>
      <w:r>
        <w:t>The Psalms of the Sixth Hour</w:t>
      </w:r>
      <w:bookmarkEnd w:id="816"/>
      <w:bookmarkEnd w:id="817"/>
      <w:bookmarkEnd w:id="818"/>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AF6D10">
        <w:t>Psalm</w:t>
      </w:r>
      <w:r w:rsidR="00AF6D10" w:rsidRPr="00AB1781">
        <w:t xml:space="preserve"> 53</w:t>
      </w:r>
      <w:r w:rsidR="00AF6D10">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AF6D10">
        <w:rPr>
          <w:noProof/>
        </w:rPr>
        <w:t>343</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AF6D10">
        <w:t>Psalm</w:t>
      </w:r>
      <w:r w:rsidR="00AF6D10" w:rsidRPr="00AB1781">
        <w:t xml:space="preserve"> 56</w:t>
      </w:r>
      <w:r w:rsidR="00AF6D10">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AF6D10">
        <w:rPr>
          <w:noProof/>
        </w:rPr>
        <w:t>348</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AF6D10">
        <w:t>Psalm</w:t>
      </w:r>
      <w:r w:rsidR="00AF6D10" w:rsidRPr="00AB1781">
        <w:t xml:space="preserve"> 60</w:t>
      </w:r>
      <w:r w:rsidR="00AF6D10">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AF6D10">
        <w:rPr>
          <w:noProof/>
        </w:rPr>
        <w:t>353</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AF6D10">
        <w:t>Psalm</w:t>
      </w:r>
      <w:r w:rsidR="00AF6D10" w:rsidRPr="00AB1781">
        <w:t xml:space="preserve"> 62</w:t>
      </w:r>
      <w:r w:rsidR="00AF6D10">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AF6D10">
        <w:rPr>
          <w:noProof/>
        </w:rPr>
        <w:t>355</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AF6D10">
        <w:t>Psalm</w:t>
      </w:r>
      <w:r w:rsidR="00AF6D10" w:rsidRPr="00AB1781">
        <w:t xml:space="preserve"> 66</w:t>
      </w:r>
      <w:r w:rsidR="00AF6D10">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AF6D10">
        <w:rPr>
          <w:noProof/>
        </w:rPr>
        <w:t>360</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AF6D10">
        <w:t>Psalm</w:t>
      </w:r>
      <w:r w:rsidR="00AF6D10" w:rsidRPr="00AB1781">
        <w:t xml:space="preserve"> 83</w:t>
      </w:r>
      <w:r w:rsidR="00AF6D10">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AF6D10">
        <w:rPr>
          <w:noProof/>
        </w:rPr>
        <w:t>392</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AF6D10">
        <w:t>Psalm</w:t>
      </w:r>
      <w:r w:rsidR="00AF6D10" w:rsidRPr="00AB1781">
        <w:t xml:space="preserve"> 84</w:t>
      </w:r>
      <w:r w:rsidR="00AF6D10">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AF6D10">
        <w:rPr>
          <w:noProof/>
        </w:rPr>
        <w:t>393</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AF6D10">
        <w:t>Psalm</w:t>
      </w:r>
      <w:r w:rsidR="00AF6D10" w:rsidRPr="00AB1781">
        <w:t xml:space="preserve"> 85</w:t>
      </w:r>
      <w:r w:rsidR="00AF6D10">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AF6D10">
        <w:rPr>
          <w:noProof/>
        </w:rPr>
        <w:t>394</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AF6D10">
        <w:t>Psalm</w:t>
      </w:r>
      <w:r w:rsidR="00AF6D10" w:rsidRPr="00AB1781">
        <w:t xml:space="preserve"> 86</w:t>
      </w:r>
      <w:r w:rsidR="00AF6D10">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AF6D10">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AF6D10">
        <w:t>Psalm</w:t>
      </w:r>
      <w:r w:rsidR="00AF6D10" w:rsidRPr="00AB1781">
        <w:t xml:space="preserve"> 90</w:t>
      </w:r>
      <w:r w:rsidR="00AF6D10">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AF6D10">
        <w:rPr>
          <w:noProof/>
        </w:rPr>
        <w:t>403</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AF6D10">
        <w:t>Psalm</w:t>
      </w:r>
      <w:r w:rsidR="00AF6D10" w:rsidRPr="00AB1781">
        <w:t xml:space="preserve"> 92</w:t>
      </w:r>
      <w:r w:rsidR="00AF6D10">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AF6D10">
        <w:rPr>
          <w:noProof/>
        </w:rPr>
        <w:t>406</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9" w:name="_Toc410196193"/>
      <w:bookmarkStart w:id="820" w:name="_Toc410196435"/>
      <w:bookmarkStart w:id="821" w:name="_Toc410196937"/>
      <w:bookmarkStart w:id="822" w:name="_Toc428340981"/>
      <w:r>
        <w:lastRenderedPageBreak/>
        <w:t>Afternoon (The Ninth Hour)</w:t>
      </w:r>
      <w:bookmarkEnd w:id="819"/>
      <w:bookmarkEnd w:id="820"/>
      <w:bookmarkEnd w:id="821"/>
      <w:bookmarkEnd w:id="822"/>
    </w:p>
    <w:p w:rsidR="00495F1A" w:rsidRDefault="00495F1A" w:rsidP="00495F1A">
      <w:pPr>
        <w:pStyle w:val="Heading3"/>
      </w:pPr>
      <w:bookmarkStart w:id="823" w:name="_Toc410196194"/>
      <w:bookmarkStart w:id="824" w:name="_Toc410196436"/>
      <w:bookmarkStart w:id="825" w:name="_Toc410196938"/>
      <w:r>
        <w:t>The Psalms of the Ninth Hour</w:t>
      </w:r>
      <w:bookmarkEnd w:id="823"/>
      <w:bookmarkEnd w:id="824"/>
      <w:bookmarkEnd w:id="825"/>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AF6D10">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AF6D10">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AF6D10">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AF6D10">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AF6D10">
        <w:t>Psalm</w:t>
      </w:r>
      <w:r w:rsidR="00AF6D10" w:rsidRPr="00AB1781">
        <w:t xml:space="preserve"> 50</w:t>
      </w:r>
      <w:r w:rsidR="00AF6D10">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AF6D10">
        <w:rPr>
          <w:noProof/>
          <w:lang w:val="en-US"/>
        </w:rPr>
        <w:t>340</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AF6D10">
        <w:t>Psalm</w:t>
      </w:r>
      <w:r w:rsidR="00AF6D10" w:rsidRPr="00AB1781">
        <w:t xml:space="preserve"> 95</w:t>
      </w:r>
      <w:r w:rsidR="00AF6D10">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AF6D10">
        <w:rPr>
          <w:noProof/>
        </w:rPr>
        <w:t>409</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AF6D10">
        <w:t>Psalm</w:t>
      </w:r>
      <w:r w:rsidR="00AF6D10" w:rsidRPr="00AB1781">
        <w:t xml:space="preserve"> 96</w:t>
      </w:r>
      <w:r w:rsidR="00AF6D10">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AF6D10">
        <w:rPr>
          <w:noProof/>
        </w:rPr>
        <w:t>411</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AF6D10">
        <w:t>Psalm</w:t>
      </w:r>
      <w:r w:rsidR="00AF6D10" w:rsidRPr="00AB1781">
        <w:t xml:space="preserve"> 97</w:t>
      </w:r>
      <w:r w:rsidR="00AF6D10">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AF6D10">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AF6D10">
        <w:t>Psalm</w:t>
      </w:r>
      <w:r w:rsidR="00AF6D10" w:rsidRPr="00AB1781">
        <w:t xml:space="preserve"> 98</w:t>
      </w:r>
      <w:r w:rsidR="00AF6D10">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AF6D10">
        <w:t>Psalm</w:t>
      </w:r>
      <w:r w:rsidR="00AF6D10" w:rsidRPr="00AB1781">
        <w:t xml:space="preserve"> 99</w:t>
      </w:r>
      <w:r w:rsidR="00AF6D10">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AF6D10">
        <w:rPr>
          <w:noProof/>
        </w:rPr>
        <w:t>413</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AF6D10">
        <w:t>Psalm</w:t>
      </w:r>
      <w:r w:rsidR="00AF6D10" w:rsidRPr="00AB1781">
        <w:t xml:space="preserve"> 100</w:t>
      </w:r>
      <w:r w:rsidR="00AF6D10">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AF6D10">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AF6D10">
        <w:t>Psalm</w:t>
      </w:r>
      <w:r w:rsidR="00AF6D10" w:rsidRPr="00AB1781">
        <w:t xml:space="preserve"> 109</w:t>
      </w:r>
      <w:r w:rsidR="00AF6D10">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AF6D10">
        <w:rPr>
          <w:noProof/>
        </w:rPr>
        <w:t>435</w:t>
      </w:r>
      <w:r w:rsidR="004A323C">
        <w:fldChar w:fldCharType="end"/>
      </w:r>
    </w:p>
    <w:commentRangeStart w:id="826"/>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AF6D10">
        <w:t>Psalm</w:t>
      </w:r>
      <w:r w:rsidR="00AF6D10" w:rsidRPr="00AB1781">
        <w:t xml:space="preserve"> 110</w:t>
      </w:r>
      <w:r w:rsidR="00AF6D10">
        <w:t>: I will thank You, O Lord, with my whole heart</w:t>
      </w:r>
      <w:r>
        <w:fldChar w:fldCharType="end"/>
      </w:r>
      <w:commentRangeEnd w:id="826"/>
      <w:r w:rsidR="00984EE6">
        <w:rPr>
          <w:rStyle w:val="CommentReference"/>
          <w:rFonts w:eastAsiaTheme="minorHAnsi" w:cstheme="minorBidi"/>
          <w:color w:val="auto"/>
          <w:lang w:val="en-CA"/>
        </w:rPr>
        <w:commentReference w:id="826"/>
      </w:r>
      <w:r w:rsidR="00075EAD">
        <w:tab/>
      </w:r>
      <w:r>
        <w:fldChar w:fldCharType="begin"/>
      </w:r>
      <w:r w:rsidR="00075EAD">
        <w:instrText xml:space="preserve"> PAGEREF _Ref412111792 \h </w:instrText>
      </w:r>
      <w:r>
        <w:fldChar w:fldCharType="separate"/>
      </w:r>
      <w:r w:rsidR="00AF6D10">
        <w:rPr>
          <w:noProof/>
        </w:rPr>
        <w:t>436</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AF6D10">
        <w:t>Psalm</w:t>
      </w:r>
      <w:r w:rsidR="00AF6D10" w:rsidRPr="00AB1781">
        <w:t xml:space="preserve"> 111</w:t>
      </w:r>
      <w:r w:rsidR="00AF6D10">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AF6D10">
        <w:rPr>
          <w:noProof/>
        </w:rPr>
        <w:t>437</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AF6D10">
        <w:t>Psalm</w:t>
      </w:r>
      <w:r w:rsidR="00AF6D10" w:rsidRPr="00AB1781">
        <w:t xml:space="preserve"> 112</w:t>
      </w:r>
      <w:r w:rsidR="00AF6D10">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AF6D10">
        <w:rPr>
          <w:noProof/>
        </w:rPr>
        <w:t>438</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AF6D10">
        <w:t>Psalm</w:t>
      </w:r>
      <w:r w:rsidR="00AF6D10" w:rsidRPr="00AB1781">
        <w:t xml:space="preserve"> 114</w:t>
      </w:r>
      <w:r w:rsidR="00AF6D10">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AF6D10">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AF6D10">
        <w:t>Psalm</w:t>
      </w:r>
      <w:r w:rsidR="00AF6D10" w:rsidRPr="00AB1781">
        <w:t xml:space="preserve"> 115</w:t>
      </w:r>
      <w:r w:rsidR="00AF6D10">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AF6D10">
        <w:rPr>
          <w:noProof/>
        </w:rPr>
        <w:t>442</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AF6D10">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AF6D10">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7" w:name="_Toc410196195"/>
      <w:bookmarkStart w:id="828" w:name="_Toc410196437"/>
      <w:bookmarkStart w:id="829" w:name="_Toc410196939"/>
      <w:bookmarkStart w:id="830" w:name="_Toc428340982"/>
      <w:r>
        <w:t>The Book of the Psalter</w:t>
      </w:r>
      <w:bookmarkEnd w:id="827"/>
      <w:bookmarkEnd w:id="828"/>
      <w:bookmarkEnd w:id="829"/>
      <w:bookmarkEnd w:id="830"/>
    </w:p>
    <w:p w:rsidR="00980D99" w:rsidRDefault="00980D99" w:rsidP="00980D99">
      <w:pPr>
        <w:pStyle w:val="Heading3"/>
      </w:pPr>
      <w:bookmarkStart w:id="831" w:name="_Ref412098127"/>
      <w:r>
        <w:t>Psalm 1: Blessed is the man</w:t>
      </w:r>
      <w:bookmarkEnd w:id="831"/>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2" w:name="_Ref412098168"/>
      <w:r>
        <w:t>Psalm</w:t>
      </w:r>
      <w:r w:rsidR="00E54261" w:rsidRPr="00AB1781">
        <w:t xml:space="preserve"> 2</w:t>
      </w:r>
      <w:r>
        <w:t>: Why do the nations rage</w:t>
      </w:r>
      <w:bookmarkEnd w:id="832"/>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3" w:name="_Ref412026989"/>
      <w:r>
        <w:t>Psalm</w:t>
      </w:r>
      <w:r w:rsidR="00E54261" w:rsidRPr="00AB1781">
        <w:t xml:space="preserve"> 3</w:t>
      </w:r>
      <w:r>
        <w:t>: Lord, how many are those who trouble me</w:t>
      </w:r>
      <w:bookmarkEnd w:id="833"/>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4" w:name="_Ref412025808"/>
      <w:r>
        <w:t>Psalm</w:t>
      </w:r>
      <w:r w:rsidR="00E54261" w:rsidRPr="00AB1781">
        <w:t xml:space="preserve"> 4</w:t>
      </w:r>
      <w:r>
        <w:t xml:space="preserve">: </w:t>
      </w:r>
      <w:r w:rsidR="00390B7C">
        <w:t>You hear</w:t>
      </w:r>
      <w:r>
        <w:t xml:space="preserve"> me when I call</w:t>
      </w:r>
      <w:bookmarkEnd w:id="834"/>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5" w:name="_Ref412098238"/>
      <w:r>
        <w:t>Psalm</w:t>
      </w:r>
      <w:r w:rsidR="00E54261" w:rsidRPr="00AB1781">
        <w:t xml:space="preserve"> 5</w:t>
      </w:r>
      <w:r>
        <w:t>: Give ear to my words, O Lord</w:t>
      </w:r>
      <w:bookmarkEnd w:id="835"/>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6" w:name="_Ref412025822"/>
      <w:r>
        <w:t>Psalm</w:t>
      </w:r>
      <w:r w:rsidR="00E54261" w:rsidRPr="00AB1781">
        <w:t xml:space="preserve"> 6</w:t>
      </w:r>
      <w:r>
        <w:t xml:space="preserve">: O Lord, rebuke me, but not in </w:t>
      </w:r>
      <w:r w:rsidR="00390B7C">
        <w:t>Your</w:t>
      </w:r>
      <w:r>
        <w:t xml:space="preserve"> anger</w:t>
      </w:r>
      <w:bookmarkEnd w:id="836"/>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7" w:name="_Ref412098295"/>
      <w:r>
        <w:t>Psalm</w:t>
      </w:r>
      <w:r w:rsidR="00E54261" w:rsidRPr="00AB1781">
        <w:t xml:space="preserve"> 8</w:t>
      </w:r>
      <w:r>
        <w:t xml:space="preserve">: O Lord, our Lord, how wonderful is </w:t>
      </w:r>
      <w:r w:rsidR="001040C8">
        <w:t>Your N</w:t>
      </w:r>
      <w:r>
        <w:t>ame</w:t>
      </w:r>
      <w:bookmarkEnd w:id="837"/>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8" w:name="_Ref412098310"/>
      <w:r>
        <w:t>Psalm</w:t>
      </w:r>
      <w:r w:rsidRPr="00AB1781">
        <w:t xml:space="preserve"> 11</w:t>
      </w:r>
      <w:r>
        <w:t>: Save me, O Lord, for there is no saint left</w:t>
      </w:r>
      <w:bookmarkEnd w:id="838"/>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9" w:name="_Ref412025965"/>
      <w:r>
        <w:t>Psalm</w:t>
      </w:r>
      <w:r w:rsidRPr="00AB1781">
        <w:t xml:space="preserve"> 12</w:t>
      </w:r>
      <w:r>
        <w:t xml:space="preserve">: How long, O Lord? Wilt </w:t>
      </w:r>
      <w:r w:rsidR="001040C8">
        <w:t>You</w:t>
      </w:r>
      <w:r>
        <w:t xml:space="preserve"> forget me for ever?</w:t>
      </w:r>
      <w:bookmarkEnd w:id="839"/>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40" w:name="_Ref412098343"/>
      <w:r>
        <w:t>Psalm</w:t>
      </w:r>
      <w:r w:rsidRPr="00AB1781">
        <w:t xml:space="preserve"> 14</w:t>
      </w:r>
      <w:r>
        <w:t xml:space="preserve">: Lord, who can dwell in </w:t>
      </w:r>
      <w:r w:rsidR="00E570CB">
        <w:t>Your</w:t>
      </w:r>
      <w:r>
        <w:t xml:space="preserve"> sanctuary</w:t>
      </w:r>
      <w:bookmarkEnd w:id="840"/>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1" w:name="_Ref412025981"/>
      <w:r>
        <w:t>Psalm</w:t>
      </w:r>
      <w:r w:rsidR="00435BD3" w:rsidRPr="00AB1781">
        <w:t xml:space="preserve"> 15</w:t>
      </w:r>
      <w:r>
        <w:t xml:space="preserve">: Keep me, O Lord, for my trust is in </w:t>
      </w:r>
      <w:r w:rsidR="001040C8">
        <w:t>You</w:t>
      </w:r>
      <w:bookmarkEnd w:id="841"/>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2" w:name="_Ref412098373"/>
      <w:r>
        <w:lastRenderedPageBreak/>
        <w:t>Psalm</w:t>
      </w:r>
      <w:r w:rsidR="00CF35A1" w:rsidRPr="00AB1781">
        <w:t xml:space="preserve"> 18</w:t>
      </w:r>
      <w:r>
        <w:t>: The heavens declare the glory of God</w:t>
      </w:r>
      <w:bookmarkEnd w:id="842"/>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3" w:name="_Ref412110716"/>
      <w:r>
        <w:t>Psalm</w:t>
      </w:r>
      <w:r w:rsidR="00CF35A1" w:rsidRPr="00AB1781">
        <w:t xml:space="preserve"> 19</w:t>
      </w:r>
      <w:r>
        <w:t>: May the Lord hear you in the day of trouble</w:t>
      </w:r>
      <w:bookmarkEnd w:id="843"/>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4" w:name="_Ref412026111"/>
      <w:r>
        <w:t>Psalm</w:t>
      </w:r>
      <w:r w:rsidR="00CF35A1" w:rsidRPr="00AB1781">
        <w:t xml:space="preserve"> 22</w:t>
      </w:r>
      <w:r>
        <w:t>: The Lord is my Shepherd, and will deny me nothing</w:t>
      </w:r>
      <w:bookmarkEnd w:id="844"/>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5" w:name="_Ref412110755"/>
      <w:r>
        <w:lastRenderedPageBreak/>
        <w:t>Psalm</w:t>
      </w:r>
      <w:r w:rsidR="00CF35A1" w:rsidRPr="00AB1781">
        <w:t xml:space="preserve"> 23</w:t>
      </w:r>
      <w:r>
        <w:t>: The earth is the Lord's and all that is in it</w:t>
      </w:r>
      <w:bookmarkEnd w:id="845"/>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6" w:name="_Ref412026003"/>
      <w:r>
        <w:t>Psalm</w:t>
      </w:r>
      <w:r w:rsidRPr="00AB1781">
        <w:t xml:space="preserve"> 24</w:t>
      </w:r>
      <w:r>
        <w:t xml:space="preserve">: To </w:t>
      </w:r>
      <w:r w:rsidR="001040C8">
        <w:t>You</w:t>
      </w:r>
      <w:r>
        <w:t>, O Lord, I lift up my soul</w:t>
      </w:r>
      <w:bookmarkEnd w:id="846"/>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7" w:name="_Ref412110770"/>
      <w:r>
        <w:lastRenderedPageBreak/>
        <w:t>Psalm</w:t>
      </w:r>
      <w:r w:rsidR="002D71F0" w:rsidRPr="00AB1781">
        <w:t xml:space="preserve"> 25</w:t>
      </w:r>
      <w:r>
        <w:t>: Judge me, O Lord, for I have walked in my innocence</w:t>
      </w:r>
      <w:bookmarkEnd w:id="847"/>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8" w:name="_Ref412026021"/>
      <w:r>
        <w:t>Psalm</w:t>
      </w:r>
      <w:r w:rsidR="002D71F0" w:rsidRPr="00AB1781">
        <w:t xml:space="preserve"> 26</w:t>
      </w:r>
      <w:r>
        <w:t xml:space="preserve"> The Lord is my light and my Saviour; whom shall I fear</w:t>
      </w:r>
      <w:bookmarkEnd w:id="848"/>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9" w:name="_Ref412110790"/>
      <w:r>
        <w:t>Psalm</w:t>
      </w:r>
      <w:r w:rsidR="002D71F0" w:rsidRPr="00AB1781">
        <w:t xml:space="preserve"> 28</w:t>
      </w:r>
      <w:r>
        <w:t>: Bring to the Lord, O sons of God</w:t>
      </w:r>
      <w:bookmarkEnd w:id="849"/>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50" w:name="_Ref412026124"/>
      <w:r>
        <w:t>Psalm</w:t>
      </w:r>
      <w:r w:rsidR="002D71F0" w:rsidRPr="00AB1781">
        <w:t xml:space="preserve"> 29</w:t>
      </w:r>
      <w:r>
        <w:t xml:space="preserve">: I will lift </w:t>
      </w:r>
      <w:r w:rsidR="001040C8">
        <w:t>You</w:t>
      </w:r>
      <w:r>
        <w:t xml:space="preserve"> on high, O Lord</w:t>
      </w:r>
      <w:bookmarkEnd w:id="850"/>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1" w:name="_Ref412110815"/>
      <w:r>
        <w:t>Psalm</w:t>
      </w:r>
      <w:r w:rsidRPr="00AB1781">
        <w:t xml:space="preserve"> 33</w:t>
      </w:r>
      <w:r>
        <w:t>: I will bless the Lord at all times</w:t>
      </w:r>
      <w:bookmarkEnd w:id="851"/>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2" w:name="_Ref412110829"/>
      <w:r>
        <w:t>Psalm</w:t>
      </w:r>
      <w:r w:rsidR="00950468" w:rsidRPr="00AB1781">
        <w:t xml:space="preserve"> 40</w:t>
      </w:r>
      <w:r>
        <w:t>: Blessed is he who considers the poor and needy</w:t>
      </w:r>
      <w:bookmarkEnd w:id="852"/>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3" w:name="_Ref412026139"/>
      <w:r>
        <w:t>Psalm</w:t>
      </w:r>
      <w:r w:rsidR="00950468" w:rsidRPr="00AB1781">
        <w:t xml:space="preserve"> 42</w:t>
      </w:r>
      <w:r>
        <w:t>: Judge me, O God, and defend my cause</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4" w:name="_Ref412110857"/>
      <w:r>
        <w:t>Psalm</w:t>
      </w:r>
      <w:r w:rsidR="00950468" w:rsidRPr="00AB1781">
        <w:t xml:space="preserve"> 44</w:t>
      </w:r>
      <w:r>
        <w:t>: My heart is bubbling over with a good word</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5" w:name="_Ref412110915"/>
      <w:r>
        <w:lastRenderedPageBreak/>
        <w:t>Psalm</w:t>
      </w:r>
      <w:r w:rsidR="00950468" w:rsidRPr="00AB1781">
        <w:t xml:space="preserve"> 45</w:t>
      </w:r>
      <w:r>
        <w:t>: Our God is our refuge and strength</w:t>
      </w:r>
      <w:bookmarkEnd w:id="855"/>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6" w:name="_Ref412110929"/>
      <w:r>
        <w:t>Psalm</w:t>
      </w:r>
      <w:r w:rsidRPr="00AB1781">
        <w:t xml:space="preserve"> 46</w:t>
      </w:r>
      <w:r>
        <w:t>: All you nations, clap your hands</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7" w:name="_Ref411967565"/>
      <w:r>
        <w:t>Psalm</w:t>
      </w:r>
      <w:r w:rsidRPr="00AB1781">
        <w:t xml:space="preserve"> 50</w:t>
      </w:r>
      <w:r>
        <w:t xml:space="preserve">: Have mercy on me, O God, in </w:t>
      </w:r>
      <w:r w:rsidR="00E570CB">
        <w:t>Your</w:t>
      </w:r>
      <w:r>
        <w:t xml:space="preserve"> great mercy</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8" w:name="_Ref412111187"/>
      <w:r>
        <w:t>Psalm</w:t>
      </w:r>
      <w:r w:rsidR="00A6346F" w:rsidRPr="00AB1781">
        <w:t xml:space="preserve"> 53</w:t>
      </w:r>
      <w:r>
        <w:t xml:space="preserve">: O God, save me by </w:t>
      </w:r>
      <w:r w:rsidR="00E570CB">
        <w:t>Your</w:t>
      </w:r>
      <w:r>
        <w:t xml:space="preserve"> Name</w:t>
      </w:r>
      <w:bookmarkEnd w:id="858"/>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9" w:name="_Ref412026190"/>
      <w:r>
        <w:t>Psalm</w:t>
      </w:r>
      <w:r w:rsidRPr="00AB1781">
        <w:t xml:space="preserve"> 56</w:t>
      </w:r>
      <w:r>
        <w:t>: Have mercy on me, O God, have mercy on me</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60" w:name="_Ref412111219"/>
      <w:r>
        <w:t>Psalm</w:t>
      </w:r>
      <w:r w:rsidR="009E7111" w:rsidRPr="00AB1781">
        <w:t xml:space="preserve"> 60</w:t>
      </w:r>
      <w:r>
        <w:t>: Hear, O God, my supplication</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1" w:name="_Ref412098429"/>
      <w:r>
        <w:t>Psalm</w:t>
      </w:r>
      <w:r w:rsidR="009E7111" w:rsidRPr="00AB1781">
        <w:t xml:space="preserve"> 62</w:t>
      </w:r>
      <w:r>
        <w:t xml:space="preserve">: O God, my God, I rise early and pray to </w:t>
      </w:r>
      <w:r w:rsidR="001040C8">
        <w:t>You</w:t>
      </w:r>
      <w:bookmarkEnd w:id="861"/>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2" w:name="_Ref412026041"/>
      <w:r>
        <w:t>Psalm</w:t>
      </w:r>
      <w:r w:rsidRPr="00AB1781">
        <w:t xml:space="preserve"> 66</w:t>
      </w:r>
      <w:r>
        <w:t>: My God have compassion on us and bless us</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3" w:name="_Ref412026055"/>
      <w:r>
        <w:t>Psalm</w:t>
      </w:r>
      <w:r w:rsidR="00C879D4" w:rsidRPr="00AB1781">
        <w:t xml:space="preserve"> 69</w:t>
      </w:r>
      <w:r>
        <w:t>: O God, come to my help</w:t>
      </w:r>
      <w:bookmarkEnd w:id="863"/>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4" w:name="_Ref412111290"/>
      <w:r>
        <w:t>Psalm</w:t>
      </w:r>
      <w:r w:rsidR="004A51E7" w:rsidRPr="00AB1781">
        <w:t xml:space="preserve"> 83</w:t>
      </w:r>
      <w:r>
        <w:t xml:space="preserve">: How I love </w:t>
      </w:r>
      <w:r w:rsidR="00E570CB">
        <w:t>Your</w:t>
      </w:r>
      <w:r>
        <w:t xml:space="preserve"> dwellings, O Lord of Hosts</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5"/>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6" w:name="_Ref412026212"/>
      <w:r>
        <w:t>Psalm</w:t>
      </w:r>
      <w:r w:rsidRPr="00AB1781">
        <w:t xml:space="preserve"> 85</w:t>
      </w:r>
      <w:r>
        <w:t xml:space="preserve">: Incline </w:t>
      </w:r>
      <w:r w:rsidR="001040C8">
        <w:t>Your</w:t>
      </w:r>
      <w:r>
        <w:t xml:space="preserve"> ear, O Lord, and answer me</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7" w:name="_Ref412111328"/>
      <w:r>
        <w:t>Psalm</w:t>
      </w:r>
      <w:r w:rsidRPr="00AB1781">
        <w:t xml:space="preserve"> 86</w:t>
      </w:r>
      <w:r>
        <w:t>: His foundations are on the holy mountains</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8" w:name="_Ref412026283"/>
      <w:r>
        <w:t>Psalm</w:t>
      </w:r>
      <w:r w:rsidRPr="00AB1781">
        <w:t xml:space="preserve"> 90</w:t>
      </w:r>
      <w:r>
        <w:t>: He who dwells in the help of the Most High will live</w:t>
      </w:r>
      <w:bookmarkEnd w:id="868"/>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9" w:name="_Ref412111374"/>
      <w:r>
        <w:t>Psalm</w:t>
      </w:r>
      <w:r w:rsidRPr="00AB1781">
        <w:t xml:space="preserve"> 92</w:t>
      </w:r>
      <w:r>
        <w:t>: The Lord is reigning, He is robed in beauty</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70" w:name="_Ref412111699"/>
      <w:r>
        <w:t>Psalm</w:t>
      </w:r>
      <w:r w:rsidRPr="00AB1781">
        <w:t xml:space="preserve"> 95</w:t>
      </w:r>
      <w:r>
        <w:t>: Sing to the Lord a new song; sing to the Lord all the earth</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1" w:name="_Ref412026313"/>
      <w:r>
        <w:lastRenderedPageBreak/>
        <w:t>Psalm</w:t>
      </w:r>
      <w:r w:rsidR="008016CF" w:rsidRPr="00AB1781">
        <w:t xml:space="preserve"> 96</w:t>
      </w:r>
      <w:r>
        <w:t>: The Lord is reigning, let the earth rejoice</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2" w:name="_Ref412111720"/>
      <w:r>
        <w:t>Psalm</w:t>
      </w:r>
      <w:r w:rsidR="008016CF" w:rsidRPr="00AB1781">
        <w:t xml:space="preserve"> 97</w:t>
      </w:r>
      <w:r>
        <w:t>: O sing to the Lord a new song, for the Lord has done wonders</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3" w:name="_Ref412111731"/>
      <w:r>
        <w:lastRenderedPageBreak/>
        <w:t>Psalm</w:t>
      </w:r>
      <w:r w:rsidR="008016CF" w:rsidRPr="00AB1781">
        <w:t xml:space="preserve"> 98</w:t>
      </w:r>
      <w:r>
        <w:t>: The Lord is reigning, let the peoples rage</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4" w:name="_Ref412111741"/>
      <w:r>
        <w:t>Psalm</w:t>
      </w:r>
      <w:r w:rsidR="008016CF" w:rsidRPr="00AB1781">
        <w:t xml:space="preserve"> 99</w:t>
      </w:r>
      <w:r>
        <w:t>: Shout for joy to the Lord, all the earth</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5" w:name="_Ref412111752"/>
      <w:r>
        <w:t>Psalm</w:t>
      </w:r>
      <w:r w:rsidR="008016CF" w:rsidRPr="00AB1781">
        <w:t xml:space="preserve"> 100</w:t>
      </w:r>
      <w:r>
        <w:t xml:space="preserve">: I will sing to </w:t>
      </w:r>
      <w:r w:rsidR="001040C8">
        <w:t>You</w:t>
      </w:r>
      <w:r>
        <w:t xml:space="preserve"> of mercy and judgment, O Lord</w:t>
      </w:r>
      <w:bookmarkEnd w:id="875"/>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6" w:name="_Ref412026343"/>
      <w:r>
        <w:t>Psalm</w:t>
      </w:r>
      <w:r w:rsidR="00510795" w:rsidRPr="00AB1781">
        <w:t xml:space="preserve"> 109</w:t>
      </w:r>
      <w:r>
        <w:t>: The Lord said to my Lord: 'Sit at My right hand</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7" w:name="_Ref412111792"/>
      <w:r>
        <w:t>Psalm</w:t>
      </w:r>
      <w:r w:rsidR="00510795" w:rsidRPr="00AB1781">
        <w:t xml:space="preserve"> 110</w:t>
      </w:r>
      <w:r>
        <w:t xml:space="preserve">: I will thank </w:t>
      </w:r>
      <w:r w:rsidR="001040C8">
        <w:t>You</w:t>
      </w:r>
      <w:r>
        <w:t>, O Lord, with my whole heart</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8" w:name="_Ref412111806"/>
      <w:r>
        <w:t>Psalm</w:t>
      </w:r>
      <w:r w:rsidR="00510795" w:rsidRPr="00AB1781">
        <w:t xml:space="preserve"> 111</w:t>
      </w:r>
      <w:r>
        <w:t>: Blessed is the man who fears the Lord</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9"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80" w:name="_Ref412026361"/>
      <w:r>
        <w:t>Psalm</w:t>
      </w:r>
      <w:r w:rsidR="00510795" w:rsidRPr="00AB1781">
        <w:t xml:space="preserve"> 114</w:t>
      </w:r>
      <w:r>
        <w:t>: I love Him because the Lord hears the cry of my prayer</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1" w:name="_Ref412026376"/>
      <w:r>
        <w:t>Psalm</w:t>
      </w:r>
      <w:r w:rsidR="00510795" w:rsidRPr="00AB1781">
        <w:t xml:space="preserve"> 115</w:t>
      </w:r>
      <w:r>
        <w:t>: I believed and so I spoke; but I was deeply humiliated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2" w:name="_Ref411967180"/>
      <w:r>
        <w:t>Psalm</w:t>
      </w:r>
      <w:r w:rsidR="00510795" w:rsidRPr="00AB1781">
        <w:t xml:space="preserve"> 116</w:t>
      </w:r>
      <w:r>
        <w:t>: All you nations, praise the Lord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3" w:name="_Ref411967211"/>
      <w:r>
        <w:t>Psalm</w:t>
      </w:r>
      <w:r w:rsidR="00510795" w:rsidRPr="00AB1781">
        <w:t xml:space="preserve"> 117</w:t>
      </w:r>
      <w:r>
        <w:t>: Give thanks to the Lord, He is good</w:t>
      </w:r>
      <w:bookmarkEnd w:id="883"/>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4" w:name="_Ref412027139"/>
      <w:r>
        <w:t>Psalm</w:t>
      </w:r>
      <w:r w:rsidRPr="00AB1781">
        <w:t xml:space="preserve"> 118</w:t>
      </w:r>
      <w:r>
        <w:t>: Blessed are they who are faultless in the way</w:t>
      </w:r>
      <w:bookmarkEnd w:id="884"/>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5" w:name="_Ref411967235"/>
      <w:r>
        <w:t>Psalm</w:t>
      </w:r>
      <w:r w:rsidRPr="00AB1781">
        <w:t xml:space="preserve"> 119</w:t>
      </w:r>
      <w:r>
        <w:t>: To the Lord in the hour of my distress I cry</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6" w:name="_Ref411967252"/>
      <w:r>
        <w:t>Psalm</w:t>
      </w:r>
      <w:r w:rsidRPr="00AB1781">
        <w:t xml:space="preserve"> 120</w:t>
      </w:r>
      <w:r>
        <w:t>: I lift up my eyes to the mountains</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7" w:name="_Ref411967283"/>
      <w:r>
        <w:t>Psalm</w:t>
      </w:r>
      <w:r w:rsidRPr="00AB1781">
        <w:t xml:space="preserve"> 121</w:t>
      </w:r>
      <w:r>
        <w:t>: I was glad when they said to me: 'Let us go to the house of the Lord'</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9" w:name="_Ref411967321"/>
      <w:r>
        <w:t>Psalm</w:t>
      </w:r>
      <w:r w:rsidRPr="00AB1781">
        <w:t xml:space="preserve"> 123</w:t>
      </w:r>
      <w:r>
        <w:t>: 'Unless the Lord had been among us,' let Israel now say</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90" w:name="_Ref411967338"/>
      <w:r>
        <w:t>Psalm</w:t>
      </w:r>
      <w:r w:rsidRPr="00AB1781">
        <w:t xml:space="preserve"> 124</w:t>
      </w:r>
      <w:r>
        <w:t>: Those who trust in the Lord are like Mount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1" w:name="_Ref411967353"/>
      <w:r>
        <w:t>Psalm</w:t>
      </w:r>
      <w:r w:rsidRPr="00AB1781">
        <w:t xml:space="preserve"> 125</w:t>
      </w:r>
      <w:r>
        <w:t>: When the Lord brought back the captives to Zion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2" w:name="_Ref411967372"/>
      <w:r>
        <w:t>Psalm</w:t>
      </w:r>
      <w:r w:rsidRPr="00AB1781">
        <w:t xml:space="preserve"> 126</w:t>
      </w:r>
      <w:r>
        <w:t>: Unless the Lord builds the house, the builders labour in vain</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3" w:name="_Ref411967385"/>
      <w:r>
        <w:t>Psalm</w:t>
      </w:r>
      <w:r w:rsidRPr="00AB1781">
        <w:t xml:space="preserve"> 127</w:t>
      </w:r>
      <w:r>
        <w:t>: Blessed are</w:t>
      </w:r>
      <w:r w:rsidR="000D0A3F">
        <w:t xml:space="preserve"> </w:t>
      </w:r>
      <w:r>
        <w:t>all who fear the Lord, who walk in His ways</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4" w:name="_Ref411967400"/>
      <w:r>
        <w:t>Psalm</w:t>
      </w:r>
      <w:r w:rsidRPr="00AB1781">
        <w:t xml:space="preserve"> 128</w:t>
      </w:r>
      <w:r>
        <w:t>: Often have they warred against me from my youth</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5" w:name="_Ref411968046"/>
      <w:r>
        <w:t>Psalm</w:t>
      </w:r>
      <w:r w:rsidRPr="00AB1781">
        <w:t xml:space="preserve"> 129</w:t>
      </w:r>
      <w:r>
        <w:t xml:space="preserve">: Out of the depths I cry to </w:t>
      </w:r>
      <w:r w:rsidR="001040C8">
        <w:t>You</w:t>
      </w:r>
      <w:r>
        <w:t>, O Lord</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6" w:name="_Ref411968066"/>
      <w:r>
        <w:t>Psalm</w:t>
      </w:r>
      <w:r w:rsidRPr="00AB1781">
        <w:t xml:space="preserve"> 130</w:t>
      </w:r>
      <w:r>
        <w:t>: O Lord, my heart is not haughty, nor my eyes lofty</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7" w:name="_Ref411968081"/>
      <w:r>
        <w:t>Psalm</w:t>
      </w:r>
      <w:r w:rsidR="00FD25B7" w:rsidRPr="00AB1781">
        <w:t xml:space="preserve"> 131</w:t>
      </w:r>
      <w:r>
        <w:t>: O Lord, remember David and all his meekness</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8" w:name="_Ref411968095"/>
      <w:r>
        <w:t>Psalm</w:t>
      </w:r>
      <w:r w:rsidR="00FD25B7" w:rsidRPr="00AB1781">
        <w:t xml:space="preserve"> 132</w:t>
      </w:r>
      <w:r>
        <w:t>: Behold, how good and how delightful it is when brothers dwell together in unity</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9" w:name="_Ref411968119"/>
      <w:r>
        <w:t>Psalm</w:t>
      </w:r>
      <w:r w:rsidRPr="00AB1781">
        <w:t xml:space="preserve"> 133</w:t>
      </w:r>
      <w:r>
        <w:t>: Behold now bless the Lord, all you slaves of the Lord</w:t>
      </w:r>
      <w:bookmarkEnd w:id="89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900" w:name="_Ref411968136"/>
      <w:r>
        <w:t>Psalm</w:t>
      </w:r>
      <w:r w:rsidRPr="00AB1781">
        <w:t xml:space="preserve"> 136</w:t>
      </w:r>
      <w:r>
        <w:t>: By the rivers of Babylon we sat down and wept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1" w:name="_Ref411968152"/>
      <w:r>
        <w:t>Psalm</w:t>
      </w:r>
      <w:r w:rsidRPr="00AB1781">
        <w:t xml:space="preserve"> 137</w:t>
      </w:r>
      <w:r>
        <w:t xml:space="preserve">: I will praise and thank </w:t>
      </w:r>
      <w:r w:rsidR="001040C8">
        <w:t>You</w:t>
      </w:r>
      <w:r>
        <w:t>, O Lord, with my whole heart</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2" w:name="_Ref411968172"/>
      <w:r>
        <w:t>Psalm</w:t>
      </w:r>
      <w:r w:rsidRPr="00AB1781">
        <w:t xml:space="preserve"> 140</w:t>
      </w:r>
      <w:r>
        <w:t xml:space="preserve">: Lord, I cry to </w:t>
      </w:r>
      <w:r w:rsidR="001040C8">
        <w:t>You</w:t>
      </w:r>
      <w:r>
        <w:t>, hear me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3" w:name="_Ref411968182"/>
      <w:r>
        <w:t>Psalm</w:t>
      </w:r>
      <w:r w:rsidRPr="00AB1781">
        <w:t xml:space="preserve"> 141</w:t>
      </w:r>
      <w:r>
        <w:t>: I cry to the Lord with all my voice, I pray with all my voice</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4" w:name="_Ref412098508"/>
      <w:r>
        <w:t>Psalm</w:t>
      </w:r>
      <w:r w:rsidRPr="00AB1781">
        <w:t xml:space="preserve"> 142</w:t>
      </w:r>
      <w:r>
        <w:t xml:space="preserve">: Lord, hear my prayer; give ear to my petition in </w:t>
      </w:r>
      <w:r w:rsidR="00E570CB">
        <w:t>Your</w:t>
      </w:r>
      <w:r>
        <w:t xml:space="preserve"> truth</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5" w:name="_Ref411968206"/>
      <w:r>
        <w:lastRenderedPageBreak/>
        <w:t>Psalm</w:t>
      </w:r>
      <w:r w:rsidR="00E276C1" w:rsidRPr="00AB1781">
        <w:t xml:space="preserve"> 145</w:t>
      </w:r>
      <w:r>
        <w:t>: Praise the Lord, O my soul! I will praise the Lord all my life</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6" w:name="_Ref411968226"/>
      <w:r>
        <w:lastRenderedPageBreak/>
        <w:t>Psalm</w:t>
      </w:r>
      <w:r w:rsidR="00E276C1" w:rsidRPr="00AB1781">
        <w:t xml:space="preserve"> 146</w:t>
      </w:r>
      <w:r>
        <w:t>: Praise the Lord, for singing praise is good</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7" w:name="_Ref411968245"/>
      <w:r>
        <w:lastRenderedPageBreak/>
        <w:t>Psalm</w:t>
      </w:r>
      <w:r w:rsidR="00E276C1" w:rsidRPr="00AB1781">
        <w:t xml:space="preserve"> 147</w:t>
      </w:r>
      <w:r>
        <w:t>: Praise the Lord, O Jerusalem! Praise your God, O Zion!</w:t>
      </w:r>
      <w:bookmarkEnd w:id="907"/>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8" w:name="_Toc410196196"/>
      <w:bookmarkStart w:id="909" w:name="_Toc410196438"/>
      <w:bookmarkStart w:id="910" w:name="_Toc410196940"/>
      <w:bookmarkStart w:id="911" w:name="_Toc428340983"/>
      <w:r>
        <w:lastRenderedPageBreak/>
        <w:t>The Book of Psalis and Doxologies</w:t>
      </w:r>
      <w:bookmarkEnd w:id="908"/>
      <w:bookmarkEnd w:id="909"/>
      <w:bookmarkEnd w:id="910"/>
      <w:bookmarkEnd w:id="911"/>
    </w:p>
    <w:p w:rsidR="009C13E9" w:rsidRDefault="009C13E9" w:rsidP="009C13E9">
      <w:pPr>
        <w:pStyle w:val="Heading2"/>
      </w:pPr>
      <w:bookmarkStart w:id="912" w:name="_Toc428340984"/>
      <w:bookmarkStart w:id="913" w:name="_Toc410196197"/>
      <w:bookmarkStart w:id="914" w:name="_Toc410196439"/>
      <w:bookmarkStart w:id="915" w:name="_Toc410196941"/>
      <w:r>
        <w:lastRenderedPageBreak/>
        <w:t>General and Common Doxologies</w:t>
      </w:r>
      <w:bookmarkEnd w:id="912"/>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6"/>
            <w:r>
              <w:t>The great and holy luminaries,</w:t>
            </w:r>
            <w:commentRangeEnd w:id="916"/>
            <w:r>
              <w:rPr>
                <w:rStyle w:val="CommentReference"/>
                <w:rFonts w:ascii="Times New Roman" w:hAnsi="Times New Roman"/>
              </w:rPr>
              <w:commentReference w:id="916"/>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7"/>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7"/>
            <w:r>
              <w:rPr>
                <w:rStyle w:val="CommentReference"/>
                <w:rFonts w:ascii="Times New Roman" w:hAnsi="Times New Roman"/>
              </w:rPr>
              <w:commentReference w:id="917"/>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8"/>
            <w:r w:rsidRPr="00602B0F">
              <w:t xml:space="preserve">O Lord, </w:t>
            </w:r>
            <w:commentRangeEnd w:id="918"/>
            <w:r>
              <w:rPr>
                <w:rStyle w:val="CommentReference"/>
                <w:rFonts w:ascii="Times New Roman" w:hAnsi="Times New Roman"/>
              </w:rPr>
              <w:commentReference w:id="918"/>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9"/>
            <w:r>
              <w:t xml:space="preserve">called </w:t>
            </w:r>
            <w:commentRangeEnd w:id="919"/>
            <w:r>
              <w:rPr>
                <w:rStyle w:val="CommentReference"/>
                <w:rFonts w:ascii="Times New Roman" w:eastAsiaTheme="minorHAnsi" w:hAnsi="Times New Roman" w:cstheme="minorBidi"/>
                <w:color w:val="auto"/>
              </w:rPr>
              <w:commentReference w:id="919"/>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20"/>
            <w:r>
              <w:t>Who loved him greatly.</w:t>
            </w:r>
            <w:commentRangeEnd w:id="920"/>
            <w:r>
              <w:rPr>
                <w:rStyle w:val="CommentReference"/>
                <w:rFonts w:ascii="Times New Roman" w:eastAsiaTheme="minorHAnsi" w:hAnsi="Times New Roman" w:cstheme="minorBidi"/>
                <w:color w:val="auto"/>
              </w:rPr>
              <w:commentReference w:id="920"/>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1"/>
            <w:r>
              <w:t xml:space="preserve">Our </w:t>
            </w:r>
            <w:commentRangeEnd w:id="921"/>
            <w:r>
              <w:rPr>
                <w:rStyle w:val="CommentReference"/>
                <w:rFonts w:ascii="Times New Roman" w:eastAsiaTheme="minorHAnsi" w:hAnsi="Times New Roman" w:cstheme="minorBidi"/>
                <w:color w:val="auto"/>
              </w:rPr>
              <w:commentReference w:id="921"/>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2"/>
            <w:r>
              <w:t xml:space="preserve">And </w:t>
            </w:r>
            <w:commentRangeEnd w:id="922"/>
            <w:r>
              <w:rPr>
                <w:rStyle w:val="CommentReference"/>
                <w:rFonts w:ascii="Times New Roman" w:eastAsiaTheme="minorHAnsi" w:hAnsi="Times New Roman" w:cstheme="minorBidi"/>
                <w:color w:val="auto"/>
              </w:rPr>
              <w:commentReference w:id="922"/>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3"/>
            <w:r>
              <w:t>And was numbered with</w:t>
            </w:r>
          </w:p>
          <w:p w:rsidR="004C7F73" w:rsidRDefault="004C7F73" w:rsidP="004C7F73">
            <w:pPr>
              <w:pStyle w:val="EngHangEnd"/>
            </w:pPr>
            <w:r>
              <w:t>The rest of the Apostles.</w:t>
            </w:r>
            <w:commentRangeEnd w:id="923"/>
            <w:r>
              <w:rPr>
                <w:rStyle w:val="CommentReference"/>
                <w:rFonts w:ascii="Times New Roman" w:eastAsiaTheme="minorHAnsi" w:hAnsi="Times New Roman" w:cstheme="minorBidi"/>
                <w:color w:val="auto"/>
              </w:rPr>
              <w:commentReference w:id="923"/>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4"/>
            <w:r>
              <w:t xml:space="preserve">sound </w:t>
            </w:r>
            <w:commentRangeEnd w:id="924"/>
            <w:r>
              <w:rPr>
                <w:rStyle w:val="CommentReference"/>
                <w:rFonts w:ascii="Times New Roman" w:eastAsiaTheme="minorHAnsi" w:hAnsi="Times New Roman" w:cstheme="minorBidi"/>
                <w:color w:val="auto"/>
              </w:rPr>
              <w:commentReference w:id="924"/>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E12AEC" w:rsidRDefault="00E12AEC" w:rsidP="00E12AEC">
      <w:pPr>
        <w:pStyle w:val="Heading3"/>
      </w:pPr>
      <w:r>
        <w:lastRenderedPageBreak/>
        <w:t>The Doxology of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Mark, the Apostle,</w:t>
            </w:r>
          </w:p>
          <w:p w:rsidR="00E12AEC" w:rsidRDefault="00E12AEC" w:rsidP="00E12AEC">
            <w:pPr>
              <w:pStyle w:val="EngHang"/>
            </w:pPr>
            <w:r>
              <w:t>And the Evangelist,</w:t>
            </w:r>
          </w:p>
          <w:p w:rsidR="00E12AEC" w:rsidRDefault="00E12AEC" w:rsidP="00E12AEC">
            <w:pPr>
              <w:pStyle w:val="EngHang"/>
            </w:pPr>
            <w:r>
              <w:t>The witness to the passion</w:t>
            </w:r>
          </w:p>
          <w:p w:rsidR="00E12AEC" w:rsidRDefault="00E12AEC" w:rsidP="00E12AEC">
            <w:pPr>
              <w:pStyle w:val="EngHangEnd"/>
            </w:pPr>
            <w:r>
              <w:t>Of the Only-Begotten God,</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Ⲙⲁⲣⲕⲟⲥ ⲡⲓⲁ̀ⲡⲟⲥⲧⲟⲗⲟⲥ:</w:t>
            </w:r>
          </w:p>
          <w:p w:rsidR="00E12AEC" w:rsidRDefault="00E12AEC" w:rsidP="00E12AEC">
            <w:pPr>
              <w:pStyle w:val="CopticVersemulti-line"/>
            </w:pPr>
            <w:r>
              <w:t>ⲟⲩⲟϩ ⲡⲓⲉⲩⲁⲅⲅⲉⲗⲓⲥⲧⲏⲥ:</w:t>
            </w:r>
          </w:p>
          <w:p w:rsidR="00E12AEC" w:rsidRDefault="00E12AEC" w:rsidP="00E12AEC">
            <w:pPr>
              <w:pStyle w:val="CopticVersemulti-line"/>
            </w:pPr>
            <w:r>
              <w:t>ⲡⲓⲙⲉⲑⲣⲉ ϧⲁ ⲛⲓⲙ̀ⲕⲁⲩϩ:</w:t>
            </w:r>
          </w:p>
          <w:p w:rsidR="00E12AEC" w:rsidRPr="00C35319" w:rsidRDefault="00E12AEC" w:rsidP="00E12AEC">
            <w:pPr>
              <w:pStyle w:val="CopticHangingVerse"/>
            </w:pPr>
            <w:r>
              <w:t>ⲛ̀ⲧⲉ ⲡⲓⲙⲟⲛⲟⲅⲉⲛⲏⲥ ⲛ̀ⲛⲟⲩϯ.</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came and enlightened us,</w:t>
            </w:r>
          </w:p>
          <w:p w:rsidR="00E12AEC" w:rsidRDefault="00E12AEC" w:rsidP="00E12AEC">
            <w:pPr>
              <w:pStyle w:val="EngHang"/>
            </w:pPr>
            <w:r>
              <w:t>Through your Gospel,</w:t>
            </w:r>
          </w:p>
          <w:p w:rsidR="00E12AEC" w:rsidRDefault="00E12AEC" w:rsidP="00E12AEC">
            <w:pPr>
              <w:pStyle w:val="EngHang"/>
            </w:pPr>
            <w:r>
              <w:t>And taught us of the Father and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Ⲁⲕⲓ̀ ⲁⲕⲉⲣⲟⲩⲱⲓⲛⲓ ⲉ̀ⲣⲟⲛ:</w:t>
            </w:r>
          </w:p>
          <w:p w:rsidR="00E12AEC" w:rsidRDefault="00E12AEC" w:rsidP="00E12AEC">
            <w:pPr>
              <w:pStyle w:val="CopticVersemulti-line"/>
            </w:pPr>
            <w:r>
              <w:t>ϩⲓⲧⲉⲛ ⲡⲉⲕⲉⲩⲁⲅⲅⲉⲗⲓⲟⲛ:</w:t>
            </w:r>
          </w:p>
          <w:p w:rsidR="00E12AEC" w:rsidRDefault="00E12AEC" w:rsidP="00E12AEC">
            <w:pPr>
              <w:pStyle w:val="CopticVersemulti-line"/>
            </w:pPr>
            <w:r>
              <w:t>ⲁⲕⲧ̀ⲥⲁⲃⲟⲛ ⲙ̀Ⲫⲓⲱⲧ ⲛⲉⲙ Ⲡϣⲏⲣⲓ:</w:t>
            </w:r>
          </w:p>
          <w:p w:rsidR="00E12AEC" w:rsidRPr="00CF5919" w:rsidRDefault="00E12AEC" w:rsidP="00E12AEC">
            <w:pPr>
              <w:pStyle w:val="CopticHangingVerse"/>
            </w:pPr>
            <w:r>
              <w:t>ⲛⲉⲙ Ⲡⲓⲡ̄ⲛ̄ⲁ̄ ⲉ̄ⲑ̄ⲩ̄.</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brought us out of darkness,</w:t>
            </w:r>
          </w:p>
          <w:p w:rsidR="00E12AEC" w:rsidRDefault="00E12AEC" w:rsidP="00E12AEC">
            <w:pPr>
              <w:pStyle w:val="EngHang"/>
            </w:pPr>
            <w:r>
              <w:t>Into the True Light,</w:t>
            </w:r>
          </w:p>
          <w:p w:rsidR="00E12AEC" w:rsidRDefault="00E12AEC" w:rsidP="00E12AEC">
            <w:pPr>
              <w:pStyle w:val="EngHang"/>
            </w:pPr>
            <w:r>
              <w:t>And fed us the Bread of Life</w:t>
            </w:r>
          </w:p>
          <w:p w:rsidR="00E12AEC" w:rsidRPr="004B35B0" w:rsidRDefault="00E12AEC" w:rsidP="00E12AEC">
            <w:pPr>
              <w:pStyle w:val="EngHangEnd"/>
            </w:pPr>
            <w:r>
              <w:t>Which came down from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Ⲁⲕⲉⲛⲧⲉⲛ ⲉ̀ⲃⲟⲗ ϧⲉⲛ ⲡ̀ⲭⲁⲕⲓ:</w:t>
            </w:r>
          </w:p>
          <w:p w:rsidR="00E12AEC" w:rsidRDefault="00E12AEC" w:rsidP="00E12AEC">
            <w:pPr>
              <w:pStyle w:val="CopticVersemulti-line"/>
            </w:pPr>
            <w:r>
              <w:t>ⲉ̀ϧⲟⲩⲛ ⲉ̀ⲡⲓⲟⲩⲱⲓⲛⲓ ⲙ̀ⲙⲏⲓ:</w:t>
            </w:r>
          </w:p>
          <w:p w:rsidR="00E12AEC" w:rsidRDefault="00E12AEC" w:rsidP="00E12AEC">
            <w:pPr>
              <w:pStyle w:val="CopticVersemulti-line"/>
            </w:pPr>
            <w:r>
              <w:t>ⲁⲕⲧⲉⲙⲙⲟⲛ ⲙ̀ⲡⲓⲱⲓⲕ ⲛ̀ⲧⲉ ⲡ̀ⲱⲟⲛϧ:</w:t>
            </w:r>
          </w:p>
          <w:p w:rsidR="00E12AEC" w:rsidRDefault="00E12AEC" w:rsidP="00E12AEC">
            <w:pPr>
              <w:pStyle w:val="CopticHangingVerse"/>
            </w:pPr>
            <w:r>
              <w:t>ⲉ̀ⲧⲁϥⲓ̀ ⲉ̀ⲡⲉⲥⲏⲧ ⲉ̀ⲃⲟⲗ ϧⲉⲛ ⲧ̀ⲫⲉ.</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All the tribes of the earth</w:t>
            </w:r>
          </w:p>
          <w:p w:rsidR="00E12AEC" w:rsidRDefault="00E12AEC" w:rsidP="00E12AEC">
            <w:pPr>
              <w:pStyle w:val="EngHang"/>
            </w:pPr>
            <w:r>
              <w:t>Where blessed by you,</w:t>
            </w:r>
          </w:p>
          <w:p w:rsidR="00E12AEC" w:rsidRDefault="00E12AEC" w:rsidP="00E12AEC">
            <w:pPr>
              <w:pStyle w:val="EngHang"/>
            </w:pPr>
            <w:r>
              <w:t>And your sayings have reached</w:t>
            </w:r>
          </w:p>
          <w:p w:rsidR="00E12AEC" w:rsidRDefault="00E12AEC" w:rsidP="00E12AEC">
            <w:pPr>
              <w:pStyle w:val="EngHangEnd"/>
            </w:pPr>
            <w:r>
              <w:t>All 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Ⲁⲩϭⲓⲥ̀ⲙⲟⲩ ⲛ̀ϧ̀ⲏⲧⲕ:</w:t>
            </w:r>
          </w:p>
          <w:p w:rsidR="00E12AEC" w:rsidRDefault="00E12AEC" w:rsidP="00E12AEC">
            <w:pPr>
              <w:pStyle w:val="CopticVersemulti-line"/>
            </w:pPr>
            <w:r>
              <w:t>ⲛ̀ϫⲉ ⲛⲓⲫⲩⲗⲏ ⲧⲏⲣⲟⲩ ⲛ̀ⲧⲉ ⲡ̀ⲕⲁϩⲓ:</w:t>
            </w:r>
          </w:p>
          <w:p w:rsidR="00E12AEC" w:rsidRDefault="00E12AEC" w:rsidP="00E12AEC">
            <w:pPr>
              <w:pStyle w:val="CopticVersemulti-line"/>
            </w:pPr>
            <w:r>
              <w:t>ⲟⲩⲟϩ ⲛⲉⲕⲥⲁϫⲓ ⲁⲩⲫⲟϩ:</w:t>
            </w:r>
          </w:p>
          <w:p w:rsidR="00E12AEC" w:rsidRDefault="00E12AEC" w:rsidP="00E12AEC">
            <w:pPr>
              <w:pStyle w:val="CopticHangingVerse"/>
            </w:pPr>
            <w:r>
              <w:t>ϫⲁ ⲁⲩⲣⲏϫⲥ ⲛ̀ϯⲟⲓⲕⲟⲩⲙⲉⲛⲏ.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Hail to you, O martyr.</w:t>
            </w:r>
          </w:p>
          <w:p w:rsidR="00E12AEC" w:rsidRDefault="00E12AEC" w:rsidP="00E12AEC">
            <w:pPr>
              <w:pStyle w:val="EngHang"/>
            </w:pPr>
            <w:r>
              <w:t>Hail to the Evangelist.</w:t>
            </w:r>
          </w:p>
          <w:p w:rsidR="00E12AEC" w:rsidRDefault="00E12AEC" w:rsidP="00E12AEC">
            <w:pPr>
              <w:pStyle w:val="EngHang"/>
            </w:pPr>
            <w:r>
              <w:t>Hail to the Apostle,</w:t>
            </w:r>
          </w:p>
          <w:p w:rsidR="00E12AEC" w:rsidRDefault="00E12AEC" w:rsidP="00E12AEC">
            <w:pPr>
              <w:pStyle w:val="EngHangEnd"/>
            </w:pPr>
            <w:r>
              <w:t xml:space="preserve">Mark, the </w:t>
            </w:r>
            <w:commentRangeStart w:id="925"/>
            <w:r>
              <w:t>Beholder of God</w:t>
            </w:r>
            <w:commentRangeEnd w:id="925"/>
            <w:r>
              <w:rPr>
                <w:rStyle w:val="CommentReference"/>
                <w:rFonts w:ascii="Times New Roman" w:eastAsiaTheme="minorHAnsi" w:hAnsi="Times New Roman" w:cstheme="minorBidi"/>
                <w:color w:val="auto"/>
              </w:rPr>
              <w:commentReference w:id="925"/>
            </w:r>
            <w:r>
              <w: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Ⲭⲉⲣⲉ ⲛⲁⲕ ⲱ̀ ⲡⲓⲙⲁⲣⲧⲩⲣⲟⲥ:</w:t>
            </w:r>
          </w:p>
          <w:p w:rsidR="00E12AEC" w:rsidRDefault="00E12AEC" w:rsidP="00E12AEC">
            <w:pPr>
              <w:pStyle w:val="CopticVersemulti-line"/>
            </w:pPr>
            <w:r>
              <w:t>ⲭⲉⲣⲉ ⲡⲓⲉⲩⲁⲅⲅⲉⲗⲓⲥⲧⲏⲥ:</w:t>
            </w:r>
          </w:p>
          <w:p w:rsidR="00E12AEC" w:rsidRDefault="00E12AEC" w:rsidP="00E12AEC">
            <w:pPr>
              <w:pStyle w:val="CopticVersemulti-line"/>
            </w:pPr>
            <w:r>
              <w:t>ⲭⲉⲣⲉ ⲡⲓⲁ̀ⲡⲟⲥⲧⲟⲗⲟⲥ:</w:t>
            </w:r>
          </w:p>
          <w:p w:rsidR="00E12AEC" w:rsidRDefault="00E12AEC" w:rsidP="00E12AEC">
            <w:pPr>
              <w:pStyle w:val="CopticHangingVerse"/>
            </w:pPr>
            <w:r>
              <w:t>Ⲙⲁⲣⲕⲟⲥ ⲡⲓⲑⲉⲱⲣⲓⲙⲟⲥ.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ⲛ̀ⲧⲉϥⲭⲁ ⲛⲉⲛⲛⲟⲃⲓ ⲛⲁⲛ ⲉ̀ⲃⲟⲗ.</w:t>
            </w:r>
          </w:p>
        </w:tc>
      </w:tr>
    </w:tbl>
    <w:p w:rsidR="00646349" w:rsidRDefault="00646349" w:rsidP="00646349">
      <w:pPr>
        <w:pStyle w:val="Heading3"/>
      </w:pPr>
      <w:r>
        <w:lastRenderedPageBreak/>
        <w:t>The Doxology of Any Apostle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Gather, and let us rejoice</w:t>
            </w:r>
          </w:p>
          <w:p w:rsidR="00646349" w:rsidRDefault="00646349" w:rsidP="00646349">
            <w:pPr>
              <w:pStyle w:val="EngHang"/>
            </w:pPr>
            <w:r>
              <w:t>In the honoured remembrance</w:t>
            </w:r>
          </w:p>
          <w:p w:rsidR="00646349" w:rsidRDefault="00646349" w:rsidP="00646349">
            <w:pPr>
              <w:pStyle w:val="EngHang"/>
            </w:pPr>
            <w:r>
              <w:t>Of the faithful disciple,</w:t>
            </w:r>
          </w:p>
          <w:p w:rsidR="00646349" w:rsidRDefault="00646349" w:rsidP="00646349">
            <w:pPr>
              <w:pStyle w:val="EngHangEnd"/>
            </w:pPr>
            <w:r>
              <w:t>_____ the Apostle.</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Ⲑⲱⲟⲩϯ ⲧⲏⲣⲟⲩ ⲙⲁⲣⲉⲛⲑⲉⲗⲏⲗ:</w:t>
            </w:r>
          </w:p>
          <w:p w:rsidR="00646349" w:rsidRDefault="00646349" w:rsidP="00646349">
            <w:pPr>
              <w:pStyle w:val="CopticVersemulti-line"/>
            </w:pPr>
            <w:r>
              <w:t>ϧⲉⲛ ⲡⲓⲉⲣⲫ̀ⲙⲉⲩⲓ̀ ⲉⲧⲧⲁⲓⲏⲟⲩⲧ:</w:t>
            </w:r>
          </w:p>
          <w:p w:rsidR="00646349" w:rsidRDefault="00646349" w:rsidP="00646349">
            <w:pPr>
              <w:pStyle w:val="CopticVersemulti-line"/>
            </w:pPr>
            <w:r>
              <w:t>ⲛ̀ⲧⲉ ⲡⲓⲙⲁⲑⲏⲧⲏⲥ ⲉ̀ⲧⲉⲛϩⲟⲧ:</w:t>
            </w:r>
          </w:p>
          <w:p w:rsidR="00646349" w:rsidRPr="00C35319" w:rsidRDefault="00646349" w:rsidP="00646349">
            <w:pPr>
              <w:pStyle w:val="CopticHangingVerse"/>
            </w:pPr>
            <w:r>
              <w:t>(…) ⲡⲓⲁ̀ⲡⲟⲥⲧⲟⲗⲟⲥ.</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commentRangeStart w:id="926"/>
            <w:r>
              <w:t>For by his chosen struggle</w:t>
            </w:r>
          </w:p>
          <w:p w:rsidR="00646349" w:rsidRDefault="00646349" w:rsidP="00646349">
            <w:pPr>
              <w:pStyle w:val="EngHang"/>
            </w:pPr>
            <w:r>
              <w:t>He became a guide for us,</w:t>
            </w:r>
          </w:p>
          <w:p w:rsidR="00646349" w:rsidRDefault="00646349" w:rsidP="00646349">
            <w:pPr>
              <w:pStyle w:val="EngHang"/>
            </w:pPr>
            <w:r>
              <w:t>To His great and wonderful glory</w:t>
            </w:r>
          </w:p>
          <w:p w:rsidR="00646349" w:rsidRPr="00AB2F8A" w:rsidRDefault="00646349" w:rsidP="00646349">
            <w:pPr>
              <w:pStyle w:val="EngHangEnd"/>
            </w:pPr>
            <w:r>
              <w:t>That dwells on the whole earth.</w:t>
            </w:r>
            <w:commentRangeEnd w:id="926"/>
            <w:r>
              <w:rPr>
                <w:rStyle w:val="CommentReference"/>
                <w:rFonts w:ascii="Times New Roman" w:eastAsiaTheme="minorHAnsi" w:hAnsi="Times New Roman" w:cstheme="minorBidi"/>
                <w:color w:val="auto"/>
              </w:rPr>
              <w:commentReference w:id="926"/>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Ϫⲉ ⲁϥϣⲱⲡⲓ ⲛⲁⲛ ⲛ̀ ϭⲁⲩⲙⲱⲓⲧ:</w:t>
            </w:r>
          </w:p>
          <w:p w:rsidR="00646349" w:rsidRDefault="00646349" w:rsidP="00646349">
            <w:pPr>
              <w:pStyle w:val="CopticVersemulti-line"/>
            </w:pPr>
            <w:r>
              <w:t>ⲛ̀ϫⲉ ⲡⲉϥⲁ̀ⲅⲱⲛ ⲉⲧⲥⲱⲧⲡ:</w:t>
            </w:r>
          </w:p>
          <w:p w:rsidR="00646349" w:rsidRDefault="00646349" w:rsidP="00646349">
            <w:pPr>
              <w:pStyle w:val="CopticVersemulti-line"/>
            </w:pPr>
            <w:r>
              <w:t>ⲛⲉⲙ ⲡⲓⲛⲓϣϯ ⲛ̀ⲱ̀ⲟⲩ ⲛ̀ϣ̀ⲫⲏⲣⲓ:</w:t>
            </w:r>
          </w:p>
          <w:p w:rsidR="00646349" w:rsidRPr="00CF5919" w:rsidRDefault="00646349" w:rsidP="00646349">
            <w:pPr>
              <w:pStyle w:val="CopticHangingVerse"/>
            </w:pPr>
            <w:r>
              <w:t>ⲉⲧϣⲟⲡ ϩⲓϫⲉⲛ ⲡ̀ⲕⲁϩⲓ ⲧⲏⲣϥ.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confessed Christ,</w:t>
            </w:r>
          </w:p>
          <w:p w:rsidR="00646349" w:rsidRDefault="00646349" w:rsidP="00646349">
            <w:pPr>
              <w:pStyle w:val="EngHang"/>
            </w:pPr>
            <w:r>
              <w:t>“He is the Son of God.”</w:t>
            </w:r>
          </w:p>
          <w:p w:rsidR="00646349" w:rsidRDefault="00646349" w:rsidP="00646349">
            <w:pPr>
              <w:pStyle w:val="EngHang"/>
            </w:pPr>
            <w:r>
              <w:t>He preached His holy Name</w:t>
            </w:r>
          </w:p>
          <w:p w:rsidR="00646349" w:rsidRPr="004B35B0" w:rsidRDefault="00646349" w:rsidP="00646349">
            <w:pPr>
              <w:pStyle w:val="EngHangEnd"/>
            </w:pPr>
            <w:r>
              <w:t>To all the nations.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Ⲁϥⲉⲣⲟ̀ⲙⲟⲗⲟⲅⲓⲛ ⲙ̀Ⲡⲭ̄ⲥ̄:</w:t>
            </w:r>
          </w:p>
          <w:p w:rsidR="00646349" w:rsidRDefault="00646349" w:rsidP="00646349">
            <w:pPr>
              <w:pStyle w:val="CopticVersemulti-line"/>
            </w:pPr>
            <w:r>
              <w:t>ϫⲉ ⲛ̀ⲑⲟϥ ⲡⲉ Ⲡϣⲏⲣⲓ ⲙ̀Ⲫϯ:</w:t>
            </w:r>
          </w:p>
          <w:p w:rsidR="00646349" w:rsidRDefault="00646349" w:rsidP="00646349">
            <w:pPr>
              <w:pStyle w:val="CopticVersemulti-line"/>
            </w:pPr>
            <w:r>
              <w:t>ⲁϥϩⲓⲱⲓϣ ϧⲉⲛ ⲡⲉϥⲣⲁⲛ ⲉ̄ⲑ̄ⲩ̄:</w:t>
            </w:r>
          </w:p>
          <w:p w:rsidR="00646349" w:rsidRDefault="00646349" w:rsidP="00646349">
            <w:pPr>
              <w:pStyle w:val="CopticHangingVerse"/>
            </w:pPr>
            <w:r>
              <w:t>ⲛ̀ϩ̀ⲣⲏⲓ ϧⲉⲛ ⲛⲓⲉⲑⲛⲟⲥ ⲧⲏⲣⲟⲩ.</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He completed his struggle</w:t>
            </w:r>
          </w:p>
          <w:p w:rsidR="00646349" w:rsidRDefault="00646349" w:rsidP="00646349">
            <w:pPr>
              <w:pStyle w:val="EngHang"/>
            </w:pPr>
            <w:r>
              <w:t>In great nobility;</w:t>
            </w:r>
          </w:p>
          <w:p w:rsidR="00646349" w:rsidRDefault="00646349" w:rsidP="00646349">
            <w:pPr>
              <w:pStyle w:val="EngHang"/>
            </w:pPr>
            <w:r>
              <w:t>He worse the unfading crown</w:t>
            </w:r>
          </w:p>
          <w:p w:rsidR="00646349" w:rsidRDefault="00646349" w:rsidP="00646349">
            <w:pPr>
              <w:pStyle w:val="EngHangEnd"/>
            </w:pPr>
            <w:r>
              <w:t>Of Apostleship.</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Ⲁϥϫⲱⲕ ⲉ̀ⲃⲟⲗ ⲙ̀ⲡⲉϥⲁ̀ⲅⲱⲛ:</w:t>
            </w:r>
          </w:p>
          <w:p w:rsidR="00646349" w:rsidRDefault="00646349" w:rsidP="00646349">
            <w:pPr>
              <w:pStyle w:val="CopticVersemulti-line"/>
            </w:pPr>
            <w:r>
              <w:t>ϧⲉⲛ ⲟⲩⲛⲓϣϯ ⲙ̀ⲙⲉⲧⲅⲉⲛⲛⲉⲟⲥ:</w:t>
            </w:r>
          </w:p>
          <w:p w:rsidR="00646349" w:rsidRDefault="00646349" w:rsidP="00646349">
            <w:pPr>
              <w:pStyle w:val="CopticVersemulti-line"/>
            </w:pPr>
            <w:r>
              <w:t>ⲁϥⲉⲣⲫⲟⲣⲓⲛ ⲙ̀ⲡⲓⲭ̀ⲗⲟⲙ ⲛ̀ⲁⲧⲗⲱⲙ:</w:t>
            </w:r>
          </w:p>
          <w:p w:rsidR="00646349" w:rsidRDefault="00646349" w:rsidP="00646349">
            <w:pPr>
              <w:pStyle w:val="CopticHangingVerse"/>
            </w:pPr>
            <w:r>
              <w:t>ⲛ̀ⲧⲉ ϯⲙⲉⲧⲁ̀ⲡⲟⲥⲧⲟⲗⲟⲥ.</w:t>
            </w:r>
          </w:p>
        </w:tc>
      </w:tr>
      <w:tr w:rsidR="00646349" w:rsidTr="007F571C">
        <w:trPr>
          <w:cantSplit/>
          <w:jc w:val="center"/>
        </w:trPr>
        <w:tc>
          <w:tcPr>
            <w:tcW w:w="288" w:type="dxa"/>
          </w:tcPr>
          <w:p w:rsidR="00646349" w:rsidRDefault="00646349" w:rsidP="007F571C">
            <w:pPr>
              <w:pStyle w:val="CopticCross"/>
            </w:pPr>
          </w:p>
        </w:tc>
        <w:tc>
          <w:tcPr>
            <w:tcW w:w="3960" w:type="dxa"/>
          </w:tcPr>
          <w:p w:rsidR="00646349" w:rsidRDefault="00646349" w:rsidP="00646349">
            <w:pPr>
              <w:pStyle w:val="EngHang"/>
            </w:pPr>
            <w:r>
              <w:t>He flew to the place of rest,</w:t>
            </w:r>
          </w:p>
          <w:p w:rsidR="00646349" w:rsidRDefault="00646349" w:rsidP="00646349">
            <w:pPr>
              <w:pStyle w:val="EngHang"/>
            </w:pPr>
            <w:r>
              <w:t>And reclined on Christ’s breast,</w:t>
            </w:r>
          </w:p>
          <w:p w:rsidR="00646349" w:rsidRDefault="00646349" w:rsidP="00646349">
            <w:pPr>
              <w:pStyle w:val="EngHang"/>
            </w:pPr>
            <w:r>
              <w:t xml:space="preserve">With his apostolic </w:t>
            </w:r>
            <w:commentRangeStart w:id="927"/>
            <w:r>
              <w:t>compatriots</w:t>
            </w:r>
            <w:commentRangeEnd w:id="927"/>
            <w:r>
              <w:rPr>
                <w:rStyle w:val="CommentReference"/>
                <w:rFonts w:ascii="Times New Roman" w:eastAsiaTheme="minorHAnsi" w:hAnsi="Times New Roman" w:cstheme="minorBidi"/>
                <w:color w:val="auto"/>
              </w:rPr>
              <w:commentReference w:id="927"/>
            </w:r>
          </w:p>
          <w:p w:rsidR="00646349" w:rsidRDefault="00646349" w:rsidP="00646349">
            <w:pPr>
              <w:pStyle w:val="EngHangEnd"/>
            </w:pPr>
            <w:r>
              <w:t>In the Kingdom of the heavens.</w:t>
            </w:r>
          </w:p>
        </w:tc>
        <w:tc>
          <w:tcPr>
            <w:tcW w:w="288" w:type="dxa"/>
          </w:tcPr>
          <w:p w:rsidR="00646349" w:rsidRDefault="00646349" w:rsidP="007F571C"/>
        </w:tc>
        <w:tc>
          <w:tcPr>
            <w:tcW w:w="288" w:type="dxa"/>
          </w:tcPr>
          <w:p w:rsidR="00646349" w:rsidRDefault="00646349" w:rsidP="007F571C">
            <w:pPr>
              <w:pStyle w:val="CopticCross"/>
            </w:pPr>
          </w:p>
        </w:tc>
        <w:tc>
          <w:tcPr>
            <w:tcW w:w="3960" w:type="dxa"/>
          </w:tcPr>
          <w:p w:rsidR="00646349" w:rsidRDefault="00646349" w:rsidP="00646349">
            <w:pPr>
              <w:pStyle w:val="CopticVersemulti-line"/>
            </w:pPr>
            <w:r>
              <w:t>Ⲁϥϩⲱⲗ ⲉ̀ⲛⲓⲙⲁⲛ̀ⲉⲙⲧⲟⲛ:</w:t>
            </w:r>
          </w:p>
          <w:p w:rsidR="00646349" w:rsidRDefault="00646349" w:rsidP="00646349">
            <w:pPr>
              <w:pStyle w:val="CopticVersemulti-line"/>
            </w:pPr>
            <w:r>
              <w:t>ⲟⲩⲟϩ ⲁϥⲣⲱⲧⲉⲃ ⲛⲉⲙ Ⲡⲭ̄ⲥ̄:</w:t>
            </w:r>
          </w:p>
          <w:p w:rsidR="00646349" w:rsidRDefault="00646349" w:rsidP="00646349">
            <w:pPr>
              <w:pStyle w:val="CopticVersemulti-line"/>
            </w:pPr>
            <w:r>
              <w:t>ⲛⲉⲙ ⲛⲉϥϣ̀ⲫⲏⲣ ⲛ̀ⲁ̀ⲡⲟⲥⲧⲟⲗⲟⲥ:</w:t>
            </w:r>
          </w:p>
          <w:p w:rsidR="00646349" w:rsidRDefault="00646349" w:rsidP="00646349">
            <w:pPr>
              <w:pStyle w:val="CopticHangingVerse"/>
            </w:pPr>
            <w:r>
              <w:t>ⲛ̀ϩ̀ⲣⲏⲓ ϧⲉⲛ ⲑ̀ⲙⲉⲧⲟⲩⲣⲟ ⲛ̀ⲛⲓⲫⲏⲟⲩⲓ̀.</w:t>
            </w:r>
          </w:p>
        </w:tc>
      </w:tr>
      <w:tr w:rsidR="00646349" w:rsidTr="007F571C">
        <w:trPr>
          <w:cantSplit/>
          <w:jc w:val="center"/>
        </w:trPr>
        <w:tc>
          <w:tcPr>
            <w:tcW w:w="288" w:type="dxa"/>
          </w:tcPr>
          <w:p w:rsidR="00646349" w:rsidRDefault="00646349" w:rsidP="007F571C">
            <w:pPr>
              <w:pStyle w:val="CopticCross"/>
            </w:pPr>
            <w:r w:rsidRPr="00FB5ACB">
              <w:t>¿</w:t>
            </w:r>
          </w:p>
        </w:tc>
        <w:tc>
          <w:tcPr>
            <w:tcW w:w="3960" w:type="dxa"/>
          </w:tcPr>
          <w:p w:rsidR="00646349" w:rsidRDefault="00646349" w:rsidP="00646349">
            <w:pPr>
              <w:pStyle w:val="EngHang"/>
            </w:pPr>
            <w:r>
              <w:t>Pray to the Lord on our behalf,</w:t>
            </w:r>
          </w:p>
          <w:p w:rsidR="00646349" w:rsidRDefault="00646349" w:rsidP="00646349">
            <w:pPr>
              <w:pStyle w:val="EngHang"/>
            </w:pPr>
            <w:r>
              <w:t>O disciple of Christ,</w:t>
            </w:r>
          </w:p>
          <w:p w:rsidR="00646349" w:rsidRDefault="00646349" w:rsidP="00646349">
            <w:pPr>
              <w:pStyle w:val="EngHang"/>
            </w:pPr>
            <w:r>
              <w:t>_____ the Apostle,</w:t>
            </w:r>
          </w:p>
          <w:p w:rsidR="00646349" w:rsidRDefault="00646349" w:rsidP="00646349">
            <w:pPr>
              <w:pStyle w:val="EngHangEnd"/>
            </w:pPr>
            <w:r>
              <w:t>That He may forgive us our sins.</w:t>
            </w:r>
          </w:p>
        </w:tc>
        <w:tc>
          <w:tcPr>
            <w:tcW w:w="288" w:type="dxa"/>
          </w:tcPr>
          <w:p w:rsidR="00646349" w:rsidRDefault="00646349" w:rsidP="007F571C"/>
        </w:tc>
        <w:tc>
          <w:tcPr>
            <w:tcW w:w="288" w:type="dxa"/>
          </w:tcPr>
          <w:p w:rsidR="00646349" w:rsidRDefault="00646349" w:rsidP="007F571C">
            <w:pPr>
              <w:pStyle w:val="CopticCross"/>
            </w:pPr>
            <w:r w:rsidRPr="00FB5ACB">
              <w:t>¿</w:t>
            </w:r>
          </w:p>
        </w:tc>
        <w:tc>
          <w:tcPr>
            <w:tcW w:w="3960" w:type="dxa"/>
          </w:tcPr>
          <w:p w:rsidR="00646349" w:rsidRDefault="00646349" w:rsidP="00646349">
            <w:pPr>
              <w:pStyle w:val="CopticVersemulti-line"/>
            </w:pPr>
            <w:r>
              <w:t>Ⲧⲱⲃ ⲙ̀Ⲡⲟ̄ⲥ̄ ⲉ̀ϩ̀ⲣⲏⲓ ⲉ̀ϫⲱⲛ:</w:t>
            </w:r>
          </w:p>
          <w:p w:rsidR="00646349" w:rsidRDefault="00646349" w:rsidP="00646349">
            <w:pPr>
              <w:pStyle w:val="CopticVersemulti-line"/>
            </w:pPr>
            <w:r>
              <w:t>ⲱ̀ ⲡⲓⲙⲁⲑⲏⲧⲏⲥ ⲛ̀ⲧⲉ Ⲡⲭ̄ⲥ̄:</w:t>
            </w:r>
          </w:p>
          <w:p w:rsidR="00646349" w:rsidRDefault="00646349" w:rsidP="00646349">
            <w:pPr>
              <w:pStyle w:val="CopticVersemulti-line"/>
            </w:pPr>
            <w:r>
              <w:t>(…) ⲡⲓⲁⲡⲟⲥⲧⲟⲗⲟⲥ:</w:t>
            </w:r>
          </w:p>
          <w:p w:rsidR="00646349" w:rsidRDefault="00646349" w:rsidP="00646349">
            <w:pPr>
              <w:pStyle w:val="CopticHangingVerse"/>
            </w:pPr>
            <w:r>
              <w:t>ⲛ̀ⲧⲉϥⲭⲁ ⲛⲉⲛⲛⲟⲃⲓ ⲛⲁⲛ ⲉ̀ⲃⲟⲗ.</w:t>
            </w:r>
          </w:p>
        </w:tc>
      </w:tr>
    </w:tbl>
    <w:p w:rsidR="0045450A" w:rsidRDefault="0045450A" w:rsidP="0045450A">
      <w:pPr>
        <w:pStyle w:val="Heading3"/>
      </w:pPr>
      <w:r>
        <w:lastRenderedPageBreak/>
        <w:t>The Doxology of St. Stephen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The honoured martyr</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Ⲫⲏⲉⲧⲧⲁⲓⲏⲟⲩⲧ ⲙ̀ⲙⲁⲣⲧⲩⲣⲟⲥ:</w:t>
            </w:r>
          </w:p>
          <w:p w:rsidR="0045450A" w:rsidRDefault="0045450A" w:rsidP="0045450A">
            <w:pPr>
              <w:pStyle w:val="CopticVersemulti-line"/>
            </w:pPr>
            <w:r>
              <w:t>ⲛ̀ⲧⲉ Ⲡⲉⲛⲟ̄ⲥ̄ Ⲓⲏ̄ⲥ̄ Ⲡⲭ̄ⲥ̄:</w:t>
            </w:r>
          </w:p>
          <w:p w:rsidR="0045450A" w:rsidRDefault="0045450A" w:rsidP="0045450A">
            <w:pPr>
              <w:pStyle w:val="CopticVersemulti-line"/>
            </w:pPr>
            <w:r>
              <w:t>ⲫⲏⲉ̄ⲑ̄ⲩ̄ Ⲥⲧⲉⲫⲁⲛⲟⲥ:</w:t>
            </w:r>
          </w:p>
          <w:p w:rsidR="0045450A" w:rsidRPr="00C35319" w:rsidRDefault="0045450A" w:rsidP="0045450A">
            <w:pPr>
              <w:pStyle w:val="CopticHangingVerse"/>
            </w:pPr>
            <w:r>
              <w:t>ⲉ̀ⲧⲉ ⲡⲉϥⲟⲩⲱ̀ϩⲉⲙ ⲡⲉ ⲡⲓⲭ̀ⲗⲟⲙ.</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God revealed the great</w:t>
            </w:r>
          </w:p>
          <w:p w:rsidR="0045450A" w:rsidRDefault="0045450A" w:rsidP="0045450A">
            <w:pPr>
              <w:pStyle w:val="EngHang"/>
            </w:pPr>
            <w:r>
              <w:t>Mysteries to him,</w:t>
            </w:r>
          </w:p>
          <w:p w:rsidR="0045450A" w:rsidRDefault="0045450A" w:rsidP="0045450A">
            <w:pPr>
              <w:pStyle w:val="EngHang"/>
            </w:pPr>
            <w:r>
              <w:t>And his face shone</w:t>
            </w:r>
          </w:p>
          <w:p w:rsidR="0045450A" w:rsidRPr="00AB2F8A" w:rsidRDefault="0045450A" w:rsidP="0045450A">
            <w:pPr>
              <w:pStyle w:val="EngHangEnd"/>
            </w:pPr>
            <w:r>
              <w:t>Like the face of an angel.</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Ⲫⲏⲉⲧⲁ̀ Ⲫϯ ϭⲱⲣⲡ ⲉ̀ⲣⲟϥ:</w:t>
            </w:r>
          </w:p>
          <w:p w:rsidR="0045450A" w:rsidRDefault="0045450A" w:rsidP="0045450A">
            <w:pPr>
              <w:pStyle w:val="CopticVersemulti-line"/>
            </w:pPr>
            <w:r>
              <w:t>ⲛ̀ϩⲁⲛⲛⲓϣϯ ⲙ̀ⲙⲩⲥⲧⲏⲣⲓⲟⲛ:</w:t>
            </w:r>
          </w:p>
          <w:p w:rsidR="0045450A" w:rsidRDefault="0045450A" w:rsidP="0045450A">
            <w:pPr>
              <w:pStyle w:val="CopticVersemulti-line"/>
            </w:pPr>
            <w:r>
              <w:t>ⲁϥϭⲓⲟⲩⲱⲓⲛⲓ ⲛ̀ϫⲉ ⲡⲉϥϩⲟ:</w:t>
            </w:r>
          </w:p>
          <w:p w:rsidR="0045450A" w:rsidRPr="00CF5919" w:rsidRDefault="0045450A" w:rsidP="0045450A">
            <w:pPr>
              <w:pStyle w:val="CopticHangingVerse"/>
            </w:pPr>
            <w:r>
              <w:t>ⲙ̀ⲫ̀ⲣⲏϯ ⲙ̀ⲡ̀ϩⲟ ⲛ̀ⲟⲩⲁⲅⲅⲉⲗⲟⲥ.</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He saw the glory of heaven,</w:t>
            </w:r>
          </w:p>
          <w:p w:rsidR="0045450A" w:rsidRDefault="0045450A" w:rsidP="0045450A">
            <w:pPr>
              <w:pStyle w:val="EngHang"/>
            </w:pPr>
            <w:r>
              <w:t>And Jesus at the right hand of His Father.</w:t>
            </w:r>
          </w:p>
          <w:p w:rsidR="0045450A" w:rsidRDefault="0045450A" w:rsidP="0045450A">
            <w:pPr>
              <w:pStyle w:val="EngHang"/>
            </w:pPr>
            <w:r>
              <w:t>And he prayed for the salvation</w:t>
            </w:r>
          </w:p>
          <w:p w:rsidR="0045450A" w:rsidRPr="004B35B0" w:rsidRDefault="0045450A" w:rsidP="0045450A">
            <w:pPr>
              <w:pStyle w:val="EngHangEnd"/>
            </w:pPr>
            <w:r>
              <w:t>Of those who were stoning him,</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Ⲫⲏⲉⲧⲁϥⲛⲁⲩ ⲉ̀ⲛⲓⲫⲏⲟⲩⲓ̀ ⲉⲩⲟⲩⲏⲛ:</w:t>
            </w:r>
          </w:p>
          <w:p w:rsidR="0045450A" w:rsidRDefault="0045450A" w:rsidP="0045450A">
            <w:pPr>
              <w:pStyle w:val="CopticVersemulti-line"/>
            </w:pPr>
            <w:r>
              <w:t>ⲟⲩⲟϩ Ⲡⲁⲟ̄ⲥ̄ Ⲓⲏ̄ⲥ̄ ⲥⲁⲟⲩⲓⲛⲁⲙ ⲙ̀Ⲡⲉϥⲓⲱⲧ:</w:t>
            </w:r>
          </w:p>
          <w:p w:rsidR="0045450A" w:rsidRDefault="0045450A" w:rsidP="0045450A">
            <w:pPr>
              <w:pStyle w:val="CopticVersemulti-line"/>
            </w:pPr>
            <w:r>
              <w:t>ⲙⲏⲉ̀ⲧⲁⲩϩⲓⲱ̀ⲛⲓ ⲉ̀ϫⲱϥ:</w:t>
            </w:r>
          </w:p>
          <w:p w:rsidR="0045450A" w:rsidRDefault="0045450A" w:rsidP="0045450A">
            <w:pPr>
              <w:pStyle w:val="CopticHangingVerse"/>
            </w:pPr>
            <w:r>
              <w:t>ⲛⲁϥⲧⲱⲃϩ ⲛ̀ⲥⲁ ⲛⲟⲩⲟⲩϫⲁⲓ.</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Proclaiming and saying,</w:t>
            </w:r>
          </w:p>
          <w:p w:rsidR="0045450A" w:rsidRDefault="0045450A" w:rsidP="0045450A">
            <w:pPr>
              <w:pStyle w:val="EngHang"/>
            </w:pPr>
            <w:r>
              <w:t>“O my Lord Jesus Christ,</w:t>
            </w:r>
          </w:p>
          <w:p w:rsidR="0045450A" w:rsidRDefault="0045450A" w:rsidP="0045450A">
            <w:pPr>
              <w:pStyle w:val="EngHang"/>
            </w:pPr>
            <w:r>
              <w:t>Receive my spirit,</w:t>
            </w:r>
          </w:p>
          <w:p w:rsidR="0045450A" w:rsidRDefault="0045450A" w:rsidP="0045450A">
            <w:pPr>
              <w:pStyle w:val="EngHangEnd"/>
            </w:pPr>
            <w:r>
              <w:t>And count not sin against them.</w:t>
            </w:r>
            <w:r>
              <w:rPr>
                <w:rStyle w:val="FootnoteReference"/>
              </w:rPr>
              <w:footnoteReference w:id="448"/>
            </w:r>
            <w:r>
              <w:t>”</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Ⲉϥⲱϣ ⲉ̀ⲃⲟⲗ ⲉϥϫⲱ ⲙ̀ⲙⲟⲥ:</w:t>
            </w:r>
          </w:p>
          <w:p w:rsidR="0045450A" w:rsidRDefault="0045450A" w:rsidP="0045450A">
            <w:pPr>
              <w:pStyle w:val="CopticVersemulti-line"/>
            </w:pPr>
            <w:r>
              <w:t>Ϫⲉ Ⲡⲁⲟ̄ⲥ̄ Ⲓⲏ̄ⲥ̄ Ⲡⲭ̄ⲥ̄:</w:t>
            </w:r>
          </w:p>
          <w:p w:rsidR="0045450A" w:rsidRDefault="0045450A" w:rsidP="0045450A">
            <w:pPr>
              <w:pStyle w:val="CopticVersemulti-line"/>
            </w:pPr>
            <w:r>
              <w:t>Ϣⲉⲡ ⲡⲁⲡ̄ⲛ̄ⲁ̄ ⲉ̀ⲣⲟⲕ:</w:t>
            </w:r>
          </w:p>
          <w:p w:rsidR="0045450A" w:rsidRDefault="0045450A" w:rsidP="0045450A">
            <w:pPr>
              <w:pStyle w:val="CopticHangingVerse"/>
            </w:pPr>
            <w:r>
              <w:t>ⲙ̀ⲡⲉⲣⲉⲡ ⲛⲁⲓⲛⲟⲃⲓ ⲉ̀ⲛⲁⲓⲣⲱⲙⲓ.</w:t>
            </w:r>
          </w:p>
        </w:tc>
      </w:tr>
      <w:tr w:rsidR="0045450A" w:rsidTr="00540B24">
        <w:trPr>
          <w:cantSplit/>
          <w:jc w:val="center"/>
        </w:trPr>
        <w:tc>
          <w:tcPr>
            <w:tcW w:w="288" w:type="dxa"/>
          </w:tcPr>
          <w:p w:rsidR="0045450A" w:rsidRDefault="0045450A" w:rsidP="00540B24">
            <w:pPr>
              <w:pStyle w:val="CopticCross"/>
            </w:pPr>
          </w:p>
        </w:tc>
        <w:tc>
          <w:tcPr>
            <w:tcW w:w="3960" w:type="dxa"/>
          </w:tcPr>
          <w:p w:rsidR="0045450A" w:rsidRDefault="0045450A" w:rsidP="0045450A">
            <w:pPr>
              <w:pStyle w:val="EngHang"/>
            </w:pPr>
            <w:r>
              <w:t>For they know not</w:t>
            </w:r>
          </w:p>
          <w:p w:rsidR="0045450A" w:rsidRDefault="0045450A" w:rsidP="0045450A">
            <w:pPr>
              <w:pStyle w:val="EngHang"/>
            </w:pPr>
            <w:r>
              <w:t>What they are doing,</w:t>
            </w:r>
          </w:p>
          <w:p w:rsidR="0045450A" w:rsidRDefault="0045450A" w:rsidP="0045450A">
            <w:pPr>
              <w:pStyle w:val="EngHang"/>
            </w:pPr>
            <w:r>
              <w:t>Because of the hardness of their hearts,</w:t>
            </w:r>
          </w:p>
          <w:p w:rsidR="0045450A" w:rsidRDefault="0045450A" w:rsidP="0045450A">
            <w:pPr>
              <w:pStyle w:val="EngHangEnd"/>
            </w:pPr>
            <w:r>
              <w:t>O Lord, rebuke them not.</w:t>
            </w:r>
          </w:p>
        </w:tc>
        <w:tc>
          <w:tcPr>
            <w:tcW w:w="288" w:type="dxa"/>
          </w:tcPr>
          <w:p w:rsidR="0045450A" w:rsidRDefault="0045450A" w:rsidP="00540B24"/>
        </w:tc>
        <w:tc>
          <w:tcPr>
            <w:tcW w:w="288" w:type="dxa"/>
          </w:tcPr>
          <w:p w:rsidR="0045450A" w:rsidRDefault="0045450A" w:rsidP="00540B24">
            <w:pPr>
              <w:pStyle w:val="CopticCross"/>
            </w:pPr>
          </w:p>
        </w:tc>
        <w:tc>
          <w:tcPr>
            <w:tcW w:w="3960" w:type="dxa"/>
          </w:tcPr>
          <w:p w:rsidR="0045450A" w:rsidRDefault="0045450A" w:rsidP="0045450A">
            <w:pPr>
              <w:pStyle w:val="CopticVersemulti-line"/>
            </w:pPr>
            <w:r>
              <w:t>Ϫⲉ ⲛ̀ⲥⲉⲥⲱⲟⲩⲛ ⲛ̀ϩ̀ⲗⲓ ⲁⲛ:</w:t>
            </w:r>
          </w:p>
          <w:p w:rsidR="0045450A" w:rsidRDefault="0045450A" w:rsidP="0045450A">
            <w:pPr>
              <w:pStyle w:val="CopticVersemulti-line"/>
            </w:pPr>
            <w:r>
              <w:t>ϧⲉⲛ ⲛⲏⲉ̀ⲧⲟⲩⲓ̀ⲣⲓ ⲙ̀ⲙⲱⲟⲩ:</w:t>
            </w:r>
          </w:p>
          <w:p w:rsidR="0045450A" w:rsidRDefault="0045450A" w:rsidP="0045450A">
            <w:pPr>
              <w:pStyle w:val="CopticVersemulti-line"/>
            </w:pPr>
            <w:r>
              <w:t>ⲉⲑⲃⲉ ⲡⲓⲑⲱⲙ ⲛ̀ⲧⲉ ⲡⲟⲩϩⲏⲧ:</w:t>
            </w:r>
          </w:p>
          <w:p w:rsidR="0045450A" w:rsidRDefault="0045450A" w:rsidP="0045450A">
            <w:pPr>
              <w:pStyle w:val="CopticHangingVerse"/>
            </w:pPr>
            <w:r>
              <w:t>Ⲡⲟ̄ⲥ̄ ⲙ̀ⲡⲉⲣⲥⲟϩⲓ ⲙ̀ⲙⲱⲟⲩ.</w:t>
            </w:r>
          </w:p>
        </w:tc>
      </w:tr>
      <w:tr w:rsidR="0045450A" w:rsidTr="00540B24">
        <w:trPr>
          <w:cantSplit/>
          <w:jc w:val="center"/>
        </w:trPr>
        <w:tc>
          <w:tcPr>
            <w:tcW w:w="288" w:type="dxa"/>
          </w:tcPr>
          <w:p w:rsidR="0045450A" w:rsidRDefault="0045450A" w:rsidP="00540B24">
            <w:pPr>
              <w:pStyle w:val="CopticCross"/>
            </w:pPr>
            <w:r w:rsidRPr="00FB5ACB">
              <w:t>¿</w:t>
            </w:r>
          </w:p>
        </w:tc>
        <w:tc>
          <w:tcPr>
            <w:tcW w:w="3960" w:type="dxa"/>
          </w:tcPr>
          <w:p w:rsidR="0045450A" w:rsidRDefault="0045450A" w:rsidP="0045450A">
            <w:pPr>
              <w:pStyle w:val="EngHang"/>
            </w:pPr>
            <w:r>
              <w:t>He completed his course,</w:t>
            </w:r>
          </w:p>
          <w:p w:rsidR="0045450A" w:rsidRDefault="0045450A" w:rsidP="0045450A">
            <w:pPr>
              <w:pStyle w:val="EngHang"/>
            </w:pPr>
            <w:r>
              <w:t>Dying for the Truth,</w:t>
            </w:r>
          </w:p>
          <w:p w:rsidR="0045450A" w:rsidRDefault="0045450A" w:rsidP="0045450A">
            <w:pPr>
              <w:pStyle w:val="EngHang"/>
            </w:pPr>
            <w:r>
              <w:t>And putting on the everlasting</w:t>
            </w:r>
          </w:p>
          <w:p w:rsidR="0045450A" w:rsidRDefault="0045450A" w:rsidP="0045450A">
            <w:pPr>
              <w:pStyle w:val="EngHangEnd"/>
            </w:pPr>
            <w:r>
              <w:t>Crown of martyrdom.</w:t>
            </w:r>
          </w:p>
        </w:tc>
        <w:tc>
          <w:tcPr>
            <w:tcW w:w="288" w:type="dxa"/>
          </w:tcPr>
          <w:p w:rsidR="0045450A" w:rsidRDefault="0045450A" w:rsidP="00540B24"/>
        </w:tc>
        <w:tc>
          <w:tcPr>
            <w:tcW w:w="288" w:type="dxa"/>
          </w:tcPr>
          <w:p w:rsidR="0045450A" w:rsidRDefault="0045450A" w:rsidP="00540B24">
            <w:pPr>
              <w:pStyle w:val="CopticCross"/>
            </w:pPr>
            <w:r w:rsidRPr="00FB5ACB">
              <w:t>¿</w:t>
            </w:r>
          </w:p>
        </w:tc>
        <w:tc>
          <w:tcPr>
            <w:tcW w:w="3960" w:type="dxa"/>
          </w:tcPr>
          <w:p w:rsidR="0045450A" w:rsidRDefault="0045450A" w:rsidP="0045450A">
            <w:pPr>
              <w:pStyle w:val="CopticVersemulti-line"/>
            </w:pPr>
            <w:r>
              <w:t>Ⲡⲉϥⲇ̀ⲣⲟⲙⲟⲥ ⲁϥϫⲟⲕϥ ⲉ̀ⲃⲟⲗ:</w:t>
            </w:r>
          </w:p>
          <w:p w:rsidR="0045450A" w:rsidRDefault="0045450A" w:rsidP="0045450A">
            <w:pPr>
              <w:pStyle w:val="CopticVersemulti-line"/>
            </w:pPr>
            <w:r>
              <w:t>ⲟⲩⲟϩ ⲁϥⲙⲟⲩ ⲉ̀ϫⲉⲛ ϯⲙⲉⲑⲙⲏⲓ:</w:t>
            </w:r>
          </w:p>
          <w:p w:rsidR="0045450A" w:rsidRDefault="0045450A" w:rsidP="0045450A">
            <w:pPr>
              <w:pStyle w:val="CopticVersemulti-line"/>
            </w:pPr>
            <w:r>
              <w:t>ⲁϥⲉⲣⲫⲟⲣⲓⲛ ⲙ̀ⲡⲓⲭ̀ⲗⲟⲙ ⲛ̀ⲁⲧⲗⲱⲙ:</w:t>
            </w:r>
          </w:p>
          <w:p w:rsidR="0045450A" w:rsidRDefault="0045450A" w:rsidP="0045450A">
            <w:pPr>
              <w:pStyle w:val="CopticHangingVerse"/>
            </w:pPr>
            <w:r>
              <w:t>ⲛ̀ⲧⲉ ϯⲙⲉⲧⲙⲁⲣⲧⲩⲣⲟⲥ.</w:t>
            </w:r>
          </w:p>
        </w:tc>
      </w:tr>
      <w:tr w:rsidR="0045450A" w:rsidTr="00540B24">
        <w:trPr>
          <w:cantSplit/>
          <w:jc w:val="center"/>
        </w:trPr>
        <w:tc>
          <w:tcPr>
            <w:tcW w:w="288" w:type="dxa"/>
          </w:tcPr>
          <w:p w:rsidR="0045450A" w:rsidRPr="00FB5ACB" w:rsidRDefault="0045450A" w:rsidP="00540B24">
            <w:pPr>
              <w:pStyle w:val="CopticCross"/>
            </w:pPr>
          </w:p>
        </w:tc>
        <w:tc>
          <w:tcPr>
            <w:tcW w:w="3960" w:type="dxa"/>
          </w:tcPr>
          <w:p w:rsidR="0045450A" w:rsidRDefault="0045450A" w:rsidP="0045450A">
            <w:pPr>
              <w:pStyle w:val="EngHang"/>
            </w:pPr>
            <w:r>
              <w:t>Hail to you, O athlete</w:t>
            </w:r>
          </w:p>
          <w:p w:rsidR="0045450A" w:rsidRDefault="0045450A" w:rsidP="0045450A">
            <w:pPr>
              <w:pStyle w:val="EngHang"/>
            </w:pPr>
            <w:r>
              <w:t>Of our Lord Jesus Christ,</w:t>
            </w:r>
          </w:p>
          <w:p w:rsidR="0045450A" w:rsidRDefault="0045450A" w:rsidP="0045450A">
            <w:pPr>
              <w:pStyle w:val="EngHang"/>
            </w:pPr>
            <w:r>
              <w:t>The holy Stephen,</w:t>
            </w:r>
          </w:p>
          <w:p w:rsidR="0045450A" w:rsidRDefault="0045450A" w:rsidP="0045450A">
            <w:pPr>
              <w:pStyle w:val="EngHangEnd"/>
            </w:pPr>
            <w:r>
              <w:t>Which means “A crown.”</w:t>
            </w:r>
          </w:p>
        </w:tc>
        <w:tc>
          <w:tcPr>
            <w:tcW w:w="288" w:type="dxa"/>
          </w:tcPr>
          <w:p w:rsidR="0045450A" w:rsidRDefault="0045450A" w:rsidP="00540B24"/>
        </w:tc>
        <w:tc>
          <w:tcPr>
            <w:tcW w:w="288" w:type="dxa"/>
          </w:tcPr>
          <w:p w:rsidR="0045450A" w:rsidRPr="00FB5ACB" w:rsidRDefault="0045450A" w:rsidP="00540B24">
            <w:pPr>
              <w:pStyle w:val="CopticCross"/>
            </w:pPr>
          </w:p>
        </w:tc>
        <w:tc>
          <w:tcPr>
            <w:tcW w:w="3960" w:type="dxa"/>
          </w:tcPr>
          <w:p w:rsidR="0045450A" w:rsidRDefault="0045450A" w:rsidP="0045450A">
            <w:pPr>
              <w:pStyle w:val="CopticVersemulti-line"/>
            </w:pPr>
            <w:r>
              <w:t>Ⲭⲉⲣⲉ ⲛⲁⲕ ⲱ̀ ⲡⲓⲁⲑⲗⲏⲧⲏⲥ:</w:t>
            </w:r>
          </w:p>
          <w:p w:rsidR="0045450A" w:rsidRDefault="0045450A" w:rsidP="0045450A">
            <w:pPr>
              <w:pStyle w:val="CopticVersemulti-line"/>
            </w:pPr>
            <w:r>
              <w:t>ⲛ̀ⲧⲉ Ⲡⲉⲛⲟ̄ⲥ̄ Ⲓⲏ̄ⲥ̄ Ⲡ</w:t>
            </w:r>
            <w:r>
              <w:pgNum/>
            </w:r>
            <w:r>
              <w:pgNum/>
            </w:r>
            <w:r>
              <w:t>ⲭ̄ⲥ̄:</w:t>
            </w:r>
          </w:p>
          <w:p w:rsidR="0045450A" w:rsidRDefault="0045450A" w:rsidP="0045450A">
            <w:pPr>
              <w:pStyle w:val="CopticVersemulti-line"/>
            </w:pPr>
            <w:r>
              <w:t>ⲫⲏⲉ̄ⲑ̄ⲩ̄ Ⲥⲧⲉⲫⲁⲛⲟⲥ:</w:t>
            </w:r>
          </w:p>
          <w:p w:rsidR="0045450A" w:rsidRDefault="0045450A" w:rsidP="0045450A">
            <w:pPr>
              <w:pStyle w:val="CopticHangingVerse"/>
            </w:pPr>
            <w:r>
              <w:t>ⲉ̀ⲧⲉ ⲛⲉϥⲟⲩⲱ̀ϩⲉⲙ ⲡⲉ ⲡⲓⲭ̀ⲗⲟⲙ.</w:t>
            </w:r>
          </w:p>
        </w:tc>
      </w:tr>
      <w:tr w:rsidR="0045450A" w:rsidTr="00540B24">
        <w:trPr>
          <w:cantSplit/>
          <w:jc w:val="center"/>
        </w:trPr>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EngHang"/>
            </w:pPr>
            <w:r>
              <w:t>Pray to the Lord on our behalf,</w:t>
            </w:r>
          </w:p>
          <w:p w:rsidR="0045450A" w:rsidRDefault="0045450A" w:rsidP="0045450A">
            <w:pPr>
              <w:pStyle w:val="EngHang"/>
            </w:pPr>
            <w:r>
              <w:t>O blessed archdeacon,</w:t>
            </w:r>
          </w:p>
          <w:p w:rsidR="0045450A" w:rsidRDefault="0045450A" w:rsidP="0045450A">
            <w:pPr>
              <w:pStyle w:val="EngHang"/>
            </w:pPr>
            <w:r>
              <w:t>Stephen, the First Martyr,</w:t>
            </w:r>
          </w:p>
          <w:p w:rsidR="0045450A" w:rsidRDefault="0045450A" w:rsidP="0045450A">
            <w:pPr>
              <w:pStyle w:val="EngHangEnd"/>
            </w:pPr>
            <w:r>
              <w:t>That He may forgive us our sins.</w:t>
            </w:r>
          </w:p>
        </w:tc>
        <w:tc>
          <w:tcPr>
            <w:tcW w:w="288" w:type="dxa"/>
          </w:tcPr>
          <w:p w:rsidR="0045450A" w:rsidRDefault="0045450A" w:rsidP="00540B24"/>
        </w:tc>
        <w:tc>
          <w:tcPr>
            <w:tcW w:w="288" w:type="dxa"/>
          </w:tcPr>
          <w:p w:rsidR="0045450A" w:rsidRPr="00FB5ACB" w:rsidRDefault="00B83B7C" w:rsidP="00540B24">
            <w:pPr>
              <w:pStyle w:val="CopticCross"/>
            </w:pPr>
            <w:r w:rsidRPr="00FB5ACB">
              <w:t>¿</w:t>
            </w:r>
          </w:p>
        </w:tc>
        <w:tc>
          <w:tcPr>
            <w:tcW w:w="3960" w:type="dxa"/>
          </w:tcPr>
          <w:p w:rsidR="0045450A" w:rsidRDefault="0045450A" w:rsidP="0045450A">
            <w:pPr>
              <w:pStyle w:val="CopticVersemulti-line"/>
            </w:pPr>
            <w:r>
              <w:t>Ⲧⲱⲃϩ ⲙ̀Ⲡⲟ̄ⲥ̄ ⲉ̀ϩ̀ⲣⲏⲓ ⲉ̀ϫⲱⲛ:</w:t>
            </w:r>
          </w:p>
          <w:p w:rsidR="0045450A" w:rsidRDefault="0045450A" w:rsidP="0045450A">
            <w:pPr>
              <w:pStyle w:val="CopticVersemulti-line"/>
            </w:pPr>
            <w:r>
              <w:t>ⲱ̀ ⲡⲓⲁⲣⲭⲏⲇⲓⲁⲕⲱⲛ ⲉⲧⲥ̀ⲙⲁⲣⲱⲟⲩⲧ:</w:t>
            </w:r>
          </w:p>
          <w:p w:rsidR="0045450A" w:rsidRDefault="0045450A" w:rsidP="0045450A">
            <w:pPr>
              <w:pStyle w:val="CopticVersemulti-line"/>
            </w:pPr>
            <w:r>
              <w:t>Ⲥⲧⲉⲫⲁⲛⲟⲥ ⲡⲓϣⲟⲣⲡ ⲙ̀ⲙⲁⲣⲧⲩⲣⲟⲥ:</w:t>
            </w:r>
          </w:p>
          <w:p w:rsidR="0045450A" w:rsidRDefault="0045450A" w:rsidP="0045450A">
            <w:pPr>
              <w:pStyle w:val="CopticHangingVerse"/>
            </w:pPr>
            <w:r>
              <w:t>ⲛ̀ⲧⲉϥⲭⲁ ⲛⲉⲛⲛⲟⲃⲓ ⲛⲁⲛ ⲉ̀ⲃⲟⲗ.</w:t>
            </w:r>
          </w:p>
        </w:tc>
      </w:tr>
    </w:tbl>
    <w:p w:rsidR="00B83B7C" w:rsidRDefault="00B83B7C" w:rsidP="00B83B7C">
      <w:pPr>
        <w:pStyle w:val="Heading3"/>
      </w:pPr>
      <w:r>
        <w:t>The Doxology of St. George</w:t>
      </w:r>
    </w:p>
    <w:p w:rsidR="00AF6D10" w:rsidRPr="00AF6D10" w:rsidRDefault="00AF6D10" w:rsidP="00AF6D10">
      <w:pPr>
        <w:pStyle w:val="Rubric"/>
      </w:pPr>
      <w:r>
        <w:t>See also Another Doxology of St. George under April 18 / Pharamuthi 23,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Saint George endured,</w:t>
            </w:r>
          </w:p>
          <w:p w:rsidR="00B83B7C" w:rsidRPr="004764BD" w:rsidRDefault="00B83B7C" w:rsidP="00AF6D10">
            <w:pPr>
              <w:pStyle w:val="EngHang"/>
            </w:pPr>
            <w:r w:rsidRPr="004764BD">
              <w:t>For seven whole years,</w:t>
            </w:r>
          </w:p>
          <w:p w:rsidR="00B83B7C" w:rsidRPr="004764BD" w:rsidRDefault="00B83B7C" w:rsidP="00AF6D10">
            <w:pPr>
              <w:pStyle w:val="EngHang"/>
            </w:pPr>
            <w:r w:rsidRPr="004764BD">
              <w:t>Seventy impious kings</w:t>
            </w:r>
          </w:p>
          <w:p w:rsidR="00B83B7C" w:rsidRDefault="00B83B7C" w:rsidP="00AF6D10">
            <w:pPr>
              <w:pStyle w:val="EngHangEnd"/>
            </w:pPr>
            <w:r w:rsidRPr="004764BD">
              <w:t>Judging him every day.</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Ϣⲁϣϥ ⲙ̀ⲣⲟⲙⲡⲓ ⲁϥϫⲟⲕⲟⲩ ⲉ̀ⲃⲟⲗ:</w:t>
            </w:r>
          </w:p>
          <w:p w:rsidR="00B83B7C" w:rsidRDefault="00B83B7C" w:rsidP="00AF6D10">
            <w:pPr>
              <w:pStyle w:val="CopticVersemulti-line"/>
            </w:pPr>
            <w:r>
              <w:t>ⲛ̀ϫⲉ ⲫⲏⲉ̄ⲑ̄ⲩ̄ Ⲅⲉⲱⲣⲅⲓⲟⲥ:</w:t>
            </w:r>
          </w:p>
          <w:p w:rsidR="00B83B7C" w:rsidRDefault="00B83B7C" w:rsidP="00AF6D10">
            <w:pPr>
              <w:pStyle w:val="CopticVersemulti-line"/>
            </w:pPr>
            <w:r>
              <w:t>ⲉ̀ⲣⲉ ⲡⲓϣ̀ⲃⲉ ⲛ̀ⲟⲩⲣⲟ ⲛ̀ⲁ̀ⲛⲟⲙⲟⲥ:</w:t>
            </w:r>
          </w:p>
          <w:p w:rsidR="00B83B7C" w:rsidRPr="00C35319" w:rsidRDefault="00B83B7C" w:rsidP="00AF6D10">
            <w:pPr>
              <w:pStyle w:val="CopticHangingVerse"/>
            </w:pPr>
            <w:r>
              <w:t>ⲉⲩϯϩⲁⲡ ⲉ̀ⲣⲟϥ ⲙ̀ⲙⲏⲛⲓ.</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Pr="004764BD" w:rsidRDefault="00B83B7C" w:rsidP="00AF6D10">
            <w:pPr>
              <w:pStyle w:val="EngHang"/>
            </w:pPr>
            <w:r w:rsidRPr="004764BD">
              <w:t>They could not change his mind,</w:t>
            </w:r>
          </w:p>
          <w:p w:rsidR="00B83B7C" w:rsidRPr="004764BD" w:rsidRDefault="00B83B7C" w:rsidP="00AF6D10">
            <w:pPr>
              <w:pStyle w:val="EngHang"/>
            </w:pPr>
            <w:r>
              <w:t>Nor</w:t>
            </w:r>
            <w:r w:rsidRPr="004764BD">
              <w:t xml:space="preserve"> his upright faith,</w:t>
            </w:r>
          </w:p>
          <w:p w:rsidR="00B83B7C" w:rsidRPr="004764BD" w:rsidRDefault="00B83B7C" w:rsidP="00AF6D10">
            <w:pPr>
              <w:pStyle w:val="EngHang"/>
            </w:pPr>
            <w:r w:rsidRPr="004764BD">
              <w:t>Nor the great love he had</w:t>
            </w:r>
          </w:p>
          <w:p w:rsidR="00B83B7C" w:rsidRDefault="00B83B7C" w:rsidP="00AF6D10">
            <w:pPr>
              <w:pStyle w:val="EngHangEnd"/>
            </w:pPr>
            <w:r w:rsidRPr="004764BD">
              <w:t>For his King, Jesus Christ.</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Ⲙⲡⲟⲩϣ̀ⲫⲱⲛϩ ⲙ̀ⲡⲉϥⲗⲟⲅⲓⲥⲙⲟⲥ:</w:t>
            </w:r>
          </w:p>
          <w:p w:rsidR="00B83B7C" w:rsidRDefault="00B83B7C" w:rsidP="00AF6D10">
            <w:pPr>
              <w:pStyle w:val="CopticVersemulti-line"/>
            </w:pPr>
            <w:r>
              <w:t>ⲟⲩⲇⲉ ⲡⲉϥⲛⲁϩϯ ⲉⲧⲥⲟⲩⲧⲱⲛ:</w:t>
            </w:r>
          </w:p>
          <w:p w:rsidR="00B83B7C" w:rsidRDefault="00B83B7C" w:rsidP="00AF6D10">
            <w:pPr>
              <w:pStyle w:val="CopticVersemulti-line"/>
            </w:pPr>
            <w:r>
              <w:t>ⲟⲩⲇⲉ ⲧⲉϥⲛⲓϣϯ ⲛ̀ⲁ̀ⲅⲁⲡⲏ:</w:t>
            </w:r>
          </w:p>
          <w:p w:rsidR="00B83B7C" w:rsidRPr="00CF5919" w:rsidRDefault="00B83B7C" w:rsidP="00AF6D10">
            <w:pPr>
              <w:pStyle w:val="CopticHangingVerse"/>
            </w:pPr>
            <w:r>
              <w:t>ⲉ̀ϧⲟⲩⲛ ⲉ̀ⲡ̀ⲟⲩⲣⲟ Ⲡⲭ̄ⲥ̄.</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And he sang with David,</w:t>
            </w:r>
          </w:p>
          <w:p w:rsidR="00B83B7C" w:rsidRPr="004764BD" w:rsidRDefault="00B83B7C" w:rsidP="00AF6D10">
            <w:pPr>
              <w:pStyle w:val="EngHang"/>
            </w:pPr>
            <w:r w:rsidRPr="004764BD">
              <w:t>"All nations compassed me about,</w:t>
            </w:r>
          </w:p>
          <w:p w:rsidR="00B83B7C" w:rsidRPr="004764BD" w:rsidRDefault="00B83B7C" w:rsidP="00AF6D10">
            <w:pPr>
              <w:pStyle w:val="EngHang"/>
            </w:pPr>
            <w:r w:rsidRPr="004764BD">
              <w:t>But in the Name of the Lord</w:t>
            </w:r>
          </w:p>
          <w:p w:rsidR="00B83B7C" w:rsidRDefault="00B83B7C" w:rsidP="00AF6D10">
            <w:pPr>
              <w:pStyle w:val="EngHangEnd"/>
            </w:pPr>
            <w:r w:rsidRPr="004764BD">
              <w:t>Will I destroy them."</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Ⲛⲁϥⲉⲣⲯⲁⲗⲓⲛ ⲛⲉⲙ Ⲇⲁⲩⲓⲇ:</w:t>
            </w:r>
          </w:p>
          <w:p w:rsidR="00B83B7C" w:rsidRDefault="00B83B7C" w:rsidP="00AF6D10">
            <w:pPr>
              <w:pStyle w:val="CopticVersemulti-line"/>
            </w:pPr>
            <w:r>
              <w:t>ϫⲉ ⲁⲩⲕⲱϯ ⲉ̀ⲣⲟⲓ ⲛ̀ϫⲉ ⲛⲓⲉⲑⲛⲟⲥ ⲧⲏⲣⲟⲩ:</w:t>
            </w:r>
          </w:p>
          <w:p w:rsidR="00B83B7C" w:rsidRDefault="00B83B7C" w:rsidP="00AF6D10">
            <w:pPr>
              <w:pStyle w:val="CopticVersemulti-line"/>
            </w:pPr>
            <w:r>
              <w:t>ⲁⲗⲗⲁ ϧⲉⲛ ⲫ̀ⲣⲁⲛ ⲛ̀Ⲓⲏ̄ⲥ̄ Ⲡⲁⲛⲟⲩϯ:</w:t>
            </w:r>
          </w:p>
          <w:p w:rsidR="00B83B7C" w:rsidRDefault="00B83B7C" w:rsidP="00AF6D10">
            <w:pPr>
              <w:pStyle w:val="CopticHangingVerse"/>
            </w:pPr>
            <w:r>
              <w:t>ⲁⲓϭⲓ ⲙ̀ⲡⲁϭⲓ ⲙ̀ⲡ̀ϣⲓϣ ⲛⲉⲙⲱⲟⲩ.</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Great is your honour,</w:t>
            </w:r>
          </w:p>
          <w:p w:rsidR="00B83B7C" w:rsidRDefault="00B83B7C" w:rsidP="00AF6D10">
            <w:pPr>
              <w:pStyle w:val="EngHang"/>
            </w:pPr>
            <w:r>
              <w:t>O George, my lord the prince,</w:t>
            </w:r>
          </w:p>
          <w:p w:rsidR="00B83B7C" w:rsidRDefault="00B83B7C" w:rsidP="00AF6D10">
            <w:pPr>
              <w:pStyle w:val="EngHang"/>
            </w:pPr>
            <w:r>
              <w:t>For Christ rejoices in you</w:t>
            </w:r>
          </w:p>
          <w:p w:rsidR="00B83B7C" w:rsidRPr="004764BD" w:rsidRDefault="00B83B7C" w:rsidP="00AF6D10">
            <w:pPr>
              <w:pStyle w:val="EngHangEnd"/>
            </w:pPr>
            <w:r>
              <w:t>In the heavenly Jerusalem.</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Ⲟⲩⲛⲓϣϯ ⲅⲁⲣ ⲡⲉ ⲡⲉⲕⲧⲁⲓⲟ̀:</w:t>
            </w:r>
          </w:p>
          <w:p w:rsidR="00B83B7C" w:rsidRDefault="00B83B7C" w:rsidP="00AF6D10">
            <w:pPr>
              <w:pStyle w:val="CopticVersemulti-line"/>
            </w:pPr>
            <w:r>
              <w:t>ⲱ̀ ⲡⲁⲟ̄ⲥ̄ ⲡ̀ⲟⲩⲣⲟ Ⲅⲉⲱⲣⲅⲓⲟⲥ:</w:t>
            </w:r>
          </w:p>
          <w:p w:rsidR="00B83B7C" w:rsidRDefault="00B83B7C" w:rsidP="00AF6D10">
            <w:pPr>
              <w:pStyle w:val="CopticVersemulti-line"/>
            </w:pPr>
            <w:r>
              <w:t>ⲉ̀ⲣⲉ Ⲡⲭ̄ⲥ̄ ⲣⲁϣⲓ ⲛⲉⲙⲁⲕ:</w:t>
            </w:r>
          </w:p>
          <w:p w:rsidR="00B83B7C" w:rsidRDefault="00B83B7C" w:rsidP="00AF6D10">
            <w:pPr>
              <w:pStyle w:val="CopticHangingVerse"/>
            </w:pPr>
            <w:r>
              <w:t>ϧⲉⲛ Ⲓⲉⲣⲟⲩⲥⲁⲗⲏⲙ ⲛ̀ⲧⲉ ⲧ̀ⲫⲉ.</w:t>
            </w:r>
          </w:p>
        </w:tc>
      </w:tr>
      <w:tr w:rsidR="00B83B7C" w:rsidTr="000C3062">
        <w:trPr>
          <w:cantSplit/>
          <w:jc w:val="center"/>
        </w:trPr>
        <w:tc>
          <w:tcPr>
            <w:tcW w:w="288" w:type="dxa"/>
          </w:tcPr>
          <w:p w:rsidR="00B83B7C" w:rsidRDefault="00B83B7C" w:rsidP="000C3062">
            <w:pPr>
              <w:pStyle w:val="CopticCross"/>
            </w:pPr>
          </w:p>
        </w:tc>
        <w:tc>
          <w:tcPr>
            <w:tcW w:w="3960" w:type="dxa"/>
          </w:tcPr>
          <w:p w:rsidR="00B83B7C" w:rsidRPr="004764BD" w:rsidRDefault="00B83B7C" w:rsidP="00AF6D10">
            <w:pPr>
              <w:pStyle w:val="EngHang"/>
            </w:pPr>
            <w:r w:rsidRPr="004764BD">
              <w:t>Hail to you, O martyr.</w:t>
            </w:r>
          </w:p>
          <w:p w:rsidR="00B83B7C" w:rsidRPr="004764BD" w:rsidRDefault="00B83B7C" w:rsidP="00AF6D10">
            <w:pPr>
              <w:pStyle w:val="EngHang"/>
            </w:pPr>
            <w:r w:rsidRPr="004764BD">
              <w:t>Hail to the courageous hero.</w:t>
            </w:r>
          </w:p>
          <w:p w:rsidR="00B83B7C" w:rsidRPr="004764BD" w:rsidRDefault="00B83B7C" w:rsidP="00AF6D10">
            <w:pPr>
              <w:pStyle w:val="EngHang"/>
            </w:pPr>
            <w:r w:rsidRPr="004764BD">
              <w:t xml:space="preserve">Hail to the </w:t>
            </w:r>
            <w:r>
              <w:t>struggle-bearer</w:t>
            </w:r>
            <w:r w:rsidRPr="004764BD">
              <w:t>,</w:t>
            </w:r>
          </w:p>
          <w:p w:rsidR="00B83B7C" w:rsidRDefault="00B83B7C" w:rsidP="00AF6D10">
            <w:pPr>
              <w:pStyle w:val="EngHangEnd"/>
            </w:pPr>
            <w:r w:rsidRPr="004764BD">
              <w:t>My lord the prince, George.</w:t>
            </w:r>
          </w:p>
        </w:tc>
        <w:tc>
          <w:tcPr>
            <w:tcW w:w="288" w:type="dxa"/>
          </w:tcPr>
          <w:p w:rsidR="00B83B7C" w:rsidRDefault="00B83B7C" w:rsidP="000C3062"/>
        </w:tc>
        <w:tc>
          <w:tcPr>
            <w:tcW w:w="288" w:type="dxa"/>
          </w:tcPr>
          <w:p w:rsidR="00B83B7C" w:rsidRDefault="00B83B7C" w:rsidP="000C3062">
            <w:pPr>
              <w:pStyle w:val="CopticCross"/>
            </w:pPr>
          </w:p>
        </w:tc>
        <w:tc>
          <w:tcPr>
            <w:tcW w:w="3960" w:type="dxa"/>
          </w:tcPr>
          <w:p w:rsidR="00B83B7C" w:rsidRDefault="00B83B7C" w:rsidP="00AF6D10">
            <w:pPr>
              <w:pStyle w:val="CopticVersemulti-line"/>
            </w:pPr>
            <w:r>
              <w:t>Ⲭⲉⲣⲉ ⲛⲁⲕ ⲱ̀ ⲡⲓⲙⲁⲣⲧⲩⲣⲟⲥ:</w:t>
            </w:r>
          </w:p>
          <w:p w:rsidR="00B83B7C" w:rsidRDefault="00B83B7C" w:rsidP="00AF6D10">
            <w:pPr>
              <w:pStyle w:val="CopticVersemulti-line"/>
            </w:pPr>
            <w:r>
              <w:t>ⲭⲉⲣⲉ ⲡⲓϣⲱⲓⲕ ⲛ̀ⲅⲉⲛⲛⲉⲟⲥ:</w:t>
            </w:r>
          </w:p>
          <w:p w:rsidR="00B83B7C" w:rsidRDefault="00B83B7C" w:rsidP="00AF6D10">
            <w:pPr>
              <w:pStyle w:val="CopticVersemulti-line"/>
            </w:pPr>
            <w:r>
              <w:t>ⲭⲉⲣⲉ ⲡⲓⲁⲑⲗⲟⲫⲟⲣⲟⲥ:</w:t>
            </w:r>
          </w:p>
          <w:p w:rsidR="00B83B7C" w:rsidRDefault="00B83B7C" w:rsidP="00AF6D10">
            <w:pPr>
              <w:pStyle w:val="CopticHangingVerse"/>
            </w:pPr>
            <w:r>
              <w:t>ⲡⲁⲟ̄ⲥ̄ ⲡ̀ⲟⲩⲣⲟ Ⲅⲉⲱⲣⲅⲓⲟⲥ.</w:t>
            </w:r>
          </w:p>
        </w:tc>
      </w:tr>
      <w:tr w:rsidR="00B83B7C" w:rsidTr="000C3062">
        <w:trPr>
          <w:cantSplit/>
          <w:jc w:val="center"/>
        </w:trPr>
        <w:tc>
          <w:tcPr>
            <w:tcW w:w="288" w:type="dxa"/>
          </w:tcPr>
          <w:p w:rsidR="00B83B7C" w:rsidRDefault="00B83B7C" w:rsidP="000C3062">
            <w:pPr>
              <w:pStyle w:val="CopticCross"/>
            </w:pPr>
            <w:r w:rsidRPr="00FB5ACB">
              <w:t>¿</w:t>
            </w:r>
          </w:p>
        </w:tc>
        <w:tc>
          <w:tcPr>
            <w:tcW w:w="3960" w:type="dxa"/>
          </w:tcPr>
          <w:p w:rsidR="00B83B7C" w:rsidRDefault="00B83B7C" w:rsidP="00AF6D10">
            <w:pPr>
              <w:pStyle w:val="EngHang"/>
            </w:pPr>
            <w:r>
              <w:t>Pray to the Lord on our behalf,</w:t>
            </w:r>
          </w:p>
          <w:p w:rsidR="00B83B7C" w:rsidRDefault="00B83B7C" w:rsidP="00AF6D10">
            <w:pPr>
              <w:pStyle w:val="EngHang"/>
            </w:pPr>
            <w:r>
              <w:t>O struggle-bearer, the martyr,</w:t>
            </w:r>
          </w:p>
          <w:p w:rsidR="00B83B7C" w:rsidRDefault="00B83B7C" w:rsidP="00AF6D10">
            <w:pPr>
              <w:pStyle w:val="EngHang"/>
            </w:pPr>
            <w:r>
              <w:t>My lord the prince, George,</w:t>
            </w:r>
          </w:p>
          <w:p w:rsidR="00B83B7C" w:rsidRDefault="00B83B7C" w:rsidP="00AF6D10">
            <w:pPr>
              <w:pStyle w:val="EngHangEnd"/>
            </w:pPr>
            <w:r>
              <w:t>That He may forgive us our sins.</w:t>
            </w:r>
          </w:p>
        </w:tc>
        <w:tc>
          <w:tcPr>
            <w:tcW w:w="288" w:type="dxa"/>
          </w:tcPr>
          <w:p w:rsidR="00B83B7C" w:rsidRDefault="00B83B7C" w:rsidP="000C3062"/>
        </w:tc>
        <w:tc>
          <w:tcPr>
            <w:tcW w:w="288" w:type="dxa"/>
          </w:tcPr>
          <w:p w:rsidR="00B83B7C" w:rsidRDefault="00B83B7C" w:rsidP="000C3062">
            <w:pPr>
              <w:pStyle w:val="CopticCross"/>
            </w:pPr>
            <w:r w:rsidRPr="00FB5ACB">
              <w:t>¿</w:t>
            </w:r>
          </w:p>
        </w:tc>
        <w:tc>
          <w:tcPr>
            <w:tcW w:w="3960" w:type="dxa"/>
          </w:tcPr>
          <w:p w:rsidR="00B83B7C" w:rsidRDefault="00B83B7C" w:rsidP="00AF6D10">
            <w:pPr>
              <w:pStyle w:val="CopticVersemulti-line"/>
            </w:pPr>
            <w:r>
              <w:t>Ⲧⲱⲃϩ ⲙ̀Ⲡⲟ̄ⲥ̄ ⲉ̀ϩ̀ⲣⲏⲓ ⲉ̀ϫⲱⲛ:</w:t>
            </w:r>
          </w:p>
          <w:p w:rsidR="00B83B7C" w:rsidRDefault="00B83B7C" w:rsidP="00AF6D10">
            <w:pPr>
              <w:pStyle w:val="CopticVersemulti-line"/>
            </w:pPr>
            <w:r>
              <w:t>ⲱ̀ ⲡⲓⲁⲑⲗⲟⲫⲟⲣⲟⲥ ⲙ̀ⲙⲁⲣⲧⲩⲣⲟⲥ:</w:t>
            </w:r>
          </w:p>
          <w:p w:rsidR="00B83B7C" w:rsidRDefault="00B83B7C" w:rsidP="00AF6D10">
            <w:pPr>
              <w:pStyle w:val="CopticVersemulti-line"/>
            </w:pPr>
            <w:r>
              <w:t>Ⲡⲁⲟ̄ⲥ̄ ⲡ̀ⲟⲩⲣⲟ Ⲅⲉⲱⲣⲅⲓⲟⲥ:</w:t>
            </w:r>
          </w:p>
          <w:p w:rsidR="00B83B7C" w:rsidRDefault="00B83B7C" w:rsidP="00AF6D10">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8" w:name="_Toc428340985"/>
      <w:r>
        <w:lastRenderedPageBreak/>
        <w:t>September</w:t>
      </w:r>
      <w:bookmarkEnd w:id="913"/>
      <w:bookmarkEnd w:id="914"/>
      <w:bookmarkEnd w:id="915"/>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8"/>
    </w:p>
    <w:p w:rsidR="00495F1A" w:rsidRDefault="0092592B" w:rsidP="00495F1A">
      <w:pPr>
        <w:pStyle w:val="Heading3"/>
      </w:pPr>
      <w:bookmarkStart w:id="929" w:name="_Toc410196198"/>
      <w:bookmarkStart w:id="930" w:name="_Toc410196440"/>
      <w:bookmarkStart w:id="931" w:name="_Toc410196942"/>
      <w:r>
        <w:t xml:space="preserve">August 29 (30) / Tho-out 1: </w:t>
      </w:r>
      <w:r w:rsidR="00495F1A">
        <w:t>Ecclesiastical New Year: Nairouz</w:t>
      </w:r>
      <w:bookmarkEnd w:id="929"/>
      <w:bookmarkEnd w:id="930"/>
      <w:bookmarkEnd w:id="931"/>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32"/>
            <w:r>
              <w:t xml:space="preserve">wiles </w:t>
            </w:r>
            <w:commentRangeEnd w:id="932"/>
            <w:r>
              <w:rPr>
                <w:rStyle w:val="CommentReference"/>
                <w:rFonts w:ascii="Times New Roman" w:eastAsiaTheme="minorHAnsi" w:hAnsi="Times New Roman" w:cstheme="minorBidi"/>
                <w:color w:val="auto"/>
              </w:rPr>
              <w:commentReference w:id="932"/>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33"/>
            <w:r>
              <w:t xml:space="preserve">Ϯⲛⲁⲟⲩⲱϣⲧ </w:t>
            </w:r>
            <w:commentRangeEnd w:id="933"/>
            <w:r>
              <w:rPr>
                <w:rStyle w:val="CommentReference"/>
                <w:rFonts w:ascii="Times New Roman" w:hAnsi="Times New Roman"/>
              </w:rPr>
              <w:commentReference w:id="933"/>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4"/>
            <w:r>
              <w:t>reign</w:t>
            </w:r>
            <w:commentRangeEnd w:id="934"/>
            <w:r>
              <w:rPr>
                <w:rStyle w:val="CommentReference"/>
              </w:rPr>
              <w:commentReference w:id="934"/>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5"/>
            <w:r>
              <w:t xml:space="preserve">be </w:t>
            </w:r>
            <w:commentRangeEnd w:id="935"/>
            <w:r>
              <w:rPr>
                <w:rStyle w:val="CommentReference"/>
              </w:rPr>
              <w:commentReference w:id="935"/>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6"/>
            <w:r>
              <w:t xml:space="preserve">Ⲁⲙⲱⲛⲓ </w:t>
            </w:r>
            <w:commentRangeEnd w:id="936"/>
            <w:r>
              <w:rPr>
                <w:rStyle w:val="CommentReference"/>
                <w:rFonts w:ascii="Times New Roman" w:hAnsi="Times New Roman"/>
              </w:rPr>
              <w:commentReference w:id="936"/>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7"/>
            <w:r>
              <w:t xml:space="preserve">the </w:t>
            </w:r>
            <w:commentRangeEnd w:id="937"/>
            <w:r>
              <w:rPr>
                <w:rStyle w:val="CommentReference"/>
              </w:rPr>
              <w:commentReference w:id="937"/>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8"/>
            <w:r>
              <w:t xml:space="preserve">entreat </w:t>
            </w:r>
            <w:commentRangeEnd w:id="938"/>
            <w:r>
              <w:rPr>
                <w:rStyle w:val="CommentReference"/>
              </w:rPr>
              <w:commentReference w:id="938"/>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646349" w:rsidRDefault="00646349" w:rsidP="0092592B">
      <w:pPr>
        <w:pStyle w:val="Heading3"/>
      </w:pPr>
      <w:r>
        <w:t xml:space="preserve">August 29 (30) / Tho-out 1: </w:t>
      </w:r>
      <w:r w:rsidRPr="00646349">
        <w:t xml:space="preserve">Also </w:t>
      </w:r>
      <w:r>
        <w:t>the Martyrdom of St. Bartholomew the Apostle</w:t>
      </w:r>
    </w:p>
    <w:p w:rsidR="00646349" w:rsidRPr="00646349" w:rsidRDefault="00646349" w:rsidP="00646349">
      <w:pPr>
        <w:pStyle w:val="Rubric"/>
      </w:pPr>
      <w:r>
        <w:t>See the Doxologies for the Apostles, or for Any Apostle, on page ##.</w:t>
      </w:r>
    </w:p>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9" w:name="_Toc410196199"/>
      <w:bookmarkStart w:id="940" w:name="_Toc410196441"/>
      <w:bookmarkStart w:id="941" w:name="_Toc410196943"/>
      <w:r>
        <w:t xml:space="preserve">September 14 (15) / Tho-out 17: </w:t>
      </w:r>
      <w:r w:rsidR="00495F1A">
        <w:t>The Dedication of the Church of the Holy Cross</w:t>
      </w:r>
      <w:bookmarkEnd w:id="939"/>
      <w:bookmarkEnd w:id="940"/>
      <w:bookmarkEnd w:id="941"/>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lastRenderedPageBreak/>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42"/>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42"/>
            <w:r>
              <w:rPr>
                <w:rStyle w:val="CommentReference"/>
              </w:rPr>
              <w:commentReference w:id="942"/>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lastRenderedPageBreak/>
        <w:t>September 21 (22) / Tho-out 24: Martyrdom of St. Quandratus, One of the Seventy Two</w:t>
      </w:r>
    </w:p>
    <w:p w:rsidR="00160DE3" w:rsidRDefault="00160DE3" w:rsidP="00160DE3">
      <w:r>
        <w:t>See the Doxologies for the Apostles, or for Any Apostle, on page ##.</w:t>
      </w:r>
    </w:p>
    <w:p w:rsidR="00D54A29" w:rsidRDefault="00D54A29" w:rsidP="00D54A29">
      <w:pPr>
        <w:pStyle w:val="Heading3"/>
      </w:pPr>
      <w:r>
        <w:t>September 22 (23) / Tho-out 24: St. Maurice and the Theban Legion</w:t>
      </w:r>
    </w:p>
    <w:p w:rsidR="00D54A29" w:rsidRDefault="00D54A29" w:rsidP="00D54A29">
      <w:pPr>
        <w:pStyle w:val="Heading4"/>
      </w:pPr>
      <w:r>
        <w:t>The Doxology of St. Maurice and the Theban Legion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 holy and valiant martyrs</w:t>
            </w:r>
          </w:p>
          <w:p w:rsidR="00D54A29" w:rsidRPr="004764BD" w:rsidRDefault="00D54A29" w:rsidP="00D54A29">
            <w:pPr>
              <w:pStyle w:val="EngHang"/>
            </w:pPr>
            <w:r w:rsidRPr="004764BD">
              <w:t>Of the Theban Legion,</w:t>
            </w:r>
          </w:p>
          <w:p w:rsidR="00D54A29" w:rsidRPr="004764BD" w:rsidRDefault="00D54A29" w:rsidP="00D54A29">
            <w:pPr>
              <w:pStyle w:val="EngHang"/>
            </w:pPr>
            <w:r w:rsidRPr="004764BD">
              <w:t>Who gave their lives for the Faith</w:t>
            </w:r>
          </w:p>
          <w:p w:rsidR="00D54A29" w:rsidRDefault="00D54A29" w:rsidP="00D54A29">
            <w:pPr>
              <w:pStyle w:val="EngHangEnd"/>
            </w:pPr>
            <w:r w:rsidRPr="004764BD">
              <w:t>And converted the pagans.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Egypt was their homeland</w:t>
            </w:r>
          </w:p>
          <w:p w:rsidR="00D54A29" w:rsidRPr="004764BD" w:rsidRDefault="00D54A29" w:rsidP="00D54A29">
            <w:pPr>
              <w:pStyle w:val="EngHang"/>
            </w:pPr>
            <w:r w:rsidRPr="004764BD">
              <w:t>But Europe became their burial ground.</w:t>
            </w:r>
          </w:p>
          <w:p w:rsidR="00D54A29" w:rsidRPr="004764BD" w:rsidRDefault="00D54A29" w:rsidP="00D54A29">
            <w:pPr>
              <w:pStyle w:val="EngHang"/>
            </w:pPr>
            <w:r w:rsidRPr="004764BD">
              <w:t>Six th</w:t>
            </w:r>
            <w:r>
              <w:t>ousand and six hundred soldiers,</w:t>
            </w:r>
          </w:p>
          <w:p w:rsidR="00D54A29" w:rsidRDefault="00D54A29" w:rsidP="00D54A29">
            <w:pPr>
              <w:pStyle w:val="EngHangEnd"/>
            </w:pPr>
            <w:r w:rsidRPr="004764BD">
              <w:t>The best in the Roman army.</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They fought with courage and honour,</w:t>
            </w:r>
          </w:p>
          <w:p w:rsidR="00D54A29" w:rsidRPr="004764BD" w:rsidRDefault="00D54A29" w:rsidP="00D54A29">
            <w:pPr>
              <w:pStyle w:val="EngHang"/>
            </w:pPr>
            <w:r w:rsidRPr="004764BD">
              <w:t>Defeating the impious foes,</w:t>
            </w:r>
          </w:p>
          <w:p w:rsidR="00D54A29" w:rsidRPr="004764BD" w:rsidRDefault="00D54A29" w:rsidP="00D54A29">
            <w:pPr>
              <w:pStyle w:val="EngHang"/>
            </w:pPr>
            <w:r w:rsidRPr="004764BD">
              <w:t>But idols they would not worship,</w:t>
            </w:r>
          </w:p>
          <w:p w:rsidR="00D54A29" w:rsidRDefault="00D54A29" w:rsidP="00D54A29">
            <w:pPr>
              <w:pStyle w:val="EngHangEnd"/>
            </w:pPr>
            <w:r w:rsidRPr="004764BD">
              <w:t>Even under threat of death.</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t>¿</w:t>
            </w:r>
          </w:p>
        </w:tc>
        <w:tc>
          <w:tcPr>
            <w:tcW w:w="3960" w:type="dxa"/>
          </w:tcPr>
          <w:p w:rsidR="00D54A29" w:rsidRPr="004764BD" w:rsidRDefault="00D54A29" w:rsidP="00D54A29">
            <w:pPr>
              <w:pStyle w:val="EngHang"/>
            </w:pPr>
            <w:r w:rsidRPr="004764BD">
              <w:t>They threw their arms to the ground</w:t>
            </w:r>
          </w:p>
          <w:p w:rsidR="00D54A29" w:rsidRPr="004764BD" w:rsidRDefault="00D54A29" w:rsidP="00D54A29">
            <w:pPr>
              <w:pStyle w:val="EngHang"/>
            </w:pPr>
            <w:r w:rsidRPr="004764BD">
              <w:t>And gave their necks unto the sword,</w:t>
            </w:r>
          </w:p>
          <w:p w:rsidR="00D54A29" w:rsidRPr="004764BD" w:rsidRDefault="00D54A29" w:rsidP="00D54A29">
            <w:pPr>
              <w:pStyle w:val="EngHang"/>
            </w:pPr>
            <w:r w:rsidRPr="004764BD">
              <w:t>Preferring death as Christians</w:t>
            </w:r>
          </w:p>
          <w:p w:rsidR="00D54A29" w:rsidRDefault="00D54A29" w:rsidP="00D54A29">
            <w:pPr>
              <w:pStyle w:val="EngHangEnd"/>
            </w:pPr>
            <w:r w:rsidRPr="004764BD">
              <w:t>To life in shame as infidels.</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Their testimony to their Lord</w:t>
            </w:r>
          </w:p>
          <w:p w:rsidR="00D54A29" w:rsidRPr="004764BD" w:rsidRDefault="00D54A29" w:rsidP="00D54A29">
            <w:pPr>
              <w:pStyle w:val="EngHang"/>
            </w:pPr>
            <w:r w:rsidRPr="004764BD">
              <w:t>Was greeted by many miracles,</w:t>
            </w:r>
          </w:p>
          <w:p w:rsidR="00D54A29" w:rsidRPr="004764BD" w:rsidRDefault="00D54A29" w:rsidP="00D54A29">
            <w:pPr>
              <w:pStyle w:val="EngHang"/>
            </w:pPr>
            <w:r w:rsidRPr="004764BD">
              <w:t>And thousands of those who stood by</w:t>
            </w:r>
          </w:p>
          <w:p w:rsidR="00D54A29" w:rsidRDefault="00D54A29" w:rsidP="00D54A29">
            <w:pPr>
              <w:pStyle w:val="EngHangEnd"/>
            </w:pPr>
            <w:r w:rsidRPr="004764BD">
              <w:t>Believed on the Name of Jesus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r w:rsidRPr="00FB5ACB">
              <w:lastRenderedPageBreak/>
              <w:t>¿</w:t>
            </w:r>
          </w:p>
        </w:tc>
        <w:tc>
          <w:tcPr>
            <w:tcW w:w="3960" w:type="dxa"/>
          </w:tcPr>
          <w:p w:rsidR="00D54A29" w:rsidRPr="004764BD" w:rsidRDefault="00D54A29" w:rsidP="00D54A29">
            <w:pPr>
              <w:pStyle w:val="EngHang"/>
            </w:pPr>
            <w:r w:rsidRPr="004764BD">
              <w:t>Blessed are you, Saints Maurice,</w:t>
            </w:r>
          </w:p>
          <w:p w:rsidR="00D54A29" w:rsidRPr="004764BD" w:rsidRDefault="00D54A29" w:rsidP="00D54A29">
            <w:pPr>
              <w:pStyle w:val="EngHang"/>
            </w:pPr>
            <w:r w:rsidRPr="004764BD">
              <w:t>Exuperius and Candid;</w:t>
            </w:r>
          </w:p>
          <w:p w:rsidR="00D54A29" w:rsidRPr="004764BD" w:rsidRDefault="00D54A29" w:rsidP="00D54A29">
            <w:pPr>
              <w:pStyle w:val="EngHang"/>
            </w:pPr>
            <w:r w:rsidRPr="004764BD">
              <w:t>Victor, Ursus and Alexander,</w:t>
            </w:r>
          </w:p>
          <w:p w:rsidR="00D54A29" w:rsidRDefault="00D54A29" w:rsidP="00D54A29">
            <w:pPr>
              <w:pStyle w:val="EngHangEnd"/>
            </w:pPr>
            <w:r w:rsidRPr="004764BD">
              <w:t>The beloved of Christ.</w:t>
            </w:r>
          </w:p>
        </w:tc>
        <w:tc>
          <w:tcPr>
            <w:tcW w:w="288" w:type="dxa"/>
          </w:tcPr>
          <w:p w:rsidR="00D54A29" w:rsidRDefault="00D54A29" w:rsidP="000C3062"/>
        </w:tc>
      </w:tr>
      <w:tr w:rsidR="00D54A29" w:rsidTr="000C3062">
        <w:trPr>
          <w:cantSplit/>
          <w:jc w:val="center"/>
        </w:trPr>
        <w:tc>
          <w:tcPr>
            <w:tcW w:w="288" w:type="dxa"/>
          </w:tcPr>
          <w:p w:rsidR="00D54A29" w:rsidRDefault="00D54A29" w:rsidP="000C3062">
            <w:pPr>
              <w:pStyle w:val="CopticCross"/>
            </w:pPr>
          </w:p>
        </w:tc>
        <w:tc>
          <w:tcPr>
            <w:tcW w:w="3960" w:type="dxa"/>
          </w:tcPr>
          <w:p w:rsidR="00D54A29" w:rsidRPr="004764BD" w:rsidRDefault="00D54A29" w:rsidP="00D54A29">
            <w:pPr>
              <w:pStyle w:val="EngHang"/>
            </w:pPr>
            <w:r w:rsidRPr="004764BD">
              <w:t>Pray to the Lord on our behalf,</w:t>
            </w:r>
          </w:p>
          <w:p w:rsidR="00D54A29" w:rsidRPr="004764BD" w:rsidRDefault="00D54A29" w:rsidP="00D54A29">
            <w:pPr>
              <w:pStyle w:val="EngHang"/>
            </w:pPr>
            <w:r w:rsidRPr="004764BD">
              <w:t>O victorious martyrs,</w:t>
            </w:r>
          </w:p>
          <w:p w:rsidR="00D54A29" w:rsidRPr="004764BD" w:rsidRDefault="00D54A29" w:rsidP="00D54A29">
            <w:pPr>
              <w:pStyle w:val="EngHang"/>
            </w:pPr>
            <w:r w:rsidRPr="004764BD">
              <w:t>Saint Maurice and his companions,</w:t>
            </w:r>
          </w:p>
          <w:p w:rsidR="00D54A29" w:rsidRDefault="00D54A29" w:rsidP="00D54A29">
            <w:pPr>
              <w:pStyle w:val="EngHangEnd"/>
            </w:pPr>
            <w:r w:rsidRPr="004764BD">
              <w:t>That He may forgive us our sins.</w:t>
            </w:r>
          </w:p>
        </w:tc>
        <w:tc>
          <w:tcPr>
            <w:tcW w:w="288" w:type="dxa"/>
          </w:tcPr>
          <w:p w:rsidR="00D54A29" w:rsidRDefault="00D54A29" w:rsidP="000C3062"/>
        </w:tc>
      </w:tr>
    </w:tbl>
    <w:p w:rsidR="00D54A29" w:rsidRDefault="00D54A29" w:rsidP="00D54A29">
      <w:pPr>
        <w:pStyle w:val="Heading4"/>
      </w:pPr>
      <w:r>
        <w:t>Another Doxology of St. Maurice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The strong Martyr, Maurice,</w:t>
            </w:r>
          </w:p>
          <w:p w:rsidR="000C3062" w:rsidRDefault="000C3062" w:rsidP="000C3062">
            <w:pPr>
              <w:pStyle w:val="EngHang"/>
            </w:pPr>
            <w:r>
              <w:t>The captain of</w:t>
            </w:r>
          </w:p>
          <w:p w:rsidR="000C3062" w:rsidRDefault="000C3062" w:rsidP="000C3062">
            <w:pPr>
              <w:pStyle w:val="EngHang"/>
            </w:pPr>
            <w:r>
              <w:t>The Theban legion,</w:t>
            </w:r>
          </w:p>
          <w:p w:rsidR="000C3062" w:rsidRDefault="000C3062" w:rsidP="000C3062">
            <w:pPr>
              <w:pStyle w:val="EngHangEnd"/>
            </w:pPr>
            <w:r>
              <w:t>Was truly brave in war.</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Ⲙⲟⲩⲣⲏⲥ ⲡⲓϫⲱⲣⲓ ⲙ̀ⲙⲁⲣⲧⲩⲣⲟⲥ:</w:t>
            </w:r>
          </w:p>
          <w:p w:rsidR="000C3062" w:rsidRDefault="000C3062" w:rsidP="000C3062">
            <w:pPr>
              <w:pStyle w:val="CopticVersemulti-line"/>
            </w:pPr>
            <w:r>
              <w:t>ⲡⲓϣⲱⲓϫ ⲙ̀ⲙⲏⲓ ϧⲉⲛ ⲛⲓⲃⲱⲧⲥ:</w:t>
            </w:r>
          </w:p>
          <w:p w:rsidR="000C3062" w:rsidRDefault="000C3062" w:rsidP="000C3062">
            <w:pPr>
              <w:pStyle w:val="CopticVersemulti-line"/>
            </w:pPr>
            <w:r>
              <w:t>ⲡⲓⲁⲛⲁϫⲱϫ ⲛ̀ⲛⲓⲙⲁⲧⲟⲓ:</w:t>
            </w:r>
          </w:p>
          <w:p w:rsidR="000C3062" w:rsidRPr="00C35319" w:rsidRDefault="000C3062" w:rsidP="000C3062">
            <w:pPr>
              <w:pStyle w:val="CopticHangingVerse"/>
            </w:pPr>
            <w:r>
              <w:t>ⲛ̀ⲧⲉ ϯⲡⲁⲣⲁⲃⲟⲗⲏ ⲛ̀ⲣⲉⲙⲛ̀ⲧⲓⲃⲁ.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Your name is full of pride,</w:t>
            </w:r>
          </w:p>
          <w:p w:rsidR="000C3062" w:rsidRDefault="000C3062" w:rsidP="000C3062">
            <w:pPr>
              <w:pStyle w:val="EngHang"/>
            </w:pPr>
            <w:r>
              <w:t>O our holy Maurice.</w:t>
            </w:r>
          </w:p>
          <w:p w:rsidR="000C3062" w:rsidRDefault="000C3062" w:rsidP="000C3062">
            <w:pPr>
              <w:pStyle w:val="EngHang"/>
            </w:pPr>
            <w:r>
              <w:t>King Maximian was delighted</w:t>
            </w:r>
          </w:p>
          <w:p w:rsidR="000C3062" w:rsidRDefault="000C3062" w:rsidP="000C3062">
            <w:pPr>
              <w:pStyle w:val="EngHangEnd"/>
            </w:pPr>
            <w:r>
              <w:t>By your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Ⲟⲩⲣⲁⲛ ⲛ̀ϣⲟⲩϣⲟⲩ ⲡⲉ ⲡⲉⲕⲣⲁⲛ:</w:t>
            </w:r>
          </w:p>
          <w:p w:rsidR="000C3062" w:rsidRDefault="000C3062" w:rsidP="000C3062">
            <w:pPr>
              <w:pStyle w:val="CopticVersemulti-line"/>
            </w:pPr>
            <w:r>
              <w:t>ⲱ̀ ⲫⲏⲉⲑⲟⲩⲁⲃ Ⲙⲟⲩⲣⲏⲥ ⲛ̀ⲧⲁⲛ:</w:t>
            </w:r>
          </w:p>
          <w:p w:rsidR="000C3062" w:rsidRDefault="000C3062" w:rsidP="000C3062">
            <w:pPr>
              <w:pStyle w:val="CopticVersemulti-line"/>
            </w:pPr>
            <w:r>
              <w:t>Ⲙⲁⲝⲓⲙⲓⲁⲛⲟⲥ ⲡⲓⲟⲩⲣⲟ:</w:t>
            </w:r>
          </w:p>
          <w:p w:rsidR="000C3062" w:rsidRPr="00CF5919" w:rsidRDefault="000C3062" w:rsidP="000C3062">
            <w:pPr>
              <w:pStyle w:val="CopticHangingVerse"/>
            </w:pPr>
            <w:r>
              <w:t>ⲁϥⲣⲁϣⲓ ϫⲉ ⲉ̀ⲧⲁⲕϭⲣⲟ.</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You are glorified</w:t>
            </w:r>
          </w:p>
          <w:p w:rsidR="000C3062" w:rsidRDefault="000C3062" w:rsidP="000C3062">
            <w:pPr>
              <w:pStyle w:val="EngHang"/>
            </w:pPr>
            <w:r>
              <w:t>At all times,</w:t>
            </w:r>
          </w:p>
          <w:p w:rsidR="000C3062" w:rsidRDefault="000C3062" w:rsidP="000C3062">
            <w:pPr>
              <w:pStyle w:val="EngHang"/>
            </w:pPr>
            <w:r>
              <w:t>For you opposed the evil king,</w:t>
            </w:r>
          </w:p>
          <w:p w:rsidR="000C3062" w:rsidRDefault="000C3062" w:rsidP="000C3062">
            <w:pPr>
              <w:pStyle w:val="EngHangEnd"/>
            </w:pPr>
            <w:r>
              <w:t>And bore witness of the God of glory.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Ⲩⲙⲛⲟⲗⲟⲅⲓⲁ ⲛⲓⲃⲉⲛ:</w:t>
            </w:r>
          </w:p>
          <w:p w:rsidR="000C3062" w:rsidRDefault="000C3062" w:rsidP="000C3062">
            <w:pPr>
              <w:pStyle w:val="CopticVersemulti-line"/>
            </w:pPr>
            <w:r>
              <w:t>ⲥⲉⲧⲱⲙⲓ ⲉ̀ⲣⲟⲕ ⲛ̀ⲥⲏⲟⲩ ⲛⲓⲃⲉⲛ:</w:t>
            </w:r>
          </w:p>
          <w:p w:rsidR="000C3062" w:rsidRDefault="000C3062" w:rsidP="000C3062">
            <w:pPr>
              <w:pStyle w:val="CopticVersemulti-line"/>
            </w:pPr>
            <w:r>
              <w:t>ϫⲉ ⲁⲕϩⲓⲡ̀ϩⲟ ⲙ̀ⲡ̀ⲟⲩⲣⲟ ⲉⲧϩⲟⲟⲩ:</w:t>
            </w:r>
          </w:p>
          <w:p w:rsidR="000C3062" w:rsidRDefault="000C3062" w:rsidP="000C3062">
            <w:pPr>
              <w:pStyle w:val="CopticHangingVerse"/>
            </w:pPr>
            <w:r>
              <w:t>ⲟⲩⲟϩ ⲁⲕⲉⲣⲙⲉⲑⲣⲉ ϧⲁ ⲫ̀ⲛⲟⲩϯ.</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Rejoice, Maurice, and delight,</w:t>
            </w:r>
          </w:p>
          <w:p w:rsidR="000C3062" w:rsidRDefault="000C3062" w:rsidP="000C3062">
            <w:pPr>
              <w:pStyle w:val="EngHang"/>
            </w:pPr>
            <w:r>
              <w:t>O beloved of Emmanuel,</w:t>
            </w:r>
          </w:p>
          <w:p w:rsidR="000C3062" w:rsidRDefault="000C3062" w:rsidP="000C3062">
            <w:pPr>
              <w:pStyle w:val="EngHang"/>
            </w:pPr>
            <w:r>
              <w:t>For you have received great grace,</w:t>
            </w:r>
          </w:p>
          <w:p w:rsidR="000C3062" w:rsidRDefault="000C3062" w:rsidP="000C3062">
            <w:pPr>
              <w:pStyle w:val="EngHangEnd"/>
            </w:pPr>
            <w:r>
              <w:t>O our holy and honest father.</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Ⲣⲁϣⲓ Ⲙⲟⲩⲣⲏⲥ ⲟⲩⲟϩ ⲑⲉⲗⲏⲗ:</w:t>
            </w:r>
          </w:p>
          <w:p w:rsidR="000C3062" w:rsidRDefault="000C3062" w:rsidP="000C3062">
            <w:pPr>
              <w:pStyle w:val="CopticVersemulti-line"/>
            </w:pPr>
            <w:r>
              <w:t>ⲱ̀ ⲡⲓⲙⲉⲛⲣⲓⲧ ⲛ̀Ⲉⲙⲙⲁⲛⲟⲩⲏⲗ:</w:t>
            </w:r>
          </w:p>
          <w:p w:rsidR="000C3062" w:rsidRDefault="000C3062" w:rsidP="000C3062">
            <w:pPr>
              <w:pStyle w:val="CopticVersemulti-line"/>
            </w:pPr>
            <w:r>
              <w:t>ϫⲉ ⲁⲕϣⲁϣⲛⲓ ⲛ̀ⲟⲩⲛⲓϣϯ ⲛ̀ϩ̀ⲙⲟⲧ:</w:t>
            </w:r>
          </w:p>
          <w:p w:rsidR="000C3062" w:rsidRDefault="000C3062" w:rsidP="000C3062">
            <w:pPr>
              <w:pStyle w:val="CopticHangingVerse"/>
            </w:pPr>
            <w:r>
              <w:t>ⲱ̀ ⲡⲉⲛⲓⲱⲧ ⲉⲑⲟⲩⲁⲃ ⲉⲧⲉⲛϩⲟⲧ.</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Behold, your soldiers</w:t>
            </w:r>
          </w:p>
          <w:p w:rsidR="000C3062" w:rsidRDefault="000C3062" w:rsidP="000C3062">
            <w:pPr>
              <w:pStyle w:val="EngHang"/>
            </w:pPr>
            <w:r>
              <w:t>Also suffered with you,</w:t>
            </w:r>
          </w:p>
          <w:p w:rsidR="000C3062" w:rsidRDefault="000C3062" w:rsidP="000C3062">
            <w:pPr>
              <w:pStyle w:val="EngHang"/>
            </w:pPr>
            <w:r>
              <w:t>And received unfading crowns</w:t>
            </w:r>
          </w:p>
          <w:p w:rsidR="000C3062" w:rsidRPr="004764BD" w:rsidRDefault="000C3062" w:rsidP="000C3062">
            <w:pPr>
              <w:pStyle w:val="EngHangEnd"/>
            </w:pPr>
            <w:r>
              <w:t>In the year two hundred ninety.</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Ⲏⲡⲡⲉ ⲓⲥ ⲛⲓⲕⲉⲙⲁⲧⲟⲓ:</w:t>
            </w:r>
          </w:p>
          <w:p w:rsidR="000C3062" w:rsidRDefault="000C3062" w:rsidP="000C3062">
            <w:pPr>
              <w:pStyle w:val="CopticVersemulti-line"/>
            </w:pPr>
            <w:r>
              <w:t>ⲛⲏⲉⲧⲁⲩϭⲓⲙ̀ⲕⲁϩ ⲛⲉⲙⲁⲕ:</w:t>
            </w:r>
          </w:p>
          <w:p w:rsidR="000C3062" w:rsidRDefault="000C3062" w:rsidP="000C3062">
            <w:pPr>
              <w:pStyle w:val="CopticVersemulti-line"/>
            </w:pPr>
            <w:r>
              <w:t>ⲁⲩϭⲓ ⲟⲛ ⲙ̀ⲡⲓⲭ̀ⲗⲟⲙ ⲛ̀ⲁⲑⲗⲱⲙ:</w:t>
            </w:r>
          </w:p>
          <w:p w:rsidR="000C3062" w:rsidRDefault="000C3062" w:rsidP="000C3062">
            <w:pPr>
              <w:pStyle w:val="CopticHangingVerse"/>
            </w:pPr>
            <w:r>
              <w:t>ϧⲉⲛ ϯⲡⲣⲟⲙⲡⲓ ⲥ̀ⲛⲁⲩ ϣⲉ ⲡⲓⲥ̀ⲧⲁⲩ.</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Hear the joyful voice</w:t>
            </w:r>
          </w:p>
          <w:p w:rsidR="000C3062" w:rsidRDefault="000C3062" w:rsidP="000C3062">
            <w:pPr>
              <w:pStyle w:val="EngHang"/>
            </w:pPr>
            <w:r>
              <w:t>Of our Lord Jesus, our God,</w:t>
            </w:r>
          </w:p>
          <w:p w:rsidR="000C3062" w:rsidRDefault="000C3062" w:rsidP="000C3062">
            <w:pPr>
              <w:pStyle w:val="EngHang"/>
            </w:pPr>
            <w:r>
              <w:t>Saying, “enter into the joy</w:t>
            </w:r>
          </w:p>
          <w:p w:rsidR="000C3062" w:rsidRDefault="000C3062" w:rsidP="000C3062">
            <w:pPr>
              <w:pStyle w:val="EngHangEnd"/>
            </w:pPr>
            <w:r>
              <w:t>Of your Lord, the giver of victory.”</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Ⲥⲱⲧⲉⲛ ⲉ̀ ⲧ̀ⲥ̀ⲙⲏ ⲉⲑⲙⲉϩ ⲛ̀ⲣⲁϣⲓ:</w:t>
            </w:r>
          </w:p>
          <w:p w:rsidR="000C3062" w:rsidRDefault="000C3062" w:rsidP="000C3062">
            <w:pPr>
              <w:pStyle w:val="CopticVersemulti-line"/>
            </w:pPr>
            <w:r>
              <w:t>ⲛ̀ⲧⲉ Ⲡⲉⲛϭⲟⲓⲥ Ⲓⲏⲥⲟⲩⲥ Ⲡⲉⲛⲛⲟⲩϯ:</w:t>
            </w:r>
          </w:p>
          <w:p w:rsidR="000C3062" w:rsidRDefault="000C3062" w:rsidP="000C3062">
            <w:pPr>
              <w:pStyle w:val="CopticVersemulti-line"/>
            </w:pPr>
            <w:r>
              <w:t>ϫⲉ ⲁ̀ⲙⲟⲩ ⲉ̀ϧⲟⲩⲛ ⲉ̀ⲫ̀ⲣⲁϣⲓ:</w:t>
            </w:r>
          </w:p>
          <w:p w:rsidR="000C3062" w:rsidRDefault="000C3062" w:rsidP="000C3062">
            <w:pPr>
              <w:pStyle w:val="CopticHangingVerse"/>
            </w:pPr>
            <w:r>
              <w:t>ⲛ̀ⲧⲉ ⲡⲉⲕϭⲟⲓⲥ ⲛ̀ⲣⲉϥⲛⲁϣϯ.</w:t>
            </w:r>
          </w:p>
        </w:tc>
      </w:tr>
      <w:tr w:rsidR="000C3062" w:rsidTr="000C3062">
        <w:trPr>
          <w:cantSplit/>
          <w:jc w:val="center"/>
        </w:trPr>
        <w:tc>
          <w:tcPr>
            <w:tcW w:w="288" w:type="dxa"/>
          </w:tcPr>
          <w:p w:rsidR="000C3062" w:rsidRDefault="000C3062" w:rsidP="000C3062">
            <w:pPr>
              <w:pStyle w:val="CopticCross"/>
            </w:pPr>
          </w:p>
        </w:tc>
        <w:tc>
          <w:tcPr>
            <w:tcW w:w="3960" w:type="dxa"/>
          </w:tcPr>
          <w:p w:rsidR="000C3062" w:rsidRDefault="000C3062" w:rsidP="000C3062">
            <w:pPr>
              <w:pStyle w:val="EngHang"/>
            </w:pPr>
            <w:r>
              <w:t>Hail to you, O martyr,</w:t>
            </w:r>
          </w:p>
          <w:p w:rsidR="000C3062" w:rsidRDefault="000C3062" w:rsidP="000C3062">
            <w:pPr>
              <w:pStyle w:val="EngHang"/>
            </w:pPr>
            <w:r>
              <w:t>Hail to the courageous hero,</w:t>
            </w:r>
          </w:p>
          <w:p w:rsidR="000C3062" w:rsidRDefault="000C3062" w:rsidP="000C3062">
            <w:pPr>
              <w:pStyle w:val="EngHang"/>
            </w:pPr>
            <w:r>
              <w:t>Hail to the struggle-bearer,</w:t>
            </w:r>
          </w:p>
          <w:p w:rsidR="000C3062" w:rsidRDefault="000C3062" w:rsidP="000C3062">
            <w:pPr>
              <w:pStyle w:val="EngHangEnd"/>
            </w:pPr>
            <w:r>
              <w:t>Abba Maurice of Thebes.</w:t>
            </w:r>
          </w:p>
        </w:tc>
        <w:tc>
          <w:tcPr>
            <w:tcW w:w="288" w:type="dxa"/>
          </w:tcPr>
          <w:p w:rsidR="000C3062" w:rsidRDefault="000C3062" w:rsidP="000C3062"/>
        </w:tc>
        <w:tc>
          <w:tcPr>
            <w:tcW w:w="288" w:type="dxa"/>
          </w:tcPr>
          <w:p w:rsidR="000C3062" w:rsidRDefault="000C3062" w:rsidP="000C3062">
            <w:pPr>
              <w:pStyle w:val="CopticCross"/>
            </w:pPr>
          </w:p>
        </w:tc>
        <w:tc>
          <w:tcPr>
            <w:tcW w:w="3960" w:type="dxa"/>
          </w:tcPr>
          <w:p w:rsidR="000C3062" w:rsidRDefault="000C3062" w:rsidP="000C3062">
            <w:pPr>
              <w:pStyle w:val="CopticVersemulti-line"/>
            </w:pPr>
            <w:r>
              <w:t>Ⲭⲉⲣⲉ ⲛⲁⲕ ⲱ̀ ⲡⲓⲙⲁⲣⲧⲩⲣⲟⲥ:</w:t>
            </w:r>
          </w:p>
          <w:p w:rsidR="000C3062" w:rsidRDefault="000C3062" w:rsidP="000C3062">
            <w:pPr>
              <w:pStyle w:val="CopticVersemulti-line"/>
            </w:pPr>
            <w:r>
              <w:t>ⲭⲉⲣⲉ ⲡⲓϣⲱⲓϫ ⲛ̀ⲅⲉⲛⲛⲉⲟⲥ:</w:t>
            </w:r>
          </w:p>
          <w:p w:rsidR="000C3062" w:rsidRDefault="000C3062" w:rsidP="000C3062">
            <w:pPr>
              <w:pStyle w:val="CopticVersemulti-line"/>
            </w:pPr>
            <w:r>
              <w:t>ⲭⲉⲣⲉ ⲡⲓⲁⲑⲗⲟⲫⲟⲣⲟⲥ:</w:t>
            </w:r>
          </w:p>
          <w:p w:rsidR="000C3062" w:rsidRDefault="000C3062" w:rsidP="000C3062">
            <w:pPr>
              <w:pStyle w:val="CopticHangingVerse"/>
            </w:pPr>
            <w:r>
              <w:t>ⲁⲃⲃⲁ Ⲙⲟⲩⲣⲏⲥ ⲛ̀ⲧⲉ Ⲧⲓⲃⲁ.</w:t>
            </w:r>
          </w:p>
        </w:tc>
      </w:tr>
      <w:tr w:rsidR="000C3062" w:rsidTr="000C3062">
        <w:trPr>
          <w:cantSplit/>
          <w:jc w:val="center"/>
        </w:trPr>
        <w:tc>
          <w:tcPr>
            <w:tcW w:w="288" w:type="dxa"/>
          </w:tcPr>
          <w:p w:rsidR="000C3062" w:rsidRDefault="000C3062" w:rsidP="000C3062">
            <w:pPr>
              <w:pStyle w:val="CopticCross"/>
            </w:pPr>
            <w:r w:rsidRPr="00FB5ACB">
              <w:t>¿</w:t>
            </w:r>
          </w:p>
        </w:tc>
        <w:tc>
          <w:tcPr>
            <w:tcW w:w="3960" w:type="dxa"/>
          </w:tcPr>
          <w:p w:rsidR="000C3062" w:rsidRDefault="000C3062" w:rsidP="000C3062">
            <w:pPr>
              <w:pStyle w:val="EngHang"/>
            </w:pPr>
            <w:r>
              <w:t>Pray to the Lord on our behalf,</w:t>
            </w:r>
          </w:p>
          <w:p w:rsidR="000C3062" w:rsidRDefault="000C3062" w:rsidP="000C3062">
            <w:pPr>
              <w:pStyle w:val="EngHang"/>
            </w:pPr>
            <w:r>
              <w:t>O struggle-bearer and martyr,</w:t>
            </w:r>
          </w:p>
          <w:p w:rsidR="000C3062" w:rsidRDefault="000C3062" w:rsidP="000C3062">
            <w:pPr>
              <w:pStyle w:val="EngHang"/>
            </w:pPr>
            <w:r>
              <w:t>Abba Maurice of Thebes,</w:t>
            </w:r>
          </w:p>
          <w:p w:rsidR="000C3062" w:rsidRDefault="000C3062" w:rsidP="000C3062">
            <w:pPr>
              <w:pStyle w:val="EngHangEnd"/>
            </w:pPr>
            <w:r>
              <w:t>That He may forgive us our sins.</w:t>
            </w:r>
          </w:p>
        </w:tc>
        <w:tc>
          <w:tcPr>
            <w:tcW w:w="288" w:type="dxa"/>
          </w:tcPr>
          <w:p w:rsidR="000C3062" w:rsidRDefault="000C3062" w:rsidP="000C3062"/>
        </w:tc>
        <w:tc>
          <w:tcPr>
            <w:tcW w:w="288" w:type="dxa"/>
          </w:tcPr>
          <w:p w:rsidR="000C3062" w:rsidRDefault="000C3062" w:rsidP="000C3062">
            <w:pPr>
              <w:pStyle w:val="CopticCross"/>
            </w:pPr>
            <w:r w:rsidRPr="00FB5ACB">
              <w:t>¿</w:t>
            </w:r>
          </w:p>
        </w:tc>
        <w:tc>
          <w:tcPr>
            <w:tcW w:w="3960" w:type="dxa"/>
          </w:tcPr>
          <w:p w:rsidR="000C3062" w:rsidRDefault="000C3062" w:rsidP="000C3062">
            <w:pPr>
              <w:pStyle w:val="CopticVersemulti-line"/>
            </w:pPr>
            <w:r>
              <w:t>Ⲧⲱⲃϩ ⲙ̀Ⲡϭⲟⲓⲥ ⲉ̀ϩ̀ⲣⲏⲓ ⲉ̀ϫⲱⲛ:</w:t>
            </w:r>
          </w:p>
          <w:p w:rsidR="000C3062" w:rsidRDefault="000C3062" w:rsidP="000C3062">
            <w:pPr>
              <w:pStyle w:val="CopticVersemulti-line"/>
            </w:pPr>
            <w:r>
              <w:t>ⲱ̀ ⲡⲓⲁⲑⲗⲟⲫⲟⲣⲟⲥ ⲙ̀ⲙⲁⲣⲧⲩⲣⲟⲥ:</w:t>
            </w:r>
          </w:p>
          <w:p w:rsidR="000C3062" w:rsidRDefault="000C3062" w:rsidP="000C3062">
            <w:pPr>
              <w:pStyle w:val="CopticVersemulti-line"/>
            </w:pPr>
            <w:r>
              <w:t>ⲁⲃⲃⲁ Ⲙⲟⲩⲣⲏⲥ ⲛ̀ⲧⲉ Ⲧⲓⲃⲁ:</w:t>
            </w:r>
          </w:p>
          <w:p w:rsidR="000C3062" w:rsidRDefault="000C3062" w:rsidP="000C3062">
            <w:pPr>
              <w:pStyle w:val="CopticVersemulti-line"/>
            </w:pPr>
            <w:r>
              <w:t>ⲛ̀ⲧⲉϥⲭⲁ ⲛⲉⲛⲛⲟⲃⲓ ⲛⲁⲛ ⲉ̀ⲃⲟⲗ.</w:t>
            </w:r>
          </w:p>
        </w:tc>
      </w:tr>
    </w:tbl>
    <w:p w:rsidR="005242D1" w:rsidRDefault="005242D1" w:rsidP="005242D1">
      <w:pPr>
        <w:pStyle w:val="Heading3"/>
      </w:pPr>
      <w:r>
        <w:t>September 23 (24) / Tho-out 26: Annunciation of St. John the Baptist to Zacharias</w:t>
      </w:r>
    </w:p>
    <w:p w:rsidR="005242D1" w:rsidRDefault="005242D1" w:rsidP="005242D1">
      <w:pPr>
        <w:pStyle w:val="Rubric"/>
      </w:pPr>
      <w:r>
        <w:t>See the Doxologies for St. John the Baptist on page ##.</w:t>
      </w:r>
    </w:p>
    <w:p w:rsidR="005603B8"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43" w:name="_Toc410196200"/>
      <w:bookmarkStart w:id="944" w:name="_Toc410196442"/>
      <w:bookmarkStart w:id="945" w:name="_Toc410196944"/>
      <w:bookmarkStart w:id="946" w:name="_Toc428340986"/>
      <w:r>
        <w:lastRenderedPageBreak/>
        <w:t>October</w:t>
      </w:r>
      <w:bookmarkEnd w:id="943"/>
      <w:bookmarkEnd w:id="944"/>
      <w:bookmarkEnd w:id="945"/>
      <w:r w:rsidR="006E370D">
        <w:t xml:space="preserve"> or </w:t>
      </w:r>
      <w:r w:rsidR="006E370D">
        <w:rPr>
          <w:rFonts w:ascii="FreeSerifAvvaShenouda" w:hAnsi="FreeSerifAvvaShenouda" w:cs="FreeSerifAvvaShenouda"/>
        </w:rPr>
        <w:t>Ⲡⲁⲱⲡⲉ</w:t>
      </w:r>
      <w:bookmarkEnd w:id="946"/>
    </w:p>
    <w:p w:rsidR="0039635A" w:rsidRDefault="0039635A" w:rsidP="0039635A">
      <w:pPr>
        <w:pStyle w:val="Heading3"/>
      </w:pPr>
      <w:r>
        <w:t>October 4 (5) / Paopi 7: St. Paul of Tammoh</w:t>
      </w:r>
    </w:p>
    <w:p w:rsidR="0039635A" w:rsidRDefault="0039635A" w:rsidP="0039635A">
      <w:pPr>
        <w:pStyle w:val="Heading4"/>
      </w:pPr>
      <w:r>
        <w:t>The Doxology</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Default="005329C1" w:rsidP="005329C1">
      <w:pPr>
        <w:pStyle w:val="Rubric"/>
      </w:pPr>
      <w:r>
        <w:t>See the Doxologies, Psali, and Theotokia for the Virgin.</w:t>
      </w:r>
    </w:p>
    <w:p w:rsidR="00013EB0" w:rsidRDefault="00013EB0" w:rsidP="00013EB0">
      <w:pPr>
        <w:pStyle w:val="Heading3"/>
      </w:pPr>
      <w:r>
        <w:t>October 23 (24) / Paopi  26: The Martyrdom of St. Timothy the Apostle</w:t>
      </w:r>
    </w:p>
    <w:p w:rsidR="00013EB0" w:rsidRPr="00646349" w:rsidRDefault="00013EB0" w:rsidP="00013EB0">
      <w:pPr>
        <w:pStyle w:val="Rubric"/>
      </w:pPr>
      <w:r>
        <w:t>See the Doxologies for the Apostles, or for Any Apostle, on page ##.</w:t>
      </w:r>
    </w:p>
    <w:p w:rsidR="00205EA4" w:rsidRDefault="00205EA4" w:rsidP="00205EA4">
      <w:pPr>
        <w:pStyle w:val="Heading3"/>
      </w:pPr>
      <w:r>
        <w:t>October 27 (28) / Paopi 30: St. Mark</w:t>
      </w:r>
      <w:r w:rsidR="00F20BBD">
        <w:t xml:space="preserve"> (Consecration and Appearance of Head)</w:t>
      </w:r>
    </w:p>
    <w:p w:rsidR="00205EA4" w:rsidRDefault="00205EA4" w:rsidP="00205EA4">
      <w:pPr>
        <w:pStyle w:val="Rubric"/>
      </w:pPr>
      <w:r>
        <w:t>See the principle feast on April 8 / Pharamuthi 30, page ##.</w:t>
      </w:r>
    </w:p>
    <w:p w:rsidR="006E370D" w:rsidRPr="007F571C" w:rsidRDefault="007F571C" w:rsidP="007F571C">
      <w:pPr>
        <w:pStyle w:val="Heading3"/>
      </w:pPr>
      <w:r>
        <w:t>October 28 (29) / Athor 1: St. Cleopas and His Companion, Two of the Seventy Two Apostles</w:t>
      </w:r>
    </w:p>
    <w:p w:rsidR="007F571C" w:rsidRPr="00646349" w:rsidRDefault="007F571C" w:rsidP="007F571C">
      <w:pPr>
        <w:pStyle w:val="Rubric"/>
      </w:pPr>
      <w:r>
        <w:t>See the Doxologies for the Apostles, or for Any Apostle, on page ##.</w:t>
      </w: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7" w:name="_Toc410196201"/>
      <w:bookmarkStart w:id="948" w:name="_Toc410196443"/>
      <w:bookmarkStart w:id="949" w:name="_Toc410196945"/>
      <w:bookmarkStart w:id="950" w:name="_Toc428340987"/>
      <w:r>
        <w:lastRenderedPageBreak/>
        <w:t>November</w:t>
      </w:r>
      <w:r w:rsidR="00495F1A">
        <w:t xml:space="preserve"> or </w:t>
      </w:r>
      <w:bookmarkEnd w:id="947"/>
      <w:bookmarkEnd w:id="948"/>
      <w:bookmarkEnd w:id="949"/>
      <w:r w:rsidRPr="00FB5E62">
        <w:rPr>
          <w:rFonts w:ascii="FreeSerifAvvaShenouda" w:eastAsia="Arial Unicode MS" w:hAnsi="FreeSerifAvvaShenouda" w:cs="FreeSerifAvvaShenouda"/>
        </w:rPr>
        <w:t>Ⲁⲑⲟⲣ</w:t>
      </w:r>
      <w:bookmarkEnd w:id="950"/>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51"/>
            <w:r>
              <w:t>Beats</w:t>
            </w:r>
            <w:commentRangeEnd w:id="951"/>
            <w:r>
              <w:rPr>
                <w:rStyle w:val="CommentReference"/>
                <w:rFonts w:ascii="Times New Roman" w:eastAsiaTheme="minorHAnsi" w:hAnsi="Times New Roman" w:cstheme="minorBidi"/>
                <w:color w:val="auto"/>
              </w:rPr>
              <w:commentReference w:id="951"/>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9"/>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52"/>
            <w:r>
              <w:t xml:space="preserve">incessant </w:t>
            </w:r>
            <w:commentRangeEnd w:id="952"/>
            <w:r>
              <w:rPr>
                <w:rStyle w:val="CommentReference"/>
                <w:rFonts w:ascii="Times New Roman" w:eastAsiaTheme="minorHAnsi" w:hAnsi="Times New Roman" w:cstheme="minorBidi"/>
                <w:color w:val="auto"/>
              </w:rPr>
              <w:commentReference w:id="952"/>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53"/>
            <w:r>
              <w:t>The ministering flames of fire,</w:t>
            </w:r>
            <w:commentRangeEnd w:id="953"/>
            <w:r>
              <w:rPr>
                <w:rStyle w:val="CommentReference"/>
                <w:rFonts w:ascii="Times New Roman" w:eastAsiaTheme="minorHAnsi" w:hAnsi="Times New Roman" w:cstheme="minorBidi"/>
                <w:color w:val="auto"/>
              </w:rPr>
              <w:commentReference w:id="953"/>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4"/>
            <w:r w:rsidRPr="004764BD">
              <w:t xml:space="preserve">before </w:t>
            </w:r>
            <w:commentRangeEnd w:id="954"/>
            <w:r>
              <w:rPr>
                <w:rStyle w:val="CommentReference"/>
                <w:rFonts w:ascii="Times New Roman" w:eastAsiaTheme="minorHAnsi" w:hAnsi="Times New Roman" w:cstheme="minorBidi"/>
                <w:color w:val="auto"/>
              </w:rPr>
              <w:commentReference w:id="954"/>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50"/>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1"/>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2"/>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rsidTr="00881718">
        <w:trPr>
          <w:cantSplit/>
          <w:jc w:val="center"/>
        </w:trPr>
        <w:tc>
          <w:tcPr>
            <w:tcW w:w="288" w:type="dxa"/>
          </w:tcPr>
          <w:p w:rsidR="009E31CF" w:rsidRDefault="009E31CF" w:rsidP="00881718">
            <w:pPr>
              <w:pStyle w:val="CopticCross"/>
            </w:pPr>
          </w:p>
        </w:tc>
        <w:tc>
          <w:tcPr>
            <w:tcW w:w="3960" w:type="dxa"/>
          </w:tcPr>
          <w:p w:rsidR="009E31CF" w:rsidRPr="004764BD" w:rsidRDefault="009E31CF" w:rsidP="009E31CF">
            <w:pPr>
              <w:pStyle w:val="EngHang"/>
            </w:pPr>
            <w:r w:rsidRPr="004764BD">
              <w:t>What shall it profit a man,</w:t>
            </w:r>
          </w:p>
          <w:p w:rsidR="009E31CF" w:rsidRPr="004764BD" w:rsidRDefault="009E31CF" w:rsidP="009E31CF">
            <w:pPr>
              <w:pStyle w:val="EngHang"/>
            </w:pPr>
            <w:r w:rsidRPr="004764BD">
              <w:t>If he shall gain the whole world,</w:t>
            </w:r>
          </w:p>
          <w:p w:rsidR="009E31CF" w:rsidRPr="004764BD" w:rsidRDefault="009E31CF" w:rsidP="009E31CF">
            <w:pPr>
              <w:pStyle w:val="EngHang"/>
            </w:pPr>
            <w:r w:rsidRPr="004764BD">
              <w:t>And lose his own soul?</w:t>
            </w:r>
          </w:p>
          <w:p w:rsidR="009E31CF" w:rsidRDefault="009E31CF" w:rsidP="009E31CF">
            <w:pPr>
              <w:pStyle w:val="EngHangEnd"/>
            </w:pPr>
            <w:r w:rsidRPr="004764BD">
              <w:t>Oh, the vanity of this world!</w:t>
            </w:r>
          </w:p>
        </w:tc>
        <w:tc>
          <w:tcPr>
            <w:tcW w:w="288" w:type="dxa"/>
          </w:tcPr>
          <w:p w:rsidR="009E31CF" w:rsidRDefault="009E31CF" w:rsidP="00881718"/>
        </w:tc>
        <w:tc>
          <w:tcPr>
            <w:tcW w:w="288" w:type="dxa"/>
          </w:tcPr>
          <w:p w:rsidR="009E31CF" w:rsidRDefault="009E31CF" w:rsidP="00881718">
            <w:pPr>
              <w:pStyle w:val="CopticCross"/>
            </w:pPr>
          </w:p>
        </w:tc>
        <w:tc>
          <w:tcPr>
            <w:tcW w:w="3960" w:type="dxa"/>
          </w:tcPr>
          <w:p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rsidTr="00881718">
        <w:trPr>
          <w:cantSplit/>
          <w:jc w:val="center"/>
        </w:trPr>
        <w:tc>
          <w:tcPr>
            <w:tcW w:w="288" w:type="dxa"/>
          </w:tcPr>
          <w:p w:rsidR="009E31CF" w:rsidRDefault="009E31CF" w:rsidP="00881718">
            <w:pPr>
              <w:pStyle w:val="CopticCross"/>
            </w:pPr>
            <w:r w:rsidRPr="00FB5ACB">
              <w:lastRenderedPageBreak/>
              <w:t>¿</w:t>
            </w:r>
          </w:p>
        </w:tc>
        <w:tc>
          <w:tcPr>
            <w:tcW w:w="3960" w:type="dxa"/>
          </w:tcPr>
          <w:p w:rsidR="009E31CF" w:rsidRPr="004764BD" w:rsidRDefault="009E31CF" w:rsidP="009E31CF">
            <w:pPr>
              <w:pStyle w:val="EngHang"/>
            </w:pPr>
            <w:r w:rsidRPr="004764BD">
              <w:t>The holy Abba Mena</w:t>
            </w:r>
          </w:p>
          <w:p w:rsidR="009E31CF" w:rsidRPr="004764BD" w:rsidRDefault="009E31CF" w:rsidP="009E31CF">
            <w:pPr>
              <w:pStyle w:val="EngHang"/>
            </w:pPr>
            <w:r w:rsidRPr="004764BD">
              <w:t xml:space="preserve">Heard the </w:t>
            </w:r>
            <w:commentRangeStart w:id="963"/>
            <w:r w:rsidRPr="004764BD">
              <w:t>Voice Divine</w:t>
            </w:r>
            <w:commentRangeEnd w:id="963"/>
            <w:r>
              <w:rPr>
                <w:rStyle w:val="CommentReference"/>
                <w:rFonts w:ascii="Times New Roman" w:eastAsiaTheme="minorHAnsi" w:hAnsi="Times New Roman" w:cstheme="minorBidi"/>
                <w:color w:val="auto"/>
              </w:rPr>
              <w:commentReference w:id="963"/>
            </w:r>
            <w:r w:rsidRPr="004764BD">
              <w:t>,</w:t>
            </w:r>
          </w:p>
          <w:p w:rsidR="009E31CF" w:rsidRPr="004764BD" w:rsidRDefault="009E31CF" w:rsidP="009E31CF">
            <w:pPr>
              <w:pStyle w:val="EngHang"/>
            </w:pPr>
            <w:r w:rsidRPr="004764BD">
              <w:t>And forsook the whole world</w:t>
            </w:r>
          </w:p>
          <w:p w:rsidR="009E31CF" w:rsidRDefault="009E31CF" w:rsidP="009E31CF">
            <w:pPr>
              <w:pStyle w:val="EngHangEnd"/>
            </w:pPr>
            <w:r w:rsidRPr="004764BD">
              <w:t>And it's vainglory.</w:t>
            </w:r>
          </w:p>
        </w:tc>
        <w:tc>
          <w:tcPr>
            <w:tcW w:w="288" w:type="dxa"/>
          </w:tcPr>
          <w:p w:rsidR="009E31CF" w:rsidRDefault="009E31CF" w:rsidP="00881718"/>
        </w:tc>
        <w:tc>
          <w:tcPr>
            <w:tcW w:w="288" w:type="dxa"/>
          </w:tcPr>
          <w:p w:rsidR="009E31CF" w:rsidRDefault="009E31CF" w:rsidP="00881718">
            <w:pPr>
              <w:pStyle w:val="CopticCross"/>
            </w:pPr>
            <w:r w:rsidRPr="00FB5ACB">
              <w:t>¿</w:t>
            </w:r>
          </w:p>
        </w:tc>
        <w:tc>
          <w:tcPr>
            <w:tcW w:w="3960" w:type="dxa"/>
          </w:tcPr>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rsidR="009E31CF" w:rsidRDefault="009E31CF" w:rsidP="009E31CF">
            <w:pPr>
              <w:pStyle w:val="CopticVersemulti-line"/>
            </w:pPr>
            <w:r w:rsidRPr="003032D8">
              <w:t>ⲁϥⲭⲱ</w:t>
            </w:r>
            <w:r>
              <w:t xml:space="preserve"> </w:t>
            </w:r>
            <w:r w:rsidRPr="003032D8">
              <w:t>ⲙⲡⲓⲕⲟⲥⲙⲟⲥ ⲧⲏⲣϥ ̀ⲛⲥⲱϥ</w:t>
            </w:r>
          </w:p>
          <w:p w:rsidR="009E31CF" w:rsidRDefault="009E31CF" w:rsidP="009E31CF">
            <w:pPr>
              <w:pStyle w:val="CopticHangingVerse"/>
            </w:pPr>
            <w:r w:rsidRPr="003032D8">
              <w:t>ⲛⲉⲙ ⲡⲉϥⲱ</w:t>
            </w:r>
            <w:r>
              <w:t>̀</w:t>
            </w:r>
            <w:r w:rsidRPr="003032D8">
              <w:t>ⲟⲩ ⲉⲑⲛⲁⲧⲁⲕⲟ</w:t>
            </w:r>
          </w:p>
        </w:tc>
      </w:tr>
      <w:tr w:rsidR="009E31CF" w:rsidTr="00881718">
        <w:trPr>
          <w:cantSplit/>
          <w:jc w:val="center"/>
        </w:trPr>
        <w:tc>
          <w:tcPr>
            <w:tcW w:w="288" w:type="dxa"/>
          </w:tcPr>
          <w:p w:rsidR="009E31CF" w:rsidRDefault="009E31CF" w:rsidP="00881718">
            <w:pPr>
              <w:pStyle w:val="CopticCross"/>
            </w:pPr>
          </w:p>
        </w:tc>
        <w:tc>
          <w:tcPr>
            <w:tcW w:w="3960" w:type="dxa"/>
          </w:tcPr>
          <w:p w:rsidR="009E31CF" w:rsidRPr="004764BD" w:rsidRDefault="009E31CF" w:rsidP="009E31CF">
            <w:pPr>
              <w:pStyle w:val="EngHang"/>
            </w:pPr>
            <w:r>
              <w:t>He gave his soul to</w:t>
            </w:r>
            <w:r w:rsidRPr="004764BD">
              <w:t xml:space="preserve"> death</w:t>
            </w:r>
          </w:p>
          <w:p w:rsidR="009E31CF" w:rsidRPr="004764BD" w:rsidRDefault="009E31CF" w:rsidP="009E31CF">
            <w:pPr>
              <w:pStyle w:val="EngHang"/>
            </w:pPr>
            <w:r w:rsidRPr="004764BD">
              <w:t>And his flesh unto the fire,</w:t>
            </w:r>
          </w:p>
          <w:p w:rsidR="009E31CF" w:rsidRPr="004764BD" w:rsidRDefault="009E31CF" w:rsidP="009E31CF">
            <w:pPr>
              <w:pStyle w:val="EngHang"/>
            </w:pPr>
            <w:r w:rsidRPr="004764BD">
              <w:t xml:space="preserve">And </w:t>
            </w:r>
            <w:commentRangeStart w:id="964"/>
            <w:r w:rsidRPr="004764BD">
              <w:t xml:space="preserve">received </w:t>
            </w:r>
            <w:commentRangeEnd w:id="964"/>
            <w:r>
              <w:rPr>
                <w:rStyle w:val="CommentReference"/>
                <w:rFonts w:ascii="Times New Roman" w:eastAsiaTheme="minorHAnsi" w:hAnsi="Times New Roman" w:cstheme="minorBidi"/>
                <w:color w:val="auto"/>
              </w:rPr>
              <w:commentReference w:id="964"/>
            </w:r>
            <w:r w:rsidRPr="004764BD">
              <w:t>great afflictions,</w:t>
            </w:r>
          </w:p>
          <w:p w:rsidR="009E31CF" w:rsidRDefault="009E31CF" w:rsidP="009E31CF">
            <w:pPr>
              <w:pStyle w:val="EngHangEnd"/>
            </w:pPr>
            <w:r w:rsidRPr="004764BD">
              <w:t>For the Son of the Living God.</w:t>
            </w:r>
          </w:p>
        </w:tc>
        <w:tc>
          <w:tcPr>
            <w:tcW w:w="288" w:type="dxa"/>
          </w:tcPr>
          <w:p w:rsidR="009E31CF" w:rsidRDefault="009E31CF" w:rsidP="00881718"/>
        </w:tc>
        <w:tc>
          <w:tcPr>
            <w:tcW w:w="288" w:type="dxa"/>
          </w:tcPr>
          <w:p w:rsidR="009E31CF" w:rsidRDefault="009E31CF" w:rsidP="00881718">
            <w:pPr>
              <w:pStyle w:val="CopticCross"/>
            </w:pPr>
          </w:p>
        </w:tc>
        <w:tc>
          <w:tcPr>
            <w:tcW w:w="3960" w:type="dxa"/>
          </w:tcPr>
          <w:p w:rsidR="009E31CF" w:rsidRDefault="009E31CF" w:rsidP="009E31CF">
            <w:pPr>
              <w:pStyle w:val="CopticVersemulti-line"/>
            </w:pPr>
            <w:r w:rsidRPr="003032D8">
              <w:t>Ⲁϥϯ ⲛ̀ⲧⲉϥⲯⲏⲭⲏ ⲉ̀ⲫ̀ⲙⲟⲩ</w:t>
            </w:r>
          </w:p>
          <w:p w:rsidR="009E31CF" w:rsidRDefault="009E31CF" w:rsidP="009E31CF">
            <w:pPr>
              <w:pStyle w:val="CopticVersemulti-line"/>
            </w:pPr>
            <w:r w:rsidRPr="003032D8">
              <w:t>ⲛⲉⲙ ⲡⲉϥⲥⲱⲙⲁ ̀</w:t>
            </w:r>
            <w:r>
              <w:t>ⲉ̀ⲡⲓ</w:t>
            </w:r>
            <w:r w:rsidRPr="003032D8">
              <w:t>ⲭ</w:t>
            </w:r>
            <w:r>
              <w:t>̀</w:t>
            </w:r>
            <w:r w:rsidRPr="003032D8">
              <w:t>ⲣⲱⲙ</w:t>
            </w:r>
            <w:r>
              <w:t>:</w:t>
            </w:r>
          </w:p>
          <w:p w:rsidR="009E31CF" w:rsidRDefault="009E31CF" w:rsidP="009E31CF">
            <w:pPr>
              <w:pStyle w:val="CopticVersemulti-line"/>
            </w:pPr>
            <w:r w:rsidRPr="003032D8">
              <w:t>ⲁϥϣⲉⲡ ϩⲁⲛⲛⲓϣϯ ⲙ̀ⲃⲁⲥⲁⲛⲟⲥ</w:t>
            </w:r>
          </w:p>
          <w:p w:rsidR="009E31CF" w:rsidRDefault="009E31CF" w:rsidP="009E31CF">
            <w:pPr>
              <w:pStyle w:val="CopticHangingVerse"/>
            </w:pPr>
            <w:r w:rsidRPr="003032D8">
              <w:t>ⲉⲑⲃⲉ ⲡ̀ϣⲏⲣⲓ ⲙ̀Ⲫϯ ⲉⲧⲟⲛϧ</w:t>
            </w:r>
          </w:p>
        </w:tc>
      </w:tr>
      <w:tr w:rsidR="009E31CF" w:rsidTr="00881718">
        <w:trPr>
          <w:cantSplit/>
          <w:jc w:val="center"/>
        </w:trPr>
        <w:tc>
          <w:tcPr>
            <w:tcW w:w="288" w:type="dxa"/>
          </w:tcPr>
          <w:p w:rsidR="009E31CF" w:rsidRDefault="009E31CF" w:rsidP="00881718">
            <w:pPr>
              <w:pStyle w:val="CopticCross"/>
            </w:pPr>
            <w:r w:rsidRPr="00FB5ACB">
              <w:t>¿</w:t>
            </w:r>
          </w:p>
        </w:tc>
        <w:tc>
          <w:tcPr>
            <w:tcW w:w="3960" w:type="dxa"/>
          </w:tcPr>
          <w:p w:rsidR="009E31CF" w:rsidRPr="004764BD" w:rsidRDefault="009E31CF" w:rsidP="009E31CF">
            <w:pPr>
              <w:pStyle w:val="EngHang"/>
            </w:pPr>
            <w:r w:rsidRPr="004764BD">
              <w:t>Therefore, our Saviour</w:t>
            </w:r>
          </w:p>
          <w:p w:rsidR="009E31CF" w:rsidRPr="004764BD" w:rsidRDefault="009E31CF" w:rsidP="009E31CF">
            <w:pPr>
              <w:pStyle w:val="EngHang"/>
            </w:pPr>
            <w:r w:rsidRPr="004764BD">
              <w:t>Lifted him to His Kingdom,</w:t>
            </w:r>
          </w:p>
          <w:p w:rsidR="009E31CF" w:rsidRPr="004764BD" w:rsidRDefault="009E31CF" w:rsidP="009E31CF">
            <w:pPr>
              <w:pStyle w:val="EngHang"/>
            </w:pPr>
            <w:r w:rsidRPr="004764BD">
              <w:t>And granted him the good things</w:t>
            </w:r>
          </w:p>
          <w:p w:rsidR="009E31CF" w:rsidRDefault="009E31CF" w:rsidP="009E31CF">
            <w:pPr>
              <w:pStyle w:val="EngHangEnd"/>
            </w:pPr>
            <w:r w:rsidRPr="004764BD">
              <w:t>Which an eye has not seen.</w:t>
            </w:r>
          </w:p>
        </w:tc>
        <w:tc>
          <w:tcPr>
            <w:tcW w:w="288" w:type="dxa"/>
          </w:tcPr>
          <w:p w:rsidR="009E31CF" w:rsidRDefault="009E31CF" w:rsidP="00881718"/>
        </w:tc>
        <w:tc>
          <w:tcPr>
            <w:tcW w:w="288" w:type="dxa"/>
          </w:tcPr>
          <w:p w:rsidR="009E31CF" w:rsidRDefault="009E31CF" w:rsidP="00881718">
            <w:pPr>
              <w:pStyle w:val="CopticCross"/>
            </w:pPr>
            <w:r w:rsidRPr="00FB5ACB">
              <w:t>¿</w:t>
            </w:r>
          </w:p>
        </w:tc>
        <w:tc>
          <w:tcPr>
            <w:tcW w:w="3960" w:type="dxa"/>
          </w:tcPr>
          <w:p w:rsidR="009E31CF" w:rsidRDefault="009E31CF" w:rsidP="009E31CF">
            <w:pPr>
              <w:pStyle w:val="CopticVersemulti-line"/>
            </w:pPr>
            <w:r w:rsidRPr="003032D8">
              <w:t>Ⲉⲑⲃⲉ ⲫⲁⲓ ⲁ</w:t>
            </w:r>
            <w:r>
              <w:t>̀</w:t>
            </w:r>
            <w:r w:rsidRPr="003032D8">
              <w:t>Ⲡⲉⲛⲥ̅ⲱ̅ⲣ̅</w:t>
            </w:r>
          </w:p>
          <w:p w:rsidR="009E31CF" w:rsidRDefault="009E31CF" w:rsidP="009E31CF">
            <w:pPr>
              <w:pStyle w:val="CopticVersemulti-line"/>
            </w:pPr>
            <w:r w:rsidRPr="003032D8">
              <w:t>ⲟⲗϥ ⲉ</w:t>
            </w:r>
            <w:r>
              <w:t>̀</w:t>
            </w:r>
            <w:r w:rsidRPr="003032D8">
              <w:t>ϧⲟⲩⲛ ⲉ̀ⲧⲉϥⲙⲉⲧⲟⲩⲣⲟ</w:t>
            </w:r>
          </w:p>
          <w:p w:rsidR="009E31CF" w:rsidRDefault="009E31CF" w:rsidP="009E31CF">
            <w:pPr>
              <w:pStyle w:val="CopticVersemulti-line"/>
            </w:pPr>
            <w:r w:rsidRPr="003032D8">
              <w:t>ⲁϥϯⲛⲁϥ ⲛⲁϥ  ̀ⲛⲛⲓⲁⲅⲁⲑⲟⲛ</w:t>
            </w:r>
          </w:p>
          <w:p w:rsidR="009E31CF" w:rsidRDefault="009E31CF" w:rsidP="009E31CF">
            <w:pPr>
              <w:pStyle w:val="CopticHangingVerse"/>
            </w:pPr>
            <w:r w:rsidRPr="003032D8">
              <w:t>ⲛ̀ⲏⲉⲧⲉ ⲙ̀ⲡⲉⲃⲁⲗ ⲛⲁⲩ ⲉ</w:t>
            </w:r>
            <w:r>
              <w:t>̀</w:t>
            </w:r>
            <w:r w:rsidRPr="003032D8">
              <w:t>ⲣⲱⲟⲩ</w:t>
            </w:r>
          </w:p>
        </w:tc>
      </w:tr>
      <w:tr w:rsidR="009E31CF" w:rsidTr="00881718">
        <w:trPr>
          <w:cantSplit/>
          <w:jc w:val="center"/>
        </w:trPr>
        <w:tc>
          <w:tcPr>
            <w:tcW w:w="288" w:type="dxa"/>
          </w:tcPr>
          <w:p w:rsidR="009E31CF" w:rsidRDefault="009E31CF" w:rsidP="00881718">
            <w:pPr>
              <w:pStyle w:val="CopticCross"/>
            </w:pPr>
          </w:p>
        </w:tc>
        <w:tc>
          <w:tcPr>
            <w:tcW w:w="3960" w:type="dxa"/>
          </w:tcPr>
          <w:p w:rsidR="009E31CF" w:rsidRDefault="009E31CF" w:rsidP="009E31CF">
            <w:pPr>
              <w:pStyle w:val="EngHang"/>
            </w:pPr>
            <w:r>
              <w:t>Hail to you, O martyr,</w:t>
            </w:r>
          </w:p>
          <w:p w:rsidR="009E31CF" w:rsidRDefault="009E31CF" w:rsidP="009E31CF">
            <w:pPr>
              <w:pStyle w:val="EngHang"/>
            </w:pPr>
            <w:r>
              <w:t>Hail to the courageous hero,</w:t>
            </w:r>
          </w:p>
          <w:p w:rsidR="009E31CF" w:rsidRDefault="009E31CF" w:rsidP="009E31CF">
            <w:pPr>
              <w:pStyle w:val="EngHang"/>
            </w:pPr>
            <w:r>
              <w:t>Hail to the struggle-bearer,</w:t>
            </w:r>
          </w:p>
          <w:p w:rsidR="009E31CF" w:rsidRPr="004764BD" w:rsidRDefault="009E31CF" w:rsidP="009E31CF">
            <w:pPr>
              <w:pStyle w:val="EngHangEnd"/>
            </w:pPr>
            <w:r>
              <w:t>The holy Abba Mena.</w:t>
            </w:r>
          </w:p>
        </w:tc>
        <w:tc>
          <w:tcPr>
            <w:tcW w:w="288" w:type="dxa"/>
          </w:tcPr>
          <w:p w:rsidR="009E31CF" w:rsidRDefault="009E31CF" w:rsidP="00881718"/>
        </w:tc>
        <w:tc>
          <w:tcPr>
            <w:tcW w:w="288" w:type="dxa"/>
          </w:tcPr>
          <w:p w:rsidR="009E31CF" w:rsidRDefault="009E31CF" w:rsidP="00881718">
            <w:pPr>
              <w:pStyle w:val="CopticCross"/>
            </w:pPr>
          </w:p>
        </w:tc>
        <w:tc>
          <w:tcPr>
            <w:tcW w:w="3960" w:type="dxa"/>
          </w:tcPr>
          <w:p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rsidR="009E31CF" w:rsidRDefault="009E31CF" w:rsidP="009E31CF">
            <w:pPr>
              <w:pStyle w:val="CopticVersemulti-line"/>
            </w:pPr>
            <w:r w:rsidRPr="003032D8">
              <w:t>ⲭⲉⲣⲉ ⲡⲓⲁⲑⲗⲟⲫⲟⲣⲟⲥ</w:t>
            </w:r>
          </w:p>
          <w:p w:rsidR="009E31CF" w:rsidRPr="003032D8" w:rsidRDefault="009E31CF" w:rsidP="009E31CF">
            <w:pPr>
              <w:pStyle w:val="CopticHangingVerse"/>
            </w:pPr>
            <w:r w:rsidRPr="003032D8">
              <w:t>ⲡⲓ̀ⲁⲅⲓⲟⲥ ⲁⲃⲡⲁ ⲙⲏⲛⲁ</w:t>
            </w:r>
          </w:p>
        </w:tc>
      </w:tr>
      <w:tr w:rsidR="009E31CF" w:rsidTr="00881718">
        <w:trPr>
          <w:cantSplit/>
          <w:jc w:val="center"/>
        </w:trPr>
        <w:tc>
          <w:tcPr>
            <w:tcW w:w="288" w:type="dxa"/>
          </w:tcPr>
          <w:p w:rsidR="009E31CF" w:rsidRDefault="009E31CF" w:rsidP="00881718">
            <w:pPr>
              <w:pStyle w:val="CopticCross"/>
            </w:pPr>
            <w:r w:rsidRPr="00FB5ACB">
              <w:t>¿</w:t>
            </w:r>
          </w:p>
        </w:tc>
        <w:tc>
          <w:tcPr>
            <w:tcW w:w="3960" w:type="dxa"/>
          </w:tcPr>
          <w:p w:rsidR="009E31CF" w:rsidRPr="004764BD" w:rsidRDefault="009E31CF" w:rsidP="009E31CF">
            <w:pPr>
              <w:pStyle w:val="EngHang"/>
            </w:pPr>
            <w:r w:rsidRPr="004764BD">
              <w:t>Pray to the Lord on our behalf,</w:t>
            </w:r>
          </w:p>
          <w:p w:rsidR="009E31CF" w:rsidRPr="004764BD" w:rsidRDefault="009E31CF" w:rsidP="009E31CF">
            <w:pPr>
              <w:pStyle w:val="EngHang"/>
            </w:pPr>
            <w:r w:rsidRPr="004764BD">
              <w:t xml:space="preserve">O </w:t>
            </w:r>
            <w:r>
              <w:t>struggle-bearer, the</w:t>
            </w:r>
            <w:r w:rsidRPr="004764BD">
              <w:t xml:space="preserve"> martyr,</w:t>
            </w:r>
          </w:p>
          <w:p w:rsidR="009E31CF" w:rsidRPr="004764BD" w:rsidRDefault="009E31CF" w:rsidP="009E31CF">
            <w:pPr>
              <w:pStyle w:val="EngHang"/>
            </w:pPr>
            <w:r w:rsidRPr="004764BD">
              <w:t>The holy Abba Mena,</w:t>
            </w:r>
          </w:p>
          <w:p w:rsidR="009E31CF" w:rsidRDefault="009E31CF" w:rsidP="009E31CF">
            <w:pPr>
              <w:pStyle w:val="EngHangEnd"/>
            </w:pPr>
            <w:r w:rsidRPr="004764BD">
              <w:t>That He may forgive us our sins.</w:t>
            </w:r>
          </w:p>
        </w:tc>
        <w:tc>
          <w:tcPr>
            <w:tcW w:w="288" w:type="dxa"/>
          </w:tcPr>
          <w:p w:rsidR="009E31CF" w:rsidRDefault="009E31CF" w:rsidP="00881718"/>
        </w:tc>
        <w:tc>
          <w:tcPr>
            <w:tcW w:w="288" w:type="dxa"/>
          </w:tcPr>
          <w:p w:rsidR="009E31CF" w:rsidRDefault="009E31CF" w:rsidP="00881718">
            <w:pPr>
              <w:pStyle w:val="CopticCross"/>
            </w:pPr>
            <w:r w:rsidRPr="00FB5ACB">
              <w:t>¿</w:t>
            </w:r>
          </w:p>
        </w:tc>
        <w:tc>
          <w:tcPr>
            <w:tcW w:w="3960" w:type="dxa"/>
          </w:tcPr>
          <w:p w:rsidR="009E31CF" w:rsidRDefault="009E31CF" w:rsidP="009E31CF">
            <w:pPr>
              <w:pStyle w:val="CopticVersemulti-line"/>
            </w:pPr>
            <w:r w:rsidRPr="003032D8">
              <w:t>Ⲧⲱⲃϩ ⲙ̀Ⲡⲟ̅ⲥ̅ ⲉ̀ϩ̀ⲣⲏⲓ ⲉϫⲱⲛ</w:t>
            </w:r>
          </w:p>
          <w:p w:rsidR="009E31CF" w:rsidRDefault="009E31CF" w:rsidP="009E31CF">
            <w:pPr>
              <w:pStyle w:val="CopticVersemulti-line"/>
            </w:pPr>
            <w:r w:rsidRPr="003032D8">
              <w:t>ⲱ ⲡⲓⲑⲗⲟⲫⲟⲣⲟⲥ ⲙ̀⳥</w:t>
            </w:r>
          </w:p>
          <w:p w:rsidR="009E31CF" w:rsidRDefault="009E31CF" w:rsidP="009E31CF">
            <w:pPr>
              <w:pStyle w:val="CopticVersemulti-line"/>
            </w:pPr>
            <w:r w:rsidRPr="003032D8">
              <w:t>ⲡⲓⲁ</w:t>
            </w:r>
            <w:r>
              <w:t>̀</w:t>
            </w:r>
            <w:r w:rsidRPr="003032D8">
              <w:t>ⲅⲓⲟⲥ ⲁ</w:t>
            </w:r>
            <w:r>
              <w:t>̀</w:t>
            </w:r>
            <w:r w:rsidRPr="003032D8">
              <w:t>ⲡⲁ Ⲙⲏⲛⲁ</w:t>
            </w:r>
          </w:p>
          <w:p w:rsidR="009E31CF" w:rsidRDefault="009E31CF" w:rsidP="009E31CF">
            <w:pPr>
              <w:pStyle w:val="CopticHangingVerse"/>
            </w:pPr>
            <w:r w:rsidRPr="003032D8">
              <w:t>ⲛ̀ⲧⲉϥⲭⲁ ⲛⲉⲛⲛⲟⲃⲓ ⲛⲁⲛ ⲉ</w:t>
            </w:r>
            <w:r>
              <w:t>̀</w:t>
            </w:r>
            <w:r w:rsidRPr="003032D8">
              <w:t>ⲃⲟⲗ</w:t>
            </w:r>
          </w:p>
        </w:tc>
      </w:tr>
    </w:tbl>
    <w:p w:rsidR="007F571C" w:rsidRDefault="007F571C" w:rsidP="007F571C">
      <w:pPr>
        <w:pStyle w:val="Heading3"/>
      </w:pPr>
      <w:r>
        <w:t>November 14 (15) / Athor 18: St. Philip the Apostle</w:t>
      </w:r>
    </w:p>
    <w:p w:rsidR="007F571C" w:rsidRDefault="007F571C" w:rsidP="007F571C">
      <w:pPr>
        <w:pStyle w:val="Rubric"/>
      </w:pPr>
      <w:r>
        <w:t>See the Doxologies for the Apostles, or for Any Apostle, on page ##.</w:t>
      </w:r>
    </w:p>
    <w:p w:rsidR="007F571C" w:rsidRDefault="007F571C" w:rsidP="007F571C">
      <w:pPr>
        <w:pStyle w:val="Heading3"/>
      </w:pPr>
      <w:r>
        <w:t>November 15 (16) / Athor 19: The Preaching of St. Bartholomew</w:t>
      </w:r>
    </w:p>
    <w:p w:rsidR="007F571C" w:rsidRDefault="007F571C" w:rsidP="007F571C">
      <w:pPr>
        <w:pStyle w:val="Rubric"/>
      </w:pPr>
      <w:r>
        <w:t>See the Doxologies for the Apostles, or for Any Apostle, on page ##.</w:t>
      </w:r>
    </w:p>
    <w:p w:rsidR="002F1988" w:rsidRDefault="002F1988" w:rsidP="002F1988">
      <w:pPr>
        <w:pStyle w:val="Heading3"/>
      </w:pPr>
      <w:r>
        <w:lastRenderedPageBreak/>
        <w:t>November 16 (17) / Athor 20: Consecration of Sts. Theodore and Theodore</w:t>
      </w:r>
    </w:p>
    <w:p w:rsidR="002F1988" w:rsidRPr="00646349" w:rsidRDefault="002F1988" w:rsidP="007F571C">
      <w:pPr>
        <w:pStyle w:val="Rubric"/>
      </w:pPr>
      <w:r>
        <w:t>See the Doxologies of St. Theodore of Shoteb, on page ##, and St. Theodore El-Mishreke on page ##.</w:t>
      </w:r>
    </w:p>
    <w:p w:rsidR="005329C1" w:rsidRDefault="005329C1" w:rsidP="005329C1">
      <w:pPr>
        <w:pStyle w:val="Heading3"/>
      </w:pPr>
      <w:r>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3"/>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4"/>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Philopater Mercurius,</w:t>
            </w:r>
          </w:p>
          <w:p w:rsidR="0074650C" w:rsidRPr="004764BD" w:rsidRDefault="0074650C" w:rsidP="00C96A85">
            <w:pPr>
              <w:pStyle w:val="EngHang"/>
            </w:pPr>
            <w:r w:rsidRPr="004764BD">
              <w:t>The mighty man of Christ,</w:t>
            </w:r>
          </w:p>
          <w:p w:rsidR="0074650C" w:rsidRPr="004764BD" w:rsidRDefault="0074650C" w:rsidP="00C96A85">
            <w:pPr>
              <w:pStyle w:val="EngHang"/>
            </w:pPr>
            <w:r w:rsidRPr="004764BD">
              <w:t>Put on the helmet</w:t>
            </w:r>
          </w:p>
          <w:p w:rsidR="0074650C" w:rsidRDefault="0074650C" w:rsidP="00C96A85">
            <w:pPr>
              <w:pStyle w:val="EngHangEnd"/>
            </w:pPr>
            <w:r w:rsidRPr="004764BD">
              <w:t>And the whole armo</w:t>
            </w:r>
            <w:r>
              <w:t>u</w:t>
            </w:r>
            <w:r w:rsidRPr="004764BD">
              <w:t>r</w:t>
            </w:r>
            <w:r w:rsidRPr="004764BD">
              <w:rPr>
                <w:rStyle w:val="FootnoteReference"/>
              </w:rPr>
              <w:footnoteReference w:id="455"/>
            </w:r>
            <w:r w:rsidRPr="004764BD">
              <w:t xml:space="preserve"> of the faith.</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Ⲫⲓⲗⲟⲡⲁⲧⲏⲣ Ⲙⲉⲣⲕⲟⲩⲣⲓⲟⲥ:</w:t>
            </w:r>
          </w:p>
          <w:p w:rsidR="0074650C" w:rsidRDefault="0074650C" w:rsidP="00C96A85">
            <w:pPr>
              <w:pStyle w:val="CopticVersemulti-line"/>
            </w:pPr>
            <w:r>
              <w:t>ⲡⲓⲣⲉⲙⲛ̀ϫⲟⲙ ⲛ̀ⲧⲉ Ⲡⲭ̄ⲥ̄:</w:t>
            </w:r>
          </w:p>
          <w:p w:rsidR="0074650C" w:rsidRDefault="0074650C" w:rsidP="00C96A85">
            <w:pPr>
              <w:pStyle w:val="CopticVersemulti-line"/>
            </w:pPr>
            <w:r>
              <w:t>ⲁϥϯϩⲓⲱⲧϥ ⲛ̀ϯⲡⲁⲛⲟⲡⲗⲓⲁ̀:</w:t>
            </w:r>
          </w:p>
          <w:p w:rsidR="0074650C" w:rsidRPr="00C35319" w:rsidRDefault="0074650C" w:rsidP="00C96A85">
            <w:pPr>
              <w:pStyle w:val="CopticHangingVerse"/>
            </w:pPr>
            <w:r>
              <w:t>ⲛⲉⲙ ⲡⲓϧⲱⲕ ⲧⲏⲣϥ ⲛ̀ⲧⲉ ⲡⲓⲛⲁϩϯ.</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Pr="004764BD" w:rsidRDefault="0074650C" w:rsidP="00C96A85">
            <w:pPr>
              <w:pStyle w:val="EngHang"/>
            </w:pPr>
            <w:r w:rsidRPr="004764BD">
              <w:t>And he took in his hand,</w:t>
            </w:r>
          </w:p>
          <w:p w:rsidR="0074650C" w:rsidRPr="004764BD" w:rsidRDefault="0074650C" w:rsidP="00C96A85">
            <w:pPr>
              <w:pStyle w:val="EngHang"/>
            </w:pPr>
            <w:r w:rsidRPr="004764BD">
              <w:t>The two-edged sword</w:t>
            </w:r>
          </w:p>
          <w:p w:rsidR="0074650C" w:rsidRPr="004764BD" w:rsidRDefault="0074650C" w:rsidP="00C96A85">
            <w:pPr>
              <w:pStyle w:val="EngHang"/>
            </w:pPr>
            <w:r w:rsidRPr="004764BD">
              <w:t xml:space="preserve">That the angel of the Lord </w:t>
            </w:r>
          </w:p>
          <w:p w:rsidR="0074650C" w:rsidRDefault="0074650C" w:rsidP="00C96A85">
            <w:pPr>
              <w:pStyle w:val="EngHangEnd"/>
            </w:pPr>
            <w:commentRangeStart w:id="968"/>
            <w:r>
              <w:t>Placed</w:t>
            </w:r>
            <w:commentRangeEnd w:id="968"/>
            <w:r>
              <w:rPr>
                <w:rStyle w:val="CommentReference"/>
                <w:rFonts w:ascii="Times New Roman" w:eastAsiaTheme="minorHAnsi" w:hAnsi="Times New Roman" w:cstheme="minorBidi"/>
                <w:color w:val="auto"/>
              </w:rPr>
              <w:commentReference w:id="968"/>
            </w:r>
            <w:r w:rsidRPr="004764BD">
              <w:t xml:space="preserve"> in his right hand.</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Ⲟⲩⲟϩ ⲁϥϭⲓ ϧⲉⲛ ⲧⲉϥϫⲓϫ:</w:t>
            </w:r>
          </w:p>
          <w:p w:rsidR="0074650C" w:rsidRDefault="0074650C" w:rsidP="00C96A85">
            <w:pPr>
              <w:pStyle w:val="CopticVersemulti-line"/>
            </w:pPr>
            <w:r>
              <w:t>ⲛ̀ϯⲉⲏϥⲓ ⲛ̀ⲣⲟ ⲥ̀ⲛⲁⲩ:</w:t>
            </w:r>
          </w:p>
          <w:p w:rsidR="0074650C" w:rsidRDefault="0074650C" w:rsidP="00C96A85">
            <w:pPr>
              <w:pStyle w:val="CopticVersemulti-line"/>
            </w:pPr>
            <w:r>
              <w:t>ⲑⲏⲉ̀ⲧⲁ ⲡⲓⲁⲅⲅⲉⲗⲟⲥ ⲛ̀ⲧⲉ Ⲡⲟ̄ⲥ̄ ⲧⲁϫⲣⲟⲥ:</w:t>
            </w:r>
          </w:p>
          <w:p w:rsidR="0074650C" w:rsidRPr="00CF5919"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went to war,</w:t>
            </w:r>
          </w:p>
          <w:p w:rsidR="0074650C" w:rsidRPr="004764BD" w:rsidRDefault="0074650C" w:rsidP="00C96A85">
            <w:pPr>
              <w:pStyle w:val="EngHang"/>
            </w:pPr>
            <w:r>
              <w:t>In the power of Christ;</w:t>
            </w:r>
          </w:p>
          <w:p w:rsidR="0074650C" w:rsidRPr="004764BD" w:rsidRDefault="0074650C" w:rsidP="00C96A85">
            <w:pPr>
              <w:pStyle w:val="EngHang"/>
            </w:pPr>
            <w:r w:rsidRPr="004764BD">
              <w:t>He smote the Barbarians,</w:t>
            </w:r>
          </w:p>
          <w:p w:rsidR="0074650C" w:rsidRDefault="0074650C" w:rsidP="00C96A85">
            <w:pPr>
              <w:pStyle w:val="EngHangEnd"/>
            </w:pPr>
            <w:r w:rsidRPr="004764BD">
              <w:t>With great blows.</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Ⲁϥϣⲉⲛⲁϥ ⲉ̀ⲡⲓⲡⲟⲗⲉⲙⲟⲥ:</w:t>
            </w:r>
          </w:p>
          <w:p w:rsidR="0074650C" w:rsidRDefault="0074650C" w:rsidP="00C96A85">
            <w:pPr>
              <w:pStyle w:val="CopticVersemulti-line"/>
            </w:pPr>
            <w:r>
              <w:t>ϧⲉⲛ ϯϫⲟⲙ ⲛ̀ⲧⲉ Ⲡⲭ̄ⲥ̄:</w:t>
            </w:r>
          </w:p>
          <w:p w:rsidR="0074650C" w:rsidRDefault="0074650C" w:rsidP="00C96A85">
            <w:pPr>
              <w:pStyle w:val="CopticVersemulti-line"/>
            </w:pPr>
            <w:r>
              <w:t>ⲁϥϣⲁⲣⲓ ⲉ̀ⲛⲓⲃⲁⲣⲃⲁⲣⲟⲥ:</w:t>
            </w:r>
          </w:p>
          <w:p w:rsidR="0074650C" w:rsidRDefault="0074650C" w:rsidP="00C96A85">
            <w:pPr>
              <w:pStyle w:val="CopticHangingVerse"/>
            </w:pPr>
            <w:r>
              <w:t>ϧⲉⲛ ⲧⲉϥϫⲓϫ ⲛ̀ⲟⲩⲓ̀ⲛⲁⲙ.</w:t>
            </w:r>
          </w:p>
        </w:tc>
      </w:tr>
      <w:tr w:rsidR="0074650C" w:rsidTr="0074650C">
        <w:trPr>
          <w:cantSplit/>
          <w:jc w:val="center"/>
        </w:trPr>
        <w:tc>
          <w:tcPr>
            <w:tcW w:w="288" w:type="dxa"/>
          </w:tcPr>
          <w:p w:rsidR="0074650C" w:rsidRDefault="0074650C" w:rsidP="0074650C">
            <w:pPr>
              <w:pStyle w:val="CopticCross"/>
            </w:pPr>
            <w:r w:rsidRPr="00FB5ACB">
              <w:lastRenderedPageBreak/>
              <w:t>¿</w:t>
            </w:r>
          </w:p>
        </w:tc>
        <w:tc>
          <w:tcPr>
            <w:tcW w:w="3960" w:type="dxa"/>
          </w:tcPr>
          <w:p w:rsidR="0074650C" w:rsidRPr="004764BD" w:rsidRDefault="0074650C" w:rsidP="00C96A85">
            <w:pPr>
              <w:pStyle w:val="EngHang"/>
            </w:pPr>
            <w:r w:rsidRPr="004764BD">
              <w:t xml:space="preserve">He was </w:t>
            </w:r>
            <w:r>
              <w:t>t</w:t>
            </w:r>
            <w:commentRangeStart w:id="969"/>
            <w:r>
              <w:t>emperate</w:t>
            </w:r>
            <w:r w:rsidRPr="004764BD">
              <w:t xml:space="preserve"> </w:t>
            </w:r>
            <w:r>
              <w:t>with</w:t>
            </w:r>
            <w:commentRangeEnd w:id="969"/>
            <w:r>
              <w:rPr>
                <w:rStyle w:val="CommentReference"/>
                <w:rFonts w:ascii="Times New Roman" w:eastAsiaTheme="minorHAnsi" w:hAnsi="Times New Roman" w:cstheme="minorBidi"/>
                <w:color w:val="auto"/>
              </w:rPr>
              <w:commentReference w:id="969"/>
            </w:r>
            <w:r w:rsidRPr="004764BD">
              <w:t xml:space="preserve"> the earthly</w:t>
            </w:r>
            <w:r>
              <w:t>,</w:t>
            </w:r>
          </w:p>
          <w:p w:rsidR="0074650C" w:rsidRPr="004764BD" w:rsidRDefault="0074650C" w:rsidP="00C96A85">
            <w:pPr>
              <w:pStyle w:val="EngHang"/>
            </w:pPr>
            <w:r w:rsidRPr="004764BD">
              <w:t>And sought after the heavenly</w:t>
            </w:r>
            <w:r w:rsidRPr="004764BD">
              <w:rPr>
                <w:rStyle w:val="FootnoteReference"/>
              </w:rPr>
              <w:footnoteReference w:id="456"/>
            </w:r>
            <w:r>
              <w:t>;</w:t>
            </w:r>
          </w:p>
          <w:p w:rsidR="0074650C" w:rsidRPr="004764BD" w:rsidRDefault="0074650C" w:rsidP="00C96A85">
            <w:pPr>
              <w:pStyle w:val="EngHang"/>
            </w:pPr>
            <w:r w:rsidRPr="004764BD">
              <w:t xml:space="preserve">He ran in the </w:t>
            </w:r>
            <w:r>
              <w:t>arena</w:t>
            </w:r>
          </w:p>
          <w:p w:rsidR="0074650C" w:rsidRDefault="0074650C" w:rsidP="00C96A85">
            <w:pPr>
              <w:pStyle w:val="EngHangEnd"/>
            </w:pPr>
            <w:r w:rsidRPr="004764BD">
              <w:t>Of martyrdom.</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74650C" w:rsidRDefault="0074650C" w:rsidP="00C96A85">
            <w:pPr>
              <w:pStyle w:val="CopticVersemulti-line"/>
            </w:pPr>
            <w:r>
              <w:t>Ⲁϥⲉⲣⲛⲩⲙⲫⲓⲛ ⲉ̀ⲃⲟⲗϩⲁ ⲛⲁ ⲛ̀ⲕⲁϩⲓ:</w:t>
            </w:r>
          </w:p>
          <w:p w:rsidR="0074650C" w:rsidRDefault="0074650C" w:rsidP="00C96A85">
            <w:pPr>
              <w:pStyle w:val="CopticVersemulti-line"/>
            </w:pPr>
            <w:r>
              <w:t>ⲟⲩⲟϩ ⲁϥⲕⲱϯ ⲛ̀ⲛⲁ ⲛⲓⲫⲏⲟⲩⲓ̀:</w:t>
            </w:r>
          </w:p>
          <w:p w:rsidR="0074650C" w:rsidRDefault="0074650C" w:rsidP="00C96A85">
            <w:pPr>
              <w:pStyle w:val="CopticVersemulti-line"/>
            </w:pPr>
            <w:r>
              <w:t>ⲁϥϭⲟϫⲓ ϧⲉⲛ ⲡⲓⲥ̀ⲧⲁⲇⲓⲟⲛ:</w:t>
            </w:r>
          </w:p>
          <w:p w:rsidR="0074650C" w:rsidRDefault="0074650C" w:rsidP="00C96A85">
            <w:pPr>
              <w:pStyle w:val="CopticHangingVerse"/>
            </w:pPr>
            <w:r>
              <w:t>ⲛ̀ⲧⲉ ϯⲙⲉⲧⲙⲁⲣⲧⲩⲣⲟⲥ.</w:t>
            </w:r>
          </w:p>
        </w:tc>
      </w:tr>
      <w:tr w:rsidR="0074650C" w:rsidTr="0074650C">
        <w:trPr>
          <w:cantSplit/>
          <w:jc w:val="center"/>
        </w:trPr>
        <w:tc>
          <w:tcPr>
            <w:tcW w:w="288" w:type="dxa"/>
          </w:tcPr>
          <w:p w:rsidR="0074650C" w:rsidRDefault="0074650C" w:rsidP="0074650C">
            <w:pPr>
              <w:pStyle w:val="CopticCross"/>
            </w:pPr>
          </w:p>
        </w:tc>
        <w:tc>
          <w:tcPr>
            <w:tcW w:w="3960" w:type="dxa"/>
          </w:tcPr>
          <w:p w:rsidR="0074650C" w:rsidRPr="004764BD" w:rsidRDefault="0074650C" w:rsidP="00C96A85">
            <w:pPr>
              <w:pStyle w:val="EngHang"/>
            </w:pPr>
            <w:r w:rsidRPr="004764BD">
              <w:t>He shamed Decius,</w:t>
            </w:r>
          </w:p>
          <w:p w:rsidR="0074650C" w:rsidRPr="004764BD" w:rsidRDefault="0074650C" w:rsidP="00C96A85">
            <w:pPr>
              <w:pStyle w:val="EngHang"/>
            </w:pPr>
            <w:r w:rsidRPr="004764BD">
              <w:t>The ungodly king,</w:t>
            </w:r>
          </w:p>
          <w:p w:rsidR="0074650C" w:rsidRPr="004764BD" w:rsidRDefault="0074650C" w:rsidP="00C96A85">
            <w:pPr>
              <w:pStyle w:val="EngHang"/>
            </w:pPr>
            <w:r w:rsidRPr="004764BD">
              <w:t>Through his great patience</w:t>
            </w:r>
          </w:p>
          <w:p w:rsidR="0074650C" w:rsidRDefault="0074650C" w:rsidP="00C96A85">
            <w:pPr>
              <w:pStyle w:val="EngHangEnd"/>
            </w:pPr>
            <w:r w:rsidRPr="004764BD">
              <w:t xml:space="preserve">And the </w:t>
            </w:r>
            <w:r>
              <w:t>suffering of torture</w:t>
            </w:r>
            <w:r w:rsidRPr="004764BD">
              <w:t>.</w:t>
            </w:r>
          </w:p>
        </w:tc>
        <w:tc>
          <w:tcPr>
            <w:tcW w:w="288" w:type="dxa"/>
          </w:tcPr>
          <w:p w:rsidR="0074650C" w:rsidRDefault="0074650C" w:rsidP="0074650C"/>
        </w:tc>
        <w:tc>
          <w:tcPr>
            <w:tcW w:w="288" w:type="dxa"/>
          </w:tcPr>
          <w:p w:rsidR="0074650C" w:rsidRDefault="0074650C" w:rsidP="0074650C">
            <w:pPr>
              <w:pStyle w:val="CopticCross"/>
            </w:pPr>
          </w:p>
        </w:tc>
        <w:tc>
          <w:tcPr>
            <w:tcW w:w="3960" w:type="dxa"/>
          </w:tcPr>
          <w:p w:rsidR="0074650C" w:rsidRDefault="0074650C" w:rsidP="00C96A85">
            <w:pPr>
              <w:pStyle w:val="CopticVersemulti-line"/>
            </w:pPr>
            <w:r>
              <w:t>Ⲁϥϯϣⲓⲡⲓ ⲛ̀Ⲇⲉⲕⲓⲟⲥ:</w:t>
            </w:r>
          </w:p>
          <w:p w:rsidR="0074650C" w:rsidRDefault="0074650C" w:rsidP="00C96A85">
            <w:pPr>
              <w:pStyle w:val="CopticVersemulti-line"/>
            </w:pPr>
            <w:r>
              <w:t>ⲡⲓⲟⲩⲣⲟ ⲛ̀ⲁ̀ⲥⲉⲃⲏⲥ:</w:t>
            </w:r>
          </w:p>
          <w:p w:rsidR="0074650C" w:rsidRDefault="0074650C" w:rsidP="00C96A85">
            <w:pPr>
              <w:pStyle w:val="CopticVersemulti-line"/>
            </w:pPr>
            <w:r>
              <w:t>ϩⲓⲧⲉⲛ ⲧⲉϥⲛⲓϣϯ ⲛ̀ϩⲩⲡⲟⲙⲟⲛⲏ:</w:t>
            </w:r>
          </w:p>
          <w:p w:rsidR="0074650C" w:rsidRDefault="0074650C" w:rsidP="00C96A85">
            <w:pPr>
              <w:pStyle w:val="CopticHangingVerse"/>
            </w:pPr>
            <w:r>
              <w:t>ⲛⲉⲙ ⲡ̀ϧⲓⲥⲓ ⲛ̀ⲧⲉ ⲛⲓⲃⲁⲥⲁⲛⲟⲥ.</w:t>
            </w:r>
          </w:p>
        </w:tc>
      </w:tr>
      <w:tr w:rsidR="0074650C" w:rsidTr="0074650C">
        <w:trPr>
          <w:cantSplit/>
          <w:jc w:val="center"/>
        </w:trPr>
        <w:tc>
          <w:tcPr>
            <w:tcW w:w="288" w:type="dxa"/>
          </w:tcPr>
          <w:p w:rsidR="0074650C" w:rsidRDefault="0074650C" w:rsidP="0074650C">
            <w:pPr>
              <w:pStyle w:val="CopticCross"/>
            </w:pPr>
            <w:r w:rsidRPr="00FB5ACB">
              <w:t>¿</w:t>
            </w:r>
          </w:p>
        </w:tc>
        <w:tc>
          <w:tcPr>
            <w:tcW w:w="3960" w:type="dxa"/>
          </w:tcPr>
          <w:p w:rsidR="0074650C" w:rsidRDefault="0074650C" w:rsidP="00C96A85">
            <w:pPr>
              <w:pStyle w:val="EngHang"/>
            </w:pPr>
            <w:r w:rsidRPr="004764BD">
              <w:t xml:space="preserve">In this he wore the </w:t>
            </w:r>
          </w:p>
          <w:p w:rsidR="0074650C" w:rsidRPr="004764BD" w:rsidRDefault="0074650C" w:rsidP="00C96A85">
            <w:pPr>
              <w:pStyle w:val="EngHang"/>
            </w:pPr>
            <w:r>
              <w:t>Unfading crown o</w:t>
            </w:r>
            <w:r w:rsidRPr="004764BD">
              <w:t>f martyrdom</w:t>
            </w:r>
            <w:r>
              <w:t>;</w:t>
            </w:r>
          </w:p>
          <w:p w:rsidR="0074650C" w:rsidRPr="004764BD" w:rsidRDefault="0074650C" w:rsidP="00C96A85">
            <w:pPr>
              <w:pStyle w:val="EngHang"/>
            </w:pPr>
            <w:r w:rsidRPr="004764BD">
              <w:t xml:space="preserve">He kept a feast with all the </w:t>
            </w:r>
            <w:r>
              <w:t>saints</w:t>
            </w:r>
            <w:r w:rsidRPr="004764BD">
              <w:t>,</w:t>
            </w:r>
          </w:p>
          <w:p w:rsidR="0074650C" w:rsidRDefault="0074650C" w:rsidP="00C96A85">
            <w:pPr>
              <w:pStyle w:val="EngHangEnd"/>
            </w:pPr>
            <w:r w:rsidRPr="004764BD">
              <w:t>In the land of the living.</w:t>
            </w:r>
          </w:p>
        </w:tc>
        <w:tc>
          <w:tcPr>
            <w:tcW w:w="288" w:type="dxa"/>
          </w:tcPr>
          <w:p w:rsidR="0074650C" w:rsidRDefault="0074650C" w:rsidP="0074650C"/>
        </w:tc>
        <w:tc>
          <w:tcPr>
            <w:tcW w:w="288" w:type="dxa"/>
          </w:tcPr>
          <w:p w:rsidR="0074650C" w:rsidRDefault="0074650C" w:rsidP="0074650C">
            <w:pPr>
              <w:pStyle w:val="CopticCross"/>
            </w:pPr>
            <w:r w:rsidRPr="00FB5ACB">
              <w:t>¿</w:t>
            </w:r>
          </w:p>
        </w:tc>
        <w:tc>
          <w:tcPr>
            <w:tcW w:w="3960" w:type="dxa"/>
          </w:tcPr>
          <w:p w:rsidR="00C96A85" w:rsidRDefault="0074650C" w:rsidP="00C96A85">
            <w:pPr>
              <w:pStyle w:val="CopticVersemulti-line"/>
            </w:pPr>
            <w:r>
              <w:t>Ϧⲉⲛ ⲛⲁⲓ ⲁϥⲉⲣⲫⲟⲣⲓⲛ ⲙ̀ⲡⲓⲭ̀ⲗⲟⲙ</w:t>
            </w:r>
            <w:r w:rsidR="00C96A85">
              <w:t>:</w:t>
            </w:r>
          </w:p>
          <w:p w:rsidR="0074650C" w:rsidRDefault="0074650C" w:rsidP="00C96A85">
            <w:pPr>
              <w:pStyle w:val="CopticVersemulti-line"/>
            </w:pPr>
            <w:r>
              <w:t>ⲛ̀ⲧⲁⲗⲱⲙ ⲛ̀ⲧⲉ ϯⲙⲉⲧⲙⲁⲣⲧⲩⲣⲟⲥ:</w:t>
            </w:r>
          </w:p>
          <w:p w:rsidR="0074650C" w:rsidRDefault="0074650C" w:rsidP="00C96A85">
            <w:pPr>
              <w:pStyle w:val="CopticVersemulti-line"/>
            </w:pPr>
            <w:r>
              <w:t>ⲁϥⲉⲣϣⲁⲓ ⲛⲉⲙ ⲛⲏⲉ̄ⲑ̄ⲩ̄ ⲧⲏⲣⲟⲩ:</w:t>
            </w:r>
          </w:p>
          <w:p w:rsidR="0074650C" w:rsidRDefault="0074650C" w:rsidP="00C96A85">
            <w:pPr>
              <w:pStyle w:val="CopticHangingVerse"/>
            </w:pPr>
            <w:r>
              <w:t>ϧⲉⲛ ⲧ̀ϫⲱⲣⲁ ⲛ̀ⲧⲉ ⲛⲏⲧⲟⲛϧ.</w:t>
            </w:r>
          </w:p>
        </w:tc>
      </w:tr>
      <w:tr w:rsidR="0074650C" w:rsidTr="0074650C">
        <w:trPr>
          <w:cantSplit/>
          <w:jc w:val="center"/>
        </w:trPr>
        <w:tc>
          <w:tcPr>
            <w:tcW w:w="288" w:type="dxa"/>
          </w:tcPr>
          <w:p w:rsidR="0074650C" w:rsidRPr="00FB5ACB" w:rsidRDefault="0074650C" w:rsidP="0074650C">
            <w:pPr>
              <w:pStyle w:val="CopticCross"/>
            </w:pPr>
          </w:p>
        </w:tc>
        <w:tc>
          <w:tcPr>
            <w:tcW w:w="3960" w:type="dxa"/>
          </w:tcPr>
          <w:p w:rsidR="0074650C" w:rsidRPr="004764BD" w:rsidRDefault="0074650C" w:rsidP="00C96A85">
            <w:pPr>
              <w:pStyle w:val="EngHang"/>
            </w:pPr>
            <w:r w:rsidRPr="004764BD">
              <w:t>Hail to you O martyr,</w:t>
            </w:r>
          </w:p>
          <w:p w:rsidR="0074650C" w:rsidRPr="004764BD" w:rsidRDefault="0074650C" w:rsidP="00C96A85">
            <w:pPr>
              <w:pStyle w:val="EngHang"/>
            </w:pPr>
            <w:r w:rsidRPr="004764BD">
              <w:t>Hail to the courageous hero,</w:t>
            </w:r>
          </w:p>
          <w:p w:rsidR="0074650C" w:rsidRPr="004764BD" w:rsidRDefault="0074650C" w:rsidP="00C96A85">
            <w:pPr>
              <w:pStyle w:val="EngHang"/>
            </w:pPr>
            <w:r w:rsidRPr="004764BD">
              <w:t>Hail to the struggle-bearer</w:t>
            </w:r>
            <w:r>
              <w:t>,</w:t>
            </w:r>
          </w:p>
          <w:p w:rsidR="0074650C" w:rsidRDefault="0074650C" w:rsidP="00C96A85">
            <w:pPr>
              <w:pStyle w:val="EngHangEnd"/>
            </w:pPr>
            <w:r w:rsidRPr="004764BD">
              <w:t>Philopater Mercurius.</w:t>
            </w:r>
          </w:p>
        </w:tc>
        <w:tc>
          <w:tcPr>
            <w:tcW w:w="288" w:type="dxa"/>
          </w:tcPr>
          <w:p w:rsidR="0074650C" w:rsidRDefault="0074650C" w:rsidP="0074650C"/>
        </w:tc>
        <w:tc>
          <w:tcPr>
            <w:tcW w:w="288" w:type="dxa"/>
          </w:tcPr>
          <w:p w:rsidR="0074650C" w:rsidRPr="00FB5ACB" w:rsidRDefault="0074650C" w:rsidP="0074650C">
            <w:pPr>
              <w:pStyle w:val="CopticCross"/>
            </w:pPr>
          </w:p>
        </w:tc>
        <w:tc>
          <w:tcPr>
            <w:tcW w:w="3960" w:type="dxa"/>
          </w:tcPr>
          <w:p w:rsidR="0074650C" w:rsidRDefault="0074650C" w:rsidP="00C96A85">
            <w:pPr>
              <w:pStyle w:val="CopticVersemulti-line"/>
            </w:pPr>
            <w:r>
              <w:t>Ⲭⲉⲣⲉ ⲛⲁⲕ ⲱ̀ ⲡⲓⲙⲁⲣⲧⲩⲣⲟⲥ:</w:t>
            </w:r>
          </w:p>
          <w:p w:rsidR="0074650C" w:rsidRDefault="0074650C" w:rsidP="00C96A85">
            <w:pPr>
              <w:pStyle w:val="CopticVersemulti-line"/>
            </w:pPr>
            <w:r>
              <w:t>ⲭⲉⲣⲉ ⲡⲓϣⲱⲓⲕ ⲛ̀ⲅⲉⲛⲛⲉⲟⲥ:</w:t>
            </w:r>
          </w:p>
          <w:p w:rsidR="0074650C" w:rsidRDefault="0074650C" w:rsidP="00C96A85">
            <w:pPr>
              <w:pStyle w:val="CopticVersemulti-line"/>
            </w:pPr>
            <w:r>
              <w:t>ⲭⲉⲣⲉ ⲡⲓⲁⲑⲗⲟⲫⲟⲣⲟⲥ:</w:t>
            </w:r>
          </w:p>
          <w:p w:rsidR="0074650C" w:rsidRDefault="0074650C" w:rsidP="00C96A85">
            <w:pPr>
              <w:pStyle w:val="CopticHangingVerse"/>
            </w:pPr>
            <w:r>
              <w:t>Ⲫⲓⲗⲟⲡⲁⲧⲏⲣ Ⲙⲉⲣⲕⲟⲩⲣⲓⲥ.</w:t>
            </w:r>
          </w:p>
        </w:tc>
      </w:tr>
      <w:tr w:rsidR="0074650C" w:rsidTr="0074650C">
        <w:trPr>
          <w:cantSplit/>
          <w:jc w:val="center"/>
        </w:trPr>
        <w:tc>
          <w:tcPr>
            <w:tcW w:w="288" w:type="dxa"/>
          </w:tcPr>
          <w:p w:rsidR="0074650C" w:rsidRPr="00FB5ACB" w:rsidRDefault="009E31CF" w:rsidP="0074650C">
            <w:pPr>
              <w:pStyle w:val="CopticCross"/>
            </w:pPr>
            <w:r w:rsidRPr="00FB5ACB">
              <w:t>¿</w:t>
            </w:r>
          </w:p>
        </w:tc>
        <w:tc>
          <w:tcPr>
            <w:tcW w:w="3960" w:type="dxa"/>
          </w:tcPr>
          <w:p w:rsidR="0074650C" w:rsidRPr="004764BD" w:rsidRDefault="0074650C" w:rsidP="00C96A85">
            <w:pPr>
              <w:pStyle w:val="EngHang"/>
            </w:pPr>
            <w:r w:rsidRPr="004764BD">
              <w:t>Pray to the Lord on our behalf,</w:t>
            </w:r>
          </w:p>
          <w:p w:rsidR="0074650C" w:rsidRPr="004764BD" w:rsidRDefault="0074650C" w:rsidP="00C96A85">
            <w:pPr>
              <w:pStyle w:val="EngHang"/>
            </w:pPr>
            <w:r w:rsidRPr="004764BD">
              <w:t>O struggle-bearer the martyr,</w:t>
            </w:r>
          </w:p>
          <w:p w:rsidR="0074650C" w:rsidRPr="004764BD" w:rsidRDefault="0074650C" w:rsidP="00C96A85">
            <w:pPr>
              <w:pStyle w:val="EngHang"/>
            </w:pPr>
            <w:r w:rsidRPr="004764BD">
              <w:t>Philopater Merciurious,</w:t>
            </w:r>
          </w:p>
          <w:p w:rsidR="0074650C" w:rsidRDefault="0074650C" w:rsidP="00C96A85">
            <w:pPr>
              <w:pStyle w:val="EngEnd"/>
            </w:pPr>
            <w:r w:rsidRPr="004764BD">
              <w:t>That He may</w:t>
            </w:r>
            <w:r>
              <w:t xml:space="preserve"> forgive us our sins.</w:t>
            </w:r>
          </w:p>
        </w:tc>
        <w:tc>
          <w:tcPr>
            <w:tcW w:w="288" w:type="dxa"/>
          </w:tcPr>
          <w:p w:rsidR="0074650C" w:rsidRDefault="0074650C" w:rsidP="0074650C"/>
        </w:tc>
        <w:tc>
          <w:tcPr>
            <w:tcW w:w="288" w:type="dxa"/>
          </w:tcPr>
          <w:p w:rsidR="0074650C" w:rsidRPr="00FB5ACB" w:rsidRDefault="009E31CF" w:rsidP="0074650C">
            <w:pPr>
              <w:pStyle w:val="CopticCross"/>
            </w:pPr>
            <w:r w:rsidRPr="00FB5ACB">
              <w:t>¿</w:t>
            </w:r>
          </w:p>
        </w:tc>
        <w:tc>
          <w:tcPr>
            <w:tcW w:w="3960" w:type="dxa"/>
          </w:tcPr>
          <w:p w:rsidR="0074650C" w:rsidRDefault="0074650C" w:rsidP="00C96A85">
            <w:pPr>
              <w:pStyle w:val="CopticVersemulti-line"/>
            </w:pPr>
            <w:r>
              <w:t>Ⲧⲱⲃϩ ⲙ̀Ⲡⲟ̄ⲥ̄ ⲉ̀ϩ̀ⲣⲏⲓ ⲉ̀ϫⲱⲛ:</w:t>
            </w:r>
          </w:p>
          <w:p w:rsidR="0074650C" w:rsidRDefault="0074650C" w:rsidP="00C96A85">
            <w:pPr>
              <w:pStyle w:val="CopticVersemulti-line"/>
            </w:pPr>
            <w:r>
              <w:t>ⲱ̀ ⲡⲓⲁⲑⲗⲟⲫⲟⲣⲟⲥ ⲙ̀ⲙⲁⲣⲧⲩⲣⲟⲥ:</w:t>
            </w:r>
          </w:p>
          <w:p w:rsidR="0074650C" w:rsidRDefault="0074650C" w:rsidP="00C96A85">
            <w:pPr>
              <w:pStyle w:val="CopticVersemulti-line"/>
            </w:pPr>
            <w:r>
              <w:t>Ⲫⲓⲗⲟⲡⲁⲧⲏⲣ Ⲙⲉⲣⲕⲟⲩⲣⲓⲟⲥ:</w:t>
            </w:r>
          </w:p>
          <w:p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rsidR="007F571C" w:rsidRDefault="007F571C" w:rsidP="007F571C">
      <w:pPr>
        <w:pStyle w:val="Heading3"/>
      </w:pPr>
      <w:r>
        <w:t>November 30 (December 1) / Koiak 4: Martyrdom of St. Andrew the Apostle</w:t>
      </w:r>
    </w:p>
    <w:p w:rsidR="007F571C" w:rsidRPr="007F571C" w:rsidRDefault="007F571C" w:rsidP="007F571C">
      <w:pPr>
        <w:pStyle w:val="Rubric"/>
      </w:pPr>
      <w:r>
        <w:t>See the Doxologies for the Apostles, or for Any Apostle, on page ##.</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73" w:name="_Toc410196202"/>
      <w:bookmarkStart w:id="974" w:name="_Toc410196444"/>
      <w:bookmarkStart w:id="975" w:name="_Toc410196946"/>
      <w:bookmarkStart w:id="976" w:name="_Toc428340988"/>
      <w:r>
        <w:lastRenderedPageBreak/>
        <w:t>December</w:t>
      </w:r>
      <w:bookmarkEnd w:id="973"/>
      <w:bookmarkEnd w:id="974"/>
      <w:bookmarkEnd w:id="975"/>
      <w:r w:rsidR="00205EA4">
        <w:t xml:space="preserve"> or </w:t>
      </w:r>
      <w:r w:rsidR="00205EA4">
        <w:rPr>
          <w:rFonts w:ascii="FreeSerifAvvaShenouda" w:hAnsi="FreeSerifAvvaShenouda" w:cs="FreeSerifAvvaShenouda"/>
        </w:rPr>
        <w:t>Ⲕⲟⲓⲁϩⲕ</w:t>
      </w:r>
      <w:bookmarkEnd w:id="976"/>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77"/>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77"/>
            <w:r>
              <w:rPr>
                <w:rStyle w:val="CommentReference"/>
                <w:rFonts w:ascii="Times New Roman" w:eastAsiaTheme="minorHAnsi" w:hAnsi="Times New Roman" w:cstheme="minorBidi"/>
                <w:color w:val="auto"/>
              </w:rPr>
              <w:commentReference w:id="977"/>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78"/>
            <w:r>
              <w:t xml:space="preserve">Announced </w:t>
            </w:r>
            <w:commentRangeEnd w:id="978"/>
            <w:r>
              <w:rPr>
                <w:rStyle w:val="CommentReference"/>
                <w:rFonts w:ascii="Times New Roman" w:eastAsiaTheme="minorHAnsi" w:hAnsi="Times New Roman" w:cstheme="minorBidi"/>
                <w:color w:val="auto"/>
              </w:rPr>
              <w:commentReference w:id="978"/>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79"/>
            <w:r>
              <w:t>He raised us with a new invitation.</w:t>
            </w:r>
            <w:commentRangeEnd w:id="979"/>
            <w:r>
              <w:rPr>
                <w:rStyle w:val="CommentReference"/>
                <w:rFonts w:ascii="Times New Roman" w:eastAsiaTheme="minorHAnsi" w:hAnsi="Times New Roman" w:cstheme="minorBidi"/>
                <w:color w:val="auto"/>
              </w:rPr>
              <w:commentReference w:id="979"/>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80"/>
            <w:r>
              <w:t>Bride</w:t>
            </w:r>
            <w:commentRangeEnd w:id="980"/>
            <w:r>
              <w:rPr>
                <w:rStyle w:val="CommentReference"/>
                <w:rFonts w:ascii="Times New Roman" w:eastAsiaTheme="minorHAnsi" w:hAnsi="Times New Roman" w:cstheme="minorBidi"/>
                <w:color w:val="auto"/>
              </w:rPr>
              <w:commentReference w:id="980"/>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81"/>
            <w:r>
              <w:t xml:space="preserve">return </w:t>
            </w:r>
            <w:commentRangeEnd w:id="981"/>
            <w:r>
              <w:rPr>
                <w:rStyle w:val="CommentReference"/>
              </w:rPr>
              <w:commentReference w:id="981"/>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82"/>
            <w:r>
              <w:t xml:space="preserve">confirmation </w:t>
            </w:r>
            <w:commentRangeEnd w:id="982"/>
            <w:r>
              <w:rPr>
                <w:rStyle w:val="CommentReference"/>
              </w:rPr>
              <w:commentReference w:id="982"/>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83"/>
            <w:r>
              <w:t>Angel-evangel of Good News</w:t>
            </w:r>
            <w:commentRangeEnd w:id="983"/>
            <w:r>
              <w:rPr>
                <w:rStyle w:val="CommentReference"/>
                <w:rFonts w:ascii="Times New Roman" w:eastAsiaTheme="minorHAnsi" w:hAnsi="Times New Roman" w:cstheme="minorBidi"/>
                <w:color w:val="auto"/>
              </w:rPr>
              <w:commentReference w:id="983"/>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84"/>
            <w:r>
              <w:t>Hail, O full of grace</w:t>
            </w:r>
            <w:commentRangeEnd w:id="984"/>
            <w:r>
              <w:rPr>
                <w:rStyle w:val="CommentReference"/>
                <w:rFonts w:ascii="Times New Roman" w:eastAsiaTheme="minorHAnsi" w:hAnsi="Times New Roman" w:cstheme="minorBidi"/>
                <w:color w:val="auto"/>
              </w:rPr>
              <w:commentReference w:id="984"/>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85"/>
            <w:r>
              <w:t>Angel-Evangel</w:t>
            </w:r>
            <w:commentRangeEnd w:id="985"/>
            <w:r>
              <w:rPr>
                <w:rStyle w:val="CommentReference"/>
                <w:rFonts w:ascii="Times New Roman" w:eastAsiaTheme="minorHAnsi" w:hAnsi="Times New Roman" w:cstheme="minorBidi"/>
                <w:color w:val="auto"/>
              </w:rPr>
              <w:commentReference w:id="985"/>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05EA4" w:rsidRDefault="00FF5FF3" w:rsidP="00495F1A">
      <w:pPr>
        <w:pStyle w:val="Heading3"/>
      </w:pPr>
      <w:bookmarkStart w:id="986" w:name="_Toc410196203"/>
      <w:bookmarkStart w:id="987" w:name="_Toc410196445"/>
      <w:bookmarkStart w:id="988" w:name="_Toc410196947"/>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Default="005329C1" w:rsidP="00B637D8">
      <w:pPr>
        <w:pStyle w:val="Rubric"/>
      </w:pPr>
      <w:r>
        <w:t>See the Doxologies, Psali, and Theotokia for the Virgin.</w:t>
      </w:r>
    </w:p>
    <w:p w:rsidR="007F571C" w:rsidRDefault="007F571C" w:rsidP="007F571C">
      <w:pPr>
        <w:pStyle w:val="Heading3"/>
      </w:pPr>
      <w:r>
        <w:lastRenderedPageBreak/>
        <w:t>December 17 (18) / Koiak 21: Also the Martyrdom of St. Barnabas, on of the Seventy Two</w:t>
      </w:r>
    </w:p>
    <w:p w:rsidR="007F571C" w:rsidRPr="007F571C" w:rsidRDefault="007F571C" w:rsidP="007F571C">
      <w:pPr>
        <w:pStyle w:val="Rubric"/>
      </w:pPr>
      <w:r>
        <w:t>See the Doxologies for the Apostles, or for Any Apostle, on page ##.</w:t>
      </w:r>
    </w:p>
    <w:p w:rsidR="00CA0AB7" w:rsidRDefault="00CA0AB7" w:rsidP="00CA0AB7">
      <w:pPr>
        <w:pStyle w:val="Heading3"/>
      </w:pPr>
      <w:r>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lastRenderedPageBreak/>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89"/>
            <w:r>
              <w:t xml:space="preserve">rescued </w:t>
            </w:r>
            <w:commentRangeEnd w:id="989"/>
            <w:r>
              <w:rPr>
                <w:rStyle w:val="CommentReference"/>
                <w:rFonts w:ascii="Times New Roman" w:eastAsiaTheme="minorHAnsi" w:hAnsi="Times New Roman" w:cstheme="minorBidi"/>
                <w:color w:val="auto"/>
              </w:rPr>
              <w:commentReference w:id="989"/>
            </w:r>
            <w:r>
              <w:t>and saved us,</w:t>
            </w:r>
          </w:p>
          <w:p w:rsidR="00C33BEB" w:rsidRDefault="00C33BEB" w:rsidP="00C33BEB">
            <w:pPr>
              <w:pStyle w:val="EngHangEnd"/>
            </w:pPr>
            <w:commentRangeStart w:id="990"/>
            <w:r>
              <w:t xml:space="preserve">We </w:t>
            </w:r>
            <w:commentRangeEnd w:id="990"/>
            <w:r>
              <w:rPr>
                <w:rStyle w:val="CommentReference"/>
                <w:rFonts w:ascii="Times New Roman" w:eastAsiaTheme="minorHAnsi" w:hAnsi="Times New Roman" w:cstheme="minorBidi"/>
                <w:color w:val="auto"/>
              </w:rPr>
              <w:commentReference w:id="990"/>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7"/>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91"/>
            <w:r>
              <w:t xml:space="preserve">Shone </w:t>
            </w:r>
            <w:commentRangeEnd w:id="991"/>
            <w:r>
              <w:rPr>
                <w:rStyle w:val="CommentReference"/>
              </w:rPr>
              <w:commentReference w:id="991"/>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2"/>
            <w:r>
              <w:t>All</w:t>
            </w:r>
            <w:commentRangeEnd w:id="992"/>
            <w:r>
              <w:rPr>
                <w:rStyle w:val="CommentReference"/>
              </w:rPr>
              <w:commentReference w:id="992"/>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93"/>
            <w:r>
              <w:t>seals</w:t>
            </w:r>
            <w:commentRangeEnd w:id="993"/>
            <w:r>
              <w:rPr>
                <w:rStyle w:val="CommentReference"/>
              </w:rPr>
              <w:commentReference w:id="993"/>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94"/>
            <w:r>
              <w:t>Tetra</w:t>
            </w:r>
            <w:commentRangeEnd w:id="994"/>
            <w:r>
              <w:rPr>
                <w:rStyle w:val="CommentReference"/>
              </w:rPr>
              <w:commentReference w:id="994"/>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95"/>
            <w:r>
              <w:t xml:space="preserve">flaming </w:t>
            </w:r>
            <w:commentRangeEnd w:id="995"/>
            <w:r>
              <w:rPr>
                <w:rStyle w:val="CommentReference"/>
              </w:rPr>
              <w:commentReference w:id="995"/>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96"/>
            <w:r>
              <w:t>disease</w:t>
            </w:r>
            <w:commentRangeEnd w:id="996"/>
            <w:r>
              <w:rPr>
                <w:rStyle w:val="CommentReference"/>
              </w:rPr>
              <w:commentReference w:id="996"/>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997"/>
            <w:r>
              <w:t xml:space="preserve">Isaiah </w:t>
            </w:r>
            <w:commentRangeEnd w:id="997"/>
            <w:r>
              <w:rPr>
                <w:rStyle w:val="CommentReference"/>
              </w:rPr>
              <w:commentReference w:id="997"/>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998"/>
            <w:r>
              <w:t>For I cannot speak.</w:t>
            </w:r>
            <w:commentRangeEnd w:id="998"/>
            <w:r>
              <w:rPr>
                <w:rStyle w:val="CommentReference"/>
              </w:rPr>
              <w:commentReference w:id="998"/>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45450A" w:rsidRDefault="0045450A" w:rsidP="0045450A">
      <w:pPr>
        <w:pStyle w:val="Rubric"/>
      </w:pPr>
      <w:r>
        <w:t>See the Doxology of St. Stephen on Page ##</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8"/>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9"/>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999"/>
            <w:r>
              <w:t>Zebulun</w:t>
            </w:r>
            <w:commentRangeEnd w:id="999"/>
            <w:r>
              <w:rPr>
                <w:rStyle w:val="FootnoteReference"/>
              </w:rPr>
              <w:footnoteReference w:id="460"/>
            </w:r>
            <w:r>
              <w:rPr>
                <w:rStyle w:val="CommentReference"/>
                <w:rFonts w:ascii="Times New Roman" w:eastAsiaTheme="minorHAnsi" w:hAnsi="Times New Roman" w:cstheme="minorBidi"/>
                <w:color w:val="auto"/>
              </w:rPr>
              <w:commentReference w:id="999"/>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r>
            <w:r>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61"/>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1000" w:name="_Toc410196204"/>
      <w:bookmarkStart w:id="1001" w:name="_Toc410196446"/>
      <w:bookmarkStart w:id="1002" w:name="_Toc410196948"/>
      <w:bookmarkStart w:id="1003" w:name="_Toc428340989"/>
      <w:bookmarkEnd w:id="986"/>
      <w:bookmarkEnd w:id="987"/>
      <w:bookmarkEnd w:id="988"/>
      <w:r>
        <w:lastRenderedPageBreak/>
        <w:t>January</w:t>
      </w:r>
      <w:bookmarkEnd w:id="1000"/>
      <w:bookmarkEnd w:id="1001"/>
      <w:bookmarkEnd w:id="1002"/>
      <w:r w:rsidR="00FF5FF3">
        <w:t xml:space="preserve"> or </w:t>
      </w:r>
      <w:r w:rsidR="00FF5FF3">
        <w:rPr>
          <w:rFonts w:ascii="FreeSerifAvvaShenouda" w:hAnsi="FreeSerifAvvaShenouda" w:cs="FreeSerifAvvaShenouda"/>
        </w:rPr>
        <w:t>Ⲧⲱⲃⲓ</w:t>
      </w:r>
      <w:bookmarkEnd w:id="1003"/>
    </w:p>
    <w:p w:rsidR="00495F1A" w:rsidRDefault="00073003" w:rsidP="00495F1A">
      <w:pPr>
        <w:pStyle w:val="Heading3"/>
      </w:pPr>
      <w:bookmarkStart w:id="1004" w:name="_Toc410196205"/>
      <w:bookmarkStart w:id="1005" w:name="_Toc410196447"/>
      <w:bookmarkStart w:id="1006" w:name="_Toc410196949"/>
      <w:r>
        <w:rPr>
          <w:lang w:val="en-US"/>
        </w:rPr>
        <w:t>January 1 (2) / Tobi 6</w:t>
      </w:r>
      <w:r w:rsidR="00FF5FF3">
        <w:rPr>
          <w:lang w:val="en-US"/>
        </w:rPr>
        <w:t xml:space="preserve">: The Feast of the </w:t>
      </w:r>
      <w:r w:rsidR="00495F1A">
        <w:t>Circumcision</w:t>
      </w:r>
      <w:bookmarkEnd w:id="1004"/>
      <w:bookmarkEnd w:id="1005"/>
      <w:bookmarkEnd w:id="1006"/>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1007"/>
            <w:r>
              <w:t xml:space="preserve">Christian </w:t>
            </w:r>
            <w:commentRangeEnd w:id="1007"/>
            <w:r>
              <w:rPr>
                <w:rStyle w:val="CommentReference"/>
                <w:rFonts w:ascii="Times New Roman" w:eastAsiaTheme="minorHAnsi" w:hAnsi="Times New Roman" w:cstheme="minorBidi"/>
                <w:color w:val="auto"/>
              </w:rPr>
              <w:commentReference w:id="1007"/>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1008"/>
            <w:r>
              <w:t xml:space="preserve">Victorious </w:t>
            </w:r>
            <w:commentRangeEnd w:id="1008"/>
            <w:r>
              <w:rPr>
                <w:rStyle w:val="CommentReference"/>
              </w:rPr>
              <w:commentReference w:id="1008"/>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1009"/>
            <w:r>
              <w:t>divinity</w:t>
            </w:r>
            <w:commentRangeEnd w:id="1009"/>
            <w:r>
              <w:rPr>
                <w:rStyle w:val="CommentReference"/>
              </w:rPr>
              <w:commentReference w:id="1009"/>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1010" w:name="_Toc410196206"/>
      <w:bookmarkStart w:id="1011" w:name="_Toc410196448"/>
      <w:bookmarkStart w:id="1012" w:name="_Toc410196950"/>
      <w:r>
        <w:lastRenderedPageBreak/>
        <w:t xml:space="preserve">January 6 (7) / Tobi 11: The Feast of </w:t>
      </w:r>
      <w:r w:rsidR="00495F1A">
        <w:t>Theophany</w:t>
      </w:r>
      <w:bookmarkEnd w:id="1010"/>
      <w:bookmarkEnd w:id="1011"/>
      <w:bookmarkEnd w:id="1012"/>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1013"/>
            <w:r>
              <w:t xml:space="preserve">confirm </w:t>
            </w:r>
            <w:commentRangeEnd w:id="1013"/>
            <w:r>
              <w:rPr>
                <w:rStyle w:val="CommentReference"/>
              </w:rPr>
              <w:commentReference w:id="1013"/>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14"/>
            <w:r>
              <w:t>ⲛ̀ϫⲉ</w:t>
            </w:r>
            <w:commentRangeEnd w:id="1014"/>
            <w:r>
              <w:rPr>
                <w:rStyle w:val="CommentReference"/>
                <w:rFonts w:ascii="Times New Roman" w:hAnsi="Times New Roman"/>
              </w:rPr>
              <w:commentReference w:id="1014"/>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15"/>
            <w:r>
              <w:t>moved</w:t>
            </w:r>
            <w:commentRangeEnd w:id="1015"/>
            <w:r>
              <w:rPr>
                <w:rStyle w:val="CommentReference"/>
              </w:rPr>
              <w:commentReference w:id="1015"/>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16"/>
            <w:r>
              <w:t>thrice holy,</w:t>
            </w:r>
            <w:commentRangeEnd w:id="1016"/>
            <w:r>
              <w:rPr>
                <w:rStyle w:val="CommentReference"/>
              </w:rPr>
              <w:commentReference w:id="1016"/>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17"/>
            <w:r>
              <w:t xml:space="preserve">Ⲓⲱⲁⲛⲛⲟⲩ </w:t>
            </w:r>
            <w:commentRangeEnd w:id="1017"/>
            <w:r>
              <w:rPr>
                <w:rStyle w:val="CommentReference"/>
                <w:rFonts w:ascii="Times New Roman" w:hAnsi="Times New Roman"/>
              </w:rPr>
              <w:commentReference w:id="1017"/>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18"/>
            <w:r>
              <w:rPr>
                <w:rFonts w:eastAsia="Arial Unicode MS" w:cs="FreeSerifAvvaShenouda"/>
              </w:rPr>
              <w:t>ⲛⲓϯϩⲟ</w:t>
            </w:r>
            <w:commentRangeEnd w:id="1018"/>
            <w:r>
              <w:rPr>
                <w:rStyle w:val="CommentReference"/>
                <w:rFonts w:ascii="Times New Roman" w:hAnsi="Times New Roman"/>
              </w:rPr>
              <w:commentReference w:id="1018"/>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19"/>
            <w:r>
              <w:t>ⲫⲏ</w:t>
            </w:r>
            <w:commentRangeEnd w:id="1019"/>
            <w:r>
              <w:rPr>
                <w:rStyle w:val="CommentReference"/>
                <w:rFonts w:ascii="Times New Roman" w:hAnsi="Times New Roman"/>
              </w:rPr>
              <w:commentReference w:id="1019"/>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20"/>
            <w:r>
              <w:t>ϯⲥⲩⲛⲧⲉⲗⲓⲁ</w:t>
            </w:r>
            <w:commentRangeEnd w:id="1020"/>
            <w:r>
              <w:rPr>
                <w:rStyle w:val="CommentReference"/>
                <w:rFonts w:ascii="Times New Roman" w:hAnsi="Times New Roman"/>
              </w:rPr>
              <w:commentReference w:id="1020"/>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21"/>
            <w:r>
              <w:t>liberty</w:t>
            </w:r>
            <w:commentRangeEnd w:id="1021"/>
            <w:r>
              <w:rPr>
                <w:rStyle w:val="CommentReference"/>
              </w:rPr>
              <w:commentReference w:id="1021"/>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22"/>
            <w:r>
              <w:t xml:space="preserve">confirm </w:t>
            </w:r>
            <w:commentRangeEnd w:id="1022"/>
            <w:r>
              <w:rPr>
                <w:rStyle w:val="CommentReference"/>
              </w:rPr>
              <w:commentReference w:id="1022"/>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p>
    <w:p w:rsidR="00FF5FF3" w:rsidRDefault="00FF5FF3" w:rsidP="00FF5FF3">
      <w:pPr>
        <w:pStyle w:val="Rubric"/>
      </w:pPr>
      <w:r>
        <w:t>See The Feast on the preceding day.</w:t>
      </w:r>
    </w:p>
    <w:p w:rsidR="006B44CE" w:rsidRDefault="006B44CE" w:rsidP="006B44CE">
      <w:pPr>
        <w:pStyle w:val="Heading3"/>
      </w:pPr>
      <w:r>
        <w:t>January 7 (8) / Tobi 12:  Also the Commemoration of Archangel Michael</w:t>
      </w:r>
    </w:p>
    <w:p w:rsidR="00B637D8" w:rsidRDefault="00B637D8" w:rsidP="00B637D8">
      <w:pPr>
        <w:pStyle w:val="Rubric"/>
      </w:pPr>
      <w:r>
        <w:t>See the Feast of Archangel M</w:t>
      </w:r>
      <w:r w:rsidR="006B44CE">
        <w:t>ichael on November 8 (9) / Atho</w:t>
      </w:r>
      <w:r>
        <w:t>r 12, page ##.</w:t>
      </w:r>
      <w:bookmarkStart w:id="1023" w:name="_Toc410196207"/>
      <w:bookmarkStart w:id="1024" w:name="_Toc410196449"/>
      <w:bookmarkStart w:id="1025" w:name="_Toc410196951"/>
    </w:p>
    <w:p w:rsidR="006B44CE" w:rsidRDefault="006B44CE" w:rsidP="006B44CE">
      <w:pPr>
        <w:pStyle w:val="Heading3"/>
      </w:pPr>
      <w:r>
        <w:lastRenderedPageBreak/>
        <w:t xml:space="preserve">January 7 (8) / Tobi 12:  </w:t>
      </w:r>
      <w:commentRangeStart w:id="1026"/>
      <w:r>
        <w:t>Also St. Theodore Anatoly</w:t>
      </w:r>
      <w:commentRangeEnd w:id="1026"/>
      <w:r>
        <w:rPr>
          <w:rStyle w:val="CommentReference"/>
          <w:rFonts w:eastAsiaTheme="minorHAnsi" w:cstheme="minorBidi"/>
          <w:b w:val="0"/>
          <w:bCs w:val="0"/>
        </w:rPr>
        <w:commentReference w:id="1026"/>
      </w:r>
    </w:p>
    <w:p w:rsidR="006B44CE" w:rsidRDefault="006B44CE" w:rsidP="006B44CE">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are a roaring lion,</w:t>
            </w:r>
          </w:p>
          <w:p w:rsidR="006B44CE" w:rsidRDefault="006B44CE" w:rsidP="006B44CE">
            <w:pPr>
              <w:pStyle w:val="EngHang"/>
            </w:pPr>
            <w:r>
              <w:t>In the mist of wars,</w:t>
            </w:r>
          </w:p>
          <w:p w:rsidR="006B44CE" w:rsidRDefault="006B44CE" w:rsidP="006B44CE">
            <w:pPr>
              <w:pStyle w:val="EngHang"/>
            </w:pPr>
            <w:r>
              <w:t>Upon a neighing horse,</w:t>
            </w:r>
          </w:p>
          <w:p w:rsidR="006B44CE" w:rsidRDefault="006B44CE" w:rsidP="006B44CE">
            <w:pPr>
              <w:pStyle w:val="EngHangEnd"/>
            </w:pPr>
            <w:r>
              <w:t>O Theodore Anatoly.</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Ⲛⲑⲟⲕ ⲟⲩⲙⲟⲩⲓ̀ ⲉϥϩⲉⲗϩⲉⲙ:</w:t>
            </w:r>
          </w:p>
          <w:p w:rsidR="006B44CE" w:rsidRDefault="006B44CE" w:rsidP="006B44CE">
            <w:pPr>
              <w:pStyle w:val="CopticVersemulti-line"/>
            </w:pPr>
            <w:r>
              <w:t>Ϧⲉⲛ ⲑ̀ⲙⲏϯ ⲛ̀ⲛⲓⲡⲟⲗⲉⲙⲟⲥ:</w:t>
            </w:r>
          </w:p>
          <w:p w:rsidR="006B44CE" w:rsidRDefault="006B44CE" w:rsidP="006B44CE">
            <w:pPr>
              <w:pStyle w:val="CopticVersemulti-line"/>
            </w:pPr>
            <w:r>
              <w:t>ⲉ̀ϫⲉⲛ ⲟⲩϩ̀ⲑⲟ ⲉϥϩⲉⲙϩⲉⲙ:</w:t>
            </w:r>
          </w:p>
          <w:p w:rsidR="006B44CE" w:rsidRPr="00C35319" w:rsidRDefault="006B44CE" w:rsidP="006B44CE">
            <w:pPr>
              <w:pStyle w:val="CopticHangingVerse"/>
            </w:pPr>
            <w:r>
              <w:t>Ⲑⲉⲟⲇⲱⲣⲟⲥ ⲡⲓⲁ̀ⲛⲁⲧⲟⲗⲉⲟⲥ.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And at your voice,</w:t>
            </w:r>
          </w:p>
          <w:p w:rsidR="006B44CE" w:rsidRDefault="006B44CE" w:rsidP="006B44CE">
            <w:pPr>
              <w:pStyle w:val="EngHang"/>
            </w:pPr>
            <w:r>
              <w:t>The barbarians fall silent,</w:t>
            </w:r>
          </w:p>
          <w:p w:rsidR="006B44CE" w:rsidRDefault="006B44CE" w:rsidP="006B44CE">
            <w:pPr>
              <w:pStyle w:val="EngHang"/>
            </w:pPr>
            <w:r>
              <w:t>And your wicked enemies,</w:t>
            </w:r>
          </w:p>
          <w:p w:rsidR="006B44CE" w:rsidRDefault="006B44CE" w:rsidP="006B44CE">
            <w:pPr>
              <w:pStyle w:val="EngHangEnd"/>
            </w:pPr>
            <w:r>
              <w:t>The devils, flee.</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Ⲟⲩⲟϩ ⲁⲕϣⲁⲛϯ ⲙ̀ⲡⲉⲕϧ̀ⲣⲱⲟⲩ:</w:t>
            </w:r>
          </w:p>
          <w:p w:rsidR="006B44CE" w:rsidRDefault="006B44CE" w:rsidP="006B44CE">
            <w:pPr>
              <w:pStyle w:val="CopticVersemulti-line"/>
            </w:pPr>
            <w:r>
              <w:t>Ϣⲁⲩϩⲉⲓ ⲛ̀ϫⲉ ⲛⲓⲃⲁⲣⲃⲁⲣⲟⲥ:</w:t>
            </w:r>
          </w:p>
          <w:p w:rsidR="006B44CE" w:rsidRDefault="006B44CE" w:rsidP="006B44CE">
            <w:pPr>
              <w:pStyle w:val="CopticVersemulti-line"/>
            </w:pPr>
            <w:r>
              <w:t>Ϣⲁⲩϩⲉⲓ ⲛ̀ϫⲉ ⲛⲉⲕϫⲁϫⲓ ⲉⲧϩⲱⲟⲩⲓ:</w:t>
            </w:r>
          </w:p>
          <w:p w:rsidR="006B44CE" w:rsidRPr="00CF5919" w:rsidRDefault="006B44CE" w:rsidP="006B44CE">
            <w:pPr>
              <w:pStyle w:val="CopticHangingVerse"/>
            </w:pPr>
            <w:r>
              <w:t>ⲉ̀ⲧⲉ ⲛⲁⲓ ⲛⲉ ⲛⲓⲇⲓⲁⲃⲟⲗⲟⲥ.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You slew the dragon</w:t>
            </w:r>
          </w:p>
          <w:p w:rsidR="006B44CE" w:rsidRDefault="006B44CE" w:rsidP="006B44CE">
            <w:pPr>
              <w:pStyle w:val="EngHang"/>
            </w:pPr>
            <w:r>
              <w:t>Beneath the ladder,</w:t>
            </w:r>
          </w:p>
          <w:p w:rsidR="006B44CE" w:rsidRDefault="006B44CE" w:rsidP="006B44CE">
            <w:pPr>
              <w:pStyle w:val="EngHang"/>
            </w:pPr>
            <w:r>
              <w:t>You completed your struggle</w:t>
            </w:r>
          </w:p>
          <w:p w:rsidR="006B44CE" w:rsidRDefault="006B44CE" w:rsidP="006B44CE">
            <w:pPr>
              <w:pStyle w:val="EngHangEnd"/>
            </w:pPr>
            <w:r>
              <w:t>In unwavering uprightness.</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Ⲁⲕϧⲱⲧⲉⲃ ⲙ̀ⲡⲓⲇ̀ⲣⲁⲕⲟⲛ:</w:t>
            </w:r>
          </w:p>
          <w:p w:rsidR="006B44CE" w:rsidRDefault="006B44CE" w:rsidP="006B44CE">
            <w:pPr>
              <w:pStyle w:val="CopticVersemulti-line"/>
            </w:pPr>
            <w:r>
              <w:t>ⲉⲧⲥⲁⲡⲉⲥⲏⲧ ⲛ̀ϯⲙⲟⲩⲕⲓ:</w:t>
            </w:r>
          </w:p>
          <w:p w:rsidR="006B44CE" w:rsidRDefault="006B44CE" w:rsidP="006B44CE">
            <w:pPr>
              <w:pStyle w:val="CopticVersemulti-line"/>
            </w:pPr>
            <w:r>
              <w:t>ⲁⲕϫⲱⲕ ⲉ̀ⲃⲟⲗ ⲙ̀ⲡⲉⲕⲁ̀ⲅⲱⲛ:</w:t>
            </w:r>
          </w:p>
          <w:p w:rsidR="006B44CE" w:rsidRDefault="006B44CE" w:rsidP="006B44CE">
            <w:pPr>
              <w:pStyle w:val="CopticHangingVerse"/>
            </w:pPr>
            <w:r>
              <w:t>ϧⲉⲛ ⲟⲩⲥⲱⲟⲩⲧⲉⲛ ⲛ̀ⲁⲧⲣⲓⲕⲓ.</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You were baptised for the sake of God,</w:t>
            </w:r>
          </w:p>
          <w:p w:rsidR="006B44CE" w:rsidRDefault="006B44CE" w:rsidP="006B44CE">
            <w:pPr>
              <w:pStyle w:val="EngHang"/>
            </w:pPr>
            <w:r>
              <w:t>In the lake of fire,</w:t>
            </w:r>
          </w:p>
          <w:p w:rsidR="006B44CE" w:rsidRDefault="006B44CE" w:rsidP="006B44CE">
            <w:pPr>
              <w:pStyle w:val="EngHang"/>
            </w:pPr>
            <w:r>
              <w:t>Truly with your two friends,</w:t>
            </w:r>
          </w:p>
          <w:p w:rsidR="006B44CE" w:rsidRDefault="006B44CE" w:rsidP="006B44CE">
            <w:pPr>
              <w:pStyle w:val="EngHangEnd"/>
            </w:pPr>
            <w:r>
              <w:t>Leontius and Panicharus.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Ⲁⲕϭⲓⲱⲙⲥ ⲛⲁⲕ ⲉⲑⲃⲉ Ⲫϯ:</w:t>
            </w:r>
          </w:p>
          <w:p w:rsidR="006B44CE" w:rsidRDefault="006B44CE" w:rsidP="006B44CE">
            <w:pPr>
              <w:pStyle w:val="CopticVersemulti-line"/>
            </w:pPr>
            <w:r>
              <w:t>ϧⲉⲛ ϯⲗⲩⲙⲛⲏ ⲛ̀ⲭ̀ⲣⲱⲙ:</w:t>
            </w:r>
          </w:p>
          <w:p w:rsidR="006B44CE" w:rsidRDefault="006B44CE" w:rsidP="006B44CE">
            <w:pPr>
              <w:pStyle w:val="CopticVersemulti-line"/>
            </w:pPr>
            <w:r>
              <w:t>ⲁⲗⲏⲑⲱⲥ ⲛ̀ⲑⲟⲕ ⲛⲉⲙ ⲛⲉⲕϣ̀ⲫⲏⲣ ⲥ̀ⲛⲁⲩ:</w:t>
            </w:r>
          </w:p>
          <w:p w:rsidR="006B44CE" w:rsidRDefault="006B44CE" w:rsidP="006B44CE">
            <w:pPr>
              <w:pStyle w:val="CopticHangingVerse"/>
            </w:pPr>
            <w:r>
              <w:t>Ⲗⲉⲟⲛⲧⲓⲟⲥ ⲛⲉⲙ Ⲡⲁⲛⲓⲕⲁⲣⲟⲥ.</w:t>
            </w:r>
          </w:p>
        </w:tc>
      </w:tr>
      <w:tr w:rsidR="006B44CE" w:rsidTr="000C3062">
        <w:trPr>
          <w:cantSplit/>
          <w:jc w:val="center"/>
        </w:trPr>
        <w:tc>
          <w:tcPr>
            <w:tcW w:w="288" w:type="dxa"/>
          </w:tcPr>
          <w:p w:rsidR="006B44CE" w:rsidRDefault="006B44CE" w:rsidP="000C3062">
            <w:pPr>
              <w:pStyle w:val="CopticCross"/>
            </w:pPr>
          </w:p>
        </w:tc>
        <w:tc>
          <w:tcPr>
            <w:tcW w:w="3960" w:type="dxa"/>
          </w:tcPr>
          <w:p w:rsidR="006B44CE" w:rsidRDefault="006B44CE" w:rsidP="006B44CE">
            <w:pPr>
              <w:pStyle w:val="EngHang"/>
            </w:pPr>
            <w:r>
              <w:t>Therefore David joyfully</w:t>
            </w:r>
          </w:p>
          <w:p w:rsidR="006B44CE" w:rsidRDefault="006B44CE" w:rsidP="006B44CE">
            <w:pPr>
              <w:pStyle w:val="EngHang"/>
            </w:pPr>
            <w:r>
              <w:t>Honoured you saying,</w:t>
            </w:r>
          </w:p>
          <w:p w:rsidR="006B44CE" w:rsidRDefault="006B44CE" w:rsidP="006B44CE">
            <w:pPr>
              <w:pStyle w:val="EngHang"/>
            </w:pPr>
            <w:r>
              <w:t>“Gird your sword</w:t>
            </w:r>
          </w:p>
          <w:p w:rsidR="006B44CE" w:rsidRPr="004764BD" w:rsidRDefault="006B44CE" w:rsidP="006B44CE">
            <w:pPr>
              <w:pStyle w:val="EngHangEnd"/>
            </w:pPr>
            <w:r>
              <w:t>Upon your thigh O mighty one.”</w:t>
            </w:r>
          </w:p>
        </w:tc>
        <w:tc>
          <w:tcPr>
            <w:tcW w:w="288" w:type="dxa"/>
          </w:tcPr>
          <w:p w:rsidR="006B44CE" w:rsidRDefault="006B44CE" w:rsidP="000C3062"/>
        </w:tc>
        <w:tc>
          <w:tcPr>
            <w:tcW w:w="288" w:type="dxa"/>
          </w:tcPr>
          <w:p w:rsidR="006B44CE" w:rsidRDefault="006B44CE" w:rsidP="000C3062">
            <w:pPr>
              <w:pStyle w:val="CopticCross"/>
            </w:pPr>
          </w:p>
        </w:tc>
        <w:tc>
          <w:tcPr>
            <w:tcW w:w="3960" w:type="dxa"/>
          </w:tcPr>
          <w:p w:rsidR="006B44CE" w:rsidRDefault="006B44CE" w:rsidP="006B44CE">
            <w:pPr>
              <w:pStyle w:val="CopticVersemulti-line"/>
            </w:pPr>
            <w:r>
              <w:t>Ⲉⲑⲃⲉ ⲫⲁⲓ ⲁϥⲧⲁⲓⲟ̀ ⲙ̀ⲙⲟⲕ:</w:t>
            </w:r>
          </w:p>
          <w:p w:rsidR="006B44CE" w:rsidRDefault="006B44CE" w:rsidP="006B44CE">
            <w:pPr>
              <w:pStyle w:val="CopticVersemulti-line"/>
            </w:pPr>
            <w:r>
              <w:t>ⲛ̀ϫⲉ Ⲇⲁⲩⲓⲇ ϧⲉⲛ ⲟⲩⲟⲩⲛⲟϥ:</w:t>
            </w:r>
          </w:p>
          <w:p w:rsidR="006B44CE" w:rsidRDefault="006B44CE" w:rsidP="006B44CE">
            <w:pPr>
              <w:pStyle w:val="CopticVersemulti-line"/>
            </w:pPr>
            <w:r>
              <w:t>ϫⲉ ⲙⲟⲩⲣ ⲛ̀ⲧⲉⲕⲥⲏϥⲓ ⲉ̀ⲡⲉⲕⲁ̀ⲗⲟϫ:</w:t>
            </w:r>
          </w:p>
          <w:p w:rsidR="006B44CE" w:rsidRDefault="006B44CE" w:rsidP="006B44CE">
            <w:pPr>
              <w:pStyle w:val="CopticHangingVerse"/>
            </w:pPr>
            <w:r>
              <w:t>ⲫⲏⲉ̀ⲧⲉ ⲟⲩⲟⲛ ϣ̀ϫⲟⲙ ⲙ̀ⲙⲟϥ.</w:t>
            </w:r>
          </w:p>
        </w:tc>
      </w:tr>
      <w:tr w:rsidR="006B44CE" w:rsidTr="000C3062">
        <w:trPr>
          <w:cantSplit/>
          <w:jc w:val="center"/>
        </w:trPr>
        <w:tc>
          <w:tcPr>
            <w:tcW w:w="288" w:type="dxa"/>
          </w:tcPr>
          <w:p w:rsidR="006B44CE" w:rsidRDefault="006B44CE" w:rsidP="000C3062">
            <w:pPr>
              <w:pStyle w:val="CopticCross"/>
            </w:pPr>
            <w:r w:rsidRPr="00FB5ACB">
              <w:t>¿</w:t>
            </w:r>
          </w:p>
        </w:tc>
        <w:tc>
          <w:tcPr>
            <w:tcW w:w="3960" w:type="dxa"/>
          </w:tcPr>
          <w:p w:rsidR="006B44CE" w:rsidRDefault="006B44CE" w:rsidP="006B44CE">
            <w:pPr>
              <w:pStyle w:val="EngHang"/>
            </w:pPr>
            <w:r>
              <w:t>Pray to the Lord on our behalf,</w:t>
            </w:r>
          </w:p>
          <w:p w:rsidR="006B44CE" w:rsidRDefault="006B44CE" w:rsidP="006B44CE">
            <w:pPr>
              <w:pStyle w:val="EngHang"/>
            </w:pPr>
            <w:r>
              <w:t>O Theodore Anatoly,</w:t>
            </w:r>
          </w:p>
          <w:p w:rsidR="006B44CE" w:rsidRDefault="006B44CE" w:rsidP="006B44CE">
            <w:pPr>
              <w:pStyle w:val="EngHang"/>
            </w:pPr>
            <w:r>
              <w:t>Leontius and Panicharus,</w:t>
            </w:r>
          </w:p>
          <w:p w:rsidR="006B44CE" w:rsidRDefault="006B44CE" w:rsidP="006B44CE">
            <w:pPr>
              <w:pStyle w:val="EngHangEnd"/>
            </w:pPr>
            <w:r>
              <w:t>That He may forgive us our sins.</w:t>
            </w:r>
          </w:p>
        </w:tc>
        <w:tc>
          <w:tcPr>
            <w:tcW w:w="288" w:type="dxa"/>
          </w:tcPr>
          <w:p w:rsidR="006B44CE" w:rsidRDefault="006B44CE" w:rsidP="000C3062"/>
        </w:tc>
        <w:tc>
          <w:tcPr>
            <w:tcW w:w="288" w:type="dxa"/>
          </w:tcPr>
          <w:p w:rsidR="006B44CE" w:rsidRDefault="006B44CE" w:rsidP="000C3062">
            <w:pPr>
              <w:pStyle w:val="CopticCross"/>
            </w:pPr>
            <w:r w:rsidRPr="00FB5ACB">
              <w:t>¿</w:t>
            </w:r>
          </w:p>
        </w:tc>
        <w:tc>
          <w:tcPr>
            <w:tcW w:w="3960" w:type="dxa"/>
          </w:tcPr>
          <w:p w:rsidR="006B44CE" w:rsidRDefault="006B44CE" w:rsidP="006B44CE">
            <w:pPr>
              <w:pStyle w:val="CopticVersemulti-line"/>
            </w:pPr>
            <w:r>
              <w:t>Ⲧⲱⲃϩ ⲙ̀Ⲡⲟ̄ⲥ̄ ⲉ̀ϩ̀ⲣⲏⲓ ⲉ̀ϫⲱⲛ:</w:t>
            </w:r>
          </w:p>
          <w:p w:rsidR="006B44CE" w:rsidRDefault="006B44CE" w:rsidP="006B44CE">
            <w:pPr>
              <w:pStyle w:val="CopticVersemulti-line"/>
            </w:pPr>
            <w:r>
              <w:t>Ⲑⲉⲟⲇⲱⲣⲟⲥ ⲡⲓⲁ̀ⲛⲁⲧⲟⲗⲉⲟⲥ:</w:t>
            </w:r>
          </w:p>
          <w:p w:rsidR="006B44CE" w:rsidRDefault="006B44CE" w:rsidP="006B44CE">
            <w:pPr>
              <w:pStyle w:val="CopticVersemulti-line"/>
            </w:pPr>
            <w:r>
              <w:t>ⲛⲉⲙ Ⲗⲉⲟⲛⲧⲓⲟⲥ ⲛⲉⲙ Ⲡⲁⲛⲓⲕⲁⲣⲟⲥ:</w:t>
            </w:r>
          </w:p>
          <w:p w:rsidR="006B44CE" w:rsidRDefault="006B44CE" w:rsidP="006B44CE">
            <w:pPr>
              <w:pStyle w:val="CopticHangingVerse"/>
            </w:pPr>
            <w:r>
              <w:t>ⲛ̀ⲧⲉϥⲭⲁ ⲛⲉⲛⲛⲟⲃⲓ ⲛⲁⲛ ⲉ̀ⲃⲟⲗ.</w:t>
            </w:r>
          </w:p>
        </w:tc>
      </w:tr>
    </w:tbl>
    <w:p w:rsidR="00495F1A" w:rsidRDefault="00FF5FF3" w:rsidP="00B637D8">
      <w:pPr>
        <w:pStyle w:val="Heading3"/>
      </w:pPr>
      <w:r>
        <w:lastRenderedPageBreak/>
        <w:t>January 8 (9) / Tobi 13: The Feast of T</w:t>
      </w:r>
      <w:r w:rsidR="00495F1A">
        <w:t>he Wedding of Cana of Galilee</w:t>
      </w:r>
      <w:bookmarkEnd w:id="1023"/>
      <w:bookmarkEnd w:id="1024"/>
      <w:bookmarkEnd w:id="1025"/>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160DE3" w:rsidRDefault="00160DE3" w:rsidP="00160DE3">
      <w:pPr>
        <w:pStyle w:val="Heading3"/>
      </w:pPr>
      <w:bookmarkStart w:id="1027" w:name="_Toc410196208"/>
      <w:bookmarkStart w:id="1028" w:name="_Toc410196450"/>
      <w:bookmarkStart w:id="1029" w:name="_Toc410196952"/>
      <w:r>
        <w:t>January 15 (16) / Tobi 20: Departure of St. Prochorus the Disciple</w:t>
      </w:r>
    </w:p>
    <w:p w:rsidR="00160DE3" w:rsidRDefault="00160DE3" w:rsidP="00160DE3">
      <w:pPr>
        <w:pStyle w:val="Rubric"/>
      </w:pPr>
      <w:r>
        <w:t>See the Doxologies for the Apostles, or for Any Apostle, on page ##.</w:t>
      </w:r>
    </w:p>
    <w:p w:rsidR="00495F1A" w:rsidRDefault="00FF5FF3" w:rsidP="00495F1A">
      <w:pPr>
        <w:pStyle w:val="Heading3"/>
      </w:pPr>
      <w:r>
        <w:t xml:space="preserve">January 16 (17) / Tobi 21: </w:t>
      </w:r>
      <w:r w:rsidR="00495F1A">
        <w:t>The Dormition of the Virgin</w:t>
      </w:r>
      <w:bookmarkEnd w:id="1027"/>
      <w:bookmarkEnd w:id="1028"/>
      <w:bookmarkEnd w:id="1029"/>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7F571C" w:rsidRDefault="007F571C" w:rsidP="007F571C">
      <w:pPr>
        <w:pStyle w:val="Rubric"/>
      </w:pPr>
      <w:r>
        <w:t>See the Doxologies for the Apostles, or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7F571C" w:rsidRDefault="007F571C" w:rsidP="007F571C">
      <w:pPr>
        <w:pStyle w:val="Heading3"/>
      </w:pPr>
      <w:r>
        <w:t>January 22 (23) / Tobi 27: Also Relocation of St. Timothy the Apostle’s Relics</w:t>
      </w:r>
    </w:p>
    <w:p w:rsidR="007F571C" w:rsidRPr="007F571C" w:rsidRDefault="007F571C" w:rsidP="007F571C">
      <w:pPr>
        <w:pStyle w:val="Rubric"/>
      </w:pPr>
      <w:r>
        <w:t>See the Doxologies for the Apostles, or for Any Apostle, on page ##.</w:t>
      </w:r>
    </w:p>
    <w:p w:rsidR="00C30529" w:rsidRDefault="00C30529" w:rsidP="00C30529">
      <w:pPr>
        <w:pStyle w:val="Heading3"/>
      </w:pPr>
      <w:r>
        <w:t>January 27 (28) / Meshir 2: St. Paul the Anchorite</w:t>
      </w:r>
    </w:p>
    <w:p w:rsidR="00C30529" w:rsidRDefault="00C30529" w:rsidP="00C30529">
      <w:pPr>
        <w:pStyle w:val="Heading4"/>
      </w:pPr>
      <w:r>
        <w:t>The Doxology</w:t>
      </w:r>
    </w:p>
    <w:p w:rsidR="00160DE3" w:rsidRDefault="00160DE3" w:rsidP="00160DE3">
      <w:pPr>
        <w:pStyle w:val="Heading3"/>
      </w:pPr>
      <w:r>
        <w:t>January 29 (30) / Meshir 4: Martyrdom of St. Agabus the Disciple</w:t>
      </w:r>
    </w:p>
    <w:p w:rsidR="00160DE3" w:rsidRDefault="00160DE3" w:rsidP="00160DE3">
      <w:pPr>
        <w:pStyle w:val="Rubric"/>
      </w:pPr>
      <w:bookmarkStart w:id="1030" w:name="_Toc410196209"/>
      <w:bookmarkStart w:id="1031" w:name="_Toc410196451"/>
      <w:bookmarkStart w:id="1032" w:name="_Toc410196953"/>
      <w:bookmarkStart w:id="1033" w:name="_Toc428340990"/>
      <w:r>
        <w:t>See the Doxologies for the Apostles, or for Any Apostle, on page ##.</w:t>
      </w:r>
    </w:p>
    <w:p w:rsidR="00495F1A" w:rsidRDefault="00495F1A" w:rsidP="00495F1A">
      <w:pPr>
        <w:pStyle w:val="Heading2"/>
      </w:pPr>
      <w:r>
        <w:lastRenderedPageBreak/>
        <w:t>February</w:t>
      </w:r>
      <w:bookmarkEnd w:id="1030"/>
      <w:bookmarkEnd w:id="1031"/>
      <w:bookmarkEnd w:id="1032"/>
      <w:r w:rsidR="00C30529">
        <w:t xml:space="preserve"> or </w:t>
      </w:r>
      <w:r w:rsidR="00C30529">
        <w:rPr>
          <w:rFonts w:ascii="FreeSerifAvvaShenouda" w:hAnsi="FreeSerifAvvaShenouda" w:cs="FreeSerifAvvaShenouda"/>
        </w:rPr>
        <w:t>Ⲙϣⲓⲣ</w:t>
      </w:r>
      <w:bookmarkEnd w:id="1033"/>
    </w:p>
    <w:p w:rsidR="00495F1A" w:rsidRDefault="00C30529" w:rsidP="00495F1A">
      <w:pPr>
        <w:pStyle w:val="Heading3"/>
      </w:pPr>
      <w:bookmarkStart w:id="1034" w:name="_Toc410196210"/>
      <w:bookmarkStart w:id="1035" w:name="_Toc410196452"/>
      <w:bookmarkStart w:id="1036" w:name="_Toc410196954"/>
      <w:r>
        <w:t xml:space="preserve">February 2 (3): Meshir 8: </w:t>
      </w:r>
      <w:r w:rsidR="00495F1A">
        <w:t>The Entrance into the Temple</w:t>
      </w:r>
      <w:bookmarkEnd w:id="1034"/>
      <w:bookmarkEnd w:id="1035"/>
      <w:bookmarkEnd w:id="1036"/>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7F571C" w:rsidRDefault="007F571C" w:rsidP="007F571C">
      <w:pPr>
        <w:pStyle w:val="Heading3"/>
      </w:pPr>
      <w:r>
        <w:t>February 4 (5) / Meshir 10: Martyrdom of St. James the Son of Alphaeus</w:t>
      </w:r>
    </w:p>
    <w:p w:rsidR="007F571C" w:rsidRPr="007F571C" w:rsidRDefault="007F571C" w:rsidP="007F571C">
      <w:pPr>
        <w:pStyle w:val="Rubric"/>
      </w:pPr>
      <w:r>
        <w:t>See the Doxologies for the Apostles, or for Any Apostle,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160DE3" w:rsidRDefault="00160DE3" w:rsidP="00160DE3">
      <w:pPr>
        <w:pStyle w:val="Heading3"/>
      </w:pPr>
      <w:r>
        <w:t>February 15 (16) / Meshir 21: Also Martyrdom of St. Onesimus, the Disc</w:t>
      </w:r>
      <w:r>
        <w:t>i</w:t>
      </w:r>
      <w:r>
        <w:t>ple of St. Paul</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37" w:name="_Toc410196211"/>
      <w:bookmarkStart w:id="1038" w:name="_Toc410196453"/>
      <w:bookmarkStart w:id="1039" w:name="_Toc410196955"/>
      <w:bookmarkStart w:id="1040" w:name="_Toc428340991"/>
      <w:r>
        <w:t>See the Doxologies for St. John the Baptist on page ##.</w:t>
      </w:r>
    </w:p>
    <w:p w:rsidR="00495F1A" w:rsidRPr="00C30529" w:rsidRDefault="00495F1A" w:rsidP="00495F1A">
      <w:pPr>
        <w:pStyle w:val="Heading2"/>
        <w:rPr>
          <w:lang w:val="en-US"/>
        </w:rPr>
      </w:pPr>
      <w:r>
        <w:lastRenderedPageBreak/>
        <w:t>March</w:t>
      </w:r>
      <w:bookmarkEnd w:id="1037"/>
      <w:bookmarkEnd w:id="1038"/>
      <w:bookmarkEnd w:id="1039"/>
      <w:r w:rsidR="00C30529">
        <w:t xml:space="preserve"> or </w:t>
      </w:r>
      <w:r w:rsidR="00C30529">
        <w:rPr>
          <w:rFonts w:ascii="FreeSerifAvvaShenouda" w:hAnsi="FreeSerifAvvaShenouda" w:cs="FreeSerifAvvaShenouda"/>
        </w:rPr>
        <w:t>Ⲡⲁⲣⲙϩⲟⲧⲡ</w:t>
      </w:r>
      <w:bookmarkEnd w:id="1040"/>
    </w:p>
    <w:p w:rsidR="006A140A" w:rsidRDefault="006A140A" w:rsidP="007F571C">
      <w:pPr>
        <w:pStyle w:val="Heading3"/>
      </w:pPr>
      <w:bookmarkStart w:id="1041" w:name="_Toc410196212"/>
      <w:bookmarkStart w:id="1042" w:name="_Toc410196454"/>
      <w:bookmarkStart w:id="1043" w:name="_Toc410196956"/>
      <w:r>
        <w:t>March 2: Departure of St. Chad of Mercia</w:t>
      </w:r>
      <w:r w:rsidR="00377E51">
        <w:rPr>
          <w:rStyle w:val="FootnoteReference"/>
        </w:rPr>
        <w:footnoteReference w:id="462"/>
      </w:r>
    </w:p>
    <w:p w:rsidR="006A140A" w:rsidRDefault="006A140A" w:rsidP="006A140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pPr>
            <w:r>
              <w:rPr>
                <w:shd w:val="clear" w:color="auto" w:fill="FFFFFF"/>
              </w:rPr>
              <w:t>Educated by Saint Aidan</w:t>
            </w:r>
          </w:p>
          <w:p w:rsidR="006A140A" w:rsidRDefault="006A140A" w:rsidP="006A140A">
            <w:pPr>
              <w:pStyle w:val="EngHang"/>
              <w:rPr>
                <w:shd w:val="clear" w:color="auto" w:fill="FFFFFF"/>
              </w:rPr>
            </w:pPr>
            <w:r>
              <w:rPr>
                <w:shd w:val="clear" w:color="auto" w:fill="FFFFFF"/>
              </w:rPr>
              <w:t>In the monastery of Lindisfarne,</w:t>
            </w:r>
          </w:p>
          <w:p w:rsidR="006A140A" w:rsidRDefault="006A140A" w:rsidP="006A140A">
            <w:pPr>
              <w:pStyle w:val="EngHang"/>
              <w:rPr>
                <w:shd w:val="clear" w:color="auto" w:fill="FFFFFF"/>
              </w:rPr>
            </w:pPr>
            <w:r>
              <w:rPr>
                <w:shd w:val="clear" w:color="auto" w:fill="FFFFFF"/>
              </w:rPr>
              <w:t>Following his brother Cedd,</w:t>
            </w:r>
          </w:p>
          <w:p w:rsidR="006A140A" w:rsidRDefault="006A140A" w:rsidP="006A140A">
            <w:pPr>
              <w:pStyle w:val="EngHangEnd"/>
            </w:pPr>
            <w:r>
              <w:rPr>
                <w:shd w:val="clear" w:color="auto" w:fill="FFFFFF"/>
              </w:rPr>
              <w:t>He forsook the sins of youth,</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And subdued his body</w:t>
            </w:r>
          </w:p>
          <w:p w:rsidR="006A140A" w:rsidRDefault="006A140A" w:rsidP="006A140A">
            <w:pPr>
              <w:pStyle w:val="EngHang"/>
              <w:rPr>
                <w:shd w:val="clear" w:color="auto" w:fill="FFFFFF"/>
              </w:rPr>
            </w:pPr>
            <w:r>
              <w:rPr>
                <w:shd w:val="clear" w:color="auto" w:fill="FFFFFF"/>
              </w:rPr>
              <w:t>With many ascetic pains,</w:t>
            </w:r>
          </w:p>
          <w:p w:rsidR="006A140A" w:rsidRDefault="006A140A" w:rsidP="006A140A">
            <w:pPr>
              <w:pStyle w:val="EngHang"/>
              <w:rPr>
                <w:shd w:val="clear" w:color="auto" w:fill="FFFFFF"/>
              </w:rPr>
            </w:pPr>
            <w:r>
              <w:rPr>
                <w:shd w:val="clear" w:color="auto" w:fill="FFFFFF"/>
              </w:rPr>
              <w:t>So that he might be blameless</w:t>
            </w:r>
          </w:p>
          <w:p w:rsidR="006A140A" w:rsidRDefault="006A140A" w:rsidP="006A140A">
            <w:pPr>
              <w:pStyle w:val="EngHangEnd"/>
            </w:pPr>
            <w:r>
              <w:rPr>
                <w:shd w:val="clear" w:color="auto" w:fill="FFFFFF"/>
              </w:rPr>
              <w:t>On the day of judgement.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in the arena</w:t>
            </w:r>
          </w:p>
          <w:p w:rsidR="006A140A" w:rsidRDefault="006A140A" w:rsidP="006A140A">
            <w:pPr>
              <w:pStyle w:val="EngHang"/>
              <w:rPr>
                <w:shd w:val="clear" w:color="auto" w:fill="FFFFFF"/>
              </w:rPr>
            </w:pPr>
            <w:r>
              <w:rPr>
                <w:shd w:val="clear" w:color="auto" w:fill="FFFFFF"/>
              </w:rPr>
              <w:t>Of piety, and he received,</w:t>
            </w:r>
          </w:p>
          <w:p w:rsidR="006A140A" w:rsidRDefault="006A140A" w:rsidP="006A140A">
            <w:pPr>
              <w:pStyle w:val="EngHang"/>
              <w:rPr>
                <w:shd w:val="clear" w:color="auto" w:fill="FFFFFF"/>
              </w:rPr>
            </w:pPr>
            <w:r>
              <w:rPr>
                <w:shd w:val="clear" w:color="auto" w:fill="FFFFFF"/>
              </w:rPr>
              <w:t>The honourable gift of victory,</w:t>
            </w:r>
          </w:p>
          <w:p w:rsidR="006A140A" w:rsidRDefault="006A140A" w:rsidP="006A140A">
            <w:pPr>
              <w:pStyle w:val="EngHangEnd"/>
              <w:ind w:left="0" w:firstLine="0"/>
            </w:pPr>
            <w:r>
              <w:rPr>
                <w:shd w:val="clear" w:color="auto" w:fill="FFFFFF"/>
              </w:rPr>
              <w:t>Through the strength of Jesus Christ.</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He embraced with steadfast courage</w:t>
            </w:r>
          </w:p>
          <w:p w:rsidR="006A140A" w:rsidRDefault="006A140A" w:rsidP="006A140A">
            <w:pPr>
              <w:pStyle w:val="EngHang"/>
              <w:rPr>
                <w:shd w:val="clear" w:color="auto" w:fill="FFFFFF"/>
              </w:rPr>
            </w:pPr>
            <w:r>
              <w:rPr>
                <w:shd w:val="clear" w:color="auto" w:fill="FFFFFF"/>
              </w:rPr>
              <w:t>The rigours of the ascetic life,</w:t>
            </w:r>
          </w:p>
          <w:p w:rsidR="006A140A" w:rsidRDefault="006A140A" w:rsidP="006A140A">
            <w:pPr>
              <w:pStyle w:val="EngHang"/>
              <w:rPr>
                <w:shd w:val="clear" w:color="auto" w:fill="FFFFFF"/>
              </w:rPr>
            </w:pPr>
            <w:r>
              <w:rPr>
                <w:shd w:val="clear" w:color="auto" w:fill="FFFFFF"/>
              </w:rPr>
              <w:t>Devoted to the discipline</w:t>
            </w:r>
          </w:p>
          <w:p w:rsidR="006A140A" w:rsidRDefault="006A140A" w:rsidP="006A140A">
            <w:pPr>
              <w:pStyle w:val="EngHangEnd"/>
            </w:pPr>
            <w:r>
              <w:rPr>
                <w:shd w:val="clear" w:color="auto" w:fill="FFFFFF"/>
              </w:rPr>
              <w:t>Of Saint Martin, Bishop of Tours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Both He and Saint Egbert</w:t>
            </w:r>
          </w:p>
          <w:p w:rsidR="006A140A" w:rsidRDefault="006A140A" w:rsidP="006A140A">
            <w:pPr>
              <w:pStyle w:val="EngHang"/>
              <w:rPr>
                <w:shd w:val="clear" w:color="auto" w:fill="FFFFFF"/>
              </w:rPr>
            </w:pPr>
            <w:r>
              <w:rPr>
                <w:shd w:val="clear" w:color="auto" w:fill="FFFFFF"/>
              </w:rPr>
              <w:t>Followed the monastic life</w:t>
            </w:r>
          </w:p>
          <w:p w:rsidR="006A140A" w:rsidRDefault="006A140A" w:rsidP="006A140A">
            <w:pPr>
              <w:pStyle w:val="EngHang"/>
              <w:rPr>
                <w:shd w:val="clear" w:color="auto" w:fill="FFFFFF"/>
              </w:rPr>
            </w:pPr>
            <w:r>
              <w:rPr>
                <w:shd w:val="clear" w:color="auto" w:fill="FFFFFF"/>
              </w:rPr>
              <w:t>In prayers and with continence</w:t>
            </w:r>
          </w:p>
          <w:p w:rsidR="006A140A" w:rsidRPr="00A40E4E" w:rsidRDefault="006A140A" w:rsidP="006A140A">
            <w:pPr>
              <w:pStyle w:val="EngHangEnd"/>
            </w:pPr>
            <w:r>
              <w:rPr>
                <w:shd w:val="clear" w:color="auto" w:fill="FFFFFF"/>
              </w:rPr>
              <w:t>And meditation on Scripture.</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lastRenderedPageBreak/>
              <w:t>¿</w:t>
            </w:r>
          </w:p>
        </w:tc>
        <w:tc>
          <w:tcPr>
            <w:tcW w:w="3960" w:type="dxa"/>
          </w:tcPr>
          <w:p w:rsidR="006A140A" w:rsidRDefault="006A140A" w:rsidP="006A140A">
            <w:pPr>
              <w:pStyle w:val="EngHang"/>
              <w:rPr>
                <w:shd w:val="clear" w:color="auto" w:fill="FFFFFF"/>
              </w:rPr>
            </w:pPr>
            <w:r>
              <w:rPr>
                <w:shd w:val="clear" w:color="auto" w:fill="FFFFFF"/>
              </w:rPr>
              <w:t>He became a brilliant lamp,</w:t>
            </w:r>
          </w:p>
          <w:p w:rsidR="006A140A" w:rsidRDefault="006A140A" w:rsidP="006A140A">
            <w:pPr>
              <w:pStyle w:val="EngHang"/>
              <w:rPr>
                <w:shd w:val="clear" w:color="auto" w:fill="FFFFFF"/>
              </w:rPr>
            </w:pPr>
            <w:r>
              <w:rPr>
                <w:shd w:val="clear" w:color="auto" w:fill="FFFFFF"/>
              </w:rPr>
              <w:t>Illuminating the British Isles,</w:t>
            </w:r>
          </w:p>
          <w:p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rsidR="006A140A" w:rsidRDefault="006A140A" w:rsidP="006A140A">
            <w:pPr>
              <w:pStyle w:val="EngHangEnd"/>
            </w:pPr>
            <w:r>
              <w:rPr>
                <w:shd w:val="clear" w:color="auto" w:fill="FFFFFF"/>
              </w:rPr>
              <w:t>Purging the darkness of the land.</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p>
        </w:tc>
        <w:tc>
          <w:tcPr>
            <w:tcW w:w="3960" w:type="dxa"/>
          </w:tcPr>
          <w:p w:rsidR="006A140A" w:rsidRDefault="006A140A" w:rsidP="006A140A">
            <w:pPr>
              <w:pStyle w:val="EngHang"/>
              <w:rPr>
                <w:shd w:val="clear" w:color="auto" w:fill="FFFFFF"/>
              </w:rPr>
            </w:pPr>
            <w:r>
              <w:rPr>
                <w:shd w:val="clear" w:color="auto" w:fill="FFFFFF"/>
              </w:rPr>
              <w:t>He fought against the pagans,</w:t>
            </w:r>
          </w:p>
          <w:p w:rsidR="006A140A" w:rsidRDefault="006A140A" w:rsidP="006A140A">
            <w:pPr>
              <w:pStyle w:val="EngHang"/>
              <w:rPr>
                <w:shd w:val="clear" w:color="auto" w:fill="FFFFFF"/>
              </w:rPr>
            </w:pPr>
            <w:r>
              <w:rPr>
                <w:shd w:val="clear" w:color="auto" w:fill="FFFFFF"/>
              </w:rPr>
              <w:t>Drawing them unto the faith,</w:t>
            </w:r>
          </w:p>
          <w:p w:rsidR="006A140A" w:rsidRDefault="006A140A" w:rsidP="006A140A">
            <w:pPr>
              <w:pStyle w:val="EngHang"/>
              <w:rPr>
                <w:shd w:val="clear" w:color="auto" w:fill="FFFFFF"/>
              </w:rPr>
            </w:pPr>
            <w:r>
              <w:rPr>
                <w:shd w:val="clear" w:color="auto" w:fill="FFFFFF"/>
              </w:rPr>
              <w:t>Fortifying his own people,</w:t>
            </w:r>
          </w:p>
          <w:p w:rsidR="006A140A" w:rsidRDefault="006A140A" w:rsidP="006A140A">
            <w:pPr>
              <w:pStyle w:val="EngHangEnd"/>
            </w:pPr>
            <w:r>
              <w:rPr>
                <w:shd w:val="clear" w:color="auto" w:fill="FFFFFF"/>
              </w:rPr>
              <w:t>The faithful Orthodox of these isles.</w:t>
            </w:r>
          </w:p>
        </w:tc>
        <w:tc>
          <w:tcPr>
            <w:tcW w:w="288" w:type="dxa"/>
          </w:tcPr>
          <w:p w:rsidR="006A140A" w:rsidRDefault="006A140A" w:rsidP="00377E51"/>
        </w:tc>
      </w:tr>
      <w:tr w:rsidR="006A140A" w:rsidTr="00377E51">
        <w:trPr>
          <w:cantSplit/>
          <w:jc w:val="center"/>
        </w:trPr>
        <w:tc>
          <w:tcPr>
            <w:tcW w:w="288" w:type="dxa"/>
          </w:tcPr>
          <w:p w:rsidR="006A140A" w:rsidRDefault="006A140A" w:rsidP="00377E51">
            <w:pPr>
              <w:pStyle w:val="CopticCross"/>
            </w:pPr>
            <w:r w:rsidRPr="00FB5ACB">
              <w:t>¿</w:t>
            </w:r>
          </w:p>
        </w:tc>
        <w:tc>
          <w:tcPr>
            <w:tcW w:w="3960" w:type="dxa"/>
          </w:tcPr>
          <w:p w:rsidR="006A140A" w:rsidRDefault="006A140A" w:rsidP="006A140A">
            <w:pPr>
              <w:pStyle w:val="EngHang"/>
              <w:rPr>
                <w:shd w:val="clear" w:color="auto" w:fill="FFFFFF"/>
              </w:rPr>
            </w:pPr>
            <w:r>
              <w:rPr>
                <w:shd w:val="clear" w:color="auto" w:fill="FFFFFF"/>
              </w:rPr>
              <w:t>Hail unto the abbot,</w:t>
            </w:r>
          </w:p>
          <w:p w:rsidR="006A140A" w:rsidRDefault="006A140A" w:rsidP="006A140A">
            <w:pPr>
              <w:pStyle w:val="EngHang"/>
              <w:rPr>
                <w:shd w:val="clear" w:color="auto" w:fill="FFFFFF"/>
              </w:rPr>
            </w:pPr>
            <w:r>
              <w:rPr>
                <w:shd w:val="clear" w:color="auto" w:fill="FFFFFF"/>
              </w:rPr>
              <w:t>Hail unto the bishop,</w:t>
            </w:r>
          </w:p>
          <w:p w:rsidR="006A140A" w:rsidRDefault="006A140A" w:rsidP="006A140A">
            <w:pPr>
              <w:pStyle w:val="EngHang"/>
              <w:rPr>
                <w:shd w:val="clear" w:color="auto" w:fill="FFFFFF"/>
              </w:rPr>
            </w:pPr>
            <w:r>
              <w:rPr>
                <w:shd w:val="clear" w:color="auto" w:fill="FFFFFF"/>
              </w:rPr>
              <w:t>Hail unto the blessed fount</w:t>
            </w:r>
          </w:p>
          <w:p w:rsidR="006A140A" w:rsidRDefault="006A140A" w:rsidP="006A140A">
            <w:pPr>
              <w:pStyle w:val="EngHangEnd"/>
            </w:pPr>
            <w:r>
              <w:rPr>
                <w:shd w:val="clear" w:color="auto" w:fill="FFFFFF"/>
              </w:rPr>
              <w:t>Of Orthodoxy in Mercia.</w:t>
            </w:r>
          </w:p>
        </w:tc>
        <w:tc>
          <w:tcPr>
            <w:tcW w:w="288" w:type="dxa"/>
          </w:tcPr>
          <w:p w:rsidR="006A140A" w:rsidRDefault="006A140A" w:rsidP="00377E51"/>
        </w:tc>
      </w:tr>
      <w:tr w:rsidR="006A140A" w:rsidTr="00377E51">
        <w:trPr>
          <w:cantSplit/>
          <w:jc w:val="center"/>
        </w:trPr>
        <w:tc>
          <w:tcPr>
            <w:tcW w:w="288" w:type="dxa"/>
          </w:tcPr>
          <w:p w:rsidR="006A140A" w:rsidRPr="00FB5ACB" w:rsidRDefault="006A140A" w:rsidP="00377E51">
            <w:pPr>
              <w:pStyle w:val="CopticCross"/>
            </w:pPr>
          </w:p>
        </w:tc>
        <w:tc>
          <w:tcPr>
            <w:tcW w:w="3960" w:type="dxa"/>
          </w:tcPr>
          <w:p w:rsidR="006A140A" w:rsidRDefault="006A140A" w:rsidP="006A140A">
            <w:pPr>
              <w:pStyle w:val="EngHang"/>
            </w:pPr>
            <w:r>
              <w:rPr>
                <w:shd w:val="clear" w:color="auto" w:fill="FFFFFF"/>
              </w:rPr>
              <w:t>Pray to the Lord on our behalf,</w:t>
            </w:r>
          </w:p>
          <w:p w:rsidR="006A140A" w:rsidRDefault="006A140A" w:rsidP="006A140A">
            <w:pPr>
              <w:pStyle w:val="EngHang"/>
            </w:pPr>
            <w:r>
              <w:rPr>
                <w:shd w:val="clear" w:color="auto" w:fill="FFFFFF"/>
              </w:rPr>
              <w:t>Our father, righteous and saintly,</w:t>
            </w:r>
          </w:p>
          <w:p w:rsidR="006A140A" w:rsidRDefault="006A140A" w:rsidP="006A140A">
            <w:pPr>
              <w:pStyle w:val="EngHang"/>
            </w:pPr>
            <w:r>
              <w:rPr>
                <w:shd w:val="clear" w:color="auto" w:fill="FFFFFF"/>
              </w:rPr>
              <w:t>Holy Chad, the Bishop,</w:t>
            </w:r>
          </w:p>
          <w:p w:rsidR="006A140A" w:rsidRDefault="006A140A" w:rsidP="006A140A">
            <w:pPr>
              <w:pStyle w:val="EngHangEnd"/>
            </w:pPr>
            <w:r>
              <w:rPr>
                <w:shd w:val="clear" w:color="auto" w:fill="FFFFFF"/>
              </w:rPr>
              <w:t>That He may forgive us our sins</w:t>
            </w:r>
          </w:p>
        </w:tc>
        <w:tc>
          <w:tcPr>
            <w:tcW w:w="288" w:type="dxa"/>
          </w:tcPr>
          <w:p w:rsidR="006A140A" w:rsidRDefault="006A140A" w:rsidP="00377E51"/>
        </w:tc>
      </w:tr>
    </w:tbl>
    <w:p w:rsidR="007F571C" w:rsidRDefault="007F571C" w:rsidP="007F571C">
      <w:pPr>
        <w:pStyle w:val="Heading3"/>
      </w:pPr>
      <w:r>
        <w:t>March 4 / Phamenoth 8: Martyrdom of St. Matthias the Apostle</w:t>
      </w:r>
    </w:p>
    <w:p w:rsidR="007F571C" w:rsidRPr="007F571C" w:rsidRDefault="007F571C" w:rsidP="007F571C">
      <w:pPr>
        <w:pStyle w:val="Rubric"/>
      </w:pPr>
      <w:r>
        <w:t>See the Doxologies for the Apostles, or for Any Apostle, on page ##.</w:t>
      </w:r>
    </w:p>
    <w:p w:rsidR="00495F1A" w:rsidRDefault="00C30529" w:rsidP="00495F1A">
      <w:pPr>
        <w:pStyle w:val="Heading3"/>
      </w:pPr>
      <w:r>
        <w:t xml:space="preserve">March 6 / Phamenoth 10: </w:t>
      </w:r>
      <w:r w:rsidR="00495F1A">
        <w:t>The Finding of the Holy Cross</w:t>
      </w:r>
      <w:bookmarkEnd w:id="1041"/>
      <w:bookmarkEnd w:id="1042"/>
      <w:bookmarkEnd w:id="1043"/>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Default="00DD5136" w:rsidP="00C30529">
      <w:pPr>
        <w:pStyle w:val="Rubric"/>
      </w:pPr>
      <w:r>
        <w:t>See the Feast of Archangel Michael on November 8 (9) / Athor 12, page ##.</w:t>
      </w:r>
    </w:p>
    <w:p w:rsidR="007F571C" w:rsidRDefault="007F571C" w:rsidP="007F571C">
      <w:pPr>
        <w:pStyle w:val="Heading3"/>
      </w:pPr>
      <w:r>
        <w:t>March 15 / Phamenoth 19: Martyrdom of St. Aristobulus the Apostle</w:t>
      </w:r>
    </w:p>
    <w:p w:rsidR="007F571C" w:rsidRPr="007F571C" w:rsidRDefault="007F571C" w:rsidP="007F571C">
      <w:pPr>
        <w:pStyle w:val="Rubric"/>
      </w:pPr>
      <w:r>
        <w:t>See the Doxologies for the Apostles, or for Any Apostle, on page ##.</w:t>
      </w:r>
    </w:p>
    <w:p w:rsidR="005329C1" w:rsidRDefault="005329C1" w:rsidP="005329C1">
      <w:pPr>
        <w:pStyle w:val="Heading3"/>
      </w:pPr>
      <w:bookmarkStart w:id="1044" w:name="_Toc410196213"/>
      <w:bookmarkStart w:id="1045" w:name="_Toc410196455"/>
      <w:bookmarkStart w:id="1046" w:name="_Toc410196957"/>
      <w:r>
        <w:lastRenderedPageBreak/>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44"/>
      <w:bookmarkEnd w:id="1045"/>
      <w:bookmarkEnd w:id="1046"/>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47" w:name="_Toc410196214"/>
      <w:bookmarkStart w:id="1048" w:name="_Toc410196456"/>
      <w:bookmarkStart w:id="1049" w:name="_Toc410196958"/>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50"/>
            <w:r>
              <w:t>Head</w:t>
            </w:r>
            <w:commentRangeEnd w:id="1050"/>
            <w:r>
              <w:rPr>
                <w:rStyle w:val="CommentReference"/>
              </w:rPr>
              <w:commentReference w:id="1050"/>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51"/>
            <w:r>
              <w:t>ruler</w:t>
            </w:r>
            <w:commentRangeEnd w:id="1051"/>
            <w:r>
              <w:rPr>
                <w:rStyle w:val="CommentReference"/>
              </w:rPr>
              <w:commentReference w:id="1051"/>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52"/>
            <w:r>
              <w:t xml:space="preserve">peoples </w:t>
            </w:r>
            <w:commentRangeEnd w:id="1052"/>
            <w:r>
              <w:rPr>
                <w:rStyle w:val="CommentReference"/>
              </w:rPr>
              <w:commentReference w:id="1052"/>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53"/>
            <w:r>
              <w:t>burned</w:t>
            </w:r>
            <w:commentRangeEnd w:id="1053"/>
            <w:r>
              <w:rPr>
                <w:rStyle w:val="CommentReference"/>
              </w:rPr>
              <w:commentReference w:id="1053"/>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54"/>
            <w:r>
              <w:t>Servant</w:t>
            </w:r>
            <w:commentRangeEnd w:id="1054"/>
            <w:r>
              <w:rPr>
                <w:rStyle w:val="CommentReference"/>
              </w:rPr>
              <w:commentReference w:id="1054"/>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55"/>
            <w:r>
              <w:t xml:space="preserve">Ⲫⲱⲕ </w:t>
            </w:r>
            <w:commentRangeEnd w:id="1055"/>
            <w:r>
              <w:rPr>
                <w:rStyle w:val="CommentReference"/>
                <w:rFonts w:ascii="Times New Roman" w:hAnsi="Times New Roman"/>
              </w:rPr>
              <w:commentReference w:id="1055"/>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56" w:name="_Toc428340992"/>
      <w:r>
        <w:t xml:space="preserve">March 26 / Phamenoth 30: </w:t>
      </w:r>
      <w:r w:rsidR="00D31016">
        <w:t>Arch</w:t>
      </w:r>
      <w:r>
        <w:t>angel Gabriel</w:t>
      </w:r>
    </w:p>
    <w:p w:rsid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072324" w:rsidRDefault="00072324" w:rsidP="00072324">
      <w:pPr>
        <w:pStyle w:val="Heading3"/>
      </w:pPr>
      <w:r>
        <w:lastRenderedPageBreak/>
        <w:t xml:space="preserve">March 28 / Pharamuthi 2: Martyrdom of St. James </w:t>
      </w:r>
      <w:r w:rsidR="008762FF">
        <w:t xml:space="preserve">the son of </w:t>
      </w:r>
      <w:r w:rsidR="002E495E">
        <w:t>Zebedee</w:t>
      </w:r>
      <w:r>
        <w:t>, the Apostles</w:t>
      </w:r>
    </w:p>
    <w:p w:rsidR="00072324" w:rsidRPr="00072324" w:rsidRDefault="00072324" w:rsidP="00072324">
      <w:pPr>
        <w:pStyle w:val="Rubric"/>
      </w:pPr>
      <w:r>
        <w:t>See the Doxologies for the Apostles, or for Any Apostle, on page ##.</w:t>
      </w:r>
    </w:p>
    <w:p w:rsidR="00495F1A" w:rsidRDefault="00495F1A" w:rsidP="00495F1A">
      <w:pPr>
        <w:pStyle w:val="Heading2"/>
        <w:rPr>
          <w:rFonts w:ascii="FreeSerifAvvaShenouda" w:hAnsi="FreeSerifAvvaShenouda" w:cs="FreeSerifAvvaShenouda"/>
        </w:rPr>
      </w:pPr>
      <w:r>
        <w:lastRenderedPageBreak/>
        <w:t>April</w:t>
      </w:r>
      <w:bookmarkEnd w:id="1047"/>
      <w:bookmarkEnd w:id="1048"/>
      <w:bookmarkEnd w:id="1049"/>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56"/>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072324" w:rsidRDefault="00072324" w:rsidP="00072324">
      <w:pPr>
        <w:pStyle w:val="Heading3"/>
      </w:pPr>
      <w:r>
        <w:t>April 10 / Pharamuthi 15: Consecrating of the Church of St. Agabus the Apostle</w:t>
      </w:r>
    </w:p>
    <w:p w:rsidR="00072324" w:rsidRDefault="00072324" w:rsidP="00072324">
      <w:pPr>
        <w:pStyle w:val="Rubric"/>
      </w:pPr>
      <w:r>
        <w:t>See the Doxologies for the Apostles, or for Any Apostle, on page ##.</w:t>
      </w:r>
    </w:p>
    <w:p w:rsidR="00072324" w:rsidRDefault="00072324" w:rsidP="00072324">
      <w:pPr>
        <w:pStyle w:val="Heading3"/>
      </w:pPr>
      <w:r>
        <w:t xml:space="preserve">April 12 / Pharamuthi 17: Martyrdom of St. </w:t>
      </w:r>
      <w:commentRangeStart w:id="1057"/>
      <w:r>
        <w:t xml:space="preserve">James </w:t>
      </w:r>
      <w:commentRangeEnd w:id="1057"/>
      <w:r>
        <w:rPr>
          <w:rStyle w:val="CommentReference"/>
          <w:rFonts w:eastAsiaTheme="minorHAnsi" w:cstheme="minorBidi"/>
          <w:b w:val="0"/>
          <w:bCs w:val="0"/>
        </w:rPr>
        <w:commentReference w:id="1057"/>
      </w:r>
      <w:r>
        <w:t xml:space="preserve">the brother of </w:t>
      </w:r>
      <w:r w:rsidR="002E495E">
        <w:t>the Lord the bishop of Jerusalem</w:t>
      </w:r>
    </w:p>
    <w:p w:rsidR="00072324" w:rsidRPr="00072324" w:rsidRDefault="00072324" w:rsidP="00072324">
      <w:pPr>
        <w:pStyle w:val="Rubric"/>
      </w:pPr>
      <w:r>
        <w:t>See the Doxologies for the Apostles, or for Any Apostle, on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AF6D10" w:rsidRDefault="00AF6D10" w:rsidP="00AF6D10">
      <w:pPr>
        <w:pStyle w:val="Heading3"/>
      </w:pPr>
      <w:r>
        <w:t>April 18 / Pharamuthi 23: Martyrdom of St. George the Prince of the Martyrs</w:t>
      </w:r>
    </w:p>
    <w:p w:rsidR="00AF6D10" w:rsidRDefault="00AF6D10" w:rsidP="00AF6D10">
      <w:pPr>
        <w:pStyle w:val="Heading4"/>
      </w:pPr>
      <w:r>
        <w:t>Another Doxology of St. George</w:t>
      </w:r>
    </w:p>
    <w:p w:rsidR="00AF6D10" w:rsidRPr="00AF6D10" w:rsidRDefault="00AF6D10" w:rsidP="00AF6D10">
      <w:pPr>
        <w:pStyle w:val="Rubric"/>
      </w:pPr>
      <w:r>
        <w:t>See also the Doxology of St. George under General and Common Doxologies,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All of the choirs</w:t>
            </w:r>
          </w:p>
          <w:p w:rsidR="00AF6D10" w:rsidRDefault="00AF6D10" w:rsidP="00AF6D10">
            <w:pPr>
              <w:pStyle w:val="EngHang"/>
            </w:pPr>
            <w:r>
              <w:t>Of the martyrs,</w:t>
            </w:r>
          </w:p>
          <w:p w:rsidR="00AF6D10" w:rsidRDefault="00AF6D10" w:rsidP="00AF6D10">
            <w:pPr>
              <w:pStyle w:val="EngHang"/>
            </w:pPr>
            <w:r>
              <w:t>The just, and the righteous</w:t>
            </w:r>
          </w:p>
          <w:p w:rsidR="00AF6D10" w:rsidRDefault="00AF6D10" w:rsidP="00AF6D10">
            <w:pPr>
              <w:pStyle w:val="EngHangEnd"/>
            </w:pPr>
            <w:r>
              <w:t>Bless you, O Prince George.</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Ⲛⲓⲭⲟⲣⲟⲥ ⲛ̀ⲧⲉ ⲛⲓⲡⲁⲣⲧⲩⲣⲟⲥ:</w:t>
            </w:r>
          </w:p>
          <w:p w:rsidR="00AF6D10" w:rsidRDefault="00AF6D10" w:rsidP="00AF6D10">
            <w:pPr>
              <w:pStyle w:val="CopticVersemulti-line"/>
            </w:pPr>
            <w:r>
              <w:t>ⲛⲉⲙ ⲛⲓⲑ̀ⲙⲏⲓ ⲛⲉⲙ ⲛⲓⲇⲓⲕⲉⲟⲥ:</w:t>
            </w:r>
          </w:p>
          <w:p w:rsidR="00AF6D10" w:rsidRDefault="00AF6D10" w:rsidP="00AF6D10">
            <w:pPr>
              <w:pStyle w:val="CopticVersemulti-line"/>
            </w:pPr>
            <w:r>
              <w:t>ⲉⲩⲉⲣⲙⲁⲕⲁⲣⲓⲍⲓⲛ ⲙ̀ⲙⲟⲕ:</w:t>
            </w:r>
          </w:p>
          <w:p w:rsidR="00AF6D10" w:rsidRPr="00C35319" w:rsidRDefault="00AF6D10" w:rsidP="00AF6D10">
            <w:pPr>
              <w:pStyle w:val="CopticHangingVerse"/>
            </w:pPr>
            <w:r>
              <w:t>ⲱ̀ ⲡⲓⲟⲩⲣⲟ Ⲅⲉⲱⲣⲅⲓⲟⲥ.</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For you are great among them,</w:t>
            </w:r>
          </w:p>
          <w:p w:rsidR="00AF6D10" w:rsidRDefault="00AF6D10" w:rsidP="00AF6D10">
            <w:pPr>
              <w:pStyle w:val="EngHang"/>
            </w:pPr>
            <w:r>
              <w:t>On account of your confession,</w:t>
            </w:r>
          </w:p>
          <w:p w:rsidR="00AF6D10" w:rsidRDefault="00AF6D10" w:rsidP="00AF6D10">
            <w:pPr>
              <w:pStyle w:val="EngHang"/>
            </w:pPr>
            <w:r>
              <w:t>When after seven years</w:t>
            </w:r>
          </w:p>
          <w:p w:rsidR="00AF6D10" w:rsidRDefault="00AF6D10" w:rsidP="00AF6D10">
            <w:pPr>
              <w:pStyle w:val="EngHangEnd"/>
            </w:pPr>
            <w:r>
              <w:t>No one remembered Christ.</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Ϫⲉ ⲛ̀ⲑⲟⲕ ⲟⲩⲛⲓϣϯ ⲅⲁⲣ ⲛ̀ϧⲏⲧⲟⲩ:</w:t>
            </w:r>
          </w:p>
          <w:p w:rsidR="00AF6D10" w:rsidRDefault="00AF6D10" w:rsidP="00AF6D10">
            <w:pPr>
              <w:pStyle w:val="CopticVersemulti-line"/>
            </w:pPr>
            <w:r>
              <w:t>ⲉⲑⲃⲉ ⲧⲉⲕⲟⲙⲟⲗⲟⲅⲓⲁ̀:</w:t>
            </w:r>
          </w:p>
          <w:p w:rsidR="00AF6D10" w:rsidRDefault="00AF6D10" w:rsidP="00AF6D10">
            <w:pPr>
              <w:pStyle w:val="CopticVersemulti-line"/>
            </w:pPr>
            <w:r>
              <w:t>ⲙⲉⲛⲉⲛⲥⲁ ϣⲁϣϥ ⲛ̀ⲣⲟⲙⲡⲓ ⲛ̀ⲥⲏⲟⲩ:</w:t>
            </w:r>
          </w:p>
          <w:p w:rsidR="00AF6D10" w:rsidRPr="00CF5919" w:rsidRDefault="00AF6D10" w:rsidP="00AF6D10">
            <w:pPr>
              <w:pStyle w:val="CopticHangingVerse"/>
            </w:pPr>
            <w:r>
              <w:t>ⲙ̀ⲡⲉϩ̀ⲗⲓ ⲉⲣⲏ̀ⲙⲉⲩⲓ̀ ⲙ̀Ⲡⲭ̄ⲥ̄.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But you proclaimed Christ,</w:t>
            </w:r>
          </w:p>
          <w:p w:rsidR="00AF6D10" w:rsidRDefault="00AF6D10" w:rsidP="00AF6D10">
            <w:pPr>
              <w:pStyle w:val="EngHang"/>
            </w:pPr>
            <w:r>
              <w:t>Boldly and without fear;</w:t>
            </w:r>
          </w:p>
          <w:p w:rsidR="00AF6D10" w:rsidRDefault="00AF6D10" w:rsidP="00AF6D10">
            <w:pPr>
              <w:pStyle w:val="EngHang"/>
            </w:pPr>
            <w:r>
              <w:t>Seventy kings were there</w:t>
            </w:r>
          </w:p>
          <w:p w:rsidR="00AF6D10" w:rsidRDefault="00AF6D10" w:rsidP="00AF6D10">
            <w:pPr>
              <w:pStyle w:val="EngHangEnd"/>
            </w:pPr>
            <w:r>
              <w:t>With their defiled idols.</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Ⲁⲕⲟⲩⲱⲛϩ ⲙ̀Ⲡ</w:t>
            </w:r>
            <w:r>
              <w:pgNum/>
            </w:r>
            <w:r>
              <w:t>ⲭ̄ⲥ̄ ⲉ̀ⲃⲟⲗ:</w:t>
            </w:r>
          </w:p>
          <w:p w:rsidR="00AF6D10" w:rsidRDefault="00AF6D10" w:rsidP="00AF6D10">
            <w:pPr>
              <w:pStyle w:val="CopticVersemulti-line"/>
            </w:pPr>
            <w:r>
              <w:t>ϧⲉⲛ ⲟⲩⲡⲁⲣⲣⲏⲥⲓⲁ̀ ⲛ̀ⲁⲧⲉⲣϩⲟϯ:</w:t>
            </w:r>
          </w:p>
          <w:p w:rsidR="00AF6D10" w:rsidRDefault="00AF6D10" w:rsidP="00AF6D10">
            <w:pPr>
              <w:pStyle w:val="CopticVersemulti-line"/>
            </w:pPr>
            <w:r>
              <w:t>ⲁϥϣⲱⲡⲓ ⲛ̀ϩⲁⲛϣ̀ⲃⲉ ⲛ̀ⲟⲩⲣⲟ:</w:t>
            </w:r>
          </w:p>
          <w:p w:rsidR="00AF6D10" w:rsidRDefault="00AF6D10" w:rsidP="00AF6D10">
            <w:pPr>
              <w:pStyle w:val="CopticHangingVerse"/>
            </w:pPr>
            <w:r>
              <w:t>ⲛⲉⲙ ⲛⲟⲩⲓ̀ⲇⲱⲗⲟⲛ ⲉⲧϭⲱϧⲉⲙ.</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They caused you suffering</w:t>
            </w:r>
          </w:p>
          <w:p w:rsidR="00AF6D10" w:rsidRDefault="00AF6D10" w:rsidP="00AF6D10">
            <w:pPr>
              <w:pStyle w:val="EngHang"/>
            </w:pPr>
            <w:r>
              <w:t>For seven whole years,</w:t>
            </w:r>
          </w:p>
          <w:p w:rsidR="00AF6D10" w:rsidRDefault="00AF6D10" w:rsidP="00AF6D10">
            <w:pPr>
              <w:pStyle w:val="EngHang"/>
            </w:pPr>
            <w:r>
              <w:t>They tortured you</w:t>
            </w:r>
          </w:p>
          <w:p w:rsidR="00AF6D10" w:rsidRDefault="00AF6D10" w:rsidP="00AF6D10">
            <w:pPr>
              <w:pStyle w:val="EngHangEnd"/>
            </w:pPr>
            <w:r>
              <w:t>With great torments.</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Ⲁⲕϣⲉⲡⲙ̀ⲕⲁⲩϩ ⲉ̀ⲃⲟⲗϩⲓⲧⲟⲧⲟⲩ:</w:t>
            </w:r>
          </w:p>
          <w:p w:rsidR="00AF6D10" w:rsidRDefault="00AF6D10" w:rsidP="00AF6D10">
            <w:pPr>
              <w:pStyle w:val="CopticVersemulti-line"/>
            </w:pPr>
            <w:r>
              <w:t>ⲛ̀ϣⲁϣϥ ⲛ̀ⲣⲟⲙⲡⲓ ⲉⲧϫⲏⲕ ⲉ̀ⲃⲟⲗ:</w:t>
            </w:r>
          </w:p>
          <w:p w:rsidR="00AF6D10" w:rsidRDefault="00AF6D10" w:rsidP="00AF6D10">
            <w:pPr>
              <w:pStyle w:val="CopticVersemulti-line"/>
            </w:pPr>
            <w:r>
              <w:t>ⲁⲩⲉⲣⲃⲁⲥⲁⲛⲓⲍⲓⲛ ⲙ̀ⲙⲟⲕ:</w:t>
            </w:r>
          </w:p>
          <w:p w:rsidR="00AF6D10" w:rsidRDefault="00AF6D10" w:rsidP="00AF6D10">
            <w:pPr>
              <w:pStyle w:val="CopticHangingVerse"/>
            </w:pPr>
            <w:r>
              <w:t>ϧⲉⲛ ⲟⲩⲛⲓϣϯ ⲙ̀ⲃⲁⲥⲁⲛⲟⲥ.</w:t>
            </w:r>
          </w:p>
        </w:tc>
      </w:tr>
      <w:tr w:rsidR="00AF6D10" w:rsidTr="000C3062">
        <w:trPr>
          <w:cantSplit/>
          <w:jc w:val="center"/>
        </w:trPr>
        <w:tc>
          <w:tcPr>
            <w:tcW w:w="288" w:type="dxa"/>
          </w:tcPr>
          <w:p w:rsidR="00AF6D10" w:rsidRDefault="00AF6D10" w:rsidP="000C3062">
            <w:pPr>
              <w:pStyle w:val="CopticCross"/>
            </w:pPr>
          </w:p>
        </w:tc>
        <w:tc>
          <w:tcPr>
            <w:tcW w:w="3960" w:type="dxa"/>
          </w:tcPr>
          <w:p w:rsidR="00AF6D10" w:rsidRDefault="00AF6D10" w:rsidP="00AF6D10">
            <w:pPr>
              <w:pStyle w:val="EngHang"/>
            </w:pPr>
            <w:r>
              <w:t>With these, Christ the King</w:t>
            </w:r>
          </w:p>
          <w:p w:rsidR="00AF6D10" w:rsidRDefault="00AF6D10" w:rsidP="00AF6D10">
            <w:pPr>
              <w:pStyle w:val="EngHang"/>
            </w:pPr>
            <w:r>
              <w:t>Greatly honoured you</w:t>
            </w:r>
          </w:p>
          <w:p w:rsidR="00AF6D10" w:rsidRDefault="00AF6D10" w:rsidP="00AF6D10">
            <w:pPr>
              <w:pStyle w:val="EngHang"/>
            </w:pPr>
            <w:r>
              <w:t>Above all the martyrs,</w:t>
            </w:r>
          </w:p>
          <w:p w:rsidR="00AF6D10" w:rsidRPr="004764BD" w:rsidRDefault="00AF6D10" w:rsidP="00AF6D10">
            <w:pPr>
              <w:pStyle w:val="EngHangEnd"/>
            </w:pPr>
            <w:r>
              <w:t>He called you great among them.</w:t>
            </w:r>
          </w:p>
        </w:tc>
        <w:tc>
          <w:tcPr>
            <w:tcW w:w="288" w:type="dxa"/>
          </w:tcPr>
          <w:p w:rsidR="00AF6D10" w:rsidRDefault="00AF6D10" w:rsidP="000C3062"/>
        </w:tc>
        <w:tc>
          <w:tcPr>
            <w:tcW w:w="288" w:type="dxa"/>
          </w:tcPr>
          <w:p w:rsidR="00AF6D10" w:rsidRDefault="00AF6D10" w:rsidP="000C3062">
            <w:pPr>
              <w:pStyle w:val="CopticCross"/>
            </w:pPr>
          </w:p>
        </w:tc>
        <w:tc>
          <w:tcPr>
            <w:tcW w:w="3960" w:type="dxa"/>
          </w:tcPr>
          <w:p w:rsidR="00AF6D10" w:rsidRDefault="00AF6D10" w:rsidP="00AF6D10">
            <w:pPr>
              <w:pStyle w:val="CopticVersemulti-line"/>
            </w:pPr>
            <w:r>
              <w:t>Ϧⲉⲛ ⲛⲁⲓ ⲁⲠⲭ̄ⲥ̄ ⲡⲓⲟⲩⲣⲟ:</w:t>
            </w:r>
          </w:p>
          <w:p w:rsidR="00AF6D10" w:rsidRDefault="00AF6D10" w:rsidP="00AF6D10">
            <w:pPr>
              <w:pStyle w:val="CopticVersemulti-line"/>
            </w:pPr>
            <w:r>
              <w:t>Ϯⲧⲁⲓⲟ̀ ⲙ̀ⲙⲟⲕ ⲉ̀ⲙⲁϣⲱ:</w:t>
            </w:r>
          </w:p>
          <w:p w:rsidR="00AF6D10" w:rsidRDefault="00AF6D10" w:rsidP="00AF6D10">
            <w:pPr>
              <w:pStyle w:val="CopticVersemulti-line"/>
            </w:pPr>
            <w:r>
              <w:t>ⲉ̀ϩⲟⲧⲉ ⲛⲓⲙⲁⲣⲧⲩⲣⲟⲥ:</w:t>
            </w:r>
          </w:p>
          <w:p w:rsidR="00AF6D10" w:rsidRDefault="00AF6D10" w:rsidP="00AF6D10">
            <w:pPr>
              <w:pStyle w:val="CopticHangingVerse"/>
            </w:pPr>
            <w:r>
              <w:t>ⲁϥⲙⲟⲩϯ ⲉ̀ⲣⲟⲕ ϫⲉ ⲟⲩⲛⲓϣϯ ⲛ̀ϧⲏⲧⲟⲩⲗ.</w:t>
            </w:r>
          </w:p>
        </w:tc>
      </w:tr>
      <w:tr w:rsidR="00AF6D10" w:rsidTr="000C3062">
        <w:trPr>
          <w:cantSplit/>
          <w:jc w:val="center"/>
        </w:trPr>
        <w:tc>
          <w:tcPr>
            <w:tcW w:w="288" w:type="dxa"/>
          </w:tcPr>
          <w:p w:rsidR="00AF6D10" w:rsidRDefault="00AF6D10" w:rsidP="000C3062">
            <w:pPr>
              <w:pStyle w:val="CopticCross"/>
            </w:pPr>
            <w:r w:rsidRPr="00FB5ACB">
              <w:t>¿</w:t>
            </w:r>
          </w:p>
        </w:tc>
        <w:tc>
          <w:tcPr>
            <w:tcW w:w="3960" w:type="dxa"/>
          </w:tcPr>
          <w:p w:rsidR="00AF6D10" w:rsidRDefault="00AF6D10" w:rsidP="00AF6D10">
            <w:pPr>
              <w:pStyle w:val="EngHang"/>
            </w:pPr>
            <w:r>
              <w:t>With His right hand he crowned you</w:t>
            </w:r>
          </w:p>
          <w:p w:rsidR="00AF6D10" w:rsidRDefault="00AF6D10" w:rsidP="00AF6D10">
            <w:pPr>
              <w:pStyle w:val="EngHang"/>
            </w:pPr>
            <w:r>
              <w:t>With seven crowns.</w:t>
            </w:r>
          </w:p>
          <w:p w:rsidR="00AF6D10" w:rsidRDefault="00AF6D10" w:rsidP="00AF6D10">
            <w:pPr>
              <w:pStyle w:val="EngHang"/>
            </w:pPr>
            <w:r>
              <w:t>He lifted you to His Kingdom</w:t>
            </w:r>
          </w:p>
          <w:p w:rsidR="00AF6D10" w:rsidRDefault="00AF6D10" w:rsidP="00AF6D10">
            <w:pPr>
              <w:pStyle w:val="EngHangEnd"/>
            </w:pPr>
            <w:r>
              <w:t>In glory and honour.</w:t>
            </w:r>
          </w:p>
        </w:tc>
        <w:tc>
          <w:tcPr>
            <w:tcW w:w="288" w:type="dxa"/>
          </w:tcPr>
          <w:p w:rsidR="00AF6D10" w:rsidRDefault="00AF6D10" w:rsidP="000C3062"/>
        </w:tc>
        <w:tc>
          <w:tcPr>
            <w:tcW w:w="288" w:type="dxa"/>
          </w:tcPr>
          <w:p w:rsidR="00AF6D10" w:rsidRDefault="00AF6D10" w:rsidP="000C3062">
            <w:pPr>
              <w:pStyle w:val="CopticCross"/>
            </w:pPr>
            <w:r w:rsidRPr="00FB5ACB">
              <w:t>¿</w:t>
            </w:r>
          </w:p>
        </w:tc>
        <w:tc>
          <w:tcPr>
            <w:tcW w:w="3960" w:type="dxa"/>
          </w:tcPr>
          <w:p w:rsidR="00AF6D10" w:rsidRDefault="00AF6D10" w:rsidP="00AF6D10">
            <w:pPr>
              <w:pStyle w:val="CopticVersemulti-line"/>
            </w:pPr>
            <w:r>
              <w:t>Ⲁϥⲉⲣⲫⲟⲡⲓⲛ ⲙ̀ⲙⲟⲕ ϧⲉⲛ ⲧⲉϥϫⲓϫ:</w:t>
            </w:r>
          </w:p>
          <w:p w:rsidR="00AF6D10" w:rsidRDefault="00AF6D10" w:rsidP="00AF6D10">
            <w:pPr>
              <w:pStyle w:val="CopticVersemulti-line"/>
            </w:pPr>
            <w:r>
              <w:t>ⲛ̀ⲟⲩⲓ̀ⲛⲁⲙ ⲛ̀ϣⲁϣϥ ⲛ̀ⲭ̀ⲗⲟⲙ:</w:t>
            </w:r>
          </w:p>
          <w:p w:rsidR="00AF6D10" w:rsidRDefault="00AF6D10" w:rsidP="00AF6D10">
            <w:pPr>
              <w:pStyle w:val="CopticVersemulti-line"/>
            </w:pPr>
            <w:r>
              <w:t>ⲁϥⲟⲗⲕ ⲛⲉⲙⲁϥ ⲉ̀ⲧⲉϥⲙⲉⲧⲟⲩⲣⲟ:</w:t>
            </w:r>
          </w:p>
          <w:p w:rsidR="00AF6D10" w:rsidRDefault="00AF6D10" w:rsidP="00AF6D10">
            <w:pPr>
              <w:pStyle w:val="CopticHangingVerse"/>
            </w:pPr>
            <w:r>
              <w:t>ϧⲉⲛ ⲟⲩⲱ̀ⲟⲩ ⲛⲉⲙ ⲟⲩⲧⲁⲓⲟ̀.</w:t>
            </w:r>
          </w:p>
        </w:tc>
      </w:tr>
      <w:tr w:rsidR="00AF6D10" w:rsidTr="000C3062">
        <w:trPr>
          <w:cantSplit/>
          <w:jc w:val="center"/>
        </w:trPr>
        <w:tc>
          <w:tcPr>
            <w:tcW w:w="288" w:type="dxa"/>
          </w:tcPr>
          <w:p w:rsidR="00AF6D10" w:rsidRPr="00FB5ACB" w:rsidRDefault="00AF6D10" w:rsidP="000C3062">
            <w:pPr>
              <w:pStyle w:val="CopticCross"/>
            </w:pPr>
          </w:p>
        </w:tc>
        <w:tc>
          <w:tcPr>
            <w:tcW w:w="3960" w:type="dxa"/>
          </w:tcPr>
          <w:p w:rsidR="00AF6D10" w:rsidRPr="004764BD" w:rsidRDefault="00AF6D10" w:rsidP="00AF6D10">
            <w:pPr>
              <w:pStyle w:val="EngHang"/>
            </w:pPr>
            <w:r w:rsidRPr="004764BD">
              <w:t>Hail to you, O martyr.</w:t>
            </w:r>
          </w:p>
          <w:p w:rsidR="00AF6D10" w:rsidRPr="004764BD" w:rsidRDefault="00AF6D10" w:rsidP="00AF6D10">
            <w:pPr>
              <w:pStyle w:val="EngHang"/>
            </w:pPr>
            <w:r w:rsidRPr="004764BD">
              <w:t>Hail to the courageous hero.</w:t>
            </w:r>
          </w:p>
          <w:p w:rsidR="00AF6D10" w:rsidRPr="004764BD" w:rsidRDefault="00AF6D10" w:rsidP="00AF6D10">
            <w:pPr>
              <w:pStyle w:val="EngHang"/>
            </w:pPr>
            <w:r w:rsidRPr="004764BD">
              <w:t xml:space="preserve">Hail to the </w:t>
            </w:r>
            <w:r>
              <w:t>struggle-bearer</w:t>
            </w:r>
            <w:r w:rsidRPr="004764BD">
              <w:t>,</w:t>
            </w:r>
          </w:p>
          <w:p w:rsidR="00AF6D10" w:rsidRDefault="00AF6D10" w:rsidP="00AF6D10">
            <w:pPr>
              <w:pStyle w:val="EngHangEnd"/>
            </w:pPr>
            <w:r w:rsidRPr="004764BD">
              <w:t>My lord the prince, George.</w:t>
            </w:r>
          </w:p>
        </w:tc>
        <w:tc>
          <w:tcPr>
            <w:tcW w:w="288" w:type="dxa"/>
          </w:tcPr>
          <w:p w:rsidR="00AF6D10" w:rsidRDefault="00AF6D10" w:rsidP="000C3062"/>
        </w:tc>
        <w:tc>
          <w:tcPr>
            <w:tcW w:w="288" w:type="dxa"/>
          </w:tcPr>
          <w:p w:rsidR="00AF6D10" w:rsidRPr="00FB5ACB" w:rsidRDefault="00AF6D10" w:rsidP="000C3062">
            <w:pPr>
              <w:pStyle w:val="CopticCross"/>
            </w:pPr>
          </w:p>
        </w:tc>
        <w:tc>
          <w:tcPr>
            <w:tcW w:w="3960" w:type="dxa"/>
          </w:tcPr>
          <w:p w:rsidR="00AF6D10" w:rsidRDefault="00AF6D10" w:rsidP="00AF6D10">
            <w:pPr>
              <w:pStyle w:val="CopticVersemulti-line"/>
            </w:pPr>
            <w:r>
              <w:t>Ⲭⲉⲣⲉ ⲛⲁⲕ ⲱ̀ ⲡⲓⲙⲁⲣⲧⲩⲣⲟⲥ:</w:t>
            </w:r>
          </w:p>
          <w:p w:rsidR="00AF6D10" w:rsidRDefault="00AF6D10" w:rsidP="00AF6D10">
            <w:pPr>
              <w:pStyle w:val="CopticVersemulti-line"/>
            </w:pPr>
            <w:r>
              <w:t>ⲭⲉⲣⲉ ⲡⲓϣⲱⲓⲕ ⲛ̀ⲅⲉⲛⲛⲟⲥ:</w:t>
            </w:r>
          </w:p>
          <w:p w:rsidR="00AF6D10" w:rsidRDefault="00AF6D10" w:rsidP="00AF6D10">
            <w:pPr>
              <w:pStyle w:val="CopticVersemulti-line"/>
            </w:pPr>
            <w:r>
              <w:t>ⲭⲉⲣⲉ ⲡⲓⲁⲑⲗⲟⲫⲟⲣⲟⲥ:</w:t>
            </w:r>
          </w:p>
          <w:p w:rsidR="00AF6D10" w:rsidRDefault="00AF6D10" w:rsidP="00AF6D10">
            <w:pPr>
              <w:pStyle w:val="CopticHangingVerse"/>
            </w:pPr>
            <w:r>
              <w:t>ⲡⲁⲟ̄ⲥ̄ ⲡ̀ⲟⲩⲣⲟ Ⲅⲉⲱⲣⲅⲓⲟⲥ.</w:t>
            </w:r>
          </w:p>
        </w:tc>
      </w:tr>
      <w:tr w:rsidR="00AF6D10" w:rsidTr="000C3062">
        <w:trPr>
          <w:cantSplit/>
          <w:jc w:val="center"/>
        </w:trPr>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EngHang"/>
            </w:pPr>
            <w:r>
              <w:t>Pray to the Lord on our behalf,</w:t>
            </w:r>
          </w:p>
          <w:p w:rsidR="00AF6D10" w:rsidRDefault="00AF6D10" w:rsidP="00AF6D10">
            <w:pPr>
              <w:pStyle w:val="EngHang"/>
            </w:pPr>
            <w:r>
              <w:t>O struggle-bearer, the martyr,</w:t>
            </w:r>
          </w:p>
          <w:p w:rsidR="00AF6D10" w:rsidRDefault="00AF6D10" w:rsidP="00AF6D10">
            <w:pPr>
              <w:pStyle w:val="EngHang"/>
            </w:pPr>
            <w:r>
              <w:t>My lord the prince, George,</w:t>
            </w:r>
          </w:p>
          <w:p w:rsidR="00AF6D10" w:rsidRDefault="00AF6D10" w:rsidP="00AF6D10">
            <w:pPr>
              <w:pStyle w:val="EngHangEnd"/>
            </w:pPr>
            <w:r>
              <w:t>That He may forgive us our sins.</w:t>
            </w:r>
          </w:p>
          <w:p w:rsidR="00AF6D10" w:rsidRDefault="00AF6D10" w:rsidP="00AF6D10">
            <w:pPr>
              <w:pStyle w:val="EngHang"/>
            </w:pPr>
          </w:p>
        </w:tc>
        <w:tc>
          <w:tcPr>
            <w:tcW w:w="288" w:type="dxa"/>
          </w:tcPr>
          <w:p w:rsidR="00AF6D10" w:rsidRDefault="00AF6D10" w:rsidP="000C3062"/>
        </w:tc>
        <w:tc>
          <w:tcPr>
            <w:tcW w:w="288" w:type="dxa"/>
          </w:tcPr>
          <w:p w:rsidR="00AF6D10" w:rsidRPr="00FB5ACB" w:rsidRDefault="00AF6D10" w:rsidP="000C3062">
            <w:pPr>
              <w:pStyle w:val="CopticCross"/>
            </w:pPr>
            <w:r w:rsidRPr="00FB5ACB">
              <w:t>¿</w:t>
            </w:r>
          </w:p>
        </w:tc>
        <w:tc>
          <w:tcPr>
            <w:tcW w:w="3960" w:type="dxa"/>
          </w:tcPr>
          <w:p w:rsidR="00AF6D10" w:rsidRDefault="00AF6D10" w:rsidP="00AF6D10">
            <w:pPr>
              <w:pStyle w:val="CopticVersemulti-line"/>
            </w:pPr>
            <w:r>
              <w:t>Ⲧⲱⲃϩ ⲙ̀Ⲡⲟ̄ⲥ̄ ⲉ̀ϩ̀ⲣⲏⲓ ⲉ̀ϫⲱⲛ:</w:t>
            </w:r>
          </w:p>
          <w:p w:rsidR="00AF6D10" w:rsidRDefault="00AF6D10" w:rsidP="00AF6D10">
            <w:pPr>
              <w:pStyle w:val="CopticVersemulti-line"/>
            </w:pPr>
            <w:r>
              <w:t>ⲱ̀ ⲡⲓⲁⲑⲗⲟⲫⲟⲣⲟⲥ ⲙ̀ⲙⲁⲣⲧⲩⲣⲟⲥ:</w:t>
            </w:r>
          </w:p>
          <w:p w:rsidR="00AF6D10" w:rsidRDefault="00AF6D10" w:rsidP="00AF6D10">
            <w:pPr>
              <w:pStyle w:val="CopticVersemulti-line"/>
            </w:pPr>
            <w:r>
              <w:t>Ⲡⲁⲟ̄ⲥ̄ ⲡ̀ⲟⲩⲣⲟ Ⲅⲉⲱⲣⲅⲓⲟⲥ:</w:t>
            </w:r>
          </w:p>
          <w:p w:rsidR="00AF6D10" w:rsidRDefault="00AF6D10" w:rsidP="00AF6D10">
            <w:pPr>
              <w:pStyle w:val="CopticHangingVerse"/>
            </w:pPr>
            <w:r>
              <w:t>ⲛ̀ⲧⲉϥⲭⲁ ⲛⲉⲛⲛⲟⲃⲓ ⲛⲁⲛ ⲉ̀ⲃⲟⲗ.</w:t>
            </w:r>
          </w:p>
        </w:tc>
      </w:tr>
    </w:tbl>
    <w:p w:rsidR="00072324" w:rsidRDefault="00072324" w:rsidP="00072324">
      <w:pPr>
        <w:pStyle w:val="Heading3"/>
      </w:pPr>
      <w:r>
        <w:t>April 24 / Pharamuthi 29: Departure of St. Erastus the Apostle</w:t>
      </w:r>
    </w:p>
    <w:p w:rsidR="00072324" w:rsidRPr="00072324" w:rsidRDefault="00072324" w:rsidP="00072324">
      <w:pPr>
        <w:pStyle w:val="Rubric"/>
      </w:pPr>
      <w:r>
        <w:t>See the Doxologies for the Apostles, or for Any Apostle, on page ##.</w:t>
      </w:r>
    </w:p>
    <w:p w:rsidR="00072324" w:rsidRDefault="00072324" w:rsidP="00072324">
      <w:pPr>
        <w:pStyle w:val="Heading3"/>
      </w:pPr>
      <w:r>
        <w:lastRenderedPageBreak/>
        <w:t>April 25 / Pharamuthi 30: Martyrdom of St. Mark the Evangelist</w:t>
      </w:r>
    </w:p>
    <w:p w:rsidR="00072324" w:rsidRDefault="00072324" w:rsidP="000723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
            </w:pPr>
            <w:r>
              <w:t>You bear three names</w:t>
            </w:r>
          </w:p>
          <w:p w:rsidR="00E12AEC" w:rsidRDefault="00E12AEC" w:rsidP="00C325FC">
            <w:pPr>
              <w:pStyle w:val="EngHangEnd"/>
              <w:tabs>
                <w:tab w:val="center" w:pos="1944"/>
              </w:tabs>
            </w:pPr>
            <w:r>
              <w:t>In heaven.</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Ϣⲟⲙⲧ ⲛ̀ⲣⲁⲛ ⲉⲧϧⲉⲛ ⲛⲓⲫⲏⲟⲩⲓ̀:</w:t>
            </w:r>
          </w:p>
          <w:p w:rsidR="00E12AEC" w:rsidRDefault="00E12AEC" w:rsidP="00E12AEC">
            <w:pPr>
              <w:pStyle w:val="CopticVersemulti-line"/>
            </w:pPr>
            <w:r>
              <w:t>ⲛ̀ⲑⲟⲕ ⲁⲕⲉⲣⲫⲟⲣⲓⲛ ⲙ̀ⲙⲱⲟⲩ:</w:t>
            </w:r>
          </w:p>
          <w:p w:rsidR="00E12AEC" w:rsidRDefault="00E12AEC" w:rsidP="00E12AEC">
            <w:pPr>
              <w:pStyle w:val="CopticVersemulti-line"/>
            </w:pPr>
            <w:r>
              <w:t>ⲡⲓⲑⲉⲱⲣⲓⲙⲟⲥ ⲛ̀ⲉⲩⲁⲅⲅⲉⲗⲓⲥⲧⲏⲥ:</w:t>
            </w:r>
          </w:p>
          <w:p w:rsidR="00E12AEC" w:rsidRPr="00C35319" w:rsidRDefault="00E12AEC" w:rsidP="00E12AEC">
            <w:pPr>
              <w:pStyle w:val="CopticHangingVerse"/>
            </w:pPr>
            <w:r>
              <w:t>Ⲙⲁⲣⲕⲟⲥ ⲡⲓⲁ̀ⲡⲟⲥⲧⲟⲗⲟⲥ.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 wear three crowns,</w:t>
            </w:r>
          </w:p>
          <w:p w:rsidR="00E12AEC" w:rsidRDefault="00E12AEC" w:rsidP="00E12AEC">
            <w:pPr>
              <w:pStyle w:val="EngHang"/>
            </w:pPr>
            <w:r>
              <w:t>In the perfect Name of</w:t>
            </w:r>
          </w:p>
          <w:p w:rsidR="00E12AEC" w:rsidRDefault="00E12AEC" w:rsidP="00E12AEC">
            <w:pPr>
              <w:pStyle w:val="EngHang"/>
            </w:pPr>
            <w:r>
              <w:t>The Father, the Son</w:t>
            </w:r>
          </w:p>
          <w:p w:rsidR="00E12AEC" w:rsidRPr="00AB2F8A" w:rsidRDefault="00E12AEC" w:rsidP="00E12AEC">
            <w:pPr>
              <w:pStyle w:val="EngHangEnd"/>
            </w:pPr>
            <w:r>
              <w:t>And the Holy Spirit:</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Ⲁⲕⲉⲣⲫⲟⲣⲓⲛ ⲙ̀ⲡⲓϣⲟⲙⲧ ⲛ̀ⲭ̀ⲗⲟⲙ:</w:t>
            </w:r>
          </w:p>
          <w:p w:rsidR="00E12AEC" w:rsidRDefault="00E12AEC" w:rsidP="00E12AEC">
            <w:pPr>
              <w:pStyle w:val="CopticVersemulti-line"/>
            </w:pPr>
            <w:r>
              <w:t>ⲡⲓϣⲟⲙⲧ ⲛ̀ⲣⲁⲛ ⲉⲧϫⲏⲕ ⲉ̀ⲃⲟⲗ:</w:t>
            </w:r>
          </w:p>
          <w:p w:rsidR="00E12AEC" w:rsidRDefault="00E12AEC" w:rsidP="00E12AEC">
            <w:pPr>
              <w:pStyle w:val="CopticVersemulti-line"/>
            </w:pPr>
            <w:r>
              <w:t>ⲉ̀ⲧⲉ ⲫⲁⲓ ⲡⲉ Ⲫⲓⲱⲧ ⲛⲉ Ⲡϣⲏⲉⲣⲓ:</w:t>
            </w:r>
          </w:p>
          <w:p w:rsidR="00E12AEC" w:rsidRPr="00CF5919" w:rsidRDefault="00E12AEC" w:rsidP="00E12AEC">
            <w:pPr>
              <w:pStyle w:val="CopticHangingVerse"/>
            </w:pPr>
            <w:r>
              <w:t>ⲛⲉⲙ Ⲡⲓⲡ̀ⲛⲉⲩⲙⲁ ⲉⲑⲟⲩⲁⲃ.</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are an Apostle,</w:t>
            </w:r>
          </w:p>
          <w:p w:rsidR="00E12AEC" w:rsidRDefault="00E12AEC" w:rsidP="00E12AEC">
            <w:pPr>
              <w:pStyle w:val="EngHang"/>
            </w:pPr>
            <w:r>
              <w:t>You are a martyr,</w:t>
            </w:r>
          </w:p>
          <w:p w:rsidR="00E12AEC" w:rsidRDefault="00E12AEC" w:rsidP="00E12AEC">
            <w:pPr>
              <w:pStyle w:val="EngHang"/>
            </w:pPr>
            <w:r>
              <w:t>And you are the second</w:t>
            </w:r>
          </w:p>
          <w:p w:rsidR="00E12AEC" w:rsidRPr="004B35B0" w:rsidRDefault="00E12AEC" w:rsidP="00E12AEC">
            <w:pPr>
              <w:pStyle w:val="EngHangEnd"/>
            </w:pPr>
            <w:r>
              <w:t>Elect Evangelist.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Ⲛⲑⲟⲕ ⲟⲩⲁ̀ⲡⲟⲥⲧⲟⲗⲟⲥ:</w:t>
            </w:r>
          </w:p>
          <w:p w:rsidR="00E12AEC" w:rsidRDefault="00E12AEC" w:rsidP="00E12AEC">
            <w:pPr>
              <w:pStyle w:val="CopticVersemulti-line"/>
            </w:pPr>
            <w:r>
              <w:t>ⲛ̀ⲑⲟⲕ ⲟⲛ ⲟⲩⲙⲁⲣⲧⲩⲣⲟⲥ:</w:t>
            </w:r>
          </w:p>
          <w:p w:rsidR="00E12AEC" w:rsidRDefault="00E12AEC" w:rsidP="00E12AEC">
            <w:pPr>
              <w:pStyle w:val="CopticVersemulti-line"/>
            </w:pPr>
            <w:r>
              <w:t>ⲛ̀ⲑⲟⲕ ⲟⲛ ⲡⲉ ⲛⲓⲙⲁϩ:</w:t>
            </w:r>
          </w:p>
          <w:p w:rsidR="00E12AEC" w:rsidRDefault="00E12AEC" w:rsidP="00E12AEC">
            <w:pPr>
              <w:pStyle w:val="CopticHangingVerse"/>
            </w:pPr>
            <w:r>
              <w:t>ⲥ̀ⲛⲁⲩ ⲛ̀ⲥⲱⲧⲡ ⲛ̀ⲉⲩⲁⲅⲅⲉⲗⲓⲥⲧⲏⲥ.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Your Apostolic compatriots</w:t>
            </w:r>
          </w:p>
          <w:p w:rsidR="00E12AEC" w:rsidRDefault="00E12AEC" w:rsidP="00E12AEC">
            <w:pPr>
              <w:pStyle w:val="EngHang"/>
            </w:pPr>
            <w:r>
              <w:t>Boast of you,</w:t>
            </w:r>
          </w:p>
          <w:p w:rsidR="00E12AEC" w:rsidRDefault="00E12AEC" w:rsidP="00E12AEC">
            <w:pPr>
              <w:pStyle w:val="EngHang"/>
            </w:pPr>
            <w:r>
              <w:t>For your words have reached</w:t>
            </w:r>
          </w:p>
          <w:p w:rsidR="00E12AEC" w:rsidRDefault="00E12AEC" w:rsidP="00E12AEC">
            <w:pPr>
              <w:pStyle w:val="EngHangEnd"/>
            </w:pPr>
            <w:r>
              <w:t>The ends of the world.</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Ⲛⲉⲕⲕⲉϣ̀ⲫⲏⲣ ⲛ̀ⲁ̀ⲡⲟⲥⲧⲟⲗⲟⲥ:</w:t>
            </w:r>
          </w:p>
          <w:p w:rsidR="00E12AEC" w:rsidRDefault="00E12AEC" w:rsidP="00E12AEC">
            <w:pPr>
              <w:pStyle w:val="CopticVersemulti-line"/>
            </w:pPr>
            <w:r>
              <w:t>ⲥⲉϣⲟⲩϣⲟⲩ ⲙ̀ⲙⲱⲟⲩ ⲉ̀ϩ̀ⲣⲏⲓ ⲉ̀ϫⲱⲕ:</w:t>
            </w:r>
          </w:p>
          <w:p w:rsidR="00E12AEC" w:rsidRDefault="00E12AEC" w:rsidP="00E12AEC">
            <w:pPr>
              <w:pStyle w:val="CopticVersemulti-line"/>
            </w:pPr>
            <w:r>
              <w:t>ⲟⲩⲟϩ ⲛⲉⲕⲥⲁϫⲓ ⲁⲩⲫⲟϩ:</w:t>
            </w:r>
          </w:p>
          <w:p w:rsidR="00E12AEC" w:rsidRDefault="00E12AEC" w:rsidP="00E12AEC">
            <w:pPr>
              <w:pStyle w:val="CopticHangingVerse"/>
            </w:pPr>
            <w:r>
              <w:t>ϣⲁ ⲁⲩⲫⲣⲏϫⲥ ⲛ̀ϯⲟⲓⲕⲟⲙⲉⲛⲏ.</w:t>
            </w:r>
          </w:p>
        </w:tc>
      </w:tr>
      <w:tr w:rsidR="00E12AEC" w:rsidTr="00E12AEC">
        <w:trPr>
          <w:cantSplit/>
          <w:jc w:val="center"/>
        </w:trPr>
        <w:tc>
          <w:tcPr>
            <w:tcW w:w="288" w:type="dxa"/>
          </w:tcPr>
          <w:p w:rsidR="00E12AEC" w:rsidRDefault="00E12AEC" w:rsidP="00E12AEC">
            <w:pPr>
              <w:pStyle w:val="CopticCross"/>
            </w:pPr>
          </w:p>
        </w:tc>
        <w:tc>
          <w:tcPr>
            <w:tcW w:w="3960" w:type="dxa"/>
          </w:tcPr>
          <w:p w:rsidR="00E12AEC" w:rsidRDefault="00E12AEC" w:rsidP="00E12AEC">
            <w:pPr>
              <w:pStyle w:val="EngHang"/>
            </w:pPr>
            <w:r>
              <w:t>You planted these words on earth,</w:t>
            </w:r>
          </w:p>
          <w:p w:rsidR="00E12AEC" w:rsidRDefault="00E12AEC" w:rsidP="00E12AEC">
            <w:pPr>
              <w:pStyle w:val="EngHang"/>
            </w:pPr>
            <w:r>
              <w:t>And throughout Egypt,</w:t>
            </w:r>
          </w:p>
          <w:p w:rsidR="00E12AEC" w:rsidRDefault="00E12AEC" w:rsidP="00E12AEC">
            <w:pPr>
              <w:pStyle w:val="EngHang"/>
            </w:pPr>
            <w:r>
              <w:t>(Which takes pride in you),</w:t>
            </w:r>
          </w:p>
          <w:p w:rsidR="00E12AEC" w:rsidRDefault="00E12AEC" w:rsidP="00E12AEC">
            <w:pPr>
              <w:pStyle w:val="EngHangEnd"/>
            </w:pPr>
            <w:r>
              <w:t>And they blossomed and bore fruit.</w:t>
            </w:r>
          </w:p>
        </w:tc>
        <w:tc>
          <w:tcPr>
            <w:tcW w:w="288" w:type="dxa"/>
          </w:tcPr>
          <w:p w:rsidR="00E12AEC" w:rsidRDefault="00E12AEC" w:rsidP="00E12AEC"/>
        </w:tc>
        <w:tc>
          <w:tcPr>
            <w:tcW w:w="288" w:type="dxa"/>
          </w:tcPr>
          <w:p w:rsidR="00E12AEC" w:rsidRDefault="00E12AEC" w:rsidP="00E12AEC">
            <w:pPr>
              <w:pStyle w:val="CopticCross"/>
            </w:pPr>
          </w:p>
        </w:tc>
        <w:tc>
          <w:tcPr>
            <w:tcW w:w="3960" w:type="dxa"/>
          </w:tcPr>
          <w:p w:rsidR="00E12AEC" w:rsidRDefault="00E12AEC" w:rsidP="00E12AEC">
            <w:pPr>
              <w:pStyle w:val="CopticVersemulti-line"/>
            </w:pPr>
            <w:r>
              <w:t>Ⲥⲉϣⲟⲩϣⲟⲩ ⲙ̀ⲙⲱⲟⲩ ⲛ̀ϧ̀ⲣⲏⲓ ⲛ̀ϭⲏⲧⲕ:</w:t>
            </w:r>
          </w:p>
          <w:p w:rsidR="00E12AEC" w:rsidRDefault="00E12AEC" w:rsidP="00E12AEC">
            <w:pPr>
              <w:pStyle w:val="CopticVersemulti-line"/>
            </w:pPr>
            <w:r>
              <w:t>ⲛ̀ϫⲉ ⲛⲏⲉⲧⲁⲕⲧⲟϫⲟⲩ ϩⲓϫⲉⲛ ⲡⲓⲕⲁϩⲓ:</w:t>
            </w:r>
          </w:p>
          <w:p w:rsidR="00E12AEC" w:rsidRDefault="00E12AEC" w:rsidP="00E12AEC">
            <w:pPr>
              <w:pStyle w:val="CopticVersemulti-line"/>
            </w:pPr>
            <w:r>
              <w:t>ϧⲉⲛ ⲧ̀ⲭⲱⲣⲁ ⲧⲏⲣⲥ ⲛ̀Ⲭⲏⲙⲓ:</w:t>
            </w:r>
          </w:p>
          <w:p w:rsidR="00E12AEC" w:rsidRDefault="00E12AEC" w:rsidP="00E12AEC">
            <w:pPr>
              <w:pStyle w:val="CopticHangingVerse"/>
            </w:pPr>
            <w:r>
              <w:t>ⲁⲩⲫⲓⲣⲓ ⲉ̀ⲃⲟⲗ ⲉⲩϯⲕⲁⲣⲡⲟⲥ.</w:t>
            </w:r>
          </w:p>
        </w:tc>
      </w:tr>
      <w:tr w:rsidR="00E12AEC" w:rsidTr="00E12AEC">
        <w:trPr>
          <w:cantSplit/>
          <w:jc w:val="center"/>
        </w:trPr>
        <w:tc>
          <w:tcPr>
            <w:tcW w:w="288" w:type="dxa"/>
          </w:tcPr>
          <w:p w:rsidR="00E12AEC" w:rsidRDefault="00E12AEC" w:rsidP="00E12AEC">
            <w:pPr>
              <w:pStyle w:val="CopticCross"/>
            </w:pPr>
            <w:r w:rsidRPr="00FB5ACB">
              <w:t>¿</w:t>
            </w:r>
          </w:p>
        </w:tc>
        <w:tc>
          <w:tcPr>
            <w:tcW w:w="3960" w:type="dxa"/>
          </w:tcPr>
          <w:p w:rsidR="00E12AEC" w:rsidRDefault="00E12AEC" w:rsidP="00E12AEC">
            <w:pPr>
              <w:pStyle w:val="EngHang"/>
            </w:pPr>
            <w:r>
              <w:t>Pray to the Lord on our behalf,</w:t>
            </w:r>
          </w:p>
          <w:p w:rsidR="00E12AEC" w:rsidRDefault="00E12AEC" w:rsidP="00E12AEC">
            <w:pPr>
              <w:pStyle w:val="EngHang"/>
            </w:pPr>
            <w:r>
              <w:t>O Beholder of God, the Evangelist,</w:t>
            </w:r>
          </w:p>
          <w:p w:rsidR="00E12AEC" w:rsidRDefault="00E12AEC" w:rsidP="00E12AEC">
            <w:pPr>
              <w:pStyle w:val="EngHang"/>
            </w:pPr>
            <w:r>
              <w:t>Mark the Apostle,</w:t>
            </w:r>
          </w:p>
          <w:p w:rsidR="00E12AEC" w:rsidRDefault="00E12AEC" w:rsidP="00E12AEC">
            <w:pPr>
              <w:pStyle w:val="EngHangEnd"/>
            </w:pPr>
            <w:r>
              <w:t>That He may forgive us our sins.</w:t>
            </w:r>
          </w:p>
        </w:tc>
        <w:tc>
          <w:tcPr>
            <w:tcW w:w="288" w:type="dxa"/>
          </w:tcPr>
          <w:p w:rsidR="00E12AEC" w:rsidRDefault="00E12AEC" w:rsidP="00E12AEC"/>
        </w:tc>
        <w:tc>
          <w:tcPr>
            <w:tcW w:w="288" w:type="dxa"/>
          </w:tcPr>
          <w:p w:rsidR="00E12AEC" w:rsidRDefault="00E12AEC" w:rsidP="00E12AEC">
            <w:pPr>
              <w:pStyle w:val="CopticCross"/>
            </w:pPr>
            <w:r w:rsidRPr="00FB5ACB">
              <w:t>¿</w:t>
            </w:r>
          </w:p>
        </w:tc>
        <w:tc>
          <w:tcPr>
            <w:tcW w:w="3960" w:type="dxa"/>
          </w:tcPr>
          <w:p w:rsidR="00E12AEC" w:rsidRDefault="00E12AEC" w:rsidP="00E12AEC">
            <w:pPr>
              <w:pStyle w:val="CopticVersemulti-line"/>
            </w:pPr>
            <w:r>
              <w:t>Ⲧⲱⲃϩ ⲙ̀Ⲡⲟ̄ⲥ̄ ⲉ̀ϩ̀ⲣⲏⲓ ⲉ̀ϫⲱⲛ:</w:t>
            </w:r>
          </w:p>
          <w:p w:rsidR="00E12AEC" w:rsidRDefault="00E12AEC" w:rsidP="00E12AEC">
            <w:pPr>
              <w:pStyle w:val="CopticVersemulti-line"/>
            </w:pPr>
            <w:r>
              <w:t>ⲱ̀ ⲡⲓⲑⲉⲱⲣⲓⲙⲟⲥ ⲛ̀ⲉⲩⲁⲅⲅⲉⲗⲓⲥⲧⲏⲥ:</w:t>
            </w:r>
          </w:p>
          <w:p w:rsidR="00E12AEC" w:rsidRDefault="00E12AEC" w:rsidP="00E12AEC">
            <w:pPr>
              <w:pStyle w:val="CopticVersemulti-line"/>
            </w:pPr>
            <w:r>
              <w:t>Ⲙⲁⲣⲕⲟⲥ ⲡⲓⲁ̀ⲡⲟⲥⲧⲟⲗⲟⲥ:</w:t>
            </w:r>
          </w:p>
          <w:p w:rsidR="00E12AEC" w:rsidRDefault="00E12AEC" w:rsidP="00E12AEC">
            <w:pPr>
              <w:pStyle w:val="CopticHangingVerse"/>
            </w:pPr>
            <w:r>
              <w:t>ⲛ̀ⲧⲉⲫⲭⲁ ⲛⲉⲛⲛⲟⲃⲓ ⲛⲁⲛ ⲉ̀ⲃⲟⲗ.</w:t>
            </w:r>
          </w:p>
        </w:tc>
      </w:tr>
    </w:tbl>
    <w:p w:rsidR="004C7925" w:rsidRDefault="004C7925" w:rsidP="004C7925">
      <w:pPr>
        <w:pStyle w:val="Heading3"/>
      </w:pPr>
      <w:r>
        <w:lastRenderedPageBreak/>
        <w:t>April 26 / Pashons 1: Nativity of the Theotokos</w:t>
      </w:r>
    </w:p>
    <w:p w:rsidR="004C7925" w:rsidRDefault="004C7925" w:rsidP="00DD5136">
      <w:pPr>
        <w:pStyle w:val="Rubric"/>
      </w:pPr>
      <w:r>
        <w:t>See the Doxologies, Psali, and Theotokia for the Virgin.</w:t>
      </w:r>
    </w:p>
    <w:p w:rsidR="00160DE3" w:rsidRDefault="00160DE3" w:rsidP="00160DE3">
      <w:pPr>
        <w:pStyle w:val="Heading3"/>
      </w:pPr>
      <w:r>
        <w:t>April 28 / Pashons 3: Departure of St. Jacon the Disciple</w:t>
      </w:r>
    </w:p>
    <w:p w:rsidR="00160DE3" w:rsidRPr="00072324" w:rsidRDefault="00160DE3" w:rsidP="00160DE3">
      <w:pPr>
        <w:pStyle w:val="Rubric"/>
      </w:pPr>
      <w:bookmarkStart w:id="1058" w:name="_Toc410196215"/>
      <w:bookmarkStart w:id="1059" w:name="_Toc410196457"/>
      <w:bookmarkStart w:id="1060" w:name="_Toc410196959"/>
      <w:bookmarkStart w:id="1061" w:name="_Toc428340993"/>
      <w:r>
        <w:t>See the Doxologies for the Apostles, or for Any Apostle, on page ##.</w:t>
      </w:r>
    </w:p>
    <w:p w:rsidR="00495F1A" w:rsidRPr="00FB5E62" w:rsidRDefault="00FB5E62" w:rsidP="00495F1A">
      <w:pPr>
        <w:pStyle w:val="Heading2"/>
        <w:rPr>
          <w:rFonts w:ascii="Arial Unicode MS" w:eastAsia="Arial Unicode MS" w:hAnsi="Arial Unicode MS" w:cs="Arial Unicode MS"/>
          <w:lang w:val="en-US"/>
        </w:rPr>
      </w:pPr>
      <w:r>
        <w:lastRenderedPageBreak/>
        <w:t>May</w:t>
      </w:r>
      <w:r w:rsidR="00495F1A">
        <w:t xml:space="preserve"> or </w:t>
      </w:r>
      <w:bookmarkEnd w:id="1058"/>
      <w:bookmarkEnd w:id="1059"/>
      <w:bookmarkEnd w:id="1060"/>
      <w:r w:rsidRPr="00FB5E62">
        <w:rPr>
          <w:rFonts w:ascii="FreeSerifAvvaShenouda" w:eastAsia="Arial Unicode MS" w:hAnsi="FreeSerifAvvaShenouda" w:cs="FreeSerifAvvaShenouda"/>
          <w:lang w:val="en-US"/>
        </w:rPr>
        <w:t>Ⲡⲁϣⲁⲛⲥ</w:t>
      </w:r>
      <w:bookmarkEnd w:id="1061"/>
    </w:p>
    <w:p w:rsidR="00DD5136" w:rsidRDefault="00DD5136" w:rsidP="00DD5136">
      <w:pPr>
        <w:pStyle w:val="Heading3"/>
      </w:pPr>
      <w:bookmarkStart w:id="1062" w:name="_Toc410196216"/>
      <w:bookmarkStart w:id="1063" w:name="_Toc410196458"/>
      <w:bookmarkStart w:id="1064"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Default="00C30529" w:rsidP="00C30529">
      <w:pPr>
        <w:pStyle w:val="Heading4"/>
      </w:pPr>
      <w:r>
        <w:t>The Doxology</w:t>
      </w:r>
    </w:p>
    <w:p w:rsidR="002E495E" w:rsidRDefault="002E495E" w:rsidP="002E495E">
      <w:pPr>
        <w:pStyle w:val="Heading3"/>
      </w:pPr>
      <w:r>
        <w:t>May 11 / Pashons 16: Commemoration of St. John the Evangelist</w:t>
      </w:r>
    </w:p>
    <w:p w:rsidR="002E495E" w:rsidRPr="002E495E" w:rsidRDefault="002E495E" w:rsidP="002E495E">
      <w:pPr>
        <w:pStyle w:val="Rubric"/>
      </w:pPr>
      <w:r>
        <w:t>See the Departure of St. John the Evangelist on page ##.</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160DE3" w:rsidRDefault="00160DE3" w:rsidP="00160DE3">
      <w:pPr>
        <w:pStyle w:val="Heading3"/>
      </w:pPr>
      <w:r>
        <w:t>May 17 / Pashons 22: Departure of St. Andronicus the Disciople</w:t>
      </w:r>
    </w:p>
    <w:p w:rsidR="00160DE3" w:rsidRDefault="00160DE3" w:rsidP="005329C1">
      <w:pPr>
        <w:pStyle w:val="Rubric"/>
      </w:pPr>
      <w:r>
        <w:t>See the Doxologies for the Apostles, or for Any Apostle, on page ##.</w:t>
      </w:r>
    </w:p>
    <w:p w:rsidR="00495F1A" w:rsidRDefault="00C30529" w:rsidP="00495F1A">
      <w:pPr>
        <w:pStyle w:val="Heading3"/>
      </w:pPr>
      <w:r>
        <w:t xml:space="preserve">May 19 / Pashons 24: </w:t>
      </w:r>
      <w:r w:rsidR="00495F1A">
        <w:t>The Entrance into Egypt</w:t>
      </w:r>
      <w:bookmarkEnd w:id="1062"/>
      <w:bookmarkEnd w:id="1063"/>
      <w:bookmarkEnd w:id="1064"/>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65"/>
            <w:r>
              <w:t>approached</w:t>
            </w:r>
            <w:commentRangeEnd w:id="1065"/>
            <w:r>
              <w:rPr>
                <w:rStyle w:val="CommentReference"/>
              </w:rPr>
              <w:commentReference w:id="1065"/>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66"/>
            <w:r>
              <w:t xml:space="preserve">Ⲫⲱⲕ </w:t>
            </w:r>
            <w:commentRangeEnd w:id="1066"/>
            <w:r>
              <w:rPr>
                <w:rStyle w:val="CommentReference"/>
                <w:rFonts w:ascii="Times New Roman" w:hAnsi="Times New Roman"/>
              </w:rPr>
              <w:commentReference w:id="1066"/>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 xml:space="preserve">May 21 / Pashons 26: </w:t>
      </w:r>
      <w:r w:rsidR="00072324">
        <w:t>Martyrdom of St. Thomas the Apostle</w:t>
      </w:r>
    </w:p>
    <w:p w:rsidR="004B3CE3" w:rsidRDefault="00072324" w:rsidP="004B3CE3">
      <w:pPr>
        <w:pStyle w:val="Rubric"/>
      </w:pPr>
      <w:r>
        <w:t>See the Doxologies for the Apostles, or for Any Apostle, on page ##.</w:t>
      </w:r>
    </w:p>
    <w:p w:rsidR="00160DE3" w:rsidRDefault="00160DE3" w:rsidP="00160DE3">
      <w:pPr>
        <w:pStyle w:val="Heading3"/>
      </w:pPr>
      <w:r>
        <w:t>May 25 / Pashons 30: Departure of St. Fournous the Disciple</w:t>
      </w:r>
    </w:p>
    <w:p w:rsidR="00160DE3" w:rsidRPr="004B3CE3" w:rsidRDefault="00160DE3" w:rsidP="004B3CE3">
      <w:pPr>
        <w:pStyle w:val="Rubric"/>
      </w:pPr>
      <w:r>
        <w:t>See the Doxologies for the Apostles, or for Any Apostle, on page ##.</w:t>
      </w:r>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601ED3" w:rsidRDefault="00601ED3" w:rsidP="00601ED3">
      <w:pPr>
        <w:pStyle w:val="Heading3"/>
      </w:pPr>
      <w:r>
        <w:t>May 28 / Paoni 3: Consecration of St. George’s Church</w:t>
      </w:r>
    </w:p>
    <w:p w:rsidR="00601ED3" w:rsidRPr="00601ED3" w:rsidRDefault="00601ED3" w:rsidP="00601ED3">
      <w:pPr>
        <w:pStyle w:val="Rubric"/>
      </w:pPr>
      <w:r>
        <w:t>See April 18 / Pharamuthi 23.</w:t>
      </w:r>
    </w:p>
    <w:p w:rsidR="00C30529" w:rsidRDefault="00C30529" w:rsidP="00C30529">
      <w:pPr>
        <w:pStyle w:val="Heading3"/>
      </w:pPr>
      <w:r>
        <w:lastRenderedPageBreak/>
        <w:t xml:space="preserve">May 28 / Paoni 3: </w:t>
      </w:r>
      <w:r w:rsidR="00601ED3">
        <w:t xml:space="preserve">Also </w:t>
      </w:r>
      <w:r>
        <w:t>St. Abraam of Fayyoum</w:t>
      </w:r>
    </w:p>
    <w:p w:rsidR="00C30529" w:rsidRPr="00C30529" w:rsidRDefault="00C30529" w:rsidP="00C30529">
      <w:pPr>
        <w:pStyle w:val="Heading4"/>
      </w:pPr>
      <w:r>
        <w:t>The Doxology</w:t>
      </w:r>
    </w:p>
    <w:p w:rsidR="00495F1A" w:rsidRDefault="00495F1A" w:rsidP="00495F1A">
      <w:pPr>
        <w:pStyle w:val="Heading2"/>
        <w:rPr>
          <w:rFonts w:ascii="FreeSerifAvvaShenouda" w:hAnsi="FreeSerifAvvaShenouda" w:cs="FreeSerifAvvaShenouda"/>
        </w:rPr>
      </w:pPr>
      <w:bookmarkStart w:id="1067" w:name="_Toc410196217"/>
      <w:bookmarkStart w:id="1068" w:name="_Toc410196459"/>
      <w:bookmarkStart w:id="1069" w:name="_Toc410196961"/>
      <w:bookmarkStart w:id="1070" w:name="_Toc428340994"/>
      <w:r>
        <w:lastRenderedPageBreak/>
        <w:t>June</w:t>
      </w:r>
      <w:bookmarkEnd w:id="1067"/>
      <w:bookmarkEnd w:id="1068"/>
      <w:bookmarkEnd w:id="1069"/>
      <w:r w:rsidR="00C30529">
        <w:t xml:space="preserve"> or </w:t>
      </w:r>
      <w:r w:rsidR="00C30529">
        <w:rPr>
          <w:rFonts w:ascii="FreeSerifAvvaShenouda" w:hAnsi="FreeSerifAvvaShenouda" w:cs="FreeSerifAvvaShenouda"/>
        </w:rPr>
        <w:t>Ⲡⲁⲱⲛⲉ</w:t>
      </w:r>
      <w:bookmarkEnd w:id="1070"/>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71"/>
            <w:r>
              <w:t xml:space="preserve">the </w:t>
            </w:r>
            <w:commentRangeEnd w:id="1071"/>
            <w:r>
              <w:rPr>
                <w:rStyle w:val="CommentReference"/>
              </w:rPr>
              <w:commentReference w:id="1071"/>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63"/>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4"/>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5"/>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072324" w:rsidRDefault="00072324" w:rsidP="00072324">
      <w:pPr>
        <w:pStyle w:val="Heading3"/>
        <w:rPr>
          <w:lang w:val="en-US"/>
        </w:rPr>
      </w:pPr>
      <w:r>
        <w:rPr>
          <w:lang w:val="en-US"/>
        </w:rPr>
        <w:t>June 9 / Paoni 15: Handing over of St. Mark's Relics</w:t>
      </w:r>
    </w:p>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160DE3" w:rsidRDefault="00160DE3" w:rsidP="00160DE3">
      <w:pPr>
        <w:pStyle w:val="Heading3"/>
        <w:rPr>
          <w:lang w:val="en-US"/>
        </w:rPr>
      </w:pPr>
      <w:r>
        <w:rPr>
          <w:lang w:val="en-US"/>
        </w:rPr>
        <w:t>June 19 / Paoni 25: Martyrdom of St. Jude the Disciple and Epistle Writer</w:t>
      </w:r>
    </w:p>
    <w:p w:rsidR="00160DE3" w:rsidRPr="004B3CE3" w:rsidRDefault="00160DE3" w:rsidP="00160DE3">
      <w:pPr>
        <w:pStyle w:val="Rubric"/>
      </w:pPr>
      <w:r>
        <w:t>See the Doxologies for the Apostles, or for Any Apostle, on page ##.</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072324" w:rsidRDefault="00072324" w:rsidP="00072324">
      <w:pPr>
        <w:pStyle w:val="Heading3"/>
        <w:rPr>
          <w:lang w:val="en-US"/>
        </w:rPr>
      </w:pPr>
      <w:r>
        <w:rPr>
          <w:lang w:val="en-US"/>
        </w:rPr>
        <w:t>June 21 / Paoni 27: Martyrdom of St. Ananias the Apostle</w:t>
      </w:r>
    </w:p>
    <w:p w:rsidR="005B716A" w:rsidRPr="004B3CE3" w:rsidRDefault="005B716A" w:rsidP="005B716A">
      <w:pPr>
        <w:pStyle w:val="Rubric"/>
      </w:pPr>
      <w:r>
        <w:t>See the Doxologies for the Apostles, or for Any Apostle, on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5B716A" w:rsidRDefault="005B716A" w:rsidP="005B716A">
      <w:pPr>
        <w:pStyle w:val="Heading3"/>
      </w:pPr>
      <w:r>
        <w:t>June 26 / Epip 2: Departure of St. Thaddaeus the Apostle</w:t>
      </w:r>
    </w:p>
    <w:p w:rsidR="005B716A" w:rsidRPr="005B716A" w:rsidRDefault="005B716A" w:rsidP="005B716A">
      <w:pPr>
        <w:pStyle w:val="Rubric"/>
      </w:pPr>
      <w:r>
        <w:t>See the Doxologies for the Apostles, or for Any Apostle, on page ##.</w:t>
      </w:r>
    </w:p>
    <w:p w:rsidR="00980D99" w:rsidRDefault="00980D99" w:rsidP="00980D99">
      <w:pPr>
        <w:pStyle w:val="Heading3"/>
      </w:pPr>
      <w:r>
        <w:lastRenderedPageBreak/>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w:t>
      </w:r>
      <w:r w:rsidR="005B716A">
        <w:rPr>
          <w:lang w:val="en-US"/>
        </w:rPr>
        <w:t>tle</w:t>
      </w:r>
      <w:r>
        <w:rPr>
          <w:lang w:val="en-US"/>
        </w:rPr>
        <w:t>s</w:t>
      </w:r>
      <w:r w:rsidR="005B716A">
        <w:rPr>
          <w:lang w:val="en-US"/>
        </w:rPr>
        <w:t>’</w:t>
      </w:r>
      <w:r>
        <w:rPr>
          <w:lang w:val="en-US"/>
        </w:rPr>
        <w:t xml:space="preserve">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72"/>
            <w:r>
              <w:t>Are the working husbandmen</w:t>
            </w:r>
            <w:commentRangeEnd w:id="1072"/>
            <w:r>
              <w:rPr>
                <w:rStyle w:val="CommentReference"/>
                <w:rFonts w:ascii="Times New Roman" w:eastAsiaTheme="minorHAnsi" w:hAnsi="Times New Roman" w:cstheme="minorBidi"/>
                <w:color w:val="auto"/>
              </w:rPr>
              <w:commentReference w:id="1072"/>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73"/>
            <w:r>
              <w:t xml:space="preserve">With </w:t>
            </w:r>
            <w:commentRangeEnd w:id="1073"/>
            <w:r>
              <w:rPr>
                <w:rStyle w:val="CommentReference"/>
                <w:rFonts w:ascii="Times New Roman" w:eastAsiaTheme="minorHAnsi" w:hAnsi="Times New Roman" w:cstheme="minorBidi"/>
                <w:color w:val="auto"/>
              </w:rPr>
              <w:commentReference w:id="1073"/>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74"/>
            <w:commentRangeStart w:id="1075"/>
            <w:r>
              <w:t xml:space="preserve">sound </w:t>
            </w:r>
            <w:commentRangeEnd w:id="1074"/>
            <w:r>
              <w:rPr>
                <w:rStyle w:val="CommentReference"/>
                <w:rFonts w:ascii="Times New Roman" w:eastAsiaTheme="minorHAnsi" w:hAnsi="Times New Roman" w:cstheme="minorBidi"/>
                <w:color w:val="auto"/>
              </w:rPr>
              <w:commentReference w:id="1074"/>
            </w:r>
            <w:commentRangeEnd w:id="1075"/>
            <w:r>
              <w:rPr>
                <w:rStyle w:val="CommentReference"/>
                <w:rFonts w:ascii="Times New Roman" w:eastAsiaTheme="minorHAnsi" w:hAnsi="Times New Roman" w:cstheme="minorBidi"/>
                <w:color w:val="auto"/>
              </w:rPr>
              <w:commentReference w:id="1075"/>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76"/>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77"/>
            <w:r>
              <w:t xml:space="preserve">To </w:t>
            </w:r>
            <w:commentRangeEnd w:id="1077"/>
            <w:r>
              <w:rPr>
                <w:rStyle w:val="CommentReference"/>
                <w:rFonts w:ascii="Times New Roman" w:eastAsiaTheme="minorHAnsi" w:hAnsi="Times New Roman" w:cstheme="minorBidi"/>
                <w:color w:val="auto"/>
              </w:rPr>
              <w:commentReference w:id="1077"/>
            </w:r>
            <w:r>
              <w:t xml:space="preserve">all the </w:t>
            </w:r>
            <w:commentRangeStart w:id="1078"/>
            <w:r>
              <w:t>Gentiles</w:t>
            </w:r>
            <w:commentRangeEnd w:id="1078"/>
            <w:r>
              <w:rPr>
                <w:rStyle w:val="CommentReference"/>
                <w:rFonts w:ascii="Times New Roman" w:eastAsiaTheme="minorHAnsi" w:hAnsi="Times New Roman" w:cstheme="minorBidi"/>
                <w:color w:val="auto"/>
              </w:rPr>
              <w:commentReference w:id="1078"/>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79"/>
            <w:r>
              <w:t>To be completely filled</w:t>
            </w:r>
          </w:p>
          <w:p w:rsidR="00306181" w:rsidRDefault="00306181" w:rsidP="00306181">
            <w:pPr>
              <w:pStyle w:val="EngHangEnd"/>
            </w:pPr>
            <w:r>
              <w:t>With God in love.</w:t>
            </w:r>
            <w:commentRangeEnd w:id="1079"/>
            <w:r>
              <w:rPr>
                <w:rStyle w:val="CommentReference"/>
                <w:rFonts w:ascii="Times New Roman" w:eastAsiaTheme="minorHAnsi" w:hAnsi="Times New Roman" w:cstheme="minorBidi"/>
                <w:color w:val="auto"/>
              </w:rPr>
              <w:commentReference w:id="1079"/>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5B716A" w:rsidRDefault="005B716A" w:rsidP="005B716A">
      <w:pPr>
        <w:pStyle w:val="Heading3"/>
        <w:rPr>
          <w:lang w:val="en-US"/>
        </w:rPr>
      </w:pPr>
      <w:r>
        <w:rPr>
          <w:lang w:val="en-US"/>
        </w:rPr>
        <w:t>June 30 / Epip 6: Martyrdom of St. Aoulimpas the Apostle</w:t>
      </w:r>
    </w:p>
    <w:p w:rsidR="005B716A" w:rsidRPr="005B716A" w:rsidRDefault="005B716A" w:rsidP="005B716A">
      <w:pPr>
        <w:pStyle w:val="Rubric"/>
      </w:pPr>
      <w:r>
        <w:t>See the Doxologies for the Apostles, or for Any Apostle, on page ##.</w:t>
      </w:r>
    </w:p>
    <w:p w:rsidR="00646A59" w:rsidRPr="00382A9C" w:rsidRDefault="00646A59" w:rsidP="00646A59"/>
    <w:p w:rsidR="00495F1A" w:rsidRDefault="00495F1A" w:rsidP="00495F1A">
      <w:pPr>
        <w:pStyle w:val="Heading2"/>
      </w:pPr>
      <w:bookmarkStart w:id="1080" w:name="_Toc410196218"/>
      <w:bookmarkStart w:id="1081" w:name="_Toc410196460"/>
      <w:bookmarkStart w:id="1082" w:name="_Toc410196962"/>
      <w:bookmarkStart w:id="1083" w:name="_Toc428340995"/>
      <w:r>
        <w:lastRenderedPageBreak/>
        <w:t>July</w:t>
      </w:r>
      <w:bookmarkEnd w:id="1080"/>
      <w:bookmarkEnd w:id="1081"/>
      <w:bookmarkEnd w:id="1082"/>
      <w:r w:rsidR="00980D99">
        <w:t xml:space="preserve"> or </w:t>
      </w:r>
      <w:r w:rsidR="00980D99">
        <w:rPr>
          <w:rFonts w:ascii="FreeSerifAvvaShenouda" w:hAnsi="FreeSerifAvvaShenouda" w:cs="FreeSerifAvvaShenouda"/>
        </w:rPr>
        <w:t>Ⲉⲡⲏⲡ</w:t>
      </w:r>
      <w:bookmarkEnd w:id="1083"/>
    </w:p>
    <w:p w:rsidR="00980D99" w:rsidRDefault="00980D99" w:rsidP="00495F1A">
      <w:pPr>
        <w:pStyle w:val="Heading3"/>
        <w:rPr>
          <w:rFonts w:ascii="Times New Roman" w:hAnsi="Times New Roman" w:cs="Times New Roman"/>
        </w:rPr>
      </w:pPr>
      <w:bookmarkStart w:id="1084" w:name="_Toc410196221"/>
      <w:bookmarkStart w:id="1085" w:name="_Toc410196463"/>
      <w:bookmarkStart w:id="1086"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84"/>
      <w:bookmarkEnd w:id="1085"/>
      <w:bookmarkEnd w:id="1086"/>
    </w:p>
    <w:p w:rsidR="005B716A" w:rsidRDefault="005B716A" w:rsidP="005B716A">
      <w:pPr>
        <w:pStyle w:val="Heading3"/>
        <w:rPr>
          <w:lang w:val="en-US"/>
        </w:rPr>
      </w:pPr>
      <w:r>
        <w:rPr>
          <w:lang w:val="en-US"/>
        </w:rPr>
        <w:t>July 3 / Epip 9: Martyrdom of  St. Simon Cleophas the Apostle</w:t>
      </w:r>
    </w:p>
    <w:p w:rsidR="005B716A" w:rsidRPr="005B716A" w:rsidRDefault="005B716A" w:rsidP="005B716A">
      <w:pPr>
        <w:pStyle w:val="Rubric"/>
      </w:pPr>
      <w:r>
        <w:rPr>
          <w:lang w:val="en-US"/>
        </w:rPr>
        <w:tab/>
      </w:r>
      <w:r>
        <w:t>See the Doxologies for the Apostles, or for Any Apostle, on page ##.</w:t>
      </w:r>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B716A" w:rsidRDefault="005B716A" w:rsidP="005B716A">
      <w:pPr>
        <w:pStyle w:val="Heading3"/>
      </w:pPr>
      <w:r>
        <w:t>July 12 / Epip 18: Martyrdom of St. James the Apostle, the Bishop of Jerusalem</w:t>
      </w:r>
    </w:p>
    <w:p w:rsidR="005B716A" w:rsidRPr="005B716A" w:rsidRDefault="005B716A" w:rsidP="005B716A">
      <w:pPr>
        <w:pStyle w:val="Rubric"/>
      </w:pPr>
      <w:r>
        <w:t>See the Doxologies for the Apostles, or for Any Apostle, on page ##.</w:t>
      </w:r>
    </w:p>
    <w:p w:rsidR="009C1989" w:rsidRDefault="009C1989" w:rsidP="009C1989">
      <w:pPr>
        <w:pStyle w:val="Heading3"/>
      </w:pPr>
      <w:r>
        <w:t>July 14 / Epip 20: Martyrdom of St. Theodore of Shotep, the General</w:t>
      </w:r>
    </w:p>
    <w:p w:rsidR="009C1989" w:rsidRDefault="009C1989" w:rsidP="009C1989">
      <w:pPr>
        <w:pStyle w:val="Heading4"/>
      </w:pPr>
      <w:r>
        <w:t>The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ⲛ̀ⲧⲉ ϯⲭⲏⲣⲁ ⲉⲧ ϧⲉⲛ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Pr="004764BD" w:rsidRDefault="009C1989" w:rsidP="009C1989">
            <w:pPr>
              <w:pStyle w:val="EngHang"/>
            </w:pPr>
            <w:r w:rsidRPr="004764BD">
              <w:t>Theodore the general,</w:t>
            </w:r>
          </w:p>
          <w:p w:rsidR="009C1989" w:rsidRPr="004764BD" w:rsidRDefault="009C1989" w:rsidP="009C1989">
            <w:pPr>
              <w:pStyle w:val="EngHang"/>
            </w:pPr>
            <w:r>
              <w:t>Took pity on the tears</w:t>
            </w:r>
          </w:p>
          <w:p w:rsidR="009C1989" w:rsidRPr="004764BD" w:rsidRDefault="009C1989" w:rsidP="009C1989">
            <w:pPr>
              <w:pStyle w:val="EngHang"/>
            </w:pPr>
            <w:r>
              <w:t>Of the widow of Euchaita</w:t>
            </w:r>
            <w:r w:rsidRPr="004764BD">
              <w:t>,</w:t>
            </w:r>
          </w:p>
          <w:p w:rsidR="009C1989" w:rsidRDefault="009C1989" w:rsidP="009C1989">
            <w:pPr>
              <w:pStyle w:val="EngHangEnd"/>
            </w:pPr>
            <w:r w:rsidRPr="004764BD">
              <w:t>He saved her sons for her.</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Ⲑⲉⲟⲇⲱⲣⲟⲥ ⲛⲓⲥ̀ⲧⲁⲣⲧⲓⲗⲁⲧⲏⲥ:</w:t>
            </w:r>
          </w:p>
          <w:p w:rsidR="009C1989" w:rsidRDefault="009C1989" w:rsidP="009C1989">
            <w:pPr>
              <w:pStyle w:val="CopticVersemulti-line"/>
            </w:pPr>
            <w:r>
              <w:t>ⲁϥϣⲁⲛⲁϩ̀ⲑⲏϥ ϧⲁ ⲛⲓⲉⲣⲙⲱⲟⲩⲓ̀:</w:t>
            </w:r>
          </w:p>
          <w:p w:rsidR="009C1989" w:rsidRDefault="009C1989" w:rsidP="009C1989">
            <w:pPr>
              <w:pStyle w:val="CopticVersemulti-line"/>
            </w:pPr>
            <w:r>
              <w:t>ⲛ̀ⲧⲉ ϯⲭⲏⲣⲁ ⲉⲧ ϧⲉⲛ Ⲉⲩⲭⲏⲧⲟⲥ:</w:t>
            </w:r>
          </w:p>
          <w:p w:rsidR="009C1989" w:rsidRPr="00CF5919" w:rsidRDefault="009C1989" w:rsidP="009C1989">
            <w:pPr>
              <w:pStyle w:val="CopticHangingVerse"/>
            </w:pPr>
            <w:r>
              <w:t>ⲁϥⲧⲟⲩϫⲉ ⲛⲉⲥϣⲏⲣⲓ ⲛⲁⲥ.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t>Therefore</w:t>
            </w:r>
            <w:r w:rsidRPr="004764BD">
              <w:t xml:space="preserve"> we sing,</w:t>
            </w:r>
          </w:p>
          <w:p w:rsidR="009C1989" w:rsidRPr="004764BD" w:rsidRDefault="009C1989" w:rsidP="009C1989">
            <w:pPr>
              <w:pStyle w:val="EngHang"/>
            </w:pPr>
            <w:r w:rsidRPr="004764BD">
              <w:t>With David the Psalmist,</w:t>
            </w:r>
          </w:p>
          <w:p w:rsidR="009C1989" w:rsidRPr="004764BD" w:rsidRDefault="009C1989" w:rsidP="009C1989">
            <w:pPr>
              <w:pStyle w:val="EngHang"/>
            </w:pPr>
            <w:r>
              <w:t>“</w:t>
            </w:r>
            <w:r w:rsidRPr="004764BD">
              <w:t>You will tread upon a serpent,</w:t>
            </w:r>
          </w:p>
          <w:p w:rsidR="009C1989" w:rsidRDefault="009C1989" w:rsidP="009C1989">
            <w:pPr>
              <w:pStyle w:val="EngHangEnd"/>
            </w:pPr>
            <w:r w:rsidRPr="004764BD">
              <w:t xml:space="preserve">And a </w:t>
            </w:r>
            <w:r>
              <w:t>basilisk</w:t>
            </w:r>
            <w:r w:rsidRPr="004764BD">
              <w:t>.</w:t>
            </w:r>
            <w:r>
              <w:t>”</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Ⲉⲑⲃⲉ ⲫⲁⲓ ⲧⲉⲛⲉⲣⲭⲟⲣⲉⲩⲓⲛ:</w:t>
            </w:r>
          </w:p>
          <w:p w:rsidR="009C1989" w:rsidRDefault="009C1989" w:rsidP="009C1989">
            <w:pPr>
              <w:pStyle w:val="CopticVersemulti-line"/>
            </w:pPr>
            <w:r>
              <w:t>ⲛⲉⲙ ⲡⲓϩⲩⲙⲛⲟⲇⲟⲥ Ⲇⲁⲩⲓⲇ:</w:t>
            </w:r>
          </w:p>
          <w:p w:rsidR="009C1989" w:rsidRDefault="009C1989" w:rsidP="009C1989">
            <w:pPr>
              <w:pStyle w:val="CopticVersemulti-line"/>
            </w:pPr>
            <w:r>
              <w:t>ϫⲉ ⲉⲕⲉ̀ϩⲱⲙⲓ ⲉ̀ϫⲉⲛ ⲟⲩϩⲟϥ:</w:t>
            </w:r>
          </w:p>
          <w:p w:rsidR="009C1989" w:rsidRDefault="009C1989" w:rsidP="009C1989">
            <w:pPr>
              <w:pStyle w:val="CopticHangingVerse"/>
            </w:pPr>
            <w:r>
              <w:t>ⲛⲉⲙ ⲟⲩⲃⲁⲥⲓⲗⲓⲥⲕⲟⲥ.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Pr="004764BD" w:rsidRDefault="009C1989" w:rsidP="009C1989">
            <w:pPr>
              <w:pStyle w:val="EngHang"/>
            </w:pPr>
            <w:r w:rsidRPr="004764BD">
              <w:t>Pray to the Lord on our behalf,</w:t>
            </w:r>
          </w:p>
          <w:p w:rsidR="009C1989" w:rsidRPr="004764BD" w:rsidRDefault="009C1989" w:rsidP="009C1989">
            <w:pPr>
              <w:pStyle w:val="EngHang"/>
            </w:pPr>
            <w:r w:rsidRPr="004764BD">
              <w:t>O struggle-bearer</w:t>
            </w:r>
            <w:r>
              <w:t>,</w:t>
            </w:r>
            <w:r w:rsidRPr="004764BD">
              <w:t xml:space="preserve"> the martyr,</w:t>
            </w:r>
          </w:p>
          <w:p w:rsidR="009C1989" w:rsidRPr="004764BD" w:rsidRDefault="009C1989" w:rsidP="009C1989">
            <w:pPr>
              <w:pStyle w:val="EngHang"/>
            </w:pPr>
            <w:r w:rsidRPr="004764BD">
              <w:t>Theodore the General,</w:t>
            </w:r>
          </w:p>
          <w:p w:rsidR="009C1989" w:rsidRDefault="009C1989" w:rsidP="009C1989">
            <w:pPr>
              <w:pStyle w:val="EngHangEnd"/>
            </w:pPr>
            <w:r w:rsidRPr="004764BD">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9C1989" w:rsidRDefault="009C1989" w:rsidP="009C1989">
      <w:pPr>
        <w:pStyle w:val="Heading4"/>
      </w:pPr>
      <w:r>
        <w:t>Another Doxology of St. Theodore of Shotep, the General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rsidTr="000C3062">
        <w:trPr>
          <w:cantSplit/>
          <w:jc w:val="center"/>
        </w:trPr>
        <w:tc>
          <w:tcPr>
            <w:tcW w:w="288" w:type="dxa"/>
          </w:tcPr>
          <w:p w:rsidR="009C1989" w:rsidRDefault="009C1989" w:rsidP="000C3062">
            <w:pPr>
              <w:pStyle w:val="CopticCross"/>
            </w:pPr>
          </w:p>
        </w:tc>
        <w:tc>
          <w:tcPr>
            <w:tcW w:w="3960" w:type="dxa"/>
          </w:tcPr>
          <w:p w:rsidR="009C1989" w:rsidRPr="004764BD" w:rsidRDefault="009C1989" w:rsidP="009C1989">
            <w:pPr>
              <w:pStyle w:val="EngHang"/>
            </w:pPr>
            <w:r w:rsidRPr="004764BD">
              <w:t>Our Lord Jesus Christ,</w:t>
            </w:r>
          </w:p>
          <w:p w:rsidR="009C1989" w:rsidRPr="004764BD" w:rsidRDefault="009C1989" w:rsidP="009C1989">
            <w:pPr>
              <w:pStyle w:val="EngHang"/>
            </w:pPr>
            <w:r w:rsidRPr="004764BD">
              <w:t xml:space="preserve">Took pity on the </w:t>
            </w:r>
            <w:r>
              <w:t>tears</w:t>
            </w:r>
          </w:p>
          <w:p w:rsidR="009C1989" w:rsidRPr="004764BD" w:rsidRDefault="009C1989" w:rsidP="009C1989">
            <w:pPr>
              <w:pStyle w:val="EngHang"/>
            </w:pPr>
            <w:r w:rsidRPr="004764BD">
              <w:t>Of the widow of Nain,</w:t>
            </w:r>
          </w:p>
          <w:p w:rsidR="009C1989" w:rsidRDefault="009C1989" w:rsidP="009C1989">
            <w:pPr>
              <w:pStyle w:val="EngHangEnd"/>
            </w:pPr>
            <w:r w:rsidRPr="004764BD">
              <w:t>He raised her son for her.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ⲀⲠⲉⲛⲟ̄ⲥ̄ Ⲓⲏ̄ⲥ̄ Ⲡⲭ̄ⲥ̄:</w:t>
            </w:r>
          </w:p>
          <w:p w:rsidR="009C1989" w:rsidRDefault="009C1989" w:rsidP="009C1989">
            <w:pPr>
              <w:pStyle w:val="CopticVersemulti-line"/>
            </w:pPr>
            <w:r>
              <w:t>ϣⲁⲛⲁϩ̀ⲑⲏϥ ϧⲁ ⲛⲓⲉⲣⲙⲱⲟⲩⲓ̀:</w:t>
            </w:r>
          </w:p>
          <w:p w:rsidR="009C1989" w:rsidRDefault="009C1989" w:rsidP="009C1989">
            <w:pPr>
              <w:pStyle w:val="CopticVersemulti-line"/>
            </w:pPr>
            <w:r>
              <w:t>ⲉ̀ⲧⲉ ϯⲭⲏⲣⲁ ⲉⲧ ϭⲉⲛ Ⲛⲁⲓ̀ⲛ:</w:t>
            </w:r>
          </w:p>
          <w:p w:rsidR="009C1989" w:rsidRPr="00C35319" w:rsidRDefault="009C1989" w:rsidP="009C1989">
            <w:pPr>
              <w:pStyle w:val="CopticHangingVerse"/>
            </w:pPr>
            <w:r>
              <w:t>ⲁϥⲧⲟⲩⲛⲟⲥ ⲡⲉⲥϣⲏⲣⲓ ⲛⲁⲥ.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Every generation that has</w:t>
            </w:r>
          </w:p>
          <w:p w:rsidR="009C1989" w:rsidRDefault="009C1989" w:rsidP="009C1989">
            <w:pPr>
              <w:pStyle w:val="EngHang"/>
            </w:pPr>
            <w:r>
              <w:t>Lived in the land of Euchaita</w:t>
            </w:r>
          </w:p>
          <w:p w:rsidR="009C1989" w:rsidRDefault="009C1989" w:rsidP="009C1989">
            <w:pPr>
              <w:pStyle w:val="EngHang"/>
            </w:pPr>
            <w:r>
              <w:t>Beheld your great strength,</w:t>
            </w:r>
          </w:p>
          <w:p w:rsidR="009C1989" w:rsidRDefault="009C1989" w:rsidP="009C1989">
            <w:pPr>
              <w:pStyle w:val="EngHangEnd"/>
            </w:pPr>
            <w:r>
              <w:t>O Saint Theodore.</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Ⲅⲉⲛⲟⲥ ⲛⲓⲃⲉⲛ ⲛ̀ⲧⲉ ⲛⲓⲣⲱⲙⲓ:</w:t>
            </w:r>
          </w:p>
          <w:p w:rsidR="009C1989" w:rsidRDefault="009C1989" w:rsidP="009C1989">
            <w:pPr>
              <w:pStyle w:val="CopticVersemulti-line"/>
            </w:pPr>
            <w:r>
              <w:t>ⲉⲧϣⲟⲡ ϧⲉⲛ ⲧ̀ⲭⲱⲣⲁ ⲛ̀Ⲉⲩⲭⲏⲧⲟⲥ:</w:t>
            </w:r>
          </w:p>
          <w:p w:rsidR="009C1989" w:rsidRDefault="009C1989" w:rsidP="009C1989">
            <w:pPr>
              <w:pStyle w:val="CopticVersemulti-line"/>
            </w:pPr>
            <w:r>
              <w:t>ⲁⲩⲛⲁⲩ ⲉ̀ⲧⲉⲕⲛⲓϣϯ ⲙ̀ⲙⲉⲧϫⲱⲣⲓ:</w:t>
            </w:r>
          </w:p>
          <w:p w:rsidR="009C1989" w:rsidRPr="00CF5919" w:rsidRDefault="009C1989" w:rsidP="009C1989">
            <w:pPr>
              <w:pStyle w:val="CopticHangingVerse"/>
            </w:pPr>
            <w:r>
              <w:t>ⲱ̀ ⲡⲓⲁ̀ⲅⲓⲟⲥ Ⲑⲉⲟⲇⲱⲣⲟⲥ.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In that day you girded your loins</w:t>
            </w:r>
          </w:p>
          <w:p w:rsidR="009C1989" w:rsidRDefault="009C1989" w:rsidP="009C1989">
            <w:pPr>
              <w:pStyle w:val="EngHang"/>
            </w:pPr>
            <w:r>
              <w:t>And killed the dragon,</w:t>
            </w:r>
          </w:p>
          <w:p w:rsidR="009C1989" w:rsidRDefault="009C1989" w:rsidP="009C1989">
            <w:pPr>
              <w:pStyle w:val="EngHang"/>
            </w:pPr>
            <w:r>
              <w:t>The destroyer of infants,</w:t>
            </w:r>
          </w:p>
          <w:p w:rsidR="009C1989" w:rsidRDefault="009C1989" w:rsidP="009C1989">
            <w:pPr>
              <w:pStyle w:val="EngHangEnd"/>
            </w:pPr>
            <w:r>
              <w:t>And you rescued the widow’s sons.</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Ⲙⲫ̀ⲛⲁⲩ ⲉ̀ⲧⲁⲕϧⲟⲕ ⲉ̀ϫⲉⲛ ⲧⲉⲕϯⲡⲓ:</w:t>
            </w:r>
          </w:p>
          <w:p w:rsidR="009C1989" w:rsidRDefault="009C1989" w:rsidP="009C1989">
            <w:pPr>
              <w:pStyle w:val="CopticVersemulti-line"/>
            </w:pPr>
            <w:r>
              <w:t>ⲟⲩⲟϩ ⲁⲕϧⲱⲧⲉⲃ ⲙ̀ⲡⲓⲇ̀ⲣⲁⲕⲟⲛ:</w:t>
            </w:r>
          </w:p>
          <w:p w:rsidR="009C1989" w:rsidRDefault="009C1989" w:rsidP="009C1989">
            <w:pPr>
              <w:pStyle w:val="CopticVersemulti-line"/>
            </w:pPr>
            <w:r>
              <w:t>ⲛ̀ⲡⲉϥⲧⲁⲕⲉ ⲕⲟⲩϫⲓ ⲛ̀ⲁ̀ⲗⲟⲩ:</w:t>
            </w:r>
          </w:p>
          <w:p w:rsidR="009C1989" w:rsidRDefault="009C1989" w:rsidP="009C1989">
            <w:pPr>
              <w:pStyle w:val="CopticHangingVerse"/>
            </w:pPr>
            <w:r>
              <w:t>ⲁⲕⲛⲟϩⲉⲙ ⲛ̀ⲛⲓϣⲏⲣⲓ ⲛ̀ⲧⲉ ϯⲭⲏⲣⲁ.</w:t>
            </w:r>
          </w:p>
        </w:tc>
      </w:tr>
      <w:tr w:rsidR="009C1989" w:rsidTr="000C3062">
        <w:trPr>
          <w:cantSplit/>
          <w:jc w:val="center"/>
        </w:trPr>
        <w:tc>
          <w:tcPr>
            <w:tcW w:w="288" w:type="dxa"/>
          </w:tcPr>
          <w:p w:rsidR="009C1989" w:rsidRDefault="009C1989" w:rsidP="000C3062">
            <w:pPr>
              <w:pStyle w:val="CopticCross"/>
            </w:pPr>
            <w:r w:rsidRPr="00FB5ACB">
              <w:lastRenderedPageBreak/>
              <w:t>¿</w:t>
            </w:r>
          </w:p>
        </w:tc>
        <w:tc>
          <w:tcPr>
            <w:tcW w:w="3960" w:type="dxa"/>
          </w:tcPr>
          <w:p w:rsidR="009C1989" w:rsidRDefault="009C1989" w:rsidP="009C1989">
            <w:pPr>
              <w:pStyle w:val="EngHang"/>
            </w:pPr>
            <w:r>
              <w:t>You slayed Satan,</w:t>
            </w:r>
          </w:p>
          <w:p w:rsidR="009C1989" w:rsidRDefault="009C1989" w:rsidP="009C1989">
            <w:pPr>
              <w:pStyle w:val="EngHang"/>
            </w:pPr>
            <w:r>
              <w:t>The great and evil dragon,</w:t>
            </w:r>
          </w:p>
          <w:p w:rsidR="009C1989" w:rsidRDefault="009C1989" w:rsidP="009C1989">
            <w:pPr>
              <w:pStyle w:val="EngHang"/>
            </w:pPr>
            <w:r>
              <w:t>By the breastplate of faith,</w:t>
            </w:r>
          </w:p>
          <w:p w:rsidR="009C1989" w:rsidRDefault="009C1989" w:rsidP="009C1989">
            <w:pPr>
              <w:pStyle w:val="EngHangEnd"/>
            </w:pPr>
            <w:r>
              <w:t>And the sword of the Holy Spirit.</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Ⲉⲧⲁⲕϧⲟⲗϧⲉⲗ ⲙ̀ⲡ̀ⲥⲁⲧⲁⲛⲁⲥ:</w:t>
            </w:r>
          </w:p>
          <w:p w:rsidR="009C1989" w:rsidRDefault="009C1989" w:rsidP="009C1989">
            <w:pPr>
              <w:pStyle w:val="CopticVersemulti-line"/>
            </w:pPr>
            <w:r>
              <w:t>ⲡⲓⲛⲓϣϯ ⲙ̀ⲡⲓⲇ̀ⲣⲁⲕⲟⲛ ⲉⲧϩⲱⲟⲩ:</w:t>
            </w:r>
          </w:p>
          <w:p w:rsidR="009C1989" w:rsidRDefault="009C1989" w:rsidP="009C1989">
            <w:pPr>
              <w:pStyle w:val="CopticVersemulti-line"/>
            </w:pPr>
            <w:r>
              <w:t>ϩⲓⲧⲉⲛ ⲡⲓϧⲉⲗⲗⲓⲃϣ ⲛ̀ⲧⲉ ⲡⲓⲛⲁϩϯ:</w:t>
            </w:r>
          </w:p>
          <w:p w:rsidR="009C1989" w:rsidRDefault="009C1989" w:rsidP="009C1989">
            <w:pPr>
              <w:pStyle w:val="CopticHangingVerse"/>
            </w:pPr>
            <w:r>
              <w:t>ⲛⲉⲙ ⲧ̀ⲥⲏϥⲓ ⲛ̀ⲧⲉ Ⲡⲓⲡ̀ⲛⲉⲩⲙⲁ ⲉⲑⲟⲩⲁⲃ.</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Theodore the General,</w:t>
            </w:r>
          </w:p>
          <w:p w:rsidR="009C1989" w:rsidRDefault="009C1989" w:rsidP="009C1989">
            <w:pPr>
              <w:pStyle w:val="EngHang"/>
            </w:pPr>
            <w:r>
              <w:t xml:space="preserve">The true </w:t>
            </w:r>
            <w:commentRangeStart w:id="1087"/>
            <w:r>
              <w:t>struggler</w:t>
            </w:r>
            <w:commentRangeEnd w:id="1087"/>
            <w:r>
              <w:rPr>
                <w:rStyle w:val="CommentReference"/>
                <w:rFonts w:ascii="Times New Roman" w:eastAsiaTheme="minorHAnsi" w:hAnsi="Times New Roman" w:cstheme="minorBidi"/>
                <w:color w:val="auto"/>
              </w:rPr>
              <w:commentReference w:id="1087"/>
            </w:r>
            <w:r>
              <w:t>,</w:t>
            </w:r>
          </w:p>
          <w:p w:rsidR="009C1989" w:rsidRDefault="009C1989" w:rsidP="009C1989">
            <w:pPr>
              <w:pStyle w:val="EngHang"/>
            </w:pPr>
            <w:r>
              <w:t>The good fighter,</w:t>
            </w:r>
          </w:p>
          <w:p w:rsidR="009C1989" w:rsidRPr="004764BD" w:rsidRDefault="009C1989" w:rsidP="009C1989">
            <w:pPr>
              <w:pStyle w:val="EngHangEnd"/>
            </w:pPr>
            <w:r>
              <w:t>The strong Victor.</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Ⲑⲉⲟⲇⲱⲣⲟⲥ ⲡⲓⲥ̀ⲧⲣⲁⲧⲓⲗⲁⲧⲏⲥ:</w:t>
            </w:r>
          </w:p>
          <w:p w:rsidR="009C1989" w:rsidRDefault="009C1989" w:rsidP="009C1989">
            <w:pPr>
              <w:pStyle w:val="CopticVersemulti-line"/>
            </w:pPr>
            <w:r>
              <w:t>ⲡⲓⲁⲅⲱⲛⲓⲥⲧⲏⲥ ⲙ̀ⲙⲏⲓ:</w:t>
            </w:r>
          </w:p>
          <w:p w:rsidR="009C1989" w:rsidRDefault="009C1989" w:rsidP="009C1989">
            <w:pPr>
              <w:pStyle w:val="CopticVersemulti-line"/>
            </w:pPr>
            <w:r>
              <w:t>ⲡⲓⲣⲉϥⲙⲓϣⲓ ⲛ̀ⲕⲁⲗⲱⲥ:</w:t>
            </w:r>
          </w:p>
          <w:p w:rsidR="009C1989" w:rsidRDefault="009C1989" w:rsidP="009C1989">
            <w:pPr>
              <w:pStyle w:val="CopticHangingVerse"/>
            </w:pPr>
            <w:r>
              <w:t>ⲡⲓϫⲱⲣⲓ ⲛ̀ⲣⲉϥϭⲣⲟ.</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This prophetic saying,</w:t>
            </w:r>
          </w:p>
          <w:p w:rsidR="009C1989" w:rsidRDefault="009C1989" w:rsidP="009C1989">
            <w:pPr>
              <w:pStyle w:val="EngHang"/>
            </w:pPr>
            <w:r>
              <w:t>Was fulfilled by him,</w:t>
            </w:r>
          </w:p>
          <w:p w:rsidR="009C1989" w:rsidRDefault="009C1989" w:rsidP="009C1989">
            <w:pPr>
              <w:pStyle w:val="EngHang"/>
            </w:pPr>
            <w:r>
              <w:t>“You trampled upon a serpent,</w:t>
            </w:r>
          </w:p>
          <w:p w:rsidR="009C1989" w:rsidRDefault="009C1989" w:rsidP="009C1989">
            <w:pPr>
              <w:pStyle w:val="EngHangEnd"/>
            </w:pPr>
            <w:r>
              <w:t>And a basilisk.”</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Ⲫⲏⲉⲧⲁϥϫⲱⲕ ⲉ̀ⲃⲟⲗ ⲉ̀ϫⲱϥ:</w:t>
            </w:r>
          </w:p>
          <w:p w:rsidR="009C1989" w:rsidRDefault="009C1989" w:rsidP="009C1989">
            <w:pPr>
              <w:pStyle w:val="CopticVersemulti-line"/>
            </w:pPr>
            <w:r>
              <w:t>ⲛ̀ϫⲉ ⲡ̀ⲥⲁϫⲓ ⲙ̀ⲡⲓⲡ̀ⲣⲟⲫⲏⲧⲓⲕⲟⲛ:</w:t>
            </w:r>
          </w:p>
          <w:p w:rsidR="009C1989" w:rsidRDefault="009C1989" w:rsidP="009C1989">
            <w:pPr>
              <w:pStyle w:val="CopticVersemulti-line"/>
            </w:pPr>
            <w:r>
              <w:t>ϫⲉ ⲁⲕϩⲱⲙⲓ ⲉ̀ϫⲉⲛ ⲟⲩϩⲟϥ:</w:t>
            </w:r>
          </w:p>
          <w:p w:rsidR="009C1989" w:rsidRDefault="009C1989" w:rsidP="009C1989">
            <w:pPr>
              <w:pStyle w:val="CopticHangingVerse"/>
            </w:pPr>
            <w:r>
              <w:t>ⲛⲉⲙ ⲟⲩⲃⲁⲥⲓⲗⲓⲕⲟⲥ.</w:t>
            </w:r>
          </w:p>
        </w:tc>
      </w:tr>
      <w:tr w:rsidR="009C1989" w:rsidTr="000C3062">
        <w:trPr>
          <w:cantSplit/>
          <w:jc w:val="center"/>
        </w:trPr>
        <w:tc>
          <w:tcPr>
            <w:tcW w:w="288" w:type="dxa"/>
          </w:tcPr>
          <w:p w:rsidR="009C1989" w:rsidRDefault="009C1989" w:rsidP="000C3062">
            <w:pPr>
              <w:pStyle w:val="CopticCross"/>
            </w:pPr>
          </w:p>
        </w:tc>
        <w:tc>
          <w:tcPr>
            <w:tcW w:w="3960" w:type="dxa"/>
          </w:tcPr>
          <w:p w:rsidR="009C1989" w:rsidRDefault="009C1989" w:rsidP="009C1989">
            <w:pPr>
              <w:pStyle w:val="EngHang"/>
            </w:pPr>
            <w:r>
              <w:t>Hail to you, O martyr,</w:t>
            </w:r>
          </w:p>
          <w:p w:rsidR="009C1989" w:rsidRDefault="009C1989" w:rsidP="009C1989">
            <w:pPr>
              <w:pStyle w:val="EngHang"/>
            </w:pPr>
            <w:r>
              <w:t>Hail to the courageous hero,</w:t>
            </w:r>
          </w:p>
          <w:p w:rsidR="009C1989" w:rsidRDefault="009C1989" w:rsidP="009C1989">
            <w:pPr>
              <w:pStyle w:val="EngHang"/>
            </w:pPr>
            <w:r>
              <w:t>Hail to the struggle-bearer,</w:t>
            </w:r>
          </w:p>
          <w:p w:rsidR="009C1989" w:rsidRDefault="009C1989" w:rsidP="009C1989">
            <w:pPr>
              <w:pStyle w:val="EngHangEnd"/>
            </w:pPr>
            <w:r>
              <w:t>Theodore the General.</w:t>
            </w:r>
          </w:p>
        </w:tc>
        <w:tc>
          <w:tcPr>
            <w:tcW w:w="288" w:type="dxa"/>
          </w:tcPr>
          <w:p w:rsidR="009C1989" w:rsidRDefault="009C1989" w:rsidP="000C3062"/>
        </w:tc>
        <w:tc>
          <w:tcPr>
            <w:tcW w:w="288" w:type="dxa"/>
          </w:tcPr>
          <w:p w:rsidR="009C1989" w:rsidRDefault="009C1989" w:rsidP="000C3062">
            <w:pPr>
              <w:pStyle w:val="CopticCross"/>
            </w:pPr>
          </w:p>
        </w:tc>
        <w:tc>
          <w:tcPr>
            <w:tcW w:w="3960" w:type="dxa"/>
          </w:tcPr>
          <w:p w:rsidR="009C1989" w:rsidRDefault="009C1989" w:rsidP="009C1989">
            <w:pPr>
              <w:pStyle w:val="CopticVersemulti-line"/>
            </w:pPr>
            <w:r>
              <w:t>Ⲭⲉⲣⲉ ⲛⲁⲕ ⲱ̀ ⲡⲓⲙⲁⲣⲧⲩⲣⲟⲥ:</w:t>
            </w:r>
          </w:p>
          <w:p w:rsidR="009C1989" w:rsidRDefault="009C1989" w:rsidP="009C1989">
            <w:pPr>
              <w:pStyle w:val="CopticVersemulti-line"/>
            </w:pPr>
            <w:r>
              <w:t>ⲭⲉⲣⲉ ⲡⲓϣⲱⲓⲕ ⲛ̀ⲅⲉⲛⲛⲟⲥ:</w:t>
            </w:r>
          </w:p>
          <w:p w:rsidR="009C1989" w:rsidRDefault="009C1989" w:rsidP="009C1989">
            <w:pPr>
              <w:pStyle w:val="CopticVersemulti-line"/>
            </w:pPr>
            <w:r>
              <w:t>ⲭⲉⲣⲉ ⲡⲓⲁⲑⲗⲟⲫⲟⲣⲟⲥ:</w:t>
            </w:r>
          </w:p>
          <w:p w:rsidR="009C1989" w:rsidRDefault="009C1989" w:rsidP="009C1989">
            <w:pPr>
              <w:pStyle w:val="CopticHangingVerse"/>
            </w:pPr>
            <w:r>
              <w:t>Ⲑⲉⲟⲇⲱⲣⲟⲥ ⲡⲓⲥ̀ⲧⲣⲁⲧⲓⲗⲁⲧⲏⲥ.</w:t>
            </w:r>
          </w:p>
        </w:tc>
      </w:tr>
      <w:tr w:rsidR="009C1989" w:rsidTr="000C3062">
        <w:trPr>
          <w:cantSplit/>
          <w:jc w:val="center"/>
        </w:trPr>
        <w:tc>
          <w:tcPr>
            <w:tcW w:w="288" w:type="dxa"/>
          </w:tcPr>
          <w:p w:rsidR="009C1989" w:rsidRDefault="009C1989" w:rsidP="000C3062">
            <w:pPr>
              <w:pStyle w:val="CopticCross"/>
            </w:pPr>
            <w:r w:rsidRPr="00FB5ACB">
              <w:t>¿</w:t>
            </w:r>
          </w:p>
        </w:tc>
        <w:tc>
          <w:tcPr>
            <w:tcW w:w="3960" w:type="dxa"/>
          </w:tcPr>
          <w:p w:rsidR="009C1989" w:rsidRDefault="009C1989" w:rsidP="009C1989">
            <w:pPr>
              <w:pStyle w:val="EngHang"/>
            </w:pPr>
            <w:r>
              <w:t>Pray to the Lord on our behalf,</w:t>
            </w:r>
          </w:p>
          <w:p w:rsidR="009C1989" w:rsidRDefault="009C1989" w:rsidP="009C1989">
            <w:pPr>
              <w:pStyle w:val="EngHang"/>
            </w:pPr>
            <w:r>
              <w:t>O struggle-bearer, the martyr,</w:t>
            </w:r>
          </w:p>
          <w:p w:rsidR="009C1989" w:rsidRDefault="009C1989" w:rsidP="009C1989">
            <w:pPr>
              <w:pStyle w:val="EngHang"/>
            </w:pPr>
            <w:r>
              <w:t>Theodore the General,</w:t>
            </w:r>
          </w:p>
          <w:p w:rsidR="009C1989" w:rsidRDefault="009C1989" w:rsidP="009C1989">
            <w:pPr>
              <w:pStyle w:val="EngHangEnd"/>
            </w:pPr>
            <w:r>
              <w:t>That He may forgive us our sins.</w:t>
            </w:r>
          </w:p>
        </w:tc>
        <w:tc>
          <w:tcPr>
            <w:tcW w:w="288" w:type="dxa"/>
          </w:tcPr>
          <w:p w:rsidR="009C1989" w:rsidRDefault="009C1989" w:rsidP="000C3062"/>
        </w:tc>
        <w:tc>
          <w:tcPr>
            <w:tcW w:w="288" w:type="dxa"/>
          </w:tcPr>
          <w:p w:rsidR="009C1989" w:rsidRDefault="009C1989" w:rsidP="000C3062">
            <w:pPr>
              <w:pStyle w:val="CopticCross"/>
            </w:pPr>
            <w:r w:rsidRPr="00FB5ACB">
              <w:t>¿</w:t>
            </w:r>
          </w:p>
        </w:tc>
        <w:tc>
          <w:tcPr>
            <w:tcW w:w="3960" w:type="dxa"/>
          </w:tcPr>
          <w:p w:rsidR="009C1989" w:rsidRDefault="009C1989" w:rsidP="009C1989">
            <w:pPr>
              <w:pStyle w:val="CopticVersemulti-line"/>
            </w:pPr>
            <w:r>
              <w:t>Ⲧⲱⲃϩ ⲙ̀Ⲡⲟ̄ⲥ̄ ⲉ̀ϩ̀ⲣⲏⲓ ⲉ̀ϫⲱⲛ:</w:t>
            </w:r>
          </w:p>
          <w:p w:rsidR="009C1989" w:rsidRDefault="009C1989" w:rsidP="009C1989">
            <w:pPr>
              <w:pStyle w:val="CopticVersemulti-line"/>
            </w:pPr>
            <w:r>
              <w:t>ⲱ̀ ⲡⲓⲁⲑⲗⲟⲫⲟⲣⲟⲥ ⲙ̀ⲙⲁⲣⲧⲩⲣⲟⲥ:</w:t>
            </w:r>
          </w:p>
          <w:p w:rsidR="009C1989" w:rsidRDefault="009C1989" w:rsidP="009C1989">
            <w:pPr>
              <w:pStyle w:val="CopticVersemulti-line"/>
            </w:pPr>
            <w:r>
              <w:t>Ⲑⲉⲟⲇⲱⲣⲟⲥ ⲡⲓⲥ̀ⲧⲣⲁⲧⲓⲗⲁⲧⲏⲥ:</w:t>
            </w:r>
          </w:p>
          <w:p w:rsidR="009C1989" w:rsidRDefault="009C1989" w:rsidP="009C1989">
            <w:pPr>
              <w:pStyle w:val="CopticHangingVerse"/>
            </w:pPr>
            <w:r>
              <w:t>ⲛ̀ⲧⲉϥⲭⲁ ⲛⲉⲛⲛⲟⲃⲓ ⲛⲁⲛ ⲉ̀ⲃⲟⲗ.</w:t>
            </w:r>
          </w:p>
        </w:tc>
      </w:tr>
    </w:tbl>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951605" w:rsidRDefault="00951605" w:rsidP="00951605">
      <w:pPr>
        <w:pStyle w:val="Heading3"/>
      </w:pPr>
      <w:r>
        <w:lastRenderedPageBreak/>
        <w:t>July 18 / Epip 24</w:t>
      </w:r>
      <w:r>
        <w:t xml:space="preserve">: </w:t>
      </w:r>
      <w:r>
        <w:t>The Martyrdom of Abba Noub</w:t>
      </w:r>
    </w:p>
    <w:p w:rsidR="00951605" w:rsidRDefault="00951605" w:rsidP="00951605">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rsidTr="00E7527A">
        <w:trPr>
          <w:cantSplit/>
          <w:jc w:val="center"/>
        </w:trPr>
        <w:tc>
          <w:tcPr>
            <w:tcW w:w="288" w:type="dxa"/>
          </w:tcPr>
          <w:p w:rsidR="00951605" w:rsidRDefault="00951605" w:rsidP="00E7527A">
            <w:pPr>
              <w:pStyle w:val="CopticCross"/>
            </w:pPr>
            <w:bookmarkStart w:id="1088" w:name="_GoBack" w:colFirst="1" w:colLast="1"/>
          </w:p>
        </w:tc>
        <w:tc>
          <w:tcPr>
            <w:tcW w:w="3960" w:type="dxa"/>
          </w:tcPr>
          <w:p w:rsidR="00951605" w:rsidRDefault="00951605" w:rsidP="00951605">
            <w:pPr>
              <w:pStyle w:val="EngHang"/>
            </w:pPr>
            <w:r>
              <w:t>You are a wise child,</w:t>
            </w:r>
          </w:p>
          <w:p w:rsidR="00951605" w:rsidRDefault="00951605" w:rsidP="00951605">
            <w:pPr>
              <w:pStyle w:val="EngHang"/>
            </w:pPr>
            <w:r>
              <w:t xml:space="preserve">O </w:t>
            </w:r>
            <w:commentRangeStart w:id="1089"/>
            <w:r>
              <w:t>Abba Noub</w:t>
            </w:r>
            <w:commentRangeEnd w:id="1089"/>
            <w:r>
              <w:rPr>
                <w:rStyle w:val="CommentReference"/>
                <w:rFonts w:ascii="Times New Roman" w:eastAsiaTheme="minorHAnsi" w:hAnsi="Times New Roman" w:cstheme="minorBidi"/>
                <w:color w:val="auto"/>
              </w:rPr>
              <w:commentReference w:id="1089"/>
            </w:r>
            <w:r>
              <w:t xml:space="preserve"> of Nehis.</w:t>
            </w:r>
          </w:p>
          <w:p w:rsidR="00951605" w:rsidRDefault="00951605" w:rsidP="00951605">
            <w:pPr>
              <w:pStyle w:val="EngHang"/>
            </w:pPr>
            <w:r>
              <w:t>You are loved by the Master</w:t>
            </w:r>
          </w:p>
          <w:p w:rsidR="00951605" w:rsidRDefault="00951605" w:rsidP="00951605">
            <w:pPr>
              <w:pStyle w:val="EngHangEnd"/>
            </w:pPr>
            <w:r>
              <w:t>Because you are pure and chaste.</w:t>
            </w:r>
          </w:p>
        </w:tc>
        <w:tc>
          <w:tcPr>
            <w:tcW w:w="288" w:type="dxa"/>
          </w:tcPr>
          <w:p w:rsidR="00951605" w:rsidRDefault="00951605" w:rsidP="00E7527A"/>
        </w:tc>
        <w:tc>
          <w:tcPr>
            <w:tcW w:w="288" w:type="dxa"/>
          </w:tcPr>
          <w:p w:rsidR="00951605" w:rsidRDefault="00951605" w:rsidP="00E7527A">
            <w:pPr>
              <w:pStyle w:val="CopticCross"/>
            </w:pPr>
          </w:p>
        </w:tc>
        <w:tc>
          <w:tcPr>
            <w:tcW w:w="3960" w:type="dxa"/>
          </w:tcPr>
          <w:p w:rsidR="00951605" w:rsidRDefault="00951605" w:rsidP="00951605">
            <w:pPr>
              <w:pStyle w:val="CopticVersemulti-line"/>
            </w:pPr>
            <w:r>
              <w:t>Ⲛⲑⲟⲕ ⲟⲩⲁ̀ⲗⲟⲩ ⲛ̀ⲥⲁⲃⲉ:</w:t>
            </w:r>
          </w:p>
          <w:p w:rsidR="00951605" w:rsidRDefault="00951605" w:rsidP="00951605">
            <w:pPr>
              <w:pStyle w:val="CopticVersemulti-line"/>
            </w:pPr>
            <w:r>
              <w:t>ⲱ̀ Ⲁⲡⲁⲛⲟⲩⲃ ⲡⲓⲣⲉⲙⲛⲉϩⲏⲥ:</w:t>
            </w:r>
          </w:p>
          <w:p w:rsidR="00951605" w:rsidRDefault="00951605" w:rsidP="00951605">
            <w:pPr>
              <w:pStyle w:val="CopticVersemulti-line"/>
            </w:pPr>
            <w:r>
              <w:t>ⲉⲑⲃⲉ ⲡⲉⲕⲧⲟⲩⲃⲟ ⲛⲉⲙ ⲡⲉⲕⲥⲉⲙⲛⲟⲥ:</w:t>
            </w:r>
          </w:p>
          <w:p w:rsidR="00951605" w:rsidRDefault="00951605" w:rsidP="00951605">
            <w:pPr>
              <w:pStyle w:val="CopticHangingVerse"/>
            </w:pPr>
            <w:r>
              <w:t>ⲁⲕϣⲱⲡⲓ ⲙ̀ⲙⲉⲛⲣⲓⲧ ⲙ̀ⲡⲓⲇⲉⲥⲡⲟⲩⲧⲏⲥ.</w:t>
            </w:r>
          </w:p>
        </w:tc>
      </w:tr>
      <w:tr w:rsidR="00951605" w:rsidTr="00E7527A">
        <w:trPr>
          <w:cantSplit/>
          <w:jc w:val="center"/>
        </w:trPr>
        <w:tc>
          <w:tcPr>
            <w:tcW w:w="288" w:type="dxa"/>
          </w:tcPr>
          <w:p w:rsidR="00951605" w:rsidRDefault="00951605" w:rsidP="00E7527A">
            <w:pPr>
              <w:pStyle w:val="CopticCross"/>
            </w:pPr>
            <w:r w:rsidRPr="00FB5ACB">
              <w:t>¿</w:t>
            </w:r>
          </w:p>
        </w:tc>
        <w:tc>
          <w:tcPr>
            <w:tcW w:w="3960" w:type="dxa"/>
          </w:tcPr>
          <w:p w:rsidR="00951605" w:rsidRDefault="00951605" w:rsidP="00951605">
            <w:pPr>
              <w:pStyle w:val="EngHang"/>
            </w:pPr>
            <w:r>
              <w:t>He forsook the whole world</w:t>
            </w:r>
          </w:p>
          <w:p w:rsidR="00951605" w:rsidRDefault="00951605" w:rsidP="00951605">
            <w:pPr>
              <w:pStyle w:val="EngHang"/>
            </w:pPr>
            <w:r>
              <w:t>In order to seek the heavens.</w:t>
            </w:r>
          </w:p>
          <w:p w:rsidR="00951605" w:rsidRDefault="00951605" w:rsidP="00951605">
            <w:pPr>
              <w:pStyle w:val="EngHang"/>
            </w:pPr>
            <w:r>
              <w:t>He carried his cross,</w:t>
            </w:r>
          </w:p>
          <w:p w:rsidR="00951605" w:rsidRDefault="00951605" w:rsidP="00951605">
            <w:pPr>
              <w:pStyle w:val="EngHangEnd"/>
            </w:pPr>
            <w:r>
              <w:t>And gained his soul.</w:t>
            </w:r>
          </w:p>
        </w:tc>
        <w:tc>
          <w:tcPr>
            <w:tcW w:w="288" w:type="dxa"/>
          </w:tcPr>
          <w:p w:rsidR="00951605" w:rsidRDefault="00951605" w:rsidP="00E7527A"/>
        </w:tc>
        <w:tc>
          <w:tcPr>
            <w:tcW w:w="288" w:type="dxa"/>
          </w:tcPr>
          <w:p w:rsidR="00951605" w:rsidRDefault="00951605" w:rsidP="00E7527A">
            <w:pPr>
              <w:pStyle w:val="CopticCross"/>
            </w:pPr>
            <w:r w:rsidRPr="00FB5ACB">
              <w:t>¿</w:t>
            </w:r>
          </w:p>
        </w:tc>
        <w:tc>
          <w:tcPr>
            <w:tcW w:w="3960" w:type="dxa"/>
          </w:tcPr>
          <w:p w:rsidR="00951605" w:rsidRDefault="00951605" w:rsidP="00951605">
            <w:pPr>
              <w:pStyle w:val="CopticVersemulti-line"/>
            </w:pPr>
            <w:r>
              <w:t>Ⲁϥⲭⲱ ⲙ̀ⲡⲓⲕⲟⲥⲙⲟⲥ ⲧⲏⲣϥ:</w:t>
            </w:r>
          </w:p>
          <w:p w:rsidR="00951605" w:rsidRDefault="00951605" w:rsidP="00951605">
            <w:pPr>
              <w:pStyle w:val="CopticVersemulti-line"/>
            </w:pPr>
            <w:r>
              <w:t>ⲉϥⲕⲱϯ ⲛ̀ⲥⲁ ⲛⲁ ⲛⲓⲫⲏⲟⲩⲓ̀:</w:t>
            </w:r>
          </w:p>
          <w:p w:rsidR="00951605" w:rsidRDefault="00951605" w:rsidP="00951605">
            <w:pPr>
              <w:pStyle w:val="CopticVersemulti-line"/>
            </w:pPr>
            <w:r>
              <w:t>ⲁϥⲱⲗ ⲙ̀ⲡⲉϥⲥ̀ⲧⲁⲩⲣⲟⲥ ⲉ̀ϫⲱϥ:</w:t>
            </w:r>
          </w:p>
          <w:p w:rsidR="00951605" w:rsidRDefault="00951605" w:rsidP="00951605">
            <w:pPr>
              <w:pStyle w:val="CopticHangingVerse"/>
            </w:pPr>
            <w:r>
              <w:t>ⲁϥϫⲉⲙϩⲏⲟⲩ ⲛ̀ⲧⲉϥⲯⲩⲭⲏ.</w:t>
            </w:r>
          </w:p>
        </w:tc>
      </w:tr>
      <w:tr w:rsidR="00951605" w:rsidTr="00E7527A">
        <w:trPr>
          <w:cantSplit/>
          <w:jc w:val="center"/>
        </w:trPr>
        <w:tc>
          <w:tcPr>
            <w:tcW w:w="288" w:type="dxa"/>
          </w:tcPr>
          <w:p w:rsidR="00951605" w:rsidRDefault="00951605" w:rsidP="00E7527A">
            <w:pPr>
              <w:pStyle w:val="CopticCross"/>
            </w:pPr>
          </w:p>
        </w:tc>
        <w:tc>
          <w:tcPr>
            <w:tcW w:w="3960" w:type="dxa"/>
          </w:tcPr>
          <w:p w:rsidR="00951605" w:rsidRDefault="00951605" w:rsidP="00951605">
            <w:pPr>
              <w:pStyle w:val="EngHang"/>
            </w:pPr>
            <w:r>
              <w:t>When he was hanged by his feet</w:t>
            </w:r>
          </w:p>
          <w:p w:rsidR="00951605" w:rsidRDefault="00951605" w:rsidP="00951605">
            <w:pPr>
              <w:pStyle w:val="EngHang"/>
            </w:pPr>
            <w:r>
              <w:t>On the ship’s mast, with his head down,</w:t>
            </w:r>
          </w:p>
          <w:p w:rsidR="00951605" w:rsidRDefault="00951605" w:rsidP="00951605">
            <w:pPr>
              <w:pStyle w:val="EngHang"/>
            </w:pPr>
            <w:r>
              <w:t>He did not move,</w:t>
            </w:r>
          </w:p>
          <w:p w:rsidR="00951605" w:rsidRDefault="00951605" w:rsidP="00951605">
            <w:pPr>
              <w:pStyle w:val="EngHangEnd"/>
            </w:pPr>
            <w:r>
              <w:t xml:space="preserve">His heart was full of strength. </w:t>
            </w:r>
          </w:p>
        </w:tc>
        <w:tc>
          <w:tcPr>
            <w:tcW w:w="288" w:type="dxa"/>
          </w:tcPr>
          <w:p w:rsidR="00951605" w:rsidRDefault="00951605" w:rsidP="00E7527A"/>
        </w:tc>
        <w:tc>
          <w:tcPr>
            <w:tcW w:w="288" w:type="dxa"/>
          </w:tcPr>
          <w:p w:rsidR="00951605" w:rsidRDefault="00951605" w:rsidP="00E7527A">
            <w:pPr>
              <w:pStyle w:val="CopticCross"/>
            </w:pPr>
          </w:p>
        </w:tc>
        <w:tc>
          <w:tcPr>
            <w:tcW w:w="3960" w:type="dxa"/>
          </w:tcPr>
          <w:p w:rsidR="00951605" w:rsidRDefault="00951605" w:rsidP="00951605">
            <w:pPr>
              <w:pStyle w:val="CopticVersemulti-line"/>
            </w:pPr>
            <w:r>
              <w:t>Ⲉⲧⲁϥⲉϣ ⲉ̀ⲃⲟⲗ ϧⲉⲛ ⲛⲉϥϭⲁⲗⲁⲩϫ:</w:t>
            </w:r>
          </w:p>
          <w:p w:rsidR="00951605" w:rsidRDefault="00951605" w:rsidP="00951605">
            <w:pPr>
              <w:pStyle w:val="CopticVersemulti-line"/>
            </w:pPr>
            <w:r>
              <w:t>ⲟⲩⲟϩ ⲧⲉϥⲁ̀ⲫⲉ ⲉ̀ⲡⲉⲥⲏⲧ:</w:t>
            </w:r>
          </w:p>
          <w:p w:rsidR="00951605" w:rsidRDefault="00951605" w:rsidP="00951605">
            <w:pPr>
              <w:pStyle w:val="CopticVersemulti-line"/>
            </w:pPr>
            <w:r>
              <w:t>ⲉ̀ϩ̀ⲣⲏⲓ ⲉ̀ϫⲉⲛ ⲡⲓⲑⲱⲕ ⲛ̀ϫⲟⲓ:</w:t>
            </w:r>
          </w:p>
          <w:p w:rsidR="00951605" w:rsidRDefault="00951605" w:rsidP="00951605">
            <w:pPr>
              <w:pStyle w:val="CopticHangingVerse"/>
            </w:pPr>
            <w:r>
              <w:t>ⲙ̀ⲡⲉϥⲕⲓⲙ ⲁϥⲉⲣⲧⲁϫⲣⲟ ⲛ̀ϩⲏⲧ.</w:t>
            </w:r>
          </w:p>
        </w:tc>
      </w:tr>
      <w:tr w:rsidR="00951605" w:rsidTr="00E7527A">
        <w:trPr>
          <w:cantSplit/>
          <w:jc w:val="center"/>
        </w:trPr>
        <w:tc>
          <w:tcPr>
            <w:tcW w:w="288" w:type="dxa"/>
          </w:tcPr>
          <w:p w:rsidR="00951605" w:rsidRDefault="00951605" w:rsidP="00E7527A">
            <w:pPr>
              <w:pStyle w:val="CopticCross"/>
            </w:pPr>
            <w:r w:rsidRPr="00FB5ACB">
              <w:t>¿</w:t>
            </w:r>
          </w:p>
        </w:tc>
        <w:tc>
          <w:tcPr>
            <w:tcW w:w="3960" w:type="dxa"/>
          </w:tcPr>
          <w:p w:rsidR="00951605" w:rsidRDefault="00951605" w:rsidP="00951605">
            <w:pPr>
              <w:pStyle w:val="EngHang"/>
            </w:pPr>
            <w:r>
              <w:t>The strong saint Abba Noub,</w:t>
            </w:r>
          </w:p>
          <w:p w:rsidR="00951605" w:rsidRDefault="00951605" w:rsidP="00951605">
            <w:pPr>
              <w:pStyle w:val="EngHang"/>
            </w:pPr>
            <w:r>
              <w:t>Who endured tortures,</w:t>
            </w:r>
          </w:p>
          <w:p w:rsidR="00951605" w:rsidRDefault="00951605" w:rsidP="00951605">
            <w:pPr>
              <w:pStyle w:val="EngHang"/>
            </w:pPr>
            <w:r>
              <w:t>Became a golden lampstand</w:t>
            </w:r>
          </w:p>
          <w:p w:rsidR="00951605" w:rsidRDefault="00951605" w:rsidP="00951605">
            <w:pPr>
              <w:pStyle w:val="EngHangEnd"/>
            </w:pPr>
            <w:r>
              <w:t>Among the faithful.</w:t>
            </w:r>
          </w:p>
        </w:tc>
        <w:tc>
          <w:tcPr>
            <w:tcW w:w="288" w:type="dxa"/>
          </w:tcPr>
          <w:p w:rsidR="00951605" w:rsidRDefault="00951605" w:rsidP="00E7527A"/>
        </w:tc>
        <w:tc>
          <w:tcPr>
            <w:tcW w:w="288" w:type="dxa"/>
          </w:tcPr>
          <w:p w:rsidR="00951605" w:rsidRDefault="00951605" w:rsidP="00E7527A">
            <w:pPr>
              <w:pStyle w:val="CopticCross"/>
            </w:pPr>
            <w:r w:rsidRPr="00FB5ACB">
              <w:t>¿</w:t>
            </w:r>
          </w:p>
        </w:tc>
        <w:tc>
          <w:tcPr>
            <w:tcW w:w="3960" w:type="dxa"/>
          </w:tcPr>
          <w:p w:rsidR="00951605" w:rsidRDefault="00951605" w:rsidP="00951605">
            <w:pPr>
              <w:pStyle w:val="CopticVersemulti-line"/>
            </w:pPr>
            <w:r>
              <w:t>Ⲁϥϣⲱⲡⲓ ⲛ̀ⲟⲩⲗⲩⲭⲛⲓⲁ̀ ⲛ̀ⲛⲟⲩⲃ:</w:t>
            </w:r>
          </w:p>
          <w:p w:rsidR="00951605" w:rsidRDefault="00951605" w:rsidP="00951605">
            <w:pPr>
              <w:pStyle w:val="CopticVersemulti-line"/>
            </w:pPr>
            <w:r>
              <w:t>ϧⲉⲛ ⲛⲓⲧⲟⲡⲟⲥ ⲛ̀ⲧⲉ ⲛⲓⲡⲓⲥⲧⲟⲥ:</w:t>
            </w:r>
          </w:p>
          <w:p w:rsidR="00951605" w:rsidRDefault="00951605" w:rsidP="00951605">
            <w:pPr>
              <w:pStyle w:val="CopticVersemulti-line"/>
            </w:pPr>
            <w:r>
              <w:t>ⲛⲓϫⲱⲣⲓ ⲉⲑⲟⲩⲁⲃ Ⲁⲡⲁⲛⲟⲩⲃ:</w:t>
            </w:r>
          </w:p>
          <w:p w:rsidR="00951605" w:rsidRDefault="00951605" w:rsidP="00951605">
            <w:pPr>
              <w:pStyle w:val="CopticHangingVerse"/>
            </w:pPr>
            <w:r>
              <w:t>ⲫⲏⲉ̀ⲧⲁϥϣⲉⲡ ⲛ̀ⲛⲓⲃⲁⲥⲁⲛⲟⲥ.</w:t>
            </w:r>
          </w:p>
        </w:tc>
      </w:tr>
      <w:tr w:rsidR="00951605" w:rsidTr="00E7527A">
        <w:trPr>
          <w:cantSplit/>
          <w:jc w:val="center"/>
        </w:trPr>
        <w:tc>
          <w:tcPr>
            <w:tcW w:w="288" w:type="dxa"/>
          </w:tcPr>
          <w:p w:rsidR="00951605" w:rsidRDefault="00951605" w:rsidP="00E7527A">
            <w:pPr>
              <w:pStyle w:val="CopticCross"/>
            </w:pPr>
          </w:p>
        </w:tc>
        <w:tc>
          <w:tcPr>
            <w:tcW w:w="3960" w:type="dxa"/>
          </w:tcPr>
          <w:p w:rsidR="00951605" w:rsidRDefault="00951605" w:rsidP="00951605">
            <w:pPr>
              <w:pStyle w:val="EngHang"/>
            </w:pPr>
            <w:r>
              <w:t>The people saw his struggle,</w:t>
            </w:r>
          </w:p>
          <w:p w:rsidR="00951605" w:rsidRDefault="00951605" w:rsidP="00951605">
            <w:pPr>
              <w:pStyle w:val="EngHang"/>
            </w:pPr>
            <w:r>
              <w:t>And his firm faith.</w:t>
            </w:r>
          </w:p>
          <w:p w:rsidR="00951605" w:rsidRDefault="00951605" w:rsidP="00951605">
            <w:pPr>
              <w:pStyle w:val="EngHang"/>
            </w:pPr>
            <w:r>
              <w:t>They confessed aloud,</w:t>
            </w:r>
          </w:p>
          <w:p w:rsidR="00951605" w:rsidRPr="004764BD" w:rsidRDefault="00951605" w:rsidP="00951605">
            <w:pPr>
              <w:pStyle w:val="EngHangEnd"/>
            </w:pPr>
            <w:r>
              <w:t>“Our God is Jesus, the Blessed One.”</w:t>
            </w:r>
          </w:p>
        </w:tc>
        <w:tc>
          <w:tcPr>
            <w:tcW w:w="288" w:type="dxa"/>
          </w:tcPr>
          <w:p w:rsidR="00951605" w:rsidRDefault="00951605" w:rsidP="00E7527A"/>
        </w:tc>
        <w:tc>
          <w:tcPr>
            <w:tcW w:w="288" w:type="dxa"/>
          </w:tcPr>
          <w:p w:rsidR="00951605" w:rsidRDefault="00951605" w:rsidP="00E7527A">
            <w:pPr>
              <w:pStyle w:val="CopticCross"/>
            </w:pPr>
          </w:p>
        </w:tc>
        <w:tc>
          <w:tcPr>
            <w:tcW w:w="3960" w:type="dxa"/>
          </w:tcPr>
          <w:p w:rsidR="00951605" w:rsidRDefault="00951605" w:rsidP="00951605">
            <w:pPr>
              <w:pStyle w:val="CopticVersemulti-line"/>
            </w:pPr>
            <w:r>
              <w:t>Ϩⲁⲛⲙⲏϣ ⲉ̀ⲧⲁⲩⲛⲁⲩ ⲉ̀ⲡⲉϥⲁⲅⲱⲛ:</w:t>
            </w:r>
          </w:p>
          <w:p w:rsidR="00951605" w:rsidRDefault="00951605" w:rsidP="00951605">
            <w:pPr>
              <w:pStyle w:val="CopticVersemulti-line"/>
            </w:pPr>
            <w:r>
              <w:t>ⲛⲉⲙ ⲛⲉϥⲛⲁϩϯ ⲉⲧⲧⲁϫⲣⲏⲟⲩⲧ:</w:t>
            </w:r>
          </w:p>
          <w:p w:rsidR="00951605" w:rsidRDefault="00951605" w:rsidP="00951605">
            <w:pPr>
              <w:pStyle w:val="CopticVersemulti-line"/>
            </w:pPr>
            <w:r>
              <w:t>ⲁⲩⲉⲣⲟ̀ⲙⲟⲗⲟⲅⲓⲛ ϧⲉⲛ ⲟⲩϧ̀ⲣⲱⲟⲩ:</w:t>
            </w:r>
          </w:p>
          <w:p w:rsidR="00951605" w:rsidRPr="003032D8" w:rsidRDefault="00951605" w:rsidP="00951605">
            <w:pPr>
              <w:pStyle w:val="CopticHangingVerse"/>
            </w:pPr>
            <w:r>
              <w:t>Ⲡⲉⲛⲛⲟⲩϯ ⲡⲉ Ⲓⲏⲥⲟⲩⲥ ⲫⲏⲉ̀ⲧⲥ̀ⲙⲁⲣⲱⲟⲩⲧ.</w:t>
            </w:r>
          </w:p>
        </w:tc>
      </w:tr>
      <w:tr w:rsidR="00951605" w:rsidTr="00E7527A">
        <w:trPr>
          <w:cantSplit/>
          <w:jc w:val="center"/>
        </w:trPr>
        <w:tc>
          <w:tcPr>
            <w:tcW w:w="288" w:type="dxa"/>
          </w:tcPr>
          <w:p w:rsidR="00951605" w:rsidRDefault="00951605" w:rsidP="00E7527A">
            <w:pPr>
              <w:pStyle w:val="CopticCross"/>
            </w:pPr>
            <w:r w:rsidRPr="00FB5ACB">
              <w:t>¿</w:t>
            </w:r>
          </w:p>
        </w:tc>
        <w:tc>
          <w:tcPr>
            <w:tcW w:w="3960" w:type="dxa"/>
          </w:tcPr>
          <w:p w:rsidR="00951605" w:rsidRDefault="00951605" w:rsidP="00951605">
            <w:pPr>
              <w:pStyle w:val="EngHang"/>
            </w:pPr>
            <w:r>
              <w:t>The claimed the unfading crown</w:t>
            </w:r>
          </w:p>
          <w:p w:rsidR="00951605" w:rsidRDefault="00951605" w:rsidP="00951605">
            <w:pPr>
              <w:pStyle w:val="EngHang"/>
            </w:pPr>
            <w:r>
              <w:t>Of martyrdom with him,</w:t>
            </w:r>
          </w:p>
          <w:p w:rsidR="00951605" w:rsidRDefault="00951605" w:rsidP="00951605">
            <w:pPr>
              <w:pStyle w:val="EngHang"/>
            </w:pPr>
            <w:r>
              <w:t xml:space="preserve">Through their </w:t>
            </w:r>
            <w:commentRangeStart w:id="1090"/>
            <w:r>
              <w:t xml:space="preserve">upright </w:t>
            </w:r>
            <w:commentRangeEnd w:id="1090"/>
            <w:r>
              <w:rPr>
                <w:rStyle w:val="CommentReference"/>
                <w:rFonts w:ascii="Times New Roman" w:eastAsiaTheme="minorHAnsi" w:hAnsi="Times New Roman" w:cstheme="minorBidi"/>
                <w:color w:val="auto"/>
              </w:rPr>
              <w:commentReference w:id="1090"/>
            </w:r>
            <w:r>
              <w:t>faith</w:t>
            </w:r>
          </w:p>
          <w:p w:rsidR="00951605" w:rsidRDefault="00951605" w:rsidP="00951605">
            <w:pPr>
              <w:pStyle w:val="EngHangEnd"/>
            </w:pPr>
            <w:r>
              <w:t>In our Lord Jesus Christ.</w:t>
            </w:r>
          </w:p>
        </w:tc>
        <w:tc>
          <w:tcPr>
            <w:tcW w:w="288" w:type="dxa"/>
          </w:tcPr>
          <w:p w:rsidR="00951605" w:rsidRDefault="00951605" w:rsidP="00E7527A"/>
        </w:tc>
        <w:tc>
          <w:tcPr>
            <w:tcW w:w="288" w:type="dxa"/>
          </w:tcPr>
          <w:p w:rsidR="00951605" w:rsidRDefault="00951605" w:rsidP="00E7527A">
            <w:pPr>
              <w:pStyle w:val="CopticCross"/>
            </w:pPr>
            <w:r w:rsidRPr="00FB5ACB">
              <w:t>¿</w:t>
            </w:r>
          </w:p>
        </w:tc>
        <w:tc>
          <w:tcPr>
            <w:tcW w:w="3960" w:type="dxa"/>
          </w:tcPr>
          <w:p w:rsidR="00951605" w:rsidRDefault="00951605" w:rsidP="00951605">
            <w:pPr>
              <w:pStyle w:val="CopticVersemulti-line"/>
            </w:pPr>
            <w:r>
              <w:t>Ⲁⲩϭⲓ ⲛⲉⲙⲁϥ ⲙ̀ⲡⲓⲭ̀ⲗⲟⲙ ⲛ̀ⲁⲧⲗⲱⲙ:</w:t>
            </w:r>
          </w:p>
          <w:p w:rsidR="00951605" w:rsidRDefault="00951605" w:rsidP="00951605">
            <w:pPr>
              <w:pStyle w:val="CopticVersemulti-line"/>
            </w:pPr>
            <w:r>
              <w:t>ⲛ̀ⲧⲉ ϯⲙⲉⲧⲙⲁⲣⲧⲩⲣⲟⲥ:</w:t>
            </w:r>
          </w:p>
          <w:p w:rsidR="00951605" w:rsidRDefault="00951605" w:rsidP="00951605">
            <w:pPr>
              <w:pStyle w:val="CopticVersemulti-line"/>
            </w:pPr>
            <w:r>
              <w:t>ϩⲓⲧⲉⲛ ⲛⲟⲩⲛⲁϩϯ ⲉⲧⲥⲟⲩⲧⲱⲛ:</w:t>
            </w:r>
          </w:p>
          <w:p w:rsidR="00951605" w:rsidRDefault="00951605" w:rsidP="00951605">
            <w:pPr>
              <w:pStyle w:val="CopticHangingVerse"/>
            </w:pPr>
            <w:r>
              <w:t>ⲉ̀ϧⲟⲩⲛ ⲉ̀Ⲡⲉⲛϭⲟⲓⲥ Ⲓⲏⲥⲟⲩⲥ Ⲡⲓⲭ̀ⲣⲓⲥⲧⲟⲥ.</w:t>
            </w:r>
          </w:p>
        </w:tc>
      </w:tr>
      <w:tr w:rsidR="00951605" w:rsidTr="00E7527A">
        <w:trPr>
          <w:cantSplit/>
          <w:jc w:val="center"/>
        </w:trPr>
        <w:tc>
          <w:tcPr>
            <w:tcW w:w="288" w:type="dxa"/>
          </w:tcPr>
          <w:p w:rsidR="00951605" w:rsidRDefault="00951605" w:rsidP="00E7527A">
            <w:pPr>
              <w:pStyle w:val="CopticCross"/>
            </w:pPr>
          </w:p>
        </w:tc>
        <w:tc>
          <w:tcPr>
            <w:tcW w:w="3960" w:type="dxa"/>
          </w:tcPr>
          <w:p w:rsidR="00951605" w:rsidRDefault="00951605" w:rsidP="00951605">
            <w:pPr>
              <w:pStyle w:val="EngHang"/>
            </w:pPr>
            <w:r>
              <w:t>Hail to you, O martyr</w:t>
            </w:r>
          </w:p>
          <w:p w:rsidR="00951605" w:rsidRDefault="00951605" w:rsidP="00951605">
            <w:pPr>
              <w:pStyle w:val="EngHang"/>
            </w:pPr>
            <w:r>
              <w:t>Of our Lord Jesus Christ.</w:t>
            </w:r>
          </w:p>
          <w:p w:rsidR="00951605" w:rsidRDefault="00951605" w:rsidP="00951605">
            <w:pPr>
              <w:pStyle w:val="EngHang"/>
            </w:pPr>
            <w:r>
              <w:t>Hail to the courageous hero,</w:t>
            </w:r>
          </w:p>
          <w:p w:rsidR="00951605" w:rsidRDefault="00951605" w:rsidP="00951605">
            <w:pPr>
              <w:pStyle w:val="EngHangEnd"/>
            </w:pPr>
            <w:r>
              <w:t>Abba Noub of Nehis.</w:t>
            </w:r>
          </w:p>
        </w:tc>
        <w:tc>
          <w:tcPr>
            <w:tcW w:w="288" w:type="dxa"/>
          </w:tcPr>
          <w:p w:rsidR="00951605" w:rsidRDefault="00951605" w:rsidP="00E7527A"/>
        </w:tc>
        <w:tc>
          <w:tcPr>
            <w:tcW w:w="288" w:type="dxa"/>
          </w:tcPr>
          <w:p w:rsidR="00951605" w:rsidRDefault="00951605" w:rsidP="00E7527A">
            <w:pPr>
              <w:pStyle w:val="CopticCross"/>
            </w:pPr>
          </w:p>
        </w:tc>
        <w:tc>
          <w:tcPr>
            <w:tcW w:w="3960" w:type="dxa"/>
          </w:tcPr>
          <w:p w:rsidR="00951605" w:rsidRDefault="00951605" w:rsidP="00951605">
            <w:pPr>
              <w:pStyle w:val="CopticVersemulti-line"/>
            </w:pPr>
            <w:r>
              <w:t>Ⲭⲉⲣⲉ ⲛⲁⲕ ⲱ̀ ⲡⲓⲙⲁⲣⲧⲩⲣⲟⲥ:</w:t>
            </w:r>
          </w:p>
          <w:p w:rsidR="00951605" w:rsidRDefault="00951605" w:rsidP="00951605">
            <w:pPr>
              <w:pStyle w:val="CopticVersemulti-line"/>
            </w:pPr>
            <w:r>
              <w:t>ⲛ̀ⲧⲉ Ⲡⲉⲛⲟ̄ⲥ̄ Ⲓ</w:t>
            </w:r>
            <w:r>
              <w:pgNum/>
              <w:t>ⲏ̄ⲥ̄ Ⲡⲭ̄ⲥ̄:</w:t>
            </w:r>
          </w:p>
          <w:p w:rsidR="00951605" w:rsidRDefault="00951605" w:rsidP="00951605">
            <w:pPr>
              <w:pStyle w:val="CopticVersemulti-line"/>
            </w:pPr>
            <w:r>
              <w:t>ⲭⲉⲣⲉ ⲡⲓϣⲱⲓϫ ⲛ̀ⲅⲉⲛⲛⲉⲟⲥ:</w:t>
            </w:r>
          </w:p>
          <w:p w:rsidR="00951605" w:rsidRDefault="00951605" w:rsidP="00951605">
            <w:pPr>
              <w:pStyle w:val="CopticHangingVerse"/>
            </w:pPr>
            <w:r>
              <w:t>Ⲁⲡⲁⲛⲟⲩⲃ ⲡⲓⲣⲉⲙⲛⲉϩⲏⲥ.</w:t>
            </w:r>
          </w:p>
        </w:tc>
      </w:tr>
      <w:tr w:rsidR="00951605" w:rsidTr="00E7527A">
        <w:trPr>
          <w:cantSplit/>
          <w:jc w:val="center"/>
        </w:trPr>
        <w:tc>
          <w:tcPr>
            <w:tcW w:w="288" w:type="dxa"/>
          </w:tcPr>
          <w:p w:rsidR="00951605" w:rsidRDefault="00951605" w:rsidP="00E7527A">
            <w:pPr>
              <w:pStyle w:val="CopticCross"/>
            </w:pPr>
            <w:r w:rsidRPr="00FB5ACB">
              <w:t>¿</w:t>
            </w:r>
          </w:p>
        </w:tc>
        <w:tc>
          <w:tcPr>
            <w:tcW w:w="3960" w:type="dxa"/>
          </w:tcPr>
          <w:p w:rsidR="00951605" w:rsidRDefault="00951605" w:rsidP="00951605">
            <w:pPr>
              <w:pStyle w:val="EngHang"/>
            </w:pPr>
            <w:r>
              <w:t>Pray to the Lord on our behalf,</w:t>
            </w:r>
          </w:p>
          <w:p w:rsidR="00951605" w:rsidRDefault="00951605" w:rsidP="00951605">
            <w:pPr>
              <w:pStyle w:val="EngHang"/>
            </w:pPr>
            <w:r>
              <w:t>O struggle-bearer, the martyr,</w:t>
            </w:r>
          </w:p>
          <w:p w:rsidR="00951605" w:rsidRDefault="00951605" w:rsidP="00951605">
            <w:pPr>
              <w:pStyle w:val="EngHang"/>
            </w:pPr>
            <w:r>
              <w:t>Abba Noub of Nehis,</w:t>
            </w:r>
          </w:p>
          <w:p w:rsidR="00951605" w:rsidRDefault="00951605" w:rsidP="00951605">
            <w:pPr>
              <w:pStyle w:val="EngHangEnd"/>
            </w:pPr>
            <w:r>
              <w:t>That He may forgive us our sins.</w:t>
            </w:r>
          </w:p>
        </w:tc>
        <w:tc>
          <w:tcPr>
            <w:tcW w:w="288" w:type="dxa"/>
          </w:tcPr>
          <w:p w:rsidR="00951605" w:rsidRDefault="00951605" w:rsidP="00E7527A"/>
        </w:tc>
        <w:tc>
          <w:tcPr>
            <w:tcW w:w="288" w:type="dxa"/>
          </w:tcPr>
          <w:p w:rsidR="00951605" w:rsidRDefault="00951605" w:rsidP="00E7527A">
            <w:pPr>
              <w:pStyle w:val="CopticCross"/>
            </w:pPr>
            <w:r w:rsidRPr="00FB5ACB">
              <w:t>¿</w:t>
            </w:r>
          </w:p>
        </w:tc>
        <w:tc>
          <w:tcPr>
            <w:tcW w:w="3960" w:type="dxa"/>
          </w:tcPr>
          <w:p w:rsidR="00951605" w:rsidRDefault="00951605" w:rsidP="00951605">
            <w:pPr>
              <w:pStyle w:val="CopticVersemulti-line"/>
            </w:pPr>
            <w:r>
              <w:t>Ⲧⲱⲃϩ ⲙ̀Ⲡ</w:t>
            </w:r>
            <w:r>
              <w:pgNum/>
            </w:r>
            <w:r>
              <w:pgNum/>
            </w:r>
            <w:r>
              <w:pgNum/>
              <w:t>ⲟ̄ⲥ̄ ⲉ̀ϩ̀ⲣⲏⲓ ⲉ̀ϫⲱⲛ:</w:t>
            </w:r>
          </w:p>
          <w:p w:rsidR="00951605" w:rsidRDefault="00951605" w:rsidP="00951605">
            <w:pPr>
              <w:pStyle w:val="CopticVersemulti-line"/>
            </w:pPr>
            <w:r>
              <w:t>ⲱ̀ ⲡⲓⲁⲑⲗⲟⲫⲟⲣⲟⲥ ⲙ̀ⲙⲁⲣⲧⲩⲣⲟⲥ:</w:t>
            </w:r>
          </w:p>
          <w:p w:rsidR="00951605" w:rsidRDefault="00951605" w:rsidP="00951605">
            <w:pPr>
              <w:pStyle w:val="CopticVersemulti-line"/>
            </w:pPr>
            <w:r>
              <w:t>Ⲁⲡⲁⲛⲟⲩⲃ ⲡⲓⲣⲉⲙⲛⲉϩⲏⲥ:</w:t>
            </w:r>
          </w:p>
          <w:p w:rsidR="00951605" w:rsidRDefault="00951605" w:rsidP="00951605">
            <w:pPr>
              <w:pStyle w:val="CopticHangingVerse"/>
            </w:pPr>
            <w:r>
              <w:t xml:space="preserve">ⲛ̀ⲧⲉϥⲭⲁ ⲛⲉⲛⲛⲟⲃⲓ ⲛⲁⲛ ⲉ̀ⲃⲟⲗ. </w:t>
            </w:r>
          </w:p>
        </w:tc>
      </w:tr>
    </w:tbl>
    <w:bookmarkEnd w:id="1088"/>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lastRenderedPageBreak/>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6"/>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C325FC" w:rsidRDefault="00C325FC" w:rsidP="005B716A">
      <w:pPr>
        <w:pStyle w:val="Heading3"/>
      </w:pPr>
      <w:bookmarkStart w:id="1091" w:name="_Toc410196222"/>
      <w:bookmarkStart w:id="1092" w:name="_Toc410196464"/>
      <w:bookmarkStart w:id="1093" w:name="_Toc410196966"/>
      <w:bookmarkStart w:id="1094" w:name="_Toc428340996"/>
      <w:r>
        <w:lastRenderedPageBreak/>
        <w:t>July 22 / Epip 28: Departure of St. Mary Magdalene</w:t>
      </w:r>
    </w:p>
    <w:p w:rsidR="00C325FC" w:rsidRDefault="00C325FC" w:rsidP="00C325FC">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My weak and sinful tongue</w:t>
            </w:r>
          </w:p>
          <w:p w:rsidR="00C325FC" w:rsidRDefault="00C325FC" w:rsidP="00C325FC">
            <w:pPr>
              <w:pStyle w:val="EngHang"/>
            </w:pPr>
            <w:r>
              <w:t>Is not able to speak</w:t>
            </w:r>
          </w:p>
          <w:p w:rsidR="00C325FC" w:rsidRDefault="00C325FC" w:rsidP="00C325FC">
            <w:pPr>
              <w:pStyle w:val="EngHang"/>
            </w:pPr>
            <w:r>
              <w:t>Of the honour of</w:t>
            </w:r>
          </w:p>
          <w:p w:rsidR="00C325FC" w:rsidRDefault="00C325FC" w:rsidP="00C325FC">
            <w:pPr>
              <w:pStyle w:val="EngHangEnd"/>
            </w:pPr>
            <w:r>
              <w:t>The holy Mary Magdalene,</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Ⲡⲁⲗⲁⲥ ⲉⲧϫⲱϫⲉⲃ ⲟⲩⲟϩ ⲛ̀ⲣⲉϥⲉⲣⲛⲟⲃⲓ:</w:t>
            </w:r>
          </w:p>
          <w:p w:rsidR="00C325FC" w:rsidRDefault="00C325FC" w:rsidP="00C325FC">
            <w:pPr>
              <w:pStyle w:val="CopticVersemulti-line"/>
            </w:pPr>
            <w:r>
              <w:t>ⲛⲁϣ̀ϫⲉⲛϫⲟⲙ ⲁⲛ ⲉⲥⲁϫⲓ:</w:t>
            </w:r>
          </w:p>
          <w:p w:rsidR="00C325FC" w:rsidRDefault="00C325FC" w:rsidP="00C325FC">
            <w:pPr>
              <w:pStyle w:val="CopticVersemulti-line"/>
            </w:pPr>
            <w:r>
              <w:t>ⲙ̀ⲡ̀ⲧⲁⲓⲟ ⲛ̀ⲑⲏⲉⲑⲟⲩⲁⲃ:</w:t>
            </w:r>
          </w:p>
          <w:p w:rsidR="00C325FC" w:rsidRPr="00C35319" w:rsidRDefault="00C325FC" w:rsidP="00C325FC">
            <w:pPr>
              <w:pStyle w:val="CopticHangingVerse"/>
            </w:pPr>
            <w:r>
              <w:t>Ⲙⲁⲣⲓⲁ ϯⲙⲁⲅⲇⲁⲗⲓⲛⲏ.</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Who first followed</w:t>
            </w:r>
          </w:p>
          <w:p w:rsidR="00C325FC" w:rsidRDefault="00C325FC" w:rsidP="00C325FC">
            <w:pPr>
              <w:pStyle w:val="EngHang"/>
            </w:pPr>
            <w:r>
              <w:t>Christ our Lord—</w:t>
            </w:r>
          </w:p>
          <w:p w:rsidR="00C325FC" w:rsidRDefault="00C325FC" w:rsidP="00C325FC">
            <w:pPr>
              <w:pStyle w:val="EngHang"/>
            </w:pPr>
            <w:r>
              <w:t>He cast out</w:t>
            </w:r>
          </w:p>
          <w:p w:rsidR="00C325FC" w:rsidRPr="00AB2F8A" w:rsidRDefault="00C325FC" w:rsidP="00C325FC">
            <w:pPr>
              <w:pStyle w:val="EngHangEnd"/>
            </w:pPr>
            <w:r>
              <w:t>Seven demons from her—</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Ⲑⲉⲧⲁⲥϣⲱⲣⲡ ⲙ̀ⲙⲟϣⲓ:</w:t>
            </w:r>
          </w:p>
          <w:p w:rsidR="00C325FC" w:rsidRDefault="00C325FC" w:rsidP="00C325FC">
            <w:pPr>
              <w:pStyle w:val="CopticVersemulti-line"/>
            </w:pPr>
            <w:r>
              <w:t>ⲛ̀ⲥⲁ Ⲡⲭ̄ⲥ̄ Ⲡⲉⲛⲛⲟⲩϯ:</w:t>
            </w:r>
          </w:p>
          <w:p w:rsidR="00C325FC" w:rsidRDefault="00C325FC" w:rsidP="00C325FC">
            <w:pPr>
              <w:pStyle w:val="CopticVersemulti-line"/>
            </w:pPr>
            <w:r>
              <w:t>ⲁϥϩⲓⲱⲩⲓ̀ ⲉ̀ⲃⲟⲗ ⲛ̀ϭⲏⲧⲥ:</w:t>
            </w:r>
          </w:p>
          <w:p w:rsidR="00C325FC" w:rsidRPr="00CF5919" w:rsidRDefault="00C325FC" w:rsidP="00C325FC">
            <w:pPr>
              <w:pStyle w:val="CopticHangingVerse"/>
            </w:pPr>
            <w:r>
              <w:t>ⲙ̀ⲡⲓϣⲁϣϥ ⲛ̀ⲇⲉⲙⲟⲛ.</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Who served our Saviour</w:t>
            </w:r>
          </w:p>
          <w:p w:rsidR="00C325FC" w:rsidRDefault="00C325FC" w:rsidP="00C325FC">
            <w:pPr>
              <w:pStyle w:val="EngHang"/>
            </w:pPr>
            <w:r>
              <w:t>And His holy Apostles,</w:t>
            </w:r>
          </w:p>
          <w:p w:rsidR="00C325FC" w:rsidRDefault="00C325FC" w:rsidP="00C325FC">
            <w:pPr>
              <w:pStyle w:val="EngHang"/>
            </w:pPr>
            <w:r>
              <w:t>And witnessed his suffering</w:t>
            </w:r>
          </w:p>
          <w:p w:rsidR="00C325FC" w:rsidRPr="004B35B0" w:rsidRDefault="00C325FC" w:rsidP="00C325FC">
            <w:pPr>
              <w:pStyle w:val="EngHangEnd"/>
            </w:pPr>
            <w:r>
              <w:t>And His life-giving death.</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Ⲁⲥϣⲉⲙϣⲓ ⲙ̀Ⲡⲉⲛⲥⲱⲧⲏⲣ:</w:t>
            </w:r>
          </w:p>
          <w:p w:rsidR="00C325FC" w:rsidRDefault="00C325FC" w:rsidP="00C325FC">
            <w:pPr>
              <w:pStyle w:val="CopticVersemulti-line"/>
            </w:pPr>
            <w:r>
              <w:t>ⲛⲉⲙ ⲛⲉϥⲁⲡⲟⲥⲧⲟⲗⲟⲥ ⲉⲑⲟⲩⲁⲃ:</w:t>
            </w:r>
          </w:p>
          <w:p w:rsidR="00C325FC" w:rsidRDefault="00C325FC" w:rsidP="00C325FC">
            <w:pPr>
              <w:pStyle w:val="CopticVersemulti-line"/>
            </w:pPr>
            <w:r>
              <w:t>ⲁⲥⲉⲣⲙⲉⲑⲣⲉ ⲙ̀ⲡⲉϥⲙ̀ⲕⲁϩ:</w:t>
            </w:r>
          </w:p>
          <w:p w:rsidR="00C325FC" w:rsidRDefault="00C325FC" w:rsidP="00C325FC">
            <w:pPr>
              <w:pStyle w:val="CopticHangingVerse"/>
            </w:pPr>
            <w:r>
              <w:t>ⲟⲩⲟϩ ⲡⲉϥⲙⲟⲩ ⲛ̀ⲣⲉϥⲧⲁⲛϧⲟ.</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She came early to the tomb,</w:t>
            </w:r>
          </w:p>
          <w:p w:rsidR="00C325FC" w:rsidRDefault="00C325FC" w:rsidP="00C325FC">
            <w:pPr>
              <w:pStyle w:val="EngHang"/>
            </w:pPr>
            <w:r>
              <w:t>Bearing myrrh,</w:t>
            </w:r>
          </w:p>
          <w:p w:rsidR="00C325FC" w:rsidRDefault="00C325FC" w:rsidP="00C325FC">
            <w:pPr>
              <w:pStyle w:val="EngHang"/>
            </w:pPr>
            <w:r>
              <w:t>And stood without</w:t>
            </w:r>
          </w:p>
          <w:p w:rsidR="00C325FC" w:rsidRDefault="00C325FC" w:rsidP="00C325FC">
            <w:pPr>
              <w:pStyle w:val="EngHangEnd"/>
            </w:pPr>
            <w:r>
              <w:t>With lamentations and weeping.</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Ⲁⲥⲓ̀ ⲉ̀ⲡⲓⲙ̀ϩⲁⲩ ⲛ̀ϣⲟⲣⲡ:</w:t>
            </w:r>
          </w:p>
          <w:p w:rsidR="00C325FC" w:rsidRDefault="00C325FC" w:rsidP="00C325FC">
            <w:pPr>
              <w:pStyle w:val="CopticVersemulti-line"/>
            </w:pPr>
            <w:r>
              <w:t>ⲛⲁⲥϥⲁⲓ ⲙ̀ⲡⲓⲥⲟϫⲉⲛ:</w:t>
            </w:r>
          </w:p>
          <w:p w:rsidR="00C325FC" w:rsidRDefault="00C325FC" w:rsidP="00C325FC">
            <w:pPr>
              <w:pStyle w:val="CopticVersemulti-line"/>
            </w:pPr>
            <w:r>
              <w:t>ⲟⲩⲟϩ ⲁⲥⲟ̀ϩⲓ ⲉ̀ⲣⲁⲧⲥ ⲥⲁⲃⲟⲗ:</w:t>
            </w:r>
          </w:p>
          <w:p w:rsidR="00C325FC" w:rsidRDefault="00C325FC" w:rsidP="00C325FC">
            <w:pPr>
              <w:pStyle w:val="CopticHangingVerse"/>
            </w:pPr>
            <w:r>
              <w:t>ϧⲉⲛ ⲛⲓⲛⲉϩⲡⲓ ⲛⲉⲙ ⲛⲓⲣⲓⲙⲓ.</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She saw two angels sitting,</w:t>
            </w:r>
          </w:p>
          <w:p w:rsidR="00C325FC" w:rsidRDefault="00C325FC" w:rsidP="00C325FC">
            <w:pPr>
              <w:pStyle w:val="EngHang"/>
            </w:pPr>
            <w:r>
              <w:t>Then the Lord appeared to her,</w:t>
            </w:r>
          </w:p>
          <w:p w:rsidR="00C325FC" w:rsidRDefault="00C325FC" w:rsidP="00C325FC">
            <w:pPr>
              <w:pStyle w:val="EngHang"/>
            </w:pPr>
            <w:r>
              <w:t>And spoke with her, saying,</w:t>
            </w:r>
          </w:p>
          <w:p w:rsidR="00C325FC" w:rsidRDefault="00C325FC" w:rsidP="00C325FC">
            <w:pPr>
              <w:pStyle w:val="EngHangEnd"/>
            </w:pPr>
            <w:r>
              <w:t>“Go to my brethren</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Ⲁⲥⲛⲁⲩ ⲉ̀ⲁⲅⲅⲉⲗⲟⲥ ⲥ̀ⲛⲁⲩ ⲉⲩϩⲉⲙⲥⲓ:</w:t>
            </w:r>
          </w:p>
          <w:p w:rsidR="00C325FC" w:rsidRDefault="00C325FC" w:rsidP="00C325FC">
            <w:pPr>
              <w:pStyle w:val="CopticVersemulti-line"/>
            </w:pPr>
            <w:r>
              <w:t>ⲁϥⲟⲩⲟⲛϩϥ ⲟⲛ ⲛ̀ϫⲉ Ⲡ</w:t>
            </w:r>
            <w:r>
              <w:pgNum/>
            </w:r>
            <w:r>
              <w:pgNum/>
            </w:r>
            <w:r>
              <w:t>ⲟ̄ⲥ̄:</w:t>
            </w:r>
          </w:p>
          <w:p w:rsidR="00C325FC" w:rsidRDefault="00C325FC" w:rsidP="00C325FC">
            <w:pPr>
              <w:pStyle w:val="CopticVersemulti-line"/>
            </w:pPr>
            <w:r>
              <w:t>ⲁϥⲥⲁϫⲓ ⲛⲉⲙⲁⲥ ⲙ̀ⲡⲁⲓⲣⲏϯ:</w:t>
            </w:r>
          </w:p>
          <w:p w:rsidR="00C325FC" w:rsidRDefault="00C325FC" w:rsidP="00C325FC">
            <w:pPr>
              <w:pStyle w:val="CopticHangingVerse"/>
            </w:pPr>
            <w:r>
              <w:t xml:space="preserve">ⲙⲁϣⲉ ⲛⲉ ϩⲁ ⲛⲁⲥ̀ⲛⲏⲟⲩ… </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And say to them,</w:t>
            </w:r>
          </w:p>
          <w:p w:rsidR="00C325FC" w:rsidRDefault="00C325FC" w:rsidP="00C325FC">
            <w:pPr>
              <w:pStyle w:val="EngHang"/>
            </w:pPr>
            <w:r>
              <w:t>‘I am ascending</w:t>
            </w:r>
          </w:p>
          <w:p w:rsidR="00C325FC" w:rsidRDefault="00C325FC" w:rsidP="00C325FC">
            <w:pPr>
              <w:pStyle w:val="EngHang"/>
            </w:pPr>
            <w:r>
              <w:t>To My Father and your Father,</w:t>
            </w:r>
          </w:p>
          <w:p w:rsidR="00C325FC" w:rsidRDefault="00C325FC" w:rsidP="00C325FC">
            <w:pPr>
              <w:pStyle w:val="EngHangEnd"/>
            </w:pPr>
            <w:r>
              <w:t>My God and your God.’”</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Ⲟⲩⲟϩ ⲁϫⲟⲥ ⲛⲱⲟⲩ:</w:t>
            </w:r>
          </w:p>
          <w:p w:rsidR="00C325FC" w:rsidRDefault="00C325FC" w:rsidP="00C325FC">
            <w:pPr>
              <w:pStyle w:val="CopticVersemulti-line"/>
            </w:pPr>
            <w:r>
              <w:t>Ϯⲛⲁϣⲉ ⲛⲏⲓ ⲉⲡϣⲱⲓ ϩⲁ:</w:t>
            </w:r>
          </w:p>
          <w:p w:rsidR="00C325FC" w:rsidRDefault="00C325FC" w:rsidP="00C325FC">
            <w:pPr>
              <w:pStyle w:val="CopticVersemulti-line"/>
            </w:pPr>
            <w:r>
              <w:t>ⲡⲁⲓⲱⲧ ⲉⲧⲉ ⲡⲉⲧⲉⲛⲓⲱⲧ ⲡⲉ:</w:t>
            </w:r>
          </w:p>
          <w:p w:rsidR="00C325FC" w:rsidRDefault="00C325FC" w:rsidP="00C325FC">
            <w:pPr>
              <w:pStyle w:val="CopticHangingVerse"/>
            </w:pPr>
            <w:r>
              <w:t>ⲛⲉⲙ ⲡⲁⲛⲟⲩϯ ⲉⲧⲉ ⲡⲉⲧⲉⲛⲛⲟⲩϯ ⲡⲉ.</w:t>
            </w:r>
          </w:p>
        </w:tc>
      </w:tr>
      <w:tr w:rsidR="00C325FC" w:rsidTr="00540B24">
        <w:trPr>
          <w:cantSplit/>
          <w:jc w:val="center"/>
        </w:trPr>
        <w:tc>
          <w:tcPr>
            <w:tcW w:w="288" w:type="dxa"/>
          </w:tcPr>
          <w:p w:rsidR="00C325FC" w:rsidRDefault="00C325FC" w:rsidP="00540B24">
            <w:pPr>
              <w:pStyle w:val="CopticCross"/>
            </w:pPr>
          </w:p>
        </w:tc>
        <w:tc>
          <w:tcPr>
            <w:tcW w:w="3960" w:type="dxa"/>
          </w:tcPr>
          <w:p w:rsidR="00C325FC" w:rsidRDefault="00C325FC" w:rsidP="00C325FC">
            <w:pPr>
              <w:pStyle w:val="EngHang"/>
            </w:pPr>
            <w:r>
              <w:t>Hail to her who preached the resurrection</w:t>
            </w:r>
          </w:p>
          <w:p w:rsidR="00C325FC" w:rsidRDefault="00C325FC" w:rsidP="00C325FC">
            <w:pPr>
              <w:pStyle w:val="EngHang"/>
            </w:pPr>
            <w:r>
              <w:t>Of the Lord to the Disciples.</w:t>
            </w:r>
          </w:p>
          <w:p w:rsidR="00C325FC" w:rsidRDefault="00C325FC" w:rsidP="00C325FC">
            <w:pPr>
              <w:pStyle w:val="EngHang"/>
            </w:pPr>
            <w:r>
              <w:t>Hail to her who was ordained</w:t>
            </w:r>
          </w:p>
          <w:p w:rsidR="00C325FC" w:rsidRDefault="00C325FC" w:rsidP="00C325FC">
            <w:pPr>
              <w:pStyle w:val="EngHangEnd"/>
            </w:pPr>
            <w:r>
              <w:t>A deaconess by the Apostles.</w:t>
            </w:r>
          </w:p>
        </w:tc>
        <w:tc>
          <w:tcPr>
            <w:tcW w:w="288" w:type="dxa"/>
          </w:tcPr>
          <w:p w:rsidR="00C325FC" w:rsidRDefault="00C325FC" w:rsidP="00540B24"/>
        </w:tc>
        <w:tc>
          <w:tcPr>
            <w:tcW w:w="288" w:type="dxa"/>
          </w:tcPr>
          <w:p w:rsidR="00C325FC" w:rsidRDefault="00C325FC" w:rsidP="00540B24">
            <w:pPr>
              <w:pStyle w:val="CopticCross"/>
            </w:pPr>
          </w:p>
        </w:tc>
        <w:tc>
          <w:tcPr>
            <w:tcW w:w="3960" w:type="dxa"/>
          </w:tcPr>
          <w:p w:rsidR="00C325FC" w:rsidRDefault="00C325FC" w:rsidP="00C325FC">
            <w:pPr>
              <w:pStyle w:val="CopticVersemulti-line"/>
            </w:pPr>
            <w:r>
              <w:t>Ⲭⲉⲣⲉ ⲑⲏⲉⲧⲁⲥϩⲓⲱ̀ⲓϣ ⲙ̀ⲙⲁⲑⲏⲧⲏⲥ:</w:t>
            </w:r>
          </w:p>
          <w:p w:rsidR="00C325FC" w:rsidRDefault="00C325FC" w:rsidP="00C325FC">
            <w:pPr>
              <w:pStyle w:val="CopticVersemulti-line"/>
            </w:pPr>
            <w:r>
              <w:t>ⲛ̀ⲧⲉ ϯⲁⲛⲁⲥⲧⲁⲥⲓⲥ ⲙ̀Ⲡⲟ̄ⲥ̄:</w:t>
            </w:r>
          </w:p>
          <w:p w:rsidR="00C325FC" w:rsidRDefault="00C325FC" w:rsidP="00C325FC">
            <w:pPr>
              <w:pStyle w:val="CopticVersemulti-line"/>
            </w:pPr>
            <w:r>
              <w:t>ⲭⲉⲣⲉ ⲑⲏⲉⲧⲁⲥϣⲱⲡⲓ ⲛ̀ϯⲇⲓⲁⲕⲟⲛⲟⲥ:</w:t>
            </w:r>
          </w:p>
          <w:p w:rsidR="00C325FC" w:rsidRDefault="00C325FC" w:rsidP="00C325FC">
            <w:pPr>
              <w:pStyle w:val="CopticHangingVerse"/>
            </w:pPr>
            <w:r>
              <w:t>ⲉ̀ⲃⲟⲗ ϩⲓⲧⲉⲛ ⲛⲓⲁⲡⲟⲥⲧⲟⲗⲟⲥ.</w:t>
            </w:r>
          </w:p>
        </w:tc>
      </w:tr>
      <w:tr w:rsidR="00C325FC" w:rsidTr="00540B24">
        <w:trPr>
          <w:cantSplit/>
          <w:jc w:val="center"/>
        </w:trPr>
        <w:tc>
          <w:tcPr>
            <w:tcW w:w="288" w:type="dxa"/>
          </w:tcPr>
          <w:p w:rsidR="00C325FC" w:rsidRDefault="00C325FC" w:rsidP="00540B24">
            <w:pPr>
              <w:pStyle w:val="CopticCross"/>
            </w:pPr>
            <w:r w:rsidRPr="00FB5ACB">
              <w:t>¿</w:t>
            </w:r>
          </w:p>
        </w:tc>
        <w:tc>
          <w:tcPr>
            <w:tcW w:w="3960" w:type="dxa"/>
          </w:tcPr>
          <w:p w:rsidR="00C325FC" w:rsidRDefault="00C325FC" w:rsidP="00C325FC">
            <w:pPr>
              <w:pStyle w:val="EngHang"/>
            </w:pPr>
            <w:r>
              <w:t>Pray to the Lord on our behalf,</w:t>
            </w:r>
          </w:p>
          <w:p w:rsidR="00C325FC" w:rsidRDefault="00C325FC" w:rsidP="00C325FC">
            <w:pPr>
              <w:pStyle w:val="EngHang"/>
            </w:pPr>
            <w:r>
              <w:t>O disciple of Christ,</w:t>
            </w:r>
          </w:p>
          <w:p w:rsidR="00C325FC" w:rsidRDefault="00C325FC" w:rsidP="00C325FC">
            <w:pPr>
              <w:pStyle w:val="EngHang"/>
            </w:pPr>
            <w:r>
              <w:t>St. Mary Magdalene,</w:t>
            </w:r>
          </w:p>
          <w:p w:rsidR="00C325FC" w:rsidRDefault="00C325FC" w:rsidP="00C325FC">
            <w:pPr>
              <w:pStyle w:val="EngHangEnd"/>
            </w:pPr>
            <w:r>
              <w:t>That He may forgive us our sins.</w:t>
            </w:r>
          </w:p>
        </w:tc>
        <w:tc>
          <w:tcPr>
            <w:tcW w:w="288" w:type="dxa"/>
          </w:tcPr>
          <w:p w:rsidR="00C325FC" w:rsidRDefault="00C325FC" w:rsidP="00540B24"/>
        </w:tc>
        <w:tc>
          <w:tcPr>
            <w:tcW w:w="288" w:type="dxa"/>
          </w:tcPr>
          <w:p w:rsidR="00C325FC" w:rsidRDefault="00C325FC" w:rsidP="00540B24">
            <w:pPr>
              <w:pStyle w:val="CopticCross"/>
            </w:pPr>
            <w:r w:rsidRPr="00FB5ACB">
              <w:t>¿</w:t>
            </w:r>
          </w:p>
        </w:tc>
        <w:tc>
          <w:tcPr>
            <w:tcW w:w="3960" w:type="dxa"/>
          </w:tcPr>
          <w:p w:rsidR="00C325FC" w:rsidRDefault="00C325FC" w:rsidP="00C325FC">
            <w:pPr>
              <w:pStyle w:val="CopticVersemulti-line"/>
            </w:pPr>
            <w:r>
              <w:t>Ⲧⲱⲃϩ ⲙ̀Ⲡ</w:t>
            </w:r>
            <w:r>
              <w:pgNum/>
            </w:r>
            <w:r>
              <w:pgNum/>
            </w:r>
            <w:r>
              <w:t>ⲟ̄ⲥ̄ ⲉ̀ϩ̀ⲣⲏⲓ ⲉ̀ϫⲱⲛ:</w:t>
            </w:r>
          </w:p>
          <w:p w:rsidR="00C325FC" w:rsidRDefault="00C325FC" w:rsidP="00C325FC">
            <w:pPr>
              <w:pStyle w:val="CopticVersemulti-line"/>
            </w:pPr>
            <w:r>
              <w:t>ⲱ̀ ϯⲙⲁⲑⲏⲧⲏⲥ ⲛ̀ⲧⲉ Ⲡⲭ̄ⲥ̄:</w:t>
            </w:r>
          </w:p>
          <w:p w:rsidR="00C325FC" w:rsidRDefault="00C325FC" w:rsidP="00C325FC">
            <w:pPr>
              <w:pStyle w:val="CopticVersemulti-line"/>
            </w:pPr>
            <w:commentRangeStart w:id="1095"/>
            <w:r>
              <w:t xml:space="preserve">ϯⲁⲅⲓⲁ </w:t>
            </w:r>
            <w:commentRangeEnd w:id="1095"/>
            <w:r>
              <w:rPr>
                <w:rStyle w:val="CommentReference"/>
                <w:rFonts w:ascii="Times New Roman" w:hAnsi="Times New Roman" w:cstheme="minorBidi"/>
                <w:noProof w:val="0"/>
              </w:rPr>
              <w:commentReference w:id="1095"/>
            </w:r>
            <w:r>
              <w:t>Ⲙⲁⲣⲓⲁ ϯⲙⲁⲅⲇⲁⲗⲓⲛⲏ:</w:t>
            </w:r>
          </w:p>
          <w:p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rsidR="005B716A" w:rsidRDefault="005B716A" w:rsidP="005B716A">
      <w:pPr>
        <w:pStyle w:val="Heading3"/>
      </w:pPr>
      <w:r>
        <w:t>July 23 / Epip 29: Translocation of the Relics of St. Andrew, the Apostle</w:t>
      </w:r>
    </w:p>
    <w:p w:rsidR="005B716A" w:rsidRPr="005B716A" w:rsidRDefault="005B716A" w:rsidP="005B716A">
      <w:pPr>
        <w:pStyle w:val="Rubric"/>
      </w:pPr>
      <w:r>
        <w:t>See the Doxologies for the Apostles, or for Any Apostle, on page ##.</w:t>
      </w:r>
    </w:p>
    <w:p w:rsidR="00495F1A" w:rsidRPr="00980D99" w:rsidRDefault="00495F1A" w:rsidP="00495F1A">
      <w:pPr>
        <w:pStyle w:val="Heading2"/>
        <w:rPr>
          <w:lang w:val="en-US"/>
        </w:rPr>
      </w:pPr>
      <w:r>
        <w:lastRenderedPageBreak/>
        <w:t>August</w:t>
      </w:r>
      <w:bookmarkEnd w:id="1091"/>
      <w:bookmarkEnd w:id="1092"/>
      <w:bookmarkEnd w:id="1093"/>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94"/>
    </w:p>
    <w:p w:rsidR="00306181" w:rsidRDefault="00306181" w:rsidP="00306181">
      <w:pPr>
        <w:pStyle w:val="Heading3"/>
      </w:pPr>
      <w:bookmarkStart w:id="1096" w:name="_Toc410196223"/>
      <w:bookmarkStart w:id="1097" w:name="_Toc410196465"/>
      <w:bookmarkStart w:id="1098"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96"/>
      <w:bookmarkEnd w:id="1097"/>
      <w:bookmarkEnd w:id="1098"/>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099" w:name="_Toc410196224"/>
      <w:bookmarkStart w:id="1100" w:name="_Toc410196466"/>
      <w:bookmarkStart w:id="1101" w:name="_Toc410196968"/>
      <w:r>
        <w:t xml:space="preserve">August 9 / Mesori 16: </w:t>
      </w:r>
      <w:r w:rsidR="00495F1A">
        <w:t>The Assumption of the Virgin</w:t>
      </w:r>
      <w:bookmarkEnd w:id="1099"/>
      <w:bookmarkEnd w:id="1100"/>
      <w:bookmarkEnd w:id="1101"/>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D46726" w:rsidRDefault="00D46726" w:rsidP="00D46726">
      <w:pPr>
        <w:pStyle w:val="Heading3"/>
      </w:pPr>
      <w:r>
        <w:t>August 25 / Little Month 2: Departure of St. Titus the Apostle</w:t>
      </w:r>
    </w:p>
    <w:p w:rsidR="00D46726" w:rsidRPr="00D46726" w:rsidRDefault="00D46726" w:rsidP="00D46726">
      <w:pPr>
        <w:pStyle w:val="Rubric"/>
      </w:pPr>
      <w:r>
        <w:t>See the Doxologies for the Apostles, or for Any Apostle, on page ##.</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102" w:name="_Toc410196226"/>
      <w:bookmarkStart w:id="1103" w:name="_Toc410196468"/>
      <w:bookmarkStart w:id="1104" w:name="_Toc410196970"/>
      <w:bookmarkStart w:id="1105" w:name="_Toc428340997"/>
      <w:r>
        <w:lastRenderedPageBreak/>
        <w:t>The Pascal Cycle</w:t>
      </w:r>
      <w:bookmarkEnd w:id="1102"/>
      <w:bookmarkEnd w:id="1103"/>
      <w:bookmarkEnd w:id="1104"/>
      <w:bookmarkEnd w:id="1105"/>
    </w:p>
    <w:p w:rsidR="00495F1A" w:rsidRDefault="00495F1A" w:rsidP="00495F1A">
      <w:pPr>
        <w:pStyle w:val="Heading3"/>
      </w:pPr>
      <w:bookmarkStart w:id="1106" w:name="_Toc410196227"/>
      <w:bookmarkStart w:id="1107" w:name="_Toc410196469"/>
      <w:bookmarkStart w:id="1108" w:name="_Toc410196971"/>
      <w:r>
        <w:t>Jonah’s Fast</w:t>
      </w:r>
      <w:bookmarkEnd w:id="1106"/>
      <w:bookmarkEnd w:id="1107"/>
      <w:bookmarkEnd w:id="1108"/>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109" w:name="_Toc410196228"/>
      <w:bookmarkStart w:id="1110" w:name="_Toc410196470"/>
      <w:bookmarkStart w:id="1111" w:name="_Toc410196972"/>
      <w:r>
        <w:t>Jonah’s Feast</w:t>
      </w:r>
      <w:bookmarkEnd w:id="1109"/>
      <w:bookmarkEnd w:id="1110"/>
      <w:bookmarkEnd w:id="1111"/>
    </w:p>
    <w:p w:rsidR="00495F1A" w:rsidRDefault="00495F1A" w:rsidP="00495F1A">
      <w:pPr>
        <w:pStyle w:val="Heading3"/>
      </w:pPr>
      <w:bookmarkStart w:id="1112" w:name="_Toc410196229"/>
      <w:bookmarkStart w:id="1113" w:name="_Toc410196471"/>
      <w:bookmarkStart w:id="1114" w:name="_Toc410196973"/>
      <w:r>
        <w:t>Great Lent</w:t>
      </w:r>
      <w:bookmarkEnd w:id="1112"/>
      <w:bookmarkEnd w:id="1113"/>
      <w:bookmarkEnd w:id="1114"/>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115"/>
            <w:r>
              <w:t>ⲛⲓⲉ̀ⲛⲉϩ</w:t>
            </w:r>
            <w:commentRangeEnd w:id="1115"/>
            <w:r>
              <w:rPr>
                <w:rStyle w:val="CommentReference"/>
                <w:rFonts w:ascii="Times New Roman" w:hAnsi="Times New Roman" w:cstheme="minorBidi"/>
                <w:noProof w:val="0"/>
              </w:rPr>
              <w:commentReference w:id="1115"/>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116"/>
            <w:r>
              <w:t xml:space="preserve">He </w:t>
            </w:r>
            <w:r w:rsidR="00253DD3">
              <w:t>humiliated</w:t>
            </w:r>
          </w:p>
          <w:p w:rsidR="00420CFA" w:rsidRDefault="00420CFA" w:rsidP="00420CFA">
            <w:pPr>
              <w:pStyle w:val="EngHangEnd"/>
            </w:pPr>
            <w:r>
              <w:t>The Tempter</w:t>
            </w:r>
            <w:commentRangeEnd w:id="1116"/>
            <w:r>
              <w:rPr>
                <w:rStyle w:val="CommentReference"/>
              </w:rPr>
              <w:commentReference w:id="1116"/>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117"/>
            <w:r>
              <w:t>“Fast in watchfulness</w:t>
            </w:r>
          </w:p>
          <w:p w:rsidR="00420CFA" w:rsidRDefault="00420CFA" w:rsidP="00420CFA">
            <w:pPr>
              <w:pStyle w:val="EngHangEnd"/>
            </w:pPr>
            <w:r>
              <w:t>By day and by night.”</w:t>
            </w:r>
            <w:commentRangeEnd w:id="1117"/>
            <w:r>
              <w:rPr>
                <w:rStyle w:val="CommentReference"/>
              </w:rPr>
              <w:commentReference w:id="1117"/>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118"/>
            <w:r>
              <w:t xml:space="preserve">Ϯⲛⲏⲥⲧⲓⲁ̀ </w:t>
            </w:r>
            <w:commentRangeEnd w:id="1118"/>
            <w:r>
              <w:rPr>
                <w:rStyle w:val="CommentReference"/>
                <w:rFonts w:ascii="Times New Roman" w:hAnsi="Times New Roman" w:cstheme="minorBidi"/>
                <w:noProof w:val="0"/>
              </w:rPr>
              <w:commentReference w:id="1118"/>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119"/>
            <w:r>
              <w:t>pretense</w:t>
            </w:r>
            <w:commentRangeEnd w:id="1119"/>
            <w:r>
              <w:rPr>
                <w:rStyle w:val="CommentReference"/>
              </w:rPr>
              <w:commentReference w:id="1119"/>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20"/>
            <w:r>
              <w:t>strugglers</w:t>
            </w:r>
            <w:commentRangeEnd w:id="1120"/>
            <w:r>
              <w:rPr>
                <w:rStyle w:val="CommentReference"/>
              </w:rPr>
              <w:commentReference w:id="1120"/>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21"/>
            <w:r>
              <w:t>martyrdom</w:t>
            </w:r>
            <w:commentRangeEnd w:id="1121"/>
            <w:r>
              <w:rPr>
                <w:rStyle w:val="CommentReference"/>
              </w:rPr>
              <w:commentReference w:id="1121"/>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22"/>
            <w:r>
              <w:t xml:space="preserve">carries </w:t>
            </w:r>
            <w:commentRangeEnd w:id="1122"/>
            <w:r>
              <w:rPr>
                <w:rStyle w:val="CommentReference"/>
              </w:rPr>
              <w:commentReference w:id="1122"/>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23"/>
            <w:r>
              <w:t>assembly</w:t>
            </w:r>
            <w:commentRangeEnd w:id="1123"/>
            <w:r>
              <w:rPr>
                <w:rStyle w:val="CommentReference"/>
              </w:rPr>
              <w:commentReference w:id="1123"/>
            </w:r>
            <w:r>
              <w:t>,</w:t>
            </w:r>
          </w:p>
          <w:p w:rsidR="006A78B4" w:rsidRDefault="006A78B4" w:rsidP="006A78B4">
            <w:pPr>
              <w:pStyle w:val="EngHangEnd"/>
            </w:pPr>
            <w:r>
              <w:t xml:space="preserve">From now until the </w:t>
            </w:r>
            <w:commentRangeStart w:id="1124"/>
            <w:r>
              <w:t>ages of ages</w:t>
            </w:r>
            <w:commentRangeEnd w:id="1124"/>
            <w:r>
              <w:rPr>
                <w:rStyle w:val="CommentReference"/>
              </w:rPr>
              <w:commentReference w:id="1124"/>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25" w:name="_Toc410196230"/>
      <w:bookmarkStart w:id="1126" w:name="_Toc410196472"/>
      <w:bookmarkStart w:id="1127" w:name="_Toc410196974"/>
      <w:r>
        <w:t>Lazarus Saturday</w:t>
      </w:r>
      <w:bookmarkEnd w:id="1125"/>
      <w:bookmarkEnd w:id="1126"/>
      <w:bookmarkEnd w:id="1127"/>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28"/>
            <w:r>
              <w:t>With glory befitting You</w:t>
            </w:r>
            <w:commentRangeEnd w:id="1128"/>
            <w:r>
              <w:rPr>
                <w:rStyle w:val="CommentReference"/>
              </w:rPr>
              <w:commentReference w:id="1128"/>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29" w:name="_Toc410196231"/>
      <w:bookmarkStart w:id="1130" w:name="_Toc410196473"/>
      <w:bookmarkStart w:id="1131" w:name="_Toc410196975"/>
      <w:r>
        <w:t>Palm Sunday</w:t>
      </w:r>
      <w:bookmarkEnd w:id="1129"/>
      <w:bookmarkEnd w:id="1130"/>
      <w:bookmarkEnd w:id="1131"/>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32"/>
            <w:r>
              <w:t>To the ages.</w:t>
            </w:r>
            <w:commentRangeEnd w:id="1132"/>
            <w:r>
              <w:rPr>
                <w:rStyle w:val="CommentReference"/>
              </w:rPr>
              <w:commentReference w:id="1132"/>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7"/>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8"/>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33"/>
            <w:r>
              <w:t xml:space="preserve">is </w:t>
            </w:r>
            <w:commentRangeEnd w:id="1133"/>
            <w:r>
              <w:rPr>
                <w:rStyle w:val="CommentReference"/>
              </w:rPr>
              <w:commentReference w:id="1133"/>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34"/>
            <w:r>
              <w:t xml:space="preserve">Offer </w:t>
            </w:r>
            <w:commentRangeEnd w:id="1134"/>
            <w:r>
              <w:rPr>
                <w:rStyle w:val="CommentReference"/>
              </w:rPr>
              <w:commentReference w:id="1134"/>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35"/>
            <w:r>
              <w:t>Kranion</w:t>
            </w:r>
            <w:commentRangeEnd w:id="1135"/>
            <w:r>
              <w:rPr>
                <w:rStyle w:val="CommentReference"/>
              </w:rPr>
              <w:commentReference w:id="1135"/>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36" w:name="_Toc410196232"/>
      <w:bookmarkStart w:id="1137" w:name="_Toc410196474"/>
      <w:bookmarkStart w:id="1138" w:name="_Toc410196976"/>
      <w:r>
        <w:t>Resurrection</w:t>
      </w:r>
      <w:bookmarkEnd w:id="1136"/>
      <w:bookmarkEnd w:id="1137"/>
      <w:bookmarkEnd w:id="113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39"/>
            <w:r>
              <w:t>Name</w:t>
            </w:r>
            <w:commentRangeEnd w:id="1139"/>
            <w:r>
              <w:rPr>
                <w:rStyle w:val="CommentReference"/>
              </w:rPr>
              <w:commentReference w:id="1139"/>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9"/>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70"/>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71"/>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40" w:name="_Toc410196233"/>
      <w:bookmarkStart w:id="1141" w:name="_Toc410196475"/>
      <w:bookmarkStart w:id="1142" w:name="_Toc410196977"/>
      <w:r>
        <w:t>Thomas Sunday</w:t>
      </w:r>
      <w:bookmarkEnd w:id="1140"/>
      <w:bookmarkEnd w:id="1141"/>
      <w:bookmarkEnd w:id="1142"/>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72"/>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73"/>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4"/>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5"/>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43"/>
            <w:r>
              <w:t xml:space="preserve">Jesus </w:t>
            </w:r>
            <w:commentRangeEnd w:id="1143"/>
            <w:r>
              <w:rPr>
                <w:rStyle w:val="CommentReference"/>
                <w:rFonts w:ascii="Times New Roman" w:hAnsi="Times New Roman"/>
              </w:rPr>
              <w:commentReference w:id="1143"/>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44" w:name="_Toc410196235"/>
      <w:bookmarkStart w:id="1145" w:name="_Toc410196477"/>
      <w:bookmarkStart w:id="1146" w:name="_Toc410196979"/>
      <w:r>
        <w:t>Ascension</w:t>
      </w:r>
      <w:bookmarkEnd w:id="1144"/>
      <w:bookmarkEnd w:id="1145"/>
      <w:bookmarkEnd w:id="1146"/>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47"/>
            <w:r>
              <w:t>Name</w:t>
            </w:r>
            <w:commentRangeEnd w:id="1147"/>
            <w:r>
              <w:rPr>
                <w:rStyle w:val="CommentReference"/>
              </w:rPr>
              <w:commentReference w:id="1147"/>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48"/>
            <w:r>
              <w:t>to Him</w:t>
            </w:r>
            <w:commentRangeEnd w:id="1148"/>
            <w:r>
              <w:rPr>
                <w:rStyle w:val="CommentReference"/>
              </w:rPr>
              <w:commentReference w:id="1148"/>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49"/>
            <w:r>
              <w:t>might</w:t>
            </w:r>
            <w:commentRangeEnd w:id="1149"/>
            <w:r>
              <w:rPr>
                <w:rStyle w:val="CommentReference"/>
              </w:rPr>
              <w:commentReference w:id="1149"/>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50"/>
            <w:r>
              <w:t xml:space="preserve">Jesus </w:t>
            </w:r>
            <w:commentRangeEnd w:id="1150"/>
            <w:r>
              <w:rPr>
                <w:rStyle w:val="CommentReference"/>
                <w:rFonts w:ascii="Times New Roman" w:hAnsi="Times New Roman"/>
              </w:rPr>
              <w:commentReference w:id="1150"/>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51"/>
            <w:r>
              <w:t>miracles</w:t>
            </w:r>
            <w:commentRangeEnd w:id="1151"/>
            <w:r>
              <w:rPr>
                <w:rStyle w:val="CommentReference"/>
              </w:rPr>
              <w:commentReference w:id="1151"/>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52" w:name="_Toc410196236"/>
      <w:bookmarkStart w:id="1153" w:name="_Toc410196478"/>
      <w:bookmarkStart w:id="1154" w:name="_Toc410196980"/>
      <w:r>
        <w:t>Pentecost</w:t>
      </w:r>
      <w:bookmarkEnd w:id="1152"/>
      <w:bookmarkEnd w:id="1153"/>
      <w:bookmarkEnd w:id="115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55"/>
            <w:r>
              <w:t>Name</w:t>
            </w:r>
            <w:commentRangeEnd w:id="1155"/>
            <w:r>
              <w:rPr>
                <w:rStyle w:val="CommentReference"/>
              </w:rPr>
              <w:commentReference w:id="1155"/>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56"/>
            <w:r>
              <w:t>to Him</w:t>
            </w:r>
            <w:commentRangeEnd w:id="1156"/>
            <w:r>
              <w:rPr>
                <w:rStyle w:val="CommentReference"/>
              </w:rPr>
              <w:commentReference w:id="1156"/>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57"/>
            <w:r>
              <w:t>might</w:t>
            </w:r>
            <w:commentRangeEnd w:id="1157"/>
            <w:r>
              <w:rPr>
                <w:rStyle w:val="CommentReference"/>
              </w:rPr>
              <w:commentReference w:id="1157"/>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58" w:name="_Toc410196981"/>
      <w:bookmarkStart w:id="1159" w:name="_Toc428340998"/>
      <w:r>
        <w:lastRenderedPageBreak/>
        <w:t>Hymns for Koiak</w:t>
      </w:r>
      <w:bookmarkEnd w:id="801"/>
      <w:bookmarkEnd w:id="802"/>
      <w:bookmarkEnd w:id="803"/>
      <w:bookmarkEnd w:id="1158"/>
      <w:bookmarkEnd w:id="1159"/>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74650C" w:rsidRDefault="0074650C">
      <w:pPr>
        <w:pStyle w:val="CommentText"/>
      </w:pPr>
      <w:r>
        <w:rPr>
          <w:rStyle w:val="CommentReference"/>
        </w:rPr>
        <w:annotationRef/>
      </w:r>
      <w:r>
        <w:t>Add notes where to insert Doxology of Prime… And Vespers Prase?</w:t>
      </w:r>
    </w:p>
  </w:comment>
  <w:comment w:id="51" w:author="Windows User" w:date="2015-07-22T08:43:00Z" w:initials="WU">
    <w:p w:rsidR="0074650C" w:rsidRDefault="0074650C">
      <w:pPr>
        <w:pStyle w:val="CommentText"/>
      </w:pPr>
      <w:r>
        <w:rPr>
          <w:rStyle w:val="CommentReference"/>
        </w:rPr>
        <w:annotationRef/>
      </w:r>
      <w:r>
        <w:t>replace</w:t>
      </w:r>
    </w:p>
  </w:comment>
  <w:comment w:id="54" w:author="Windows User" w:date="2015-07-21T21:45:00Z" w:initials="BS">
    <w:p w:rsidR="0074650C" w:rsidRDefault="0074650C">
      <w:pPr>
        <w:pStyle w:val="CommentText"/>
      </w:pPr>
      <w:r>
        <w:rPr>
          <w:rStyle w:val="CommentReference"/>
        </w:rPr>
        <w:annotationRef/>
      </w:r>
      <w:r>
        <w:t>protopresbyters?</w:t>
      </w:r>
    </w:p>
  </w:comment>
  <w:comment w:id="55" w:author="Windows User" w:date="2015-07-21T21:47:00Z" w:initials="BS">
    <w:p w:rsidR="0074650C" w:rsidRDefault="0074650C">
      <w:pPr>
        <w:pStyle w:val="CommentText"/>
      </w:pPr>
      <w:r>
        <w:rPr>
          <w:rStyle w:val="CommentReference"/>
        </w:rPr>
        <w:annotationRef/>
      </w:r>
      <w:r>
        <w:t>those who?</w:t>
      </w:r>
    </w:p>
  </w:comment>
  <w:comment w:id="56" w:author="Windows User" w:date="2015-07-21T21:50:00Z" w:initials="BS">
    <w:p w:rsidR="0074650C" w:rsidRDefault="0074650C">
      <w:pPr>
        <w:pStyle w:val="CommentText"/>
      </w:pPr>
      <w:r>
        <w:rPr>
          <w:rStyle w:val="CommentReference"/>
        </w:rPr>
        <w:annotationRef/>
      </w:r>
      <w:r>
        <w:t>Yourself?</w:t>
      </w:r>
    </w:p>
  </w:comment>
  <w:comment w:id="58" w:author="Windows User" w:date="2015-07-21T21:54:00Z" w:initials="BS">
    <w:p w:rsidR="0074650C" w:rsidRDefault="0074650C">
      <w:pPr>
        <w:pStyle w:val="CommentText"/>
      </w:pPr>
      <w:r>
        <w:rPr>
          <w:rStyle w:val="CommentReference"/>
        </w:rPr>
        <w:annotationRef/>
      </w:r>
      <w:r>
        <w:t>You are blessed?</w:t>
      </w:r>
    </w:p>
  </w:comment>
  <w:comment w:id="61" w:author="Windows User" w:date="2015-07-21T21:18:00Z" w:initials="WU">
    <w:p w:rsidR="0074650C" w:rsidRDefault="0074650C">
      <w:pPr>
        <w:pStyle w:val="CommentText"/>
      </w:pPr>
      <w:r>
        <w:rPr>
          <w:rStyle w:val="CommentReference"/>
        </w:rPr>
        <w:annotationRef/>
      </w:r>
      <w:r>
        <w:t>Very? Right?</w:t>
      </w:r>
    </w:p>
  </w:comment>
  <w:comment w:id="62" w:author="Windows User" w:date="2015-07-21T21:26:00Z" w:initials="WU">
    <w:p w:rsidR="0074650C" w:rsidRDefault="0074650C">
      <w:pPr>
        <w:pStyle w:val="CommentText"/>
      </w:pPr>
      <w:r>
        <w:rPr>
          <w:rStyle w:val="CommentReference"/>
        </w:rPr>
        <w:annotationRef/>
      </w:r>
      <w:r>
        <w:t>Funny just to have declared here with nothing else.</w:t>
      </w:r>
    </w:p>
  </w:comment>
  <w:comment w:id="63" w:author="Windows User" w:date="2015-07-21T21:26:00Z" w:initials="WU">
    <w:p w:rsidR="0074650C" w:rsidRDefault="0074650C">
      <w:pPr>
        <w:pStyle w:val="CommentText"/>
      </w:pPr>
      <w:r>
        <w:rPr>
          <w:rStyle w:val="CommentReference"/>
        </w:rPr>
        <w:annotationRef/>
      </w:r>
      <w:r>
        <w:t>Good News or Glad Tidings?</w:t>
      </w:r>
    </w:p>
  </w:comment>
  <w:comment w:id="64" w:author="Windows User" w:date="2015-07-22T08:40:00Z" w:initials="WU">
    <w:p w:rsidR="0074650C" w:rsidRDefault="0074650C">
      <w:pPr>
        <w:pStyle w:val="CommentText"/>
      </w:pPr>
      <w:r>
        <w:rPr>
          <w:rStyle w:val="CommentReference"/>
        </w:rPr>
        <w:annotationRef/>
      </w:r>
      <w:r>
        <w:t>Which is it? Advocate or watch over us?</w:t>
      </w:r>
    </w:p>
  </w:comment>
  <w:comment w:id="65" w:author="Windows User" w:date="2015-07-22T08:40:00Z" w:initials="WU">
    <w:p w:rsidR="0074650C" w:rsidRDefault="0074650C">
      <w:pPr>
        <w:pStyle w:val="CommentText"/>
      </w:pPr>
      <w:r>
        <w:rPr>
          <w:rStyle w:val="CommentReference"/>
        </w:rPr>
        <w:annotationRef/>
      </w:r>
      <w:r>
        <w:t>Coptic doesn’t seem to have “Mary”</w:t>
      </w:r>
    </w:p>
  </w:comment>
  <w:comment w:id="66" w:author="Windows User" w:date="2015-07-21T21:59:00Z" w:initials="BS">
    <w:p w:rsidR="0074650C" w:rsidRDefault="0074650C">
      <w:pPr>
        <w:pStyle w:val="CommentText"/>
      </w:pPr>
      <w:r>
        <w:rPr>
          <w:rStyle w:val="CommentReference"/>
        </w:rPr>
        <w:annotationRef/>
      </w:r>
      <w:r>
        <w:t>Coptic</w:t>
      </w:r>
    </w:p>
  </w:comment>
  <w:comment w:id="67" w:author="Windows User" w:date="2015-07-22T08:46:00Z" w:initials="WU">
    <w:p w:rsidR="0074650C" w:rsidRDefault="0074650C">
      <w:pPr>
        <w:pStyle w:val="CommentText"/>
      </w:pPr>
      <w:r>
        <w:rPr>
          <w:rStyle w:val="CommentReference"/>
        </w:rPr>
        <w:annotationRef/>
      </w:r>
      <w:r>
        <w:t>Add footnote of what this is</w:t>
      </w:r>
    </w:p>
  </w:comment>
  <w:comment w:id="68" w:author="Windows User" w:date="2015-07-21T22:00:00Z" w:initials="BS">
    <w:p w:rsidR="0074650C" w:rsidRDefault="0074650C">
      <w:pPr>
        <w:pStyle w:val="CommentText"/>
      </w:pPr>
      <w:r>
        <w:rPr>
          <w:rStyle w:val="CommentReference"/>
        </w:rPr>
        <w:annotationRef/>
      </w:r>
      <w:r>
        <w:rPr>
          <w:rStyle w:val="CommentReference"/>
        </w:rPr>
        <w:t>Coptic</w:t>
      </w:r>
    </w:p>
  </w:comment>
  <w:comment w:id="69" w:author="Windows User" w:date="2015-07-21T22:11:00Z" w:initials="BS">
    <w:p w:rsidR="0074650C" w:rsidRDefault="0074650C">
      <w:pPr>
        <w:pStyle w:val="CommentText"/>
      </w:pPr>
      <w:r>
        <w:rPr>
          <w:rStyle w:val="CommentReference"/>
        </w:rPr>
        <w:annotationRef/>
      </w:r>
      <w:r>
        <w:t>theotokos?</w:t>
      </w:r>
    </w:p>
  </w:comment>
  <w:comment w:id="93" w:author="Windows User" w:date="2015-02-18T13:02:00Z" w:initials="WU">
    <w:p w:rsidR="0074650C" w:rsidRDefault="0074650C">
      <w:pPr>
        <w:pStyle w:val="CommentText"/>
      </w:pPr>
      <w:r>
        <w:rPr>
          <w:rStyle w:val="CommentReference"/>
        </w:rPr>
        <w:annotationRef/>
      </w:r>
      <w:r>
        <w:t>Should Glory be be here?</w:t>
      </w:r>
    </w:p>
  </w:comment>
  <w:comment w:id="97" w:author="Windows User" w:date="2015-02-08T19:42:00Z" w:initials="WU">
    <w:p w:rsidR="0074650C" w:rsidRDefault="0074650C">
      <w:pPr>
        <w:pStyle w:val="CommentText"/>
      </w:pPr>
      <w:r>
        <w:rPr>
          <w:rStyle w:val="CommentReference"/>
        </w:rPr>
        <w:annotationRef/>
      </w:r>
      <w:r>
        <w:t>Any argument for "Rise  up"  rather than arise?"</w:t>
      </w:r>
    </w:p>
  </w:comment>
  <w:comment w:id="98" w:author="Windows User" w:date="2015-02-08T19:42:00Z" w:initials="WU">
    <w:p w:rsidR="0074650C" w:rsidRDefault="0074650C">
      <w:pPr>
        <w:pStyle w:val="CommentText"/>
      </w:pPr>
      <w:r>
        <w:rPr>
          <w:rStyle w:val="CommentReference"/>
        </w:rPr>
        <w:annotationRef/>
      </w:r>
      <w:r>
        <w:t>flesh or body?</w:t>
      </w:r>
    </w:p>
  </w:comment>
  <w:comment w:id="99" w:author="Windows User" w:date="2015-02-08T19:42:00Z" w:initials="WU">
    <w:p w:rsidR="0074650C" w:rsidRDefault="0074650C">
      <w:pPr>
        <w:pStyle w:val="CommentText"/>
      </w:pPr>
      <w:r>
        <w:rPr>
          <w:rStyle w:val="CommentReference"/>
        </w:rPr>
        <w:annotationRef/>
      </w:r>
      <w:r>
        <w:t>Send up, or ascribe?</w:t>
      </w:r>
    </w:p>
  </w:comment>
  <w:comment w:id="100" w:author="Windows User" w:date="2015-02-08T19:42:00Z" w:initials="WU">
    <w:p w:rsidR="0074650C" w:rsidRDefault="0074650C">
      <w:pPr>
        <w:pStyle w:val="CommentText"/>
      </w:pPr>
      <w:r>
        <w:rPr>
          <w:rStyle w:val="CommentReference"/>
        </w:rPr>
        <w:annotationRef/>
      </w:r>
      <w:r>
        <w:t>doxology or glorification?</w:t>
      </w:r>
    </w:p>
  </w:comment>
  <w:comment w:id="101" w:author="Windows User" w:date="2015-02-08T19:42:00Z" w:initials="WU">
    <w:p w:rsidR="0074650C" w:rsidRDefault="0074650C">
      <w:pPr>
        <w:pStyle w:val="CommentText"/>
      </w:pPr>
      <w:r>
        <w:rPr>
          <w:rStyle w:val="CommentReference"/>
        </w:rPr>
        <w:annotationRef/>
      </w:r>
      <w:r>
        <w:t>"Glory to you" or "Glory be to you"?</w:t>
      </w:r>
    </w:p>
  </w:comment>
  <w:comment w:id="102" w:author="Windows User" w:date="2015-02-08T19:42:00Z" w:initials="WU">
    <w:p w:rsidR="0074650C" w:rsidRDefault="0074650C">
      <w:pPr>
        <w:pStyle w:val="CommentText"/>
      </w:pPr>
      <w:r>
        <w:rPr>
          <w:rStyle w:val="CommentReference"/>
        </w:rPr>
        <w:annotationRef/>
      </w:r>
      <w:r>
        <w:t>You?</w:t>
      </w:r>
    </w:p>
  </w:comment>
  <w:comment w:id="103" w:author="Windows User" w:date="2015-02-08T19:42:00Z" w:initials="WU">
    <w:p w:rsidR="0074650C" w:rsidRDefault="0074650C">
      <w:pPr>
        <w:pStyle w:val="CommentText"/>
      </w:pPr>
      <w:r>
        <w:rPr>
          <w:rStyle w:val="CommentReference"/>
        </w:rPr>
        <w:annotationRef/>
      </w:r>
      <w:r>
        <w:t>To the Sanctuary or O you saints???</w:t>
      </w:r>
    </w:p>
  </w:comment>
  <w:comment w:id="104" w:author="Windows User" w:date="2015-02-08T19:42:00Z" w:initials="WU">
    <w:p w:rsidR="0074650C" w:rsidRDefault="0074650C">
      <w:pPr>
        <w:pStyle w:val="CommentText"/>
      </w:pPr>
      <w:r>
        <w:rPr>
          <w:rStyle w:val="CommentReference"/>
        </w:rPr>
        <w:annotationRef/>
      </w:r>
      <w:r>
        <w:t>from sounds more natural than out of. Any compelling reason to keep?</w:t>
      </w:r>
    </w:p>
  </w:comment>
  <w:comment w:id="105" w:author="Windows User" w:date="2015-02-08T19:42:00Z" w:initials="WU">
    <w:p w:rsidR="0074650C" w:rsidRDefault="0074650C">
      <w:pPr>
        <w:pStyle w:val="CommentText"/>
      </w:pPr>
      <w:r>
        <w:rPr>
          <w:rStyle w:val="CommentReference"/>
        </w:rPr>
        <w:annotationRef/>
      </w:r>
      <w:r>
        <w:t>supplication or cry?</w:t>
      </w:r>
    </w:p>
  </w:comment>
  <w:comment w:id="106" w:author="Windows User" w:date="2015-02-08T19:42:00Z" w:initials="WU">
    <w:p w:rsidR="0074650C" w:rsidRDefault="0074650C">
      <w:pPr>
        <w:pStyle w:val="CommentText"/>
      </w:pPr>
      <w:r>
        <w:rPr>
          <w:rStyle w:val="CommentReference"/>
        </w:rPr>
        <w:annotationRef/>
      </w:r>
      <w:r>
        <w:t>petition or supplication? supplication sounds much better.</w:t>
      </w:r>
    </w:p>
  </w:comment>
  <w:comment w:id="107" w:author="Windows User" w:date="2015-02-08T19:42:00Z" w:initials="WU">
    <w:p w:rsidR="0074650C" w:rsidRDefault="0074650C">
      <w:pPr>
        <w:pStyle w:val="CommentText"/>
      </w:pPr>
      <w:r>
        <w:rPr>
          <w:rStyle w:val="CommentReference"/>
        </w:rPr>
        <w:annotationRef/>
      </w:r>
      <w:r>
        <w:t>revive or deliver?</w:t>
      </w:r>
    </w:p>
  </w:comment>
  <w:comment w:id="108" w:author="Windows User" w:date="2015-02-08T19:42:00Z" w:initials="WU">
    <w:p w:rsidR="0074650C" w:rsidRDefault="0074650C">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74650C" w:rsidRDefault="0074650C">
      <w:pPr>
        <w:pStyle w:val="CommentText"/>
      </w:pPr>
      <w:r>
        <w:rPr>
          <w:rStyle w:val="CommentReference"/>
        </w:rPr>
        <w:annotationRef/>
      </w:r>
      <w:r>
        <w:t>blessing or praise?</w:t>
      </w:r>
    </w:p>
  </w:comment>
  <w:comment w:id="110" w:author="Windows User" w:date="2015-02-08T19:42:00Z" w:initials="WU">
    <w:p w:rsidR="0074650C" w:rsidRDefault="0074650C">
      <w:pPr>
        <w:pStyle w:val="CommentText"/>
      </w:pPr>
      <w:r>
        <w:rPr>
          <w:rStyle w:val="CommentReference"/>
        </w:rPr>
        <w:annotationRef/>
      </w:r>
      <w:r>
        <w:t>respond with? respond to? speak of?</w:t>
      </w:r>
    </w:p>
  </w:comment>
  <w:comment w:id="111" w:author="Windows User" w:date="2015-02-08T19:42:00Z" w:initials="WU">
    <w:p w:rsidR="0074650C" w:rsidRDefault="0074650C">
      <w:pPr>
        <w:pStyle w:val="CommentText"/>
      </w:pPr>
      <w:r>
        <w:rPr>
          <w:rStyle w:val="CommentReference"/>
        </w:rPr>
        <w:annotationRef/>
      </w:r>
      <w:r>
        <w:t>rightous, true, or truth?</w:t>
      </w:r>
    </w:p>
  </w:comment>
  <w:comment w:id="112" w:author="Windows User" w:date="2015-02-08T19:42:00Z" w:initials="WU">
    <w:p w:rsidR="0074650C" w:rsidRDefault="0074650C">
      <w:pPr>
        <w:pStyle w:val="CommentText"/>
      </w:pPr>
      <w:r>
        <w:rPr>
          <w:rStyle w:val="CommentReference"/>
        </w:rPr>
        <w:annotationRef/>
      </w:r>
      <w:r>
        <w:t>meditation, or delight?</w:t>
      </w:r>
    </w:p>
  </w:comment>
  <w:comment w:id="113" w:author="Windows User" w:date="2015-02-08T19:42:00Z" w:initials="WU">
    <w:p w:rsidR="0074650C" w:rsidRDefault="0074650C">
      <w:pPr>
        <w:pStyle w:val="CommentText"/>
      </w:pPr>
      <w:r>
        <w:rPr>
          <w:rStyle w:val="CommentReference"/>
        </w:rPr>
        <w:annotationRef/>
      </w:r>
      <w:r>
        <w:t>forever or always?</w:t>
      </w:r>
    </w:p>
  </w:comment>
  <w:comment w:id="114" w:author="Windows User" w:date="2015-02-08T19:42:00Z" w:initials="WU">
    <w:p w:rsidR="0074650C" w:rsidRDefault="0074650C">
      <w:pPr>
        <w:pStyle w:val="CommentText"/>
      </w:pPr>
      <w:r>
        <w:rPr>
          <w:rStyle w:val="CommentReference"/>
        </w:rPr>
        <w:annotationRef/>
      </w:r>
      <w:r>
        <w:t>and forever?</w:t>
      </w:r>
    </w:p>
  </w:comment>
  <w:comment w:id="115" w:author="Windows User" w:date="2015-02-08T19:42:00Z" w:initials="WU">
    <w:p w:rsidR="0074650C" w:rsidRDefault="0074650C">
      <w:pPr>
        <w:pStyle w:val="CommentText"/>
      </w:pPr>
      <w:r>
        <w:rPr>
          <w:rStyle w:val="CommentReference"/>
        </w:rPr>
        <w:annotationRef/>
      </w:r>
      <w:r>
        <w:t>be?</w:t>
      </w:r>
    </w:p>
  </w:comment>
  <w:comment w:id="116" w:author="Windows User" w:date="2015-02-08T19:42:00Z" w:initials="WU">
    <w:p w:rsidR="0074650C" w:rsidRDefault="0074650C">
      <w:pPr>
        <w:pStyle w:val="CommentText"/>
      </w:pPr>
      <w:r>
        <w:rPr>
          <w:rStyle w:val="CommentReference"/>
        </w:rPr>
        <w:annotationRef/>
      </w:r>
      <w:r>
        <w:t>be?</w:t>
      </w:r>
    </w:p>
  </w:comment>
  <w:comment w:id="117" w:author="Windows User" w:date="2015-02-08T19:42:00Z" w:initials="WU">
    <w:p w:rsidR="0074650C" w:rsidRDefault="0074650C">
      <w:pPr>
        <w:pStyle w:val="CommentText"/>
      </w:pPr>
      <w:r>
        <w:rPr>
          <w:rStyle w:val="CommentReference"/>
        </w:rPr>
        <w:annotationRef/>
      </w:r>
      <w:r>
        <w:t>is the insertion of "one" after "begotten" needed in english?</w:t>
      </w:r>
    </w:p>
  </w:comment>
  <w:comment w:id="118" w:author="Windows User" w:date="2015-02-08T19:42:00Z" w:initials="WU">
    <w:p w:rsidR="0074650C" w:rsidRDefault="0074650C">
      <w:pPr>
        <w:pStyle w:val="CommentText"/>
      </w:pPr>
      <w:r>
        <w:rPr>
          <w:rStyle w:val="CommentReference"/>
        </w:rPr>
        <w:annotationRef/>
      </w:r>
      <w:r>
        <w:t>utter or declare?</w:t>
      </w:r>
    </w:p>
  </w:comment>
  <w:comment w:id="125" w:author="Windows User" w:date="2015-02-08T19:56:00Z" w:initials="BS">
    <w:p w:rsidR="0074650C" w:rsidRDefault="0074650C">
      <w:pPr>
        <w:pStyle w:val="CommentText"/>
      </w:pPr>
      <w:r>
        <w:rPr>
          <w:rStyle w:val="CommentReference"/>
        </w:rPr>
        <w:annotationRef/>
      </w:r>
      <w:r>
        <w:t>look at? look upon? regard?</w:t>
      </w:r>
    </w:p>
  </w:comment>
  <w:comment w:id="126" w:author="Windows User" w:date="2015-02-08T19:53:00Z" w:initials="BS">
    <w:p w:rsidR="0074650C" w:rsidRDefault="0074650C">
      <w:pPr>
        <w:pStyle w:val="CommentText"/>
      </w:pPr>
      <w:r>
        <w:rPr>
          <w:rStyle w:val="CommentReference"/>
        </w:rPr>
        <w:annotationRef/>
      </w:r>
      <w:r>
        <w:t>no one?</w:t>
      </w:r>
    </w:p>
  </w:comment>
  <w:comment w:id="127" w:author="Windows User" w:date="2015-02-08T19:53:00Z" w:initials="BS">
    <w:p w:rsidR="0074650C" w:rsidRDefault="0074650C">
      <w:pPr>
        <w:pStyle w:val="CommentText"/>
      </w:pPr>
      <w:r>
        <w:rPr>
          <w:rStyle w:val="CommentReference"/>
        </w:rPr>
        <w:annotationRef/>
      </w:r>
      <w:r>
        <w:t>in?</w:t>
      </w:r>
    </w:p>
    <w:p w:rsidR="0074650C" w:rsidRDefault="0074650C">
      <w:pPr>
        <w:pStyle w:val="CommentText"/>
      </w:pPr>
    </w:p>
  </w:comment>
  <w:comment w:id="128" w:author="Windows User" w:date="2015-02-08T19:53:00Z" w:initials="BS">
    <w:p w:rsidR="0074650C" w:rsidRDefault="0074650C">
      <w:pPr>
        <w:pStyle w:val="CommentText"/>
      </w:pPr>
      <w:r>
        <w:rPr>
          <w:rStyle w:val="CommentReference"/>
        </w:rPr>
        <w:annotationRef/>
      </w:r>
      <w:r>
        <w:t>before?</w:t>
      </w:r>
    </w:p>
  </w:comment>
  <w:comment w:id="129" w:author="Windows User" w:date="2015-02-08T19:53:00Z" w:initials="BS">
    <w:p w:rsidR="0074650C" w:rsidRDefault="0074650C">
      <w:pPr>
        <w:pStyle w:val="CommentText"/>
      </w:pPr>
      <w:r>
        <w:rPr>
          <w:rStyle w:val="CommentReference"/>
        </w:rPr>
        <w:annotationRef/>
      </w:r>
      <w:r>
        <w:t>joy entered into the whole world doesn't mean much...</w:t>
      </w:r>
    </w:p>
  </w:comment>
  <w:comment w:id="130" w:author="Windows User" w:date="2015-02-08T19:53:00Z" w:initials="BS">
    <w:p w:rsidR="0074650C" w:rsidRDefault="0074650C">
      <w:pPr>
        <w:pStyle w:val="CommentText"/>
      </w:pPr>
      <w:r>
        <w:rPr>
          <w:rStyle w:val="CommentReference"/>
        </w:rPr>
        <w:annotationRef/>
      </w:r>
      <w:r>
        <w:t>? any better way to express that's more accurate while meaning something?</w:t>
      </w:r>
    </w:p>
  </w:comment>
  <w:comment w:id="131" w:author="Windows User" w:date="2015-02-08T19:53:00Z" w:initials="BS">
    <w:p w:rsidR="0074650C" w:rsidRDefault="0074650C">
      <w:pPr>
        <w:pStyle w:val="CommentText"/>
      </w:pPr>
      <w:r>
        <w:rPr>
          <w:rStyle w:val="CommentReference"/>
        </w:rPr>
        <w:annotationRef/>
      </w:r>
      <w:r>
        <w:t>sealed as in ever virgin... or more like hidden?</w:t>
      </w:r>
    </w:p>
  </w:comment>
  <w:comment w:id="132" w:author="Windows User" w:date="2015-02-08T19:53:00Z" w:initials="BS">
    <w:p w:rsidR="0074650C" w:rsidRDefault="0074650C">
      <w:pPr>
        <w:pStyle w:val="CommentText"/>
      </w:pPr>
      <w:r>
        <w:rPr>
          <w:rStyle w:val="CommentReference"/>
        </w:rPr>
        <w:annotationRef/>
      </w:r>
      <w:r>
        <w:t>fragrant ointment? ointment? Incense and ointment with weeping and mourning?</w:t>
      </w:r>
    </w:p>
  </w:comment>
  <w:comment w:id="133" w:author="Windows User" w:date="2015-02-08T19:53:00Z" w:initials="BS">
    <w:p w:rsidR="0074650C" w:rsidRDefault="0074650C">
      <w:pPr>
        <w:pStyle w:val="CommentText"/>
      </w:pPr>
      <w:r>
        <w:rPr>
          <w:rStyle w:val="CommentReference"/>
        </w:rPr>
        <w:annotationRef/>
      </w:r>
      <w:r>
        <w:t>spices or ointment</w:t>
      </w:r>
    </w:p>
  </w:comment>
  <w:comment w:id="134" w:author="Windows User" w:date="2015-02-08T19:53:00Z" w:initials="BS">
    <w:p w:rsidR="0074650C" w:rsidRDefault="0074650C">
      <w:pPr>
        <w:pStyle w:val="CommentText"/>
      </w:pPr>
      <w:r>
        <w:rPr>
          <w:rStyle w:val="CommentReference"/>
        </w:rPr>
        <w:annotationRef/>
      </w:r>
      <w:r>
        <w:t>Is risen or has risen?</w:t>
      </w:r>
    </w:p>
  </w:comment>
  <w:comment w:id="135" w:author="Windows User" w:date="2015-02-08T19:53:00Z" w:initials="BS">
    <w:p w:rsidR="0074650C" w:rsidRDefault="0074650C">
      <w:pPr>
        <w:pStyle w:val="CommentText"/>
      </w:pPr>
      <w:r>
        <w:rPr>
          <w:rStyle w:val="CommentReference"/>
        </w:rPr>
        <w:annotationRef/>
      </w:r>
      <w:r>
        <w:t>need a consistent policy for what to capitalize!</w:t>
      </w:r>
    </w:p>
  </w:comment>
  <w:comment w:id="136" w:author="Windows User" w:date="2015-02-08T19:53:00Z" w:initials="BS">
    <w:p w:rsidR="0074650C" w:rsidRDefault="0074650C">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74650C" w:rsidRDefault="0074650C">
      <w:pPr>
        <w:pStyle w:val="CommentText"/>
      </w:pPr>
      <w:r>
        <w:rPr>
          <w:rStyle w:val="CommentReference"/>
        </w:rPr>
        <w:annotationRef/>
      </w:r>
      <w:r>
        <w:t xml:space="preserve">decay? </w:t>
      </w:r>
    </w:p>
  </w:comment>
  <w:comment w:id="138" w:author="Windows User" w:date="2015-02-08T19:57:00Z" w:initials="WU">
    <w:p w:rsidR="0074650C" w:rsidRDefault="0074650C">
      <w:pPr>
        <w:pStyle w:val="CommentText"/>
      </w:pPr>
      <w:r>
        <w:rPr>
          <w:rStyle w:val="CommentReference"/>
        </w:rPr>
        <w:annotationRef/>
      </w:r>
      <w:r>
        <w:t>LXX has glorify him, not prepare Him an habitation</w:t>
      </w:r>
    </w:p>
  </w:comment>
  <w:comment w:id="139" w:author="Windows User" w:date="2015-02-08T19:57:00Z" w:initials="WU">
    <w:p w:rsidR="0074650C" w:rsidRDefault="0074650C">
      <w:pPr>
        <w:pStyle w:val="CommentText"/>
      </w:pPr>
      <w:r>
        <w:rPr>
          <w:rStyle w:val="CommentReference"/>
        </w:rPr>
        <w:annotationRef/>
      </w:r>
      <w:r>
        <w:t>or when he brings wars to naught. NETS has shatters</w:t>
      </w:r>
    </w:p>
  </w:comment>
  <w:comment w:id="140" w:author="Windows User" w:date="2015-02-08T19:57:00Z" w:initials="WU">
    <w:p w:rsidR="0074650C" w:rsidRDefault="0074650C">
      <w:pPr>
        <w:pStyle w:val="CommentText"/>
      </w:pPr>
      <w:r>
        <w:rPr>
          <w:rStyle w:val="CommentReference"/>
        </w:rPr>
        <w:annotationRef/>
      </w:r>
      <w:r>
        <w:t>literally choice mounted captains?</w:t>
      </w:r>
    </w:p>
  </w:comment>
  <w:comment w:id="141" w:author="Windows User" w:date="2015-02-08T19:57:00Z" w:initials="WU">
    <w:p w:rsidR="0074650C" w:rsidRDefault="0074650C">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74650C" w:rsidRDefault="0074650C">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74650C" w:rsidRDefault="0074650C">
      <w:pPr>
        <w:pStyle w:val="CommentText"/>
      </w:pPr>
      <w:r>
        <w:rPr>
          <w:rStyle w:val="CommentReference"/>
        </w:rPr>
        <w:annotationRef/>
      </w:r>
      <w:r>
        <w:t>crushed or destroyed?</w:t>
      </w:r>
    </w:p>
  </w:comment>
  <w:comment w:id="144" w:author="Windows User" w:date="2015-02-08T19:57:00Z" w:initials="WU">
    <w:p w:rsidR="0074650C" w:rsidRDefault="0074650C">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74650C" w:rsidRDefault="0074650C">
      <w:pPr>
        <w:pStyle w:val="CommentText"/>
      </w:pPr>
      <w:r>
        <w:rPr>
          <w:rStyle w:val="CommentReference"/>
        </w:rPr>
        <w:annotationRef/>
      </w:r>
      <w:r>
        <w:t>your enemies or our enemies?</w:t>
      </w:r>
    </w:p>
  </w:comment>
  <w:comment w:id="146" w:author="Windows User" w:date="2015-02-08T19:57:00Z" w:initials="WU">
    <w:p w:rsidR="0074650C" w:rsidRDefault="0074650C">
      <w:pPr>
        <w:pStyle w:val="CommentText"/>
      </w:pPr>
      <w:r>
        <w:rPr>
          <w:rStyle w:val="CommentReference"/>
        </w:rPr>
        <w:annotationRef/>
      </w:r>
      <w:r>
        <w:t>sent or sent forth?</w:t>
      </w:r>
    </w:p>
  </w:comment>
  <w:comment w:id="147" w:author="Windows User" w:date="2015-02-08T19:57:00Z" w:initials="WU">
    <w:p w:rsidR="0074650C" w:rsidRDefault="0074650C">
      <w:pPr>
        <w:pStyle w:val="CommentText"/>
      </w:pPr>
      <w:r>
        <w:rPr>
          <w:rStyle w:val="CommentReference"/>
        </w:rPr>
        <w:annotationRef/>
      </w:r>
      <w:r>
        <w:t>or saints? ft note?</w:t>
      </w:r>
    </w:p>
  </w:comment>
  <w:comment w:id="148" w:author="Windows User" w:date="2015-02-08T19:57:00Z" w:initials="WU">
    <w:p w:rsidR="0074650C" w:rsidRDefault="0074650C">
      <w:pPr>
        <w:pStyle w:val="CommentText"/>
      </w:pPr>
      <w:r>
        <w:rPr>
          <w:rStyle w:val="CommentReference"/>
        </w:rPr>
        <w:annotationRef/>
      </w:r>
      <w:r>
        <w:t>glories? glorious deeds? or in glory?</w:t>
      </w:r>
    </w:p>
  </w:comment>
  <w:comment w:id="149" w:author="Windows User" w:date="2015-02-08T19:57:00Z" w:initials="WU">
    <w:p w:rsidR="0074650C" w:rsidRDefault="0074650C">
      <w:pPr>
        <w:pStyle w:val="CommentText"/>
      </w:pPr>
      <w:r>
        <w:rPr>
          <w:rStyle w:val="CommentReference"/>
        </w:rPr>
        <w:annotationRef/>
      </w:r>
      <w:r>
        <w:t>redeemed? or chose?</w:t>
      </w:r>
    </w:p>
  </w:comment>
  <w:comment w:id="150" w:author="Windows User" w:date="2015-02-08T19:57:00Z" w:initials="WU">
    <w:p w:rsidR="0074650C" w:rsidRDefault="0074650C">
      <w:pPr>
        <w:pStyle w:val="CommentText"/>
      </w:pPr>
      <w:r>
        <w:rPr>
          <w:rStyle w:val="CommentReference"/>
        </w:rPr>
        <w:annotationRef/>
      </w:r>
      <w:r>
        <w:t>abode? habitation? resting place?</w:t>
      </w:r>
    </w:p>
  </w:comment>
  <w:comment w:id="151" w:author="Windows User" w:date="2015-02-08T19:57:00Z" w:initials="WU">
    <w:p w:rsidR="0074650C" w:rsidRDefault="0074650C">
      <w:pPr>
        <w:pStyle w:val="CommentText"/>
      </w:pPr>
      <w:r>
        <w:rPr>
          <w:rStyle w:val="CommentReference"/>
        </w:rPr>
        <w:annotationRef/>
      </w:r>
      <w:r>
        <w:t>Nets has pangs.</w:t>
      </w:r>
    </w:p>
  </w:comment>
  <w:comment w:id="152" w:author="Windows User" w:date="2015-02-08T19:57:00Z" w:initials="WU">
    <w:p w:rsidR="0074650C" w:rsidRDefault="0074650C">
      <w:pPr>
        <w:pStyle w:val="CommentText"/>
      </w:pPr>
      <w:r>
        <w:rPr>
          <w:rStyle w:val="CommentReference"/>
        </w:rPr>
        <w:annotationRef/>
      </w:r>
      <w:r>
        <w:t>Nets has tense change here rather than start of next vs. Brenton too.</w:t>
      </w:r>
    </w:p>
  </w:comment>
  <w:comment w:id="153" w:author="Windows User" w:date="2015-02-08T19:57:00Z" w:initials="WU">
    <w:p w:rsidR="0074650C" w:rsidRDefault="0074650C">
      <w:pPr>
        <w:pStyle w:val="CommentText"/>
      </w:pPr>
      <w:r>
        <w:rPr>
          <w:rStyle w:val="CommentReference"/>
        </w:rPr>
        <w:annotationRef/>
      </w:r>
      <w:r>
        <w:t xml:space="preserve">reign? king? reign as king? tense? shall reign? </w:t>
      </w:r>
    </w:p>
  </w:comment>
  <w:comment w:id="154" w:author="Windows User" w:date="2015-02-08T19:57:00Z" w:initials="WU">
    <w:p w:rsidR="0074650C" w:rsidRDefault="0074650C">
      <w:pPr>
        <w:pStyle w:val="CommentText"/>
      </w:pPr>
      <w:r>
        <w:rPr>
          <w:rStyle w:val="CommentReference"/>
        </w:rPr>
        <w:annotationRef/>
      </w:r>
      <w:r>
        <w:t>What does the Coptic say? Is it something like this?</w:t>
      </w:r>
    </w:p>
  </w:comment>
  <w:comment w:id="155" w:author="Windows User" w:date="2015-02-08T19:57:00Z" w:initials="WU">
    <w:p w:rsidR="0074650C" w:rsidRDefault="0074650C">
      <w:pPr>
        <w:pStyle w:val="CommentText"/>
      </w:pPr>
      <w:r>
        <w:rPr>
          <w:rStyle w:val="CommentReference"/>
        </w:rPr>
        <w:annotationRef/>
      </w:r>
      <w:r>
        <w:t>For? or Since?</w:t>
      </w:r>
    </w:p>
  </w:comment>
  <w:comment w:id="156" w:author="Windows User" w:date="2015-02-08T19:57:00Z" w:initials="WU">
    <w:p w:rsidR="0074650C" w:rsidRDefault="0074650C">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74650C" w:rsidRDefault="0074650C">
      <w:pPr>
        <w:pStyle w:val="CommentText"/>
      </w:pPr>
      <w:r>
        <w:rPr>
          <w:rStyle w:val="CommentReference"/>
        </w:rPr>
        <w:annotationRef/>
      </w:r>
      <w:r>
        <w:t>The NETS phrasing seems to me the only way to reconcile the other translations.</w:t>
      </w:r>
    </w:p>
  </w:comment>
  <w:comment w:id="158" w:author="Windows User" w:date="2015-02-08T19:57:00Z" w:initials="WU">
    <w:p w:rsidR="0074650C" w:rsidRDefault="0074650C">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74650C" w:rsidRDefault="0074650C">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74650C" w:rsidRDefault="0074650C">
      <w:pPr>
        <w:pStyle w:val="CommentText"/>
      </w:pPr>
      <w:r>
        <w:rPr>
          <w:rStyle w:val="CommentReference"/>
        </w:rPr>
        <w:annotationRef/>
      </w:r>
      <w:r>
        <w:t>path or walkway?</w:t>
      </w:r>
    </w:p>
  </w:comment>
  <w:comment w:id="166" w:author="Brett Slote" w:date="2011-10-06T14:56:00Z" w:initials="BS">
    <w:p w:rsidR="0074650C" w:rsidRDefault="0074650C">
      <w:pPr>
        <w:pStyle w:val="CommentText"/>
      </w:pPr>
      <w:r>
        <w:rPr>
          <w:rStyle w:val="CommentReference"/>
        </w:rPr>
        <w:annotationRef/>
      </w:r>
      <w:r>
        <w:t>needs : at least to indicate breaks in tune</w:t>
      </w:r>
    </w:p>
  </w:comment>
  <w:comment w:id="167" w:author="Windows User" w:date="2015-02-08T20:00:00Z" w:initials="WU">
    <w:p w:rsidR="0074650C" w:rsidRDefault="0074650C">
      <w:pPr>
        <w:pStyle w:val="CommentText"/>
      </w:pPr>
      <w:r>
        <w:rPr>
          <w:rStyle w:val="CommentReference"/>
        </w:rPr>
        <w:annotationRef/>
      </w:r>
      <w:r>
        <w:t>miraculous, or something closer to paradoxical but sounding good?</w:t>
      </w:r>
    </w:p>
  </w:comment>
  <w:comment w:id="168" w:author="Windows User" w:date="2015-02-08T20:00:00Z" w:initials="WU">
    <w:p w:rsidR="0074650C" w:rsidRDefault="0074650C">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74650C" w:rsidRDefault="0074650C">
      <w:pPr>
        <w:pStyle w:val="CommentText"/>
      </w:pPr>
      <w:r>
        <w:rPr>
          <w:rStyle w:val="CommentReference"/>
        </w:rPr>
        <w:annotationRef/>
      </w:r>
      <w:r>
        <w:t>praising or singing?</w:t>
      </w:r>
    </w:p>
  </w:comment>
  <w:comment w:id="170" w:author="Windows User" w:date="2015-02-08T20:00:00Z" w:initials="WU">
    <w:p w:rsidR="0074650C" w:rsidRDefault="0074650C">
      <w:pPr>
        <w:pStyle w:val="CommentText"/>
      </w:pPr>
      <w:r>
        <w:rPr>
          <w:rStyle w:val="CommentReference"/>
        </w:rPr>
        <w:annotationRef/>
      </w:r>
      <w:r>
        <w:t>I think this should be sing to</w:t>
      </w:r>
    </w:p>
  </w:comment>
  <w:comment w:id="178" w:author="Windows User" w:date="2015-02-08T20:06:00Z" w:initials="BS">
    <w:p w:rsidR="0074650C" w:rsidRDefault="0074650C">
      <w:pPr>
        <w:pStyle w:val="CommentText"/>
      </w:pPr>
      <w:r>
        <w:rPr>
          <w:rStyle w:val="CommentReference"/>
        </w:rPr>
        <w:annotationRef/>
      </w:r>
      <w:r>
        <w:t>both Brenton and NETS have "understanding"</w:t>
      </w:r>
    </w:p>
  </w:comment>
  <w:comment w:id="179" w:author="Windows User" w:date="2015-02-08T20:06:00Z" w:initials="BS">
    <w:p w:rsidR="0074650C" w:rsidRDefault="0074650C">
      <w:pPr>
        <w:pStyle w:val="CommentText"/>
      </w:pPr>
      <w:r>
        <w:rPr>
          <w:rStyle w:val="CommentReference"/>
        </w:rPr>
        <w:annotationRef/>
      </w:r>
      <w:r>
        <w:t>NETS just has made</w:t>
      </w:r>
    </w:p>
  </w:comment>
  <w:comment w:id="180" w:author="Windows User" w:date="2015-02-08T20:06:00Z" w:initials="BS">
    <w:p w:rsidR="0074650C" w:rsidRDefault="0074650C">
      <w:pPr>
        <w:pStyle w:val="CommentText"/>
      </w:pPr>
      <w:r>
        <w:rPr>
          <w:rStyle w:val="CommentReference"/>
        </w:rPr>
        <w:annotationRef/>
      </w:r>
      <w:r>
        <w:t>does Coptic have "alone"?</w:t>
      </w:r>
    </w:p>
  </w:comment>
  <w:comment w:id="181" w:author="Windows User" w:date="2015-02-08T20:06:00Z" w:initials="BS">
    <w:p w:rsidR="0074650C" w:rsidRDefault="0074650C">
      <w:pPr>
        <w:pStyle w:val="CommentText"/>
      </w:pPr>
      <w:r>
        <w:rPr>
          <w:rStyle w:val="CommentReference"/>
        </w:rPr>
        <w:annotationRef/>
      </w:r>
      <w:r>
        <w:t>NETS "have authority". Maybe 'govern' would fit connotations better than rule?</w:t>
      </w:r>
    </w:p>
  </w:comment>
  <w:comment w:id="182" w:author="Windows User" w:date="2015-02-08T20:06:00Z" w:initials="BS">
    <w:p w:rsidR="0074650C" w:rsidRDefault="0074650C">
      <w:pPr>
        <w:pStyle w:val="CommentText"/>
      </w:pPr>
      <w:r>
        <w:rPr>
          <w:rStyle w:val="CommentReference"/>
        </w:rPr>
        <w:annotationRef/>
      </w:r>
      <w:r>
        <w:t>NETS has 'raised'. Makes more sense?</w:t>
      </w:r>
    </w:p>
  </w:comment>
  <w:comment w:id="183" w:author="Windows User" w:date="2015-02-08T20:06:00Z" w:initials="BS">
    <w:p w:rsidR="0074650C" w:rsidRDefault="0074650C">
      <w:pPr>
        <w:pStyle w:val="CommentText"/>
      </w:pPr>
      <w:r>
        <w:rPr>
          <w:rStyle w:val="CommentReference"/>
        </w:rPr>
        <w:annotationRef/>
      </w:r>
      <w:r>
        <w:t>into?</w:t>
      </w:r>
    </w:p>
  </w:comment>
  <w:comment w:id="189" w:author="Windows User" w:date="2015-02-08T20:09:00Z" w:initials="BS">
    <w:p w:rsidR="0074650C" w:rsidRDefault="0074650C">
      <w:pPr>
        <w:pStyle w:val="CommentText"/>
      </w:pPr>
      <w:r>
        <w:rPr>
          <w:rStyle w:val="CommentReference"/>
        </w:rPr>
        <w:annotationRef/>
      </w:r>
      <w:r>
        <w:t>clearly the missing vs above belongs</w:t>
      </w:r>
    </w:p>
  </w:comment>
  <w:comment w:id="196" w:author="Windows User" w:date="2015-02-08T20:11:00Z" w:initials="BS">
    <w:p w:rsidR="0074650C" w:rsidRDefault="0074650C">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74650C" w:rsidRDefault="0074650C">
      <w:pPr>
        <w:pStyle w:val="CommentText"/>
      </w:pPr>
      <w:r>
        <w:rPr>
          <w:rStyle w:val="CommentReference"/>
        </w:rPr>
        <w:annotationRef/>
      </w:r>
      <w:r>
        <w:t>heavens?</w:t>
      </w:r>
    </w:p>
  </w:comment>
  <w:comment w:id="198" w:author="Windows User" w:date="2015-02-08T20:11:00Z" w:initials="BS">
    <w:p w:rsidR="0074650C" w:rsidRDefault="0074650C">
      <w:pPr>
        <w:pStyle w:val="CommentText"/>
      </w:pPr>
      <w:r>
        <w:rPr>
          <w:rStyle w:val="CommentReference"/>
        </w:rPr>
        <w:annotationRef/>
      </w:r>
      <w:r>
        <w:t>NETS omits clouds</w:t>
      </w:r>
    </w:p>
  </w:comment>
  <w:comment w:id="199" w:author="Windows User" w:date="2015-02-08T20:11:00Z" w:initials="BS">
    <w:p w:rsidR="0074650C" w:rsidRDefault="0074650C">
      <w:pPr>
        <w:pStyle w:val="CommentText"/>
      </w:pPr>
      <w:r>
        <w:rPr>
          <w:rStyle w:val="CommentReference"/>
        </w:rPr>
        <w:annotationRef/>
      </w:r>
      <w:r>
        <w:t>NETS omits this vs</w:t>
      </w:r>
    </w:p>
  </w:comment>
  <w:comment w:id="200" w:author="Windows User" w:date="2015-02-08T20:11:00Z" w:initials="BS">
    <w:p w:rsidR="0074650C" w:rsidRDefault="0074650C">
      <w:pPr>
        <w:pStyle w:val="CommentText"/>
      </w:pPr>
      <w:r>
        <w:rPr>
          <w:rStyle w:val="CommentReference"/>
        </w:rPr>
        <w:annotationRef/>
      </w:r>
      <w:r>
        <w:t>NETS has falling snow which matches AI hoar frosts.</w:t>
      </w:r>
    </w:p>
  </w:comment>
  <w:comment w:id="201" w:author="Windows User" w:date="2015-02-08T20:11:00Z" w:initials="BS">
    <w:p w:rsidR="0074650C" w:rsidRDefault="0074650C">
      <w:pPr>
        <w:pStyle w:val="CommentText"/>
      </w:pPr>
      <w:r>
        <w:rPr>
          <w:rStyle w:val="CommentReference"/>
        </w:rPr>
        <w:annotationRef/>
      </w:r>
      <w:r>
        <w:t>reversed ice and hoarfrosts of this vs and last to match NETS. Coptic?</w:t>
      </w:r>
    </w:p>
  </w:comment>
  <w:comment w:id="202" w:author="Windows User" w:date="2015-02-08T20:11:00Z" w:initials="BS">
    <w:p w:rsidR="0074650C" w:rsidRDefault="0074650C">
      <w:pPr>
        <w:pStyle w:val="CommentText"/>
      </w:pPr>
      <w:r>
        <w:rPr>
          <w:rStyle w:val="CommentReference"/>
        </w:rPr>
        <w:annotationRef/>
      </w:r>
      <w:r>
        <w:t>NETS switches this vs with next</w:t>
      </w:r>
    </w:p>
  </w:comment>
  <w:comment w:id="203" w:author="Windows User" w:date="2015-02-08T20:11:00Z" w:initials="BS">
    <w:p w:rsidR="0074650C" w:rsidRDefault="0074650C">
      <w:pPr>
        <w:pStyle w:val="CommentText"/>
      </w:pPr>
      <w:r>
        <w:rPr>
          <w:rStyle w:val="CommentReference"/>
        </w:rPr>
        <w:annotationRef/>
      </w:r>
      <w:r>
        <w:t>NETS has sea-monsters</w:t>
      </w:r>
    </w:p>
  </w:comment>
  <w:comment w:id="204" w:author="Windows User" w:date="2015-02-08T20:11:00Z" w:initials="BS">
    <w:p w:rsidR="0074650C" w:rsidRDefault="0074650C">
      <w:pPr>
        <w:pStyle w:val="CommentText"/>
      </w:pPr>
      <w:r>
        <w:rPr>
          <w:rStyle w:val="CommentReference"/>
        </w:rPr>
        <w:annotationRef/>
      </w:r>
      <w:r>
        <w:t>NETS has four-footed and wild animals of the land</w:t>
      </w:r>
    </w:p>
  </w:comment>
  <w:comment w:id="205" w:author="Windows User" w:date="2015-02-08T20:11:00Z" w:initials="BS">
    <w:p w:rsidR="0074650C" w:rsidRDefault="0074650C">
      <w:pPr>
        <w:pStyle w:val="CommentText"/>
      </w:pPr>
      <w:r>
        <w:rPr>
          <w:rStyle w:val="CommentReference"/>
        </w:rPr>
        <w:annotationRef/>
      </w:r>
      <w:r>
        <w:t>NETS has all humans on earth</w:t>
      </w:r>
    </w:p>
  </w:comment>
  <w:comment w:id="206" w:author="Windows User" w:date="2015-02-08T20:11:00Z" w:initials="BS">
    <w:p w:rsidR="0074650C" w:rsidRDefault="0074650C">
      <w:pPr>
        <w:pStyle w:val="CommentText"/>
      </w:pPr>
      <w:r>
        <w:rPr>
          <w:rStyle w:val="CommentReference"/>
        </w:rPr>
        <w:annotationRef/>
      </w:r>
      <w:r>
        <w:t>NETS has "priests, slaves of the Lord", then omits next vs.</w:t>
      </w:r>
    </w:p>
  </w:comment>
  <w:comment w:id="207" w:author="Windows User" w:date="2015-02-08T20:11:00Z" w:initials="BS">
    <w:p w:rsidR="0074650C" w:rsidRDefault="0074650C">
      <w:pPr>
        <w:pStyle w:val="CommentText"/>
      </w:pPr>
      <w:r>
        <w:rPr>
          <w:rStyle w:val="CommentReference"/>
        </w:rPr>
        <w:annotationRef/>
      </w:r>
      <w:r>
        <w:t>NETS ends quite differently</w:t>
      </w:r>
    </w:p>
  </w:comment>
  <w:comment w:id="213" w:author="Brett Slote" w:date="2011-10-06T14:56:00Z" w:initials="BS">
    <w:p w:rsidR="0074650C" w:rsidRDefault="0074650C">
      <w:pPr>
        <w:pStyle w:val="CommentText"/>
      </w:pPr>
      <w:r>
        <w:rPr>
          <w:rStyle w:val="CommentReference"/>
        </w:rPr>
        <w:annotationRef/>
      </w:r>
      <w:r>
        <w:t>These should be broken into lines with the tune!</w:t>
      </w:r>
    </w:p>
  </w:comment>
  <w:comment w:id="214" w:author="Windows User" w:date="2015-02-08T20:12:00Z" w:initials="BS">
    <w:p w:rsidR="0074650C" w:rsidRDefault="0074650C">
      <w:pPr>
        <w:pStyle w:val="CommentText"/>
      </w:pPr>
      <w:r>
        <w:rPr>
          <w:rStyle w:val="CommentReference"/>
        </w:rPr>
        <w:annotationRef/>
      </w:r>
      <w:r>
        <w:t>giver, or maker?</w:t>
      </w:r>
    </w:p>
  </w:comment>
  <w:comment w:id="215" w:author="Windows User" w:date="2015-02-08T20:12:00Z" w:initials="BS">
    <w:p w:rsidR="0074650C" w:rsidRDefault="0074650C">
      <w:pPr>
        <w:pStyle w:val="CommentText"/>
      </w:pPr>
      <w:r>
        <w:rPr>
          <w:rStyle w:val="CommentReference"/>
        </w:rPr>
        <w:annotationRef/>
      </w:r>
      <w:r>
        <w:t>even NETS has Hananias</w:t>
      </w:r>
    </w:p>
  </w:comment>
  <w:comment w:id="216" w:author="Windows User" w:date="2015-02-08T20:12:00Z" w:initials="BS">
    <w:p w:rsidR="0074650C" w:rsidRDefault="0074650C">
      <w:pPr>
        <w:pStyle w:val="CommentText"/>
      </w:pPr>
      <w:r>
        <w:rPr>
          <w:rStyle w:val="CommentReference"/>
        </w:rPr>
        <w:annotationRef/>
      </w:r>
      <w:r>
        <w:t>does Coptic have evening first?</w:t>
      </w:r>
    </w:p>
  </w:comment>
  <w:comment w:id="217" w:author="Windows User" w:date="2015-02-08T20:12:00Z" w:initials="BS">
    <w:p w:rsidR="0074650C" w:rsidRDefault="0074650C">
      <w:pPr>
        <w:pStyle w:val="CommentText"/>
      </w:pPr>
      <w:r>
        <w:rPr>
          <w:rStyle w:val="CommentReference"/>
        </w:rPr>
        <w:annotationRef/>
      </w:r>
      <w:r>
        <w:t>Coptic doesn't have "Our God"</w:t>
      </w:r>
    </w:p>
  </w:comment>
  <w:comment w:id="218" w:author="Windows User" w:date="2015-02-08T20:12:00Z" w:initials="BS">
    <w:p w:rsidR="0074650C" w:rsidRDefault="0074650C">
      <w:pPr>
        <w:pStyle w:val="CommentText"/>
      </w:pPr>
      <w:r>
        <w:rPr>
          <w:rStyle w:val="CommentReference"/>
        </w:rPr>
        <w:annotationRef/>
      </w:r>
      <w:r>
        <w:t>celebrate or proclaim?</w:t>
      </w:r>
    </w:p>
  </w:comment>
  <w:comment w:id="219" w:author="Windows User" w:date="2015-02-08T20:12:00Z" w:initials="BS">
    <w:p w:rsidR="0074650C" w:rsidRDefault="0074650C">
      <w:pPr>
        <w:pStyle w:val="CommentText"/>
      </w:pPr>
      <w:r>
        <w:rPr>
          <w:rStyle w:val="CommentReference"/>
        </w:rPr>
        <w:annotationRef/>
      </w:r>
      <w:r>
        <w:t>persevere or be sober?</w:t>
      </w:r>
    </w:p>
  </w:comment>
  <w:comment w:id="220" w:author="Windows User" w:date="2015-02-08T20:12:00Z" w:initials="BS">
    <w:p w:rsidR="0074650C" w:rsidRDefault="0074650C">
      <w:pPr>
        <w:pStyle w:val="CommentText"/>
      </w:pPr>
      <w:r>
        <w:rPr>
          <w:rStyle w:val="CommentReference"/>
        </w:rPr>
        <w:annotationRef/>
      </w:r>
      <w:r>
        <w:t>Coptic has presbyters, not priests (oweeb)</w:t>
      </w:r>
    </w:p>
  </w:comment>
  <w:comment w:id="221" w:author="Windows User" w:date="2015-02-08T20:12:00Z" w:initials="BS">
    <w:p w:rsidR="0074650C" w:rsidRDefault="0074650C">
      <w:pPr>
        <w:pStyle w:val="CommentText"/>
      </w:pPr>
      <w:r>
        <w:rPr>
          <w:rStyle w:val="CommentReference"/>
        </w:rPr>
        <w:annotationRef/>
      </w:r>
      <w:r>
        <w:t>esmo is bless, not praise...</w:t>
      </w:r>
    </w:p>
  </w:comment>
  <w:comment w:id="222" w:author="Windows User" w:date="2015-02-08T20:12:00Z" w:initials="BS">
    <w:p w:rsidR="0074650C" w:rsidRDefault="0074650C">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74650C" w:rsidRDefault="0074650C">
      <w:pPr>
        <w:pStyle w:val="CommentText"/>
      </w:pPr>
      <w:r>
        <w:rPr>
          <w:rStyle w:val="CommentReference"/>
        </w:rPr>
        <w:annotationRef/>
      </w:r>
      <w:r>
        <w:t>Is LA right with breaths and spirits?</w:t>
      </w:r>
    </w:p>
  </w:comment>
  <w:comment w:id="224" w:author="Windows User" w:date="2015-02-08T20:12:00Z" w:initials="BS">
    <w:p w:rsidR="0074650C" w:rsidRDefault="0074650C">
      <w:pPr>
        <w:pStyle w:val="CommentText"/>
      </w:pPr>
      <w:r>
        <w:rPr>
          <w:rStyle w:val="CommentReference"/>
        </w:rPr>
        <w:annotationRef/>
      </w:r>
      <w:r>
        <w:t>doesn't look like waters... is it ssea?</w:t>
      </w:r>
    </w:p>
  </w:comment>
  <w:comment w:id="225" w:author="Windows User" w:date="2015-02-08T20:12:00Z" w:initials="BS">
    <w:p w:rsidR="0074650C" w:rsidRDefault="0074650C">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74650C" w:rsidRDefault="0074650C">
      <w:pPr>
        <w:pStyle w:val="CommentText"/>
      </w:pPr>
      <w:r>
        <w:rPr>
          <w:rStyle w:val="CommentReference"/>
        </w:rPr>
        <w:annotationRef/>
      </w:r>
      <w:r>
        <w:t>disobedient? heretics?</w:t>
      </w:r>
    </w:p>
  </w:comment>
  <w:comment w:id="227" w:author="Windows User" w:date="2015-02-08T20:12:00Z" w:initials="BS">
    <w:p w:rsidR="0074650C" w:rsidRDefault="0074650C">
      <w:pPr>
        <w:pStyle w:val="CommentText"/>
      </w:pPr>
      <w:r>
        <w:rPr>
          <w:rStyle w:val="CommentReference"/>
        </w:rPr>
        <w:annotationRef/>
      </w:r>
      <w:r>
        <w:t>souls or spirits?</w:t>
      </w:r>
    </w:p>
  </w:comment>
  <w:comment w:id="228" w:author="Windows User" w:date="2015-02-08T20:12:00Z" w:initials="BS">
    <w:p w:rsidR="0074650C" w:rsidRDefault="0074650C">
      <w:pPr>
        <w:pStyle w:val="CommentText"/>
      </w:pPr>
      <w:r>
        <w:rPr>
          <w:rStyle w:val="CommentReference"/>
        </w:rPr>
        <w:annotationRef/>
      </w:r>
      <w:r>
        <w:t>humble or contrite?</w:t>
      </w:r>
    </w:p>
  </w:comment>
  <w:comment w:id="229" w:author="Windows User" w:date="2015-02-08T20:12:00Z" w:initials="BS">
    <w:p w:rsidR="0074650C" w:rsidRDefault="0074650C">
      <w:pPr>
        <w:pStyle w:val="CommentText"/>
      </w:pPr>
      <w:r>
        <w:rPr>
          <w:rStyle w:val="CommentReference"/>
        </w:rPr>
        <w:annotationRef/>
      </w:r>
      <w:r>
        <w:t>hearts?</w:t>
      </w:r>
    </w:p>
  </w:comment>
  <w:comment w:id="230" w:author="Windows User" w:date="2015-02-08T20:12:00Z" w:initials="BS">
    <w:p w:rsidR="0074650C" w:rsidRDefault="0074650C">
      <w:pPr>
        <w:pStyle w:val="CommentText"/>
      </w:pPr>
      <w:r>
        <w:rPr>
          <w:rStyle w:val="CommentReference"/>
        </w:rPr>
        <w:annotationRef/>
      </w:r>
      <w:r>
        <w:t>this or LA?</w:t>
      </w:r>
    </w:p>
  </w:comment>
  <w:comment w:id="231" w:author="Windows User" w:date="2015-02-08T20:12:00Z" w:initials="BS">
    <w:p w:rsidR="0074650C" w:rsidRDefault="0074650C">
      <w:pPr>
        <w:pStyle w:val="CommentText"/>
      </w:pPr>
      <w:r>
        <w:rPr>
          <w:rStyle w:val="CommentReference"/>
        </w:rPr>
        <w:annotationRef/>
      </w:r>
      <w:r>
        <w:t>righteous of, or who revere</w:t>
      </w:r>
    </w:p>
  </w:comment>
  <w:comment w:id="232" w:author="Windows User" w:date="2015-02-08T20:12:00Z" w:initials="BS">
    <w:p w:rsidR="0074650C" w:rsidRDefault="0074650C">
      <w:pPr>
        <w:pStyle w:val="CommentText"/>
      </w:pPr>
      <w:r>
        <w:rPr>
          <w:rStyle w:val="CommentReference"/>
        </w:rPr>
        <w:annotationRef/>
      </w:r>
      <w:r>
        <w:t>this, or accountable? or something else?</w:t>
      </w:r>
    </w:p>
  </w:comment>
  <w:comment w:id="233" w:author="Windows User" w:date="2015-02-08T20:12:00Z" w:initials="BS">
    <w:p w:rsidR="0074650C" w:rsidRDefault="0074650C">
      <w:pPr>
        <w:pStyle w:val="CommentText"/>
      </w:pPr>
      <w:r>
        <w:rPr>
          <w:rStyle w:val="CommentReference"/>
        </w:rPr>
        <w:annotationRef/>
      </w:r>
      <w:r>
        <w:t>that he may praise and say?</w:t>
      </w:r>
    </w:p>
  </w:comment>
  <w:comment w:id="245" w:author="Brett Slote" w:date="2011-10-06T14:56:00Z" w:initials="BS">
    <w:p w:rsidR="0074650C" w:rsidRDefault="0074650C">
      <w:pPr>
        <w:pStyle w:val="CommentText"/>
      </w:pPr>
      <w:r>
        <w:rPr>
          <w:rStyle w:val="CommentReference"/>
        </w:rPr>
        <w:annotationRef/>
      </w:r>
      <w:r>
        <w:t>Fred wants 'O' here, saying it matches the Coptic... but it isn't in the Coptic!</w:t>
      </w:r>
    </w:p>
  </w:comment>
  <w:comment w:id="246" w:author="Windows User" w:date="2015-02-08T20:16:00Z" w:initials="BS">
    <w:p w:rsidR="0074650C" w:rsidRDefault="0074650C" w:rsidP="00F977F1">
      <w:pPr>
        <w:pStyle w:val="CommentText"/>
      </w:pPr>
      <w:r>
        <w:rPr>
          <w:rStyle w:val="CommentReference"/>
        </w:rPr>
        <w:annotationRef/>
      </w:r>
      <w:r>
        <w:t>why do books not have a vs for the bishop???</w:t>
      </w:r>
    </w:p>
  </w:comment>
  <w:comment w:id="247" w:author="Windows User" w:date="2015-02-08T20:16:00Z" w:initials="BS">
    <w:p w:rsidR="0074650C" w:rsidRDefault="0074650C">
      <w:pPr>
        <w:pStyle w:val="CommentText"/>
      </w:pPr>
      <w:r>
        <w:rPr>
          <w:rStyle w:val="CommentReference"/>
        </w:rPr>
        <w:annotationRef/>
      </w:r>
      <w:r>
        <w:t>add</w:t>
      </w:r>
    </w:p>
  </w:comment>
  <w:comment w:id="250" w:author="Windows User" w:date="2015-02-08T20:17:00Z" w:initials="BS">
    <w:p w:rsidR="0074650C" w:rsidRDefault="0074650C"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74650C" w:rsidRDefault="0074650C" w:rsidP="00F977F1">
      <w:pPr>
        <w:pStyle w:val="CommentText"/>
      </w:pPr>
      <w:r>
        <w:rPr>
          <w:rStyle w:val="CommentReference"/>
        </w:rPr>
        <w:annotationRef/>
      </w:r>
      <w:r>
        <w:t>Communion or commemor</w:t>
      </w:r>
      <w:r>
        <w:t>a</w:t>
      </w:r>
      <w:r>
        <w:t>tion?</w:t>
      </w:r>
    </w:p>
  </w:comment>
  <w:comment w:id="252" w:author="Brett Slote" w:date="2015-02-08T20:18:00Z" w:initials="BS">
    <w:p w:rsidR="0074650C" w:rsidRDefault="0074650C"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74650C" w:rsidRDefault="0074650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74650C" w:rsidRDefault="0074650C">
      <w:pPr>
        <w:pStyle w:val="CommentText"/>
      </w:pPr>
      <w:r>
        <w:rPr>
          <w:rStyle w:val="CommentReference"/>
        </w:rPr>
        <w:annotationRef/>
      </w:r>
      <w:r>
        <w:t>Godhead or  Divinity?</w:t>
      </w:r>
    </w:p>
  </w:comment>
  <w:comment w:id="257" w:author="Windows User" w:date="2015-02-08T20:30:00Z" w:initials="BS">
    <w:p w:rsidR="0074650C" w:rsidRDefault="0074650C">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74650C" w:rsidRDefault="0074650C">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74650C" w:rsidRDefault="0074650C">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74650C" w:rsidRDefault="0074650C">
      <w:pPr>
        <w:pStyle w:val="CommentText"/>
      </w:pPr>
      <w:r>
        <w:rPr>
          <w:rStyle w:val="CommentReference"/>
        </w:rPr>
        <w:annotationRef/>
      </w:r>
      <w:r>
        <w:t>bless or praise? inconsistent rendering of esmo</w:t>
      </w:r>
    </w:p>
  </w:comment>
  <w:comment w:id="274" w:author="Windows User" w:date="2015-02-08T20:35:00Z" w:initials="BS">
    <w:p w:rsidR="0074650C" w:rsidRDefault="0074650C">
      <w:pPr>
        <w:pStyle w:val="CommentText"/>
      </w:pPr>
      <w:r>
        <w:rPr>
          <w:rStyle w:val="CommentReference"/>
        </w:rPr>
        <w:annotationRef/>
      </w:r>
      <w:r>
        <w:t>MT (KJV) and Ra lack. NETS has and so does Coptic.</w:t>
      </w:r>
    </w:p>
  </w:comment>
  <w:comment w:id="275" w:author="Windows User" w:date="2015-02-08T20:35:00Z" w:initials="BS">
    <w:p w:rsidR="0074650C" w:rsidRDefault="0074650C">
      <w:pPr>
        <w:pStyle w:val="CommentText"/>
      </w:pPr>
      <w:r>
        <w:rPr>
          <w:rStyle w:val="CommentReference"/>
        </w:rPr>
        <w:annotationRef/>
      </w:r>
      <w:r>
        <w:t>this structure rather than just a list is probably a KJVism...</w:t>
      </w:r>
    </w:p>
  </w:comment>
  <w:comment w:id="276" w:author="Windows User" w:date="2015-02-08T20:35:00Z" w:initials="BS">
    <w:p w:rsidR="0074650C" w:rsidRDefault="0074650C">
      <w:pPr>
        <w:pStyle w:val="CommentText"/>
      </w:pPr>
      <w:r>
        <w:rPr>
          <w:rStyle w:val="CommentReference"/>
        </w:rPr>
        <w:annotationRef/>
      </w:r>
      <w:r>
        <w:t>Coptic varies greatly from NETS</w:t>
      </w:r>
    </w:p>
  </w:comment>
  <w:comment w:id="282" w:author="Windows User" w:date="2015-02-08T20:36:00Z" w:initials="BS">
    <w:p w:rsidR="0074650C" w:rsidRDefault="0074650C">
      <w:pPr>
        <w:pStyle w:val="CommentText"/>
      </w:pPr>
      <w:r>
        <w:rPr>
          <w:rStyle w:val="CommentReference"/>
        </w:rPr>
        <w:annotationRef/>
      </w:r>
      <w:r>
        <w:t>NETS has dance... also drum &amp; harp...</w:t>
      </w:r>
    </w:p>
  </w:comment>
  <w:comment w:id="283" w:author="Windows User" w:date="2015-02-08T20:36:00Z" w:initials="BS">
    <w:p w:rsidR="0074650C" w:rsidRDefault="0074650C">
      <w:pPr>
        <w:pStyle w:val="CommentText"/>
      </w:pPr>
      <w:r>
        <w:rPr>
          <w:rStyle w:val="CommentReference"/>
        </w:rPr>
        <w:annotationRef/>
      </w:r>
      <w:r>
        <w:t>NETS and LA have boast in glory...</w:t>
      </w:r>
    </w:p>
  </w:comment>
  <w:comment w:id="284" w:author="Windows User" w:date="2015-02-08T20:36:00Z" w:initials="BS">
    <w:p w:rsidR="0074650C" w:rsidRDefault="0074650C">
      <w:pPr>
        <w:pStyle w:val="CommentText"/>
      </w:pPr>
      <w:r>
        <w:rPr>
          <w:rStyle w:val="CommentReference"/>
        </w:rPr>
        <w:annotationRef/>
      </w:r>
      <w:r>
        <w:t>NETS has rejoice. Coptis looks to me like glorify... Sing aloud? Rejoice?</w:t>
      </w:r>
    </w:p>
  </w:comment>
  <w:comment w:id="285" w:author="Windows User" w:date="2015-02-08T20:36:00Z" w:initials="BS">
    <w:p w:rsidR="0074650C" w:rsidRDefault="0074650C">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74650C" w:rsidRDefault="0074650C">
      <w:pPr>
        <w:pStyle w:val="CommentText"/>
      </w:pPr>
      <w:r>
        <w:rPr>
          <w:rStyle w:val="CommentReference"/>
        </w:rPr>
        <w:annotationRef/>
      </w:r>
      <w:r>
        <w:t>NETS has rebukes. punishments?</w:t>
      </w:r>
    </w:p>
  </w:comment>
  <w:comment w:id="292" w:author="Windows User" w:date="2015-02-08T20:36:00Z" w:initials="BS">
    <w:p w:rsidR="0074650C" w:rsidRDefault="0074650C">
      <w:pPr>
        <w:pStyle w:val="CommentText"/>
      </w:pPr>
      <w:r>
        <w:rPr>
          <w:rStyle w:val="CommentReference"/>
        </w:rPr>
        <w:annotationRef/>
      </w:r>
      <w:r>
        <w:t>psaltry? or lyre?</w:t>
      </w:r>
    </w:p>
  </w:comment>
  <w:comment w:id="293" w:author="Windows User" w:date="2015-02-08T20:36:00Z" w:initials="BS">
    <w:p w:rsidR="0074650C" w:rsidRDefault="0074650C">
      <w:pPr>
        <w:pStyle w:val="CommentText"/>
      </w:pPr>
      <w:r>
        <w:rPr>
          <w:rStyle w:val="CommentReference"/>
        </w:rPr>
        <w:annotationRef/>
      </w:r>
      <w:r>
        <w:t>NETS has drum and dance.</w:t>
      </w:r>
    </w:p>
  </w:comment>
  <w:comment w:id="304" w:author="Windows User" w:date="2015-02-08T20:47:00Z" w:initials="BS">
    <w:p w:rsidR="0074650C" w:rsidRDefault="0074650C">
      <w:pPr>
        <w:pStyle w:val="CommentText"/>
      </w:pPr>
      <w:r>
        <w:rPr>
          <w:rStyle w:val="CommentReference"/>
        </w:rPr>
        <w:annotationRef/>
      </w:r>
      <w:r>
        <w:t>tense? praise or will praise?</w:t>
      </w:r>
    </w:p>
  </w:comment>
  <w:comment w:id="305" w:author="Windows User" w:date="2015-02-08T20:47:00Z" w:initials="BS">
    <w:p w:rsidR="0074650C" w:rsidRDefault="0074650C">
      <w:pPr>
        <w:pStyle w:val="CommentText"/>
      </w:pPr>
      <w:r>
        <w:rPr>
          <w:rStyle w:val="CommentReference"/>
        </w:rPr>
        <w:annotationRef/>
      </w:r>
      <w:r>
        <w:t>earth? land? creation?</w:t>
      </w:r>
    </w:p>
  </w:comment>
  <w:comment w:id="306" w:author="Windows User" w:date="2015-02-08T20:47:00Z" w:initials="BS">
    <w:p w:rsidR="0074650C" w:rsidRDefault="0074650C">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74650C" w:rsidRDefault="0074650C">
      <w:pPr>
        <w:pStyle w:val="CommentText"/>
      </w:pPr>
      <w:r>
        <w:rPr>
          <w:rStyle w:val="CommentReference"/>
        </w:rPr>
        <w:annotationRef/>
      </w:r>
      <w:r>
        <w:t>should either be diverse here or different elsewhere</w:t>
      </w:r>
    </w:p>
  </w:comment>
  <w:comment w:id="308" w:author="Windows User" w:date="2015-02-08T20:47:00Z" w:initials="BS">
    <w:p w:rsidR="0074650C" w:rsidRDefault="0074650C">
      <w:pPr>
        <w:pStyle w:val="CommentText"/>
      </w:pPr>
      <w:r>
        <w:rPr>
          <w:rStyle w:val="CommentReference"/>
        </w:rPr>
        <w:annotationRef/>
      </w:r>
      <w:r>
        <w:t>truth or righteousness? Or justice?</w:t>
      </w:r>
    </w:p>
  </w:comment>
  <w:comment w:id="309" w:author="Windows User" w:date="2015-02-08T20:47:00Z" w:initials="BS">
    <w:p w:rsidR="0074650C" w:rsidRDefault="0074650C">
      <w:pPr>
        <w:pStyle w:val="CommentText"/>
      </w:pPr>
      <w:r>
        <w:rPr>
          <w:rStyle w:val="CommentReference"/>
        </w:rPr>
        <w:annotationRef/>
      </w:r>
      <w:r>
        <w:t>patience or longsuffering?</w:t>
      </w:r>
    </w:p>
  </w:comment>
  <w:comment w:id="310" w:author="Windows User" w:date="2015-02-08T20:47:00Z" w:initials="BS">
    <w:p w:rsidR="0074650C" w:rsidRDefault="0074650C">
      <w:pPr>
        <w:pStyle w:val="CommentText"/>
      </w:pPr>
      <w:r>
        <w:rPr>
          <w:rStyle w:val="CommentReference"/>
        </w:rPr>
        <w:annotationRef/>
      </w:r>
      <w:r>
        <w:t>just "at the first watch"?</w:t>
      </w:r>
    </w:p>
  </w:comment>
  <w:comment w:id="311" w:author="Windows User" w:date="2015-02-08T20:47:00Z" w:initials="BS">
    <w:p w:rsidR="0074650C" w:rsidRDefault="0074650C">
      <w:pPr>
        <w:pStyle w:val="CommentText"/>
      </w:pPr>
      <w:r>
        <w:rPr>
          <w:rStyle w:val="CommentReference"/>
        </w:rPr>
        <w:annotationRef/>
      </w:r>
      <w:r>
        <w:t>sweet, or easy?</w:t>
      </w:r>
    </w:p>
  </w:comment>
  <w:comment w:id="312" w:author="Windows User" w:date="2015-02-08T20:47:00Z" w:initials="BS">
    <w:p w:rsidR="0074650C" w:rsidRDefault="0074650C">
      <w:pPr>
        <w:pStyle w:val="CommentText"/>
      </w:pPr>
      <w:r>
        <w:rPr>
          <w:rStyle w:val="CommentReference"/>
        </w:rPr>
        <w:annotationRef/>
      </w:r>
      <w:r>
        <w:t>less accurate than beloved, but sounds a lot better..</w:t>
      </w:r>
    </w:p>
  </w:comment>
  <w:comment w:id="313" w:author="Windows User" w:date="2015-02-08T20:47:00Z" w:initials="BS">
    <w:p w:rsidR="0074650C" w:rsidRDefault="0074650C">
      <w:pPr>
        <w:pStyle w:val="CommentText"/>
      </w:pPr>
      <w:r>
        <w:rPr>
          <w:rStyle w:val="CommentReference"/>
        </w:rPr>
        <w:annotationRef/>
      </w:r>
      <w:r>
        <w:t>sound better if omit of?</w:t>
      </w:r>
    </w:p>
  </w:comment>
  <w:comment w:id="314" w:author="Windows User" w:date="2015-02-08T20:47:00Z" w:initials="BS">
    <w:p w:rsidR="0074650C" w:rsidRDefault="0074650C">
      <w:pPr>
        <w:pStyle w:val="CommentText"/>
      </w:pPr>
      <w:r>
        <w:rPr>
          <w:rStyle w:val="CommentReference"/>
        </w:rPr>
        <w:annotationRef/>
      </w:r>
      <w:r>
        <w:t>truth, or righteousness?</w:t>
      </w:r>
    </w:p>
  </w:comment>
  <w:comment w:id="315" w:author="Windows User" w:date="2015-02-08T20:47:00Z" w:initials="BS">
    <w:p w:rsidR="0074650C" w:rsidRDefault="0074650C">
      <w:pPr>
        <w:pStyle w:val="CommentText"/>
      </w:pPr>
      <w:r>
        <w:rPr>
          <w:rStyle w:val="CommentReference"/>
        </w:rPr>
        <w:annotationRef/>
      </w:r>
      <w:r>
        <w:t>true, or perfecvt?</w:t>
      </w:r>
    </w:p>
  </w:comment>
  <w:comment w:id="316" w:author="Windows User" w:date="2015-02-08T20:50:00Z" w:initials="BS">
    <w:p w:rsidR="0074650C" w:rsidRDefault="0074650C">
      <w:pPr>
        <w:pStyle w:val="CommentText"/>
      </w:pPr>
      <w:r>
        <w:rPr>
          <w:rStyle w:val="CommentReference"/>
        </w:rPr>
        <w:annotationRef/>
      </w:r>
      <w:r>
        <w:t>and?</w:t>
      </w:r>
    </w:p>
  </w:comment>
  <w:comment w:id="317" w:author="Windows User" w:date="2015-02-08T20:50:00Z" w:initials="BS">
    <w:p w:rsidR="0074650C" w:rsidRDefault="0074650C">
      <w:pPr>
        <w:pStyle w:val="CommentText"/>
      </w:pPr>
      <w:r>
        <w:rPr>
          <w:rStyle w:val="CommentReference"/>
        </w:rPr>
        <w:annotationRef/>
      </w:r>
      <w:r>
        <w:t>gather is in first line in Coptic, but tune flows better here..</w:t>
      </w:r>
    </w:p>
  </w:comment>
  <w:comment w:id="318" w:author="Windows User" w:date="2015-02-08T20:50:00Z" w:initials="BS">
    <w:p w:rsidR="0074650C" w:rsidRDefault="0074650C">
      <w:pPr>
        <w:pStyle w:val="CommentText"/>
      </w:pPr>
      <w:r>
        <w:rPr>
          <w:rStyle w:val="CommentReference"/>
        </w:rPr>
        <w:annotationRef/>
      </w:r>
      <w:r>
        <w:t>will?</w:t>
      </w:r>
    </w:p>
  </w:comment>
  <w:comment w:id="319" w:author="Windows User" w:date="2015-02-08T20:50:00Z" w:initials="BS">
    <w:p w:rsidR="0074650C" w:rsidRDefault="0074650C">
      <w:pPr>
        <w:pStyle w:val="CommentText"/>
      </w:pPr>
      <w:r>
        <w:rPr>
          <w:rStyle w:val="CommentReference"/>
        </w:rPr>
        <w:annotationRef/>
      </w:r>
      <w:r>
        <w:t>save? keep? deliver?</w:t>
      </w:r>
    </w:p>
  </w:comment>
  <w:comment w:id="320" w:author="Windows User" w:date="2015-02-08T20:50:00Z" w:initials="BS">
    <w:p w:rsidR="0074650C" w:rsidRDefault="0074650C">
      <w:pPr>
        <w:pStyle w:val="CommentText"/>
      </w:pPr>
      <w:r>
        <w:rPr>
          <w:rStyle w:val="CommentReference"/>
        </w:rPr>
        <w:annotationRef/>
      </w:r>
      <w:r>
        <w:t>need a convention for making "ak ee". {}? bold?</w:t>
      </w:r>
    </w:p>
  </w:comment>
  <w:comment w:id="321" w:author="Windows User" w:date="2015-02-08T20:50:00Z" w:initials="BS">
    <w:p w:rsidR="0074650C" w:rsidRDefault="0074650C">
      <w:pPr>
        <w:pStyle w:val="CommentText"/>
      </w:pPr>
      <w:r>
        <w:rPr>
          <w:rStyle w:val="CommentReference"/>
        </w:rPr>
        <w:annotationRef/>
      </w:r>
      <w:r>
        <w:t>I like it better with "be" in... thoughts?</w:t>
      </w:r>
    </w:p>
  </w:comment>
  <w:comment w:id="331" w:author="Windows User" w:date="2015-02-08T20:52:00Z" w:initials="BS">
    <w:p w:rsidR="0074650C" w:rsidRDefault="0074650C">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74650C" w:rsidRDefault="0074650C">
      <w:pPr>
        <w:pStyle w:val="CommentText"/>
      </w:pPr>
      <w:r>
        <w:rPr>
          <w:rStyle w:val="CommentReference"/>
        </w:rPr>
        <w:annotationRef/>
      </w:r>
      <w:r>
        <w:t>does coptic bear out? Feels much more right to me.</w:t>
      </w:r>
    </w:p>
  </w:comment>
  <w:comment w:id="333" w:author="Windows User" w:date="2015-02-08T20:53:00Z" w:initials="BS">
    <w:p w:rsidR="0074650C" w:rsidRDefault="0074650C">
      <w:pPr>
        <w:pStyle w:val="CommentText"/>
      </w:pPr>
      <w:r>
        <w:rPr>
          <w:rStyle w:val="CommentReference"/>
        </w:rPr>
        <w:annotationRef/>
      </w:r>
      <w:r>
        <w:t>tense?</w:t>
      </w:r>
    </w:p>
  </w:comment>
  <w:comment w:id="334" w:author="Windows User" w:date="2015-02-08T20:53:00Z" w:initials="BS">
    <w:p w:rsidR="0074650C" w:rsidRDefault="0074650C">
      <w:pPr>
        <w:pStyle w:val="CommentText"/>
      </w:pPr>
      <w:r>
        <w:rPr>
          <w:rStyle w:val="CommentReference"/>
        </w:rPr>
        <w:annotationRef/>
      </w:r>
      <w:r>
        <w:t>exalt or magnify?</w:t>
      </w:r>
    </w:p>
  </w:comment>
  <w:comment w:id="335" w:author="Windows User" w:date="2015-02-08T20:53:00Z" w:initials="BS">
    <w:p w:rsidR="0074650C" w:rsidRDefault="0074650C">
      <w:pPr>
        <w:pStyle w:val="CommentText"/>
      </w:pPr>
      <w:r>
        <w:rPr>
          <w:rStyle w:val="CommentReference"/>
        </w:rPr>
        <w:annotationRef/>
      </w:r>
      <w:r>
        <w:t>or iwn?</w:t>
      </w:r>
    </w:p>
  </w:comment>
  <w:comment w:id="339" w:author="Windows User" w:date="2015-02-08T20:54:00Z" w:initials="BS">
    <w:p w:rsidR="0074650C" w:rsidRDefault="0074650C">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74650C" w:rsidRDefault="0074650C">
      <w:pPr>
        <w:pStyle w:val="CommentText"/>
      </w:pPr>
      <w:r>
        <w:rPr>
          <w:rStyle w:val="CommentReference"/>
        </w:rPr>
        <w:annotationRef/>
      </w:r>
      <w:r>
        <w:t>correct that no mention of nature?</w:t>
      </w:r>
    </w:p>
  </w:comment>
  <w:comment w:id="341" w:author="Windows User" w:date="2015-02-08T20:54:00Z" w:initials="BS">
    <w:p w:rsidR="0074650C" w:rsidRDefault="0074650C">
      <w:pPr>
        <w:pStyle w:val="CommentText"/>
      </w:pPr>
      <w:r>
        <w:rPr>
          <w:rStyle w:val="CommentReference"/>
        </w:rPr>
        <w:annotationRef/>
      </w:r>
      <w:r>
        <w:t>holy or pure? divinity or godhead?</w:t>
      </w:r>
    </w:p>
  </w:comment>
  <w:comment w:id="342" w:author="Windows User" w:date="2015-02-08T20:54:00Z" w:initials="BS">
    <w:p w:rsidR="0074650C" w:rsidRDefault="0074650C">
      <w:pPr>
        <w:pStyle w:val="CommentText"/>
      </w:pPr>
      <w:r>
        <w:rPr>
          <w:rStyle w:val="CommentReference"/>
        </w:rPr>
        <w:annotationRef/>
      </w:r>
      <w:r>
        <w:t>born or begotten? begotten without seeed or without mixture of substance?</w:t>
      </w:r>
    </w:p>
  </w:comment>
  <w:comment w:id="343" w:author="Windows User" w:date="2015-02-08T20:54:00Z" w:initials="BS">
    <w:p w:rsidR="0074650C" w:rsidRDefault="0074650C">
      <w:pPr>
        <w:pStyle w:val="CommentText"/>
      </w:pPr>
      <w:r>
        <w:rPr>
          <w:rStyle w:val="CommentReference"/>
        </w:rPr>
        <w:annotationRef/>
      </w:r>
      <w:r>
        <w:t>coessential or consubstantial?</w:t>
      </w:r>
    </w:p>
  </w:comment>
  <w:comment w:id="344" w:author="Windows User" w:date="2015-02-08T20:54:00Z" w:initials="BS">
    <w:p w:rsidR="0074650C" w:rsidRDefault="0074650C">
      <w:pPr>
        <w:pStyle w:val="CommentText"/>
      </w:pPr>
      <w:r>
        <w:rPr>
          <w:rStyle w:val="CommentReference"/>
        </w:rPr>
        <w:annotationRef/>
      </w:r>
      <w:r>
        <w:t>made one or joined?</w:t>
      </w:r>
    </w:p>
  </w:comment>
  <w:comment w:id="345" w:author="Windows User" w:date="2015-02-08T20:55:00Z" w:initials="BS">
    <w:p w:rsidR="0074650C" w:rsidRDefault="0074650C">
      <w:pPr>
        <w:pStyle w:val="CommentText"/>
      </w:pPr>
      <w:r>
        <w:rPr>
          <w:rStyle w:val="CommentReference"/>
        </w:rPr>
        <w:annotationRef/>
      </w:r>
      <w:r>
        <w:t>does this rephrasing capture it ok?</w:t>
      </w:r>
    </w:p>
  </w:comment>
  <w:comment w:id="346" w:author="Windows User" w:date="2015-02-08T20:55:00Z" w:initials="BS">
    <w:p w:rsidR="0074650C" w:rsidRDefault="0074650C">
      <w:pPr>
        <w:pStyle w:val="CommentText"/>
      </w:pPr>
      <w:r>
        <w:rPr>
          <w:rStyle w:val="CommentReference"/>
        </w:rPr>
        <w:annotationRef/>
      </w:r>
      <w:r>
        <w:t>something clearer than putplue?</w:t>
      </w:r>
    </w:p>
  </w:comment>
  <w:comment w:id="347" w:author="Windows User" w:date="2015-02-08T20:55:00Z" w:initials="BS">
    <w:p w:rsidR="0074650C" w:rsidRDefault="0074650C">
      <w:pPr>
        <w:pStyle w:val="CommentText"/>
      </w:pPr>
      <w:r>
        <w:rPr>
          <w:rStyle w:val="CommentReference"/>
        </w:rPr>
        <w:annotationRef/>
      </w:r>
      <w:r>
        <w:t>woven or fine?</w:t>
      </w:r>
    </w:p>
  </w:comment>
  <w:comment w:id="348" w:author="Windows User" w:date="2015-02-08T20:55:00Z" w:initials="BS">
    <w:p w:rsidR="0074650C" w:rsidRDefault="0074650C">
      <w:pPr>
        <w:pStyle w:val="CommentText"/>
      </w:pPr>
      <w:r>
        <w:rPr>
          <w:rStyle w:val="CommentReference"/>
        </w:rPr>
        <w:annotationRef/>
      </w:r>
      <w:r>
        <w:t>palin</w:t>
      </w:r>
    </w:p>
  </w:comment>
  <w:comment w:id="349" w:author="Windows User" w:date="2015-02-08T20:55:00Z" w:initials="BS">
    <w:p w:rsidR="0074650C" w:rsidRDefault="0074650C">
      <w:pPr>
        <w:pStyle w:val="CommentText"/>
      </w:pPr>
      <w:r>
        <w:rPr>
          <w:rStyle w:val="CommentReference"/>
        </w:rPr>
        <w:annotationRef/>
      </w:r>
      <w:r>
        <w:t>exalt or magnify?</w:t>
      </w:r>
    </w:p>
  </w:comment>
  <w:comment w:id="350" w:author="Windows User" w:date="2015-02-08T20:55:00Z" w:initials="BS">
    <w:p w:rsidR="0074650C" w:rsidRDefault="0074650C">
      <w:pPr>
        <w:pStyle w:val="CommentText"/>
      </w:pPr>
      <w:r>
        <w:rPr>
          <w:rStyle w:val="CommentReference"/>
        </w:rPr>
        <w:annotationRef/>
      </w:r>
      <w:r>
        <w:t>or iwn?</w:t>
      </w:r>
    </w:p>
  </w:comment>
  <w:comment w:id="354" w:author="Windows User" w:date="2015-02-08T20:55:00Z" w:initials="BS">
    <w:p w:rsidR="0074650C" w:rsidRDefault="0074650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74650C" w:rsidRDefault="0074650C">
      <w:pPr>
        <w:pStyle w:val="CommentText"/>
      </w:pPr>
      <w:r>
        <w:rPr>
          <w:rStyle w:val="CommentReference"/>
        </w:rPr>
        <w:annotationRef/>
      </w:r>
      <w:r>
        <w:t>forged or beaten?</w:t>
      </w:r>
    </w:p>
  </w:comment>
  <w:comment w:id="356" w:author="Windows User" w:date="2015-02-08T20:56:00Z" w:initials="BS">
    <w:p w:rsidR="0074650C" w:rsidRDefault="0074650C">
      <w:pPr>
        <w:pStyle w:val="CommentText"/>
      </w:pPr>
      <w:r>
        <w:rPr>
          <w:rStyle w:val="CommentReference"/>
        </w:rPr>
        <w:annotationRef/>
      </w:r>
      <w:r>
        <w:t>omit? always and move up mercy seat?</w:t>
      </w:r>
    </w:p>
  </w:comment>
  <w:comment w:id="357" w:author="Windows User" w:date="2015-02-08T20:56:00Z" w:initials="BS">
    <w:p w:rsidR="0074650C" w:rsidRDefault="0074650C">
      <w:pPr>
        <w:pStyle w:val="CommentText"/>
      </w:pPr>
      <w:r>
        <w:rPr>
          <w:rStyle w:val="CommentReference"/>
        </w:rPr>
        <w:annotationRef/>
      </w:r>
      <w:r>
        <w:t>tense? past makes a lot more sense</w:t>
      </w:r>
    </w:p>
  </w:comment>
  <w:comment w:id="358" w:author="Windows User" w:date="2015-02-08T20:56:00Z" w:initials="BS">
    <w:p w:rsidR="0074650C" w:rsidRDefault="0074650C">
      <w:pPr>
        <w:pStyle w:val="CommentText"/>
      </w:pPr>
      <w:r>
        <w:rPr>
          <w:rStyle w:val="CommentReference"/>
        </w:rPr>
        <w:annotationRef/>
      </w:r>
      <w:r>
        <w:t>why does Abouna omit sin?</w:t>
      </w:r>
    </w:p>
  </w:comment>
  <w:comment w:id="359" w:author="Windows User" w:date="2015-02-08T20:56:00Z" w:initials="BS">
    <w:p w:rsidR="0074650C" w:rsidRDefault="0074650C">
      <w:pPr>
        <w:pStyle w:val="CommentText"/>
      </w:pPr>
      <w:r>
        <w:rPr>
          <w:rStyle w:val="CommentReference"/>
        </w:rPr>
        <w:annotationRef/>
      </w:r>
      <w:r>
        <w:t>exalt or magnify?</w:t>
      </w:r>
    </w:p>
  </w:comment>
  <w:comment w:id="360" w:author="Windows User" w:date="2015-02-08T20:56:00Z" w:initials="BS">
    <w:p w:rsidR="0074650C" w:rsidRDefault="0074650C">
      <w:pPr>
        <w:pStyle w:val="CommentText"/>
      </w:pPr>
      <w:r>
        <w:rPr>
          <w:rStyle w:val="CommentReference"/>
        </w:rPr>
        <w:annotationRef/>
      </w:r>
      <w:r>
        <w:t>or iwn?</w:t>
      </w:r>
    </w:p>
  </w:comment>
  <w:comment w:id="364" w:author="Windows User" w:date="2015-02-08T20:57:00Z" w:initials="BS">
    <w:p w:rsidR="0074650C" w:rsidRDefault="0074650C">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74650C" w:rsidRDefault="0074650C">
      <w:pPr>
        <w:pStyle w:val="CommentText"/>
      </w:pPr>
      <w:r>
        <w:rPr>
          <w:rStyle w:val="CommentReference"/>
        </w:rPr>
        <w:annotationRef/>
      </w:r>
      <w:r>
        <w:t>for isn't accurate... but sounds better</w:t>
      </w:r>
    </w:p>
  </w:comment>
  <w:comment w:id="366" w:author="Windows User" w:date="2015-02-08T20:57:00Z" w:initials="BS">
    <w:p w:rsidR="0074650C" w:rsidRDefault="0074650C">
      <w:pPr>
        <w:pStyle w:val="CommentText"/>
      </w:pPr>
      <w:r>
        <w:rPr>
          <w:rStyle w:val="CommentReference"/>
        </w:rPr>
        <w:annotationRef/>
      </w:r>
      <w:r>
        <w:t>exalt or magnify?</w:t>
      </w:r>
    </w:p>
  </w:comment>
  <w:comment w:id="367" w:author="Windows User" w:date="2015-02-08T20:57:00Z" w:initials="BS">
    <w:p w:rsidR="0074650C" w:rsidRDefault="0074650C">
      <w:pPr>
        <w:pStyle w:val="CommentText"/>
      </w:pPr>
      <w:r>
        <w:rPr>
          <w:rStyle w:val="CommentReference"/>
        </w:rPr>
        <w:annotationRef/>
      </w:r>
      <w:r>
        <w:t>or iwn?</w:t>
      </w:r>
    </w:p>
  </w:comment>
  <w:comment w:id="371" w:author="Windows User" w:date="2015-02-08T20:58:00Z" w:initials="BS">
    <w:p w:rsidR="0074650C" w:rsidRDefault="0074650C">
      <w:pPr>
        <w:pStyle w:val="CommentText"/>
      </w:pPr>
      <w:r>
        <w:rPr>
          <w:rStyle w:val="CommentReference"/>
        </w:rPr>
        <w:annotationRef/>
      </w:r>
      <w:r>
        <w:t>perpetual lamp?</w:t>
      </w:r>
    </w:p>
  </w:comment>
  <w:comment w:id="372" w:author="Windows User" w:date="2015-02-08T20:58:00Z" w:initials="BS">
    <w:p w:rsidR="0074650C" w:rsidRDefault="0074650C">
      <w:pPr>
        <w:pStyle w:val="CommentText"/>
      </w:pPr>
      <w:r>
        <w:rPr>
          <w:rStyle w:val="CommentReference"/>
        </w:rPr>
        <w:annotationRef/>
      </w:r>
      <w:r>
        <w:t>parousia?</w:t>
      </w:r>
    </w:p>
  </w:comment>
  <w:comment w:id="373" w:author="Windows User" w:date="2015-02-08T20:59:00Z" w:initials="BS">
    <w:p w:rsidR="0074650C" w:rsidRDefault="0074650C">
      <w:pPr>
        <w:pStyle w:val="CommentText"/>
      </w:pPr>
      <w:r>
        <w:rPr>
          <w:rStyle w:val="CommentReference"/>
        </w:rPr>
        <w:annotationRef/>
      </w:r>
      <w:r>
        <w:t>tense?</w:t>
      </w:r>
    </w:p>
  </w:comment>
  <w:comment w:id="374" w:author="Windows User" w:date="2015-02-08T20:59:00Z" w:initials="BS">
    <w:p w:rsidR="0074650C" w:rsidRDefault="0074650C">
      <w:pPr>
        <w:pStyle w:val="CommentText"/>
      </w:pPr>
      <w:r>
        <w:rPr>
          <w:rStyle w:val="CommentReference"/>
        </w:rPr>
        <w:annotationRef/>
      </w:r>
      <w:r>
        <w:t>enlightens?</w:t>
      </w:r>
    </w:p>
  </w:comment>
  <w:comment w:id="375" w:author="Windows User" w:date="2015-02-08T20:59:00Z" w:initials="BS">
    <w:p w:rsidR="0074650C" w:rsidRDefault="0074650C">
      <w:pPr>
        <w:pStyle w:val="CommentText"/>
      </w:pPr>
      <w:r>
        <w:rPr>
          <w:rStyle w:val="CommentReference"/>
        </w:rPr>
        <w:annotationRef/>
      </w:r>
      <w:r>
        <w:t>exalt or magnify?</w:t>
      </w:r>
    </w:p>
  </w:comment>
  <w:comment w:id="376" w:author="Windows User" w:date="2015-02-08T20:59:00Z" w:initials="BS">
    <w:p w:rsidR="0074650C" w:rsidRDefault="0074650C">
      <w:pPr>
        <w:pStyle w:val="CommentText"/>
      </w:pPr>
      <w:r>
        <w:rPr>
          <w:rStyle w:val="CommentReference"/>
        </w:rPr>
        <w:annotationRef/>
      </w:r>
      <w:r>
        <w:t>or iwn?</w:t>
      </w:r>
    </w:p>
  </w:comment>
  <w:comment w:id="380" w:author="Windows User" w:date="2015-02-08T20:59:00Z" w:initials="BS">
    <w:p w:rsidR="0074650C" w:rsidRDefault="0074650C">
      <w:pPr>
        <w:pStyle w:val="CommentText"/>
      </w:pPr>
      <w:r>
        <w:rPr>
          <w:rStyle w:val="CommentReference"/>
        </w:rPr>
        <w:annotationRef/>
      </w:r>
      <w:r>
        <w:t>this order better or worse?</w:t>
      </w:r>
    </w:p>
  </w:comment>
  <w:comment w:id="381" w:author="Windows User" w:date="2015-02-08T21:00:00Z" w:initials="BS">
    <w:p w:rsidR="0074650C" w:rsidRDefault="0074650C">
      <w:pPr>
        <w:pStyle w:val="CommentText"/>
      </w:pPr>
      <w:r>
        <w:rPr>
          <w:rStyle w:val="CommentReference"/>
        </w:rPr>
        <w:annotationRef/>
      </w:r>
      <w:r>
        <w:t>I think upon should stay here</w:t>
      </w:r>
    </w:p>
  </w:comment>
  <w:comment w:id="382" w:author="Windows User" w:date="2015-02-08T21:00:00Z" w:initials="BS">
    <w:p w:rsidR="0074650C" w:rsidRDefault="0074650C">
      <w:pPr>
        <w:pStyle w:val="CommentText"/>
      </w:pPr>
      <w:r>
        <w:rPr>
          <w:rStyle w:val="CommentReference"/>
        </w:rPr>
        <w:annotationRef/>
      </w:r>
      <w:r>
        <w:t>exalt or magnify?</w:t>
      </w:r>
    </w:p>
  </w:comment>
  <w:comment w:id="383" w:author="Windows User" w:date="2015-02-08T21:00:00Z" w:initials="BS">
    <w:p w:rsidR="0074650C" w:rsidRDefault="0074650C">
      <w:pPr>
        <w:pStyle w:val="CommentText"/>
      </w:pPr>
      <w:r>
        <w:rPr>
          <w:rStyle w:val="CommentReference"/>
        </w:rPr>
        <w:annotationRef/>
      </w:r>
      <w:r>
        <w:t>or iwn?</w:t>
      </w:r>
    </w:p>
  </w:comment>
  <w:comment w:id="391" w:author="Windows User" w:date="2015-02-08T21:01:00Z" w:initials="BS">
    <w:p w:rsidR="0074650C" w:rsidRDefault="0074650C">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74650C" w:rsidRDefault="0074650C">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74650C" w:rsidRDefault="0074650C">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74650C" w:rsidRDefault="0074650C">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74650C" w:rsidRDefault="0074650C">
      <w:pPr>
        <w:pStyle w:val="CommentText"/>
      </w:pPr>
      <w:r>
        <w:rPr>
          <w:rStyle w:val="CommentReference"/>
        </w:rPr>
        <w:annotationRef/>
      </w:r>
      <w:r>
        <w:t>exalt or magnify?</w:t>
      </w:r>
    </w:p>
  </w:comment>
  <w:comment w:id="396" w:author="Windows User" w:date="2015-02-08T21:02:00Z" w:initials="BS">
    <w:p w:rsidR="0074650C" w:rsidRDefault="0074650C">
      <w:pPr>
        <w:pStyle w:val="CommentText"/>
      </w:pPr>
      <w:r>
        <w:rPr>
          <w:rStyle w:val="CommentReference"/>
        </w:rPr>
        <w:annotationRef/>
      </w:r>
      <w:r>
        <w:t>or iwn?</w:t>
      </w:r>
    </w:p>
  </w:comment>
  <w:comment w:id="400" w:author="Windows User" w:date="2015-02-08T21:04:00Z" w:initials="BS">
    <w:p w:rsidR="0074650C" w:rsidRDefault="0074650C">
      <w:pPr>
        <w:pStyle w:val="CommentText"/>
      </w:pPr>
      <w:r>
        <w:rPr>
          <w:rStyle w:val="CommentReference"/>
        </w:rPr>
        <w:annotationRef/>
      </w:r>
      <w:r>
        <w:t>does this work?</w:t>
      </w:r>
    </w:p>
  </w:comment>
  <w:comment w:id="401" w:author="Windows User" w:date="2015-02-08T21:04:00Z" w:initials="BS">
    <w:p w:rsidR="0074650C" w:rsidRDefault="0074650C">
      <w:pPr>
        <w:pStyle w:val="CommentText"/>
      </w:pPr>
      <w:r>
        <w:rPr>
          <w:rStyle w:val="CommentReference"/>
        </w:rPr>
        <w:annotationRef/>
      </w:r>
      <w:r>
        <w:t>is this right?</w:t>
      </w:r>
    </w:p>
  </w:comment>
  <w:comment w:id="402" w:author="Windows User" w:date="2015-02-08T21:04:00Z" w:initials="BS">
    <w:p w:rsidR="0074650C" w:rsidRDefault="0074650C">
      <w:pPr>
        <w:pStyle w:val="CommentText"/>
      </w:pPr>
      <w:r>
        <w:rPr>
          <w:rStyle w:val="CommentReference"/>
        </w:rPr>
        <w:annotationRef/>
      </w:r>
      <w:r>
        <w:t>?</w:t>
      </w:r>
    </w:p>
  </w:comment>
  <w:comment w:id="403" w:author="Windows User" w:date="2015-02-08T21:04:00Z" w:initials="BS">
    <w:p w:rsidR="0074650C" w:rsidRDefault="0074650C">
      <w:pPr>
        <w:pStyle w:val="CommentText"/>
      </w:pPr>
      <w:r>
        <w:rPr>
          <w:rStyle w:val="CommentReference"/>
        </w:rPr>
        <w:annotationRef/>
      </w:r>
      <w:r>
        <w:t>about or to?</w:t>
      </w:r>
    </w:p>
  </w:comment>
  <w:comment w:id="404" w:author="Windows User" w:date="2015-02-08T21:04:00Z" w:initials="BS">
    <w:p w:rsidR="0074650C" w:rsidRDefault="0074650C">
      <w:pPr>
        <w:pStyle w:val="CommentText"/>
      </w:pPr>
      <w:r>
        <w:rPr>
          <w:rStyle w:val="CommentReference"/>
        </w:rPr>
        <w:annotationRef/>
      </w:r>
      <w:r>
        <w:t>proclaim or cry?</w:t>
      </w:r>
    </w:p>
  </w:comment>
  <w:comment w:id="405" w:author="Windows User" w:date="2015-02-08T21:04:00Z" w:initials="BS">
    <w:p w:rsidR="0074650C" w:rsidRDefault="0074650C">
      <w:pPr>
        <w:pStyle w:val="CommentText"/>
      </w:pPr>
      <w:r>
        <w:rPr>
          <w:rStyle w:val="CommentReference"/>
        </w:rPr>
        <w:annotationRef/>
      </w:r>
      <w:r>
        <w:t>??</w:t>
      </w:r>
    </w:p>
  </w:comment>
  <w:comment w:id="406" w:author="Windows User" w:date="2015-02-08T21:04:00Z" w:initials="BS">
    <w:p w:rsidR="0074650C" w:rsidRDefault="0074650C">
      <w:pPr>
        <w:pStyle w:val="CommentText"/>
      </w:pPr>
      <w:r>
        <w:rPr>
          <w:rStyle w:val="CommentReference"/>
        </w:rPr>
        <w:annotationRef/>
      </w:r>
      <w:r>
        <w:t>just?</w:t>
      </w:r>
    </w:p>
  </w:comment>
  <w:comment w:id="407" w:author="Windows User" w:date="2015-02-08T21:04:00Z" w:initials="BS">
    <w:p w:rsidR="0074650C" w:rsidRDefault="0074650C">
      <w:pPr>
        <w:pStyle w:val="CommentText"/>
      </w:pPr>
      <w:r>
        <w:rPr>
          <w:rStyle w:val="CommentReference"/>
        </w:rPr>
        <w:annotationRef/>
      </w:r>
      <w:r>
        <w:t>chaste or meek?</w:t>
      </w:r>
    </w:p>
  </w:comment>
  <w:comment w:id="408" w:author="Windows User" w:date="2015-02-08T21:04:00Z" w:initials="BS">
    <w:p w:rsidR="0074650C" w:rsidRDefault="0074650C">
      <w:pPr>
        <w:pStyle w:val="CommentText"/>
      </w:pPr>
      <w:r>
        <w:rPr>
          <w:rStyle w:val="CommentReference"/>
        </w:rPr>
        <w:annotationRef/>
      </w:r>
      <w:r>
        <w:t>St. Isaac? Holy issac?</w:t>
      </w:r>
    </w:p>
  </w:comment>
  <w:comment w:id="409" w:author="Windows User" w:date="2015-02-08T21:04:00Z" w:initials="BS">
    <w:p w:rsidR="0074650C" w:rsidRDefault="0074650C">
      <w:pPr>
        <w:pStyle w:val="CommentText"/>
      </w:pPr>
      <w:r>
        <w:rPr>
          <w:rStyle w:val="CommentReference"/>
        </w:rPr>
        <w:annotationRef/>
      </w:r>
      <w:r>
        <w:t>ten thousand time?</w:t>
      </w:r>
    </w:p>
  </w:comment>
  <w:comment w:id="410" w:author="Windows User" w:date="2015-02-08T21:04:00Z" w:initials="BS">
    <w:p w:rsidR="0074650C" w:rsidRDefault="0074650C">
      <w:pPr>
        <w:pStyle w:val="CommentText"/>
      </w:pPr>
      <w:r>
        <w:rPr>
          <w:rStyle w:val="CommentReference"/>
        </w:rPr>
        <w:annotationRef/>
      </w:r>
      <w:r>
        <w:t>probably don't want to say despot.</w:t>
      </w:r>
    </w:p>
  </w:comment>
  <w:comment w:id="411" w:author="Windows User" w:date="2015-02-08T21:04:00Z" w:initials="BS">
    <w:p w:rsidR="0074650C" w:rsidRDefault="0074650C">
      <w:pPr>
        <w:pStyle w:val="CommentText"/>
      </w:pPr>
      <w:r>
        <w:rPr>
          <w:rStyle w:val="CommentReference"/>
        </w:rPr>
        <w:annotationRef/>
      </w:r>
      <w:r>
        <w:t>honour or pride?</w:t>
      </w:r>
    </w:p>
  </w:comment>
  <w:comment w:id="412" w:author="Windows User" w:date="2015-02-08T21:04:00Z" w:initials="BS">
    <w:p w:rsidR="0074650C" w:rsidRDefault="0074650C">
      <w:pPr>
        <w:pStyle w:val="CommentText"/>
      </w:pPr>
      <w:r>
        <w:rPr>
          <w:rStyle w:val="CommentReference"/>
        </w:rPr>
        <w:annotationRef/>
      </w:r>
      <w:r>
        <w:t>spouse or friend???</w:t>
      </w:r>
    </w:p>
  </w:comment>
  <w:comment w:id="413" w:author="Windows User" w:date="2015-02-08T21:04:00Z" w:initials="BS">
    <w:p w:rsidR="0074650C" w:rsidRDefault="0074650C">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74650C" w:rsidRDefault="0074650C">
      <w:pPr>
        <w:pStyle w:val="CommentText"/>
      </w:pPr>
      <w:r>
        <w:rPr>
          <w:rStyle w:val="CommentReference"/>
        </w:rPr>
        <w:annotationRef/>
      </w:r>
      <w:r>
        <w:t>unity or oneness? indescribable or unparalleled?</w:t>
      </w:r>
    </w:p>
  </w:comment>
  <w:comment w:id="415" w:author="Windows User" w:date="2015-02-08T21:04:00Z" w:initials="BS">
    <w:p w:rsidR="0074650C" w:rsidRDefault="0074650C">
      <w:pPr>
        <w:pStyle w:val="CommentText"/>
      </w:pPr>
      <w:r>
        <w:rPr>
          <w:rStyle w:val="CommentReference"/>
        </w:rPr>
        <w:annotationRef/>
      </w:r>
      <w:r>
        <w:t>mingling of substance or human seed? kind of a big difference.</w:t>
      </w:r>
    </w:p>
  </w:comment>
  <w:comment w:id="416" w:author="Windows User" w:date="2015-02-08T21:04:00Z" w:initials="BS">
    <w:p w:rsidR="0074650C" w:rsidRDefault="0074650C">
      <w:pPr>
        <w:pStyle w:val="CommentText"/>
      </w:pPr>
      <w:r>
        <w:rPr>
          <w:rStyle w:val="CommentReference"/>
        </w:rPr>
        <w:annotationRef/>
      </w:r>
      <w:r>
        <w:t>pray or interceed? With or before?</w:t>
      </w:r>
    </w:p>
  </w:comment>
  <w:comment w:id="423" w:author="Windows User" w:date="2015-02-08T21:10:00Z" w:initials="WU">
    <w:p w:rsidR="0074650C" w:rsidRDefault="0074650C">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74650C" w:rsidRDefault="0074650C">
      <w:pPr>
        <w:pStyle w:val="CommentText"/>
      </w:pPr>
      <w:r>
        <w:rPr>
          <w:rStyle w:val="CommentReference"/>
        </w:rPr>
        <w:annotationRef/>
      </w:r>
      <w:r>
        <w:t>Are more honoured?</w:t>
      </w:r>
    </w:p>
  </w:comment>
  <w:comment w:id="425" w:author="Windows User" w:date="2015-02-08T21:10:00Z" w:initials="WU">
    <w:p w:rsidR="0074650C" w:rsidRDefault="0074650C">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74650C" w:rsidRDefault="0074650C">
      <w:pPr>
        <w:pStyle w:val="CommentText"/>
      </w:pPr>
      <w:r>
        <w:rPr>
          <w:rStyle w:val="CommentReference"/>
        </w:rPr>
        <w:annotationRef/>
      </w:r>
      <w:r>
        <w:t>Above heaven or above the heavens. Not above the heaven.</w:t>
      </w:r>
    </w:p>
  </w:comment>
  <w:comment w:id="433" w:author="Windows User" w:date="2015-02-08T21:10:00Z" w:initials="WU">
    <w:p w:rsidR="0074650C" w:rsidRDefault="0074650C">
      <w:pPr>
        <w:pStyle w:val="CommentText"/>
      </w:pPr>
      <w:r>
        <w:rPr>
          <w:rStyle w:val="CommentReference"/>
        </w:rPr>
        <w:annotationRef/>
      </w:r>
      <w:r>
        <w:t>Reuse of truth is very awkward</w:t>
      </w:r>
    </w:p>
  </w:comment>
  <w:comment w:id="437" w:author="Windows User" w:date="2015-02-08T21:10:00Z" w:initials="WU">
    <w:p w:rsidR="0074650C" w:rsidRDefault="0074650C">
      <w:pPr>
        <w:pStyle w:val="CommentText"/>
      </w:pPr>
      <w:r>
        <w:rPr>
          <w:rStyle w:val="CommentReference"/>
        </w:rPr>
        <w:annotationRef/>
      </w:r>
      <w:r>
        <w:t>The Virgin Mary?</w:t>
      </w:r>
    </w:p>
  </w:comment>
  <w:comment w:id="438" w:author="Windows User" w:date="2015-02-08T21:10:00Z" w:initials="WU">
    <w:p w:rsidR="0074650C" w:rsidRDefault="0074650C">
      <w:pPr>
        <w:pStyle w:val="CommentText"/>
      </w:pPr>
      <w:r>
        <w:rPr>
          <w:rStyle w:val="CommentReference"/>
        </w:rPr>
        <w:annotationRef/>
      </w:r>
      <w:r>
        <w:t>And the Mercy Seat / with the Cherubs? Less literal, but makes more sense.</w:t>
      </w:r>
    </w:p>
  </w:comment>
  <w:comment w:id="439" w:author="Windows User" w:date="2015-02-08T21:10:00Z" w:initials="WU">
    <w:p w:rsidR="0074650C" w:rsidRDefault="0074650C">
      <w:pPr>
        <w:pStyle w:val="CommentText"/>
      </w:pPr>
      <w:r>
        <w:rPr>
          <w:rStyle w:val="CommentReference"/>
        </w:rPr>
        <w:annotationRef/>
      </w:r>
      <w:r>
        <w:t>Jar or vessel for the sake of youth who think marijuana?</w:t>
      </w:r>
    </w:p>
  </w:comment>
  <w:comment w:id="440" w:author="Windows User" w:date="2015-02-08T21:10:00Z" w:initials="WU">
    <w:p w:rsidR="0074650C" w:rsidRDefault="0074650C">
      <w:pPr>
        <w:pStyle w:val="CommentText"/>
      </w:pPr>
      <w:r>
        <w:rPr>
          <w:rStyle w:val="CommentReference"/>
        </w:rPr>
        <w:annotationRef/>
      </w:r>
      <w:r>
        <w:t>Not lampstand?</w:t>
      </w:r>
    </w:p>
  </w:comment>
  <w:comment w:id="444" w:author="Windows User" w:date="2015-02-08T21:10:00Z" w:initials="WU">
    <w:p w:rsidR="0074650C" w:rsidRDefault="0074650C">
      <w:pPr>
        <w:pStyle w:val="CommentText"/>
      </w:pPr>
      <w:r>
        <w:rPr>
          <w:rStyle w:val="CommentReference"/>
        </w:rPr>
        <w:annotationRef/>
      </w:r>
      <w:r>
        <w:t>Adorend? Ornamented?</w:t>
      </w:r>
    </w:p>
  </w:comment>
  <w:comment w:id="445" w:author="Windows User" w:date="2015-02-08T21:10:00Z" w:initials="WU">
    <w:p w:rsidR="0074650C" w:rsidRDefault="0074650C">
      <w:pPr>
        <w:pStyle w:val="CommentText"/>
      </w:pPr>
      <w:r>
        <w:rPr>
          <w:rStyle w:val="CommentReference"/>
        </w:rPr>
        <w:annotationRef/>
      </w:r>
      <w:r>
        <w:t>Need to decide whether to capitalize and be Consistent.</w:t>
      </w:r>
    </w:p>
  </w:comment>
  <w:comment w:id="446" w:author="Windows User" w:date="2015-02-08T21:10:00Z" w:initials="WU">
    <w:p w:rsidR="0074650C" w:rsidRDefault="0074650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74650C" w:rsidRDefault="0074650C">
      <w:pPr>
        <w:pStyle w:val="CommentText"/>
      </w:pPr>
      <w:r>
        <w:rPr>
          <w:rStyle w:val="CommentReference"/>
        </w:rPr>
        <w:annotationRef/>
      </w:r>
      <w:r>
        <w:t>Tense(s) of this vs?</w:t>
      </w:r>
    </w:p>
  </w:comment>
  <w:comment w:id="451" w:author="Windows User" w:date="2015-02-08T21:11:00Z" w:initials="WU">
    <w:p w:rsidR="0074650C" w:rsidRDefault="0074650C">
      <w:pPr>
        <w:pStyle w:val="CommentText"/>
      </w:pPr>
      <w:r>
        <w:rPr>
          <w:rStyle w:val="CommentReference"/>
        </w:rPr>
        <w:annotationRef/>
      </w:r>
      <w:r>
        <w:t>If no coma, then that. If coma, then which.</w:t>
      </w:r>
    </w:p>
  </w:comment>
  <w:comment w:id="452" w:author="Windows User" w:date="2015-02-08T21:11:00Z" w:initials="WU">
    <w:p w:rsidR="0074650C" w:rsidRDefault="0074650C">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74650C" w:rsidRDefault="0074650C">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74650C" w:rsidRDefault="0074650C">
      <w:pPr>
        <w:pStyle w:val="CommentText"/>
      </w:pPr>
      <w:r>
        <w:rPr>
          <w:rStyle w:val="CommentReference"/>
        </w:rPr>
        <w:annotationRef/>
      </w:r>
      <w:r>
        <w:t>Care or concern?</w:t>
      </w:r>
    </w:p>
  </w:comment>
  <w:comment w:id="464" w:author="Windows User" w:date="2015-02-08T21:12:00Z" w:initials="WU">
    <w:p w:rsidR="0074650C" w:rsidRDefault="0074650C">
      <w:pPr>
        <w:pStyle w:val="CommentText"/>
      </w:pPr>
      <w:r>
        <w:rPr>
          <w:rStyle w:val="CommentReference"/>
        </w:rPr>
        <w:annotationRef/>
      </w:r>
      <w:r>
        <w:t>Uhm…. ? Coptic clearly says Sabbaton…. But wasn’t it the first day?</w:t>
      </w:r>
    </w:p>
  </w:comment>
  <w:comment w:id="471" w:author="Windows User" w:date="2015-02-08T21:13:00Z" w:initials="WU">
    <w:p w:rsidR="0074650C" w:rsidRDefault="0074650C">
      <w:pPr>
        <w:pStyle w:val="CommentText"/>
      </w:pPr>
      <w:r>
        <w:rPr>
          <w:rStyle w:val="CommentReference"/>
        </w:rPr>
        <w:annotationRef/>
      </w:r>
      <w:r>
        <w:t>Exceedingly? Too? So?</w:t>
      </w:r>
    </w:p>
  </w:comment>
  <w:comment w:id="472" w:author="Windows User" w:date="2015-02-08T21:13:00Z" w:initials="WU">
    <w:p w:rsidR="0074650C" w:rsidRDefault="0074650C">
      <w:pPr>
        <w:pStyle w:val="CommentText"/>
      </w:pPr>
      <w:r>
        <w:rPr>
          <w:rStyle w:val="CommentReference"/>
        </w:rPr>
        <w:annotationRef/>
      </w:r>
      <w:r>
        <w:t>Count or heed?</w:t>
      </w:r>
    </w:p>
  </w:comment>
  <w:comment w:id="473" w:author="Windows User" w:date="2015-02-08T21:13:00Z" w:initials="WU">
    <w:p w:rsidR="0074650C" w:rsidRDefault="0074650C">
      <w:pPr>
        <w:pStyle w:val="CommentText"/>
      </w:pPr>
      <w:r>
        <w:rPr>
          <w:rStyle w:val="CommentReference"/>
        </w:rPr>
        <w:annotationRef/>
      </w:r>
      <w:r>
        <w:t>Ramez, I or me?</w:t>
      </w:r>
    </w:p>
  </w:comment>
  <w:comment w:id="474" w:author="Windows User" w:date="2015-02-08T21:13:00Z" w:initials="WU">
    <w:p w:rsidR="0074650C" w:rsidRDefault="0074650C">
      <w:pPr>
        <w:pStyle w:val="CommentText"/>
      </w:pPr>
      <w:r>
        <w:rPr>
          <w:rStyle w:val="CommentReference"/>
        </w:rPr>
        <w:annotationRef/>
      </w:r>
      <w:r>
        <w:t>Teach to offer repentance or instruct in repentance?</w:t>
      </w:r>
    </w:p>
  </w:comment>
  <w:comment w:id="475" w:author="Windows User" w:date="2015-02-08T21:13:00Z" w:initials="WU">
    <w:p w:rsidR="0074650C" w:rsidRDefault="0074650C">
      <w:pPr>
        <w:pStyle w:val="CommentText"/>
      </w:pPr>
      <w:r>
        <w:rPr>
          <w:rStyle w:val="CommentReference"/>
        </w:rPr>
        <w:annotationRef/>
      </w:r>
      <w:r>
        <w:t>That a sinner die would make this consistent.</w:t>
      </w:r>
    </w:p>
  </w:comment>
  <w:comment w:id="476" w:author="Windows User" w:date="2015-02-08T21:13:00Z" w:initials="WU">
    <w:p w:rsidR="0074650C" w:rsidRDefault="0074650C">
      <w:pPr>
        <w:pStyle w:val="CommentText"/>
      </w:pPr>
      <w:r>
        <w:rPr>
          <w:rStyle w:val="CommentReference"/>
        </w:rPr>
        <w:annotationRef/>
      </w:r>
      <w:r>
        <w:t>Kind-hearted or merciful?</w:t>
      </w:r>
    </w:p>
  </w:comment>
  <w:comment w:id="477" w:author="Windows User" w:date="2015-02-08T21:13:00Z" w:initials="WU">
    <w:p w:rsidR="0074650C" w:rsidRDefault="0074650C">
      <w:pPr>
        <w:pStyle w:val="CommentText"/>
      </w:pPr>
      <w:r>
        <w:rPr>
          <w:rStyle w:val="CommentReference"/>
        </w:rPr>
        <w:annotationRef/>
      </w:r>
      <w:r>
        <w:t>Compassions or tender mercies?</w:t>
      </w:r>
    </w:p>
  </w:comment>
  <w:comment w:id="478" w:author="Windows User" w:date="2015-02-08T21:13:00Z" w:initials="WU">
    <w:p w:rsidR="0074650C" w:rsidRDefault="0074650C">
      <w:pPr>
        <w:pStyle w:val="CommentText"/>
      </w:pPr>
      <w:r>
        <w:rPr>
          <w:rStyle w:val="CommentReference"/>
        </w:rPr>
        <w:annotationRef/>
      </w:r>
      <w:r>
        <w:t>May He or that He may</w:t>
      </w:r>
    </w:p>
  </w:comment>
  <w:comment w:id="508" w:author="Windows User" w:date="2015-02-09T21:22:00Z" w:initials="BS">
    <w:p w:rsidR="0074650C" w:rsidRDefault="0074650C">
      <w:pPr>
        <w:pStyle w:val="CommentText"/>
      </w:pPr>
      <w:r>
        <w:rPr>
          <w:rStyle w:val="CommentReference"/>
        </w:rPr>
        <w:annotationRef/>
      </w:r>
      <w:r>
        <w:t>very greatly is redundant...</w:t>
      </w:r>
    </w:p>
  </w:comment>
  <w:comment w:id="509" w:author="Windows User" w:date="2015-02-09T21:22:00Z" w:initials="BS">
    <w:p w:rsidR="0074650C" w:rsidRDefault="0074650C">
      <w:pPr>
        <w:pStyle w:val="CommentText"/>
      </w:pPr>
      <w:r>
        <w:rPr>
          <w:rStyle w:val="CommentReference"/>
        </w:rPr>
        <w:annotationRef/>
      </w:r>
      <w:r>
        <w:t>above? in?</w:t>
      </w:r>
    </w:p>
  </w:comment>
  <w:comment w:id="510" w:author="Windows User" w:date="2015-02-09T21:22:00Z" w:initials="BS">
    <w:p w:rsidR="0074650C" w:rsidRDefault="0074650C">
      <w:pPr>
        <w:pStyle w:val="CommentText"/>
      </w:pPr>
      <w:r>
        <w:rPr>
          <w:rStyle w:val="CommentReference"/>
        </w:rPr>
        <w:annotationRef/>
      </w:r>
      <w:r>
        <w:t>dikeos is usually rended 'righteous'. Is there good cause to use 'just' here?</w:t>
      </w:r>
    </w:p>
  </w:comment>
  <w:comment w:id="511" w:author="Windows User" w:date="2015-02-09T21:22:00Z" w:initials="BS">
    <w:p w:rsidR="0074650C" w:rsidRDefault="0074650C">
      <w:pPr>
        <w:pStyle w:val="CommentText"/>
      </w:pPr>
      <w:r>
        <w:rPr>
          <w:rStyle w:val="CommentReference"/>
        </w:rPr>
        <w:annotationRef/>
      </w:r>
      <w:r>
        <w:t>mediated or put into practice?</w:t>
      </w:r>
    </w:p>
  </w:comment>
  <w:comment w:id="512" w:author="Windows User" w:date="2015-02-09T21:22:00Z" w:initials="BS">
    <w:p w:rsidR="0074650C" w:rsidRDefault="0074650C">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74650C" w:rsidRDefault="0074650C">
      <w:pPr>
        <w:pStyle w:val="CommentText"/>
      </w:pPr>
      <w:r>
        <w:rPr>
          <w:rStyle w:val="CommentReference"/>
        </w:rPr>
        <w:annotationRef/>
      </w:r>
      <w:r>
        <w:t>The tree of immortality would flow better in English.</w:t>
      </w:r>
    </w:p>
  </w:comment>
  <w:comment w:id="514" w:author="Windows User" w:date="2015-02-09T21:22:00Z" w:initials="BS">
    <w:p w:rsidR="0074650C" w:rsidRDefault="0074650C">
      <w:pPr>
        <w:pStyle w:val="CommentText"/>
      </w:pPr>
      <w:r>
        <w:rPr>
          <w:rStyle w:val="CommentReference"/>
        </w:rPr>
        <w:annotationRef/>
      </w:r>
      <w:r>
        <w:t>thoughts or senses?</w:t>
      </w:r>
    </w:p>
  </w:comment>
  <w:comment w:id="515" w:author="Windows User" w:date="2015-02-09T21:22:00Z" w:initials="BS">
    <w:p w:rsidR="0074650C" w:rsidRDefault="0074650C">
      <w:pPr>
        <w:pStyle w:val="CommentText"/>
      </w:pPr>
      <w:r>
        <w:rPr>
          <w:rStyle w:val="CommentReference"/>
        </w:rPr>
        <w:annotationRef/>
      </w:r>
      <w:r>
        <w:t>lay? set? cast?</w:t>
      </w:r>
    </w:p>
  </w:comment>
  <w:comment w:id="516" w:author="Windows User" w:date="2015-02-09T21:22:00Z" w:initials="BS">
    <w:p w:rsidR="0074650C" w:rsidRDefault="0074650C">
      <w:pPr>
        <w:pStyle w:val="CommentText"/>
      </w:pPr>
      <w:r>
        <w:rPr>
          <w:rStyle w:val="CommentReference"/>
        </w:rPr>
        <w:annotationRef/>
      </w:r>
      <w:r>
        <w:t>more common word... does it capture meaning well enough?</w:t>
      </w:r>
    </w:p>
  </w:comment>
  <w:comment w:id="517" w:author="Windows User" w:date="2015-02-09T21:22:00Z" w:initials="BS">
    <w:p w:rsidR="0074650C" w:rsidRDefault="0074650C">
      <w:pPr>
        <w:pStyle w:val="CommentText"/>
      </w:pPr>
      <w:r>
        <w:rPr>
          <w:rStyle w:val="CommentReference"/>
        </w:rPr>
        <w:annotationRef/>
      </w:r>
      <w:r>
        <w:t>types?</w:t>
      </w:r>
    </w:p>
  </w:comment>
  <w:comment w:id="525" w:author="Windows User" w:date="2015-02-09T21:29:00Z" w:initials="BS">
    <w:p w:rsidR="0074650C" w:rsidRDefault="0074650C">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74650C" w:rsidRDefault="0074650C">
      <w:pPr>
        <w:pStyle w:val="CommentText"/>
      </w:pPr>
      <w:r>
        <w:rPr>
          <w:rStyle w:val="CommentReference"/>
        </w:rPr>
        <w:annotationRef/>
      </w:r>
      <w:r>
        <w:t>risen, or shone?</w:t>
      </w:r>
    </w:p>
  </w:comment>
  <w:comment w:id="533" w:author="Windows User" w:date="2015-02-09T21:29:00Z" w:initials="BS">
    <w:p w:rsidR="0074650C" w:rsidRDefault="0074650C">
      <w:pPr>
        <w:pStyle w:val="CommentText"/>
      </w:pPr>
      <w:r>
        <w:rPr>
          <w:rStyle w:val="CommentReference"/>
        </w:rPr>
        <w:annotationRef/>
      </w:r>
      <w:r>
        <w:t>cap?</w:t>
      </w:r>
    </w:p>
  </w:comment>
  <w:comment w:id="534" w:author="Windows User" w:date="2015-02-09T21:29:00Z" w:initials="BS">
    <w:p w:rsidR="0074650C" w:rsidRDefault="0074650C">
      <w:pPr>
        <w:pStyle w:val="CommentText"/>
      </w:pPr>
      <w:r>
        <w:rPr>
          <w:rStyle w:val="CommentReference"/>
        </w:rPr>
        <w:annotationRef/>
      </w:r>
      <w:r>
        <w:t>save? redeem?</w:t>
      </w:r>
    </w:p>
  </w:comment>
  <w:comment w:id="538" w:author="Windows User" w:date="2015-02-09T21:30:00Z" w:initials="BS">
    <w:p w:rsidR="0074650C" w:rsidRDefault="0074650C"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74650C" w:rsidRDefault="0074650C">
      <w:pPr>
        <w:pStyle w:val="CommentText"/>
      </w:pPr>
      <w:r>
        <w:rPr>
          <w:rStyle w:val="CommentReference"/>
        </w:rPr>
        <w:annotationRef/>
      </w:r>
      <w:r>
        <w:t>or should " be down here</w:t>
      </w:r>
    </w:p>
  </w:comment>
  <w:comment w:id="543" w:author="Windows User" w:date="2015-02-09T21:30:00Z" w:initials="BS">
    <w:p w:rsidR="0074650C" w:rsidRDefault="0074650C">
      <w:pPr>
        <w:pStyle w:val="CommentText"/>
      </w:pPr>
      <w:r>
        <w:rPr>
          <w:rStyle w:val="CommentReference"/>
        </w:rPr>
        <w:annotationRef/>
      </w:r>
      <w:r>
        <w:t>was overcame or did overcome? very different...</w:t>
      </w:r>
    </w:p>
  </w:comment>
  <w:comment w:id="547" w:author="Windows User" w:date="2015-02-09T21:30:00Z" w:initials="BS">
    <w:p w:rsidR="0074650C" w:rsidRDefault="0074650C">
      <w:pPr>
        <w:pStyle w:val="CommentText"/>
      </w:pPr>
      <w:r>
        <w:rPr>
          <w:rStyle w:val="CommentReference"/>
        </w:rPr>
        <w:annotationRef/>
      </w:r>
      <w:r>
        <w:t>awkward, but changing to a perfect man or man perfectly destroys meaning...</w:t>
      </w:r>
    </w:p>
  </w:comment>
  <w:comment w:id="548" w:author="Windows User" w:date="2015-02-09T21:30:00Z" w:initials="BS">
    <w:p w:rsidR="0074650C" w:rsidRDefault="0074650C">
      <w:pPr>
        <w:pStyle w:val="CommentText"/>
      </w:pPr>
      <w:r>
        <w:rPr>
          <w:rStyle w:val="CommentReference"/>
        </w:rPr>
        <w:annotationRef/>
      </w:r>
      <w:r>
        <w:t>L.A. is quite different fo rthis vs...</w:t>
      </w:r>
    </w:p>
  </w:comment>
  <w:comment w:id="555" w:author="Windows User" w:date="2015-02-09T21:30:00Z" w:initials="BS">
    <w:p w:rsidR="0074650C" w:rsidRDefault="0074650C">
      <w:pPr>
        <w:pStyle w:val="CommentText"/>
      </w:pPr>
      <w:r>
        <w:rPr>
          <w:rStyle w:val="CommentReference"/>
        </w:rPr>
        <w:annotationRef/>
      </w:r>
      <w:r>
        <w:t>and goodwill towards men, or towards men of goodwill?</w:t>
      </w:r>
    </w:p>
  </w:comment>
  <w:comment w:id="556" w:author="Windows User" w:date="2015-02-09T21:30:00Z" w:initials="BS">
    <w:p w:rsidR="0074650C" w:rsidRDefault="0074650C">
      <w:pPr>
        <w:pStyle w:val="CommentText"/>
      </w:pPr>
      <w:r>
        <w:rPr>
          <w:rStyle w:val="CommentReference"/>
        </w:rPr>
        <w:annotationRef/>
      </w:r>
      <w:r>
        <w:t>dividing wall?</w:t>
      </w:r>
    </w:p>
  </w:comment>
  <w:comment w:id="560" w:author="Windows User" w:date="2015-02-09T21:30:00Z" w:initials="BS">
    <w:p w:rsidR="0074650C" w:rsidRDefault="0074650C">
      <w:pPr>
        <w:pStyle w:val="CommentText"/>
      </w:pPr>
      <w:r>
        <w:rPr>
          <w:rStyle w:val="CommentReference"/>
        </w:rPr>
        <w:annotationRef/>
      </w:r>
      <w:r>
        <w:t>what does han mean? can we say teh angels of light?</w:t>
      </w:r>
    </w:p>
  </w:comment>
  <w:comment w:id="561" w:author="Windows User" w:date="2015-02-09T21:30:00Z" w:initials="BS">
    <w:p w:rsidR="0074650C" w:rsidRDefault="0074650C">
      <w:pPr>
        <w:pStyle w:val="CommentText"/>
      </w:pPr>
      <w:r>
        <w:rPr>
          <w:rStyle w:val="CommentReference"/>
        </w:rPr>
        <w:annotationRef/>
      </w:r>
      <w:r>
        <w:t>sing hymns to be consistent with above?</w:t>
      </w:r>
    </w:p>
  </w:comment>
  <w:comment w:id="562" w:author="Windows User" w:date="2015-02-09T21:30:00Z" w:initials="BS">
    <w:p w:rsidR="0074650C" w:rsidRDefault="0074650C">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74650C" w:rsidRDefault="0074650C">
      <w:pPr>
        <w:pStyle w:val="CommentText"/>
      </w:pPr>
      <w:r>
        <w:rPr>
          <w:rStyle w:val="CommentReference"/>
        </w:rPr>
        <w:annotationRef/>
      </w:r>
      <w:r>
        <w:t>Is "je" enough justification to prepend 'saying'?</w:t>
      </w:r>
    </w:p>
  </w:comment>
  <w:comment w:id="564" w:author="Windows User" w:date="2015-02-09T21:30:00Z" w:initials="BS">
    <w:p w:rsidR="0074650C" w:rsidRDefault="0074650C">
      <w:pPr>
        <w:pStyle w:val="CommentText"/>
      </w:pPr>
      <w:r>
        <w:rPr>
          <w:rStyle w:val="CommentReference"/>
        </w:rPr>
        <w:annotationRef/>
      </w:r>
      <w:r>
        <w:t>abouna's doxology of prime has 'that' here I think...</w:t>
      </w:r>
    </w:p>
  </w:comment>
  <w:comment w:id="565" w:author="Windows User" w:date="2015-02-09T21:30:00Z" w:initials="BS">
    <w:p w:rsidR="0074650C" w:rsidRDefault="0074650C">
      <w:pPr>
        <w:pStyle w:val="CommentText"/>
      </w:pPr>
      <w:r>
        <w:rPr>
          <w:rStyle w:val="CommentReference"/>
        </w:rPr>
        <w:annotationRef/>
      </w:r>
      <w:r>
        <w:t>or "sining"?</w:t>
      </w:r>
    </w:p>
  </w:comment>
  <w:comment w:id="570" w:author="Windows User" w:date="2015-02-09T21:31:00Z" w:initials="BS">
    <w:p w:rsidR="0074650C" w:rsidRDefault="0074650C">
      <w:pPr>
        <w:pStyle w:val="CommentText"/>
      </w:pPr>
      <w:r>
        <w:rPr>
          <w:rStyle w:val="CommentReference"/>
        </w:rPr>
        <w:annotationRef/>
      </w:r>
      <w:r>
        <w:t>If continuing as one sentence from previous verse, can't repeat 'adam' here.</w:t>
      </w:r>
    </w:p>
  </w:comment>
  <w:comment w:id="571" w:author="Windows User" w:date="2015-02-09T21:31:00Z" w:initials="BS">
    <w:p w:rsidR="0074650C" w:rsidRDefault="0074650C">
      <w:pPr>
        <w:pStyle w:val="CommentText"/>
      </w:pPr>
      <w:r>
        <w:rPr>
          <w:rStyle w:val="CommentReference"/>
        </w:rPr>
        <w:annotationRef/>
      </w:r>
      <w:r>
        <w:t>any sense of authority in coptic?</w:t>
      </w:r>
    </w:p>
  </w:comment>
  <w:comment w:id="572" w:author="Windows User" w:date="2015-02-09T21:31:00Z" w:initials="BS">
    <w:p w:rsidR="0074650C" w:rsidRDefault="0074650C">
      <w:pPr>
        <w:pStyle w:val="CommentText"/>
      </w:pPr>
      <w:r>
        <w:rPr>
          <w:rStyle w:val="CommentReference"/>
        </w:rPr>
        <w:annotationRef/>
      </w:r>
      <w:r>
        <w:t>or saint mary? I prefer the holy... but we should be  consistent one way or the other.</w:t>
      </w:r>
    </w:p>
  </w:comment>
  <w:comment w:id="573" w:author="Windows User" w:date="2015-02-09T21:31:00Z" w:initials="BS">
    <w:p w:rsidR="0074650C" w:rsidRDefault="0074650C">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74650C" w:rsidRDefault="0074650C">
      <w:pPr>
        <w:pStyle w:val="CommentText"/>
      </w:pPr>
      <w:r>
        <w:rPr>
          <w:rStyle w:val="CommentReference"/>
        </w:rPr>
        <w:annotationRef/>
      </w:r>
      <w:r>
        <w:t>tense is flipping so much vs to vs. Any way to make more consistent?</w:t>
      </w:r>
    </w:p>
  </w:comment>
  <w:comment w:id="583" w:author="Windows User" w:date="2015-02-10T07:45:00Z" w:initials="BS">
    <w:p w:rsidR="0074650C" w:rsidRDefault="0074650C">
      <w:pPr>
        <w:pStyle w:val="CommentText"/>
      </w:pPr>
      <w:r>
        <w:rPr>
          <w:rStyle w:val="CommentReference"/>
        </w:rPr>
        <w:annotationRef/>
      </w:r>
      <w:r>
        <w:t>cold frost? frosty cold?  too many ands.</w:t>
      </w:r>
    </w:p>
  </w:comment>
  <w:comment w:id="584" w:author="Windows User" w:date="2015-02-10T07:45:00Z" w:initials="BS">
    <w:p w:rsidR="0074650C" w:rsidRDefault="0074650C">
      <w:pPr>
        <w:pStyle w:val="CommentText"/>
      </w:pPr>
      <w:r>
        <w:rPr>
          <w:rStyle w:val="CommentReference"/>
        </w:rPr>
        <w:annotationRef/>
      </w:r>
      <w:r>
        <w:t>In is probably more right... I probably shouldn't have changed that...</w:t>
      </w:r>
    </w:p>
  </w:comment>
  <w:comment w:id="599" w:author="Brett Slote" w:date="2015-02-10T07:54:00Z" w:initials="BS">
    <w:p w:rsidR="0074650C" w:rsidRDefault="0074650C">
      <w:pPr>
        <w:pStyle w:val="CommentText"/>
      </w:pPr>
      <w:r>
        <w:rPr>
          <w:rStyle w:val="CommentReference"/>
        </w:rPr>
        <w:annotationRef/>
      </w:r>
      <w:r>
        <w:t>Received or bought?</w:t>
      </w:r>
    </w:p>
  </w:comment>
  <w:comment w:id="602" w:author="Brett Slote" w:date="2015-02-10T07:55:00Z" w:initials="BS">
    <w:p w:rsidR="0074650C" w:rsidRDefault="0074650C">
      <w:pPr>
        <w:pStyle w:val="CommentText"/>
      </w:pPr>
      <w:r>
        <w:rPr>
          <w:rStyle w:val="CommentReference"/>
        </w:rPr>
        <w:annotationRef/>
      </w:r>
      <w:r>
        <w:t>Not hail to you?</w:t>
      </w:r>
    </w:p>
  </w:comment>
  <w:comment w:id="605" w:author="Brett Slote" w:date="2015-02-10T07:55:00Z" w:initials="BS">
    <w:p w:rsidR="0074650C" w:rsidRDefault="0074650C">
      <w:pPr>
        <w:pStyle w:val="CommentText"/>
      </w:pPr>
      <w:r>
        <w:rPr>
          <w:rStyle w:val="CommentReference"/>
        </w:rPr>
        <w:annotationRef/>
      </w:r>
      <w:r>
        <w:t>Again ‘a’ perfect man loses meaning, but as is sounds awkward.</w:t>
      </w:r>
    </w:p>
  </w:comment>
  <w:comment w:id="608" w:author="Brett Slote" w:date="2015-02-10T07:55:00Z" w:initials="BS">
    <w:p w:rsidR="0074650C" w:rsidRDefault="0074650C">
      <w:pPr>
        <w:pStyle w:val="CommentText"/>
      </w:pPr>
      <w:r>
        <w:rPr>
          <w:rStyle w:val="CommentReference"/>
        </w:rPr>
        <w:annotationRef/>
      </w:r>
      <w:r>
        <w:t>Uncircumscript?</w:t>
      </w:r>
    </w:p>
  </w:comment>
  <w:comment w:id="611" w:author="Brett Slote" w:date="2015-02-10T07:55:00Z" w:initials="BS">
    <w:p w:rsidR="0074650C" w:rsidRDefault="0074650C">
      <w:pPr>
        <w:pStyle w:val="CommentText"/>
      </w:pPr>
      <w:r>
        <w:rPr>
          <w:rStyle w:val="CommentReference"/>
        </w:rPr>
        <w:annotationRef/>
      </w:r>
      <w:r>
        <w:t>Orthodox?</w:t>
      </w:r>
    </w:p>
  </w:comment>
  <w:comment w:id="612" w:author="Brett Slote" w:date="2015-02-10T07:55:00Z" w:initials="BS">
    <w:p w:rsidR="0074650C" w:rsidRDefault="0074650C">
      <w:pPr>
        <w:pStyle w:val="CommentText"/>
      </w:pPr>
      <w:r>
        <w:rPr>
          <w:rStyle w:val="CommentReference"/>
        </w:rPr>
        <w:annotationRef/>
      </w:r>
      <w:r>
        <w:t>Faith?</w:t>
      </w:r>
    </w:p>
  </w:comment>
  <w:comment w:id="615" w:author="Brett Slote" w:date="2015-02-10T07:55:00Z" w:initials="BS">
    <w:p w:rsidR="0074650C" w:rsidRDefault="0074650C">
      <w:pPr>
        <w:pStyle w:val="CommentText"/>
      </w:pPr>
      <w:r>
        <w:rPr>
          <w:rStyle w:val="CommentReference"/>
        </w:rPr>
        <w:annotationRef/>
      </w:r>
      <w:r>
        <w:t>Need a consistent policy</w:t>
      </w:r>
    </w:p>
  </w:comment>
  <w:comment w:id="619" w:author="Brett Slote" w:date="2015-02-10T07:56:00Z" w:initials="BS">
    <w:p w:rsidR="0074650C" w:rsidRDefault="0074650C">
      <w:pPr>
        <w:pStyle w:val="CommentText"/>
      </w:pPr>
      <w:r>
        <w:rPr>
          <w:rStyle w:val="CommentReference"/>
        </w:rPr>
        <w:annotationRef/>
      </w:r>
      <w:r>
        <w:t>Ramez, He or Him?</w:t>
      </w:r>
    </w:p>
  </w:comment>
  <w:comment w:id="620" w:author="Brett Slote" w:date="2015-02-10T07:56:00Z" w:initials="BS">
    <w:p w:rsidR="0074650C" w:rsidRDefault="0074650C">
      <w:pPr>
        <w:pStyle w:val="CommentText"/>
      </w:pPr>
      <w:r>
        <w:rPr>
          <w:rStyle w:val="CommentReference"/>
        </w:rPr>
        <w:annotationRef/>
      </w:r>
      <w:r>
        <w:t>On? By?</w:t>
      </w:r>
    </w:p>
  </w:comment>
  <w:comment w:id="625" w:author="Windows User" w:date="2015-02-10T07:58:00Z" w:initials="BS">
    <w:p w:rsidR="0074650C" w:rsidRDefault="0074650C">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74650C" w:rsidRDefault="0074650C">
      <w:pPr>
        <w:pStyle w:val="CommentText"/>
      </w:pPr>
      <w:r>
        <w:rPr>
          <w:rStyle w:val="CommentReference"/>
        </w:rPr>
        <w:annotationRef/>
      </w:r>
      <w:r>
        <w:t>When we love the Name of our Lord Jesus Christ, the Name of Salvation...</w:t>
      </w:r>
    </w:p>
  </w:comment>
  <w:comment w:id="627" w:author="Windows User" w:date="2015-02-10T07:58:00Z" w:initials="BS">
    <w:p w:rsidR="0074650C" w:rsidRDefault="0074650C">
      <w:pPr>
        <w:pStyle w:val="CommentText"/>
      </w:pPr>
      <w:r>
        <w:rPr>
          <w:rStyle w:val="CommentReference"/>
        </w:rPr>
        <w:annotationRef/>
      </w:r>
      <w:r>
        <w:t>adjective? severe?</w:t>
      </w:r>
    </w:p>
  </w:comment>
  <w:comment w:id="635" w:author="Windows User" w:date="2015-02-10T08:03:00Z" w:initials="BS">
    <w:p w:rsidR="0074650C" w:rsidRDefault="0074650C">
      <w:pPr>
        <w:pStyle w:val="CommentText"/>
      </w:pPr>
      <w:r>
        <w:rPr>
          <w:rStyle w:val="CommentReference"/>
        </w:rPr>
        <w:annotationRef/>
      </w:r>
      <w:r>
        <w:t>too literal?</w:t>
      </w:r>
    </w:p>
  </w:comment>
  <w:comment w:id="638" w:author="Windows User" w:date="2015-02-10T08:04:00Z" w:initials="BS">
    <w:p w:rsidR="0074650C" w:rsidRDefault="0074650C">
      <w:pPr>
        <w:pStyle w:val="CommentText"/>
      </w:pPr>
      <w:r>
        <w:rPr>
          <w:rStyle w:val="CommentReference"/>
        </w:rPr>
        <w:annotationRef/>
      </w:r>
      <w:r>
        <w:t>awkward</w:t>
      </w:r>
    </w:p>
  </w:comment>
  <w:comment w:id="639" w:author="Windows User" w:date="2015-02-10T08:04:00Z" w:initials="BS">
    <w:p w:rsidR="0074650C" w:rsidRDefault="0074650C">
      <w:pPr>
        <w:pStyle w:val="CommentText"/>
      </w:pPr>
      <w:r>
        <w:rPr>
          <w:rStyle w:val="CommentReference"/>
        </w:rPr>
        <w:annotationRef/>
      </w:r>
      <w:r>
        <w:t>sits, less literal, but more clear?</w:t>
      </w:r>
    </w:p>
  </w:comment>
  <w:comment w:id="640" w:author="Windows User" w:date="2015-02-10T08:04:00Z" w:initials="BS">
    <w:p w:rsidR="0074650C" w:rsidRDefault="0074650C">
      <w:pPr>
        <w:pStyle w:val="CommentText"/>
      </w:pPr>
      <w:r>
        <w:rPr>
          <w:rStyle w:val="CommentReference"/>
        </w:rPr>
        <w:annotationRef/>
      </w:r>
      <w:r>
        <w:t>awkward</w:t>
      </w:r>
    </w:p>
  </w:comment>
  <w:comment w:id="642" w:author="Windows User" w:date="2015-02-10T08:05:00Z" w:initials="BS">
    <w:p w:rsidR="0074650C" w:rsidRDefault="0074650C">
      <w:pPr>
        <w:pStyle w:val="CommentText"/>
      </w:pPr>
      <w:r>
        <w:rPr>
          <w:rStyle w:val="CommentReference"/>
        </w:rPr>
        <w:annotationRef/>
      </w:r>
      <w:r>
        <w:t>terribly awkward</w:t>
      </w:r>
    </w:p>
  </w:comment>
  <w:comment w:id="644" w:author="Windows User" w:date="2015-02-10T08:05:00Z" w:initials="BS">
    <w:p w:rsidR="0074650C" w:rsidRDefault="0074650C">
      <w:pPr>
        <w:pStyle w:val="CommentText"/>
      </w:pPr>
      <w:r>
        <w:rPr>
          <w:rStyle w:val="CommentReference"/>
        </w:rPr>
        <w:annotationRef/>
      </w:r>
      <w:r>
        <w:t>sat?</w:t>
      </w:r>
    </w:p>
  </w:comment>
  <w:comment w:id="647" w:author="Windows User" w:date="2015-02-10T08:05:00Z" w:initials="BS">
    <w:p w:rsidR="0074650C" w:rsidRDefault="0074650C">
      <w:pPr>
        <w:pStyle w:val="CommentText"/>
      </w:pPr>
      <w:r>
        <w:rPr>
          <w:rStyle w:val="CommentReference"/>
        </w:rPr>
        <w:annotationRef/>
      </w:r>
      <w:r>
        <w:t>entered and come forth, or entered through it?</w:t>
      </w:r>
    </w:p>
  </w:comment>
  <w:comment w:id="648" w:author="Windows User" w:date="2015-02-10T08:05:00Z" w:initials="BS">
    <w:p w:rsidR="0074650C" w:rsidRDefault="0074650C">
      <w:pPr>
        <w:pStyle w:val="CommentText"/>
      </w:pPr>
      <w:r>
        <w:rPr>
          <w:rStyle w:val="CommentReference"/>
        </w:rPr>
        <w:annotationRef/>
      </w:r>
      <w:r>
        <w:t>appearing?</w:t>
      </w:r>
    </w:p>
  </w:comment>
  <w:comment w:id="649" w:author="Windows User" w:date="2015-02-10T08:05:00Z" w:initials="BS">
    <w:p w:rsidR="0074650C" w:rsidRDefault="0074650C">
      <w:pPr>
        <w:pStyle w:val="CommentText"/>
      </w:pPr>
      <w:r>
        <w:rPr>
          <w:rStyle w:val="CommentReference"/>
        </w:rPr>
        <w:annotationRef/>
      </w:r>
      <w:r>
        <w:t>He</w:t>
      </w:r>
    </w:p>
  </w:comment>
  <w:comment w:id="654" w:author="Windows User" w:date="2015-02-10T08:06:00Z" w:initials="BS">
    <w:p w:rsidR="0074650C" w:rsidRDefault="0074650C">
      <w:pPr>
        <w:pStyle w:val="CommentText"/>
      </w:pPr>
      <w:r>
        <w:rPr>
          <w:rStyle w:val="CommentReference"/>
        </w:rPr>
        <w:annotationRef/>
      </w:r>
      <w:r>
        <w:t>I feel like upon sounds better here and below</w:t>
      </w:r>
    </w:p>
  </w:comment>
  <w:comment w:id="655" w:author="Windows User" w:date="2015-02-10T08:06:00Z" w:initials="BS">
    <w:p w:rsidR="0074650C" w:rsidRDefault="0074650C">
      <w:pPr>
        <w:pStyle w:val="CommentText"/>
      </w:pPr>
      <w:r>
        <w:rPr>
          <w:rStyle w:val="CommentReference"/>
        </w:rPr>
        <w:annotationRef/>
      </w:r>
      <w:r>
        <w:t>For forty days</w:t>
      </w:r>
    </w:p>
  </w:comment>
  <w:comment w:id="656" w:author="Windows User" w:date="2015-02-10T08:06:00Z" w:initials="BS">
    <w:p w:rsidR="0074650C" w:rsidRDefault="0074650C">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74650C" w:rsidRDefault="0074650C">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74650C" w:rsidRDefault="0074650C">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74650C" w:rsidRDefault="0074650C">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74650C" w:rsidRDefault="0074650C">
      <w:pPr>
        <w:pStyle w:val="CommentText"/>
      </w:pPr>
      <w:r>
        <w:rPr>
          <w:rStyle w:val="CommentReference"/>
        </w:rPr>
        <w:annotationRef/>
      </w:r>
      <w:r>
        <w:t>revealed almost makes sense here... but not with the next line having "said"</w:t>
      </w:r>
    </w:p>
  </w:comment>
  <w:comment w:id="669" w:author="Windows User" w:date="2015-02-10T08:11:00Z" w:initials="BS">
    <w:p w:rsidR="0074650C" w:rsidRDefault="0074650C">
      <w:pPr>
        <w:pStyle w:val="CommentText"/>
      </w:pPr>
      <w:r>
        <w:rPr>
          <w:rStyle w:val="CommentReference"/>
        </w:rPr>
        <w:annotationRef/>
      </w:r>
      <w:r>
        <w:t>repeat quotes or contiguious?</w:t>
      </w:r>
    </w:p>
  </w:comment>
  <w:comment w:id="670" w:author="Windows User" w:date="2015-02-10T08:11:00Z" w:initials="BS">
    <w:p w:rsidR="0074650C" w:rsidRDefault="0074650C">
      <w:pPr>
        <w:pStyle w:val="CommentText"/>
      </w:pPr>
      <w:r>
        <w:rPr>
          <w:rStyle w:val="CommentReference"/>
        </w:rPr>
        <w:annotationRef/>
      </w:r>
      <w:r>
        <w:t>in strength?</w:t>
      </w:r>
    </w:p>
  </w:comment>
  <w:comment w:id="671" w:author="Windows User" w:date="2015-02-10T08:11:00Z" w:initials="BS">
    <w:p w:rsidR="0074650C" w:rsidRDefault="0074650C">
      <w:pPr>
        <w:pStyle w:val="CommentText"/>
      </w:pPr>
      <w:r>
        <w:rPr>
          <w:rStyle w:val="CommentReference"/>
        </w:rPr>
        <w:annotationRef/>
      </w:r>
      <w:r>
        <w:t>in the tune it just sounds more emphatic dropping the "both"</w:t>
      </w:r>
    </w:p>
  </w:comment>
  <w:comment w:id="673" w:author="Windows User" w:date="2015-02-10T08:11:00Z" w:initials="BS">
    <w:p w:rsidR="0074650C" w:rsidRDefault="0074650C">
      <w:pPr>
        <w:pStyle w:val="CommentText"/>
      </w:pPr>
      <w:r>
        <w:rPr>
          <w:rStyle w:val="CommentReference"/>
        </w:rPr>
        <w:annotationRef/>
      </w:r>
      <w:r>
        <w:t>theotokos, not mav em ef Nooti</w:t>
      </w:r>
    </w:p>
  </w:comment>
  <w:comment w:id="674" w:author="Windows User" w:date="2015-02-10T08:11:00Z" w:initials="BS">
    <w:p w:rsidR="0074650C" w:rsidRDefault="0074650C">
      <w:pPr>
        <w:pStyle w:val="CommentText"/>
      </w:pPr>
      <w:r>
        <w:rPr>
          <w:rStyle w:val="CommentReference"/>
        </w:rPr>
        <w:annotationRef/>
      </w:r>
      <w:r>
        <w:t>in?</w:t>
      </w:r>
    </w:p>
  </w:comment>
  <w:comment w:id="676" w:author="Windows User" w:date="2015-02-10T08:11:00Z" w:initials="BS">
    <w:p w:rsidR="0074650C" w:rsidRDefault="0074650C">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74650C" w:rsidRDefault="0074650C">
      <w:pPr>
        <w:pStyle w:val="CommentText"/>
      </w:pPr>
      <w:r>
        <w:rPr>
          <w:rStyle w:val="CommentReference"/>
        </w:rPr>
        <w:annotationRef/>
      </w:r>
      <w:r>
        <w:t>tense?</w:t>
      </w:r>
    </w:p>
  </w:comment>
  <w:comment w:id="679" w:author="Windows User" w:date="2015-02-10T08:11:00Z" w:initials="BS">
    <w:p w:rsidR="0074650C" w:rsidRDefault="0074650C">
      <w:pPr>
        <w:pStyle w:val="CommentText"/>
      </w:pPr>
      <w:r>
        <w:rPr>
          <w:rStyle w:val="CommentReference"/>
        </w:rPr>
        <w:annotationRef/>
      </w:r>
      <w:r>
        <w:t>too far for a pronoun</w:t>
      </w:r>
    </w:p>
  </w:comment>
  <w:comment w:id="680" w:author="Windows User" w:date="2015-02-10T08:11:00Z" w:initials="BS">
    <w:p w:rsidR="0074650C" w:rsidRDefault="0074650C">
      <w:pPr>
        <w:pStyle w:val="CommentText"/>
      </w:pPr>
      <w:r>
        <w:rPr>
          <w:rStyle w:val="CommentReference"/>
        </w:rPr>
        <w:annotationRef/>
      </w:r>
      <w:r>
        <w:t>deemed or made?</w:t>
      </w:r>
    </w:p>
  </w:comment>
  <w:comment w:id="682" w:author="Windows User" w:date="2015-02-10T08:12:00Z" w:initials="BS">
    <w:p w:rsidR="0074650C" w:rsidRDefault="0074650C">
      <w:pPr>
        <w:pStyle w:val="CommentText"/>
      </w:pPr>
      <w:r>
        <w:rPr>
          <w:rStyle w:val="CommentReference"/>
        </w:rPr>
        <w:annotationRef/>
      </w:r>
      <w:r>
        <w:t>coptic is heavens of heavens, but we usually say heaven of heavens.</w:t>
      </w:r>
    </w:p>
  </w:comment>
  <w:comment w:id="684" w:author="Windows User" w:date="2015-02-10T08:12:00Z" w:initials="BS">
    <w:p w:rsidR="0074650C" w:rsidRDefault="0074650C">
      <w:pPr>
        <w:pStyle w:val="CommentText"/>
      </w:pPr>
      <w:r>
        <w:rPr>
          <w:rStyle w:val="CommentReference"/>
        </w:rPr>
        <w:annotationRef/>
      </w:r>
      <w:r>
        <w:t>rises or shines?</w:t>
      </w:r>
    </w:p>
  </w:comment>
  <w:comment w:id="687" w:author="Windows User" w:date="2015-02-10T08:12:00Z" w:initials="BS">
    <w:p w:rsidR="0074650C" w:rsidRDefault="0074650C">
      <w:pPr>
        <w:pStyle w:val="CommentText"/>
      </w:pPr>
      <w:r>
        <w:rPr>
          <w:rStyle w:val="CommentReference"/>
        </w:rPr>
        <w:annotationRef/>
      </w:r>
      <w:r>
        <w:t>destroyed or damaged?</w:t>
      </w:r>
    </w:p>
  </w:comment>
  <w:comment w:id="688" w:author="Windows User" w:date="2015-02-10T08:12:00Z" w:initials="BS">
    <w:p w:rsidR="0074650C" w:rsidRDefault="0074650C">
      <w:pPr>
        <w:pStyle w:val="CommentText"/>
      </w:pPr>
      <w:r>
        <w:rPr>
          <w:rStyle w:val="CommentReference"/>
        </w:rPr>
        <w:annotationRef/>
      </w:r>
      <w:r>
        <w:t>what does very mean here?</w:t>
      </w:r>
    </w:p>
  </w:comment>
  <w:comment w:id="693" w:author="Windows User" w:date="2015-02-10T08:14:00Z" w:initials="BS">
    <w:p w:rsidR="0074650C" w:rsidRDefault="0074650C">
      <w:pPr>
        <w:pStyle w:val="CommentText"/>
      </w:pPr>
      <w:r>
        <w:rPr>
          <w:rStyle w:val="CommentReference"/>
        </w:rPr>
        <w:annotationRef/>
      </w:r>
      <w:r>
        <w:t>servant, or slave?</w:t>
      </w:r>
    </w:p>
  </w:comment>
  <w:comment w:id="694" w:author="Windows User" w:date="2015-02-10T08:14:00Z" w:initials="BS">
    <w:p w:rsidR="0074650C" w:rsidRDefault="0074650C">
      <w:pPr>
        <w:pStyle w:val="CommentText"/>
      </w:pPr>
      <w:r>
        <w:rPr>
          <w:rStyle w:val="CommentReference"/>
        </w:rPr>
        <w:annotationRef/>
      </w:r>
      <w:r>
        <w:t>Feels way too literal</w:t>
      </w:r>
    </w:p>
  </w:comment>
  <w:comment w:id="700" w:author="Windows User" w:date="2015-02-10T08:16:00Z" w:initials="BS">
    <w:p w:rsidR="0074650C" w:rsidRDefault="0074650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74650C" w:rsidRDefault="0074650C">
      <w:pPr>
        <w:pStyle w:val="CommentText"/>
      </w:pPr>
      <w:r>
        <w:rPr>
          <w:rStyle w:val="CommentReference"/>
        </w:rPr>
        <w:annotationRef/>
      </w:r>
      <w:r>
        <w:t>was incarnate or took flesh? Need a decision for this common phrase.</w:t>
      </w:r>
    </w:p>
  </w:comment>
  <w:comment w:id="704" w:author="Windows User" w:date="2015-02-10T08:17:00Z" w:initials="BS">
    <w:p w:rsidR="0074650C" w:rsidRDefault="0074650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74650C" w:rsidRDefault="0074650C">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74650C" w:rsidRDefault="0074650C">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74650C" w:rsidRDefault="0074650C">
      <w:pPr>
        <w:pStyle w:val="CommentText"/>
      </w:pPr>
      <w:r>
        <w:rPr>
          <w:rStyle w:val="CommentReference"/>
        </w:rPr>
        <w:annotationRef/>
      </w:r>
      <w:r>
        <w:t>net or hook?</w:t>
      </w:r>
    </w:p>
  </w:comment>
  <w:comment w:id="714" w:author="Windows User" w:date="2015-02-10T08:18:00Z" w:initials="BS">
    <w:p w:rsidR="0074650C" w:rsidRDefault="0074650C">
      <w:pPr>
        <w:pStyle w:val="CommentText"/>
      </w:pPr>
      <w:r>
        <w:rPr>
          <w:rStyle w:val="CommentReference"/>
        </w:rPr>
        <w:annotationRef/>
      </w:r>
      <w:r>
        <w:t>Instructing them in the worship?</w:t>
      </w:r>
    </w:p>
  </w:comment>
  <w:comment w:id="715" w:author="Windows User" w:date="2015-02-10T08:18:00Z" w:initials="BS">
    <w:p w:rsidR="0074650C" w:rsidRDefault="0074650C">
      <w:pPr>
        <w:pStyle w:val="CommentText"/>
      </w:pPr>
      <w:r>
        <w:rPr>
          <w:rStyle w:val="CommentReference"/>
        </w:rPr>
        <w:annotationRef/>
      </w:r>
      <w:r>
        <w:t>what does this mean?</w:t>
      </w:r>
    </w:p>
  </w:comment>
  <w:comment w:id="716" w:author="Windows User" w:date="2015-02-10T08:18:00Z" w:initials="BS">
    <w:p w:rsidR="0074650C" w:rsidRDefault="0074650C">
      <w:pPr>
        <w:pStyle w:val="CommentText"/>
      </w:pPr>
      <w:r>
        <w:rPr>
          <w:rStyle w:val="CommentReference"/>
        </w:rPr>
        <w:annotationRef/>
      </w:r>
      <w:r>
        <w:t>Path? Or Way? i.e. Christ?</w:t>
      </w:r>
    </w:p>
  </w:comment>
  <w:comment w:id="717" w:author="Windows User" w:date="2015-02-10T08:18:00Z" w:initials="BS">
    <w:p w:rsidR="0074650C" w:rsidRDefault="0074650C">
      <w:pPr>
        <w:pStyle w:val="CommentText"/>
      </w:pPr>
      <w:r>
        <w:rPr>
          <w:rStyle w:val="CommentReference"/>
        </w:rPr>
        <w:annotationRef/>
      </w:r>
      <w:r>
        <w:t>forward to? Or towards?</w:t>
      </w:r>
    </w:p>
  </w:comment>
  <w:comment w:id="718" w:author="Windows User" w:date="2015-02-10T08:18:00Z" w:initials="BS">
    <w:p w:rsidR="0074650C" w:rsidRDefault="0074650C">
      <w:pPr>
        <w:pStyle w:val="CommentText"/>
      </w:pPr>
      <w:r>
        <w:rPr>
          <w:rStyle w:val="CommentReference"/>
        </w:rPr>
        <w:annotationRef/>
      </w:r>
      <w:r>
        <w:t>gladness</w:t>
      </w:r>
    </w:p>
  </w:comment>
  <w:comment w:id="723" w:author="Windows User" w:date="2015-02-10T08:20:00Z" w:initials="BS">
    <w:p w:rsidR="0074650C" w:rsidRDefault="0074650C">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74650C" w:rsidRDefault="0074650C">
      <w:pPr>
        <w:pStyle w:val="CommentText"/>
      </w:pPr>
      <w:r>
        <w:rPr>
          <w:rStyle w:val="CommentReference"/>
        </w:rPr>
        <w:annotationRef/>
      </w:r>
      <w:r>
        <w:t>Everyday or a day?</w:t>
      </w:r>
    </w:p>
  </w:comment>
  <w:comment w:id="725" w:author="Windows User" w:date="2015-02-10T08:20:00Z" w:initials="BS">
    <w:p w:rsidR="0074650C" w:rsidRDefault="0074650C">
      <w:pPr>
        <w:pStyle w:val="CommentText"/>
      </w:pPr>
      <w:r>
        <w:rPr>
          <w:rStyle w:val="CommentReference"/>
        </w:rPr>
        <w:annotationRef/>
      </w:r>
      <w:r>
        <w:t>not delight. Maybe joy instead of esctasy?</w:t>
      </w:r>
    </w:p>
  </w:comment>
  <w:comment w:id="726" w:author="Windows User" w:date="2015-02-10T08:20:00Z" w:initials="BS">
    <w:p w:rsidR="0074650C" w:rsidRDefault="0074650C">
      <w:pPr>
        <w:pStyle w:val="CommentText"/>
      </w:pPr>
      <w:r>
        <w:rPr>
          <w:rStyle w:val="CommentReference"/>
        </w:rPr>
        <w:annotationRef/>
      </w:r>
      <w:r>
        <w:t>glory, splendor or beauty?</w:t>
      </w:r>
    </w:p>
  </w:comment>
  <w:comment w:id="727" w:author="Windows User" w:date="2015-02-10T08:20:00Z" w:initials="BS">
    <w:p w:rsidR="0074650C" w:rsidRDefault="0074650C">
      <w:pPr>
        <w:pStyle w:val="CommentText"/>
      </w:pPr>
      <w:r>
        <w:rPr>
          <w:rStyle w:val="CommentReference"/>
        </w:rPr>
        <w:annotationRef/>
      </w:r>
      <w:r>
        <w:t>from or and?</w:t>
      </w:r>
    </w:p>
  </w:comment>
  <w:comment w:id="728" w:author="Windows User" w:date="2015-02-10T08:20:00Z" w:initials="BS">
    <w:p w:rsidR="0074650C" w:rsidRDefault="0074650C">
      <w:pPr>
        <w:pStyle w:val="CommentText"/>
      </w:pPr>
      <w:r>
        <w:rPr>
          <w:rStyle w:val="CommentReference"/>
        </w:rPr>
        <w:annotationRef/>
      </w:r>
      <w:r>
        <w:t>What prophet? Why did abouna redact this?</w:t>
      </w:r>
    </w:p>
  </w:comment>
  <w:comment w:id="729" w:author="Windows User" w:date="2015-02-10T08:20:00Z" w:initials="BS">
    <w:p w:rsidR="0074650C" w:rsidRDefault="0074650C">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74650C" w:rsidRDefault="0074650C">
      <w:pPr>
        <w:pStyle w:val="CommentText"/>
      </w:pPr>
      <w:r>
        <w:rPr>
          <w:rStyle w:val="CommentReference"/>
        </w:rPr>
        <w:annotationRef/>
      </w:r>
      <w:r>
        <w:t>is this right?</w:t>
      </w:r>
    </w:p>
  </w:comment>
  <w:comment w:id="731" w:author="Windows User" w:date="2015-02-10T08:20:00Z" w:initials="BS">
    <w:p w:rsidR="0074650C" w:rsidRDefault="0074650C">
      <w:pPr>
        <w:pStyle w:val="CommentText"/>
      </w:pPr>
      <w:r>
        <w:rPr>
          <w:rStyle w:val="CommentReference"/>
        </w:rPr>
        <w:annotationRef/>
      </w:r>
      <w:r>
        <w:t>isn't it of?</w:t>
      </w:r>
    </w:p>
  </w:comment>
  <w:comment w:id="732" w:author="Windows User" w:date="2015-02-10T08:20:00Z" w:initials="BS">
    <w:p w:rsidR="0074650C" w:rsidRDefault="0074650C">
      <w:pPr>
        <w:pStyle w:val="CommentText"/>
      </w:pPr>
      <w:r>
        <w:rPr>
          <w:rStyle w:val="CommentReference"/>
        </w:rPr>
        <w:annotationRef/>
      </w:r>
      <w:r>
        <w:t>isn't it blesses?</w:t>
      </w:r>
    </w:p>
  </w:comment>
  <w:comment w:id="733" w:author="Windows User" w:date="2015-02-10T08:20:00Z" w:initials="BS">
    <w:p w:rsidR="0074650C" w:rsidRDefault="0074650C">
      <w:pPr>
        <w:pStyle w:val="CommentText"/>
      </w:pPr>
      <w:r>
        <w:rPr>
          <w:rStyle w:val="CommentReference"/>
        </w:rPr>
        <w:annotationRef/>
      </w:r>
      <w:r>
        <w:t>blessing or blessing?</w:t>
      </w:r>
    </w:p>
  </w:comment>
  <w:comment w:id="734" w:author="Windows User" w:date="2015-02-10T08:20:00Z" w:initials="BS">
    <w:p w:rsidR="0074650C" w:rsidRDefault="0074650C">
      <w:pPr>
        <w:pStyle w:val="CommentText"/>
      </w:pPr>
      <w:r>
        <w:rPr>
          <w:rStyle w:val="CommentReference"/>
        </w:rPr>
        <w:annotationRef/>
      </w:r>
      <w:r>
        <w:t>the other translations seem not to like abouna's contractions...</w:t>
      </w:r>
    </w:p>
  </w:comment>
  <w:comment w:id="735" w:author="Windows User" w:date="2015-02-10T08:20:00Z" w:initials="BS">
    <w:p w:rsidR="0074650C" w:rsidRDefault="0074650C">
      <w:pPr>
        <w:pStyle w:val="CommentText"/>
      </w:pPr>
      <w:r>
        <w:rPr>
          <w:rStyle w:val="CommentReference"/>
        </w:rPr>
        <w:annotationRef/>
      </w:r>
      <w:r>
        <w:t>perfect or true?</w:t>
      </w:r>
    </w:p>
  </w:comment>
  <w:comment w:id="742" w:author="Windows User" w:date="2015-02-10T08:28:00Z" w:initials="BS">
    <w:p w:rsidR="0074650C" w:rsidRDefault="0074650C">
      <w:pPr>
        <w:pStyle w:val="CommentText"/>
      </w:pPr>
      <w:r>
        <w:rPr>
          <w:rStyle w:val="CommentReference"/>
        </w:rPr>
        <w:annotationRef/>
      </w:r>
      <w:r>
        <w:t>which word is right?</w:t>
      </w:r>
    </w:p>
  </w:comment>
  <w:comment w:id="743" w:author="Windows User" w:date="2015-02-10T08:28:00Z" w:initials="BS">
    <w:p w:rsidR="0074650C" w:rsidRDefault="0074650C">
      <w:pPr>
        <w:pStyle w:val="CommentText"/>
      </w:pPr>
      <w:r>
        <w:rPr>
          <w:rStyle w:val="CommentReference"/>
        </w:rPr>
        <w:annotationRef/>
      </w:r>
      <w:r>
        <w:t>wise?</w:t>
      </w:r>
    </w:p>
  </w:comment>
  <w:comment w:id="745" w:author="Windows User" w:date="2015-02-10T08:28:00Z" w:initials="BS">
    <w:p w:rsidR="0074650C" w:rsidRDefault="0074650C">
      <w:pPr>
        <w:pStyle w:val="CommentText"/>
      </w:pPr>
      <w:r>
        <w:rPr>
          <w:rStyle w:val="CommentReference"/>
        </w:rPr>
        <w:annotationRef/>
      </w:r>
      <w:r>
        <w:t>bride, or bridal chamber?</w:t>
      </w:r>
    </w:p>
  </w:comment>
  <w:comment w:id="746" w:author="Windows User" w:date="2015-02-10T08:28:00Z" w:initials="BS">
    <w:p w:rsidR="0074650C" w:rsidRDefault="0074650C" w:rsidP="00BE768B">
      <w:pPr>
        <w:pStyle w:val="CommentText"/>
      </w:pPr>
      <w:r>
        <w:rPr>
          <w:rStyle w:val="CommentReference"/>
        </w:rPr>
        <w:annotationRef/>
      </w:r>
      <w:r>
        <w:t>truth, logos, or true logos?</w:t>
      </w:r>
    </w:p>
  </w:comment>
  <w:comment w:id="747" w:author="Windows User" w:date="2015-02-10T08:28:00Z" w:initials="BS">
    <w:p w:rsidR="0074650C" w:rsidRDefault="0074650C" w:rsidP="00BE768B">
      <w:pPr>
        <w:pStyle w:val="CommentText"/>
      </w:pPr>
      <w:r>
        <w:rPr>
          <w:rStyle w:val="CommentReference"/>
        </w:rPr>
        <w:annotationRef/>
      </w:r>
      <w:r>
        <w:t>redeemed or saved?</w:t>
      </w:r>
    </w:p>
  </w:comment>
  <w:comment w:id="749" w:author="Windows User" w:date="2015-02-10T08:28:00Z" w:initials="BS">
    <w:p w:rsidR="0074650C" w:rsidRDefault="0074650C">
      <w:pPr>
        <w:pStyle w:val="CommentText"/>
      </w:pPr>
      <w:r>
        <w:rPr>
          <w:rStyle w:val="CommentReference"/>
        </w:rPr>
        <w:annotationRef/>
      </w:r>
      <w:r>
        <w:t>for us or unto us?</w:t>
      </w:r>
    </w:p>
  </w:comment>
  <w:comment w:id="752" w:author="Windows User" w:date="2015-02-10T08:28:00Z" w:initials="BS">
    <w:p w:rsidR="0074650C" w:rsidRDefault="0074650C">
      <w:pPr>
        <w:pStyle w:val="CommentText"/>
      </w:pPr>
      <w:r>
        <w:rPr>
          <w:rStyle w:val="CommentReference"/>
        </w:rPr>
        <w:annotationRef/>
      </w:r>
      <w:r>
        <w:t>what does eshleelooi mean?</w:t>
      </w:r>
    </w:p>
  </w:comment>
  <w:comment w:id="753" w:author="Windows User" w:date="2015-02-10T08:28:00Z" w:initials="BS">
    <w:p w:rsidR="0074650C" w:rsidRDefault="0074650C">
      <w:pPr>
        <w:pStyle w:val="CommentText"/>
      </w:pPr>
      <w:r>
        <w:rPr>
          <w:rStyle w:val="CommentReference"/>
        </w:rPr>
        <w:annotationRef/>
      </w:r>
      <w:r>
        <w:t>save or redeem?</w:t>
      </w:r>
    </w:p>
  </w:comment>
  <w:comment w:id="755" w:author="Windows User" w:date="2015-02-10T08:29:00Z" w:initials="BS">
    <w:p w:rsidR="0074650C" w:rsidRDefault="0074650C">
      <w:pPr>
        <w:pStyle w:val="CommentText"/>
      </w:pPr>
      <w:r>
        <w:rPr>
          <w:rStyle w:val="CommentReference"/>
        </w:rPr>
        <w:annotationRef/>
      </w:r>
      <w:r>
        <w:t>paradoxically or miraculously?</w:t>
      </w:r>
    </w:p>
  </w:comment>
  <w:comment w:id="756" w:author="Windows User" w:date="2015-02-10T08:29:00Z" w:initials="BS">
    <w:p w:rsidR="0074650C" w:rsidRDefault="0074650C">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74650C" w:rsidRDefault="0074650C">
      <w:pPr>
        <w:pStyle w:val="CommentText"/>
      </w:pPr>
      <w:r>
        <w:rPr>
          <w:rStyle w:val="CommentReference"/>
        </w:rPr>
        <w:annotationRef/>
      </w:r>
      <w:r>
        <w:t>this seems to be parallel to gold on all sides rather than gold roundabout it.</w:t>
      </w:r>
    </w:p>
  </w:comment>
  <w:comment w:id="759" w:author="Windows User" w:date="2015-02-10T08:29:00Z" w:initials="BS">
    <w:p w:rsidR="0074650C" w:rsidRDefault="0074650C">
      <w:pPr>
        <w:pStyle w:val="CommentText"/>
      </w:pPr>
      <w:r>
        <w:rPr>
          <w:rStyle w:val="CommentReference"/>
        </w:rPr>
        <w:annotationRef/>
      </w:r>
      <w:r>
        <w:t>Saviour or redeemer?</w:t>
      </w:r>
    </w:p>
  </w:comment>
  <w:comment w:id="761" w:author="Windows User" w:date="2015-02-10T08:29:00Z" w:initials="BS">
    <w:p w:rsidR="0074650C" w:rsidRDefault="0074650C">
      <w:pPr>
        <w:pStyle w:val="CommentText"/>
      </w:pPr>
      <w:r>
        <w:rPr>
          <w:rStyle w:val="CommentReference"/>
        </w:rPr>
        <w:annotationRef/>
      </w:r>
      <w:r>
        <w:t>isn't this compassion? not nishti nai...</w:t>
      </w:r>
    </w:p>
  </w:comment>
  <w:comment w:id="764" w:author="Windows User" w:date="2015-02-10T08:30:00Z" w:initials="BS">
    <w:p w:rsidR="0074650C" w:rsidRDefault="0074650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74650C" w:rsidRDefault="0074650C">
      <w:pPr>
        <w:pStyle w:val="CommentText"/>
      </w:pPr>
      <w:r>
        <w:rPr>
          <w:rStyle w:val="CommentReference"/>
        </w:rPr>
        <w:annotationRef/>
      </w:r>
      <w:r>
        <w:t>should be lampstand, not candle stick, here and throughout.</w:t>
      </w:r>
    </w:p>
  </w:comment>
  <w:comment w:id="766" w:author="Windows User" w:date="2015-02-10T08:30:00Z" w:initials="BS">
    <w:p w:rsidR="0074650C" w:rsidRDefault="0074650C">
      <w:pPr>
        <w:pStyle w:val="CommentText"/>
      </w:pPr>
      <w:r>
        <w:rPr>
          <w:rStyle w:val="CommentReference"/>
        </w:rPr>
        <w:annotationRef/>
      </w:r>
      <w:r>
        <w:t>Ok, not saluted... Greeted, or I would prefer hailed...</w:t>
      </w:r>
    </w:p>
  </w:comment>
  <w:comment w:id="767" w:author="Windows User" w:date="2015-02-10T08:30:00Z" w:initials="BS">
    <w:p w:rsidR="0074650C" w:rsidRDefault="0074650C">
      <w:pPr>
        <w:pStyle w:val="CommentText"/>
      </w:pPr>
      <w:r>
        <w:rPr>
          <w:rStyle w:val="CommentReference"/>
        </w:rPr>
        <w:annotationRef/>
      </w:r>
      <w:r>
        <w:t>The Father was overjoyed, in your conception????</w:t>
      </w:r>
    </w:p>
  </w:comment>
  <w:comment w:id="768" w:author="Windows User" w:date="2015-02-10T08:30:00Z" w:initials="BS">
    <w:p w:rsidR="0074650C" w:rsidRDefault="0074650C">
      <w:pPr>
        <w:pStyle w:val="CommentText"/>
      </w:pPr>
      <w:r>
        <w:rPr>
          <w:rStyle w:val="CommentReference"/>
        </w:rPr>
        <w:annotationRef/>
      </w:r>
      <w:r>
        <w:t>appearing doesn't sound right for parousia... coming or advent?</w:t>
      </w:r>
    </w:p>
  </w:comment>
  <w:comment w:id="769" w:author="Windows User" w:date="2015-02-10T08:30:00Z" w:initials="BS">
    <w:p w:rsidR="0074650C" w:rsidRDefault="0074650C">
      <w:pPr>
        <w:pStyle w:val="CommentText"/>
      </w:pPr>
      <w:r>
        <w:rPr>
          <w:rStyle w:val="CommentReference"/>
        </w:rPr>
        <w:annotationRef/>
      </w:r>
      <w:r>
        <w:t>kinda funny in English to switch pronoun from Lord to Virgin in one scentence.</w:t>
      </w:r>
    </w:p>
  </w:comment>
  <w:comment w:id="772" w:author="Windows User" w:date="2015-02-10T08:30:00Z" w:initials="BS">
    <w:p w:rsidR="0074650C" w:rsidRDefault="0074650C">
      <w:pPr>
        <w:pStyle w:val="CommentText"/>
      </w:pPr>
      <w:r>
        <w:rPr>
          <w:rStyle w:val="CommentReference"/>
        </w:rPr>
        <w:annotationRef/>
      </w:r>
      <w:r>
        <w:t>I really didn't like preached... Is this to literal though? Maybe L.A. is better.</w:t>
      </w:r>
    </w:p>
  </w:comment>
  <w:comment w:id="773" w:author="Windows User" w:date="2015-02-10T08:30:00Z" w:initials="BS">
    <w:p w:rsidR="0074650C" w:rsidRDefault="0074650C">
      <w:pPr>
        <w:pStyle w:val="CommentText"/>
      </w:pPr>
      <w:r>
        <w:rPr>
          <w:rStyle w:val="CommentReference"/>
        </w:rPr>
        <w:annotationRef/>
      </w:r>
      <w:r>
        <w:t>these thereofs are so awkward... but I can't think of a better phrasing right now.</w:t>
      </w:r>
    </w:p>
  </w:comment>
  <w:comment w:id="779" w:author="Windows User" w:date="2015-02-10T08:31:00Z" w:initials="BS">
    <w:p w:rsidR="0074650C" w:rsidRDefault="0074650C">
      <w:pPr>
        <w:pStyle w:val="CommentText"/>
      </w:pPr>
      <w:r>
        <w:rPr>
          <w:rStyle w:val="CommentReference"/>
        </w:rPr>
        <w:annotationRef/>
      </w:r>
      <w:r>
        <w:t>this seems kind of loose... is it ok?</w:t>
      </w:r>
    </w:p>
  </w:comment>
  <w:comment w:id="780" w:author="Windows User" w:date="2015-02-10T08:31:00Z" w:initials="BS">
    <w:p w:rsidR="0074650C" w:rsidRDefault="0074650C">
      <w:pPr>
        <w:pStyle w:val="CommentText"/>
      </w:pPr>
      <w:r>
        <w:rPr>
          <w:rStyle w:val="CommentReference"/>
        </w:rPr>
        <w:annotationRef/>
      </w:r>
      <w:r>
        <w:t>works or deeds?</w:t>
      </w:r>
    </w:p>
  </w:comment>
  <w:comment w:id="781" w:author="Windows User" w:date="2015-02-10T08:31:00Z" w:initials="BS">
    <w:p w:rsidR="0074650C" w:rsidRDefault="0074650C">
      <w:pPr>
        <w:pStyle w:val="CommentText"/>
      </w:pPr>
      <w:r>
        <w:rPr>
          <w:rStyle w:val="CommentReference"/>
        </w:rPr>
        <w:annotationRef/>
      </w:r>
      <w:r>
        <w:t>does Coptic have 'high'?</w:t>
      </w:r>
    </w:p>
  </w:comment>
  <w:comment w:id="782" w:author="Windows User" w:date="2015-02-10T08:31:00Z" w:initials="BS">
    <w:p w:rsidR="0074650C" w:rsidRDefault="0074650C">
      <w:pPr>
        <w:pStyle w:val="CommentText"/>
      </w:pPr>
      <w:r>
        <w:rPr>
          <w:rStyle w:val="CommentReference"/>
        </w:rPr>
        <w:annotationRef/>
      </w:r>
      <w:r>
        <w:t>bless or praise? inconsistent rendering of esmo</w:t>
      </w:r>
    </w:p>
  </w:comment>
  <w:comment w:id="794" w:author="Windows User" w:date="2015-09-02T08:56:00Z" w:initials="WU">
    <w:p w:rsidR="0074650C" w:rsidRDefault="0074650C" w:rsidP="000278EC">
      <w:pPr>
        <w:pStyle w:val="CommentText"/>
      </w:pPr>
      <w:r>
        <w:rPr>
          <w:rStyle w:val="CommentReference"/>
        </w:rPr>
        <w:annotationRef/>
      </w:r>
      <w:r>
        <w:t>Gives light? Enlightens?</w:t>
      </w:r>
    </w:p>
  </w:comment>
  <w:comment w:id="795" w:author="Windows User" w:date="2015-09-02T08:33:00Z" w:initials="WU">
    <w:p w:rsidR="0074650C" w:rsidRDefault="0074650C">
      <w:pPr>
        <w:pStyle w:val="CommentText"/>
      </w:pPr>
      <w:r>
        <w:rPr>
          <w:rStyle w:val="CommentReference"/>
        </w:rPr>
        <w:annotationRef/>
      </w:r>
      <w:r>
        <w:t>split after this vs?</w:t>
      </w:r>
    </w:p>
  </w:comment>
  <w:comment w:id="796" w:author="Windows User" w:date="2015-09-02T09:07:00Z" w:initials="WU">
    <w:p w:rsidR="0074650C" w:rsidRDefault="0074650C">
      <w:pPr>
        <w:pStyle w:val="CommentText"/>
      </w:pPr>
      <w:r>
        <w:rPr>
          <w:rStyle w:val="CommentReference"/>
        </w:rPr>
        <w:annotationRef/>
      </w:r>
      <w:r>
        <w:t>Better word than prelate?</w:t>
      </w:r>
    </w:p>
  </w:comment>
  <w:comment w:id="811" w:author="Windows User" w:date="2015-02-19T12:10:00Z" w:initials="WU">
    <w:p w:rsidR="0074650C" w:rsidRDefault="0074650C">
      <w:pPr>
        <w:pStyle w:val="CommentText"/>
      </w:pPr>
      <w:r>
        <w:rPr>
          <w:rStyle w:val="CommentReference"/>
        </w:rPr>
        <w:annotationRef/>
      </w:r>
      <w:r>
        <w:t>add accents and coptic</w:t>
      </w:r>
    </w:p>
  </w:comment>
  <w:comment w:id="826" w:author="Windows User" w:date="2015-03-03T22:28:00Z" w:initials="BS">
    <w:p w:rsidR="0074650C" w:rsidRDefault="0074650C">
      <w:pPr>
        <w:pStyle w:val="CommentText"/>
      </w:pPr>
      <w:r>
        <w:rPr>
          <w:rStyle w:val="CommentReference"/>
        </w:rPr>
        <w:annotationRef/>
      </w:r>
      <w:r>
        <w:t>coptic has confess</w:t>
      </w:r>
    </w:p>
  </w:comment>
  <w:comment w:id="916" w:author="Windows User" w:date="2015-08-26T08:24:00Z" w:initials="WU">
    <w:p w:rsidR="0074650C" w:rsidRDefault="0074650C">
      <w:pPr>
        <w:pStyle w:val="CommentText"/>
      </w:pPr>
      <w:r>
        <w:rPr>
          <w:rStyle w:val="CommentReference"/>
        </w:rPr>
        <w:annotationRef/>
      </w:r>
      <w:r>
        <w:t>Isn’t this one more faithful?</w:t>
      </w:r>
    </w:p>
  </w:comment>
  <w:comment w:id="917" w:author="Windows User" w:date="2015-08-26T08:24:00Z" w:initials="WU">
    <w:p w:rsidR="0074650C" w:rsidRDefault="0074650C">
      <w:pPr>
        <w:pStyle w:val="CommentText"/>
      </w:pPr>
      <w:r>
        <w:rPr>
          <w:rStyle w:val="CommentReference"/>
        </w:rPr>
        <w:annotationRef/>
      </w:r>
      <w:r>
        <w:t>Which one(s) are/is right?</w:t>
      </w:r>
    </w:p>
  </w:comment>
  <w:comment w:id="918" w:author="Windows User" w:date="2015-08-26T08:24:00Z" w:initials="WU">
    <w:p w:rsidR="0074650C" w:rsidRDefault="0074650C">
      <w:pPr>
        <w:pStyle w:val="CommentText"/>
      </w:pPr>
      <w:r>
        <w:rPr>
          <w:rStyle w:val="CommentReference"/>
        </w:rPr>
        <w:annotationRef/>
      </w:r>
      <w:r>
        <w:t>Coptic doesn’t seem to have “O Lord”</w:t>
      </w:r>
    </w:p>
  </w:comment>
  <w:comment w:id="919" w:author="Windows User" w:date="2015-08-31T08:35:00Z" w:initials="WU">
    <w:p w:rsidR="0074650C" w:rsidRDefault="0074650C">
      <w:pPr>
        <w:pStyle w:val="CommentText"/>
      </w:pPr>
      <w:r>
        <w:rPr>
          <w:rStyle w:val="CommentReference"/>
        </w:rPr>
        <w:annotationRef/>
      </w:r>
      <w:r>
        <w:t>Called or named?</w:t>
      </w:r>
    </w:p>
  </w:comment>
  <w:comment w:id="920" w:author="Windows User" w:date="2015-08-31T08:35:00Z" w:initials="WU">
    <w:p w:rsidR="0074650C" w:rsidRDefault="0074650C">
      <w:pPr>
        <w:pStyle w:val="CommentText"/>
      </w:pPr>
      <w:r>
        <w:rPr>
          <w:rStyle w:val="CommentReference"/>
        </w:rPr>
        <w:annotationRef/>
      </w:r>
      <w:r>
        <w:t>John loved the Lord, or the Lord loved John?</w:t>
      </w:r>
    </w:p>
  </w:comment>
  <w:comment w:id="921" w:author="Windows User" w:date="2015-08-31T08:38:00Z" w:initials="WU">
    <w:p w:rsidR="0074650C" w:rsidRDefault="0074650C">
      <w:pPr>
        <w:pStyle w:val="CommentText"/>
      </w:pPr>
      <w:r>
        <w:rPr>
          <w:rStyle w:val="CommentReference"/>
        </w:rPr>
        <w:annotationRef/>
      </w:r>
      <w:r>
        <w:t>Not the Lord?</w:t>
      </w:r>
    </w:p>
  </w:comment>
  <w:comment w:id="922" w:author="Windows User" w:date="2015-08-31T08:38:00Z" w:initials="WU">
    <w:p w:rsidR="0074650C" w:rsidRDefault="0074650C">
      <w:pPr>
        <w:pStyle w:val="CommentText"/>
      </w:pPr>
      <w:r>
        <w:rPr>
          <w:rStyle w:val="CommentReference"/>
        </w:rPr>
        <w:annotationRef/>
      </w:r>
      <w:r>
        <w:t>The rest missing?</w:t>
      </w:r>
    </w:p>
  </w:comment>
  <w:comment w:id="923" w:author="Windows User" w:date="2015-08-31T08:38:00Z" w:initials="WU">
    <w:p w:rsidR="0074650C" w:rsidRDefault="0074650C">
      <w:pPr>
        <w:pStyle w:val="CommentText"/>
      </w:pPr>
      <w:r>
        <w:rPr>
          <w:rStyle w:val="CommentReference"/>
        </w:rPr>
        <w:annotationRef/>
      </w:r>
      <w:r>
        <w:t>Completely different…</w:t>
      </w:r>
    </w:p>
  </w:comment>
  <w:comment w:id="924" w:author="Windows User" w:date="2015-08-31T08:38:00Z" w:initials="WU">
    <w:p w:rsidR="0074650C" w:rsidRDefault="0074650C">
      <w:pPr>
        <w:pStyle w:val="CommentText"/>
      </w:pPr>
      <w:r>
        <w:rPr>
          <w:rStyle w:val="CommentReference"/>
        </w:rPr>
        <w:annotationRef/>
      </w:r>
      <w:r>
        <w:t>Sound or voices?</w:t>
      </w:r>
    </w:p>
  </w:comment>
  <w:comment w:id="925" w:author="Windows User" w:date="2015-09-01T09:02:00Z" w:initials="WU">
    <w:p w:rsidR="0074650C" w:rsidRDefault="0074650C">
      <w:pPr>
        <w:pStyle w:val="CommentText"/>
      </w:pPr>
      <w:r>
        <w:rPr>
          <w:rStyle w:val="CommentReference"/>
        </w:rPr>
        <w:annotationRef/>
      </w:r>
      <w:r>
        <w:t>AAP has divinely inspired.</w:t>
      </w:r>
    </w:p>
  </w:comment>
  <w:comment w:id="926" w:author="Windows User" w:date="2015-08-31T12:23:00Z" w:initials="WU">
    <w:p w:rsidR="0074650C" w:rsidRDefault="0074650C">
      <w:pPr>
        <w:pStyle w:val="CommentText"/>
      </w:pPr>
      <w:r>
        <w:rPr>
          <w:rStyle w:val="CommentReference"/>
        </w:rPr>
        <w:annotationRef/>
      </w:r>
      <w:r>
        <w:t>This one needs looking at.</w:t>
      </w:r>
    </w:p>
  </w:comment>
  <w:comment w:id="927" w:author="Windows User" w:date="2015-08-31T12:23:00Z" w:initials="WU">
    <w:p w:rsidR="0074650C" w:rsidRDefault="0074650C">
      <w:pPr>
        <w:pStyle w:val="CommentText"/>
      </w:pPr>
      <w:r>
        <w:rPr>
          <w:rStyle w:val="CommentReference"/>
        </w:rPr>
        <w:annotationRef/>
      </w:r>
      <w:r>
        <w:t>Partners?</w:t>
      </w:r>
    </w:p>
  </w:comment>
  <w:comment w:id="932" w:author="Windows User" w:date="2015-07-23T21:19:00Z" w:initials="BS">
    <w:p w:rsidR="0074650C" w:rsidRDefault="0074650C">
      <w:pPr>
        <w:pStyle w:val="CommentText"/>
      </w:pPr>
      <w:r>
        <w:rPr>
          <w:rStyle w:val="CommentReference"/>
        </w:rPr>
        <w:annotationRef/>
      </w:r>
      <w:r>
        <w:t>wiles or snares?</w:t>
      </w:r>
    </w:p>
  </w:comment>
  <w:comment w:id="933" w:author="Windows User" w:date="2015-07-09T08:31:00Z" w:initials="BS">
    <w:p w:rsidR="0074650C" w:rsidRDefault="0074650C">
      <w:pPr>
        <w:pStyle w:val="CommentText"/>
      </w:pPr>
      <w:r>
        <w:rPr>
          <w:rStyle w:val="CommentReference"/>
        </w:rPr>
        <w:annotationRef/>
      </w:r>
      <w:r>
        <w:t>I typed this Coptic... so it will have typos..</w:t>
      </w:r>
    </w:p>
  </w:comment>
  <w:comment w:id="934" w:author="Windows User" w:date="2015-07-09T08:32:00Z" w:initials="WU">
    <w:p w:rsidR="0074650C" w:rsidRDefault="0074650C">
      <w:pPr>
        <w:pStyle w:val="CommentText"/>
      </w:pPr>
      <w:r>
        <w:rPr>
          <w:rStyle w:val="CommentReference"/>
        </w:rPr>
        <w:annotationRef/>
      </w:r>
      <w:r>
        <w:t>You reign? The dominion is yours? Yours is the dominion?</w:t>
      </w:r>
    </w:p>
  </w:comment>
  <w:comment w:id="935" w:author="Windows User" w:date="2015-07-09T12:21:00Z" w:initials="BS">
    <w:p w:rsidR="0074650C" w:rsidRDefault="0074650C">
      <w:pPr>
        <w:pStyle w:val="CommentText"/>
      </w:pPr>
      <w:r>
        <w:rPr>
          <w:rStyle w:val="CommentReference"/>
        </w:rPr>
        <w:annotationRef/>
      </w:r>
      <w:r>
        <w:t>omit 'be' in contemporary?</w:t>
      </w:r>
    </w:p>
  </w:comment>
  <w:comment w:id="936" w:author="Windows User" w:date="2015-07-09T12:20:00Z" w:initials="BS">
    <w:p w:rsidR="0074650C" w:rsidRDefault="0074650C">
      <w:pPr>
        <w:pStyle w:val="CommentText"/>
      </w:pPr>
      <w:r>
        <w:rPr>
          <w:rStyle w:val="CommentReference"/>
        </w:rPr>
        <w:annotationRef/>
      </w:r>
      <w:r>
        <w:t>Abouna Antony: I typed this Coptic from the black book. Jenkims were very unclear. Please proof for typos.</w:t>
      </w:r>
    </w:p>
  </w:comment>
  <w:comment w:id="937" w:author="Windows User" w:date="2015-07-09T12:21:00Z" w:initials="BS">
    <w:p w:rsidR="0074650C" w:rsidRDefault="0074650C">
      <w:pPr>
        <w:pStyle w:val="CommentText"/>
      </w:pPr>
      <w:r>
        <w:rPr>
          <w:rStyle w:val="CommentReference"/>
        </w:rPr>
        <w:annotationRef/>
      </w:r>
      <w:r>
        <w:t>"is" before "the King" would make this whole vs flow as a sentence...</w:t>
      </w:r>
    </w:p>
  </w:comment>
  <w:comment w:id="938" w:author="Windows User" w:date="2015-07-09T12:21:00Z" w:initials="BS">
    <w:p w:rsidR="0074650C" w:rsidRDefault="0074650C">
      <w:pPr>
        <w:pStyle w:val="CommentText"/>
      </w:pPr>
      <w:r>
        <w:rPr>
          <w:rStyle w:val="CommentReference"/>
        </w:rPr>
        <w:annotationRef/>
      </w:r>
      <w:r>
        <w:t>ask more modern than entreat... but not quite right?</w:t>
      </w:r>
    </w:p>
  </w:comment>
  <w:comment w:id="942" w:author="Windows User" w:date="2015-07-10T12:33:00Z" w:initials="WU">
    <w:p w:rsidR="0074650C" w:rsidRDefault="0074650C">
      <w:pPr>
        <w:pStyle w:val="CommentText"/>
      </w:pPr>
      <w:r>
        <w:rPr>
          <w:rStyle w:val="CommentReference"/>
        </w:rPr>
        <w:annotationRef/>
      </w:r>
      <w:r>
        <w:t>Needs work.</w:t>
      </w:r>
    </w:p>
  </w:comment>
  <w:comment w:id="951" w:author="Windows User" w:date="2015-08-28T20:42:00Z" w:initials="WU">
    <w:p w:rsidR="0074650C" w:rsidRDefault="0074650C">
      <w:pPr>
        <w:pStyle w:val="CommentText"/>
      </w:pPr>
      <w:r>
        <w:rPr>
          <w:rStyle w:val="CommentReference"/>
        </w:rPr>
        <w:annotationRef/>
      </w:r>
      <w:r>
        <w:t>Beasts or creatures?</w:t>
      </w:r>
    </w:p>
  </w:comment>
  <w:comment w:id="952" w:author="Windows User" w:date="2015-08-28T20:42:00Z" w:initials="WU">
    <w:p w:rsidR="0074650C" w:rsidRDefault="0074650C">
      <w:pPr>
        <w:pStyle w:val="CommentText"/>
      </w:pPr>
      <w:r>
        <w:rPr>
          <w:rStyle w:val="CommentReference"/>
        </w:rPr>
        <w:annotationRef/>
      </w:r>
      <w:r>
        <w:t>Incessant? Or unceasing?</w:t>
      </w:r>
    </w:p>
  </w:comment>
  <w:comment w:id="953" w:author="Windows User" w:date="2015-08-28T20:42:00Z" w:initials="WU">
    <w:p w:rsidR="0074650C" w:rsidRDefault="0074650C">
      <w:pPr>
        <w:pStyle w:val="CommentText"/>
      </w:pPr>
      <w:r>
        <w:rPr>
          <w:rStyle w:val="CommentReference"/>
        </w:rPr>
        <w:annotationRef/>
      </w:r>
      <w:r>
        <w:t>Flames of fire or fervent as fire?</w:t>
      </w:r>
    </w:p>
  </w:comment>
  <w:comment w:id="954" w:author="Windows User" w:date="2015-08-26T08:50:00Z" w:initials="WU">
    <w:p w:rsidR="0074650C" w:rsidRDefault="0074650C">
      <w:pPr>
        <w:pStyle w:val="CommentText"/>
      </w:pPr>
      <w:r>
        <w:rPr>
          <w:rStyle w:val="CommentReference"/>
        </w:rPr>
        <w:annotationRef/>
      </w:r>
      <w:r>
        <w:t>Serving the Lord, or serving before the Lord?</w:t>
      </w:r>
    </w:p>
  </w:comment>
  <w:comment w:id="963" w:author="Windows User" w:date="2015-09-10T09:17:00Z" w:initials="WU">
    <w:p w:rsidR="009E31CF" w:rsidRDefault="009E31CF">
      <w:pPr>
        <w:pStyle w:val="CommentText"/>
      </w:pPr>
      <w:r>
        <w:rPr>
          <w:rStyle w:val="CommentReference"/>
        </w:rPr>
        <w:annotationRef/>
      </w:r>
      <w:r>
        <w:t>Or voice of God?</w:t>
      </w:r>
    </w:p>
  </w:comment>
  <w:comment w:id="964" w:author="Windows User" w:date="2015-09-10T09:17:00Z" w:initials="WU">
    <w:p w:rsidR="009E31CF" w:rsidRDefault="009E31CF">
      <w:pPr>
        <w:pStyle w:val="CommentText"/>
      </w:pPr>
      <w:r>
        <w:rPr>
          <w:rStyle w:val="CommentReference"/>
        </w:rPr>
        <w:annotationRef/>
      </w:r>
      <w:r>
        <w:t>Received or accepted?</w:t>
      </w:r>
    </w:p>
  </w:comment>
  <w:comment w:id="968" w:author="Windows User" w:date="2015-09-10T08:55:00Z" w:initials="WU">
    <w:p w:rsidR="0074650C" w:rsidRDefault="0074650C">
      <w:pPr>
        <w:pStyle w:val="CommentText"/>
      </w:pPr>
      <w:r>
        <w:rPr>
          <w:rStyle w:val="CommentReference"/>
        </w:rPr>
        <w:annotationRef/>
      </w:r>
      <w:r>
        <w:t>Placed or established?</w:t>
      </w:r>
    </w:p>
  </w:comment>
  <w:comment w:id="969" w:author="Windows User" w:date="2015-09-10T08:55:00Z" w:initials="WU">
    <w:p w:rsidR="0074650C" w:rsidRDefault="0074650C">
      <w:pPr>
        <w:pStyle w:val="CommentText"/>
      </w:pPr>
      <w:r>
        <w:rPr>
          <w:rStyle w:val="CommentReference"/>
        </w:rPr>
        <w:annotationRef/>
      </w:r>
      <w:r>
        <w:t>Or refused?</w:t>
      </w:r>
    </w:p>
  </w:comment>
  <w:comment w:id="977" w:author="Windows User" w:date="2015-08-21T08:33:00Z" w:initials="BS">
    <w:p w:rsidR="0074650C" w:rsidRDefault="0074650C">
      <w:pPr>
        <w:pStyle w:val="CommentText"/>
      </w:pPr>
      <w:r>
        <w:rPr>
          <w:rStyle w:val="CommentReference"/>
        </w:rPr>
        <w:annotationRef/>
      </w:r>
      <w:r>
        <w:t>what does this mean?</w:t>
      </w:r>
    </w:p>
  </w:comment>
  <w:comment w:id="978" w:author="Windows User" w:date="2015-08-21T08:33:00Z" w:initials="BS">
    <w:p w:rsidR="0074650C" w:rsidRDefault="0074650C">
      <w:pPr>
        <w:pStyle w:val="CommentText"/>
      </w:pPr>
      <w:r>
        <w:rPr>
          <w:rStyle w:val="CommentReference"/>
        </w:rPr>
        <w:annotationRef/>
      </w:r>
      <w:r>
        <w:t>announced or proclaimed?</w:t>
      </w:r>
    </w:p>
  </w:comment>
  <w:comment w:id="979" w:author="Windows User" w:date="2015-08-21T08:51:00Z" w:initials="WU">
    <w:p w:rsidR="0074650C" w:rsidRDefault="0074650C">
      <w:pPr>
        <w:pStyle w:val="CommentText"/>
      </w:pPr>
      <w:r>
        <w:rPr>
          <w:rStyle w:val="CommentReference"/>
        </w:rPr>
        <w:annotationRef/>
      </w:r>
      <w:r>
        <w:t>?</w:t>
      </w:r>
    </w:p>
  </w:comment>
  <w:comment w:id="980" w:author="Windows User" w:date="2015-08-21T08:51:00Z" w:initials="WU">
    <w:p w:rsidR="0074650C" w:rsidRDefault="0074650C">
      <w:pPr>
        <w:pStyle w:val="CommentText"/>
      </w:pPr>
      <w:r>
        <w:rPr>
          <w:rStyle w:val="CommentReference"/>
        </w:rPr>
        <w:annotationRef/>
      </w:r>
      <w:r>
        <w:t>Bride, no, not bridegroom?</w:t>
      </w:r>
    </w:p>
  </w:comment>
  <w:comment w:id="981" w:author="Windows User" w:date="2015-08-21T08:57:00Z" w:initials="WU">
    <w:p w:rsidR="0074650C" w:rsidRDefault="0074650C">
      <w:pPr>
        <w:pStyle w:val="CommentText"/>
      </w:pPr>
      <w:r>
        <w:rPr>
          <w:rStyle w:val="CommentReference"/>
        </w:rPr>
        <w:annotationRef/>
      </w:r>
      <w:r>
        <w:t>Return?</w:t>
      </w:r>
    </w:p>
  </w:comment>
  <w:comment w:id="982" w:author="Windows User" w:date="2015-08-21T08:57:00Z" w:initials="WU">
    <w:p w:rsidR="0074650C" w:rsidRDefault="0074650C">
      <w:pPr>
        <w:pStyle w:val="CommentText"/>
      </w:pPr>
      <w:r>
        <w:rPr>
          <w:rStyle w:val="CommentReference"/>
        </w:rPr>
        <w:annotationRef/>
      </w:r>
      <w:r>
        <w:t>Establishment? Building up?</w:t>
      </w:r>
    </w:p>
  </w:comment>
  <w:comment w:id="983" w:author="Windows User" w:date="2015-08-21T09:05:00Z" w:initials="WU">
    <w:p w:rsidR="0074650C" w:rsidRDefault="0074650C">
      <w:pPr>
        <w:pStyle w:val="CommentText"/>
      </w:pPr>
      <w:r>
        <w:rPr>
          <w:rStyle w:val="CommentReference"/>
        </w:rPr>
        <w:annotationRef/>
      </w:r>
      <w:r>
        <w:t>Heavenly evangelist? Good tidings? Glad tidings? Good news?</w:t>
      </w:r>
    </w:p>
  </w:comment>
  <w:comment w:id="984" w:author="Windows User" w:date="2015-08-21T09:05:00Z" w:initials="WU">
    <w:p w:rsidR="0074650C" w:rsidRDefault="0074650C">
      <w:pPr>
        <w:pStyle w:val="CommentText"/>
      </w:pPr>
      <w:r>
        <w:rPr>
          <w:rStyle w:val="CommentReference"/>
        </w:rPr>
        <w:annotationRef/>
      </w:r>
      <w:r>
        <w:t>I don’t see “the Lord is with you” in the Coptic</w:t>
      </w:r>
    </w:p>
    <w:p w:rsidR="0074650C" w:rsidRDefault="0074650C">
      <w:pPr>
        <w:pStyle w:val="CommentText"/>
      </w:pPr>
    </w:p>
  </w:comment>
  <w:comment w:id="985" w:author="Windows User" w:date="2015-08-21T09:05:00Z" w:initials="WU">
    <w:p w:rsidR="0074650C" w:rsidRDefault="0074650C">
      <w:pPr>
        <w:pStyle w:val="CommentText"/>
      </w:pPr>
      <w:r>
        <w:rPr>
          <w:rStyle w:val="CommentReference"/>
        </w:rPr>
        <w:annotationRef/>
      </w:r>
      <w:r>
        <w:t>Heavenly herald of Good News?</w:t>
      </w:r>
    </w:p>
    <w:p w:rsidR="0074650C" w:rsidRDefault="0074650C">
      <w:pPr>
        <w:pStyle w:val="CommentText"/>
      </w:pPr>
    </w:p>
  </w:comment>
  <w:comment w:id="989" w:author="Windows User" w:date="2015-08-21T12:19:00Z" w:initials="WU">
    <w:p w:rsidR="0074650C" w:rsidRDefault="0074650C">
      <w:pPr>
        <w:pStyle w:val="CommentText"/>
      </w:pPr>
      <w:r>
        <w:rPr>
          <w:rStyle w:val="CommentReference"/>
        </w:rPr>
        <w:annotationRef/>
      </w:r>
      <w:r>
        <w:t>Redeemed?</w:t>
      </w:r>
    </w:p>
  </w:comment>
  <w:comment w:id="990" w:author="Windows User" w:date="2015-08-21T12:19:00Z" w:initials="WU">
    <w:p w:rsidR="0074650C" w:rsidRDefault="0074650C">
      <w:pPr>
        <w:pStyle w:val="CommentText"/>
      </w:pPr>
      <w:r>
        <w:rPr>
          <w:rStyle w:val="CommentReference"/>
        </w:rPr>
        <w:annotationRef/>
      </w:r>
      <w:r>
        <w:t>For? So?</w:t>
      </w:r>
    </w:p>
  </w:comment>
  <w:comment w:id="991" w:author="Windows User" w:date="2015-07-13T09:08:00Z" w:initials="WU">
    <w:p w:rsidR="0074650C" w:rsidRDefault="0074650C">
      <w:pPr>
        <w:pStyle w:val="CommentText"/>
      </w:pPr>
      <w:r>
        <w:rPr>
          <w:rStyle w:val="CommentReference"/>
        </w:rPr>
        <w:annotationRef/>
      </w:r>
      <w:r>
        <w:t>Or did shine and did illuminate</w:t>
      </w:r>
    </w:p>
  </w:comment>
  <w:comment w:id="992" w:author="Windows User" w:date="2015-07-13T09:08:00Z" w:initials="WU">
    <w:p w:rsidR="0074650C" w:rsidRDefault="0074650C">
      <w:pPr>
        <w:pStyle w:val="CommentText"/>
      </w:pPr>
      <w:r>
        <w:rPr>
          <w:rStyle w:val="CommentReference"/>
        </w:rPr>
        <w:annotationRef/>
      </w:r>
      <w:r>
        <w:t>What should this verse be?</w:t>
      </w:r>
    </w:p>
  </w:comment>
  <w:comment w:id="993" w:author="Windows User" w:date="2015-07-13T09:08:00Z" w:initials="WU">
    <w:p w:rsidR="0074650C" w:rsidRDefault="0074650C">
      <w:pPr>
        <w:pStyle w:val="CommentText"/>
      </w:pPr>
      <w:r>
        <w:rPr>
          <w:rStyle w:val="CommentReference"/>
        </w:rPr>
        <w:annotationRef/>
      </w:r>
      <w:r>
        <w:t>Uhm… does this mean something else, because saying the seal of the door Ezekiel saw was raised seems really bad …</w:t>
      </w:r>
    </w:p>
  </w:comment>
  <w:comment w:id="994" w:author="Windows User" w:date="2015-07-13T09:08:00Z" w:initials="WU">
    <w:p w:rsidR="0074650C" w:rsidRDefault="0074650C">
      <w:pPr>
        <w:pStyle w:val="CommentText"/>
      </w:pPr>
      <w:r>
        <w:rPr>
          <w:rStyle w:val="CommentReference"/>
        </w:rPr>
        <w:annotationRef/>
      </w:r>
      <w:r>
        <w:t>Who?</w:t>
      </w:r>
    </w:p>
  </w:comment>
  <w:comment w:id="995" w:author="Windows User" w:date="2015-07-13T09:08:00Z" w:initials="WU">
    <w:p w:rsidR="0074650C" w:rsidRDefault="0074650C">
      <w:pPr>
        <w:pStyle w:val="CommentText"/>
      </w:pPr>
      <w:r>
        <w:rPr>
          <w:rStyle w:val="CommentReference"/>
        </w:rPr>
        <w:annotationRef/>
      </w:r>
      <w:r>
        <w:t>Different adjective</w:t>
      </w:r>
    </w:p>
  </w:comment>
  <w:comment w:id="996" w:author="Windows User" w:date="2015-07-13T09:08:00Z" w:initials="WU">
    <w:p w:rsidR="0074650C" w:rsidRDefault="0074650C">
      <w:pPr>
        <w:pStyle w:val="CommentText"/>
      </w:pPr>
      <w:r>
        <w:rPr>
          <w:rStyle w:val="CommentReference"/>
        </w:rPr>
        <w:annotationRef/>
      </w:r>
      <w:r>
        <w:t>Sickness?</w:t>
      </w:r>
    </w:p>
  </w:comment>
  <w:comment w:id="997" w:author="Windows User" w:date="2015-07-13T20:55:00Z" w:initials="BS">
    <w:p w:rsidR="0074650C" w:rsidRDefault="0074650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998" w:author="Windows User" w:date="2015-07-13T21:20:00Z" w:initials="WU">
    <w:p w:rsidR="0074650C" w:rsidRDefault="0074650C">
      <w:pPr>
        <w:pStyle w:val="CommentText"/>
      </w:pPr>
      <w:r>
        <w:rPr>
          <w:rStyle w:val="CommentReference"/>
        </w:rPr>
        <w:annotationRef/>
      </w:r>
      <w:r>
        <w:t>What?</w:t>
      </w:r>
    </w:p>
  </w:comment>
  <w:comment w:id="999" w:author="Windows User" w:date="2015-08-31T09:21:00Z" w:initials="WU">
    <w:p w:rsidR="0074650C" w:rsidRDefault="0074650C">
      <w:pPr>
        <w:pStyle w:val="CommentText"/>
      </w:pPr>
      <w:r>
        <w:rPr>
          <w:rStyle w:val="CommentReference"/>
        </w:rPr>
        <w:annotationRef/>
      </w:r>
    </w:p>
  </w:comment>
  <w:comment w:id="1007" w:author="Windows User" w:date="2015-08-21T21:44:00Z" w:initials="WU">
    <w:p w:rsidR="0074650C" w:rsidRDefault="0074650C">
      <w:pPr>
        <w:pStyle w:val="CommentText"/>
      </w:pPr>
      <w:r>
        <w:rPr>
          <w:rStyle w:val="CommentReference"/>
        </w:rPr>
        <w:annotationRef/>
      </w:r>
      <w:r>
        <w:t>Is abouna going by a different version of the Coptic?</w:t>
      </w:r>
    </w:p>
    <w:p w:rsidR="0074650C" w:rsidRDefault="0074650C">
      <w:pPr>
        <w:pStyle w:val="CommentText"/>
      </w:pPr>
    </w:p>
  </w:comment>
  <w:comment w:id="1008" w:author="Windows User" w:date="2015-07-13T21:30:00Z" w:initials="WU">
    <w:p w:rsidR="0074650C" w:rsidRDefault="0074650C">
      <w:pPr>
        <w:pStyle w:val="CommentText"/>
      </w:pPr>
      <w:r>
        <w:rPr>
          <w:rStyle w:val="CommentReference"/>
        </w:rPr>
        <w:annotationRef/>
      </w:r>
      <w:r>
        <w:t>Praise and victory doesn’t make sense.</w:t>
      </w:r>
    </w:p>
  </w:comment>
  <w:comment w:id="1009" w:author="Windows User" w:date="2015-07-13T21:38:00Z" w:initials="WU">
    <w:p w:rsidR="0074650C" w:rsidRDefault="0074650C">
      <w:pPr>
        <w:pStyle w:val="CommentText"/>
      </w:pPr>
      <w:r>
        <w:rPr>
          <w:rStyle w:val="CommentReference"/>
        </w:rPr>
        <w:annotationRef/>
      </w:r>
      <w:r>
        <w:t>Godhead?</w:t>
      </w:r>
    </w:p>
  </w:comment>
  <w:comment w:id="1013" w:author="Windows User" w:date="2015-07-14T08:55:00Z" w:initials="WU">
    <w:p w:rsidR="0074650C" w:rsidRDefault="0074650C">
      <w:pPr>
        <w:pStyle w:val="CommentText"/>
      </w:pPr>
      <w:r>
        <w:rPr>
          <w:rStyle w:val="CommentReference"/>
        </w:rPr>
        <w:annotationRef/>
      </w:r>
      <w:r>
        <w:t>Establish?</w:t>
      </w:r>
    </w:p>
  </w:comment>
  <w:comment w:id="1014" w:author="Windows User" w:date="2015-07-14T08:53:00Z" w:initials="WU">
    <w:p w:rsidR="0074650C" w:rsidRDefault="0074650C">
      <w:pPr>
        <w:pStyle w:val="CommentText"/>
      </w:pPr>
      <w:r>
        <w:rPr>
          <w:rStyle w:val="CommentReference"/>
        </w:rPr>
        <w:annotationRef/>
      </w:r>
      <w:r>
        <w:t>Check another source… missing puncuation</w:t>
      </w:r>
    </w:p>
  </w:comment>
  <w:comment w:id="1015" w:author="Windows User" w:date="2015-07-14T08:55:00Z" w:initials="WU">
    <w:p w:rsidR="0074650C" w:rsidRDefault="0074650C">
      <w:pPr>
        <w:pStyle w:val="CommentText"/>
      </w:pPr>
      <w:r>
        <w:rPr>
          <w:rStyle w:val="CommentReference"/>
        </w:rPr>
        <w:annotationRef/>
      </w:r>
      <w:r>
        <w:t>Worked?</w:t>
      </w:r>
    </w:p>
  </w:comment>
  <w:comment w:id="1016" w:author="Windows User" w:date="2015-07-14T08:55:00Z" w:initials="WU">
    <w:p w:rsidR="0074650C" w:rsidRDefault="0074650C">
      <w:pPr>
        <w:pStyle w:val="CommentText"/>
      </w:pPr>
      <w:r>
        <w:rPr>
          <w:rStyle w:val="CommentReference"/>
        </w:rPr>
        <w:annotationRef/>
      </w:r>
      <w:r>
        <w:t>Thrice holy or Trisagion?</w:t>
      </w:r>
    </w:p>
  </w:comment>
  <w:comment w:id="1017" w:author="Windows User" w:date="2015-07-14T09:03:00Z" w:initials="WU">
    <w:p w:rsidR="0074650C" w:rsidRPr="00936DE7" w:rsidRDefault="007465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18" w:author="Windows User" w:date="2015-07-14T09:03:00Z" w:initials="WU">
    <w:p w:rsidR="0074650C" w:rsidRDefault="0074650C">
      <w:pPr>
        <w:pStyle w:val="CommentText"/>
      </w:pPr>
      <w:r>
        <w:rPr>
          <w:rStyle w:val="CommentReference"/>
        </w:rPr>
        <w:annotationRef/>
      </w:r>
      <w:r>
        <w:t>Right translation?</w:t>
      </w:r>
    </w:p>
  </w:comment>
  <w:comment w:id="1019" w:author="Windows User" w:date="2015-07-14T12:24:00Z" w:initials="WU">
    <w:p w:rsidR="0074650C" w:rsidRDefault="0074650C">
      <w:pPr>
        <w:pStyle w:val="CommentText"/>
      </w:pPr>
      <w:r>
        <w:rPr>
          <w:rStyle w:val="CommentReference"/>
        </w:rPr>
        <w:annotationRef/>
      </w:r>
      <w:r>
        <w:t>What does this mean?</w:t>
      </w:r>
    </w:p>
  </w:comment>
  <w:comment w:id="1020" w:author="Windows User" w:date="2015-07-14T12:24:00Z" w:initials="WU">
    <w:p w:rsidR="0074650C" w:rsidRDefault="0074650C">
      <w:pPr>
        <w:pStyle w:val="CommentText"/>
      </w:pPr>
      <w:r>
        <w:rPr>
          <w:rStyle w:val="CommentReference"/>
        </w:rPr>
        <w:annotationRef/>
      </w:r>
      <w:r>
        <w:t>To the end?</w:t>
      </w:r>
    </w:p>
  </w:comment>
  <w:comment w:id="1021" w:author="Windows User" w:date="2015-07-14T20:49:00Z" w:initials="WU">
    <w:p w:rsidR="0074650C" w:rsidRDefault="0074650C">
      <w:pPr>
        <w:pStyle w:val="CommentText"/>
      </w:pPr>
      <w:r>
        <w:rPr>
          <w:rStyle w:val="CommentReference"/>
        </w:rPr>
        <w:annotationRef/>
      </w:r>
      <w:r>
        <w:t>Or freedom?</w:t>
      </w:r>
    </w:p>
  </w:comment>
  <w:comment w:id="1022" w:author="Windows User" w:date="2015-07-14T20:49:00Z" w:initials="WU">
    <w:p w:rsidR="0074650C" w:rsidRDefault="0074650C">
      <w:pPr>
        <w:pStyle w:val="CommentText"/>
      </w:pPr>
      <w:r>
        <w:rPr>
          <w:rStyle w:val="CommentReference"/>
        </w:rPr>
        <w:annotationRef/>
      </w:r>
      <w:r>
        <w:t>Or establish?</w:t>
      </w:r>
    </w:p>
  </w:comment>
  <w:comment w:id="1026" w:author="Windows User" w:date="2015-09-10T08:15:00Z" w:initials="WU">
    <w:p w:rsidR="0074650C" w:rsidRDefault="0074650C">
      <w:pPr>
        <w:pStyle w:val="CommentText"/>
      </w:pPr>
      <w:r>
        <w:rPr>
          <w:rStyle w:val="CommentReference"/>
        </w:rPr>
        <w:annotationRef/>
      </w:r>
      <w:r>
        <w:t>Is this the correct date?</w:t>
      </w:r>
    </w:p>
  </w:comment>
  <w:comment w:id="1050" w:author="Windows User" w:date="2015-07-14T21:15:00Z" w:initials="WU">
    <w:p w:rsidR="0074650C" w:rsidRDefault="0074650C">
      <w:pPr>
        <w:pStyle w:val="CommentText"/>
      </w:pPr>
      <w:r>
        <w:rPr>
          <w:rStyle w:val="CommentReference"/>
        </w:rPr>
        <w:annotationRef/>
      </w:r>
      <w:r>
        <w:t>Can this be reworded?</w:t>
      </w:r>
    </w:p>
  </w:comment>
  <w:comment w:id="1051" w:author="Windows User" w:date="2015-07-15T08:35:00Z" w:initials="WU">
    <w:p w:rsidR="0074650C" w:rsidRDefault="0074650C">
      <w:pPr>
        <w:pStyle w:val="CommentText"/>
      </w:pPr>
      <w:r>
        <w:rPr>
          <w:rStyle w:val="CommentReference"/>
        </w:rPr>
        <w:annotationRef/>
      </w:r>
      <w:r>
        <w:t>Check other books for alternate word here.</w:t>
      </w:r>
    </w:p>
  </w:comment>
  <w:comment w:id="1052" w:author="Windows User" w:date="2015-07-15T08:35:00Z" w:initials="WU">
    <w:p w:rsidR="0074650C" w:rsidRDefault="0074650C">
      <w:pPr>
        <w:pStyle w:val="CommentText"/>
      </w:pPr>
      <w:r>
        <w:rPr>
          <w:rStyle w:val="CommentReference"/>
        </w:rPr>
        <w:annotationRef/>
      </w:r>
      <w:r>
        <w:t>Nations or peoples?</w:t>
      </w:r>
    </w:p>
  </w:comment>
  <w:comment w:id="1053" w:author="Windows User" w:date="2015-07-15T08:35:00Z" w:initials="WU">
    <w:p w:rsidR="0074650C" w:rsidRDefault="0074650C">
      <w:pPr>
        <w:pStyle w:val="CommentText"/>
      </w:pPr>
      <w:r>
        <w:rPr>
          <w:rStyle w:val="CommentReference"/>
        </w:rPr>
        <w:annotationRef/>
      </w:r>
      <w:r>
        <w:t>Burned or consumed?</w:t>
      </w:r>
    </w:p>
  </w:comment>
  <w:comment w:id="1054" w:author="Windows User" w:date="2015-07-15T08:35:00Z" w:initials="WU">
    <w:p w:rsidR="0074650C" w:rsidRDefault="0074650C">
      <w:pPr>
        <w:pStyle w:val="CommentText"/>
      </w:pPr>
      <w:r>
        <w:rPr>
          <w:rStyle w:val="CommentReference"/>
        </w:rPr>
        <w:annotationRef/>
      </w:r>
      <w:r>
        <w:t>?</w:t>
      </w:r>
    </w:p>
  </w:comment>
  <w:comment w:id="1055" w:author="Windows User" w:date="2015-07-15T08:33:00Z" w:initials="WU">
    <w:p w:rsidR="0074650C" w:rsidRPr="0098028B" w:rsidRDefault="007465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57" w:author="Windows User" w:date="2015-08-31T12:49:00Z" w:initials="WU">
    <w:p w:rsidR="0074650C" w:rsidRDefault="0074650C">
      <w:pPr>
        <w:pStyle w:val="CommentText"/>
      </w:pPr>
      <w:r>
        <w:rPr>
          <w:rStyle w:val="CommentReference"/>
        </w:rPr>
        <w:annotationRef/>
      </w:r>
      <w:r>
        <w:t>Synaxarium has St. James dying twice… likely one of them should be St. John!</w:t>
      </w:r>
    </w:p>
  </w:comment>
  <w:comment w:id="1065" w:author="Windows User" w:date="2015-07-15T08:52:00Z" w:initials="WU">
    <w:p w:rsidR="0074650C" w:rsidRDefault="0074650C">
      <w:pPr>
        <w:pStyle w:val="CommentText"/>
      </w:pPr>
      <w:r>
        <w:rPr>
          <w:rStyle w:val="CommentReference"/>
        </w:rPr>
        <w:annotationRef/>
      </w:r>
      <w:r>
        <w:t>Approached? What does this vs mean?</w:t>
      </w:r>
    </w:p>
  </w:comment>
  <w:comment w:id="1066" w:author="Windows User" w:date="2015-07-15T08:50:00Z" w:initials="WU">
    <w:p w:rsidR="0074650C" w:rsidRPr="00035775" w:rsidRDefault="007465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71" w:author="Windows User" w:date="2015-07-15T20:49:00Z" w:initials="WU">
    <w:p w:rsidR="0074650C" w:rsidRDefault="0074650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72" w:author="Windows User" w:date="2015-08-31T08:41:00Z" w:initials="WU">
    <w:p w:rsidR="0074650C" w:rsidRDefault="0074650C">
      <w:pPr>
        <w:pStyle w:val="CommentText"/>
      </w:pPr>
      <w:r>
        <w:rPr>
          <w:rStyle w:val="CommentReference"/>
        </w:rPr>
        <w:annotationRef/>
      </w:r>
      <w:r>
        <w:t>Completely different.</w:t>
      </w:r>
    </w:p>
  </w:comment>
  <w:comment w:id="1073" w:author="Windows User" w:date="2015-08-31T08:41:00Z" w:initials="WU">
    <w:p w:rsidR="0074650C" w:rsidRDefault="0074650C">
      <w:pPr>
        <w:pStyle w:val="CommentText"/>
      </w:pPr>
      <w:r>
        <w:rPr>
          <w:rStyle w:val="CommentReference"/>
        </w:rPr>
        <w:annotationRef/>
      </w:r>
      <w:r>
        <w:t>With or in?</w:t>
      </w:r>
    </w:p>
  </w:comment>
  <w:comment w:id="1074" w:author="Windows User" w:date="2015-08-31T08:41:00Z" w:initials="WU">
    <w:p w:rsidR="0074650C" w:rsidRDefault="0074650C">
      <w:pPr>
        <w:pStyle w:val="CommentText"/>
      </w:pPr>
      <w:r>
        <w:rPr>
          <w:rStyle w:val="CommentReference"/>
        </w:rPr>
        <w:annotationRef/>
      </w:r>
    </w:p>
  </w:comment>
  <w:comment w:id="1075" w:author="Windows User" w:date="2015-08-31T08:41:00Z" w:initials="WU">
    <w:p w:rsidR="0074650C" w:rsidRDefault="0074650C">
      <w:pPr>
        <w:pStyle w:val="CommentText"/>
      </w:pPr>
      <w:r>
        <w:rPr>
          <w:rStyle w:val="CommentReference"/>
        </w:rPr>
        <w:annotationRef/>
      </w:r>
      <w:r>
        <w:t>Sound or voice?</w:t>
      </w:r>
    </w:p>
  </w:comment>
  <w:comment w:id="1076" w:author="Windows User" w:date="2015-08-31T08:50:00Z" w:initials="WU">
    <w:p w:rsidR="0074650C" w:rsidRDefault="0074650C">
      <w:pPr>
        <w:pStyle w:val="CommentText"/>
      </w:pPr>
      <w:r>
        <w:rPr>
          <w:rStyle w:val="CommentReference"/>
        </w:rPr>
        <w:annotationRef/>
      </w:r>
      <w:r>
        <w:t>Open to suggetions.</w:t>
      </w:r>
    </w:p>
  </w:comment>
  <w:comment w:id="1077" w:author="Windows User" w:date="2015-08-31T08:50:00Z" w:initials="WU">
    <w:p w:rsidR="0074650C" w:rsidRDefault="0074650C">
      <w:pPr>
        <w:pStyle w:val="CommentText"/>
      </w:pPr>
      <w:r>
        <w:rPr>
          <w:rStyle w:val="CommentReference"/>
        </w:rPr>
        <w:annotationRef/>
      </w:r>
      <w:r>
        <w:t>Before?</w:t>
      </w:r>
    </w:p>
  </w:comment>
  <w:comment w:id="1078" w:author="Windows User" w:date="2015-08-31T08:50:00Z" w:initials="WU">
    <w:p w:rsidR="0074650C" w:rsidRDefault="0074650C">
      <w:pPr>
        <w:pStyle w:val="CommentText"/>
      </w:pPr>
      <w:r>
        <w:rPr>
          <w:rStyle w:val="CommentReference"/>
        </w:rPr>
        <w:annotationRef/>
      </w:r>
      <w:r>
        <w:t>Nations?</w:t>
      </w:r>
    </w:p>
  </w:comment>
  <w:comment w:id="1079" w:author="Windows User" w:date="2015-08-31T08:50:00Z" w:initials="WU">
    <w:p w:rsidR="0074650C" w:rsidRDefault="0074650C">
      <w:pPr>
        <w:pStyle w:val="CommentText"/>
      </w:pPr>
      <w:r>
        <w:rPr>
          <w:rStyle w:val="CommentReference"/>
        </w:rPr>
        <w:annotationRef/>
      </w:r>
      <w:r>
        <w:t>?</w:t>
      </w:r>
    </w:p>
  </w:comment>
  <w:comment w:id="1087" w:author="Windows User" w:date="2015-09-08T12:35:00Z" w:initials="WU">
    <w:p w:rsidR="0074650C" w:rsidRDefault="0074650C">
      <w:pPr>
        <w:pStyle w:val="CommentText"/>
      </w:pPr>
      <w:r>
        <w:rPr>
          <w:rStyle w:val="CommentReference"/>
        </w:rPr>
        <w:annotationRef/>
      </w:r>
      <w:r>
        <w:t>?</w:t>
      </w:r>
    </w:p>
  </w:comment>
  <w:comment w:id="1089" w:author="Windows User" w:date="2015-09-10T12:39:00Z" w:initials="WU">
    <w:p w:rsidR="00951605" w:rsidRDefault="00951605">
      <w:pPr>
        <w:pStyle w:val="CommentText"/>
      </w:pPr>
      <w:r>
        <w:rPr>
          <w:rStyle w:val="CommentReference"/>
        </w:rPr>
        <w:annotationRef/>
      </w:r>
      <w:r>
        <w:t>Abba Noub, abanoub, Apa Noub, Apnoub?</w:t>
      </w:r>
    </w:p>
  </w:comment>
  <w:comment w:id="1090" w:author="Windows User" w:date="2015-09-10T12:39:00Z" w:initials="WU">
    <w:p w:rsidR="00951605" w:rsidRDefault="00951605">
      <w:pPr>
        <w:pStyle w:val="CommentText"/>
      </w:pPr>
      <w:r>
        <w:rPr>
          <w:rStyle w:val="CommentReference"/>
        </w:rPr>
        <w:annotationRef/>
      </w:r>
      <w:r>
        <w:t>Upright, or orthodox?</w:t>
      </w:r>
    </w:p>
  </w:comment>
  <w:comment w:id="1095" w:author="Windows User" w:date="2015-09-01T12:42:00Z" w:initials="WU">
    <w:p w:rsidR="0074650C" w:rsidRDefault="0074650C">
      <w:pPr>
        <w:pStyle w:val="CommentText"/>
      </w:pPr>
      <w:r>
        <w:rPr>
          <w:rStyle w:val="CommentReference"/>
        </w:rPr>
        <w:annotationRef/>
      </w:r>
      <w:r>
        <w:t>Are we going with ti agia = saint and ti ethowab = the holy?</w:t>
      </w:r>
    </w:p>
  </w:comment>
  <w:comment w:id="1115" w:author="Windows User" w:date="2015-08-24T09:20:00Z" w:initials="WU">
    <w:p w:rsidR="0074650C" w:rsidRPr="00DD5DBC" w:rsidRDefault="0074650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116" w:author="Windows User" w:date="2015-08-24T09:23:00Z" w:initials="WU">
    <w:p w:rsidR="0074650C" w:rsidRDefault="0074650C">
      <w:pPr>
        <w:pStyle w:val="CommentText"/>
      </w:pPr>
      <w:r>
        <w:rPr>
          <w:rStyle w:val="CommentReference"/>
        </w:rPr>
        <w:annotationRef/>
      </w:r>
      <w:r>
        <w:t>What does the Coptic say?</w:t>
      </w:r>
    </w:p>
  </w:comment>
  <w:comment w:id="1117" w:author="Windows User" w:date="2015-08-24T09:23:00Z" w:initials="WU">
    <w:p w:rsidR="0074650C" w:rsidRDefault="0074650C">
      <w:pPr>
        <w:pStyle w:val="CommentText"/>
      </w:pPr>
      <w:r>
        <w:rPr>
          <w:rStyle w:val="CommentReference"/>
        </w:rPr>
        <w:annotationRef/>
      </w:r>
      <w:r>
        <w:t>What is being quoted? 2Cor 5?</w:t>
      </w:r>
    </w:p>
  </w:comment>
  <w:comment w:id="1118" w:author="Windows User" w:date="2015-08-24T09:30:00Z" w:initials="WU">
    <w:p w:rsidR="0074650C" w:rsidRDefault="0074650C">
      <w:pPr>
        <w:pStyle w:val="CommentText"/>
      </w:pPr>
      <w:r>
        <w:rPr>
          <w:rStyle w:val="CommentReference"/>
        </w:rPr>
        <w:annotationRef/>
      </w:r>
      <w:r>
        <w:t>This is clearly a late composition, bastardizing other hymns. “our father in heaven, the sinless one, with your good father…” right.</w:t>
      </w:r>
    </w:p>
  </w:comment>
  <w:comment w:id="1119" w:author="Windows User" w:date="2015-08-24T09:30:00Z" w:initials="WU">
    <w:p w:rsidR="0074650C" w:rsidRDefault="0074650C">
      <w:pPr>
        <w:pStyle w:val="CommentText"/>
      </w:pPr>
      <w:r>
        <w:rPr>
          <w:rStyle w:val="CommentReference"/>
        </w:rPr>
        <w:annotationRef/>
      </w:r>
      <w:r>
        <w:t>Coptic is different from previous verse. What should English be?</w:t>
      </w:r>
    </w:p>
  </w:comment>
  <w:comment w:id="1120" w:author="Windows User" w:date="2015-08-24T09:30:00Z" w:initials="WU">
    <w:p w:rsidR="0074650C" w:rsidRDefault="0074650C">
      <w:pPr>
        <w:pStyle w:val="CommentText"/>
      </w:pPr>
      <w:r>
        <w:rPr>
          <w:rStyle w:val="CommentReference"/>
        </w:rPr>
        <w:annotationRef/>
      </w:r>
      <w:r>
        <w:t>Or athletes? Or athletic martyrs?</w:t>
      </w:r>
    </w:p>
  </w:comment>
  <w:comment w:id="1121" w:author="Windows User" w:date="2015-08-24T09:30:00Z" w:initials="WU">
    <w:p w:rsidR="0074650C" w:rsidRDefault="0074650C">
      <w:pPr>
        <w:pStyle w:val="CommentText"/>
      </w:pPr>
      <w:r>
        <w:rPr>
          <w:rStyle w:val="CommentReference"/>
        </w:rPr>
        <w:annotationRef/>
      </w:r>
      <w:r>
        <w:t>Or of the martyrs?</w:t>
      </w:r>
    </w:p>
  </w:comment>
  <w:comment w:id="1122" w:author="Windows User" w:date="2015-08-24T09:30:00Z" w:initials="WU">
    <w:p w:rsidR="0074650C" w:rsidRDefault="0074650C">
      <w:pPr>
        <w:pStyle w:val="CommentText"/>
      </w:pPr>
      <w:r>
        <w:rPr>
          <w:rStyle w:val="CommentReference"/>
        </w:rPr>
        <w:annotationRef/>
      </w:r>
      <w:r>
        <w:t>Carries or lifts?</w:t>
      </w:r>
    </w:p>
  </w:comment>
  <w:comment w:id="1123" w:author="Windows User" w:date="2015-08-24T09:30:00Z" w:initials="WU">
    <w:p w:rsidR="0074650C" w:rsidRDefault="0074650C">
      <w:pPr>
        <w:pStyle w:val="CommentText"/>
      </w:pPr>
      <w:r>
        <w:rPr>
          <w:rStyle w:val="CommentReference"/>
        </w:rPr>
        <w:annotationRef/>
      </w:r>
      <w:r>
        <w:t>Churches?</w:t>
      </w:r>
    </w:p>
    <w:p w:rsidR="0074650C" w:rsidRDefault="0074650C">
      <w:pPr>
        <w:pStyle w:val="CommentText"/>
      </w:pPr>
    </w:p>
  </w:comment>
  <w:comment w:id="1124" w:author="Windows User" w:date="2015-08-24T09:30:00Z" w:initials="WU">
    <w:p w:rsidR="0074650C" w:rsidRDefault="0074650C">
      <w:pPr>
        <w:pStyle w:val="CommentText"/>
      </w:pPr>
      <w:r>
        <w:rPr>
          <w:rStyle w:val="CommentReference"/>
        </w:rPr>
        <w:annotationRef/>
      </w:r>
      <w:r>
        <w:t>End?</w:t>
      </w:r>
    </w:p>
  </w:comment>
  <w:comment w:id="1128" w:author="Windows User" w:date="2015-07-16T22:01:00Z" w:initials="WU">
    <w:p w:rsidR="0074650C" w:rsidRDefault="0074650C">
      <w:pPr>
        <w:pStyle w:val="CommentText"/>
      </w:pPr>
      <w:r>
        <w:rPr>
          <w:rStyle w:val="CommentReference"/>
        </w:rPr>
        <w:annotationRef/>
      </w:r>
      <w:r>
        <w:t>Or full stop. You are worthy of the glory,</w:t>
      </w:r>
    </w:p>
  </w:comment>
  <w:comment w:id="1132" w:author="Windows User" w:date="2015-08-24T12:04:00Z" w:initials="WU">
    <w:p w:rsidR="0074650C" w:rsidRDefault="0074650C">
      <w:pPr>
        <w:pStyle w:val="CommentText"/>
      </w:pPr>
      <w:r>
        <w:rPr>
          <w:rStyle w:val="CommentReference"/>
        </w:rPr>
        <w:annotationRef/>
      </w:r>
      <w:r>
        <w:t>?</w:t>
      </w:r>
    </w:p>
  </w:comment>
  <w:comment w:id="1133" w:author="Windows User" w:date="2015-08-24T12:17:00Z" w:initials="WU">
    <w:p w:rsidR="0074650C" w:rsidRDefault="0074650C">
      <w:pPr>
        <w:pStyle w:val="CommentText"/>
      </w:pPr>
      <w:r>
        <w:rPr>
          <w:rStyle w:val="CommentReference"/>
        </w:rPr>
        <w:annotationRef/>
      </w:r>
      <w:r>
        <w:t>Is? Or will be? Exalted, or highly exalted?</w:t>
      </w:r>
    </w:p>
  </w:comment>
  <w:comment w:id="1134" w:author="Windows User" w:date="2015-07-16T22:13:00Z" w:initials="WU">
    <w:p w:rsidR="0074650C" w:rsidRDefault="0074650C">
      <w:pPr>
        <w:pStyle w:val="CommentText"/>
      </w:pPr>
      <w:r>
        <w:rPr>
          <w:rStyle w:val="CommentReference"/>
        </w:rPr>
        <w:annotationRef/>
      </w:r>
      <w:r>
        <w:t>Bring or offer</w:t>
      </w:r>
    </w:p>
  </w:comment>
  <w:comment w:id="1135" w:author="Windows User" w:date="2015-07-16T22:13:00Z" w:initials="WU">
    <w:p w:rsidR="0074650C" w:rsidRDefault="0074650C">
      <w:pPr>
        <w:pStyle w:val="CommentText"/>
      </w:pPr>
      <w:r>
        <w:rPr>
          <w:rStyle w:val="CommentReference"/>
        </w:rPr>
        <w:annotationRef/>
      </w:r>
      <w:r>
        <w:t>Spelling?</w:t>
      </w:r>
    </w:p>
  </w:comment>
  <w:comment w:id="1139" w:author="Windows User" w:date="2015-08-24T12:22:00Z" w:initials="WU">
    <w:p w:rsidR="0074650C" w:rsidRDefault="0074650C">
      <w:pPr>
        <w:pStyle w:val="CommentText"/>
      </w:pPr>
      <w:r>
        <w:rPr>
          <w:rStyle w:val="CommentReference"/>
        </w:rPr>
        <w:annotationRef/>
      </w:r>
      <w:r>
        <w:t>Name or Holy Name?</w:t>
      </w:r>
    </w:p>
  </w:comment>
  <w:comment w:id="1143" w:author="Windows User" w:date="2015-08-24T12:30:00Z" w:initials="WU">
    <w:p w:rsidR="0074650C" w:rsidRDefault="0074650C">
      <w:pPr>
        <w:pStyle w:val="CommentText"/>
      </w:pPr>
      <w:r>
        <w:rPr>
          <w:rStyle w:val="CommentReference"/>
        </w:rPr>
        <w:annotationRef/>
      </w:r>
      <w:r>
        <w:t>Christ or Jesus Christ?</w:t>
      </w:r>
    </w:p>
  </w:comment>
  <w:comment w:id="1147" w:author="Windows User" w:date="2015-08-24T12:34:00Z" w:initials="WU">
    <w:p w:rsidR="0074650C" w:rsidRDefault="0074650C">
      <w:pPr>
        <w:pStyle w:val="CommentText"/>
      </w:pPr>
      <w:r>
        <w:rPr>
          <w:rStyle w:val="CommentReference"/>
        </w:rPr>
        <w:annotationRef/>
      </w:r>
      <w:r>
        <w:t>Name or Holy Name?</w:t>
      </w:r>
    </w:p>
  </w:comment>
  <w:comment w:id="1148" w:author="Windows User" w:date="2015-08-24T12:34:00Z" w:initials="WU">
    <w:p w:rsidR="0074650C" w:rsidRDefault="0074650C">
      <w:pPr>
        <w:pStyle w:val="CommentText"/>
      </w:pPr>
      <w:r>
        <w:rPr>
          <w:rStyle w:val="CommentReference"/>
        </w:rPr>
        <w:annotationRef/>
      </w:r>
      <w:r>
        <w:t>To Him? Or by His might/power?</w:t>
      </w:r>
    </w:p>
  </w:comment>
  <w:comment w:id="1149" w:author="Windows User" w:date="2015-08-24T12:34:00Z" w:initials="WU">
    <w:p w:rsidR="0074650C" w:rsidRDefault="0074650C">
      <w:pPr>
        <w:pStyle w:val="CommentText"/>
      </w:pPr>
      <w:r>
        <w:rPr>
          <w:rStyle w:val="CommentReference"/>
        </w:rPr>
        <w:annotationRef/>
      </w:r>
      <w:r>
        <w:t>Might, or may?</w:t>
      </w:r>
    </w:p>
  </w:comment>
  <w:comment w:id="1150" w:author="Windows User" w:date="2015-08-24T12:34:00Z" w:initials="WU">
    <w:p w:rsidR="0074650C" w:rsidRDefault="0074650C" w:rsidP="00F77A5B">
      <w:pPr>
        <w:pStyle w:val="CommentText"/>
      </w:pPr>
      <w:r>
        <w:rPr>
          <w:rStyle w:val="CommentReference"/>
        </w:rPr>
        <w:annotationRef/>
      </w:r>
      <w:r>
        <w:t>Christ or Jesus Christ?</w:t>
      </w:r>
    </w:p>
  </w:comment>
  <w:comment w:id="1151" w:author="Windows User" w:date="2015-07-17T22:26:00Z" w:initials="WU">
    <w:p w:rsidR="0074650C" w:rsidRDefault="0074650C">
      <w:pPr>
        <w:pStyle w:val="CommentText"/>
      </w:pPr>
      <w:r>
        <w:rPr>
          <w:rStyle w:val="CommentReference"/>
        </w:rPr>
        <w:annotationRef/>
      </w:r>
      <w:r>
        <w:t>Miracles?</w:t>
      </w:r>
    </w:p>
  </w:comment>
  <w:comment w:id="1155" w:author="Windows User" w:date="2015-08-24T12:38:00Z" w:initials="WU">
    <w:p w:rsidR="0074650C" w:rsidRDefault="0074650C">
      <w:pPr>
        <w:pStyle w:val="CommentText"/>
      </w:pPr>
      <w:r>
        <w:rPr>
          <w:rStyle w:val="CommentReference"/>
        </w:rPr>
        <w:annotationRef/>
      </w:r>
      <w:r>
        <w:t>Name or Holy Name?</w:t>
      </w:r>
    </w:p>
  </w:comment>
  <w:comment w:id="1156" w:author="Windows User" w:date="2015-08-24T12:38:00Z" w:initials="WU">
    <w:p w:rsidR="0074650C" w:rsidRDefault="0074650C">
      <w:pPr>
        <w:pStyle w:val="CommentText"/>
      </w:pPr>
      <w:r>
        <w:rPr>
          <w:rStyle w:val="CommentReference"/>
        </w:rPr>
        <w:annotationRef/>
      </w:r>
      <w:r>
        <w:t>To Him? Or by His might/power?</w:t>
      </w:r>
    </w:p>
  </w:comment>
  <w:comment w:id="1157" w:author="Windows User" w:date="2015-08-24T12:38:00Z" w:initials="WU">
    <w:p w:rsidR="0074650C" w:rsidRDefault="0074650C">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1071" w:rsidRDefault="00D61071" w:rsidP="006D61CA">
      <w:pPr>
        <w:spacing w:after="0" w:line="240" w:lineRule="auto"/>
      </w:pPr>
      <w:r>
        <w:separator/>
      </w:r>
    </w:p>
  </w:endnote>
  <w:endnote w:type="continuationSeparator" w:id="0">
    <w:p w:rsidR="00D61071" w:rsidRDefault="00D6107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50C" w:rsidRPr="009654EE" w:rsidRDefault="0074650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51605">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50C" w:rsidRPr="006D61CA" w:rsidRDefault="0074650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51605">
      <w:rPr>
        <w:noProof/>
        <w:lang w:val="en-US"/>
      </w:rPr>
      <w:t>728</w:t>
    </w:r>
    <w:r w:rsidRPr="006D61CA">
      <w:rPr>
        <w:lang w:val="en-US"/>
      </w:rPr>
      <w:fldChar w:fldCharType="end"/>
    </w:r>
  </w:p>
  <w:p w:rsidR="0074650C" w:rsidRDefault="0074650C"/>
  <w:p w:rsidR="0074650C" w:rsidRDefault="0074650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1071" w:rsidRDefault="00D61071" w:rsidP="006D61CA">
      <w:pPr>
        <w:spacing w:after="0" w:line="240" w:lineRule="auto"/>
      </w:pPr>
      <w:r>
        <w:separator/>
      </w:r>
    </w:p>
  </w:footnote>
  <w:footnote w:type="continuationSeparator" w:id="0">
    <w:p w:rsidR="00D61071" w:rsidRDefault="00D61071" w:rsidP="006D61CA">
      <w:pPr>
        <w:spacing w:after="0" w:line="240" w:lineRule="auto"/>
      </w:pPr>
      <w:r>
        <w:continuationSeparator/>
      </w:r>
    </w:p>
  </w:footnote>
  <w:footnote w:id="1">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74650C" w:rsidRDefault="0074650C"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74650C" w:rsidRDefault="0074650C"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74650C" w:rsidRDefault="0074650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74650C" w:rsidRDefault="0074650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74650C" w:rsidRDefault="0074650C">
      <w:pPr>
        <w:pStyle w:val="FootnoteText"/>
      </w:pPr>
      <w:r>
        <w:rPr>
          <w:rStyle w:val="FootnoteReference"/>
        </w:rPr>
        <w:footnoteRef/>
      </w:r>
      <w:r>
        <w:t xml:space="preserve"> The alternative, shorter Gospel reading is suppressed in current practice</w:t>
      </w:r>
    </w:p>
  </w:footnote>
  <w:footnote w:id="12">
    <w:p w:rsidR="0074650C" w:rsidRDefault="0074650C">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74650C" w:rsidRDefault="0074650C"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74650C" w:rsidRPr="004A3E27" w:rsidRDefault="0074650C"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74650C" w:rsidRPr="004A3E27" w:rsidRDefault="0074650C"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74650C" w:rsidRPr="004A3E27" w:rsidRDefault="0074650C"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74650C" w:rsidRPr="004A3E27" w:rsidRDefault="0074650C"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74650C" w:rsidRPr="004A3E27" w:rsidRDefault="0074650C"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74650C" w:rsidRPr="004A3E27" w:rsidRDefault="0074650C"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74650C" w:rsidRPr="004A3E27" w:rsidRDefault="0074650C" w:rsidP="00E54261">
      <w:pPr>
        <w:pStyle w:val="FootnoteText"/>
      </w:pPr>
      <w:r w:rsidRPr="004A3E27">
        <w:rPr>
          <w:rStyle w:val="FootnoteReference"/>
        </w:rPr>
        <w:footnoteRef/>
      </w:r>
      <w:r w:rsidRPr="004A3E27">
        <w:t xml:space="preserve"> Pause a moment and give that a little thought.</w:t>
      </w:r>
    </w:p>
  </w:footnote>
  <w:footnote w:id="23">
    <w:p w:rsidR="0074650C" w:rsidRPr="004A3E27" w:rsidRDefault="0074650C"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74650C" w:rsidRPr="004A3E27" w:rsidRDefault="0074650C"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74650C" w:rsidRPr="004A3E27" w:rsidRDefault="0074650C"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74650C" w:rsidRPr="004A3E27" w:rsidRDefault="0074650C"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74650C" w:rsidRPr="004A3E27" w:rsidRDefault="0074650C" w:rsidP="00E54261">
      <w:pPr>
        <w:pStyle w:val="FootnoteText"/>
      </w:pPr>
      <w:r w:rsidRPr="004A3E27">
        <w:rPr>
          <w:rStyle w:val="FootnoteReference"/>
        </w:rPr>
        <w:footnoteRef/>
      </w:r>
      <w:r w:rsidRPr="004A3E27">
        <w:t xml:space="preserve"> Or: I rest in peace and fall asleep at once.</w:t>
      </w:r>
    </w:p>
  </w:footnote>
  <w:footnote w:id="28">
    <w:p w:rsidR="0074650C" w:rsidRPr="004A3E27" w:rsidRDefault="0074650C" w:rsidP="00E54261">
      <w:pPr>
        <w:pStyle w:val="FootnoteText"/>
      </w:pPr>
      <w:r w:rsidRPr="004A3E27">
        <w:rPr>
          <w:rStyle w:val="FootnoteReference"/>
        </w:rPr>
        <w:footnoteRef/>
      </w:r>
      <w:r w:rsidRPr="004A3E27">
        <w:t xml:space="preserve"> Following the Ethiopian version, which is based on the Septuagint.</w:t>
      </w:r>
    </w:p>
  </w:footnote>
  <w:footnote w:id="29">
    <w:p w:rsidR="0074650C" w:rsidRPr="004A3E27" w:rsidRDefault="0074650C"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74650C" w:rsidRPr="004A3E27" w:rsidRDefault="0074650C" w:rsidP="00E54261">
      <w:pPr>
        <w:pStyle w:val="FootnoteText"/>
      </w:pPr>
      <w:r w:rsidRPr="004A3E27">
        <w:rPr>
          <w:rStyle w:val="FootnoteReference"/>
        </w:rPr>
        <w:footnoteRef/>
      </w:r>
      <w:r w:rsidRPr="004A3E27">
        <w:t xml:space="preserve"> cp. Psalm 37:2; Jeremiah 10:24.</w:t>
      </w:r>
    </w:p>
  </w:footnote>
  <w:footnote w:id="31">
    <w:p w:rsidR="0074650C" w:rsidRPr="004A3E27" w:rsidRDefault="0074650C"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74650C" w:rsidRPr="004A3E27" w:rsidRDefault="0074650C" w:rsidP="00E54261">
      <w:pPr>
        <w:pStyle w:val="FootnoteText"/>
      </w:pPr>
      <w:r w:rsidRPr="004A3E27">
        <w:rPr>
          <w:rStyle w:val="FootnoteReference"/>
        </w:rPr>
        <w:footnoteRef/>
      </w:r>
      <w:r w:rsidRPr="004A3E27">
        <w:t xml:space="preserve"> cp. Mt. 7:23.</w:t>
      </w:r>
    </w:p>
  </w:footnote>
  <w:footnote w:id="33">
    <w:p w:rsidR="0074650C" w:rsidRPr="004A3E27" w:rsidRDefault="0074650C" w:rsidP="00E54261">
      <w:pPr>
        <w:pStyle w:val="FootnoteText"/>
      </w:pPr>
      <w:r w:rsidRPr="004A3E27">
        <w:rPr>
          <w:rStyle w:val="FootnoteReference"/>
        </w:rPr>
        <w:footnoteRef/>
      </w:r>
      <w:r w:rsidRPr="004A3E27">
        <w:t xml:space="preserve"> cp. 1 Pet. 5:8.</w:t>
      </w:r>
    </w:p>
  </w:footnote>
  <w:footnote w:id="34">
    <w:p w:rsidR="0074650C" w:rsidRPr="004A3E27" w:rsidRDefault="0074650C" w:rsidP="00E54261">
      <w:pPr>
        <w:pStyle w:val="FootnoteText"/>
      </w:pPr>
      <w:r w:rsidRPr="004A3E27">
        <w:rPr>
          <w:rStyle w:val="FootnoteReference"/>
        </w:rPr>
        <w:footnoteRef/>
      </w:r>
      <w:r w:rsidRPr="004A3E27">
        <w:t xml:space="preserve"> Empties fall (Ephes. 5:18).</w:t>
      </w:r>
    </w:p>
  </w:footnote>
  <w:footnote w:id="35">
    <w:p w:rsidR="0074650C" w:rsidRPr="004A3E27" w:rsidRDefault="0074650C"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74650C" w:rsidRPr="004A3E27" w:rsidRDefault="0074650C"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74650C" w:rsidRPr="004A3E27" w:rsidRDefault="0074650C" w:rsidP="00E54261">
      <w:pPr>
        <w:pStyle w:val="FootnoteText"/>
      </w:pPr>
      <w:r w:rsidRPr="004A3E27">
        <w:rPr>
          <w:rStyle w:val="FootnoteReference"/>
        </w:rPr>
        <w:footnoteRef/>
      </w:r>
      <w:r w:rsidRPr="004A3E27">
        <w:t xml:space="preserve"> Mt. 21:16.</w:t>
      </w:r>
    </w:p>
  </w:footnote>
  <w:footnote w:id="38">
    <w:p w:rsidR="0074650C" w:rsidRPr="004A3E27" w:rsidRDefault="0074650C"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74650C" w:rsidRPr="004A3E27" w:rsidRDefault="0074650C" w:rsidP="00E54261">
      <w:pPr>
        <w:pStyle w:val="FootnoteText"/>
      </w:pPr>
      <w:r w:rsidRPr="004A3E27">
        <w:rPr>
          <w:rStyle w:val="FootnoteReference"/>
        </w:rPr>
        <w:footnoteRef/>
      </w:r>
      <w:r w:rsidRPr="004A3E27">
        <w:t xml:space="preserve"> Heb. 2:6-8. The Sovereignty of the Son of Man (Messiah).</w:t>
      </w:r>
    </w:p>
  </w:footnote>
  <w:footnote w:id="40">
    <w:p w:rsidR="0074650C" w:rsidRPr="004A3E27" w:rsidRDefault="0074650C"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74650C" w:rsidRPr="004A3E27" w:rsidRDefault="0074650C" w:rsidP="00435BD3">
      <w:pPr>
        <w:pStyle w:val="FootnoteText"/>
      </w:pPr>
    </w:p>
  </w:footnote>
  <w:footnote w:id="41">
    <w:p w:rsidR="0074650C" w:rsidRPr="004A3E27" w:rsidRDefault="0074650C"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74650C" w:rsidRPr="004A3E27" w:rsidRDefault="0074650C"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74650C" w:rsidRPr="004A3E27" w:rsidRDefault="0074650C"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74650C" w:rsidRPr="004A3E27" w:rsidRDefault="0074650C" w:rsidP="00435BD3">
      <w:pPr>
        <w:pStyle w:val="FootnoteText"/>
      </w:pPr>
      <w:r w:rsidRPr="004A3E27">
        <w:rPr>
          <w:rStyle w:val="FootnoteReference"/>
        </w:rPr>
        <w:footnoteRef/>
      </w:r>
      <w:r w:rsidRPr="004A3E27">
        <w:t xml:space="preserve"> cp. 2 Cor. 6:16; 1 Cor. 6:19.</w:t>
      </w:r>
    </w:p>
  </w:footnote>
  <w:footnote w:id="45">
    <w:p w:rsidR="0074650C" w:rsidRPr="004A3E27" w:rsidRDefault="0074650C" w:rsidP="00435BD3">
      <w:pPr>
        <w:pStyle w:val="FootnoteText"/>
      </w:pPr>
      <w:r w:rsidRPr="004A3E27">
        <w:rPr>
          <w:rStyle w:val="FootnoteReference"/>
        </w:rPr>
        <w:footnoteRef/>
      </w:r>
      <w:r w:rsidRPr="004A3E27">
        <w:t xml:space="preserve"> cp. Mt. 10:19, 20; Luke 21:12-19.</w:t>
      </w:r>
    </w:p>
  </w:footnote>
  <w:footnote w:id="46">
    <w:p w:rsidR="0074650C" w:rsidRPr="004A3E27" w:rsidRDefault="0074650C" w:rsidP="00435BD3">
      <w:pPr>
        <w:pStyle w:val="FootnoteText"/>
      </w:pPr>
      <w:r w:rsidRPr="004A3E27">
        <w:rPr>
          <w:rStyle w:val="FootnoteReference"/>
        </w:rPr>
        <w:footnoteRef/>
      </w:r>
      <w:r w:rsidRPr="004A3E27">
        <w:t xml:space="preserve"> Psalm 13 differs only slightly from Psalm 52. cp. Romans 1:20-25.</w:t>
      </w:r>
    </w:p>
  </w:footnote>
  <w:footnote w:id="47">
    <w:p w:rsidR="0074650C" w:rsidRPr="004A3E27" w:rsidRDefault="0074650C"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74650C" w:rsidRPr="004A3E27" w:rsidRDefault="0074650C"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74650C" w:rsidRPr="004A3E27" w:rsidRDefault="0074650C"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74650C" w:rsidRPr="004A3E27" w:rsidRDefault="0074650C"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74650C" w:rsidRPr="004A3E27" w:rsidRDefault="0074650C" w:rsidP="00435BD3">
      <w:pPr>
        <w:pStyle w:val="FootnoteText"/>
      </w:pPr>
      <w:r w:rsidRPr="004A3E27">
        <w:rPr>
          <w:rStyle w:val="FootnoteReference"/>
        </w:rPr>
        <w:footnoteRef/>
      </w:r>
      <w:r w:rsidRPr="004A3E27">
        <w:t xml:space="preserve"> i.e. Hear Christ who intercedes on our behalf (1 Cor. 1:30; Rom. 8: 34).</w:t>
      </w:r>
    </w:p>
  </w:footnote>
  <w:footnote w:id="52">
    <w:p w:rsidR="0074650C" w:rsidRPr="004A3E27" w:rsidRDefault="0074650C" w:rsidP="00435BD3">
      <w:pPr>
        <w:pStyle w:val="FootnoteText"/>
      </w:pPr>
      <w:r w:rsidRPr="004A3E27">
        <w:rPr>
          <w:rStyle w:val="FootnoteReference"/>
        </w:rPr>
        <w:footnoteRef/>
      </w:r>
      <w:r w:rsidRPr="004A3E27">
        <w:t xml:space="preserve"> cp. 2 Tim. 2:3, 12.</w:t>
      </w:r>
    </w:p>
  </w:footnote>
  <w:footnote w:id="53">
    <w:p w:rsidR="0074650C" w:rsidRPr="004A3E27" w:rsidRDefault="0074650C"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74650C" w:rsidRPr="004A3E27" w:rsidRDefault="0074650C"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74650C" w:rsidRPr="004A3E27" w:rsidRDefault="0074650C"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74650C" w:rsidRPr="004A3E27" w:rsidRDefault="0074650C" w:rsidP="00CF35A1">
      <w:pPr>
        <w:pStyle w:val="FootnoteText"/>
      </w:pPr>
      <w:r w:rsidRPr="004A3E27">
        <w:rPr>
          <w:rStyle w:val="FootnoteReference"/>
        </w:rPr>
        <w:footnoteRef/>
      </w:r>
      <w:r w:rsidRPr="004A3E27">
        <w:t xml:space="preserve"> Cp. Acts 2:24.</w:t>
      </w:r>
    </w:p>
  </w:footnote>
  <w:footnote w:id="57">
    <w:p w:rsidR="0074650C" w:rsidRPr="004A3E27" w:rsidRDefault="0074650C" w:rsidP="00CF35A1">
      <w:pPr>
        <w:pStyle w:val="FootnoteText"/>
      </w:pPr>
      <w:r w:rsidRPr="004A3E27">
        <w:rPr>
          <w:rStyle w:val="FootnoteReference"/>
        </w:rPr>
        <w:footnoteRef/>
      </w:r>
      <w:r w:rsidRPr="004A3E27">
        <w:t xml:space="preserve"> cp. Exodus 9:23.</w:t>
      </w:r>
    </w:p>
  </w:footnote>
  <w:footnote w:id="58">
    <w:p w:rsidR="0074650C" w:rsidRPr="004A3E27" w:rsidRDefault="0074650C"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74650C" w:rsidRPr="004A3E27" w:rsidRDefault="0074650C"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74650C" w:rsidRPr="004A3E27" w:rsidRDefault="0074650C" w:rsidP="00CF35A1">
      <w:pPr>
        <w:pStyle w:val="FootnoteText"/>
      </w:pPr>
      <w:r w:rsidRPr="004A3E27">
        <w:rPr>
          <w:rStyle w:val="FootnoteReference"/>
        </w:rPr>
        <w:footnoteRef/>
      </w:r>
      <w:r w:rsidRPr="004A3E27">
        <w:t xml:space="preserve"> cp. Rev. 21:23.</w:t>
      </w:r>
    </w:p>
  </w:footnote>
  <w:footnote w:id="61">
    <w:p w:rsidR="0074650C" w:rsidRPr="004A3E27" w:rsidRDefault="0074650C"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74650C" w:rsidRPr="004A3E27" w:rsidRDefault="0074650C"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74650C" w:rsidRPr="004A3E27" w:rsidRDefault="0074650C" w:rsidP="00CF35A1">
      <w:pPr>
        <w:pStyle w:val="FootnoteText"/>
      </w:pPr>
      <w:r w:rsidRPr="004A3E27">
        <w:rPr>
          <w:rStyle w:val="FootnoteReference"/>
        </w:rPr>
        <w:footnoteRef/>
      </w:r>
      <w:r w:rsidRPr="004A3E27">
        <w:t xml:space="preserve"> Rom. 15:9. Christ in David, Apostles, nations. (cp. Ps. 66:2-6).</w:t>
      </w:r>
    </w:p>
  </w:footnote>
  <w:footnote w:id="64">
    <w:p w:rsidR="0074650C" w:rsidRPr="004A3E27" w:rsidRDefault="0074650C"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74650C" w:rsidRPr="004A3E27" w:rsidRDefault="0074650C" w:rsidP="00CF35A1">
      <w:pPr>
        <w:pStyle w:val="FootnoteText"/>
      </w:pPr>
      <w:r w:rsidRPr="004A3E27">
        <w:rPr>
          <w:rStyle w:val="FootnoteReference"/>
        </w:rPr>
        <w:footnoteRef/>
      </w:r>
      <w:r w:rsidRPr="004A3E27">
        <w:t xml:space="preserve"> Rom. 10:18.</w:t>
      </w:r>
    </w:p>
  </w:footnote>
  <w:footnote w:id="66">
    <w:p w:rsidR="0074650C" w:rsidRPr="004A3E27" w:rsidRDefault="0074650C" w:rsidP="00CF35A1">
      <w:pPr>
        <w:pStyle w:val="FootnoteText"/>
      </w:pPr>
      <w:r w:rsidRPr="004A3E27">
        <w:rPr>
          <w:rStyle w:val="FootnoteReference"/>
        </w:rPr>
        <w:footnoteRef/>
      </w:r>
      <w:r w:rsidRPr="004A3E27">
        <w:t xml:space="preserve"> cp. Ps. 88:38.</w:t>
      </w:r>
    </w:p>
  </w:footnote>
  <w:footnote w:id="67">
    <w:p w:rsidR="0074650C" w:rsidRPr="004A3E27" w:rsidRDefault="0074650C" w:rsidP="00CF35A1">
      <w:pPr>
        <w:pStyle w:val="FootnoteText"/>
      </w:pPr>
      <w:r w:rsidRPr="004A3E27">
        <w:rPr>
          <w:rStyle w:val="FootnoteReference"/>
        </w:rPr>
        <w:footnoteRef/>
      </w:r>
      <w:r w:rsidRPr="004A3E27">
        <w:t xml:space="preserve"> cp. Ps. 118:72.</w:t>
      </w:r>
    </w:p>
  </w:footnote>
  <w:footnote w:id="68">
    <w:p w:rsidR="0074650C" w:rsidRPr="004A3E27" w:rsidRDefault="0074650C"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74650C" w:rsidRPr="004A3E27" w:rsidRDefault="0074650C"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74650C" w:rsidRPr="004A3E27" w:rsidRDefault="0074650C"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74650C" w:rsidRPr="004A3E27" w:rsidRDefault="0074650C"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74650C" w:rsidRPr="004A3E27" w:rsidRDefault="0074650C" w:rsidP="00CF35A1">
      <w:pPr>
        <w:pStyle w:val="FootnoteText"/>
      </w:pPr>
      <w:r w:rsidRPr="004A3E27">
        <w:rPr>
          <w:rStyle w:val="FootnoteReference"/>
        </w:rPr>
        <w:footnoteRef/>
      </w:r>
      <w:r w:rsidRPr="004A3E27">
        <w:t xml:space="preserve"> ‘Christ died that we might live’ (1 Thess. 5:10; 1 Pet. 2:24).</w:t>
      </w:r>
    </w:p>
  </w:footnote>
  <w:footnote w:id="73">
    <w:p w:rsidR="0074650C" w:rsidRPr="004A3E27" w:rsidRDefault="0074650C" w:rsidP="00CF35A1">
      <w:pPr>
        <w:pStyle w:val="FootnoteText"/>
      </w:pPr>
      <w:r w:rsidRPr="004A3E27">
        <w:rPr>
          <w:rStyle w:val="FootnoteReference"/>
        </w:rPr>
        <w:footnoteRef/>
      </w:r>
      <w:r w:rsidRPr="004A3E27">
        <w:t xml:space="preserve"> Dawn is one of Christ’s names (cp. Lk. 1:78; Mal. 4:2).</w:t>
      </w:r>
    </w:p>
  </w:footnote>
  <w:footnote w:id="74">
    <w:p w:rsidR="0074650C" w:rsidRPr="004A3E27" w:rsidRDefault="0074650C"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74650C" w:rsidRPr="004A3E27" w:rsidRDefault="0074650C" w:rsidP="00CF35A1">
      <w:pPr>
        <w:pStyle w:val="FootnoteText"/>
      </w:pPr>
      <w:r w:rsidRPr="004A3E27">
        <w:rPr>
          <w:rStyle w:val="FootnoteReference"/>
        </w:rPr>
        <w:footnoteRef/>
      </w:r>
      <w:r w:rsidRPr="004A3E27">
        <w:t xml:space="preserve"> Mt. 27:39,43; Wis. 2:12-20.</w:t>
      </w:r>
    </w:p>
  </w:footnote>
  <w:footnote w:id="76">
    <w:p w:rsidR="0074650C" w:rsidRPr="004A3E27" w:rsidRDefault="0074650C" w:rsidP="00CF35A1">
      <w:pPr>
        <w:pStyle w:val="FootnoteText"/>
      </w:pPr>
      <w:r w:rsidRPr="004A3E27">
        <w:rPr>
          <w:rStyle w:val="FootnoteReference"/>
        </w:rPr>
        <w:footnoteRef/>
      </w:r>
      <w:r w:rsidRPr="004A3E27">
        <w:t xml:space="preserve"> Lam. 2:16; 3:46.</w:t>
      </w:r>
    </w:p>
  </w:footnote>
  <w:footnote w:id="77">
    <w:p w:rsidR="0074650C" w:rsidRPr="004A3E27" w:rsidRDefault="0074650C" w:rsidP="00CF35A1">
      <w:pPr>
        <w:pStyle w:val="FootnoteText"/>
      </w:pPr>
      <w:r w:rsidRPr="004A3E27">
        <w:rPr>
          <w:rStyle w:val="FootnoteReference"/>
        </w:rPr>
        <w:footnoteRef/>
      </w:r>
      <w:r w:rsidRPr="004A3E27">
        <w:t xml:space="preserve"> Jn. 19:37.</w:t>
      </w:r>
    </w:p>
  </w:footnote>
  <w:footnote w:id="78">
    <w:p w:rsidR="0074650C" w:rsidRPr="004A3E27" w:rsidRDefault="0074650C" w:rsidP="00CF35A1">
      <w:pPr>
        <w:pStyle w:val="FootnoteText"/>
      </w:pPr>
      <w:r w:rsidRPr="004A3E27">
        <w:rPr>
          <w:rStyle w:val="FootnoteReference"/>
        </w:rPr>
        <w:footnoteRef/>
      </w:r>
      <w:r w:rsidRPr="004A3E27">
        <w:t xml:space="preserve"> Jn. 19:24.</w:t>
      </w:r>
    </w:p>
  </w:footnote>
  <w:footnote w:id="79">
    <w:p w:rsidR="0074650C" w:rsidRPr="004A3E27" w:rsidRDefault="0074650C"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74650C" w:rsidRPr="004A3E27" w:rsidRDefault="0074650C" w:rsidP="00CF35A1">
      <w:pPr>
        <w:pStyle w:val="FootnoteText"/>
      </w:pPr>
      <w:r w:rsidRPr="004A3E27">
        <w:rPr>
          <w:rStyle w:val="FootnoteReference"/>
        </w:rPr>
        <w:footnoteRef/>
      </w:r>
      <w:r w:rsidRPr="004A3E27">
        <w:t xml:space="preserve"> Hebrews 2:12.</w:t>
      </w:r>
    </w:p>
  </w:footnote>
  <w:footnote w:id="81">
    <w:p w:rsidR="0074650C" w:rsidRPr="004A3E27" w:rsidRDefault="0074650C"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74650C" w:rsidRPr="004A3E27" w:rsidRDefault="0074650C" w:rsidP="00CF35A1">
      <w:pPr>
        <w:pStyle w:val="FootnoteText"/>
      </w:pPr>
      <w:r w:rsidRPr="004A3E27">
        <w:rPr>
          <w:rStyle w:val="FootnoteReference"/>
        </w:rPr>
        <w:footnoteRef/>
      </w:r>
      <w:r w:rsidRPr="004A3E27">
        <w:t xml:space="preserve"> Romans 3:24-26; John 17:4; 19:30.</w:t>
      </w:r>
    </w:p>
  </w:footnote>
  <w:footnote w:id="83">
    <w:p w:rsidR="0074650C" w:rsidRPr="004A3E27" w:rsidRDefault="0074650C"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74650C" w:rsidRPr="004A3E27" w:rsidRDefault="0074650C" w:rsidP="00CF35A1">
      <w:pPr>
        <w:pStyle w:val="FootnoteText"/>
      </w:pPr>
      <w:r w:rsidRPr="004A3E27">
        <w:rPr>
          <w:rStyle w:val="FootnoteReference"/>
        </w:rPr>
        <w:footnoteRef/>
      </w:r>
      <w:r w:rsidRPr="004A3E27">
        <w:t xml:space="preserve"> cp. Ephes. 5:18.</w:t>
      </w:r>
    </w:p>
  </w:footnote>
  <w:footnote w:id="85">
    <w:p w:rsidR="0074650C" w:rsidRPr="004A3E27" w:rsidRDefault="0074650C" w:rsidP="00CF35A1">
      <w:pPr>
        <w:pStyle w:val="FootnoteText"/>
      </w:pPr>
      <w:r w:rsidRPr="004A3E27">
        <w:rPr>
          <w:rStyle w:val="FootnoteReference"/>
        </w:rPr>
        <w:footnoteRef/>
      </w:r>
      <w:r w:rsidRPr="004A3E27">
        <w:t xml:space="preserve"> cp. Ps. 26:4.</w:t>
      </w:r>
    </w:p>
  </w:footnote>
  <w:footnote w:id="86">
    <w:p w:rsidR="0074650C" w:rsidRPr="004A3E27" w:rsidRDefault="0074650C" w:rsidP="00CF35A1">
      <w:pPr>
        <w:pStyle w:val="FootnoteText"/>
      </w:pPr>
      <w:r w:rsidRPr="004A3E27">
        <w:rPr>
          <w:rStyle w:val="FootnoteReference"/>
        </w:rPr>
        <w:footnoteRef/>
      </w:r>
      <w:r w:rsidRPr="004A3E27">
        <w:t xml:space="preserve"> 1 Cor. 10:26-28; cp. Psalm 49:12.</w:t>
      </w:r>
    </w:p>
  </w:footnote>
  <w:footnote w:id="87">
    <w:p w:rsidR="0074650C" w:rsidRPr="004A3E27" w:rsidRDefault="0074650C" w:rsidP="00CF35A1">
      <w:pPr>
        <w:pStyle w:val="FootnoteText"/>
      </w:pPr>
      <w:r w:rsidRPr="004A3E27">
        <w:rPr>
          <w:rStyle w:val="FootnoteReference"/>
        </w:rPr>
        <w:footnoteRef/>
      </w:r>
      <w:r w:rsidRPr="004A3E27">
        <w:t xml:space="preserve"> Is. 2:2; Dan. 2:35; 1 Cor. 10:4.</w:t>
      </w:r>
    </w:p>
  </w:footnote>
  <w:footnote w:id="88">
    <w:p w:rsidR="0074650C" w:rsidRPr="004A3E27" w:rsidRDefault="0074650C"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74650C" w:rsidRPr="004A3E27" w:rsidRDefault="0074650C"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74650C" w:rsidRPr="004A3E27" w:rsidRDefault="0074650C"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74650C" w:rsidRPr="004A3E27" w:rsidRDefault="0074650C"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74650C" w:rsidRPr="004A3E27" w:rsidRDefault="0074650C"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74650C" w:rsidRPr="004A3E27" w:rsidRDefault="0074650C"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74650C" w:rsidRPr="004A3E27" w:rsidRDefault="0074650C"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74650C" w:rsidRPr="004A3E27" w:rsidRDefault="0074650C"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74650C" w:rsidRPr="004A3E27" w:rsidRDefault="0074650C" w:rsidP="002D71F0">
      <w:pPr>
        <w:pStyle w:val="FootnoteText"/>
      </w:pPr>
      <w:r w:rsidRPr="004A3E27">
        <w:rPr>
          <w:rStyle w:val="FootnoteReference"/>
        </w:rPr>
        <w:footnoteRef/>
      </w:r>
      <w:r w:rsidRPr="004A3E27">
        <w:t xml:space="preserve"> churches: assemblies, gatherings, congregations (not buildings).</w:t>
      </w:r>
    </w:p>
  </w:footnote>
  <w:footnote w:id="97">
    <w:p w:rsidR="0074650C" w:rsidRPr="004A3E27" w:rsidRDefault="0074650C"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74650C" w:rsidRPr="004A3E27" w:rsidRDefault="0074650C"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74650C" w:rsidRPr="004A3E27" w:rsidRDefault="0074650C" w:rsidP="002D71F0">
      <w:pPr>
        <w:pStyle w:val="FootnoteText"/>
      </w:pPr>
      <w:r w:rsidRPr="004A3E27">
        <w:tab/>
        <w:t>‘No sweeter fragrance than to follow Christ,</w:t>
      </w:r>
    </w:p>
    <w:p w:rsidR="0074650C" w:rsidRPr="004A3E27" w:rsidRDefault="0074650C" w:rsidP="002D71F0">
      <w:pPr>
        <w:pStyle w:val="FootnoteText"/>
      </w:pPr>
      <w:r w:rsidRPr="004A3E27">
        <w:tab/>
        <w:t>when man makes offerings of a holy life,</w:t>
      </w:r>
    </w:p>
    <w:p w:rsidR="0074650C" w:rsidRPr="004A3E27" w:rsidRDefault="0074650C" w:rsidP="002D71F0">
      <w:pPr>
        <w:pStyle w:val="FootnoteText"/>
      </w:pPr>
      <w:r w:rsidRPr="004A3E27">
        <w:tab/>
        <w:t>and offers golden deeds in sacrifice’ (St. Prosper).</w:t>
      </w:r>
    </w:p>
  </w:footnote>
  <w:footnote w:id="99">
    <w:p w:rsidR="0074650C" w:rsidRPr="004A3E27" w:rsidRDefault="0074650C" w:rsidP="002D71F0">
      <w:pPr>
        <w:pStyle w:val="FootnoteText"/>
      </w:pPr>
      <w:r w:rsidRPr="004A3E27">
        <w:rPr>
          <w:rStyle w:val="FootnoteReference"/>
        </w:rPr>
        <w:footnoteRef/>
      </w:r>
      <w:r w:rsidRPr="004A3E27">
        <w:t xml:space="preserve"> cp. Psalm 21:11.</w:t>
      </w:r>
    </w:p>
  </w:footnote>
  <w:footnote w:id="100">
    <w:p w:rsidR="0074650C" w:rsidRPr="004A3E27" w:rsidRDefault="0074650C" w:rsidP="002D71F0">
      <w:pPr>
        <w:pStyle w:val="FootnoteText"/>
      </w:pPr>
      <w:r w:rsidRPr="004A3E27">
        <w:rPr>
          <w:rStyle w:val="FootnoteReference"/>
        </w:rPr>
        <w:footnoteRef/>
      </w:r>
      <w:r w:rsidRPr="004A3E27">
        <w:t xml:space="preserve"> cp. Isaiah 5:12.</w:t>
      </w:r>
    </w:p>
  </w:footnote>
  <w:footnote w:id="101">
    <w:p w:rsidR="0074650C" w:rsidRPr="004A3E27" w:rsidRDefault="0074650C" w:rsidP="002D71F0">
      <w:pPr>
        <w:pStyle w:val="FootnoteText"/>
      </w:pPr>
      <w:r w:rsidRPr="004A3E27">
        <w:rPr>
          <w:rStyle w:val="FootnoteReference"/>
        </w:rPr>
        <w:footnoteRef/>
      </w:r>
      <w:r w:rsidRPr="004A3E27">
        <w:t xml:space="preserve"> Cp. Isaiah 40:11; John 10:11.</w:t>
      </w:r>
    </w:p>
  </w:footnote>
  <w:footnote w:id="102">
    <w:p w:rsidR="0074650C" w:rsidRPr="004A3E27" w:rsidRDefault="0074650C" w:rsidP="002D71F0">
      <w:pPr>
        <w:pStyle w:val="FootnoteText"/>
      </w:pPr>
      <w:r w:rsidRPr="004A3E27">
        <w:rPr>
          <w:rStyle w:val="FootnoteReference"/>
        </w:rPr>
        <w:footnoteRef/>
      </w:r>
      <w:r w:rsidRPr="004A3E27">
        <w:t xml:space="preserve"> Cp. Exodus 9:23. In thunderstorms deer often cast their young.</w:t>
      </w:r>
    </w:p>
  </w:footnote>
  <w:footnote w:id="103">
    <w:p w:rsidR="0074650C" w:rsidRPr="004A3E27" w:rsidRDefault="0074650C"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74650C" w:rsidRPr="004A3E27" w:rsidRDefault="0074650C"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74650C" w:rsidRPr="004A3E27" w:rsidRDefault="0074650C"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74650C" w:rsidRPr="004A3E27" w:rsidRDefault="0074650C" w:rsidP="002D71F0">
      <w:pPr>
        <w:pStyle w:val="FootnoteText"/>
      </w:pPr>
      <w:r w:rsidRPr="004A3E27">
        <w:rPr>
          <w:rStyle w:val="FootnoteReference"/>
        </w:rPr>
        <w:footnoteRef/>
      </w:r>
      <w:r w:rsidRPr="004A3E27">
        <w:t xml:space="preserve"> Blood signifies death (cp. Lev. 17:14).</w:t>
      </w:r>
    </w:p>
  </w:footnote>
  <w:footnote w:id="107">
    <w:p w:rsidR="0074650C" w:rsidRPr="004A3E27" w:rsidRDefault="0074650C"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74650C" w:rsidRPr="004A3E27" w:rsidRDefault="0074650C"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74650C" w:rsidRPr="004A3E27" w:rsidRDefault="0074650C" w:rsidP="002D71F0">
      <w:pPr>
        <w:pStyle w:val="FootnoteText"/>
      </w:pPr>
      <w:r w:rsidRPr="004A3E27">
        <w:rPr>
          <w:rStyle w:val="FootnoteReference"/>
        </w:rPr>
        <w:footnoteRef/>
      </w:r>
      <w:r w:rsidRPr="004A3E27">
        <w:t xml:space="preserve"> Luke 23:46.</w:t>
      </w:r>
    </w:p>
  </w:footnote>
  <w:footnote w:id="110">
    <w:p w:rsidR="0074650C" w:rsidRPr="004A3E27" w:rsidRDefault="0074650C"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74650C" w:rsidRPr="004A3E27" w:rsidRDefault="0074650C"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74650C" w:rsidRPr="004A3E27" w:rsidRDefault="0074650C"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74650C" w:rsidRPr="004A3E27" w:rsidRDefault="0074650C"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74650C" w:rsidRPr="004A3E27" w:rsidRDefault="0074650C"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74650C" w:rsidRPr="004A3E27" w:rsidRDefault="0074650C"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74650C" w:rsidRPr="004A3E27" w:rsidRDefault="0074650C"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74650C" w:rsidRPr="004A3E27" w:rsidRDefault="0074650C"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74650C" w:rsidRPr="004A3E27" w:rsidRDefault="0074650C"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74650C" w:rsidRPr="004A3E27" w:rsidRDefault="0074650C" w:rsidP="00950468">
      <w:pPr>
        <w:pStyle w:val="FootnoteText"/>
      </w:pPr>
      <w:r w:rsidRPr="004A3E27">
        <w:rPr>
          <w:rStyle w:val="FootnoteReference"/>
        </w:rPr>
        <w:footnoteRef/>
      </w:r>
      <w:r w:rsidRPr="004A3E27">
        <w:t xml:space="preserve"> Naturally and spiritually (Jn. 3:3-6).</w:t>
      </w:r>
    </w:p>
  </w:footnote>
  <w:footnote w:id="120">
    <w:p w:rsidR="0074650C" w:rsidRPr="004A3E27" w:rsidRDefault="0074650C"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74650C" w:rsidRPr="004A3E27" w:rsidRDefault="0074650C" w:rsidP="00950468">
      <w:pPr>
        <w:pStyle w:val="FootnoteText"/>
      </w:pPr>
      <w:r w:rsidRPr="004A3E27">
        <w:rPr>
          <w:rStyle w:val="FootnoteReference"/>
        </w:rPr>
        <w:footnoteRef/>
      </w:r>
      <w:r w:rsidRPr="004A3E27">
        <w:t xml:space="preserve"> ‘The land of the living.’</w:t>
      </w:r>
    </w:p>
  </w:footnote>
  <w:footnote w:id="122">
    <w:p w:rsidR="0074650C" w:rsidRPr="004A3E27" w:rsidRDefault="0074650C"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74650C" w:rsidRPr="004A3E27" w:rsidRDefault="0074650C" w:rsidP="00950468">
      <w:pPr>
        <w:pStyle w:val="FootnoteText"/>
      </w:pPr>
      <w:r w:rsidRPr="004A3E27">
        <w:rPr>
          <w:rStyle w:val="FootnoteReference"/>
        </w:rPr>
        <w:footnoteRef/>
      </w:r>
      <w:r w:rsidRPr="004A3E27">
        <w:t xml:space="preserve"> John 19:1; Mt. 27:26.</w:t>
      </w:r>
    </w:p>
  </w:footnote>
  <w:footnote w:id="124">
    <w:p w:rsidR="0074650C" w:rsidRPr="004A3E27" w:rsidRDefault="0074650C" w:rsidP="00950468">
      <w:pPr>
        <w:pStyle w:val="FootnoteText"/>
      </w:pPr>
      <w:r w:rsidRPr="004A3E27">
        <w:rPr>
          <w:rStyle w:val="FootnoteReference"/>
        </w:rPr>
        <w:footnoteRef/>
      </w:r>
      <w:r w:rsidRPr="004A3E27">
        <w:t xml:space="preserve"> cp. Psalm 21:21.</w:t>
      </w:r>
    </w:p>
  </w:footnote>
  <w:footnote w:id="125">
    <w:p w:rsidR="0074650C" w:rsidRPr="004A3E27" w:rsidRDefault="0074650C" w:rsidP="00950468">
      <w:pPr>
        <w:pStyle w:val="FootnoteText"/>
      </w:pPr>
      <w:r w:rsidRPr="004A3E27">
        <w:rPr>
          <w:rStyle w:val="FootnoteReference"/>
        </w:rPr>
        <w:footnoteRef/>
      </w:r>
      <w:r w:rsidRPr="004A3E27">
        <w:t xml:space="preserve"> cp. John 15:25.</w:t>
      </w:r>
    </w:p>
  </w:footnote>
  <w:footnote w:id="126">
    <w:p w:rsidR="0074650C" w:rsidRPr="004A3E27" w:rsidRDefault="0074650C" w:rsidP="00950468">
      <w:pPr>
        <w:pStyle w:val="FootnoteText"/>
      </w:pPr>
      <w:r w:rsidRPr="004A3E27">
        <w:rPr>
          <w:rStyle w:val="FootnoteReference"/>
        </w:rPr>
        <w:footnoteRef/>
      </w:r>
      <w:r w:rsidRPr="004A3E27">
        <w:t xml:space="preserve"> cp. Psalm 36:30.</w:t>
      </w:r>
    </w:p>
  </w:footnote>
  <w:footnote w:id="127">
    <w:p w:rsidR="0074650C" w:rsidRPr="004A3E27" w:rsidRDefault="0074650C" w:rsidP="00950468">
      <w:pPr>
        <w:pStyle w:val="FootnoteText"/>
      </w:pPr>
      <w:r w:rsidRPr="004A3E27">
        <w:rPr>
          <w:rStyle w:val="FootnoteReference"/>
        </w:rPr>
        <w:footnoteRef/>
      </w:r>
      <w:r w:rsidRPr="004A3E27">
        <w:t xml:space="preserve"> cp. Psalm 109:7.</w:t>
      </w:r>
    </w:p>
  </w:footnote>
  <w:footnote w:id="128">
    <w:p w:rsidR="0074650C" w:rsidRPr="004A3E27" w:rsidRDefault="0074650C"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74650C" w:rsidRPr="004A3E27" w:rsidRDefault="0074650C" w:rsidP="00950468">
      <w:pPr>
        <w:pStyle w:val="FootnoteText"/>
      </w:pPr>
      <w:r w:rsidRPr="004A3E27">
        <w:rPr>
          <w:rStyle w:val="FootnoteReference"/>
        </w:rPr>
        <w:footnoteRef/>
      </w:r>
      <w:r w:rsidRPr="004A3E27">
        <w:t xml:space="preserve"> ‘The Prophet asks to be free from passion’ (St. Athanasius).</w:t>
      </w:r>
    </w:p>
  </w:footnote>
  <w:footnote w:id="130">
    <w:p w:rsidR="0074650C" w:rsidRPr="004A3E27" w:rsidRDefault="0074650C" w:rsidP="00950468">
      <w:pPr>
        <w:pStyle w:val="FootnoteText"/>
      </w:pPr>
      <w:r w:rsidRPr="004A3E27">
        <w:rPr>
          <w:rStyle w:val="FootnoteReference"/>
        </w:rPr>
        <w:footnoteRef/>
      </w:r>
      <w:r w:rsidRPr="004A3E27">
        <w:t xml:space="preserve"> Prov. 24:19.</w:t>
      </w:r>
    </w:p>
  </w:footnote>
  <w:footnote w:id="131">
    <w:p w:rsidR="0074650C" w:rsidRPr="004A3E27" w:rsidRDefault="0074650C"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74650C" w:rsidRPr="004A3E27" w:rsidRDefault="0074650C"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74650C" w:rsidRPr="004A3E27" w:rsidRDefault="0074650C"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74650C" w:rsidRPr="004A3E27" w:rsidRDefault="0074650C"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74650C" w:rsidRPr="004A3E27" w:rsidRDefault="0074650C"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74650C" w:rsidRPr="004A3E27" w:rsidRDefault="0074650C"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74650C" w:rsidRPr="004A3E27" w:rsidRDefault="0074650C"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74650C" w:rsidRPr="004A3E27" w:rsidRDefault="0074650C" w:rsidP="00950468">
      <w:pPr>
        <w:pStyle w:val="FootnoteText"/>
      </w:pPr>
      <w:r w:rsidRPr="004A3E27">
        <w:rPr>
          <w:rStyle w:val="FootnoteReference"/>
        </w:rPr>
        <w:footnoteRef/>
      </w:r>
      <w:r w:rsidRPr="004A3E27">
        <w:t xml:space="preserve"> Compare Ps. 36:1, 37 with Proverbs 24: 19-20 (RSV) and Mt. 5:5-9.</w:t>
      </w:r>
    </w:p>
  </w:footnote>
  <w:footnote w:id="139">
    <w:p w:rsidR="0074650C" w:rsidRPr="004A3E27" w:rsidRDefault="0074650C" w:rsidP="00950468">
      <w:pPr>
        <w:pStyle w:val="FootnoteText"/>
      </w:pPr>
      <w:r w:rsidRPr="004A3E27">
        <w:rPr>
          <w:rStyle w:val="FootnoteReference"/>
        </w:rPr>
        <w:footnoteRef/>
      </w:r>
      <w:r w:rsidRPr="004A3E27">
        <w:t xml:space="preserve"> cp. Heb. 12:5-13. Psalm 6:2 is identical with 37:2.</w:t>
      </w:r>
    </w:p>
  </w:footnote>
  <w:footnote w:id="140">
    <w:p w:rsidR="0074650C" w:rsidRPr="004A3E27" w:rsidRDefault="0074650C" w:rsidP="00950468">
      <w:pPr>
        <w:pStyle w:val="FootnoteText"/>
      </w:pPr>
      <w:r w:rsidRPr="004A3E27">
        <w:rPr>
          <w:rStyle w:val="FootnoteReference"/>
        </w:rPr>
        <w:footnoteRef/>
      </w:r>
      <w:r w:rsidRPr="004A3E27">
        <w:t xml:space="preserve"> cp. Mt. 19:20. ‘One thing you lack’ (Mk. 10:21).</w:t>
      </w:r>
    </w:p>
  </w:footnote>
  <w:footnote w:id="141">
    <w:p w:rsidR="0074650C" w:rsidRPr="004A3E27" w:rsidRDefault="0074650C"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74650C" w:rsidRPr="004A3E27" w:rsidRDefault="0074650C"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74650C" w:rsidRPr="004A3E27" w:rsidRDefault="0074650C" w:rsidP="00950468">
      <w:pPr>
        <w:pStyle w:val="FootnoteText"/>
      </w:pPr>
      <w:r w:rsidRPr="004A3E27">
        <w:rPr>
          <w:rStyle w:val="FootnoteReference"/>
        </w:rPr>
        <w:footnoteRef/>
      </w:r>
      <w:r w:rsidRPr="004A3E27">
        <w:t xml:space="preserve"> cp. 1 Sam. 15:22. Love shown in obedience is the true sacrifice.</w:t>
      </w:r>
    </w:p>
  </w:footnote>
  <w:footnote w:id="144">
    <w:p w:rsidR="0074650C" w:rsidRPr="004A3E27" w:rsidRDefault="0074650C"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74650C" w:rsidRPr="004A3E27" w:rsidRDefault="0074650C" w:rsidP="00950468">
      <w:pPr>
        <w:pStyle w:val="FootnoteText"/>
      </w:pPr>
      <w:r w:rsidRPr="004A3E27">
        <w:rPr>
          <w:rStyle w:val="FootnoteReference"/>
        </w:rPr>
        <w:footnoteRef/>
      </w:r>
      <w:r w:rsidRPr="004A3E27">
        <w:t xml:space="preserve"> The great universal Church (cp. St. Athanasius).</w:t>
      </w:r>
    </w:p>
  </w:footnote>
  <w:footnote w:id="146">
    <w:p w:rsidR="0074650C" w:rsidRPr="004A3E27" w:rsidRDefault="0074650C" w:rsidP="00950468">
      <w:pPr>
        <w:pStyle w:val="FootnoteText"/>
      </w:pPr>
      <w:r w:rsidRPr="004A3E27">
        <w:rPr>
          <w:rStyle w:val="FootnoteReference"/>
        </w:rPr>
        <w:footnoteRef/>
      </w:r>
      <w:r w:rsidRPr="004A3E27">
        <w:t xml:space="preserve"> John 13:30.</w:t>
      </w:r>
    </w:p>
  </w:footnote>
  <w:footnote w:id="147">
    <w:p w:rsidR="0074650C" w:rsidRPr="004A3E27" w:rsidRDefault="0074650C"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74650C" w:rsidRPr="004A3E27" w:rsidRDefault="0074650C"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74650C" w:rsidRPr="004A3E27" w:rsidRDefault="0074650C" w:rsidP="00950468">
      <w:pPr>
        <w:pStyle w:val="FootnoteText"/>
      </w:pPr>
      <w:r w:rsidRPr="004A3E27">
        <w:rPr>
          <w:rStyle w:val="FootnoteReference"/>
        </w:rPr>
        <w:footnoteRef/>
      </w:r>
      <w:r w:rsidRPr="004A3E27">
        <w:t xml:space="preserve"> With the Gospel of forgiveness (1 Sam. 24:17-20; Lk. 23:34).</w:t>
      </w:r>
    </w:p>
  </w:footnote>
  <w:footnote w:id="150">
    <w:p w:rsidR="0074650C" w:rsidRPr="004A3E27" w:rsidRDefault="0074650C"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74650C" w:rsidRPr="004A3E27" w:rsidRDefault="0074650C"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74650C" w:rsidRPr="004A3E27" w:rsidRDefault="0074650C"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74650C" w:rsidRPr="004A3E27" w:rsidRDefault="0074650C"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74650C" w:rsidRPr="004A3E27" w:rsidRDefault="0074650C"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74650C" w:rsidRPr="004A3E27" w:rsidRDefault="0074650C"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74650C" w:rsidRPr="004A3E27" w:rsidRDefault="0074650C" w:rsidP="00950468">
      <w:pPr>
        <w:pStyle w:val="FootnoteText"/>
      </w:pPr>
      <w:r w:rsidRPr="004A3E27">
        <w:rPr>
          <w:rStyle w:val="FootnoteReference"/>
        </w:rPr>
        <w:footnoteRef/>
      </w:r>
      <w:r w:rsidRPr="004A3E27">
        <w:t xml:space="preserve"> cp. Rev. 19:11-16.</w:t>
      </w:r>
    </w:p>
  </w:footnote>
  <w:footnote w:id="157">
    <w:p w:rsidR="0074650C" w:rsidRPr="004A3E27" w:rsidRDefault="0074650C"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74650C" w:rsidRPr="004A3E27" w:rsidRDefault="0074650C"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74650C" w:rsidRPr="004A3E27" w:rsidRDefault="0074650C"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74650C" w:rsidRPr="004A3E27" w:rsidRDefault="0074650C" w:rsidP="00950468">
      <w:pPr>
        <w:pStyle w:val="FootnoteText"/>
      </w:pPr>
      <w:r w:rsidRPr="004A3E27">
        <w:rPr>
          <w:rStyle w:val="FootnoteReference"/>
        </w:rPr>
        <w:footnoteRef/>
      </w:r>
      <w:r w:rsidRPr="004A3E27">
        <w:t xml:space="preserve"> Rev. 22:1.</w:t>
      </w:r>
    </w:p>
  </w:footnote>
  <w:footnote w:id="161">
    <w:p w:rsidR="0074650C" w:rsidRPr="004A3E27" w:rsidRDefault="0074650C"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74650C" w:rsidRPr="004A3E27" w:rsidRDefault="0074650C" w:rsidP="00950468">
      <w:pPr>
        <w:pStyle w:val="FootnoteText"/>
      </w:pPr>
      <w:r w:rsidRPr="004A3E27">
        <w:rPr>
          <w:rStyle w:val="FootnoteReference"/>
        </w:rPr>
        <w:footnoteRef/>
      </w:r>
      <w:r w:rsidRPr="004A3E27">
        <w:t xml:space="preserve"> cp. 75:4; Is. 2:4; 11:9; 65:25; Hos. 2:18; Zac. 9:10.</w:t>
      </w:r>
    </w:p>
  </w:footnote>
  <w:footnote w:id="163">
    <w:p w:rsidR="0074650C" w:rsidRPr="004A3E27" w:rsidRDefault="0074650C"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74650C" w:rsidRPr="004A3E27" w:rsidRDefault="0074650C"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74650C" w:rsidRPr="004A3E27" w:rsidRDefault="0074650C" w:rsidP="00A6346F">
      <w:pPr>
        <w:pStyle w:val="FootnoteText"/>
      </w:pPr>
      <w:r w:rsidRPr="004A3E27">
        <w:rPr>
          <w:rStyle w:val="FootnoteReference"/>
        </w:rPr>
        <w:footnoteRef/>
      </w:r>
      <w:r w:rsidRPr="004A3E27">
        <w:t xml:space="preserve"> Cp. Heb. 12:28,29; Deut. 4:24; 9:3; 10:17-21; Neh. 1:5; Zeph. 2:11.</w:t>
      </w:r>
    </w:p>
  </w:footnote>
  <w:footnote w:id="166">
    <w:p w:rsidR="0074650C" w:rsidRPr="004A3E27" w:rsidRDefault="0074650C" w:rsidP="00A6346F">
      <w:pPr>
        <w:pStyle w:val="FootnoteText"/>
      </w:pPr>
      <w:r w:rsidRPr="004A3E27">
        <w:rPr>
          <w:rStyle w:val="FootnoteReference"/>
        </w:rPr>
        <w:footnoteRef/>
      </w:r>
      <w:r w:rsidRPr="004A3E27">
        <w:t xml:space="preserve"> Cp. Ex. 15:17; Is. 58:14: I Pet. 1:4.</w:t>
      </w:r>
    </w:p>
  </w:footnote>
  <w:footnote w:id="167">
    <w:p w:rsidR="0074650C" w:rsidRPr="004A3E27" w:rsidRDefault="0074650C"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74650C" w:rsidRPr="004A3E27" w:rsidRDefault="0074650C" w:rsidP="00A6346F">
      <w:pPr>
        <w:pStyle w:val="FootnoteText"/>
      </w:pPr>
      <w:r w:rsidRPr="004A3E27">
        <w:rPr>
          <w:rStyle w:val="FootnoteReference"/>
        </w:rPr>
        <w:footnoteRef/>
      </w:r>
      <w:r w:rsidRPr="004A3E27">
        <w:t xml:space="preserve"> ‘Jerusalem is the city of the great King’ (Mt. 5:35). cp. Lam. 2:15.</w:t>
      </w:r>
    </w:p>
  </w:footnote>
  <w:footnote w:id="169">
    <w:p w:rsidR="0074650C" w:rsidRPr="004A3E27" w:rsidRDefault="0074650C"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74650C" w:rsidRPr="004A3E27" w:rsidRDefault="0074650C"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74650C" w:rsidRPr="004A3E27" w:rsidRDefault="0074650C"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74650C" w:rsidRPr="004A3E27" w:rsidRDefault="0074650C"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74650C" w:rsidRPr="004A3E27" w:rsidRDefault="0074650C"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74650C" w:rsidRPr="004A3E27" w:rsidRDefault="0074650C"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74650C" w:rsidRPr="004A3E27" w:rsidRDefault="0074650C"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74650C" w:rsidRPr="004A3E27" w:rsidRDefault="0074650C" w:rsidP="00A6346F">
      <w:pPr>
        <w:pStyle w:val="FootnoteText"/>
      </w:pPr>
      <w:r w:rsidRPr="004A3E27">
        <w:rPr>
          <w:rStyle w:val="FootnoteReference"/>
        </w:rPr>
        <w:footnoteRef/>
      </w:r>
      <w:r w:rsidRPr="004A3E27">
        <w:t xml:space="preserve"> Exodus 12:22; John 19:29; Hebrews 9:19.</w:t>
      </w:r>
    </w:p>
  </w:footnote>
  <w:footnote w:id="177">
    <w:p w:rsidR="0074650C" w:rsidRPr="004A3E27" w:rsidRDefault="0074650C"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74650C" w:rsidRPr="004A3E27" w:rsidRDefault="0074650C"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74650C" w:rsidRPr="004A3E27" w:rsidRDefault="0074650C"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74650C" w:rsidRPr="004A3E27" w:rsidRDefault="0074650C" w:rsidP="00A6346F">
      <w:pPr>
        <w:pStyle w:val="FootnoteText"/>
      </w:pPr>
      <w:r w:rsidRPr="004A3E27">
        <w:rPr>
          <w:rStyle w:val="FootnoteReference"/>
        </w:rPr>
        <w:footnoteRef/>
      </w:r>
      <w:r w:rsidRPr="004A3E27">
        <w:t xml:space="preserve"> Lk. 10:18; 2 Thess. 1:6.</w:t>
      </w:r>
    </w:p>
  </w:footnote>
  <w:footnote w:id="181">
    <w:p w:rsidR="0074650C" w:rsidRPr="004A3E27" w:rsidRDefault="0074650C"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74650C" w:rsidRPr="004A3E27" w:rsidRDefault="0074650C" w:rsidP="00A6346F">
      <w:pPr>
        <w:pStyle w:val="FootnoteText"/>
      </w:pPr>
      <w:r w:rsidRPr="004A3E27">
        <w:rPr>
          <w:rStyle w:val="FootnoteReference"/>
        </w:rPr>
        <w:footnoteRef/>
      </w:r>
      <w:r w:rsidRPr="004A3E27">
        <w:t xml:space="preserve"> cp. 1 Peter 5:7.</w:t>
      </w:r>
    </w:p>
  </w:footnote>
  <w:footnote w:id="183">
    <w:p w:rsidR="0074650C" w:rsidRPr="004A3E27" w:rsidRDefault="0074650C" w:rsidP="009E7111">
      <w:pPr>
        <w:pStyle w:val="FootnoteText"/>
      </w:pPr>
      <w:r w:rsidRPr="004A3E27">
        <w:rPr>
          <w:rStyle w:val="FootnoteReference"/>
        </w:rPr>
        <w:footnoteRef/>
      </w:r>
      <w:r w:rsidRPr="004A3E27">
        <w:t xml:space="preserve"> cp. Ephes 6:12; 1 Tim 4:1; Rev. 16:14.</w:t>
      </w:r>
    </w:p>
  </w:footnote>
  <w:footnote w:id="184">
    <w:p w:rsidR="0074650C" w:rsidRPr="004A3E27" w:rsidRDefault="0074650C"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74650C" w:rsidRPr="004A3E27" w:rsidRDefault="0074650C"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74650C" w:rsidRPr="004A3E27" w:rsidRDefault="0074650C"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74650C" w:rsidRPr="004A3E27" w:rsidRDefault="0074650C" w:rsidP="009E7111">
      <w:pPr>
        <w:pStyle w:val="FootnoteText"/>
      </w:pPr>
      <w:r w:rsidRPr="004A3E27">
        <w:rPr>
          <w:rStyle w:val="FootnoteReference"/>
        </w:rPr>
        <w:footnoteRef/>
      </w:r>
      <w:r w:rsidRPr="004A3E27">
        <w:t xml:space="preserve"> Verses 8-12 are repeated almost verbatim in Ps. 107:2-6.</w:t>
      </w:r>
    </w:p>
  </w:footnote>
  <w:footnote w:id="188">
    <w:p w:rsidR="0074650C" w:rsidRPr="004A3E27" w:rsidRDefault="0074650C" w:rsidP="009E7111">
      <w:pPr>
        <w:pStyle w:val="FootnoteText"/>
      </w:pPr>
      <w:r w:rsidRPr="004A3E27">
        <w:rPr>
          <w:rStyle w:val="FootnoteReference"/>
        </w:rPr>
        <w:footnoteRef/>
      </w:r>
      <w:r w:rsidRPr="004A3E27">
        <w:t xml:space="preserve"> Mercy: love (Luke 10:37).</w:t>
      </w:r>
    </w:p>
  </w:footnote>
  <w:footnote w:id="189">
    <w:p w:rsidR="0074650C" w:rsidRPr="004A3E27" w:rsidRDefault="0074650C"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74650C" w:rsidRPr="004A3E27" w:rsidRDefault="0074650C" w:rsidP="009E7111">
      <w:pPr>
        <w:pStyle w:val="FootnoteText"/>
      </w:pPr>
      <w:r w:rsidRPr="004A3E27">
        <w:rPr>
          <w:rStyle w:val="FootnoteReference"/>
        </w:rPr>
        <w:footnoteRef/>
      </w:r>
      <w:r w:rsidRPr="004A3E27">
        <w:t xml:space="preserve"> Washbowl: i.e. reduced to the most menial servitude.</w:t>
      </w:r>
    </w:p>
  </w:footnote>
  <w:footnote w:id="191">
    <w:p w:rsidR="0074650C" w:rsidRPr="004A3E27" w:rsidRDefault="0074650C"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74650C" w:rsidRPr="004A3E27" w:rsidRDefault="0074650C"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74650C" w:rsidRPr="004A3E27" w:rsidRDefault="0074650C" w:rsidP="009E7111">
      <w:pPr>
        <w:pStyle w:val="FootnoteText"/>
      </w:pPr>
      <w:r w:rsidRPr="004A3E27">
        <w:rPr>
          <w:rStyle w:val="FootnoteReference"/>
        </w:rPr>
        <w:footnoteRef/>
      </w:r>
      <w:r w:rsidRPr="004A3E27">
        <w:t xml:space="preserve"> Cp. Lev. 19:35-37; Deut. 25:13-16; Ezek.45:10; Mic. 6:10,11; Prov. 11:1.</w:t>
      </w:r>
    </w:p>
  </w:footnote>
  <w:footnote w:id="194">
    <w:p w:rsidR="0074650C" w:rsidRPr="004A3E27" w:rsidRDefault="0074650C" w:rsidP="009E7111">
      <w:pPr>
        <w:pStyle w:val="FootnoteText"/>
      </w:pPr>
      <w:r w:rsidRPr="004A3E27">
        <w:rPr>
          <w:rStyle w:val="FootnoteReference"/>
        </w:rPr>
        <w:footnoteRef/>
      </w:r>
      <w:r w:rsidRPr="004A3E27">
        <w:t xml:space="preserve"> Cp. ‘brood of vipers’ (Matt. 12:34; 23:33).</w:t>
      </w:r>
    </w:p>
  </w:footnote>
  <w:footnote w:id="195">
    <w:p w:rsidR="0074650C" w:rsidRPr="004A3E27" w:rsidRDefault="0074650C" w:rsidP="009E7111">
      <w:pPr>
        <w:pStyle w:val="FootnoteText"/>
      </w:pPr>
      <w:r w:rsidRPr="004A3E27">
        <w:rPr>
          <w:rStyle w:val="FootnoteReference"/>
        </w:rPr>
        <w:footnoteRef/>
      </w:r>
      <w:r w:rsidRPr="004A3E27">
        <w:t xml:space="preserve"> Job. 33:14.</w:t>
      </w:r>
    </w:p>
  </w:footnote>
  <w:footnote w:id="196">
    <w:p w:rsidR="0074650C" w:rsidRPr="004A3E27" w:rsidRDefault="0074650C" w:rsidP="009E7111">
      <w:pPr>
        <w:pStyle w:val="FootnoteText"/>
      </w:pPr>
      <w:r w:rsidRPr="004A3E27">
        <w:rPr>
          <w:rStyle w:val="FootnoteReference"/>
        </w:rPr>
        <w:footnoteRef/>
      </w:r>
      <w:r w:rsidRPr="004A3E27">
        <w:t xml:space="preserve"> ‘What is this glue? It is love.’ says St. Augustine.</w:t>
      </w:r>
    </w:p>
  </w:footnote>
  <w:footnote w:id="197">
    <w:p w:rsidR="0074650C" w:rsidRPr="004A3E27" w:rsidRDefault="0074650C"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74650C" w:rsidRPr="004A3E27" w:rsidRDefault="0074650C" w:rsidP="00C879D4">
      <w:pPr>
        <w:pStyle w:val="FootnoteText"/>
      </w:pPr>
      <w:r w:rsidRPr="004A3E27">
        <w:rPr>
          <w:rStyle w:val="FootnoteReference"/>
        </w:rPr>
        <w:footnoteRef/>
      </w:r>
      <w:r w:rsidRPr="004A3E27">
        <w:t xml:space="preserve"> So the Slavonic (Greek often omits ‘stillest’).</w:t>
      </w:r>
    </w:p>
  </w:footnote>
  <w:footnote w:id="199">
    <w:p w:rsidR="0074650C" w:rsidRPr="004A3E27" w:rsidRDefault="0074650C"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74650C" w:rsidRPr="004A3E27" w:rsidRDefault="0074650C"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74650C" w:rsidRPr="004A3E27" w:rsidRDefault="0074650C"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74650C" w:rsidRPr="004A3E27" w:rsidRDefault="0074650C" w:rsidP="00C879D4">
      <w:pPr>
        <w:pStyle w:val="FootnoteText"/>
      </w:pPr>
      <w:r w:rsidRPr="004A3E27">
        <w:rPr>
          <w:rStyle w:val="FootnoteReference"/>
        </w:rPr>
        <w:footnoteRef/>
      </w:r>
      <w:r w:rsidRPr="004A3E27">
        <w:t xml:space="preserve"> See footnote 62. &lt;2 previously&gt;</w:t>
      </w:r>
    </w:p>
  </w:footnote>
  <w:footnote w:id="203">
    <w:p w:rsidR="0074650C" w:rsidRPr="004A3E27" w:rsidRDefault="0074650C"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74650C" w:rsidRPr="004A3E27" w:rsidRDefault="0074650C" w:rsidP="00C879D4">
      <w:pPr>
        <w:pStyle w:val="FootnoteText"/>
      </w:pPr>
      <w:r w:rsidRPr="004A3E27">
        <w:rPr>
          <w:rStyle w:val="FootnoteReference"/>
        </w:rPr>
        <w:footnoteRef/>
      </w:r>
      <w:r w:rsidRPr="004A3E27">
        <w:t xml:space="preserve"> ‘What God has planned for His lovers’ (1 Cor. 2:9).</w:t>
      </w:r>
    </w:p>
  </w:footnote>
  <w:footnote w:id="205">
    <w:p w:rsidR="0074650C" w:rsidRPr="004A3E27" w:rsidRDefault="0074650C"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74650C" w:rsidRPr="004A3E27" w:rsidRDefault="0074650C"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74650C" w:rsidRPr="004A3E27" w:rsidRDefault="0074650C"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74650C" w:rsidRPr="004A3E27" w:rsidRDefault="0074650C"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74650C" w:rsidRPr="004A3E27" w:rsidRDefault="0074650C"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74650C" w:rsidRPr="004A3E27" w:rsidRDefault="0074650C" w:rsidP="00C879D4">
      <w:pPr>
        <w:pStyle w:val="FootnoteText"/>
      </w:pPr>
      <w:r w:rsidRPr="004A3E27">
        <w:rPr>
          <w:rStyle w:val="FootnoteReference"/>
        </w:rPr>
        <w:footnoteRef/>
      </w:r>
      <w:r w:rsidRPr="004A3E27">
        <w:t xml:space="preserve"> Numbers 10:35. Cp. Exodus 14.</w:t>
      </w:r>
    </w:p>
  </w:footnote>
  <w:footnote w:id="211">
    <w:p w:rsidR="0074650C" w:rsidRPr="004A3E27" w:rsidRDefault="0074650C"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74650C" w:rsidRPr="004A3E27" w:rsidRDefault="0074650C" w:rsidP="00C879D4">
      <w:pPr>
        <w:pStyle w:val="FootnoteText"/>
      </w:pPr>
      <w:r w:rsidRPr="004A3E27">
        <w:rPr>
          <w:rStyle w:val="FootnoteReference"/>
        </w:rPr>
        <w:footnoteRef/>
      </w:r>
      <w:r w:rsidRPr="004A3E27">
        <w:t xml:space="preserve"> Luke 4:32.</w:t>
      </w:r>
    </w:p>
  </w:footnote>
  <w:footnote w:id="213">
    <w:p w:rsidR="0074650C" w:rsidRPr="004A3E27" w:rsidRDefault="0074650C"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74650C" w:rsidRPr="004A3E27" w:rsidRDefault="0074650C" w:rsidP="00C879D4">
      <w:pPr>
        <w:pStyle w:val="FootnoteText"/>
      </w:pPr>
      <w:r w:rsidRPr="004A3E27">
        <w:rPr>
          <w:rStyle w:val="FootnoteReference"/>
        </w:rPr>
        <w:footnoteRef/>
      </w:r>
      <w:r w:rsidRPr="004A3E27">
        <w:t xml:space="preserve"> Cp. Ephes. 4:8.</w:t>
      </w:r>
    </w:p>
  </w:footnote>
  <w:footnote w:id="215">
    <w:p w:rsidR="0074650C" w:rsidRPr="004A3E27" w:rsidRDefault="0074650C"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74650C" w:rsidRPr="004A3E27" w:rsidRDefault="0074650C"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74650C" w:rsidRPr="004A3E27" w:rsidRDefault="0074650C"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74650C" w:rsidRPr="004A3E27" w:rsidRDefault="0074650C"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74650C" w:rsidRPr="004A3E27" w:rsidRDefault="0074650C" w:rsidP="00C879D4">
      <w:pPr>
        <w:pStyle w:val="FootnoteText"/>
      </w:pPr>
      <w:r w:rsidRPr="004A3E27">
        <w:rPr>
          <w:rStyle w:val="FootnoteReference"/>
        </w:rPr>
        <w:footnoteRef/>
      </w:r>
      <w:r w:rsidRPr="004A3E27">
        <w:t xml:space="preserve"> Mk. 15:29; Jn. 2:17; Rom. 15:3.</w:t>
      </w:r>
    </w:p>
  </w:footnote>
  <w:footnote w:id="220">
    <w:p w:rsidR="0074650C" w:rsidRPr="004A3E27" w:rsidRDefault="0074650C" w:rsidP="00C879D4">
      <w:pPr>
        <w:pStyle w:val="FootnoteText"/>
      </w:pPr>
      <w:r w:rsidRPr="004A3E27">
        <w:rPr>
          <w:rStyle w:val="FootnoteReference"/>
        </w:rPr>
        <w:footnoteRef/>
      </w:r>
      <w:r w:rsidRPr="004A3E27">
        <w:t xml:space="preserve"> The elders and chief priests.</w:t>
      </w:r>
    </w:p>
  </w:footnote>
  <w:footnote w:id="221">
    <w:p w:rsidR="0074650C" w:rsidRPr="004A3E27" w:rsidRDefault="0074650C"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74650C" w:rsidRPr="004A3E27" w:rsidRDefault="0074650C" w:rsidP="00C879D4">
      <w:pPr>
        <w:pStyle w:val="FootnoteText"/>
      </w:pPr>
      <w:r w:rsidRPr="004A3E27">
        <w:rPr>
          <w:rStyle w:val="FootnoteReference"/>
        </w:rPr>
        <w:footnoteRef/>
      </w:r>
      <w:r w:rsidRPr="004A3E27">
        <w:t xml:space="preserve"> Mt. 16:21; Mk. 8:31.</w:t>
      </w:r>
    </w:p>
  </w:footnote>
  <w:footnote w:id="223">
    <w:p w:rsidR="0074650C" w:rsidRPr="004A3E27" w:rsidRDefault="0074650C" w:rsidP="00C879D4">
      <w:pPr>
        <w:pStyle w:val="FootnoteText"/>
      </w:pPr>
      <w:r w:rsidRPr="004A3E27">
        <w:rPr>
          <w:rStyle w:val="FootnoteReference"/>
        </w:rPr>
        <w:footnoteRef/>
      </w:r>
      <w:r w:rsidRPr="004A3E27">
        <w:t xml:space="preserve"> Mt. 27:34.</w:t>
      </w:r>
    </w:p>
  </w:footnote>
  <w:footnote w:id="224">
    <w:p w:rsidR="0074650C" w:rsidRPr="004A3E27" w:rsidRDefault="0074650C" w:rsidP="00C879D4">
      <w:pPr>
        <w:pStyle w:val="FootnoteText"/>
      </w:pPr>
      <w:r w:rsidRPr="004A3E27">
        <w:rPr>
          <w:rStyle w:val="FootnoteReference"/>
        </w:rPr>
        <w:footnoteRef/>
      </w:r>
      <w:r w:rsidRPr="004A3E27">
        <w:t xml:space="preserve"> Cp. Rom. 11:9,10.</w:t>
      </w:r>
    </w:p>
  </w:footnote>
  <w:footnote w:id="225">
    <w:p w:rsidR="0074650C" w:rsidRPr="004A3E27" w:rsidRDefault="0074650C"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74650C" w:rsidRPr="004A3E27" w:rsidRDefault="0074650C" w:rsidP="00C879D4">
      <w:pPr>
        <w:pStyle w:val="FootnoteText"/>
      </w:pPr>
      <w:r w:rsidRPr="004A3E27">
        <w:rPr>
          <w:rStyle w:val="FootnoteReference"/>
        </w:rPr>
        <w:footnoteRef/>
      </w:r>
      <w:r w:rsidRPr="004A3E27">
        <w:t xml:space="preserve"> Ps. 69:3-7 differs only slightly from Ps. 39:15-18.</w:t>
      </w:r>
    </w:p>
  </w:footnote>
  <w:footnote w:id="227">
    <w:p w:rsidR="0074650C" w:rsidRPr="004A3E27" w:rsidRDefault="0074650C"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74650C" w:rsidRPr="004A3E27" w:rsidRDefault="0074650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74650C" w:rsidRPr="004A3E27" w:rsidRDefault="0074650C" w:rsidP="00CA0029">
      <w:pPr>
        <w:pStyle w:val="FootnoteText"/>
      </w:pPr>
      <w:r w:rsidRPr="004A3E27">
        <w:rPr>
          <w:rStyle w:val="FootnoteReference"/>
        </w:rPr>
        <w:footnoteRef/>
      </w:r>
      <w:r w:rsidRPr="004A3E27">
        <w:t xml:space="preserve"> Ephes. 3:10; 4:8.</w:t>
      </w:r>
    </w:p>
  </w:footnote>
  <w:footnote w:id="230">
    <w:p w:rsidR="0074650C" w:rsidRPr="004A3E27" w:rsidRDefault="0074650C"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74650C" w:rsidRPr="004A3E27" w:rsidRDefault="0074650C"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74650C" w:rsidRPr="004A3E27" w:rsidRDefault="0074650C"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74650C" w:rsidRPr="004A3E27" w:rsidRDefault="0074650C" w:rsidP="00CA0029">
      <w:pPr>
        <w:pStyle w:val="FootnoteText"/>
      </w:pPr>
      <w:r w:rsidRPr="004A3E27">
        <w:rPr>
          <w:rStyle w:val="FootnoteReference"/>
        </w:rPr>
        <w:footnoteRef/>
      </w:r>
      <w:r w:rsidRPr="004A3E27">
        <w:t xml:space="preserve"> Rivers: Tigris and Euphrates.</w:t>
      </w:r>
    </w:p>
  </w:footnote>
  <w:footnote w:id="234">
    <w:p w:rsidR="0074650C" w:rsidRPr="004A3E27" w:rsidRDefault="0074650C" w:rsidP="00CA0029">
      <w:pPr>
        <w:pStyle w:val="FootnoteText"/>
      </w:pPr>
      <w:r w:rsidRPr="004A3E27">
        <w:rPr>
          <w:rStyle w:val="FootnoteReference"/>
        </w:rPr>
        <w:footnoteRef/>
      </w:r>
      <w:r w:rsidRPr="004A3E27">
        <w:t xml:space="preserve"> Cp. Ps. 47:8.</w:t>
      </w:r>
    </w:p>
  </w:footnote>
  <w:footnote w:id="235">
    <w:p w:rsidR="0074650C" w:rsidRPr="004A3E27" w:rsidRDefault="0074650C" w:rsidP="00CA0029">
      <w:pPr>
        <w:pStyle w:val="FootnoteText"/>
      </w:pPr>
      <w:r w:rsidRPr="004A3E27">
        <w:rPr>
          <w:rStyle w:val="FootnoteReference"/>
        </w:rPr>
        <w:footnoteRef/>
      </w:r>
      <w:r w:rsidRPr="004A3E27">
        <w:t xml:space="preserve"> Cp. Rev. 1:18; Heb. 7:25; Num. 14:28.</w:t>
      </w:r>
    </w:p>
  </w:footnote>
  <w:footnote w:id="236">
    <w:p w:rsidR="0074650C" w:rsidRPr="004A3E27" w:rsidRDefault="0074650C"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74650C" w:rsidRPr="004A3E27" w:rsidRDefault="0074650C"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74650C" w:rsidRPr="004A3E27" w:rsidRDefault="0074650C"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74650C" w:rsidRPr="004A3E27" w:rsidRDefault="0074650C" w:rsidP="00CA0029">
      <w:pPr>
        <w:pStyle w:val="FootnoteText"/>
      </w:pPr>
      <w:r w:rsidRPr="004A3E27">
        <w:tab/>
        <w:t>For them there are no pains;</w:t>
      </w:r>
    </w:p>
    <w:p w:rsidR="0074650C" w:rsidRPr="004A3E27" w:rsidRDefault="0074650C" w:rsidP="00CA0029">
      <w:pPr>
        <w:pStyle w:val="FootnoteText"/>
      </w:pPr>
      <w:r w:rsidRPr="004A3E27">
        <w:tab/>
        <w:t>fit and strong are their bodies.</w:t>
      </w:r>
    </w:p>
  </w:footnote>
  <w:footnote w:id="239">
    <w:p w:rsidR="0074650C" w:rsidRPr="004A3E27" w:rsidRDefault="0074650C"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74650C" w:rsidRPr="004A3E27" w:rsidRDefault="0074650C"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74650C" w:rsidRPr="004A3E27" w:rsidRDefault="0074650C"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74650C" w:rsidRPr="004A3E27" w:rsidRDefault="0074650C"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74650C" w:rsidRPr="004A3E27" w:rsidRDefault="0074650C"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74650C" w:rsidRPr="004A3E27" w:rsidRDefault="0074650C"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74650C" w:rsidRPr="004A3E27" w:rsidRDefault="0074650C"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74650C" w:rsidRPr="004A3E27" w:rsidRDefault="0074650C" w:rsidP="00CA0029">
      <w:pPr>
        <w:pStyle w:val="FootnoteText"/>
      </w:pPr>
      <w:r w:rsidRPr="004A3E27">
        <w:rPr>
          <w:rStyle w:val="FootnoteReference"/>
        </w:rPr>
        <w:footnoteRef/>
      </w:r>
      <w:r w:rsidRPr="004A3E27">
        <w:t xml:space="preserve"> Signs and miracles of God’s presence, protection and deliverance.</w:t>
      </w:r>
    </w:p>
  </w:footnote>
  <w:footnote w:id="247">
    <w:p w:rsidR="0074650C" w:rsidRPr="004A3E27" w:rsidRDefault="0074650C"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74650C" w:rsidRPr="004A3E27" w:rsidRDefault="0074650C"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74650C" w:rsidRPr="004A3E27" w:rsidRDefault="0074650C"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74650C" w:rsidRPr="004A3E27" w:rsidRDefault="0074650C" w:rsidP="00CA0029">
      <w:pPr>
        <w:pStyle w:val="FootnoteText"/>
      </w:pPr>
      <w:r w:rsidRPr="004A3E27">
        <w:rPr>
          <w:rStyle w:val="FootnoteReference"/>
        </w:rPr>
        <w:footnoteRef/>
      </w:r>
      <w:r w:rsidRPr="004A3E27">
        <w:t xml:space="preserve"> Cp. Ps. 45:10; Is. 2:4; 11:9; 65:25; Hos. 2:18; Zac. 9:10.</w:t>
      </w:r>
    </w:p>
  </w:footnote>
  <w:footnote w:id="251">
    <w:p w:rsidR="0074650C" w:rsidRPr="004A3E27" w:rsidRDefault="0074650C"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74650C" w:rsidRPr="004A3E27" w:rsidRDefault="0074650C"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74650C" w:rsidRPr="004A3E27" w:rsidRDefault="0074650C"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74650C" w:rsidRDefault="0074650C"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74650C" w:rsidRDefault="0074650C" w:rsidP="004A51E7">
      <w:pPr>
        <w:pStyle w:val="FootnoteText"/>
      </w:pPr>
      <w:r>
        <w:tab/>
        <w:t>‘I will speak My mind in parables,</w:t>
      </w:r>
    </w:p>
    <w:p w:rsidR="0074650C" w:rsidRDefault="0074650C" w:rsidP="004A51E7">
      <w:pPr>
        <w:pStyle w:val="FootnoteText"/>
      </w:pPr>
      <w:r>
        <w:tab/>
        <w:t>divulge secrets hidden since creation’ (cp. Rev. 3:14).</w:t>
      </w:r>
    </w:p>
  </w:footnote>
  <w:footnote w:id="255">
    <w:p w:rsidR="0074650C" w:rsidRDefault="0074650C"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74650C" w:rsidRDefault="0074650C" w:rsidP="004A51E7">
      <w:pPr>
        <w:pStyle w:val="FootnoteText"/>
      </w:pPr>
      <w:r>
        <w:rPr>
          <w:rStyle w:val="FootnoteReference"/>
        </w:rPr>
        <w:footnoteRef/>
      </w:r>
      <w:r>
        <w:t xml:space="preserve"> Ephraim = Israel (cp. Hos. 7; Num. 14; 1 Sam. 4).</w:t>
      </w:r>
    </w:p>
  </w:footnote>
  <w:footnote w:id="257">
    <w:p w:rsidR="0074650C" w:rsidRDefault="0074650C" w:rsidP="004A51E7">
      <w:pPr>
        <w:pStyle w:val="FootnoteText"/>
      </w:pPr>
      <w:r>
        <w:rPr>
          <w:rStyle w:val="FootnoteReference"/>
        </w:rPr>
        <w:footnoteRef/>
      </w:r>
      <w:r>
        <w:t xml:space="preserve"> He deferred giving them the promised food and the Promised Land.</w:t>
      </w:r>
    </w:p>
  </w:footnote>
  <w:footnote w:id="258">
    <w:p w:rsidR="0074650C" w:rsidRDefault="0074650C"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74650C" w:rsidRDefault="0074650C"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74650C" w:rsidRDefault="0074650C" w:rsidP="004A51E7">
      <w:pPr>
        <w:pStyle w:val="FootnoteText"/>
      </w:pPr>
      <w:r>
        <w:rPr>
          <w:rStyle w:val="FootnoteReference"/>
        </w:rPr>
        <w:footnoteRef/>
      </w:r>
      <w:r>
        <w:t xml:space="preserve"> John 15.</w:t>
      </w:r>
    </w:p>
  </w:footnote>
  <w:footnote w:id="261">
    <w:p w:rsidR="0074650C" w:rsidRDefault="0074650C" w:rsidP="004A51E7">
      <w:pPr>
        <w:pStyle w:val="FootnoteText"/>
      </w:pPr>
      <w:r>
        <w:rPr>
          <w:rStyle w:val="FootnoteReference"/>
        </w:rPr>
        <w:footnoteRef/>
      </w:r>
      <w:r>
        <w:t xml:space="preserve"> Joseph = Israel (Gen. 40:23; 48:15; Amos 6:6).</w:t>
      </w:r>
    </w:p>
  </w:footnote>
  <w:footnote w:id="262">
    <w:p w:rsidR="0074650C" w:rsidRDefault="0074650C" w:rsidP="004A51E7">
      <w:pPr>
        <w:pStyle w:val="FootnoteText"/>
      </w:pPr>
      <w:r>
        <w:rPr>
          <w:rStyle w:val="FootnoteReference"/>
        </w:rPr>
        <w:footnoteRef/>
      </w:r>
      <w:r>
        <w:t xml:space="preserve"> 2 Sam. 6:2 (LXX).</w:t>
      </w:r>
    </w:p>
  </w:footnote>
  <w:footnote w:id="263">
    <w:p w:rsidR="0074650C" w:rsidRDefault="0074650C"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74650C" w:rsidRDefault="0074650C" w:rsidP="004A51E7">
      <w:pPr>
        <w:pStyle w:val="FootnoteText"/>
      </w:pPr>
      <w:r>
        <w:rPr>
          <w:rStyle w:val="FootnoteReference"/>
        </w:rPr>
        <w:footnoteRef/>
      </w:r>
      <w:r>
        <w:t xml:space="preserve"> ‘What tongue? The voice of God’ (St Athanasius).</w:t>
      </w:r>
    </w:p>
  </w:footnote>
  <w:footnote w:id="265">
    <w:p w:rsidR="0074650C" w:rsidRDefault="0074650C" w:rsidP="004A51E7">
      <w:pPr>
        <w:pStyle w:val="FootnoteText"/>
      </w:pPr>
      <w:r>
        <w:rPr>
          <w:rStyle w:val="FootnoteReference"/>
        </w:rPr>
        <w:footnoteRef/>
      </w:r>
      <w:r>
        <w:t xml:space="preserve"> Exodus 9:23; 19:16.</w:t>
      </w:r>
    </w:p>
  </w:footnote>
  <w:footnote w:id="266">
    <w:p w:rsidR="0074650C" w:rsidRDefault="0074650C" w:rsidP="004A51E7">
      <w:pPr>
        <w:pStyle w:val="FootnoteText"/>
      </w:pPr>
      <w:r>
        <w:rPr>
          <w:rStyle w:val="FootnoteReference"/>
        </w:rPr>
        <w:footnoteRef/>
      </w:r>
      <w:r>
        <w:t xml:space="preserve"> ‘You have always been deaf to His voice, blind to the vision of Him’ (Jn. 5:37; cp. Deut. 18:16; Isaiah 48:18).</w:t>
      </w:r>
    </w:p>
  </w:footnote>
  <w:footnote w:id="267">
    <w:p w:rsidR="0074650C" w:rsidRDefault="0074650C"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74650C" w:rsidRDefault="0074650C" w:rsidP="004A51E7">
      <w:pPr>
        <w:pStyle w:val="FootnoteText"/>
      </w:pPr>
      <w:r>
        <w:rPr>
          <w:rStyle w:val="FootnoteReference"/>
        </w:rPr>
        <w:footnoteRef/>
      </w:r>
      <w:r>
        <w:t xml:space="preserve"> </w:t>
      </w:r>
      <w:r>
        <w:rPr>
          <w:i/>
        </w:rPr>
        <w:t>See the previous footnote</w:t>
      </w:r>
      <w:r>
        <w:t>.</w:t>
      </w:r>
    </w:p>
  </w:footnote>
  <w:footnote w:id="269">
    <w:p w:rsidR="0074650C" w:rsidRDefault="0074650C" w:rsidP="004A51E7">
      <w:pPr>
        <w:pStyle w:val="FootnoteText"/>
      </w:pPr>
      <w:r>
        <w:rPr>
          <w:rStyle w:val="FootnoteReference"/>
        </w:rPr>
        <w:footnoteRef/>
      </w:r>
      <w:r>
        <w:t xml:space="preserve"> Cp. Isaiah 36:6; 2 Chron. 32:8; 1 Tim. 6:17; Ps. 74:4; Gal. 2:9; 1 Sam. 2:8.</w:t>
      </w:r>
    </w:p>
  </w:footnote>
  <w:footnote w:id="270">
    <w:p w:rsidR="0074650C" w:rsidRDefault="0074650C" w:rsidP="004A51E7">
      <w:pPr>
        <w:pStyle w:val="FootnoteText"/>
      </w:pPr>
      <w:r>
        <w:rPr>
          <w:rStyle w:val="FootnoteReference"/>
        </w:rPr>
        <w:footnoteRef/>
      </w:r>
      <w:r>
        <w:t xml:space="preserve"> John 10:34-36.</w:t>
      </w:r>
    </w:p>
  </w:footnote>
  <w:footnote w:id="271">
    <w:p w:rsidR="0074650C" w:rsidRDefault="0074650C" w:rsidP="004A51E7">
      <w:pPr>
        <w:pStyle w:val="FootnoteText"/>
      </w:pPr>
      <w:r>
        <w:rPr>
          <w:rStyle w:val="FootnoteReference"/>
        </w:rPr>
        <w:footnoteRef/>
      </w:r>
      <w:r>
        <w:t xml:space="preserve"> This prayer is already answered (John 3:18; 9:39; 12:31; Acts 17:31).</w:t>
      </w:r>
    </w:p>
  </w:footnote>
  <w:footnote w:id="272">
    <w:p w:rsidR="0074650C" w:rsidRDefault="0074650C" w:rsidP="004A51E7">
      <w:pPr>
        <w:pStyle w:val="FootnoteText"/>
      </w:pPr>
      <w:r>
        <w:rPr>
          <w:rStyle w:val="FootnoteReference"/>
        </w:rPr>
        <w:footnoteRef/>
      </w:r>
      <w:r>
        <w:t xml:space="preserve"> </w:t>
      </w:r>
      <w:r w:rsidRPr="003111C9">
        <w:rPr>
          <w:i/>
        </w:rPr>
        <w:t>Lit</w:t>
      </w:r>
      <w:r>
        <w:t>. ‘How beloved are Your dwellings.’</w:t>
      </w:r>
    </w:p>
  </w:footnote>
  <w:footnote w:id="273">
    <w:p w:rsidR="0074650C" w:rsidRDefault="0074650C" w:rsidP="004A51E7">
      <w:pPr>
        <w:pStyle w:val="FootnoteText"/>
      </w:pPr>
      <w:r>
        <w:rPr>
          <w:rStyle w:val="FootnoteReference"/>
        </w:rPr>
        <w:footnoteRef/>
      </w:r>
      <w:r>
        <w:t xml:space="preserve"> Man has made a mess of the earth (Gen. 3; Isaiah 24:4-6 etc.)</w:t>
      </w:r>
    </w:p>
  </w:footnote>
  <w:footnote w:id="274">
    <w:p w:rsidR="0074650C" w:rsidRDefault="0074650C" w:rsidP="004A51E7">
      <w:pPr>
        <w:pStyle w:val="FootnoteText"/>
      </w:pPr>
      <w:r>
        <w:rPr>
          <w:rStyle w:val="FootnoteReference"/>
        </w:rPr>
        <w:footnoteRef/>
      </w:r>
      <w:r>
        <w:t xml:space="preserve"> Cp. Lk. 13:25; Mk. 4:11; Col. 4:5; Rev. 22:15.</w:t>
      </w:r>
    </w:p>
  </w:footnote>
  <w:footnote w:id="275">
    <w:p w:rsidR="0074650C" w:rsidRDefault="0074650C" w:rsidP="004A51E7">
      <w:pPr>
        <w:pStyle w:val="FootnoteText"/>
      </w:pPr>
      <w:r>
        <w:rPr>
          <w:rStyle w:val="FootnoteReference"/>
        </w:rPr>
        <w:footnoteRef/>
      </w:r>
      <w:r>
        <w:t xml:space="preserve"> God is love. Love covers all sins (see 1 Jn. 4:16; 1 Pet. 4:8; Prov. 10:12; Jas. 5:20; Lk. 7:47).</w:t>
      </w:r>
    </w:p>
  </w:footnote>
  <w:footnote w:id="276">
    <w:p w:rsidR="0074650C" w:rsidRDefault="0074650C" w:rsidP="00935D4B">
      <w:pPr>
        <w:pStyle w:val="FootnoteText"/>
      </w:pPr>
      <w:r>
        <w:rPr>
          <w:rStyle w:val="FootnoteReference"/>
        </w:rPr>
        <w:footnoteRef/>
      </w:r>
      <w:r>
        <w:t xml:space="preserve"> holy: cp. 1 Cor. 3:16,17; 6:15-19; Heb. 3:1; 12:10; 1 Pet. 1:15,16; 2 Pet. 1-4.</w:t>
      </w:r>
    </w:p>
  </w:footnote>
  <w:footnote w:id="277">
    <w:p w:rsidR="0074650C" w:rsidRDefault="0074650C" w:rsidP="00935D4B">
      <w:pPr>
        <w:pStyle w:val="FootnoteText"/>
      </w:pPr>
      <w:r>
        <w:rPr>
          <w:rStyle w:val="FootnoteReference"/>
        </w:rPr>
        <w:footnoteRef/>
      </w:r>
      <w:r>
        <w:t xml:space="preserve"> Powers of the soul are will, desire, intellect, understanding, memory, imagination.</w:t>
      </w:r>
    </w:p>
  </w:footnote>
  <w:footnote w:id="278">
    <w:p w:rsidR="0074650C" w:rsidRDefault="0074650C" w:rsidP="00935D4B">
      <w:pPr>
        <w:pStyle w:val="FootnoteText"/>
      </w:pPr>
      <w:r>
        <w:rPr>
          <w:rStyle w:val="FootnoteReference"/>
        </w:rPr>
        <w:footnoteRef/>
      </w:r>
      <w:r>
        <w:t xml:space="preserve"> ‘The song of the Lamb.’ (Rev. 15:3-5; John 12:32).</w:t>
      </w:r>
    </w:p>
  </w:footnote>
  <w:footnote w:id="279">
    <w:p w:rsidR="0074650C" w:rsidRDefault="0074650C"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74650C" w:rsidRDefault="0074650C"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74650C" w:rsidRDefault="0074650C"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74650C" w:rsidRDefault="0074650C"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74650C" w:rsidRDefault="0074650C" w:rsidP="00935D4B">
      <w:pPr>
        <w:pStyle w:val="FootnoteText"/>
      </w:pPr>
      <w:r>
        <w:rPr>
          <w:rStyle w:val="FootnoteReference"/>
        </w:rPr>
        <w:footnoteRef/>
      </w:r>
      <w:r>
        <w:t xml:space="preserve"> ‘No eye has seen, no ear has heard.... what God has planned for His lovers’ (1 Cor. 2:9).</w:t>
      </w:r>
    </w:p>
  </w:footnote>
  <w:footnote w:id="284">
    <w:p w:rsidR="0074650C" w:rsidRDefault="0074650C" w:rsidP="00935D4B">
      <w:pPr>
        <w:pStyle w:val="FootnoteText"/>
      </w:pPr>
      <w:r>
        <w:rPr>
          <w:rStyle w:val="FootnoteReference"/>
        </w:rPr>
        <w:footnoteRef/>
      </w:r>
      <w:r>
        <w:t xml:space="preserve"> ‘God’s mercy is the salvation and grace granted by Christ’ (St. Athanasius).</w:t>
      </w:r>
    </w:p>
  </w:footnote>
  <w:footnote w:id="285">
    <w:p w:rsidR="0074650C" w:rsidRDefault="0074650C"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74650C" w:rsidRDefault="0074650C"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74650C" w:rsidRDefault="0074650C" w:rsidP="00935D4B">
      <w:pPr>
        <w:pStyle w:val="FootnoteText"/>
      </w:pPr>
      <w:r>
        <w:rPr>
          <w:rStyle w:val="FootnoteReference"/>
        </w:rPr>
        <w:footnoteRef/>
      </w:r>
      <w:r>
        <w:t xml:space="preserve"> Cp. 2 Samuel 7:4-17; 1 Chron. 17:3-14.</w:t>
      </w:r>
    </w:p>
  </w:footnote>
  <w:footnote w:id="288">
    <w:p w:rsidR="0074650C" w:rsidRDefault="0074650C"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74650C" w:rsidRDefault="0074650C" w:rsidP="00935D4B">
      <w:pPr>
        <w:pStyle w:val="FootnoteText"/>
      </w:pPr>
      <w:r>
        <w:rPr>
          <w:rStyle w:val="FootnoteReference"/>
        </w:rPr>
        <w:footnoteRef/>
      </w:r>
      <w:r>
        <w:t xml:space="preserve"> dynasty: </w:t>
      </w:r>
      <w:r w:rsidRPr="0090411D">
        <w:rPr>
          <w:i/>
        </w:rPr>
        <w:t>lit</w:t>
      </w:r>
      <w:r>
        <w:t>. seed (Gal. 3:16; Is. 9:7).</w:t>
      </w:r>
    </w:p>
  </w:footnote>
  <w:footnote w:id="290">
    <w:p w:rsidR="0074650C" w:rsidRDefault="0074650C"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74650C" w:rsidRDefault="0074650C" w:rsidP="00935D4B">
      <w:pPr>
        <w:pStyle w:val="FootnoteText"/>
      </w:pPr>
      <w:r>
        <w:rPr>
          <w:rStyle w:val="FootnoteReference"/>
        </w:rPr>
        <w:footnoteRef/>
      </w:r>
      <w:r>
        <w:t xml:space="preserve"> dynasty: </w:t>
      </w:r>
      <w:r w:rsidRPr="0090411D">
        <w:rPr>
          <w:i/>
        </w:rPr>
        <w:t>lit</w:t>
      </w:r>
      <w:r>
        <w:t>. seed.</w:t>
      </w:r>
    </w:p>
  </w:footnote>
  <w:footnote w:id="292">
    <w:p w:rsidR="0074650C" w:rsidRDefault="0074650C" w:rsidP="00935D4B">
      <w:pPr>
        <w:pStyle w:val="FootnoteText"/>
      </w:pPr>
      <w:r>
        <w:rPr>
          <w:rStyle w:val="FootnoteReference"/>
        </w:rPr>
        <w:footnoteRef/>
      </w:r>
      <w:r>
        <w:t xml:space="preserve"> Rev. 1:5; 3:14.</w:t>
      </w:r>
    </w:p>
  </w:footnote>
  <w:footnote w:id="293">
    <w:p w:rsidR="0074650C" w:rsidRDefault="0074650C"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74650C" w:rsidRDefault="0074650C"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74650C" w:rsidRDefault="0074650C" w:rsidP="00935D4B">
      <w:pPr>
        <w:pStyle w:val="FootnoteText"/>
      </w:pPr>
      <w:r>
        <w:rPr>
          <w:rStyle w:val="FootnoteReference"/>
        </w:rPr>
        <w:footnoteRef/>
      </w:r>
      <w:r>
        <w:t xml:space="preserve"> That is, in the Kingdom (1 Cor. 4:20).</w:t>
      </w:r>
    </w:p>
  </w:footnote>
  <w:footnote w:id="296">
    <w:p w:rsidR="0074650C" w:rsidRDefault="0074650C" w:rsidP="00935D4B">
      <w:pPr>
        <w:pStyle w:val="FootnoteText"/>
      </w:pPr>
      <w:r>
        <w:rPr>
          <w:rStyle w:val="FootnoteReference"/>
        </w:rPr>
        <w:footnoteRef/>
      </w:r>
      <w:r>
        <w:t xml:space="preserve"> Verses 11 and 12 were quoted by Satan to tempt Christ (Matt. 4:6; Lk. 4:10).</w:t>
      </w:r>
    </w:p>
  </w:footnote>
  <w:footnote w:id="297">
    <w:p w:rsidR="0074650C" w:rsidRDefault="0074650C" w:rsidP="00935D4B">
      <w:pPr>
        <w:pStyle w:val="FootnoteText"/>
      </w:pPr>
      <w:r>
        <w:rPr>
          <w:rStyle w:val="FootnoteReference"/>
        </w:rPr>
        <w:footnoteRef/>
      </w:r>
      <w:r>
        <w:t xml:space="preserve"> dragon: </w:t>
      </w:r>
      <w:r w:rsidRPr="0090411D">
        <w:rPr>
          <w:i/>
        </w:rPr>
        <w:t>or</w:t>
      </w:r>
      <w:r>
        <w:t xml:space="preserve"> serpent.</w:t>
      </w:r>
    </w:p>
  </w:footnote>
  <w:footnote w:id="298">
    <w:p w:rsidR="0074650C" w:rsidRDefault="0074650C" w:rsidP="008016CF">
      <w:pPr>
        <w:pStyle w:val="FootnoteText"/>
      </w:pPr>
      <w:r>
        <w:rPr>
          <w:rStyle w:val="FootnoteReference"/>
        </w:rPr>
        <w:footnoteRef/>
      </w:r>
      <w:r>
        <w:t xml:space="preserve"> House—Home, Family, Church, Kingdom: where God’s will is done (1 Tim. 3:15; Heb. 3:2-6; Lk. 2:49; Mt. 6:10).</w:t>
      </w:r>
    </w:p>
  </w:footnote>
  <w:footnote w:id="299">
    <w:p w:rsidR="0074650C" w:rsidRDefault="0074650C" w:rsidP="008016CF">
      <w:pPr>
        <w:pStyle w:val="FootnoteText"/>
      </w:pPr>
      <w:r>
        <w:rPr>
          <w:rStyle w:val="FootnoteReference"/>
        </w:rPr>
        <w:footnoteRef/>
      </w:r>
      <w:r>
        <w:t xml:space="preserve"> John 7:38.</w:t>
      </w:r>
    </w:p>
  </w:footnote>
  <w:footnote w:id="300">
    <w:p w:rsidR="0074650C" w:rsidRDefault="0074650C"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74650C" w:rsidRDefault="0074650C" w:rsidP="008016CF">
      <w:pPr>
        <w:pStyle w:val="FootnoteText"/>
      </w:pPr>
      <w:r>
        <w:rPr>
          <w:rStyle w:val="FootnoteReference"/>
        </w:rPr>
        <w:footnoteRef/>
      </w:r>
      <w:r>
        <w:t xml:space="preserve"> Cp. 1 Cor. 3:20, ‘The Lord knows the thoughts of the wise…’</w:t>
      </w:r>
    </w:p>
  </w:footnote>
  <w:footnote w:id="302">
    <w:p w:rsidR="0074650C" w:rsidRDefault="0074650C" w:rsidP="008016CF">
      <w:pPr>
        <w:pStyle w:val="FootnoteText"/>
      </w:pPr>
      <w:r>
        <w:rPr>
          <w:rStyle w:val="FootnoteReference"/>
        </w:rPr>
        <w:footnoteRef/>
      </w:r>
      <w:r>
        <w:t xml:space="preserve"> Ex. 17:1-7.</w:t>
      </w:r>
    </w:p>
  </w:footnote>
  <w:footnote w:id="303">
    <w:p w:rsidR="0074650C" w:rsidRDefault="0074650C" w:rsidP="008016CF">
      <w:pPr>
        <w:pStyle w:val="FootnoteText"/>
      </w:pPr>
      <w:r>
        <w:rPr>
          <w:rStyle w:val="FootnoteReference"/>
        </w:rPr>
        <w:footnoteRef/>
      </w:r>
      <w:r>
        <w:t xml:space="preserve"> Num. 14:32-34.</w:t>
      </w:r>
    </w:p>
  </w:footnote>
  <w:footnote w:id="304">
    <w:p w:rsidR="0074650C" w:rsidRDefault="0074650C" w:rsidP="008016CF">
      <w:pPr>
        <w:pStyle w:val="FootnoteText"/>
      </w:pPr>
      <w:r>
        <w:rPr>
          <w:rStyle w:val="FootnoteReference"/>
        </w:rPr>
        <w:footnoteRef/>
      </w:r>
      <w:r>
        <w:t xml:space="preserve"> Cp. Heb.3:7-11; 4:10.</w:t>
      </w:r>
    </w:p>
  </w:footnote>
  <w:footnote w:id="305">
    <w:p w:rsidR="0074650C" w:rsidRDefault="0074650C" w:rsidP="008016CF">
      <w:pPr>
        <w:pStyle w:val="FootnoteText"/>
      </w:pPr>
      <w:r>
        <w:rPr>
          <w:rStyle w:val="FootnoteReference"/>
        </w:rPr>
        <w:footnoteRef/>
      </w:r>
      <w:r>
        <w:t xml:space="preserve"> Cp. Deut. 32:17; 1 Cor. 10:20; Psalm 105:36-38; 1 Chron. 16:26.</w:t>
      </w:r>
    </w:p>
  </w:footnote>
  <w:footnote w:id="306">
    <w:p w:rsidR="0074650C" w:rsidRDefault="0074650C"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74650C" w:rsidRDefault="0074650C" w:rsidP="008016CF">
      <w:pPr>
        <w:pStyle w:val="FootnoteText"/>
      </w:pPr>
      <w:r>
        <w:rPr>
          <w:rStyle w:val="FootnoteReference"/>
        </w:rPr>
        <w:footnoteRef/>
      </w:r>
      <w:r>
        <w:t xml:space="preserve"> Cp. Pss. 32:5b; 84:10b. Rom. 1:19-21; 2 Cor. 4:6; Jn. 1:14; 6:40; 17:22-24.</w:t>
      </w:r>
    </w:p>
  </w:footnote>
  <w:footnote w:id="308">
    <w:p w:rsidR="0074650C" w:rsidRDefault="0074650C"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74650C" w:rsidRDefault="0074650C" w:rsidP="008016CF">
      <w:pPr>
        <w:pStyle w:val="FootnoteText"/>
      </w:pPr>
      <w:r>
        <w:rPr>
          <w:rStyle w:val="FootnoteReference"/>
        </w:rPr>
        <w:footnoteRef/>
      </w:r>
      <w:r>
        <w:t xml:space="preserve"> Rev. 4:6, Ezek. 1:5-10.</w:t>
      </w:r>
    </w:p>
  </w:footnote>
  <w:footnote w:id="310">
    <w:p w:rsidR="0074650C" w:rsidRDefault="0074650C" w:rsidP="008016CF">
      <w:pPr>
        <w:pStyle w:val="FootnoteText"/>
      </w:pPr>
      <w:r>
        <w:rPr>
          <w:rStyle w:val="FootnoteReference"/>
        </w:rPr>
        <w:footnoteRef/>
      </w:r>
      <w:r>
        <w:t xml:space="preserve"> Daily I pray for the lost. Sinners are slain by conversion into believers, saints, friends and lovers.</w:t>
      </w:r>
    </w:p>
  </w:footnote>
  <w:footnote w:id="311">
    <w:p w:rsidR="0074650C" w:rsidRDefault="0074650C" w:rsidP="00EC728E">
      <w:pPr>
        <w:pStyle w:val="FootnoteText"/>
      </w:pPr>
      <w:r>
        <w:rPr>
          <w:rStyle w:val="FootnoteReference"/>
        </w:rPr>
        <w:footnoteRef/>
      </w:r>
      <w:r>
        <w:t xml:space="preserve"> Peter praised and confessed Christ, yet later he swore he did not know Him (Mt. 26:74; Mk. 14:71).</w:t>
      </w:r>
    </w:p>
  </w:footnote>
  <w:footnote w:id="312">
    <w:p w:rsidR="0074650C" w:rsidRDefault="0074650C" w:rsidP="00EC728E">
      <w:pPr>
        <w:pStyle w:val="FootnoteText"/>
      </w:pPr>
      <w:r>
        <w:rPr>
          <w:rStyle w:val="FootnoteReference"/>
        </w:rPr>
        <w:footnoteRef/>
      </w:r>
      <w:r>
        <w:t xml:space="preserve"> Cp. Ps. 38:7a.</w:t>
      </w:r>
    </w:p>
  </w:footnote>
  <w:footnote w:id="313">
    <w:p w:rsidR="0074650C" w:rsidRDefault="0074650C"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74650C" w:rsidRDefault="0074650C"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74650C" w:rsidRDefault="0074650C" w:rsidP="00EC728E">
      <w:pPr>
        <w:pStyle w:val="FootnoteText"/>
      </w:pPr>
      <w:r>
        <w:rPr>
          <w:rStyle w:val="FootnoteReference"/>
        </w:rPr>
        <w:footnoteRef/>
      </w:r>
      <w:r>
        <w:t xml:space="preserve"> ‘God is love’ (1 John 4:8,16).</w:t>
      </w:r>
    </w:p>
  </w:footnote>
  <w:footnote w:id="316">
    <w:p w:rsidR="0074650C" w:rsidRDefault="0074650C" w:rsidP="00EC728E">
      <w:pPr>
        <w:pStyle w:val="FootnoteText"/>
      </w:pPr>
      <w:r>
        <w:rPr>
          <w:rStyle w:val="FootnoteReference"/>
        </w:rPr>
        <w:footnoteRef/>
      </w:r>
      <w:r>
        <w:t xml:space="preserve"> Cp. Ps. 147:8.</w:t>
      </w:r>
    </w:p>
  </w:footnote>
  <w:footnote w:id="317">
    <w:p w:rsidR="0074650C" w:rsidRDefault="0074650C"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74650C" w:rsidRDefault="0074650C" w:rsidP="00EC728E">
      <w:pPr>
        <w:pStyle w:val="FootnoteText"/>
      </w:pPr>
      <w:r>
        <w:rPr>
          <w:rStyle w:val="FootnoteReference"/>
        </w:rPr>
        <w:footnoteRef/>
      </w:r>
      <w:r>
        <w:t xml:space="preserve"> embraces all: </w:t>
      </w:r>
      <w:r w:rsidRPr="00A80C80">
        <w:rPr>
          <w:i/>
        </w:rPr>
        <w:t>or</w:t>
      </w:r>
      <w:r>
        <w:t>, ‘rules over all.’</w:t>
      </w:r>
    </w:p>
  </w:footnote>
  <w:footnote w:id="319">
    <w:p w:rsidR="0074650C" w:rsidRDefault="0074650C"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74650C" w:rsidRDefault="0074650C" w:rsidP="00EC728E">
      <w:pPr>
        <w:pStyle w:val="FootnoteText"/>
      </w:pPr>
      <w:r>
        <w:rPr>
          <w:rStyle w:val="FootnoteReference"/>
        </w:rPr>
        <w:footnoteRef/>
      </w:r>
      <w:r>
        <w:t xml:space="preserve"> Heb. 1:7; Ezek. 1:14; 2 Esdras 8:22.</w:t>
      </w:r>
    </w:p>
  </w:footnote>
  <w:footnote w:id="321">
    <w:p w:rsidR="0074650C" w:rsidRDefault="0074650C" w:rsidP="00EC728E">
      <w:pPr>
        <w:pStyle w:val="FootnoteText"/>
      </w:pPr>
      <w:r>
        <w:rPr>
          <w:rStyle w:val="FootnoteReference"/>
        </w:rPr>
        <w:footnoteRef/>
      </w:r>
      <w:r>
        <w:t xml:space="preserve"> Much of Psalm 104 occurs almost verbatim in 1 Chron. 16:8-22 (cp. vv. 7:36).</w:t>
      </w:r>
    </w:p>
  </w:footnote>
  <w:footnote w:id="322">
    <w:p w:rsidR="0074650C" w:rsidRDefault="0074650C"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74650C" w:rsidRDefault="0074650C" w:rsidP="00EC728E">
      <w:pPr>
        <w:pStyle w:val="FootnoteText"/>
      </w:pPr>
      <w:r>
        <w:rPr>
          <w:rStyle w:val="FootnoteReference"/>
        </w:rPr>
        <w:footnoteRef/>
      </w:r>
      <w:r>
        <w:t xml:space="preserve"> caterpillars: larva of the locust.</w:t>
      </w:r>
    </w:p>
  </w:footnote>
  <w:footnote w:id="324">
    <w:p w:rsidR="0074650C" w:rsidRDefault="0074650C" w:rsidP="00EC728E">
      <w:pPr>
        <w:pStyle w:val="FootnoteText"/>
      </w:pPr>
      <w:r>
        <w:rPr>
          <w:rStyle w:val="FootnoteReference"/>
        </w:rPr>
        <w:footnoteRef/>
      </w:r>
      <w:r>
        <w:t xml:space="preserve"> Ex. 16:12-15; Jn. 6:31-35.</w:t>
      </w:r>
    </w:p>
  </w:footnote>
  <w:footnote w:id="325">
    <w:p w:rsidR="0074650C" w:rsidRDefault="0074650C" w:rsidP="00EC728E">
      <w:pPr>
        <w:pStyle w:val="FootnoteText"/>
      </w:pPr>
      <w:r>
        <w:rPr>
          <w:rStyle w:val="FootnoteReference"/>
        </w:rPr>
        <w:footnoteRef/>
      </w:r>
      <w:r>
        <w:t xml:space="preserve"> Gen. 15:14.</w:t>
      </w:r>
    </w:p>
  </w:footnote>
  <w:footnote w:id="326">
    <w:p w:rsidR="0074650C" w:rsidRDefault="0074650C"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74650C" w:rsidRDefault="0074650C" w:rsidP="00510795">
      <w:pPr>
        <w:pStyle w:val="FootnoteText"/>
      </w:pPr>
      <w:r>
        <w:rPr>
          <w:rStyle w:val="FootnoteReference"/>
        </w:rPr>
        <w:footnoteRef/>
      </w:r>
      <w:r>
        <w:t xml:space="preserve"> mercy: </w:t>
      </w:r>
      <w:r w:rsidRPr="00B246C1">
        <w:rPr>
          <w:i/>
        </w:rPr>
        <w:t>or</w:t>
      </w:r>
      <w:r>
        <w:t xml:space="preserve"> love.</w:t>
      </w:r>
    </w:p>
  </w:footnote>
  <w:footnote w:id="328">
    <w:p w:rsidR="0074650C" w:rsidRDefault="0074650C" w:rsidP="00510795">
      <w:pPr>
        <w:pStyle w:val="FootnoteText"/>
      </w:pPr>
      <w:r>
        <w:rPr>
          <w:rStyle w:val="FootnoteReference"/>
        </w:rPr>
        <w:footnoteRef/>
      </w:r>
      <w:r>
        <w:t xml:space="preserve"> Cp. Mark 8:17-21; Matthew 16:9-12.</w:t>
      </w:r>
    </w:p>
  </w:footnote>
  <w:footnote w:id="329">
    <w:p w:rsidR="0074650C" w:rsidRDefault="0074650C" w:rsidP="00510795">
      <w:pPr>
        <w:pStyle w:val="FootnoteText"/>
      </w:pPr>
      <w:r>
        <w:rPr>
          <w:rStyle w:val="FootnoteReference"/>
        </w:rPr>
        <w:footnoteRef/>
      </w:r>
      <w:r>
        <w:t xml:space="preserve"> Num. 11:34.</w:t>
      </w:r>
    </w:p>
  </w:footnote>
  <w:footnote w:id="330">
    <w:p w:rsidR="0074650C" w:rsidRDefault="0074650C" w:rsidP="00510795">
      <w:pPr>
        <w:pStyle w:val="FootnoteText"/>
      </w:pPr>
      <w:r>
        <w:rPr>
          <w:rStyle w:val="FootnoteReference"/>
        </w:rPr>
        <w:footnoteRef/>
      </w:r>
      <w:r>
        <w:t xml:space="preserve"> Num. 16:32.</w:t>
      </w:r>
    </w:p>
  </w:footnote>
  <w:footnote w:id="331">
    <w:p w:rsidR="0074650C" w:rsidRDefault="0074650C" w:rsidP="00510795">
      <w:pPr>
        <w:pStyle w:val="FootnoteText"/>
      </w:pPr>
      <w:r>
        <w:rPr>
          <w:rStyle w:val="FootnoteReference"/>
        </w:rPr>
        <w:footnoteRef/>
      </w:r>
      <w:r>
        <w:t xml:space="preserve"> children: </w:t>
      </w:r>
      <w:r w:rsidRPr="00B246C1">
        <w:rPr>
          <w:i/>
        </w:rPr>
        <w:t>lit</w:t>
      </w:r>
      <w:r>
        <w:t>. seed.</w:t>
      </w:r>
    </w:p>
  </w:footnote>
  <w:footnote w:id="332">
    <w:p w:rsidR="0074650C" w:rsidRDefault="0074650C"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74650C" w:rsidRDefault="0074650C" w:rsidP="00510795">
      <w:pPr>
        <w:pStyle w:val="FootnoteText"/>
      </w:pPr>
      <w:r>
        <w:rPr>
          <w:rStyle w:val="FootnoteReference"/>
        </w:rPr>
        <w:footnoteRef/>
      </w:r>
      <w:r>
        <w:t xml:space="preserve"> ‘mercies of the Lord’: </w:t>
      </w:r>
      <w:r w:rsidRPr="00B246C1">
        <w:rPr>
          <w:i/>
        </w:rPr>
        <w:t>or</w:t>
      </w:r>
      <w:r>
        <w:t>, the Lord’s love.</w:t>
      </w:r>
    </w:p>
  </w:footnote>
  <w:footnote w:id="334">
    <w:p w:rsidR="0074650C" w:rsidRDefault="0074650C"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74650C" w:rsidRDefault="0074650C" w:rsidP="00510795">
      <w:pPr>
        <w:pStyle w:val="FootnoteText"/>
      </w:pPr>
      <w:r>
        <w:rPr>
          <w:rStyle w:val="FootnoteReference"/>
        </w:rPr>
        <w:footnoteRef/>
      </w:r>
      <w:r>
        <w:t xml:space="preserve"> See Psalm 59:10 and footnote.</w:t>
      </w:r>
    </w:p>
  </w:footnote>
  <w:footnote w:id="336">
    <w:p w:rsidR="0074650C" w:rsidRDefault="0074650C"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74650C" w:rsidRDefault="0074650C" w:rsidP="00510795">
      <w:pPr>
        <w:pStyle w:val="FootnoteText"/>
      </w:pPr>
      <w:r>
        <w:rPr>
          <w:rStyle w:val="FootnoteReference"/>
        </w:rPr>
        <w:footnoteRef/>
      </w:r>
      <w:r>
        <w:t xml:space="preserve"> Cp. Num. 5:22.</w:t>
      </w:r>
    </w:p>
  </w:footnote>
  <w:footnote w:id="338">
    <w:p w:rsidR="0074650C" w:rsidRDefault="0074650C" w:rsidP="00510795">
      <w:pPr>
        <w:pStyle w:val="FootnoteText"/>
      </w:pPr>
      <w:r>
        <w:rPr>
          <w:rStyle w:val="FootnoteReference"/>
        </w:rPr>
        <w:footnoteRef/>
      </w:r>
      <w:r>
        <w:t xml:space="preserve"> Mt. 27:39.</w:t>
      </w:r>
    </w:p>
  </w:footnote>
  <w:footnote w:id="339">
    <w:p w:rsidR="0074650C" w:rsidRDefault="0074650C"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74650C" w:rsidRDefault="0074650C"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74650C" w:rsidRDefault="0074650C" w:rsidP="00510795">
      <w:pPr>
        <w:pStyle w:val="FootnoteText"/>
      </w:pPr>
      <w:r>
        <w:rPr>
          <w:rStyle w:val="FootnoteReference"/>
        </w:rPr>
        <w:footnoteRef/>
      </w:r>
      <w:r>
        <w:t xml:space="preserve"> Cp. 1 Cor. 15:41-43.</w:t>
      </w:r>
    </w:p>
  </w:footnote>
  <w:footnote w:id="342">
    <w:p w:rsidR="0074650C" w:rsidRDefault="0074650C"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74650C" w:rsidRDefault="0074650C" w:rsidP="00510795">
      <w:pPr>
        <w:pStyle w:val="FootnoteText"/>
      </w:pPr>
      <w:r>
        <w:rPr>
          <w:rStyle w:val="FootnoteReference"/>
        </w:rPr>
        <w:footnoteRef/>
      </w:r>
      <w:r>
        <w:t xml:space="preserve"> Heb. 7:21.</w:t>
      </w:r>
    </w:p>
  </w:footnote>
  <w:footnote w:id="344">
    <w:p w:rsidR="0074650C" w:rsidRDefault="0074650C"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74650C" w:rsidRDefault="0074650C"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74650C" w:rsidRDefault="0074650C" w:rsidP="00510795">
      <w:pPr>
        <w:pStyle w:val="FootnoteText"/>
      </w:pPr>
      <w:r>
        <w:rPr>
          <w:rStyle w:val="FootnoteReference"/>
        </w:rPr>
        <w:footnoteRef/>
      </w:r>
      <w:r>
        <w:t xml:space="preserve"> Gen. 6:18; 9:9f; 15; 17; Ex. 19:5; Mk. 14:24; Lk. 22:20,29,30.</w:t>
      </w:r>
    </w:p>
  </w:footnote>
  <w:footnote w:id="347">
    <w:p w:rsidR="0074650C" w:rsidRDefault="0074650C"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74650C" w:rsidRDefault="0074650C"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74650C" w:rsidRDefault="0074650C"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74650C" w:rsidRDefault="0074650C"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74650C" w:rsidRDefault="0074650C" w:rsidP="00510795">
      <w:pPr>
        <w:pStyle w:val="FootnoteText"/>
      </w:pPr>
      <w:r>
        <w:rPr>
          <w:rStyle w:val="FootnoteReference"/>
        </w:rPr>
        <w:footnoteRef/>
      </w:r>
      <w:r>
        <w:t xml:space="preserve"> Ex. 19:6; 29:43-46; Deut. 27:9; Is. 63:18,19; Jer. 2:3; 2 Cor. 6:16.</w:t>
      </w:r>
    </w:p>
  </w:footnote>
  <w:footnote w:id="352">
    <w:p w:rsidR="0074650C" w:rsidRDefault="0074650C"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74650C" w:rsidRDefault="0074650C" w:rsidP="00510795">
      <w:pPr>
        <w:pStyle w:val="FootnoteText"/>
      </w:pPr>
      <w:r>
        <w:rPr>
          <w:rStyle w:val="FootnoteReference"/>
        </w:rPr>
        <w:footnoteRef/>
      </w:r>
      <w:r>
        <w:t xml:space="preserve"> Earth rocked and rolled in travail at the birth of a nation (cp. Jn. 16:20-22).</w:t>
      </w:r>
    </w:p>
  </w:footnote>
  <w:footnote w:id="354">
    <w:p w:rsidR="0074650C" w:rsidRDefault="0074650C" w:rsidP="00510795">
      <w:pPr>
        <w:pStyle w:val="FootnoteText"/>
      </w:pPr>
      <w:r>
        <w:rPr>
          <w:rStyle w:val="FootnoteReference"/>
        </w:rPr>
        <w:footnoteRef/>
      </w:r>
      <w:r>
        <w:t xml:space="preserve"> Cp. John 1:18; 3:13; Wisdom 18:16.</w:t>
      </w:r>
    </w:p>
  </w:footnote>
  <w:footnote w:id="355">
    <w:p w:rsidR="0074650C" w:rsidRDefault="0074650C"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74650C" w:rsidRDefault="0074650C"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74650C" w:rsidRDefault="0074650C" w:rsidP="00510795">
      <w:pPr>
        <w:pStyle w:val="FootnoteText"/>
      </w:pPr>
      <w:r>
        <w:rPr>
          <w:rStyle w:val="FootnoteReference"/>
        </w:rPr>
        <w:footnoteRef/>
      </w:r>
      <w:r>
        <w:t xml:space="preserve"> cp. Heb. 4:10; Phil. 2:12; Mt. 11:28,29; Jer. 6:16.</w:t>
      </w:r>
    </w:p>
  </w:footnote>
  <w:footnote w:id="358">
    <w:p w:rsidR="0074650C" w:rsidRDefault="0074650C" w:rsidP="00510795">
      <w:pPr>
        <w:pStyle w:val="FootnoteText"/>
      </w:pPr>
      <w:r>
        <w:rPr>
          <w:rStyle w:val="FootnoteReference"/>
        </w:rPr>
        <w:footnoteRef/>
      </w:r>
      <w:r>
        <w:t xml:space="preserve"> 2 Cor. 4:13.</w:t>
      </w:r>
    </w:p>
  </w:footnote>
  <w:footnote w:id="359">
    <w:p w:rsidR="0074650C" w:rsidRDefault="0074650C" w:rsidP="00510795">
      <w:pPr>
        <w:pStyle w:val="FootnoteText"/>
      </w:pPr>
      <w:r>
        <w:rPr>
          <w:rStyle w:val="FootnoteReference"/>
        </w:rPr>
        <w:footnoteRef/>
      </w:r>
      <w:r>
        <w:t xml:space="preserve"> </w:t>
      </w:r>
      <w:r w:rsidRPr="00DC02D9">
        <w:rPr>
          <w:i/>
        </w:rPr>
        <w:t>Or:</w:t>
      </w:r>
      <w:r>
        <w:t xml:space="preserve"> costly (Wisdom 1:13-16).</w:t>
      </w:r>
    </w:p>
  </w:footnote>
  <w:footnote w:id="360">
    <w:p w:rsidR="0074650C" w:rsidRDefault="0074650C" w:rsidP="00510795">
      <w:pPr>
        <w:pStyle w:val="FootnoteText"/>
      </w:pPr>
      <w:r>
        <w:rPr>
          <w:rStyle w:val="FootnoteReference"/>
        </w:rPr>
        <w:footnoteRef/>
      </w:r>
      <w:r>
        <w:t xml:space="preserve"> Rom. 15:11.</w:t>
      </w:r>
    </w:p>
  </w:footnote>
  <w:footnote w:id="361">
    <w:p w:rsidR="0074650C" w:rsidRDefault="0074650C" w:rsidP="00510795">
      <w:pPr>
        <w:pStyle w:val="FootnoteText"/>
      </w:pPr>
      <w:r>
        <w:rPr>
          <w:rStyle w:val="FootnoteReference"/>
        </w:rPr>
        <w:footnoteRef/>
      </w:r>
      <w:r>
        <w:t xml:space="preserve"> Mercy </w:t>
      </w:r>
      <w:r w:rsidRPr="00DC02D9">
        <w:rPr>
          <w:i/>
        </w:rPr>
        <w:t>or</w:t>
      </w:r>
      <w:r>
        <w:t xml:space="preserve"> love.</w:t>
      </w:r>
    </w:p>
  </w:footnote>
  <w:footnote w:id="362">
    <w:p w:rsidR="0074650C" w:rsidRDefault="0074650C" w:rsidP="00510795">
      <w:pPr>
        <w:pStyle w:val="FootnoteText"/>
      </w:pPr>
      <w:r>
        <w:rPr>
          <w:rStyle w:val="FootnoteReference"/>
        </w:rPr>
        <w:footnoteRef/>
      </w:r>
      <w:r>
        <w:t xml:space="preserve"> Heb. 13:6.</w:t>
      </w:r>
    </w:p>
  </w:footnote>
  <w:footnote w:id="363">
    <w:p w:rsidR="0074650C" w:rsidRDefault="0074650C"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74650C" w:rsidRDefault="0074650C"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74650C" w:rsidRDefault="0074650C"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74650C" w:rsidRDefault="0074650C"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74650C" w:rsidRDefault="0074650C" w:rsidP="00385CB8">
      <w:pPr>
        <w:pStyle w:val="FootnoteText"/>
      </w:pPr>
      <w:r>
        <w:rPr>
          <w:rStyle w:val="FootnoteReference"/>
        </w:rPr>
        <w:footnoteRef/>
      </w:r>
      <w:r>
        <w:t xml:space="preserve"> Rom. 10:5; Gal. 3:12; Lev. 18:5; Luke 10:25-28.</w:t>
      </w:r>
    </w:p>
  </w:footnote>
  <w:footnote w:id="368">
    <w:p w:rsidR="0074650C" w:rsidRDefault="0074650C"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74650C" w:rsidRDefault="0074650C"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74650C" w:rsidRDefault="0074650C"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74650C" w:rsidRDefault="0074650C"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74650C" w:rsidRDefault="0074650C"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74650C" w:rsidRDefault="0074650C" w:rsidP="00385CB8">
      <w:pPr>
        <w:pStyle w:val="FootnoteText"/>
      </w:pPr>
      <w:r>
        <w:rPr>
          <w:rStyle w:val="FootnoteReference"/>
        </w:rPr>
        <w:footnoteRef/>
      </w:r>
      <w:r>
        <w:t xml:space="preserve"> sloth: </w:t>
      </w:r>
      <w:r w:rsidRPr="0002544A">
        <w:rPr>
          <w:i/>
        </w:rPr>
        <w:t>or:</w:t>
      </w:r>
      <w:r>
        <w:t xml:space="preserve"> accidie.</w:t>
      </w:r>
    </w:p>
  </w:footnote>
  <w:footnote w:id="374">
    <w:p w:rsidR="0074650C" w:rsidRDefault="0074650C" w:rsidP="00385CB8">
      <w:pPr>
        <w:pStyle w:val="FootnoteText"/>
      </w:pPr>
      <w:r>
        <w:rPr>
          <w:rStyle w:val="FootnoteReference"/>
        </w:rPr>
        <w:footnoteRef/>
      </w:r>
      <w:r>
        <w:t xml:space="preserve"> Eyes were given us that we might see in creatures our Creator (St Athanasius).</w:t>
      </w:r>
    </w:p>
  </w:footnote>
  <w:footnote w:id="375">
    <w:p w:rsidR="0074650C" w:rsidRDefault="0074650C" w:rsidP="00385CB8">
      <w:pPr>
        <w:pStyle w:val="FootnoteText"/>
      </w:pPr>
      <w:r>
        <w:rPr>
          <w:rStyle w:val="FootnoteReference"/>
        </w:rPr>
        <w:footnoteRef/>
      </w:r>
      <w:r>
        <w:t xml:space="preserve"> Christ is our way and our righteousness (cp. Jn. 14:6; 1 Cor 1:30; Ephes. 2:5-7).</w:t>
      </w:r>
    </w:p>
  </w:footnote>
  <w:footnote w:id="376">
    <w:p w:rsidR="0074650C" w:rsidRDefault="0074650C" w:rsidP="00385CB8">
      <w:pPr>
        <w:pStyle w:val="FootnoteText"/>
      </w:pPr>
      <w:r>
        <w:rPr>
          <w:rStyle w:val="FootnoteReference"/>
        </w:rPr>
        <w:footnoteRef/>
      </w:r>
      <w:r>
        <w:t xml:space="preserve"> The house of wisdom can be built only if the fear of God is rooted deeply in the soul (cp. St Ambrose).</w:t>
      </w:r>
    </w:p>
  </w:footnote>
  <w:footnote w:id="377">
    <w:p w:rsidR="0074650C" w:rsidRDefault="0074650C" w:rsidP="00385CB8">
      <w:pPr>
        <w:pStyle w:val="FootnoteText"/>
      </w:pPr>
      <w:r>
        <w:rPr>
          <w:rStyle w:val="FootnoteReference"/>
        </w:rPr>
        <w:footnoteRef/>
      </w:r>
      <w:r>
        <w:t xml:space="preserve"> Christ is our way and our righteousness (cp. Jn. 14:6; 1 Cor 1:30; Ephes. 2:5-7). &lt;see 2 footnotes above&gt;</w:t>
      </w:r>
    </w:p>
  </w:footnote>
  <w:footnote w:id="378">
    <w:p w:rsidR="0074650C" w:rsidRDefault="0074650C" w:rsidP="00385CB8">
      <w:pPr>
        <w:pStyle w:val="FootnoteText"/>
      </w:pPr>
      <w:r>
        <w:rPr>
          <w:rStyle w:val="FootnoteReference"/>
        </w:rPr>
        <w:footnoteRef/>
      </w:r>
      <w:r>
        <w:t xml:space="preserve"> </w:t>
      </w:r>
      <w:r w:rsidRPr="0002544A">
        <w:rPr>
          <w:i/>
        </w:rPr>
        <w:t>Lit</w:t>
      </w:r>
      <w:r>
        <w:t>. Face: a Hebraism for ‘favor’. (Cp. Psalm 44:13).</w:t>
      </w:r>
    </w:p>
  </w:footnote>
  <w:footnote w:id="379">
    <w:p w:rsidR="0074650C" w:rsidRDefault="0074650C"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74650C" w:rsidRDefault="0074650C" w:rsidP="00385CB8">
      <w:pPr>
        <w:pStyle w:val="FootnoteText"/>
      </w:pPr>
      <w:r>
        <w:rPr>
          <w:rStyle w:val="FootnoteReference"/>
        </w:rPr>
        <w:footnoteRef/>
      </w:r>
      <w:r>
        <w:t xml:space="preserve"> Curdled with scorn, anger and fear.</w:t>
      </w:r>
    </w:p>
  </w:footnote>
  <w:footnote w:id="381">
    <w:p w:rsidR="0074650C" w:rsidRDefault="0074650C"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74650C" w:rsidRDefault="0074650C"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74650C" w:rsidRDefault="0074650C" w:rsidP="00385CB8">
      <w:pPr>
        <w:pStyle w:val="FootnoteText"/>
      </w:pPr>
      <w:r>
        <w:rPr>
          <w:rStyle w:val="FootnoteReference"/>
        </w:rPr>
        <w:footnoteRef/>
      </w:r>
      <w:r>
        <w:t xml:space="preserve"> Sprinkled with hoar-frost, a wineskin is like the greying head of an old man.</w:t>
      </w:r>
    </w:p>
  </w:footnote>
  <w:footnote w:id="384">
    <w:p w:rsidR="0074650C" w:rsidRDefault="0074650C"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74650C" w:rsidRDefault="0074650C" w:rsidP="00385CB8">
      <w:pPr>
        <w:pStyle w:val="FootnoteText"/>
      </w:pPr>
      <w:r>
        <w:rPr>
          <w:rStyle w:val="FootnoteReference"/>
        </w:rPr>
        <w:footnoteRef/>
      </w:r>
      <w:r>
        <w:t xml:space="preserve"> hear: </w:t>
      </w:r>
      <w:r w:rsidRPr="0002544A">
        <w:rPr>
          <w:i/>
        </w:rPr>
        <w:t>lit</w:t>
      </w:r>
      <w:r>
        <w:t>. gullet, throat, larynx.</w:t>
      </w:r>
    </w:p>
  </w:footnote>
  <w:footnote w:id="386">
    <w:p w:rsidR="0074650C" w:rsidRDefault="0074650C"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74650C" w:rsidRDefault="0074650C" w:rsidP="00385CB8">
      <w:pPr>
        <w:pStyle w:val="FootnoteText"/>
      </w:pPr>
      <w:r>
        <w:rPr>
          <w:rStyle w:val="FootnoteReference"/>
        </w:rPr>
        <w:footnoteRef/>
      </w:r>
      <w:r>
        <w:t xml:space="preserve"> ‘In wicked men we rightly hate the evil, but love the creature’ (St. Prosper).</w:t>
      </w:r>
    </w:p>
  </w:footnote>
  <w:footnote w:id="388">
    <w:p w:rsidR="0074650C" w:rsidRDefault="0074650C"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74650C" w:rsidRDefault="0074650C"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74650C" w:rsidRDefault="0074650C" w:rsidP="00385CB8">
      <w:pPr>
        <w:pStyle w:val="FootnoteText"/>
      </w:pPr>
      <w:r>
        <w:rPr>
          <w:rStyle w:val="FootnoteReference"/>
        </w:rPr>
        <w:footnoteRef/>
      </w:r>
      <w:r>
        <w:t xml:space="preserve"> These words are repeated by the deacon at the beginning of the Divine Liturgy.</w:t>
      </w:r>
    </w:p>
  </w:footnote>
  <w:footnote w:id="391">
    <w:p w:rsidR="0074650C" w:rsidRDefault="0074650C"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74650C" w:rsidRDefault="0074650C" w:rsidP="00385CB8">
      <w:pPr>
        <w:pStyle w:val="FootnoteText"/>
      </w:pPr>
      <w:r>
        <w:rPr>
          <w:rStyle w:val="FootnoteReference"/>
        </w:rPr>
        <w:footnoteRef/>
      </w:r>
      <w:r>
        <w:t xml:space="preserve"> Cp. Lk. 24:27,32,45.</w:t>
      </w:r>
    </w:p>
  </w:footnote>
  <w:footnote w:id="393">
    <w:p w:rsidR="0074650C" w:rsidRDefault="0074650C"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74650C" w:rsidRDefault="0074650C"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74650C" w:rsidRDefault="0074650C"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74650C" w:rsidRDefault="0074650C"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74650C" w:rsidRDefault="0074650C"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74650C" w:rsidRDefault="0074650C" w:rsidP="00385CB8">
      <w:pPr>
        <w:pStyle w:val="FootnoteText"/>
      </w:pPr>
      <w:r>
        <w:rPr>
          <w:rStyle w:val="FootnoteReference"/>
        </w:rPr>
        <w:footnoteRef/>
      </w:r>
      <w:r>
        <w:t xml:space="preserve"> Cp. Ps. 110:10.</w:t>
      </w:r>
    </w:p>
  </w:footnote>
  <w:footnote w:id="399">
    <w:p w:rsidR="0074650C" w:rsidRDefault="0074650C"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74650C" w:rsidRDefault="0074650C" w:rsidP="00FD25B7">
      <w:pPr>
        <w:pStyle w:val="FootnoteText"/>
      </w:pPr>
      <w:r>
        <w:rPr>
          <w:rStyle w:val="FootnoteReference"/>
        </w:rPr>
        <w:footnoteRef/>
      </w:r>
      <w:r>
        <w:t xml:space="preserve"> Cp. Psalm 139:11; Rom. 12:20. ‘Coals of hell’. For desolation as the equivalent of hell, see Mark 13:14.</w:t>
      </w:r>
    </w:p>
  </w:footnote>
  <w:footnote w:id="401">
    <w:p w:rsidR="0074650C" w:rsidRDefault="0074650C" w:rsidP="00FD25B7">
      <w:pPr>
        <w:pStyle w:val="FootnoteText"/>
      </w:pPr>
      <w:r>
        <w:rPr>
          <w:rStyle w:val="FootnoteReference"/>
        </w:rPr>
        <w:footnoteRef/>
      </w:r>
      <w:r>
        <w:t xml:space="preserve"> Cp. Jeremiah 3:23. I look through the hills to their unseen Maker.</w:t>
      </w:r>
    </w:p>
  </w:footnote>
  <w:footnote w:id="402">
    <w:p w:rsidR="0074650C" w:rsidRDefault="0074650C"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74650C" w:rsidRDefault="0074650C"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74650C" w:rsidRDefault="0074650C"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74650C" w:rsidRDefault="0074650C" w:rsidP="00FD25B7">
      <w:pPr>
        <w:pStyle w:val="FootnoteText"/>
      </w:pPr>
      <w:r>
        <w:rPr>
          <w:rStyle w:val="FootnoteReference"/>
        </w:rPr>
        <w:footnoteRef/>
      </w:r>
      <w:r>
        <w:t xml:space="preserve"> Hebrews 11:26; 13:13.</w:t>
      </w:r>
    </w:p>
  </w:footnote>
  <w:footnote w:id="406">
    <w:p w:rsidR="0074650C" w:rsidRDefault="0074650C" w:rsidP="00FD25B7">
      <w:pPr>
        <w:pStyle w:val="FootnoteText"/>
      </w:pPr>
      <w:r>
        <w:rPr>
          <w:rStyle w:val="FootnoteReference"/>
        </w:rPr>
        <w:footnoteRef/>
      </w:r>
      <w:r>
        <w:t xml:space="preserve"> Heaven is here (Mt. 4:17; Lk. 17:21; Prov. 17:24).</w:t>
      </w:r>
    </w:p>
  </w:footnote>
  <w:footnote w:id="407">
    <w:p w:rsidR="0074650C" w:rsidRDefault="0074650C"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74650C" w:rsidRDefault="0074650C"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74650C" w:rsidRDefault="0074650C"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74650C" w:rsidRDefault="0074650C"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74650C" w:rsidRDefault="0074650C" w:rsidP="00FD25B7">
      <w:pPr>
        <w:pStyle w:val="FootnoteText"/>
      </w:pPr>
      <w:r>
        <w:rPr>
          <w:rStyle w:val="FootnoteReference"/>
        </w:rPr>
        <w:footnoteRef/>
      </w:r>
      <w:r>
        <w:t xml:space="preserve"> Cp. Titus 2:14.</w:t>
      </w:r>
    </w:p>
  </w:footnote>
  <w:footnote w:id="412">
    <w:p w:rsidR="0074650C" w:rsidRDefault="0074650C" w:rsidP="00FD25B7">
      <w:pPr>
        <w:pStyle w:val="FootnoteText"/>
      </w:pPr>
      <w:r>
        <w:rPr>
          <w:rStyle w:val="FootnoteReference"/>
        </w:rPr>
        <w:footnoteRef/>
      </w:r>
      <w:r>
        <w:t xml:space="preserve"> Prov. 29:1; 2 Kings 17:14; Neh. 9:16; Dt. 9:6.</w:t>
      </w:r>
    </w:p>
  </w:footnote>
  <w:footnote w:id="413">
    <w:p w:rsidR="0074650C" w:rsidRDefault="0074650C"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74650C" w:rsidRDefault="0074650C" w:rsidP="00FD25B7">
      <w:pPr>
        <w:pStyle w:val="FootnoteText"/>
      </w:pPr>
      <w:r>
        <w:rPr>
          <w:rStyle w:val="FootnoteReference"/>
        </w:rPr>
        <w:footnoteRef/>
      </w:r>
      <w:r>
        <w:t xml:space="preserve"> Cp. 1 Kings 6:21 (1 Sam. 6:21).</w:t>
      </w:r>
    </w:p>
  </w:footnote>
  <w:footnote w:id="415">
    <w:p w:rsidR="0074650C" w:rsidRDefault="0074650C" w:rsidP="00FD25B7">
      <w:pPr>
        <w:pStyle w:val="FootnoteText"/>
      </w:pPr>
      <w:r>
        <w:rPr>
          <w:rStyle w:val="FootnoteReference"/>
        </w:rPr>
        <w:footnoteRef/>
      </w:r>
      <w:r>
        <w:t xml:space="preserve"> Ps. 131:8-10 = 2 Chron. 6:41-42.</w:t>
      </w:r>
    </w:p>
  </w:footnote>
  <w:footnote w:id="416">
    <w:p w:rsidR="0074650C" w:rsidRDefault="0074650C" w:rsidP="00FD25B7">
      <w:pPr>
        <w:pStyle w:val="FootnoteText"/>
      </w:pPr>
      <w:r>
        <w:rPr>
          <w:rStyle w:val="FootnoteReference"/>
        </w:rPr>
        <w:footnoteRef/>
      </w:r>
      <w:r>
        <w:t xml:space="preserve"> I Chron. 17:11-14; Acts 2:30-33.</w:t>
      </w:r>
    </w:p>
  </w:footnote>
  <w:footnote w:id="417">
    <w:p w:rsidR="0074650C" w:rsidRDefault="0074650C" w:rsidP="00FD25B7">
      <w:pPr>
        <w:pStyle w:val="FootnoteText"/>
      </w:pPr>
      <w:r>
        <w:rPr>
          <w:rStyle w:val="FootnoteReference"/>
        </w:rPr>
        <w:footnoteRef/>
      </w:r>
      <w:r>
        <w:t xml:space="preserve"> stock: </w:t>
      </w:r>
      <w:r w:rsidRPr="00783CA0">
        <w:rPr>
          <w:i/>
        </w:rPr>
        <w:t>lit</w:t>
      </w:r>
      <w:r>
        <w:t>. horn.</w:t>
      </w:r>
    </w:p>
  </w:footnote>
  <w:footnote w:id="418">
    <w:p w:rsidR="0074650C" w:rsidRDefault="0074650C"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74650C" w:rsidRDefault="0074650C"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74650C" w:rsidRDefault="0074650C"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74650C" w:rsidRDefault="0074650C"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74650C" w:rsidRDefault="0074650C" w:rsidP="00E276C1">
      <w:pPr>
        <w:pStyle w:val="FootnoteText"/>
      </w:pPr>
      <w:r>
        <w:rPr>
          <w:rStyle w:val="FootnoteReference"/>
        </w:rPr>
        <w:footnoteRef/>
      </w:r>
      <w:r>
        <w:t xml:space="preserve"> The kingdoms of this world have become the kingdoms of our Lord and of His Christ’ (Rev. 11:15).</w:t>
      </w:r>
    </w:p>
  </w:footnote>
  <w:footnote w:id="423">
    <w:p w:rsidR="0074650C" w:rsidRDefault="0074650C" w:rsidP="00E276C1">
      <w:pPr>
        <w:pStyle w:val="FootnoteText"/>
      </w:pPr>
      <w:r>
        <w:rPr>
          <w:rStyle w:val="FootnoteReference"/>
        </w:rPr>
        <w:footnoteRef/>
      </w:r>
      <w:r>
        <w:t xml:space="preserve"> Deut. 32:36.</w:t>
      </w:r>
    </w:p>
  </w:footnote>
  <w:footnote w:id="424">
    <w:p w:rsidR="0074650C" w:rsidRDefault="0074650C"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74650C" w:rsidRDefault="0074650C" w:rsidP="00E276C1">
      <w:pPr>
        <w:pStyle w:val="FootnoteText"/>
      </w:pPr>
      <w:r>
        <w:rPr>
          <w:rStyle w:val="FootnoteReference"/>
        </w:rPr>
        <w:footnoteRef/>
      </w:r>
      <w:r>
        <w:t xml:space="preserve"> mercy: </w:t>
      </w:r>
      <w:r w:rsidRPr="007F3CE8">
        <w:rPr>
          <w:i/>
        </w:rPr>
        <w:t>or</w:t>
      </w:r>
      <w:r>
        <w:t xml:space="preserve"> love. Cp. Lk. 10:37.</w:t>
      </w:r>
    </w:p>
  </w:footnote>
  <w:footnote w:id="426">
    <w:p w:rsidR="0074650C" w:rsidRDefault="0074650C"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74650C" w:rsidRDefault="0074650C" w:rsidP="00E276C1">
      <w:pPr>
        <w:pStyle w:val="FootnoteText"/>
      </w:pPr>
      <w:r>
        <w:rPr>
          <w:rStyle w:val="FootnoteReference"/>
        </w:rPr>
        <w:footnoteRef/>
      </w:r>
      <w:r>
        <w:t xml:space="preserve"> See footnote on page 170. &lt;See previous footnote&gt;</w:t>
      </w:r>
    </w:p>
  </w:footnote>
  <w:footnote w:id="428">
    <w:p w:rsidR="0074650C" w:rsidRDefault="0074650C"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74650C" w:rsidRDefault="0074650C"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74650C" w:rsidRDefault="0074650C"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74650C" w:rsidRDefault="0074650C"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74650C" w:rsidRDefault="0074650C" w:rsidP="00E276C1">
      <w:pPr>
        <w:pStyle w:val="FootnoteText"/>
      </w:pPr>
      <w:r>
        <w:rPr>
          <w:rStyle w:val="FootnoteReference"/>
        </w:rPr>
        <w:footnoteRef/>
      </w:r>
      <w:r>
        <w:t xml:space="preserve"> The Spirit of the Lord fills the world (Wisdom 1:7).</w:t>
      </w:r>
    </w:p>
  </w:footnote>
  <w:footnote w:id="433">
    <w:p w:rsidR="0074650C" w:rsidRDefault="0074650C"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74650C" w:rsidRDefault="0074650C" w:rsidP="00E276C1">
      <w:pPr>
        <w:pStyle w:val="FootnoteText"/>
      </w:pPr>
      <w:r>
        <w:rPr>
          <w:rStyle w:val="FootnoteReference"/>
        </w:rPr>
        <w:footnoteRef/>
      </w:r>
      <w:r>
        <w:t xml:space="preserve"> ‘He gives songs in the night’ (Job. 35:10).</w:t>
      </w:r>
    </w:p>
  </w:footnote>
  <w:footnote w:id="435">
    <w:p w:rsidR="0074650C" w:rsidRDefault="0074650C"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74650C" w:rsidRDefault="0074650C" w:rsidP="00E276C1">
      <w:pPr>
        <w:pStyle w:val="FootnoteText"/>
      </w:pPr>
      <w:r>
        <w:rPr>
          <w:rStyle w:val="FootnoteReference"/>
        </w:rPr>
        <w:footnoteRef/>
      </w:r>
      <w:r>
        <w:t xml:space="preserve"> this way: the confession of Christ (2 Tim. 3:12).</w:t>
      </w:r>
    </w:p>
  </w:footnote>
  <w:footnote w:id="437">
    <w:p w:rsidR="0074650C" w:rsidRDefault="0074650C" w:rsidP="00E276C1">
      <w:pPr>
        <w:pStyle w:val="FootnoteText"/>
      </w:pPr>
      <w:r>
        <w:rPr>
          <w:rStyle w:val="FootnoteReference"/>
        </w:rPr>
        <w:footnoteRef/>
      </w:r>
      <w:r>
        <w:t xml:space="preserve"> These two lines are identical with Lamentations 3:6.</w:t>
      </w:r>
    </w:p>
  </w:footnote>
  <w:footnote w:id="438">
    <w:p w:rsidR="0074650C" w:rsidRDefault="0074650C" w:rsidP="00E276C1">
      <w:pPr>
        <w:pStyle w:val="FootnoteText"/>
      </w:pPr>
      <w:r>
        <w:rPr>
          <w:rStyle w:val="FootnoteReference"/>
        </w:rPr>
        <w:footnoteRef/>
      </w:r>
      <w:r>
        <w:t xml:space="preserve"> Cp. Rev. 10:5; Ezek. 20:23,28,42; Deut. 32:14.</w:t>
      </w:r>
    </w:p>
  </w:footnote>
  <w:footnote w:id="439">
    <w:p w:rsidR="0074650C" w:rsidRDefault="0074650C"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74650C" w:rsidRDefault="0074650C"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74650C" w:rsidRDefault="0074650C"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74650C" w:rsidRDefault="0074650C"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74650C" w:rsidRDefault="0074650C" w:rsidP="00E276C1">
      <w:pPr>
        <w:pStyle w:val="FootnoteText"/>
      </w:pPr>
      <w:r>
        <w:rPr>
          <w:rStyle w:val="FootnoteReference"/>
        </w:rPr>
        <w:footnoteRef/>
      </w:r>
      <w:r>
        <w:t xml:space="preserve"> Cp. Ps. 145:2 with Ps. 103:33. Only verbs differ.</w:t>
      </w:r>
    </w:p>
  </w:footnote>
  <w:footnote w:id="444">
    <w:p w:rsidR="0074650C" w:rsidRDefault="0074650C" w:rsidP="00E276C1">
      <w:pPr>
        <w:pStyle w:val="FootnoteText"/>
      </w:pPr>
      <w:r>
        <w:rPr>
          <w:rStyle w:val="FootnoteReference"/>
        </w:rPr>
        <w:footnoteRef/>
      </w:r>
      <w:r>
        <w:t xml:space="preserve"> </w:t>
      </w:r>
      <w:r w:rsidRPr="00D813A7">
        <w:rPr>
          <w:i/>
        </w:rPr>
        <w:t>Lit</w:t>
      </w:r>
      <w:r>
        <w:t>. ‘dispersions’. Cp. Mt. 24:31.</w:t>
      </w:r>
    </w:p>
  </w:footnote>
  <w:footnote w:id="445">
    <w:p w:rsidR="0074650C" w:rsidRDefault="0074650C"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74650C" w:rsidRDefault="0074650C" w:rsidP="00E276C1">
      <w:pPr>
        <w:pStyle w:val="FootnoteText"/>
      </w:pPr>
      <w:r>
        <w:rPr>
          <w:rStyle w:val="FootnoteReference"/>
        </w:rPr>
        <w:footnoteRef/>
      </w:r>
      <w:r>
        <w:t xml:space="preserve"> two-edged sword: praise which conquers Amalek (St. Chrysostom).</w:t>
      </w:r>
    </w:p>
  </w:footnote>
  <w:footnote w:id="447">
    <w:p w:rsidR="0074650C" w:rsidRDefault="0074650C" w:rsidP="00E276C1">
      <w:pPr>
        <w:pStyle w:val="FootnoteText"/>
      </w:pPr>
      <w:r>
        <w:rPr>
          <w:rStyle w:val="FootnoteReference"/>
        </w:rPr>
        <w:footnoteRef/>
      </w:r>
      <w:r>
        <w:t xml:space="preserve"> ‘Holiness of life is the mother of glory’ (St Theodoret).</w:t>
      </w:r>
    </w:p>
  </w:footnote>
  <w:footnote w:id="448">
    <w:p w:rsidR="0074650C" w:rsidRDefault="0074650C">
      <w:pPr>
        <w:pStyle w:val="FootnoteText"/>
      </w:pPr>
      <w:r>
        <w:rPr>
          <w:rStyle w:val="FootnoteReference"/>
        </w:rPr>
        <w:footnoteRef/>
      </w:r>
      <w:r>
        <w:t xml:space="preserve"> Acts 7:60</w:t>
      </w:r>
    </w:p>
  </w:footnote>
  <w:footnote w:id="449">
    <w:p w:rsidR="0074650C" w:rsidRDefault="0074650C">
      <w:pPr>
        <w:pStyle w:val="FootnoteText"/>
      </w:pPr>
      <w:r>
        <w:rPr>
          <w:rStyle w:val="FootnoteReference"/>
        </w:rPr>
        <w:footnoteRef/>
      </w:r>
      <w:r>
        <w:t xml:space="preserve"> Rev 4:6</w:t>
      </w:r>
    </w:p>
  </w:footnote>
  <w:footnote w:id="450">
    <w:p w:rsidR="0074650C" w:rsidRDefault="0074650C" w:rsidP="00104A9B">
      <w:pPr>
        <w:pStyle w:val="FootnoteText"/>
        <w:rPr>
          <w:ins w:id="955" w:author="Brett Slote" w:date="2011-07-19T15:43:00Z"/>
        </w:rPr>
      </w:pPr>
      <w:ins w:id="956" w:author="Brett Slote" w:date="2011-07-19T15:43:00Z">
        <w:r>
          <w:rPr>
            <w:rStyle w:val="FootnoteReference"/>
          </w:rPr>
          <w:footnoteRef/>
        </w:r>
        <w:r>
          <w:t xml:space="preserve"> or supplications/intercessions</w:t>
        </w:r>
      </w:ins>
    </w:p>
  </w:footnote>
  <w:footnote w:id="451">
    <w:p w:rsidR="0074650C" w:rsidRDefault="0074650C">
      <w:pPr>
        <w:pStyle w:val="footnote"/>
        <w:rPr>
          <w:ins w:id="957" w:author="Brett Slote" w:date="2011-07-19T15:43:00Z"/>
        </w:rPr>
        <w:pPrChange w:id="958" w:author="Brett Slote" w:date="2011-07-21T19:56:00Z">
          <w:pPr>
            <w:pStyle w:val="FootnoteText"/>
          </w:pPr>
        </w:pPrChange>
      </w:pPr>
      <w:ins w:id="959" w:author="Brett Slote" w:date="2011-07-19T15:43:00Z">
        <w:r>
          <w:rPr>
            <w:rStyle w:val="FootnoteReference"/>
          </w:rPr>
          <w:footnoteRef/>
        </w:r>
        <w:r>
          <w:t xml:space="preserve"> Joel 3:13 – but I’m trying to remember something that says “the harvest is full and the wheat plentiful”</w:t>
        </w:r>
      </w:ins>
    </w:p>
  </w:footnote>
  <w:footnote w:id="452">
    <w:p w:rsidR="0074650C" w:rsidRDefault="0074650C">
      <w:pPr>
        <w:pStyle w:val="footnote"/>
        <w:rPr>
          <w:ins w:id="960" w:author="Brett Slote" w:date="2011-07-19T15:43:00Z"/>
          <w:rFonts w:ascii="Antonious" w:hAnsi="Antonious" w:cs="Antonious"/>
        </w:rPr>
        <w:pPrChange w:id="961" w:author="Brett Slote" w:date="2011-07-21T19:56:00Z">
          <w:pPr>
            <w:widowControl w:val="0"/>
            <w:autoSpaceDE w:val="0"/>
            <w:autoSpaceDN w:val="0"/>
            <w:adjustRightInd w:val="0"/>
          </w:pPr>
        </w:pPrChange>
      </w:pPr>
      <w:ins w:id="962"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3">
    <w:p w:rsidR="0074650C" w:rsidRDefault="0074650C">
      <w:pPr>
        <w:pStyle w:val="FootnoteText"/>
      </w:pPr>
      <w:r>
        <w:rPr>
          <w:rStyle w:val="FootnoteReference"/>
        </w:rPr>
        <w:footnoteRef/>
      </w:r>
      <w:r>
        <w:t xml:space="preserve"> Rev 4:4</w:t>
      </w:r>
    </w:p>
  </w:footnote>
  <w:footnote w:id="454">
    <w:p w:rsidR="0074650C" w:rsidRDefault="0074650C">
      <w:pPr>
        <w:pStyle w:val="FootnoteText"/>
      </w:pPr>
      <w:r>
        <w:rPr>
          <w:rStyle w:val="FootnoteReference"/>
        </w:rPr>
        <w:footnoteRef/>
      </w:r>
      <w:r>
        <w:t xml:space="preserve"> Rev 5:8</w:t>
      </w:r>
    </w:p>
  </w:footnote>
  <w:footnote w:id="455">
    <w:p w:rsidR="0074650C" w:rsidRPr="00C96A85" w:rsidRDefault="0074650C">
      <w:pPr>
        <w:pStyle w:val="footnote"/>
        <w:rPr>
          <w:ins w:id="965" w:author="Brett Slote" w:date="2011-07-19T18:33:00Z"/>
        </w:rPr>
        <w:pPrChange w:id="966" w:author="Brett Slote" w:date="2011-07-21T19:58:00Z">
          <w:pPr>
            <w:pStyle w:val="FootnoteText"/>
          </w:pPr>
        </w:pPrChange>
      </w:pPr>
      <w:ins w:id="967" w:author="Brett Slote" w:date="2011-07-19T18:33:00Z">
        <w:r w:rsidRPr="00C96A85">
          <w:rPr>
            <w:rStyle w:val="FootnoteReference"/>
            <w:vertAlign w:val="baseline"/>
          </w:rPr>
          <w:footnoteRef/>
        </w:r>
        <w:r w:rsidRPr="00C96A85">
          <w:t xml:space="preserve"> Ephesians 6:11  (Literally: “all the girding”)</w:t>
        </w:r>
      </w:ins>
    </w:p>
  </w:footnote>
  <w:footnote w:id="456">
    <w:p w:rsidR="0074650C" w:rsidRPr="00C96A85" w:rsidRDefault="0074650C">
      <w:pPr>
        <w:pStyle w:val="footnote"/>
        <w:rPr>
          <w:ins w:id="970" w:author="Brett Slote" w:date="2011-07-19T18:34:00Z"/>
        </w:rPr>
        <w:pPrChange w:id="971" w:author="Brett Slote" w:date="2011-07-21T19:58:00Z">
          <w:pPr>
            <w:pStyle w:val="FootnoteText"/>
          </w:pPr>
        </w:pPrChange>
      </w:pPr>
      <w:ins w:id="972" w:author="Brett Slote" w:date="2011-07-19T18:34:00Z">
        <w:r>
          <w:rPr>
            <w:rStyle w:val="FootnoteReference"/>
          </w:rPr>
          <w:footnoteRef/>
        </w:r>
        <w:r>
          <w:t xml:space="preserve"> Col 3:1</w:t>
        </w:r>
      </w:ins>
    </w:p>
  </w:footnote>
  <w:footnote w:id="457">
    <w:p w:rsidR="0074650C" w:rsidRDefault="0074650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8">
    <w:p w:rsidR="0074650C" w:rsidRDefault="0074650C" w:rsidP="00073003">
      <w:pPr>
        <w:pStyle w:val="footnote"/>
      </w:pPr>
      <w:r>
        <w:rPr>
          <w:rStyle w:val="FootnoteReference"/>
        </w:rPr>
        <w:footnoteRef/>
      </w:r>
      <w:r>
        <w:t xml:space="preserve"> Revelation 7:2</w:t>
      </w:r>
    </w:p>
  </w:footnote>
  <w:footnote w:id="459">
    <w:p w:rsidR="0074650C" w:rsidRDefault="0074650C" w:rsidP="00073003">
      <w:pPr>
        <w:pStyle w:val="footnote"/>
      </w:pPr>
      <w:r>
        <w:rPr>
          <w:rStyle w:val="FootnoteReference"/>
        </w:rPr>
        <w:footnoteRef/>
      </w:r>
      <w:r>
        <w:t xml:space="preserve"> Revelation 7:3</w:t>
      </w:r>
    </w:p>
  </w:footnote>
  <w:footnote w:id="460">
    <w:p w:rsidR="0074650C" w:rsidRDefault="0074650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461">
    <w:p w:rsidR="0074650C" w:rsidRDefault="0074650C" w:rsidP="00BC160E">
      <w:pPr>
        <w:pStyle w:val="footnote"/>
      </w:pPr>
      <w:r>
        <w:rPr>
          <w:rStyle w:val="FootnoteReference"/>
        </w:rPr>
        <w:footnoteRef/>
      </w:r>
      <w:r>
        <w:t xml:space="preserve"> John 13:25</w:t>
      </w:r>
    </w:p>
  </w:footnote>
  <w:footnote w:id="462">
    <w:p w:rsidR="0074650C" w:rsidRDefault="0074650C"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463">
    <w:p w:rsidR="0074650C" w:rsidRDefault="0074650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4">
    <w:p w:rsidR="0074650C" w:rsidRDefault="0074650C"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5">
    <w:p w:rsidR="0074650C" w:rsidRDefault="0074650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6">
    <w:p w:rsidR="0074650C" w:rsidRDefault="0074650C">
      <w:pPr>
        <w:pStyle w:val="FootnoteText"/>
      </w:pPr>
      <w:r>
        <w:rPr>
          <w:rStyle w:val="FootnoteReference"/>
        </w:rPr>
        <w:footnoteRef/>
      </w:r>
      <w:r>
        <w:t xml:space="preserve"> Matthew 1:20</w:t>
      </w:r>
    </w:p>
  </w:footnote>
  <w:footnote w:id="467">
    <w:p w:rsidR="0074650C" w:rsidRDefault="0074650C">
      <w:pPr>
        <w:pStyle w:val="FootnoteText"/>
      </w:pPr>
      <w:r>
        <w:rPr>
          <w:rStyle w:val="FootnoteReference"/>
        </w:rPr>
        <w:footnoteRef/>
      </w:r>
      <w:r>
        <w:t xml:space="preserve"> Ps 8:2</w:t>
      </w:r>
    </w:p>
  </w:footnote>
  <w:footnote w:id="468">
    <w:p w:rsidR="0074650C" w:rsidRPr="000C76BB" w:rsidRDefault="0074650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9">
    <w:p w:rsidR="0074650C" w:rsidRDefault="0074650C">
      <w:pPr>
        <w:pStyle w:val="FootnoteText"/>
      </w:pPr>
      <w:r>
        <w:rPr>
          <w:rStyle w:val="FootnoteReference"/>
        </w:rPr>
        <w:footnoteRef/>
      </w:r>
      <w:r>
        <w:t xml:space="preserve"> Matthew 28:6</w:t>
      </w:r>
    </w:p>
  </w:footnote>
  <w:footnote w:id="470">
    <w:p w:rsidR="0074650C" w:rsidRDefault="0074650C">
      <w:pPr>
        <w:pStyle w:val="FootnoteText"/>
      </w:pPr>
      <w:r>
        <w:rPr>
          <w:rStyle w:val="FootnoteReference"/>
        </w:rPr>
        <w:footnoteRef/>
      </w:r>
      <w:r>
        <w:t xml:space="preserve"> Matthew 28:7,6</w:t>
      </w:r>
    </w:p>
  </w:footnote>
  <w:footnote w:id="471">
    <w:p w:rsidR="0074650C" w:rsidRDefault="0074650C">
      <w:pPr>
        <w:pStyle w:val="FootnoteText"/>
      </w:pPr>
      <w:r>
        <w:rPr>
          <w:rStyle w:val="FootnoteReference"/>
        </w:rPr>
        <w:footnoteRef/>
      </w:r>
      <w:r>
        <w:t xml:space="preserve"> Matthew 28:7</w:t>
      </w:r>
    </w:p>
  </w:footnote>
  <w:footnote w:id="472">
    <w:p w:rsidR="0074650C" w:rsidRDefault="0074650C">
      <w:pPr>
        <w:pStyle w:val="FootnoteText"/>
      </w:pPr>
      <w:r>
        <w:rPr>
          <w:rStyle w:val="FootnoteReference"/>
        </w:rPr>
        <w:footnoteRef/>
      </w:r>
      <w:r>
        <w:t xml:space="preserve"> John 20:27</w:t>
      </w:r>
    </w:p>
  </w:footnote>
  <w:footnote w:id="473">
    <w:p w:rsidR="0074650C" w:rsidRDefault="0074650C">
      <w:pPr>
        <w:pStyle w:val="FootnoteText"/>
      </w:pPr>
      <w:r>
        <w:rPr>
          <w:rStyle w:val="FootnoteReference"/>
        </w:rPr>
        <w:footnoteRef/>
      </w:r>
      <w:r>
        <w:t xml:space="preserve"> John 20:28</w:t>
      </w:r>
    </w:p>
  </w:footnote>
  <w:footnote w:id="474">
    <w:p w:rsidR="0074650C" w:rsidRDefault="0074650C">
      <w:pPr>
        <w:pStyle w:val="FootnoteText"/>
      </w:pPr>
      <w:r>
        <w:rPr>
          <w:rStyle w:val="FootnoteReference"/>
        </w:rPr>
        <w:footnoteRef/>
      </w:r>
      <w:r>
        <w:t xml:space="preserve"> John 20:29</w:t>
      </w:r>
    </w:p>
  </w:footnote>
  <w:footnote w:id="475">
    <w:p w:rsidR="0074650C" w:rsidRDefault="0074650C">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50C" w:rsidRPr="00536AB2" w:rsidRDefault="0074650C"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50C" w:rsidRPr="00536AB2" w:rsidRDefault="0074650C"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4650C" w:rsidRPr="00536AB2" w:rsidRDefault="0074650C"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revisionView w:markup="0"/>
  <w:defaultTabStop w:val="720"/>
  <w:autoHyphenation/>
  <w:hyphenationZone w:val="864"/>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78EC"/>
    <w:rsid w:val="00035647"/>
    <w:rsid w:val="0004278F"/>
    <w:rsid w:val="00042E9B"/>
    <w:rsid w:val="0004345A"/>
    <w:rsid w:val="00046257"/>
    <w:rsid w:val="00047140"/>
    <w:rsid w:val="00050534"/>
    <w:rsid w:val="00057E53"/>
    <w:rsid w:val="0006697F"/>
    <w:rsid w:val="00071464"/>
    <w:rsid w:val="00072285"/>
    <w:rsid w:val="00072324"/>
    <w:rsid w:val="00073003"/>
    <w:rsid w:val="00073574"/>
    <w:rsid w:val="00075B6A"/>
    <w:rsid w:val="00075EAD"/>
    <w:rsid w:val="000847B6"/>
    <w:rsid w:val="00087FCC"/>
    <w:rsid w:val="0009364C"/>
    <w:rsid w:val="00094BF8"/>
    <w:rsid w:val="000A5E47"/>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0DE3"/>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DD3"/>
    <w:rsid w:val="00257627"/>
    <w:rsid w:val="00257A38"/>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495E"/>
    <w:rsid w:val="002E5DB0"/>
    <w:rsid w:val="002E67A0"/>
    <w:rsid w:val="002F1229"/>
    <w:rsid w:val="002F1988"/>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77E51"/>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1C4C"/>
    <w:rsid w:val="003F614F"/>
    <w:rsid w:val="00411441"/>
    <w:rsid w:val="00416092"/>
    <w:rsid w:val="00420CFA"/>
    <w:rsid w:val="004278F5"/>
    <w:rsid w:val="00430630"/>
    <w:rsid w:val="00434A64"/>
    <w:rsid w:val="00435BD3"/>
    <w:rsid w:val="00436BDD"/>
    <w:rsid w:val="00437FBE"/>
    <w:rsid w:val="004443C1"/>
    <w:rsid w:val="00447CAB"/>
    <w:rsid w:val="00453724"/>
    <w:rsid w:val="004537C7"/>
    <w:rsid w:val="0045450A"/>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76F5"/>
    <w:rsid w:val="00571956"/>
    <w:rsid w:val="00574B14"/>
    <w:rsid w:val="005832A1"/>
    <w:rsid w:val="00586DFB"/>
    <w:rsid w:val="00590171"/>
    <w:rsid w:val="00595AF3"/>
    <w:rsid w:val="00596AC8"/>
    <w:rsid w:val="00597158"/>
    <w:rsid w:val="005A1198"/>
    <w:rsid w:val="005A333A"/>
    <w:rsid w:val="005A34F0"/>
    <w:rsid w:val="005A44CB"/>
    <w:rsid w:val="005B3239"/>
    <w:rsid w:val="005B5515"/>
    <w:rsid w:val="005B716A"/>
    <w:rsid w:val="005B777F"/>
    <w:rsid w:val="005C7FAD"/>
    <w:rsid w:val="005D1250"/>
    <w:rsid w:val="005D70D8"/>
    <w:rsid w:val="005E131A"/>
    <w:rsid w:val="005E263F"/>
    <w:rsid w:val="005F1CE0"/>
    <w:rsid w:val="005F3B89"/>
    <w:rsid w:val="005F5CA1"/>
    <w:rsid w:val="005F7A68"/>
    <w:rsid w:val="00601ED3"/>
    <w:rsid w:val="006039B1"/>
    <w:rsid w:val="006108FD"/>
    <w:rsid w:val="00617485"/>
    <w:rsid w:val="006174EF"/>
    <w:rsid w:val="00617655"/>
    <w:rsid w:val="00625164"/>
    <w:rsid w:val="00633619"/>
    <w:rsid w:val="006458F1"/>
    <w:rsid w:val="00645C3A"/>
    <w:rsid w:val="00646349"/>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140A"/>
    <w:rsid w:val="006A6323"/>
    <w:rsid w:val="006A78B4"/>
    <w:rsid w:val="006B31BA"/>
    <w:rsid w:val="006B44CE"/>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365A"/>
    <w:rsid w:val="00714EC1"/>
    <w:rsid w:val="007246F6"/>
    <w:rsid w:val="007272D5"/>
    <w:rsid w:val="00741DFE"/>
    <w:rsid w:val="00742591"/>
    <w:rsid w:val="00743166"/>
    <w:rsid w:val="0074650C"/>
    <w:rsid w:val="00751E7F"/>
    <w:rsid w:val="00757303"/>
    <w:rsid w:val="00757692"/>
    <w:rsid w:val="00760C78"/>
    <w:rsid w:val="00773777"/>
    <w:rsid w:val="0078100C"/>
    <w:rsid w:val="00791ACB"/>
    <w:rsid w:val="00794C68"/>
    <w:rsid w:val="00794F01"/>
    <w:rsid w:val="00795C2B"/>
    <w:rsid w:val="007964E0"/>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7F571C"/>
    <w:rsid w:val="0080104F"/>
    <w:rsid w:val="008016CF"/>
    <w:rsid w:val="00803E3E"/>
    <w:rsid w:val="008047A6"/>
    <w:rsid w:val="00806BA0"/>
    <w:rsid w:val="00811539"/>
    <w:rsid w:val="00811C7D"/>
    <w:rsid w:val="008172B5"/>
    <w:rsid w:val="008242AB"/>
    <w:rsid w:val="008424B3"/>
    <w:rsid w:val="00850941"/>
    <w:rsid w:val="00850BB5"/>
    <w:rsid w:val="00864DF9"/>
    <w:rsid w:val="00866C14"/>
    <w:rsid w:val="0086732E"/>
    <w:rsid w:val="00871D97"/>
    <w:rsid w:val="00872A1C"/>
    <w:rsid w:val="008762FF"/>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1605"/>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B24"/>
    <w:rsid w:val="009D6F61"/>
    <w:rsid w:val="009E31CF"/>
    <w:rsid w:val="009E64DA"/>
    <w:rsid w:val="009E7111"/>
    <w:rsid w:val="009F4351"/>
    <w:rsid w:val="009F4DF5"/>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030B"/>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6D10"/>
    <w:rsid w:val="00AF7B91"/>
    <w:rsid w:val="00B034C1"/>
    <w:rsid w:val="00B12824"/>
    <w:rsid w:val="00B139A8"/>
    <w:rsid w:val="00B14853"/>
    <w:rsid w:val="00B15BD5"/>
    <w:rsid w:val="00B21270"/>
    <w:rsid w:val="00B268A8"/>
    <w:rsid w:val="00B311C5"/>
    <w:rsid w:val="00B32610"/>
    <w:rsid w:val="00B355C7"/>
    <w:rsid w:val="00B45901"/>
    <w:rsid w:val="00B4736D"/>
    <w:rsid w:val="00B47C81"/>
    <w:rsid w:val="00B54D8D"/>
    <w:rsid w:val="00B5582D"/>
    <w:rsid w:val="00B60A95"/>
    <w:rsid w:val="00B61064"/>
    <w:rsid w:val="00B637D8"/>
    <w:rsid w:val="00B701CF"/>
    <w:rsid w:val="00B706B3"/>
    <w:rsid w:val="00B72A74"/>
    <w:rsid w:val="00B73AC4"/>
    <w:rsid w:val="00B76226"/>
    <w:rsid w:val="00B765E5"/>
    <w:rsid w:val="00B769A1"/>
    <w:rsid w:val="00B817C0"/>
    <w:rsid w:val="00B83B7C"/>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25FC"/>
    <w:rsid w:val="00C33BEB"/>
    <w:rsid w:val="00C34F64"/>
    <w:rsid w:val="00C42508"/>
    <w:rsid w:val="00C46FC1"/>
    <w:rsid w:val="00C4750A"/>
    <w:rsid w:val="00C56BFD"/>
    <w:rsid w:val="00C62DDA"/>
    <w:rsid w:val="00C654F7"/>
    <w:rsid w:val="00C726EC"/>
    <w:rsid w:val="00C74BAE"/>
    <w:rsid w:val="00C81797"/>
    <w:rsid w:val="00C8447A"/>
    <w:rsid w:val="00C879D4"/>
    <w:rsid w:val="00C96A85"/>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46726"/>
    <w:rsid w:val="00D513BF"/>
    <w:rsid w:val="00D52F54"/>
    <w:rsid w:val="00D54A29"/>
    <w:rsid w:val="00D60575"/>
    <w:rsid w:val="00D61071"/>
    <w:rsid w:val="00D64891"/>
    <w:rsid w:val="00D72DC0"/>
    <w:rsid w:val="00D80125"/>
    <w:rsid w:val="00D807EF"/>
    <w:rsid w:val="00D85D42"/>
    <w:rsid w:val="00D9137E"/>
    <w:rsid w:val="00D93633"/>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2AEC"/>
    <w:rsid w:val="00E16FE9"/>
    <w:rsid w:val="00E212FD"/>
    <w:rsid w:val="00E276C1"/>
    <w:rsid w:val="00E302BD"/>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0BBD"/>
    <w:rsid w:val="00F230A2"/>
    <w:rsid w:val="00F25227"/>
    <w:rsid w:val="00F26510"/>
    <w:rsid w:val="00F31CD1"/>
    <w:rsid w:val="00F35822"/>
    <w:rsid w:val="00F370C5"/>
    <w:rsid w:val="00F431B1"/>
    <w:rsid w:val="00F47062"/>
    <w:rsid w:val="00F54100"/>
    <w:rsid w:val="00F60C8A"/>
    <w:rsid w:val="00F611E4"/>
    <w:rsid w:val="00F6464C"/>
    <w:rsid w:val="00F74201"/>
    <w:rsid w:val="00F77A5B"/>
    <w:rsid w:val="00F806E7"/>
    <w:rsid w:val="00F81077"/>
    <w:rsid w:val="00F814FD"/>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B1F4A-4E00-4D4A-B9AC-6EDEB5CB27F6}">
  <ds:schemaRefs>
    <ds:schemaRef ds:uri="http://schemas.openxmlformats.org/officeDocument/2006/bibliography"/>
  </ds:schemaRefs>
</ds:datastoreItem>
</file>

<file path=customXml/itemProps2.xml><?xml version="1.0" encoding="utf-8"?>
<ds:datastoreItem xmlns:ds="http://schemas.openxmlformats.org/officeDocument/2006/customXml" ds:itemID="{70A66B97-4DD0-404C-A820-29FFFD075F55}">
  <ds:schemaRefs>
    <ds:schemaRef ds:uri="http://schemas.openxmlformats.org/officeDocument/2006/bibliography"/>
  </ds:schemaRefs>
</ds:datastoreItem>
</file>

<file path=customXml/itemProps3.xml><?xml version="1.0" encoding="utf-8"?>
<ds:datastoreItem xmlns:ds="http://schemas.openxmlformats.org/officeDocument/2006/customXml" ds:itemID="{4D43D412-67B7-4BDA-83CC-5E31C8765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8567</TotalTime>
  <Pages>729</Pages>
  <Words>141897</Words>
  <Characters>808817</Characters>
  <Application>Microsoft Office Word</Application>
  <DocSecurity>0</DocSecurity>
  <Lines>6740</Lines>
  <Paragraphs>1897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948817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149</cp:revision>
  <cp:lastPrinted>2015-08-26T13:05:00Z</cp:lastPrinted>
  <dcterms:created xsi:type="dcterms:W3CDTF">2014-10-30T02:06:00Z</dcterms:created>
  <dcterms:modified xsi:type="dcterms:W3CDTF">2015-09-10T16:41:00Z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