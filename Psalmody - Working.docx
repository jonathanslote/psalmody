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0"/>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33973304"/>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E87FBF" w:rsidRDefault="00E87FBF" w:rsidP="00196385">
      <w:pPr>
        <w:pStyle w:val="Body"/>
        <w:numPr>
          <w:ilvl w:val="0"/>
          <w:numId w:val="2"/>
        </w:numPr>
      </w:pPr>
      <w:r>
        <w:t>Check if the Psalis of the Virgin are present and logically placed.</w:t>
      </w:r>
    </w:p>
    <w:p w:rsidR="00323889" w:rsidRDefault="00323889" w:rsidP="00196385">
      <w:pPr>
        <w:pStyle w:val="Body"/>
        <w:numPr>
          <w:ilvl w:val="0"/>
          <w:numId w:val="2"/>
        </w:numPr>
      </w:pPr>
      <w:r>
        <w:t>Add assortment of hymns for Koiahk</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33973305"/>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D972E7" w:rsidRDefault="003A78C2">
      <w:pPr>
        <w:pStyle w:val="TOC1"/>
        <w:tabs>
          <w:tab w:val="right" w:leader="dot" w:pos="8846"/>
        </w:tabs>
        <w:rPr>
          <w:rFonts w:asciiTheme="minorHAnsi" w:eastAsiaTheme="minorEastAsia" w:hAnsiTheme="minorHAnsi"/>
          <w:noProof/>
          <w:sz w:val="22"/>
          <w:lang w:val="en-US"/>
        </w:rPr>
      </w:pPr>
      <w:r w:rsidRPr="003A78C2">
        <w:rPr>
          <w:lang w:val="en-US"/>
        </w:rPr>
        <w:fldChar w:fldCharType="begin"/>
      </w:r>
      <w:r w:rsidR="00236E2B">
        <w:rPr>
          <w:lang w:val="en-US"/>
        </w:rPr>
        <w:instrText xml:space="preserve"> TOC \o "1-2" \h \z \u </w:instrText>
      </w:r>
      <w:r w:rsidRPr="003A78C2">
        <w:rPr>
          <w:lang w:val="en-US"/>
        </w:rPr>
        <w:fldChar w:fldCharType="separate"/>
      </w:r>
      <w:hyperlink w:anchor="_Toc433973304" w:history="1">
        <w:r w:rsidR="00D972E7" w:rsidRPr="00733543">
          <w:rPr>
            <w:rStyle w:val="Hyperlink"/>
            <w:noProof/>
            <w:lang w:val="en-US"/>
          </w:rPr>
          <w:t>TODO</w:t>
        </w:r>
        <w:r w:rsidR="00D972E7">
          <w:rPr>
            <w:noProof/>
            <w:webHidden/>
          </w:rPr>
          <w:tab/>
        </w:r>
        <w:r>
          <w:rPr>
            <w:noProof/>
            <w:webHidden/>
          </w:rPr>
          <w:fldChar w:fldCharType="begin"/>
        </w:r>
        <w:r w:rsidR="00D972E7">
          <w:rPr>
            <w:noProof/>
            <w:webHidden/>
          </w:rPr>
          <w:instrText xml:space="preserve"> PAGEREF _Toc433973304 \h </w:instrText>
        </w:r>
        <w:r>
          <w:rPr>
            <w:noProof/>
            <w:webHidden/>
          </w:rPr>
        </w:r>
        <w:r>
          <w:rPr>
            <w:noProof/>
            <w:webHidden/>
          </w:rPr>
          <w:fldChar w:fldCharType="separate"/>
        </w:r>
        <w:r w:rsidR="009D45BB">
          <w:rPr>
            <w:noProof/>
            <w:webHidden/>
          </w:rPr>
          <w:t>iii</w:t>
        </w:r>
        <w:r>
          <w:rPr>
            <w:noProof/>
            <w:webHidden/>
          </w:rPr>
          <w:fldChar w:fldCharType="end"/>
        </w:r>
      </w:hyperlink>
    </w:p>
    <w:p w:rsidR="00D972E7" w:rsidRDefault="003A78C2">
      <w:pPr>
        <w:pStyle w:val="TOC1"/>
        <w:tabs>
          <w:tab w:val="right" w:leader="dot" w:pos="8846"/>
        </w:tabs>
        <w:rPr>
          <w:rFonts w:asciiTheme="minorHAnsi" w:eastAsiaTheme="minorEastAsia" w:hAnsiTheme="minorHAnsi"/>
          <w:noProof/>
          <w:sz w:val="22"/>
          <w:lang w:val="en-US"/>
        </w:rPr>
      </w:pPr>
      <w:hyperlink w:anchor="_Toc433973305" w:history="1">
        <w:r w:rsidR="00D972E7" w:rsidRPr="00733543">
          <w:rPr>
            <w:rStyle w:val="Hyperlink"/>
            <w:noProof/>
          </w:rPr>
          <w:t>Introduction</w:t>
        </w:r>
        <w:r w:rsidR="00D972E7">
          <w:rPr>
            <w:noProof/>
            <w:webHidden/>
          </w:rPr>
          <w:tab/>
        </w:r>
        <w:r>
          <w:rPr>
            <w:noProof/>
            <w:webHidden/>
          </w:rPr>
          <w:fldChar w:fldCharType="begin"/>
        </w:r>
        <w:r w:rsidR="00D972E7">
          <w:rPr>
            <w:noProof/>
            <w:webHidden/>
          </w:rPr>
          <w:instrText xml:space="preserve"> PAGEREF _Toc433973305 \h </w:instrText>
        </w:r>
        <w:r>
          <w:rPr>
            <w:noProof/>
            <w:webHidden/>
          </w:rPr>
        </w:r>
        <w:r>
          <w:rPr>
            <w:noProof/>
            <w:webHidden/>
          </w:rPr>
          <w:fldChar w:fldCharType="separate"/>
        </w:r>
        <w:r w:rsidR="009D45BB">
          <w:rPr>
            <w:noProof/>
            <w:webHidden/>
          </w:rPr>
          <w:t>iv</w:t>
        </w:r>
        <w:r>
          <w:rPr>
            <w:noProof/>
            <w:webHidden/>
          </w:rPr>
          <w:fldChar w:fldCharType="end"/>
        </w:r>
      </w:hyperlink>
    </w:p>
    <w:p w:rsidR="00D972E7" w:rsidRDefault="003A78C2">
      <w:pPr>
        <w:pStyle w:val="TOC1"/>
        <w:tabs>
          <w:tab w:val="right" w:leader="dot" w:pos="8846"/>
        </w:tabs>
        <w:rPr>
          <w:rFonts w:asciiTheme="minorHAnsi" w:eastAsiaTheme="minorEastAsia" w:hAnsiTheme="minorHAnsi"/>
          <w:noProof/>
          <w:sz w:val="22"/>
          <w:lang w:val="en-US"/>
        </w:rPr>
      </w:pPr>
      <w:hyperlink w:anchor="_Toc433973306" w:history="1">
        <w:r w:rsidR="00D972E7" w:rsidRPr="00733543">
          <w:rPr>
            <w:rStyle w:val="Hyperlink"/>
            <w:noProof/>
          </w:rPr>
          <w:t>Front Matter</w:t>
        </w:r>
        <w:r w:rsidR="00D972E7">
          <w:rPr>
            <w:noProof/>
            <w:webHidden/>
          </w:rPr>
          <w:tab/>
        </w:r>
        <w:r>
          <w:rPr>
            <w:noProof/>
            <w:webHidden/>
          </w:rPr>
          <w:fldChar w:fldCharType="begin"/>
        </w:r>
        <w:r w:rsidR="00D972E7">
          <w:rPr>
            <w:noProof/>
            <w:webHidden/>
          </w:rPr>
          <w:instrText xml:space="preserve"> PAGEREF _Toc433973306 \h </w:instrText>
        </w:r>
        <w:r>
          <w:rPr>
            <w:noProof/>
            <w:webHidden/>
          </w:rPr>
        </w:r>
        <w:r>
          <w:rPr>
            <w:noProof/>
            <w:webHidden/>
          </w:rPr>
          <w:fldChar w:fldCharType="separate"/>
        </w:r>
        <w:r w:rsidR="009D45BB">
          <w:rPr>
            <w:noProof/>
            <w:webHidden/>
          </w:rPr>
          <w:t>v</w:t>
        </w:r>
        <w:r>
          <w:rPr>
            <w:noProof/>
            <w:webHidden/>
          </w:rPr>
          <w:fldChar w:fldCharType="end"/>
        </w:r>
      </w:hyperlink>
    </w:p>
    <w:p w:rsidR="00D972E7" w:rsidRDefault="003A78C2">
      <w:pPr>
        <w:pStyle w:val="TOC1"/>
        <w:tabs>
          <w:tab w:val="right" w:leader="dot" w:pos="8846"/>
        </w:tabs>
        <w:rPr>
          <w:rFonts w:asciiTheme="minorHAnsi" w:eastAsiaTheme="minorEastAsia" w:hAnsiTheme="minorHAnsi"/>
          <w:noProof/>
          <w:sz w:val="22"/>
          <w:lang w:val="en-US"/>
        </w:rPr>
      </w:pPr>
      <w:hyperlink w:anchor="_Toc433973307" w:history="1">
        <w:r w:rsidR="00D972E7" w:rsidRPr="00733543">
          <w:rPr>
            <w:rStyle w:val="Hyperlink"/>
            <w:noProof/>
          </w:rPr>
          <w:t>The Horologion: The Book of the Hours</w:t>
        </w:r>
        <w:r w:rsidR="00D972E7">
          <w:rPr>
            <w:noProof/>
            <w:webHidden/>
          </w:rPr>
          <w:tab/>
        </w:r>
        <w:r>
          <w:rPr>
            <w:noProof/>
            <w:webHidden/>
          </w:rPr>
          <w:fldChar w:fldCharType="begin"/>
        </w:r>
        <w:r w:rsidR="00D972E7">
          <w:rPr>
            <w:noProof/>
            <w:webHidden/>
          </w:rPr>
          <w:instrText xml:space="preserve"> PAGEREF _Toc433973307 \h </w:instrText>
        </w:r>
        <w:r>
          <w:rPr>
            <w:noProof/>
            <w:webHidden/>
          </w:rPr>
        </w:r>
        <w:r>
          <w:rPr>
            <w:noProof/>
            <w:webHidden/>
          </w:rPr>
          <w:fldChar w:fldCharType="separate"/>
        </w:r>
        <w:r w:rsidR="009D45BB">
          <w:rPr>
            <w:noProof/>
            <w:webHidden/>
          </w:rPr>
          <w:t>7</w:t>
        </w:r>
        <w:r>
          <w:rPr>
            <w:noProof/>
            <w:webHidden/>
          </w:rPr>
          <w:fldChar w:fldCharType="end"/>
        </w:r>
      </w:hyperlink>
    </w:p>
    <w:p w:rsidR="00D972E7" w:rsidRDefault="003A78C2">
      <w:pPr>
        <w:pStyle w:val="TOC2"/>
        <w:tabs>
          <w:tab w:val="right" w:leader="dot" w:pos="8846"/>
        </w:tabs>
        <w:rPr>
          <w:rFonts w:asciiTheme="minorHAnsi" w:eastAsiaTheme="minorEastAsia" w:hAnsiTheme="minorHAnsi"/>
          <w:noProof/>
          <w:sz w:val="22"/>
          <w:lang w:val="en-US"/>
        </w:rPr>
      </w:pPr>
      <w:hyperlink w:anchor="_Toc433973308" w:history="1">
        <w:r w:rsidR="00D972E7" w:rsidRPr="00733543">
          <w:rPr>
            <w:rStyle w:val="Hyperlink"/>
            <w:noProof/>
          </w:rPr>
          <w:t>The Setting of the Sun: Vespers (the Eleventh Hour)</w:t>
        </w:r>
        <w:r w:rsidR="00D972E7">
          <w:rPr>
            <w:noProof/>
            <w:webHidden/>
          </w:rPr>
          <w:tab/>
        </w:r>
        <w:r>
          <w:rPr>
            <w:noProof/>
            <w:webHidden/>
          </w:rPr>
          <w:fldChar w:fldCharType="begin"/>
        </w:r>
        <w:r w:rsidR="00D972E7">
          <w:rPr>
            <w:noProof/>
            <w:webHidden/>
          </w:rPr>
          <w:instrText xml:space="preserve"> PAGEREF _Toc433973308 \h </w:instrText>
        </w:r>
        <w:r>
          <w:rPr>
            <w:noProof/>
            <w:webHidden/>
          </w:rPr>
        </w:r>
        <w:r>
          <w:rPr>
            <w:noProof/>
            <w:webHidden/>
          </w:rPr>
          <w:fldChar w:fldCharType="separate"/>
        </w:r>
        <w:r w:rsidR="009D45BB">
          <w:rPr>
            <w:noProof/>
            <w:webHidden/>
          </w:rPr>
          <w:t>8</w:t>
        </w:r>
        <w:r>
          <w:rPr>
            <w:noProof/>
            <w:webHidden/>
          </w:rPr>
          <w:fldChar w:fldCharType="end"/>
        </w:r>
      </w:hyperlink>
    </w:p>
    <w:p w:rsidR="00D972E7" w:rsidRDefault="003A78C2">
      <w:pPr>
        <w:pStyle w:val="TOC2"/>
        <w:tabs>
          <w:tab w:val="right" w:leader="dot" w:pos="8846"/>
        </w:tabs>
        <w:rPr>
          <w:rFonts w:asciiTheme="minorHAnsi" w:eastAsiaTheme="minorEastAsia" w:hAnsiTheme="minorHAnsi"/>
          <w:noProof/>
          <w:sz w:val="22"/>
          <w:lang w:val="en-US"/>
        </w:rPr>
      </w:pPr>
      <w:hyperlink w:anchor="_Toc433973309" w:history="1">
        <w:r w:rsidR="00D972E7" w:rsidRPr="00733543">
          <w:rPr>
            <w:rStyle w:val="Hyperlink"/>
            <w:noProof/>
          </w:rPr>
          <w:t>After Supper: Retiring (the Twelfth Hour)</w:t>
        </w:r>
        <w:r w:rsidR="00D972E7">
          <w:rPr>
            <w:noProof/>
            <w:webHidden/>
          </w:rPr>
          <w:tab/>
        </w:r>
        <w:r>
          <w:rPr>
            <w:noProof/>
            <w:webHidden/>
          </w:rPr>
          <w:fldChar w:fldCharType="begin"/>
        </w:r>
        <w:r w:rsidR="00D972E7">
          <w:rPr>
            <w:noProof/>
            <w:webHidden/>
          </w:rPr>
          <w:instrText xml:space="preserve"> PAGEREF _Toc433973309 \h </w:instrText>
        </w:r>
        <w:r>
          <w:rPr>
            <w:noProof/>
            <w:webHidden/>
          </w:rPr>
        </w:r>
        <w:r>
          <w:rPr>
            <w:noProof/>
            <w:webHidden/>
          </w:rPr>
          <w:fldChar w:fldCharType="separate"/>
        </w:r>
        <w:r w:rsidR="009D45BB">
          <w:rPr>
            <w:noProof/>
            <w:webHidden/>
          </w:rPr>
          <w:t>47</w:t>
        </w:r>
        <w:r>
          <w:rPr>
            <w:noProof/>
            <w:webHidden/>
          </w:rPr>
          <w:fldChar w:fldCharType="end"/>
        </w:r>
      </w:hyperlink>
    </w:p>
    <w:p w:rsidR="00D972E7" w:rsidRDefault="003A78C2">
      <w:pPr>
        <w:pStyle w:val="TOC2"/>
        <w:tabs>
          <w:tab w:val="right" w:leader="dot" w:pos="8846"/>
        </w:tabs>
        <w:rPr>
          <w:rFonts w:asciiTheme="minorHAnsi" w:eastAsiaTheme="minorEastAsia" w:hAnsiTheme="minorHAnsi"/>
          <w:noProof/>
          <w:sz w:val="22"/>
          <w:lang w:val="en-US"/>
        </w:rPr>
      </w:pPr>
      <w:hyperlink w:anchor="_Toc433973310" w:history="1">
        <w:r w:rsidR="00D972E7" w:rsidRPr="00733543">
          <w:rPr>
            <w:rStyle w:val="Hyperlink"/>
            <w:noProof/>
          </w:rPr>
          <w:t>Midnight</w:t>
        </w:r>
        <w:r w:rsidR="00D972E7">
          <w:rPr>
            <w:noProof/>
            <w:webHidden/>
          </w:rPr>
          <w:tab/>
        </w:r>
        <w:r>
          <w:rPr>
            <w:noProof/>
            <w:webHidden/>
          </w:rPr>
          <w:fldChar w:fldCharType="begin"/>
        </w:r>
        <w:r w:rsidR="00D972E7">
          <w:rPr>
            <w:noProof/>
            <w:webHidden/>
          </w:rPr>
          <w:instrText xml:space="preserve"> PAGEREF _Toc433973310 \h </w:instrText>
        </w:r>
        <w:r>
          <w:rPr>
            <w:noProof/>
            <w:webHidden/>
          </w:rPr>
        </w:r>
        <w:r>
          <w:rPr>
            <w:noProof/>
            <w:webHidden/>
          </w:rPr>
          <w:fldChar w:fldCharType="separate"/>
        </w:r>
        <w:r w:rsidR="009D45BB">
          <w:rPr>
            <w:noProof/>
            <w:webHidden/>
          </w:rPr>
          <w:t>61</w:t>
        </w:r>
        <w:r>
          <w:rPr>
            <w:noProof/>
            <w:webHidden/>
          </w:rPr>
          <w:fldChar w:fldCharType="end"/>
        </w:r>
      </w:hyperlink>
    </w:p>
    <w:p w:rsidR="00D972E7" w:rsidRDefault="003A78C2">
      <w:pPr>
        <w:pStyle w:val="TOC2"/>
        <w:tabs>
          <w:tab w:val="right" w:leader="dot" w:pos="8846"/>
        </w:tabs>
        <w:rPr>
          <w:rFonts w:asciiTheme="minorHAnsi" w:eastAsiaTheme="minorEastAsia" w:hAnsiTheme="minorHAnsi"/>
          <w:noProof/>
          <w:sz w:val="22"/>
          <w:lang w:val="en-US"/>
        </w:rPr>
      </w:pPr>
      <w:hyperlink w:anchor="_Toc433973311" w:history="1">
        <w:r w:rsidR="00D972E7" w:rsidRPr="00733543">
          <w:rPr>
            <w:rStyle w:val="Hyperlink"/>
            <w:noProof/>
          </w:rPr>
          <w:t>The Rising of the Sun: Matins (or Lauds)</w:t>
        </w:r>
        <w:r w:rsidR="00D972E7">
          <w:rPr>
            <w:noProof/>
            <w:webHidden/>
          </w:rPr>
          <w:tab/>
        </w:r>
        <w:r>
          <w:rPr>
            <w:noProof/>
            <w:webHidden/>
          </w:rPr>
          <w:fldChar w:fldCharType="begin"/>
        </w:r>
        <w:r w:rsidR="00D972E7">
          <w:rPr>
            <w:noProof/>
            <w:webHidden/>
          </w:rPr>
          <w:instrText xml:space="preserve"> PAGEREF _Toc433973311 \h </w:instrText>
        </w:r>
        <w:r>
          <w:rPr>
            <w:noProof/>
            <w:webHidden/>
          </w:rPr>
        </w:r>
        <w:r>
          <w:rPr>
            <w:noProof/>
            <w:webHidden/>
          </w:rPr>
          <w:fldChar w:fldCharType="separate"/>
        </w:r>
        <w:r w:rsidR="009D45BB">
          <w:rPr>
            <w:noProof/>
            <w:webHidden/>
          </w:rPr>
          <w:t>120</w:t>
        </w:r>
        <w:r>
          <w:rPr>
            <w:noProof/>
            <w:webHidden/>
          </w:rPr>
          <w:fldChar w:fldCharType="end"/>
        </w:r>
      </w:hyperlink>
    </w:p>
    <w:p w:rsidR="00D972E7" w:rsidRDefault="003A78C2">
      <w:pPr>
        <w:pStyle w:val="TOC2"/>
        <w:tabs>
          <w:tab w:val="right" w:leader="dot" w:pos="8846"/>
        </w:tabs>
        <w:rPr>
          <w:rFonts w:asciiTheme="minorHAnsi" w:eastAsiaTheme="minorEastAsia" w:hAnsiTheme="minorHAnsi"/>
          <w:noProof/>
          <w:sz w:val="22"/>
          <w:lang w:val="en-US"/>
        </w:rPr>
      </w:pPr>
      <w:hyperlink w:anchor="_Toc433973312" w:history="1">
        <w:r w:rsidR="00D972E7" w:rsidRPr="00733543">
          <w:rPr>
            <w:rStyle w:val="Hyperlink"/>
            <w:noProof/>
          </w:rPr>
          <w:t>Early Morning: Prime (The First Hour)</w:t>
        </w:r>
        <w:r w:rsidR="00D972E7">
          <w:rPr>
            <w:noProof/>
            <w:webHidden/>
          </w:rPr>
          <w:tab/>
        </w:r>
        <w:r>
          <w:rPr>
            <w:noProof/>
            <w:webHidden/>
          </w:rPr>
          <w:fldChar w:fldCharType="begin"/>
        </w:r>
        <w:r w:rsidR="00D972E7">
          <w:rPr>
            <w:noProof/>
            <w:webHidden/>
          </w:rPr>
          <w:instrText xml:space="preserve"> PAGEREF _Toc433973312 \h </w:instrText>
        </w:r>
        <w:r>
          <w:rPr>
            <w:noProof/>
            <w:webHidden/>
          </w:rPr>
        </w:r>
        <w:r>
          <w:rPr>
            <w:noProof/>
            <w:webHidden/>
          </w:rPr>
          <w:fldChar w:fldCharType="separate"/>
        </w:r>
        <w:r w:rsidR="009D45BB">
          <w:rPr>
            <w:noProof/>
            <w:webHidden/>
          </w:rPr>
          <w:t>253</w:t>
        </w:r>
        <w:r>
          <w:rPr>
            <w:noProof/>
            <w:webHidden/>
          </w:rPr>
          <w:fldChar w:fldCharType="end"/>
        </w:r>
      </w:hyperlink>
    </w:p>
    <w:p w:rsidR="00D972E7" w:rsidRDefault="003A78C2">
      <w:pPr>
        <w:pStyle w:val="TOC2"/>
        <w:tabs>
          <w:tab w:val="right" w:leader="dot" w:pos="8846"/>
        </w:tabs>
        <w:rPr>
          <w:rFonts w:asciiTheme="minorHAnsi" w:eastAsiaTheme="minorEastAsia" w:hAnsiTheme="minorHAnsi"/>
          <w:noProof/>
          <w:sz w:val="22"/>
          <w:lang w:val="en-US"/>
        </w:rPr>
      </w:pPr>
      <w:hyperlink w:anchor="_Toc433973313" w:history="1">
        <w:r w:rsidR="00D972E7" w:rsidRPr="00733543">
          <w:rPr>
            <w:rStyle w:val="Hyperlink"/>
            <w:noProof/>
          </w:rPr>
          <w:t>Mid-Morning (The Third Hour)</w:t>
        </w:r>
        <w:r w:rsidR="00D972E7">
          <w:rPr>
            <w:noProof/>
            <w:webHidden/>
          </w:rPr>
          <w:tab/>
        </w:r>
        <w:r>
          <w:rPr>
            <w:noProof/>
            <w:webHidden/>
          </w:rPr>
          <w:fldChar w:fldCharType="begin"/>
        </w:r>
        <w:r w:rsidR="00D972E7">
          <w:rPr>
            <w:noProof/>
            <w:webHidden/>
          </w:rPr>
          <w:instrText xml:space="preserve"> PAGEREF _Toc433973313 \h </w:instrText>
        </w:r>
        <w:r>
          <w:rPr>
            <w:noProof/>
            <w:webHidden/>
          </w:rPr>
        </w:r>
        <w:r>
          <w:rPr>
            <w:noProof/>
            <w:webHidden/>
          </w:rPr>
          <w:fldChar w:fldCharType="separate"/>
        </w:r>
        <w:r w:rsidR="009D45BB">
          <w:rPr>
            <w:noProof/>
            <w:webHidden/>
          </w:rPr>
          <w:t>270</w:t>
        </w:r>
        <w:r>
          <w:rPr>
            <w:noProof/>
            <w:webHidden/>
          </w:rPr>
          <w:fldChar w:fldCharType="end"/>
        </w:r>
      </w:hyperlink>
    </w:p>
    <w:p w:rsidR="00D972E7" w:rsidRDefault="003A78C2">
      <w:pPr>
        <w:pStyle w:val="TOC2"/>
        <w:tabs>
          <w:tab w:val="right" w:leader="dot" w:pos="8846"/>
        </w:tabs>
        <w:rPr>
          <w:rFonts w:asciiTheme="minorHAnsi" w:eastAsiaTheme="minorEastAsia" w:hAnsiTheme="minorHAnsi"/>
          <w:noProof/>
          <w:sz w:val="22"/>
          <w:lang w:val="en-US"/>
        </w:rPr>
      </w:pPr>
      <w:hyperlink w:anchor="_Toc433973314" w:history="1">
        <w:r w:rsidR="00D972E7" w:rsidRPr="00733543">
          <w:rPr>
            <w:rStyle w:val="Hyperlink"/>
            <w:noProof/>
          </w:rPr>
          <w:t>Noon (The Sixth Hour)</w:t>
        </w:r>
        <w:r w:rsidR="00D972E7">
          <w:rPr>
            <w:noProof/>
            <w:webHidden/>
          </w:rPr>
          <w:tab/>
        </w:r>
        <w:r>
          <w:rPr>
            <w:noProof/>
            <w:webHidden/>
          </w:rPr>
          <w:fldChar w:fldCharType="begin"/>
        </w:r>
        <w:r w:rsidR="00D972E7">
          <w:rPr>
            <w:noProof/>
            <w:webHidden/>
          </w:rPr>
          <w:instrText xml:space="preserve"> PAGEREF _Toc433973314 \h </w:instrText>
        </w:r>
        <w:r>
          <w:rPr>
            <w:noProof/>
            <w:webHidden/>
          </w:rPr>
        </w:r>
        <w:r>
          <w:rPr>
            <w:noProof/>
            <w:webHidden/>
          </w:rPr>
          <w:fldChar w:fldCharType="separate"/>
        </w:r>
        <w:r w:rsidR="009D45BB">
          <w:rPr>
            <w:noProof/>
            <w:webHidden/>
          </w:rPr>
          <w:t>273</w:t>
        </w:r>
        <w:r>
          <w:rPr>
            <w:noProof/>
            <w:webHidden/>
          </w:rPr>
          <w:fldChar w:fldCharType="end"/>
        </w:r>
      </w:hyperlink>
    </w:p>
    <w:p w:rsidR="00D972E7" w:rsidRDefault="003A78C2">
      <w:pPr>
        <w:pStyle w:val="TOC2"/>
        <w:tabs>
          <w:tab w:val="right" w:leader="dot" w:pos="8846"/>
        </w:tabs>
        <w:rPr>
          <w:rFonts w:asciiTheme="minorHAnsi" w:eastAsiaTheme="minorEastAsia" w:hAnsiTheme="minorHAnsi"/>
          <w:noProof/>
          <w:sz w:val="22"/>
          <w:lang w:val="en-US"/>
        </w:rPr>
      </w:pPr>
      <w:hyperlink w:anchor="_Toc433973315" w:history="1">
        <w:r w:rsidR="00D972E7" w:rsidRPr="00733543">
          <w:rPr>
            <w:rStyle w:val="Hyperlink"/>
            <w:noProof/>
          </w:rPr>
          <w:t>Afternoon (The Ninth Hour)</w:t>
        </w:r>
        <w:r w:rsidR="00D972E7">
          <w:rPr>
            <w:noProof/>
            <w:webHidden/>
          </w:rPr>
          <w:tab/>
        </w:r>
        <w:r>
          <w:rPr>
            <w:noProof/>
            <w:webHidden/>
          </w:rPr>
          <w:fldChar w:fldCharType="begin"/>
        </w:r>
        <w:r w:rsidR="00D972E7">
          <w:rPr>
            <w:noProof/>
            <w:webHidden/>
          </w:rPr>
          <w:instrText xml:space="preserve"> PAGEREF _Toc433973315 \h </w:instrText>
        </w:r>
        <w:r>
          <w:rPr>
            <w:noProof/>
            <w:webHidden/>
          </w:rPr>
        </w:r>
        <w:r>
          <w:rPr>
            <w:noProof/>
            <w:webHidden/>
          </w:rPr>
          <w:fldChar w:fldCharType="separate"/>
        </w:r>
        <w:r w:rsidR="009D45BB">
          <w:rPr>
            <w:noProof/>
            <w:webHidden/>
          </w:rPr>
          <w:t>277</w:t>
        </w:r>
        <w:r>
          <w:rPr>
            <w:noProof/>
            <w:webHidden/>
          </w:rPr>
          <w:fldChar w:fldCharType="end"/>
        </w:r>
      </w:hyperlink>
    </w:p>
    <w:p w:rsidR="00D972E7" w:rsidRDefault="003A78C2">
      <w:pPr>
        <w:pStyle w:val="TOC1"/>
        <w:tabs>
          <w:tab w:val="right" w:leader="dot" w:pos="8846"/>
        </w:tabs>
        <w:rPr>
          <w:rFonts w:asciiTheme="minorHAnsi" w:eastAsiaTheme="minorEastAsia" w:hAnsiTheme="minorHAnsi"/>
          <w:noProof/>
          <w:sz w:val="22"/>
          <w:lang w:val="en-US"/>
        </w:rPr>
      </w:pPr>
      <w:hyperlink w:anchor="_Toc433973316" w:history="1">
        <w:r w:rsidR="00D972E7" w:rsidRPr="00733543">
          <w:rPr>
            <w:rStyle w:val="Hyperlink"/>
            <w:noProof/>
          </w:rPr>
          <w:t>The Book of the Psalter</w:t>
        </w:r>
        <w:r w:rsidR="00D972E7">
          <w:rPr>
            <w:noProof/>
            <w:webHidden/>
          </w:rPr>
          <w:tab/>
        </w:r>
        <w:r>
          <w:rPr>
            <w:noProof/>
            <w:webHidden/>
          </w:rPr>
          <w:fldChar w:fldCharType="begin"/>
        </w:r>
        <w:r w:rsidR="00D972E7">
          <w:rPr>
            <w:noProof/>
            <w:webHidden/>
          </w:rPr>
          <w:instrText xml:space="preserve"> PAGEREF _Toc433973316 \h </w:instrText>
        </w:r>
        <w:r>
          <w:rPr>
            <w:noProof/>
            <w:webHidden/>
          </w:rPr>
        </w:r>
        <w:r>
          <w:rPr>
            <w:noProof/>
            <w:webHidden/>
          </w:rPr>
          <w:fldChar w:fldCharType="separate"/>
        </w:r>
        <w:r w:rsidR="009D45BB">
          <w:rPr>
            <w:noProof/>
            <w:webHidden/>
          </w:rPr>
          <w:t>280</w:t>
        </w:r>
        <w:r>
          <w:rPr>
            <w:noProof/>
            <w:webHidden/>
          </w:rPr>
          <w:fldChar w:fldCharType="end"/>
        </w:r>
      </w:hyperlink>
    </w:p>
    <w:p w:rsidR="00D972E7" w:rsidRDefault="003A78C2">
      <w:pPr>
        <w:pStyle w:val="TOC1"/>
        <w:tabs>
          <w:tab w:val="right" w:leader="dot" w:pos="8846"/>
        </w:tabs>
        <w:rPr>
          <w:rFonts w:asciiTheme="minorHAnsi" w:eastAsiaTheme="minorEastAsia" w:hAnsiTheme="minorHAnsi"/>
          <w:noProof/>
          <w:sz w:val="22"/>
          <w:lang w:val="en-US"/>
        </w:rPr>
      </w:pPr>
      <w:hyperlink w:anchor="_Toc433973317" w:history="1">
        <w:r w:rsidR="00D972E7" w:rsidRPr="00733543">
          <w:rPr>
            <w:rStyle w:val="Hyperlink"/>
            <w:noProof/>
          </w:rPr>
          <w:t>The Book of Psalis and Doxologies</w:t>
        </w:r>
        <w:r w:rsidR="00D972E7">
          <w:rPr>
            <w:noProof/>
            <w:webHidden/>
          </w:rPr>
          <w:tab/>
        </w:r>
        <w:r>
          <w:rPr>
            <w:noProof/>
            <w:webHidden/>
          </w:rPr>
          <w:fldChar w:fldCharType="begin"/>
        </w:r>
        <w:r w:rsidR="00D972E7">
          <w:rPr>
            <w:noProof/>
            <w:webHidden/>
          </w:rPr>
          <w:instrText xml:space="preserve"> PAGEREF _Toc433973317 \h </w:instrText>
        </w:r>
        <w:r>
          <w:rPr>
            <w:noProof/>
            <w:webHidden/>
          </w:rPr>
        </w:r>
        <w:r>
          <w:rPr>
            <w:noProof/>
            <w:webHidden/>
          </w:rPr>
          <w:fldChar w:fldCharType="separate"/>
        </w:r>
        <w:r w:rsidR="009D45BB">
          <w:rPr>
            <w:noProof/>
            <w:webHidden/>
          </w:rPr>
          <w:t>504</w:t>
        </w:r>
        <w:r>
          <w:rPr>
            <w:noProof/>
            <w:webHidden/>
          </w:rPr>
          <w:fldChar w:fldCharType="end"/>
        </w:r>
      </w:hyperlink>
    </w:p>
    <w:p w:rsidR="00D972E7" w:rsidRDefault="003A78C2">
      <w:pPr>
        <w:pStyle w:val="TOC2"/>
        <w:tabs>
          <w:tab w:val="right" w:leader="dot" w:pos="8846"/>
        </w:tabs>
        <w:rPr>
          <w:rFonts w:asciiTheme="minorHAnsi" w:eastAsiaTheme="minorEastAsia" w:hAnsiTheme="minorHAnsi"/>
          <w:noProof/>
          <w:sz w:val="22"/>
          <w:lang w:val="en-US"/>
        </w:rPr>
      </w:pPr>
      <w:hyperlink w:anchor="_Toc433973318" w:history="1">
        <w:r w:rsidR="00D972E7" w:rsidRPr="00733543">
          <w:rPr>
            <w:rStyle w:val="Hyperlink"/>
            <w:noProof/>
          </w:rPr>
          <w:t>General and Common Doxologies</w:t>
        </w:r>
        <w:r w:rsidR="00D972E7">
          <w:rPr>
            <w:noProof/>
            <w:webHidden/>
          </w:rPr>
          <w:tab/>
        </w:r>
        <w:r>
          <w:rPr>
            <w:noProof/>
            <w:webHidden/>
          </w:rPr>
          <w:fldChar w:fldCharType="begin"/>
        </w:r>
        <w:r w:rsidR="00D972E7">
          <w:rPr>
            <w:noProof/>
            <w:webHidden/>
          </w:rPr>
          <w:instrText xml:space="preserve"> PAGEREF _Toc433973318 \h </w:instrText>
        </w:r>
        <w:r>
          <w:rPr>
            <w:noProof/>
            <w:webHidden/>
          </w:rPr>
        </w:r>
        <w:r>
          <w:rPr>
            <w:noProof/>
            <w:webHidden/>
          </w:rPr>
          <w:fldChar w:fldCharType="separate"/>
        </w:r>
        <w:r w:rsidR="009D45BB">
          <w:rPr>
            <w:noProof/>
            <w:webHidden/>
          </w:rPr>
          <w:t>505</w:t>
        </w:r>
        <w:r>
          <w:rPr>
            <w:noProof/>
            <w:webHidden/>
          </w:rPr>
          <w:fldChar w:fldCharType="end"/>
        </w:r>
      </w:hyperlink>
    </w:p>
    <w:p w:rsidR="00D972E7" w:rsidRDefault="003A78C2">
      <w:pPr>
        <w:pStyle w:val="TOC2"/>
        <w:tabs>
          <w:tab w:val="right" w:leader="dot" w:pos="8846"/>
        </w:tabs>
        <w:rPr>
          <w:rFonts w:asciiTheme="minorHAnsi" w:eastAsiaTheme="minorEastAsia" w:hAnsiTheme="minorHAnsi"/>
          <w:noProof/>
          <w:sz w:val="22"/>
          <w:lang w:val="en-US"/>
        </w:rPr>
      </w:pPr>
      <w:hyperlink w:anchor="_Toc433973319" w:history="1">
        <w:r w:rsidR="00D972E7" w:rsidRPr="00733543">
          <w:rPr>
            <w:rStyle w:val="Hyperlink"/>
            <w:noProof/>
          </w:rPr>
          <w:t xml:space="preserve">September or </w:t>
        </w:r>
        <w:r w:rsidR="00D972E7" w:rsidRPr="00733543">
          <w:rPr>
            <w:rStyle w:val="Hyperlink"/>
            <w:rFonts w:ascii="FreeSerifAvvaShenouda" w:eastAsia="Arial Unicode MS" w:hAnsi="FreeSerifAvvaShenouda" w:cs="FreeSerifAvvaShenouda"/>
            <w:noProof/>
            <w:lang w:val="en-US"/>
          </w:rPr>
          <w:t>Ⲑⲟⲟⲩⲧ</w:t>
        </w:r>
        <w:r w:rsidR="00D972E7">
          <w:rPr>
            <w:noProof/>
            <w:webHidden/>
          </w:rPr>
          <w:tab/>
        </w:r>
        <w:r>
          <w:rPr>
            <w:noProof/>
            <w:webHidden/>
          </w:rPr>
          <w:fldChar w:fldCharType="begin"/>
        </w:r>
        <w:r w:rsidR="00D972E7">
          <w:rPr>
            <w:noProof/>
            <w:webHidden/>
          </w:rPr>
          <w:instrText xml:space="preserve"> PAGEREF _Toc433973319 \h </w:instrText>
        </w:r>
        <w:r>
          <w:rPr>
            <w:noProof/>
            <w:webHidden/>
          </w:rPr>
        </w:r>
        <w:r>
          <w:rPr>
            <w:noProof/>
            <w:webHidden/>
          </w:rPr>
          <w:fldChar w:fldCharType="separate"/>
        </w:r>
        <w:r w:rsidR="009D45BB">
          <w:rPr>
            <w:noProof/>
            <w:webHidden/>
          </w:rPr>
          <w:t>527</w:t>
        </w:r>
        <w:r>
          <w:rPr>
            <w:noProof/>
            <w:webHidden/>
          </w:rPr>
          <w:fldChar w:fldCharType="end"/>
        </w:r>
      </w:hyperlink>
    </w:p>
    <w:p w:rsidR="00D972E7" w:rsidRDefault="003A78C2">
      <w:pPr>
        <w:pStyle w:val="TOC2"/>
        <w:tabs>
          <w:tab w:val="right" w:leader="dot" w:pos="8846"/>
        </w:tabs>
        <w:rPr>
          <w:rFonts w:asciiTheme="minorHAnsi" w:eastAsiaTheme="minorEastAsia" w:hAnsiTheme="minorHAnsi"/>
          <w:noProof/>
          <w:sz w:val="22"/>
          <w:lang w:val="en-US"/>
        </w:rPr>
      </w:pPr>
      <w:hyperlink w:anchor="_Toc433973320" w:history="1">
        <w:r w:rsidR="00D972E7" w:rsidRPr="00733543">
          <w:rPr>
            <w:rStyle w:val="Hyperlink"/>
            <w:noProof/>
          </w:rPr>
          <w:t xml:space="preserve">October or </w:t>
        </w:r>
        <w:r w:rsidR="00D972E7" w:rsidRPr="00733543">
          <w:rPr>
            <w:rStyle w:val="Hyperlink"/>
            <w:rFonts w:ascii="FreeSerifAvvaShenouda" w:hAnsi="FreeSerifAvvaShenouda" w:cs="FreeSerifAvvaShenouda"/>
            <w:noProof/>
          </w:rPr>
          <w:t>Ⲡⲁⲱⲡⲉ</w:t>
        </w:r>
        <w:r w:rsidR="00D972E7">
          <w:rPr>
            <w:noProof/>
            <w:webHidden/>
          </w:rPr>
          <w:tab/>
        </w:r>
        <w:r>
          <w:rPr>
            <w:noProof/>
            <w:webHidden/>
          </w:rPr>
          <w:fldChar w:fldCharType="begin"/>
        </w:r>
        <w:r w:rsidR="00D972E7">
          <w:rPr>
            <w:noProof/>
            <w:webHidden/>
          </w:rPr>
          <w:instrText xml:space="preserve"> PAGEREF _Toc433973320 \h </w:instrText>
        </w:r>
        <w:r>
          <w:rPr>
            <w:noProof/>
            <w:webHidden/>
          </w:rPr>
        </w:r>
        <w:r>
          <w:rPr>
            <w:noProof/>
            <w:webHidden/>
          </w:rPr>
          <w:fldChar w:fldCharType="separate"/>
        </w:r>
        <w:r w:rsidR="009D45BB">
          <w:rPr>
            <w:noProof/>
            <w:webHidden/>
          </w:rPr>
          <w:t>558</w:t>
        </w:r>
        <w:r>
          <w:rPr>
            <w:noProof/>
            <w:webHidden/>
          </w:rPr>
          <w:fldChar w:fldCharType="end"/>
        </w:r>
      </w:hyperlink>
    </w:p>
    <w:p w:rsidR="00D972E7" w:rsidRDefault="003A78C2">
      <w:pPr>
        <w:pStyle w:val="TOC2"/>
        <w:tabs>
          <w:tab w:val="right" w:leader="dot" w:pos="8846"/>
        </w:tabs>
        <w:rPr>
          <w:rFonts w:asciiTheme="minorHAnsi" w:eastAsiaTheme="minorEastAsia" w:hAnsiTheme="minorHAnsi"/>
          <w:noProof/>
          <w:sz w:val="22"/>
          <w:lang w:val="en-US"/>
        </w:rPr>
      </w:pPr>
      <w:hyperlink w:anchor="_Toc433973321" w:history="1">
        <w:r w:rsidR="00D972E7" w:rsidRPr="00733543">
          <w:rPr>
            <w:rStyle w:val="Hyperlink"/>
            <w:noProof/>
          </w:rPr>
          <w:t xml:space="preserve">November or </w:t>
        </w:r>
        <w:r w:rsidR="00D972E7" w:rsidRPr="00733543">
          <w:rPr>
            <w:rStyle w:val="Hyperlink"/>
            <w:rFonts w:ascii="FreeSerifAvvaShenouda" w:eastAsia="Arial Unicode MS" w:hAnsi="FreeSerifAvvaShenouda" w:cs="FreeSerifAvvaShenouda"/>
            <w:noProof/>
          </w:rPr>
          <w:t>Ⲁⲑⲟⲣ</w:t>
        </w:r>
        <w:r w:rsidR="00D972E7">
          <w:rPr>
            <w:noProof/>
            <w:webHidden/>
          </w:rPr>
          <w:tab/>
        </w:r>
        <w:r>
          <w:rPr>
            <w:noProof/>
            <w:webHidden/>
          </w:rPr>
          <w:fldChar w:fldCharType="begin"/>
        </w:r>
        <w:r w:rsidR="00D972E7">
          <w:rPr>
            <w:noProof/>
            <w:webHidden/>
          </w:rPr>
          <w:instrText xml:space="preserve"> PAGEREF _Toc433973321 \h </w:instrText>
        </w:r>
        <w:r>
          <w:rPr>
            <w:noProof/>
            <w:webHidden/>
          </w:rPr>
        </w:r>
        <w:r>
          <w:rPr>
            <w:noProof/>
            <w:webHidden/>
          </w:rPr>
          <w:fldChar w:fldCharType="separate"/>
        </w:r>
        <w:r w:rsidR="009D45BB">
          <w:rPr>
            <w:noProof/>
            <w:webHidden/>
          </w:rPr>
          <w:t>566</w:t>
        </w:r>
        <w:r>
          <w:rPr>
            <w:noProof/>
            <w:webHidden/>
          </w:rPr>
          <w:fldChar w:fldCharType="end"/>
        </w:r>
      </w:hyperlink>
    </w:p>
    <w:p w:rsidR="00D972E7" w:rsidRDefault="003A78C2">
      <w:pPr>
        <w:pStyle w:val="TOC2"/>
        <w:tabs>
          <w:tab w:val="right" w:leader="dot" w:pos="8846"/>
        </w:tabs>
        <w:rPr>
          <w:rFonts w:asciiTheme="minorHAnsi" w:eastAsiaTheme="minorEastAsia" w:hAnsiTheme="minorHAnsi"/>
          <w:noProof/>
          <w:sz w:val="22"/>
          <w:lang w:val="en-US"/>
        </w:rPr>
      </w:pPr>
      <w:hyperlink w:anchor="_Toc433973322" w:history="1">
        <w:r w:rsidR="00D972E7" w:rsidRPr="00733543">
          <w:rPr>
            <w:rStyle w:val="Hyperlink"/>
            <w:noProof/>
          </w:rPr>
          <w:t xml:space="preserve">December or </w:t>
        </w:r>
        <w:r w:rsidR="00D972E7" w:rsidRPr="00733543">
          <w:rPr>
            <w:rStyle w:val="Hyperlink"/>
            <w:rFonts w:ascii="FreeSerifAvvaShenouda" w:hAnsi="FreeSerifAvvaShenouda" w:cs="FreeSerifAvvaShenouda"/>
            <w:noProof/>
          </w:rPr>
          <w:t>Ⲕⲟⲓⲁϩⲕ</w:t>
        </w:r>
        <w:r w:rsidR="00D972E7">
          <w:rPr>
            <w:noProof/>
            <w:webHidden/>
          </w:rPr>
          <w:tab/>
        </w:r>
        <w:r>
          <w:rPr>
            <w:noProof/>
            <w:webHidden/>
          </w:rPr>
          <w:fldChar w:fldCharType="begin"/>
        </w:r>
        <w:r w:rsidR="00D972E7">
          <w:rPr>
            <w:noProof/>
            <w:webHidden/>
          </w:rPr>
          <w:instrText xml:space="preserve"> PAGEREF _Toc433973322 \h </w:instrText>
        </w:r>
        <w:r>
          <w:rPr>
            <w:noProof/>
            <w:webHidden/>
          </w:rPr>
        </w:r>
        <w:r>
          <w:rPr>
            <w:noProof/>
            <w:webHidden/>
          </w:rPr>
          <w:fldChar w:fldCharType="separate"/>
        </w:r>
        <w:r w:rsidR="009D45BB">
          <w:rPr>
            <w:noProof/>
            <w:webHidden/>
          </w:rPr>
          <w:t>578</w:t>
        </w:r>
        <w:r>
          <w:rPr>
            <w:noProof/>
            <w:webHidden/>
          </w:rPr>
          <w:fldChar w:fldCharType="end"/>
        </w:r>
      </w:hyperlink>
    </w:p>
    <w:p w:rsidR="00D972E7" w:rsidRDefault="003A78C2">
      <w:pPr>
        <w:pStyle w:val="TOC2"/>
        <w:tabs>
          <w:tab w:val="right" w:leader="dot" w:pos="8846"/>
        </w:tabs>
        <w:rPr>
          <w:rFonts w:asciiTheme="minorHAnsi" w:eastAsiaTheme="minorEastAsia" w:hAnsiTheme="minorHAnsi"/>
          <w:noProof/>
          <w:sz w:val="22"/>
          <w:lang w:val="en-US"/>
        </w:rPr>
      </w:pPr>
      <w:hyperlink w:anchor="_Toc433973323" w:history="1">
        <w:r w:rsidR="00D972E7" w:rsidRPr="00733543">
          <w:rPr>
            <w:rStyle w:val="Hyperlink"/>
            <w:noProof/>
          </w:rPr>
          <w:t xml:space="preserve">January or </w:t>
        </w:r>
        <w:r w:rsidR="00D972E7" w:rsidRPr="00733543">
          <w:rPr>
            <w:rStyle w:val="Hyperlink"/>
            <w:rFonts w:ascii="FreeSerifAvvaShenouda" w:hAnsi="FreeSerifAvvaShenouda" w:cs="FreeSerifAvvaShenouda"/>
            <w:noProof/>
          </w:rPr>
          <w:t>Ⲧⲱⲃⲓ</w:t>
        </w:r>
        <w:r w:rsidR="00D972E7">
          <w:rPr>
            <w:noProof/>
            <w:webHidden/>
          </w:rPr>
          <w:tab/>
        </w:r>
        <w:r>
          <w:rPr>
            <w:noProof/>
            <w:webHidden/>
          </w:rPr>
          <w:fldChar w:fldCharType="begin"/>
        </w:r>
        <w:r w:rsidR="00D972E7">
          <w:rPr>
            <w:noProof/>
            <w:webHidden/>
          </w:rPr>
          <w:instrText xml:space="preserve"> PAGEREF _Toc433973323 \h </w:instrText>
        </w:r>
        <w:r>
          <w:rPr>
            <w:noProof/>
            <w:webHidden/>
          </w:rPr>
        </w:r>
        <w:r>
          <w:rPr>
            <w:noProof/>
            <w:webHidden/>
          </w:rPr>
          <w:fldChar w:fldCharType="separate"/>
        </w:r>
        <w:r w:rsidR="009D45BB">
          <w:rPr>
            <w:noProof/>
            <w:webHidden/>
          </w:rPr>
          <w:t>643</w:t>
        </w:r>
        <w:r>
          <w:rPr>
            <w:noProof/>
            <w:webHidden/>
          </w:rPr>
          <w:fldChar w:fldCharType="end"/>
        </w:r>
      </w:hyperlink>
    </w:p>
    <w:p w:rsidR="00D972E7" w:rsidRDefault="003A78C2">
      <w:pPr>
        <w:pStyle w:val="TOC2"/>
        <w:tabs>
          <w:tab w:val="right" w:leader="dot" w:pos="8846"/>
        </w:tabs>
        <w:rPr>
          <w:rFonts w:asciiTheme="minorHAnsi" w:eastAsiaTheme="minorEastAsia" w:hAnsiTheme="minorHAnsi"/>
          <w:noProof/>
          <w:sz w:val="22"/>
          <w:lang w:val="en-US"/>
        </w:rPr>
      </w:pPr>
      <w:hyperlink w:anchor="_Toc433973324" w:history="1">
        <w:r w:rsidR="00D972E7" w:rsidRPr="00733543">
          <w:rPr>
            <w:rStyle w:val="Hyperlink"/>
            <w:noProof/>
          </w:rPr>
          <w:t xml:space="preserve">February or </w:t>
        </w:r>
        <w:r w:rsidR="00D972E7" w:rsidRPr="00733543">
          <w:rPr>
            <w:rStyle w:val="Hyperlink"/>
            <w:rFonts w:ascii="FreeSerifAvvaShenouda" w:hAnsi="FreeSerifAvvaShenouda" w:cs="FreeSerifAvvaShenouda"/>
            <w:noProof/>
          </w:rPr>
          <w:t>Ⲙϣⲓⲣ</w:t>
        </w:r>
        <w:r w:rsidR="00D972E7">
          <w:rPr>
            <w:noProof/>
            <w:webHidden/>
          </w:rPr>
          <w:tab/>
        </w:r>
        <w:r>
          <w:rPr>
            <w:noProof/>
            <w:webHidden/>
          </w:rPr>
          <w:fldChar w:fldCharType="begin"/>
        </w:r>
        <w:r w:rsidR="00D972E7">
          <w:rPr>
            <w:noProof/>
            <w:webHidden/>
          </w:rPr>
          <w:instrText xml:space="preserve"> PAGEREF _Toc433973324 \h </w:instrText>
        </w:r>
        <w:r>
          <w:rPr>
            <w:noProof/>
            <w:webHidden/>
          </w:rPr>
        </w:r>
        <w:r>
          <w:rPr>
            <w:noProof/>
            <w:webHidden/>
          </w:rPr>
          <w:fldChar w:fldCharType="separate"/>
        </w:r>
        <w:r w:rsidR="009D45BB">
          <w:rPr>
            <w:noProof/>
            <w:webHidden/>
          </w:rPr>
          <w:t>706</w:t>
        </w:r>
        <w:r>
          <w:rPr>
            <w:noProof/>
            <w:webHidden/>
          </w:rPr>
          <w:fldChar w:fldCharType="end"/>
        </w:r>
      </w:hyperlink>
    </w:p>
    <w:p w:rsidR="00D972E7" w:rsidRDefault="003A78C2">
      <w:pPr>
        <w:pStyle w:val="TOC2"/>
        <w:tabs>
          <w:tab w:val="right" w:leader="dot" w:pos="8846"/>
        </w:tabs>
        <w:rPr>
          <w:rFonts w:asciiTheme="minorHAnsi" w:eastAsiaTheme="minorEastAsia" w:hAnsiTheme="minorHAnsi"/>
          <w:noProof/>
          <w:sz w:val="22"/>
          <w:lang w:val="en-US"/>
        </w:rPr>
      </w:pPr>
      <w:hyperlink w:anchor="_Toc433973325" w:history="1">
        <w:r w:rsidR="00D972E7" w:rsidRPr="00733543">
          <w:rPr>
            <w:rStyle w:val="Hyperlink"/>
            <w:noProof/>
          </w:rPr>
          <w:t xml:space="preserve">March or </w:t>
        </w:r>
        <w:r w:rsidR="00D972E7" w:rsidRPr="00733543">
          <w:rPr>
            <w:rStyle w:val="Hyperlink"/>
            <w:rFonts w:ascii="FreeSerifAvvaShenouda" w:hAnsi="FreeSerifAvvaShenouda" w:cs="FreeSerifAvvaShenouda"/>
            <w:noProof/>
          </w:rPr>
          <w:t>Ⲡⲁⲣⲙϩⲟⲧⲡ</w:t>
        </w:r>
        <w:r w:rsidR="00D972E7">
          <w:rPr>
            <w:noProof/>
            <w:webHidden/>
          </w:rPr>
          <w:tab/>
        </w:r>
        <w:r>
          <w:rPr>
            <w:noProof/>
            <w:webHidden/>
          </w:rPr>
          <w:fldChar w:fldCharType="begin"/>
        </w:r>
        <w:r w:rsidR="00D972E7">
          <w:rPr>
            <w:noProof/>
            <w:webHidden/>
          </w:rPr>
          <w:instrText xml:space="preserve"> PAGEREF _Toc433973325 \h </w:instrText>
        </w:r>
        <w:r>
          <w:rPr>
            <w:noProof/>
            <w:webHidden/>
          </w:rPr>
        </w:r>
        <w:r>
          <w:rPr>
            <w:noProof/>
            <w:webHidden/>
          </w:rPr>
          <w:fldChar w:fldCharType="separate"/>
        </w:r>
        <w:r w:rsidR="009D45BB">
          <w:rPr>
            <w:noProof/>
            <w:webHidden/>
          </w:rPr>
          <w:t>710</w:t>
        </w:r>
        <w:r>
          <w:rPr>
            <w:noProof/>
            <w:webHidden/>
          </w:rPr>
          <w:fldChar w:fldCharType="end"/>
        </w:r>
      </w:hyperlink>
    </w:p>
    <w:p w:rsidR="00D972E7" w:rsidRDefault="003A78C2">
      <w:pPr>
        <w:pStyle w:val="TOC2"/>
        <w:tabs>
          <w:tab w:val="right" w:leader="dot" w:pos="8846"/>
        </w:tabs>
        <w:rPr>
          <w:rFonts w:asciiTheme="minorHAnsi" w:eastAsiaTheme="minorEastAsia" w:hAnsiTheme="minorHAnsi"/>
          <w:noProof/>
          <w:sz w:val="22"/>
          <w:lang w:val="en-US"/>
        </w:rPr>
      </w:pPr>
      <w:hyperlink w:anchor="_Toc433973326" w:history="1">
        <w:r w:rsidR="00D972E7" w:rsidRPr="00733543">
          <w:rPr>
            <w:rStyle w:val="Hyperlink"/>
            <w:noProof/>
          </w:rPr>
          <w:t>April</w:t>
        </w:r>
        <w:r w:rsidR="00D972E7" w:rsidRPr="00733543">
          <w:rPr>
            <w:rStyle w:val="Hyperlink"/>
            <w:noProof/>
            <w:lang w:val="en-US"/>
          </w:rPr>
          <w:t xml:space="preserve"> or</w:t>
        </w:r>
        <w:r w:rsidR="00D972E7" w:rsidRPr="00733543">
          <w:rPr>
            <w:rStyle w:val="Hyperlink"/>
            <w:noProof/>
          </w:rPr>
          <w:t xml:space="preserve"> </w:t>
        </w:r>
        <w:r w:rsidR="00D972E7" w:rsidRPr="00733543">
          <w:rPr>
            <w:rStyle w:val="Hyperlink"/>
            <w:rFonts w:ascii="FreeSerifAvvaShenouda" w:hAnsi="FreeSerifAvvaShenouda" w:cs="FreeSerifAvvaShenouda"/>
            <w:noProof/>
          </w:rPr>
          <w:t>Ⲡⲁⲣⲙⲟⲩⲧⲉ</w:t>
        </w:r>
        <w:r w:rsidR="00D972E7">
          <w:rPr>
            <w:noProof/>
            <w:webHidden/>
          </w:rPr>
          <w:tab/>
        </w:r>
        <w:r>
          <w:rPr>
            <w:noProof/>
            <w:webHidden/>
          </w:rPr>
          <w:fldChar w:fldCharType="begin"/>
        </w:r>
        <w:r w:rsidR="00D972E7">
          <w:rPr>
            <w:noProof/>
            <w:webHidden/>
          </w:rPr>
          <w:instrText xml:space="preserve"> PAGEREF _Toc433973326 \h </w:instrText>
        </w:r>
        <w:r>
          <w:rPr>
            <w:noProof/>
            <w:webHidden/>
          </w:rPr>
        </w:r>
        <w:r>
          <w:rPr>
            <w:noProof/>
            <w:webHidden/>
          </w:rPr>
          <w:fldChar w:fldCharType="separate"/>
        </w:r>
        <w:r w:rsidR="009D45BB">
          <w:rPr>
            <w:noProof/>
            <w:webHidden/>
          </w:rPr>
          <w:t>727</w:t>
        </w:r>
        <w:r>
          <w:rPr>
            <w:noProof/>
            <w:webHidden/>
          </w:rPr>
          <w:fldChar w:fldCharType="end"/>
        </w:r>
      </w:hyperlink>
    </w:p>
    <w:p w:rsidR="00D972E7" w:rsidRDefault="003A78C2">
      <w:pPr>
        <w:pStyle w:val="TOC2"/>
        <w:tabs>
          <w:tab w:val="right" w:leader="dot" w:pos="8846"/>
        </w:tabs>
        <w:rPr>
          <w:rFonts w:asciiTheme="minorHAnsi" w:eastAsiaTheme="minorEastAsia" w:hAnsiTheme="minorHAnsi"/>
          <w:noProof/>
          <w:sz w:val="22"/>
          <w:lang w:val="en-US"/>
        </w:rPr>
      </w:pPr>
      <w:hyperlink w:anchor="_Toc433973327" w:history="1">
        <w:r w:rsidR="00D972E7" w:rsidRPr="00733543">
          <w:rPr>
            <w:rStyle w:val="Hyperlink"/>
            <w:noProof/>
          </w:rPr>
          <w:t xml:space="preserve">May or </w:t>
        </w:r>
        <w:r w:rsidR="00D972E7" w:rsidRPr="00733543">
          <w:rPr>
            <w:rStyle w:val="Hyperlink"/>
            <w:rFonts w:ascii="FreeSerifAvvaShenouda" w:eastAsia="Arial Unicode MS" w:hAnsi="FreeSerifAvvaShenouda" w:cs="FreeSerifAvvaShenouda"/>
            <w:noProof/>
            <w:lang w:val="en-US"/>
          </w:rPr>
          <w:t>Ⲡⲁϣⲁⲛⲥ</w:t>
        </w:r>
        <w:r w:rsidR="00D972E7">
          <w:rPr>
            <w:noProof/>
            <w:webHidden/>
          </w:rPr>
          <w:tab/>
        </w:r>
        <w:r>
          <w:rPr>
            <w:noProof/>
            <w:webHidden/>
          </w:rPr>
          <w:fldChar w:fldCharType="begin"/>
        </w:r>
        <w:r w:rsidR="00D972E7">
          <w:rPr>
            <w:noProof/>
            <w:webHidden/>
          </w:rPr>
          <w:instrText xml:space="preserve"> PAGEREF _Toc433973327 \h </w:instrText>
        </w:r>
        <w:r>
          <w:rPr>
            <w:noProof/>
            <w:webHidden/>
          </w:rPr>
        </w:r>
        <w:r>
          <w:rPr>
            <w:noProof/>
            <w:webHidden/>
          </w:rPr>
          <w:fldChar w:fldCharType="separate"/>
        </w:r>
        <w:r w:rsidR="009D45BB">
          <w:rPr>
            <w:noProof/>
            <w:webHidden/>
          </w:rPr>
          <w:t>732</w:t>
        </w:r>
        <w:r>
          <w:rPr>
            <w:noProof/>
            <w:webHidden/>
          </w:rPr>
          <w:fldChar w:fldCharType="end"/>
        </w:r>
      </w:hyperlink>
    </w:p>
    <w:p w:rsidR="00D972E7" w:rsidRDefault="003A78C2">
      <w:pPr>
        <w:pStyle w:val="TOC2"/>
        <w:tabs>
          <w:tab w:val="right" w:leader="dot" w:pos="8846"/>
        </w:tabs>
        <w:rPr>
          <w:rFonts w:asciiTheme="minorHAnsi" w:eastAsiaTheme="minorEastAsia" w:hAnsiTheme="minorHAnsi"/>
          <w:noProof/>
          <w:sz w:val="22"/>
          <w:lang w:val="en-US"/>
        </w:rPr>
      </w:pPr>
      <w:hyperlink w:anchor="_Toc433973328" w:history="1">
        <w:r w:rsidR="00D972E7" w:rsidRPr="00733543">
          <w:rPr>
            <w:rStyle w:val="Hyperlink"/>
            <w:noProof/>
          </w:rPr>
          <w:t xml:space="preserve">June or </w:t>
        </w:r>
        <w:r w:rsidR="00D972E7" w:rsidRPr="00733543">
          <w:rPr>
            <w:rStyle w:val="Hyperlink"/>
            <w:rFonts w:ascii="FreeSerifAvvaShenouda" w:hAnsi="FreeSerifAvvaShenouda" w:cs="FreeSerifAvvaShenouda"/>
            <w:noProof/>
          </w:rPr>
          <w:t>Ⲡⲁⲱⲛⲉ</w:t>
        </w:r>
        <w:r w:rsidR="00D972E7">
          <w:rPr>
            <w:noProof/>
            <w:webHidden/>
          </w:rPr>
          <w:tab/>
        </w:r>
        <w:r>
          <w:rPr>
            <w:noProof/>
            <w:webHidden/>
          </w:rPr>
          <w:fldChar w:fldCharType="begin"/>
        </w:r>
        <w:r w:rsidR="00D972E7">
          <w:rPr>
            <w:noProof/>
            <w:webHidden/>
          </w:rPr>
          <w:instrText xml:space="preserve"> PAGEREF _Toc433973328 \h </w:instrText>
        </w:r>
        <w:r>
          <w:rPr>
            <w:noProof/>
            <w:webHidden/>
          </w:rPr>
        </w:r>
        <w:r>
          <w:rPr>
            <w:noProof/>
            <w:webHidden/>
          </w:rPr>
          <w:fldChar w:fldCharType="separate"/>
        </w:r>
        <w:r w:rsidR="009D45BB">
          <w:rPr>
            <w:noProof/>
            <w:webHidden/>
          </w:rPr>
          <w:t>753</w:t>
        </w:r>
        <w:r>
          <w:rPr>
            <w:noProof/>
            <w:webHidden/>
          </w:rPr>
          <w:fldChar w:fldCharType="end"/>
        </w:r>
      </w:hyperlink>
    </w:p>
    <w:p w:rsidR="00D972E7" w:rsidRDefault="003A78C2">
      <w:pPr>
        <w:pStyle w:val="TOC2"/>
        <w:tabs>
          <w:tab w:val="right" w:leader="dot" w:pos="8846"/>
        </w:tabs>
        <w:rPr>
          <w:rFonts w:asciiTheme="minorHAnsi" w:eastAsiaTheme="minorEastAsia" w:hAnsiTheme="minorHAnsi"/>
          <w:noProof/>
          <w:sz w:val="22"/>
          <w:lang w:val="en-US"/>
        </w:rPr>
      </w:pPr>
      <w:hyperlink w:anchor="_Toc433973329" w:history="1">
        <w:r w:rsidR="00D972E7" w:rsidRPr="00733543">
          <w:rPr>
            <w:rStyle w:val="Hyperlink"/>
            <w:noProof/>
          </w:rPr>
          <w:t xml:space="preserve">July or </w:t>
        </w:r>
        <w:r w:rsidR="00D972E7" w:rsidRPr="00733543">
          <w:rPr>
            <w:rStyle w:val="Hyperlink"/>
            <w:rFonts w:ascii="FreeSerifAvvaShenouda" w:hAnsi="FreeSerifAvvaShenouda" w:cs="FreeSerifAvvaShenouda"/>
            <w:noProof/>
          </w:rPr>
          <w:t>Ⲉⲡⲏⲡ</w:t>
        </w:r>
        <w:r w:rsidR="00D972E7">
          <w:rPr>
            <w:noProof/>
            <w:webHidden/>
          </w:rPr>
          <w:tab/>
        </w:r>
        <w:r>
          <w:rPr>
            <w:noProof/>
            <w:webHidden/>
          </w:rPr>
          <w:fldChar w:fldCharType="begin"/>
        </w:r>
        <w:r w:rsidR="00D972E7">
          <w:rPr>
            <w:noProof/>
            <w:webHidden/>
          </w:rPr>
          <w:instrText xml:space="preserve"> PAGEREF _Toc433973329 \h </w:instrText>
        </w:r>
        <w:r>
          <w:rPr>
            <w:noProof/>
            <w:webHidden/>
          </w:rPr>
        </w:r>
        <w:r>
          <w:rPr>
            <w:noProof/>
            <w:webHidden/>
          </w:rPr>
          <w:fldChar w:fldCharType="separate"/>
        </w:r>
        <w:r w:rsidR="009D45BB">
          <w:rPr>
            <w:noProof/>
            <w:webHidden/>
          </w:rPr>
          <w:t>779</w:t>
        </w:r>
        <w:r>
          <w:rPr>
            <w:noProof/>
            <w:webHidden/>
          </w:rPr>
          <w:fldChar w:fldCharType="end"/>
        </w:r>
      </w:hyperlink>
    </w:p>
    <w:p w:rsidR="00D972E7" w:rsidRDefault="003A78C2">
      <w:pPr>
        <w:pStyle w:val="TOC2"/>
        <w:tabs>
          <w:tab w:val="right" w:leader="dot" w:pos="8846"/>
        </w:tabs>
        <w:rPr>
          <w:rFonts w:asciiTheme="minorHAnsi" w:eastAsiaTheme="minorEastAsia" w:hAnsiTheme="minorHAnsi"/>
          <w:noProof/>
          <w:sz w:val="22"/>
          <w:lang w:val="en-US"/>
        </w:rPr>
      </w:pPr>
      <w:hyperlink w:anchor="_Toc433973330" w:history="1">
        <w:r w:rsidR="00D972E7" w:rsidRPr="00733543">
          <w:rPr>
            <w:rStyle w:val="Hyperlink"/>
            <w:noProof/>
          </w:rPr>
          <w:t xml:space="preserve">August or </w:t>
        </w:r>
        <w:r w:rsidR="00D972E7" w:rsidRPr="00733543">
          <w:rPr>
            <w:rStyle w:val="Hyperlink"/>
            <w:rFonts w:ascii="FreeSerifAvvaShenouda" w:hAnsi="FreeSerifAvvaShenouda" w:cs="FreeSerifAvvaShenouda"/>
            <w:noProof/>
          </w:rPr>
          <w:t>Ⲙⲉⲥⲟⲣⲏ and Ⲕⲟⲩϫⲓ ⲛ</w:t>
        </w:r>
        <w:r w:rsidR="00D972E7" w:rsidRPr="00733543">
          <w:rPr>
            <w:rStyle w:val="Hyperlink"/>
            <w:rFonts w:ascii="FreeSerifAvvaShenouda" w:hAnsi="FreeSerifAvvaShenouda" w:cs="FreeSerifAvvaShenouda"/>
            <w:noProof/>
            <w:lang w:val="en-US"/>
          </w:rPr>
          <w:t xml:space="preserve">̀ⲁ̀ⲃⲟⲧ </w:t>
        </w:r>
        <w:r w:rsidR="00D972E7" w:rsidRPr="00733543">
          <w:rPr>
            <w:rStyle w:val="Hyperlink"/>
            <w:noProof/>
          </w:rPr>
          <w:t>(The Little Month)</w:t>
        </w:r>
        <w:r w:rsidR="00D972E7">
          <w:rPr>
            <w:noProof/>
            <w:webHidden/>
          </w:rPr>
          <w:tab/>
        </w:r>
        <w:r>
          <w:rPr>
            <w:noProof/>
            <w:webHidden/>
          </w:rPr>
          <w:fldChar w:fldCharType="begin"/>
        </w:r>
        <w:r w:rsidR="00D972E7">
          <w:rPr>
            <w:noProof/>
            <w:webHidden/>
          </w:rPr>
          <w:instrText xml:space="preserve"> PAGEREF _Toc433973330 \h </w:instrText>
        </w:r>
        <w:r>
          <w:rPr>
            <w:noProof/>
            <w:webHidden/>
          </w:rPr>
        </w:r>
        <w:r>
          <w:rPr>
            <w:noProof/>
            <w:webHidden/>
          </w:rPr>
          <w:fldChar w:fldCharType="separate"/>
        </w:r>
        <w:r w:rsidR="009D45BB">
          <w:rPr>
            <w:noProof/>
            <w:webHidden/>
          </w:rPr>
          <w:t>792</w:t>
        </w:r>
        <w:r>
          <w:rPr>
            <w:noProof/>
            <w:webHidden/>
          </w:rPr>
          <w:fldChar w:fldCharType="end"/>
        </w:r>
      </w:hyperlink>
    </w:p>
    <w:p w:rsidR="00D972E7" w:rsidRDefault="003A78C2">
      <w:pPr>
        <w:pStyle w:val="TOC2"/>
        <w:tabs>
          <w:tab w:val="right" w:leader="dot" w:pos="8846"/>
        </w:tabs>
        <w:rPr>
          <w:rFonts w:asciiTheme="minorHAnsi" w:eastAsiaTheme="minorEastAsia" w:hAnsiTheme="minorHAnsi"/>
          <w:noProof/>
          <w:sz w:val="22"/>
          <w:lang w:val="en-US"/>
        </w:rPr>
      </w:pPr>
      <w:hyperlink w:anchor="_Toc433973331" w:history="1">
        <w:r w:rsidR="00D972E7" w:rsidRPr="00733543">
          <w:rPr>
            <w:rStyle w:val="Hyperlink"/>
            <w:noProof/>
          </w:rPr>
          <w:t>The Pascal Cycle</w:t>
        </w:r>
        <w:r w:rsidR="00D972E7">
          <w:rPr>
            <w:noProof/>
            <w:webHidden/>
          </w:rPr>
          <w:tab/>
        </w:r>
        <w:r>
          <w:rPr>
            <w:noProof/>
            <w:webHidden/>
          </w:rPr>
          <w:fldChar w:fldCharType="begin"/>
        </w:r>
        <w:r w:rsidR="00D972E7">
          <w:rPr>
            <w:noProof/>
            <w:webHidden/>
          </w:rPr>
          <w:instrText xml:space="preserve"> PAGEREF _Toc433973331 \h </w:instrText>
        </w:r>
        <w:r>
          <w:rPr>
            <w:noProof/>
            <w:webHidden/>
          </w:rPr>
        </w:r>
        <w:r>
          <w:rPr>
            <w:noProof/>
            <w:webHidden/>
          </w:rPr>
          <w:fldChar w:fldCharType="separate"/>
        </w:r>
        <w:r w:rsidR="009D45BB">
          <w:rPr>
            <w:noProof/>
            <w:webHidden/>
          </w:rPr>
          <w:t>808</w:t>
        </w:r>
        <w:r>
          <w:rPr>
            <w:noProof/>
            <w:webHidden/>
          </w:rPr>
          <w:fldChar w:fldCharType="end"/>
        </w:r>
      </w:hyperlink>
    </w:p>
    <w:p w:rsidR="00D972E7" w:rsidRDefault="003A78C2">
      <w:pPr>
        <w:pStyle w:val="TOC2"/>
        <w:tabs>
          <w:tab w:val="right" w:leader="dot" w:pos="8846"/>
        </w:tabs>
        <w:rPr>
          <w:rFonts w:asciiTheme="minorHAnsi" w:eastAsiaTheme="minorEastAsia" w:hAnsiTheme="minorHAnsi"/>
          <w:noProof/>
          <w:sz w:val="22"/>
          <w:lang w:val="en-US"/>
        </w:rPr>
      </w:pPr>
      <w:hyperlink w:anchor="_Toc433973332" w:history="1">
        <w:r w:rsidR="00D972E7" w:rsidRPr="00733543">
          <w:rPr>
            <w:rStyle w:val="Hyperlink"/>
            <w:noProof/>
          </w:rPr>
          <w:t>Hymns for Koiak</w:t>
        </w:r>
        <w:r w:rsidR="00D972E7">
          <w:rPr>
            <w:noProof/>
            <w:webHidden/>
          </w:rPr>
          <w:tab/>
        </w:r>
        <w:r>
          <w:rPr>
            <w:noProof/>
            <w:webHidden/>
          </w:rPr>
          <w:fldChar w:fldCharType="begin"/>
        </w:r>
        <w:r w:rsidR="00D972E7">
          <w:rPr>
            <w:noProof/>
            <w:webHidden/>
          </w:rPr>
          <w:instrText xml:space="preserve"> PAGEREF _Toc433973332 \h </w:instrText>
        </w:r>
        <w:r>
          <w:rPr>
            <w:noProof/>
            <w:webHidden/>
          </w:rPr>
        </w:r>
        <w:r>
          <w:rPr>
            <w:noProof/>
            <w:webHidden/>
          </w:rPr>
          <w:fldChar w:fldCharType="separate"/>
        </w:r>
        <w:r w:rsidR="009D45BB">
          <w:rPr>
            <w:noProof/>
            <w:webHidden/>
          </w:rPr>
          <w:t>876</w:t>
        </w:r>
        <w:r>
          <w:rPr>
            <w:noProof/>
            <w:webHidden/>
          </w:rPr>
          <w:fldChar w:fldCharType="end"/>
        </w:r>
      </w:hyperlink>
    </w:p>
    <w:p w:rsidR="00964F23" w:rsidRDefault="003A78C2" w:rsidP="009A25DD">
      <w:pPr>
        <w:pStyle w:val="Heading1"/>
      </w:pPr>
      <w:r>
        <w:rPr>
          <w:lang w:val="en-US"/>
        </w:rPr>
        <w:fldChar w:fldCharType="end"/>
      </w:r>
      <w:bookmarkStart w:id="12" w:name="_Toc410196896"/>
      <w:r w:rsidR="00964F23" w:rsidRPr="00964F23">
        <w:t xml:space="preserve"> </w:t>
      </w:r>
      <w:bookmarkStart w:id="13" w:name="_Toc433973306"/>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33973307"/>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33973308"/>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9D45BB">
        <w:rPr>
          <w:i/>
          <w:noProof/>
        </w:rPr>
        <w:t>120</w:t>
      </w:r>
      <w:r w:rsidR="003A78C2">
        <w:rPr>
          <w:i/>
        </w:rPr>
        <w:fldChar w:fldCharType="end"/>
      </w:r>
      <w:r>
        <w:rPr>
          <w:i/>
        </w:rPr>
        <w:t xml:space="preserve">, but with the Psali and Theotokia of the </w:t>
      </w:r>
      <w:r w:rsidR="00A91B17">
        <w:rPr>
          <w:i/>
        </w:rPr>
        <w:t>ending</w:t>
      </w:r>
      <w:r>
        <w:rPr>
          <w:i/>
        </w:rPr>
        <w:t xml:space="preserve">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3C1C36" w:rsidP="003C1C36">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r w:rsidR="001A38AB">
        <w:t xml:space="preserve"> </w:t>
      </w:r>
    </w:p>
    <w:p w:rsidR="001A38AB" w:rsidRDefault="001A38AB" w:rsidP="001A38AB">
      <w:pPr>
        <w:pStyle w:val="Heading5"/>
      </w:pPr>
      <w:bookmarkStart w:id="42" w:name="_Ref411967872"/>
      <w:r>
        <w:t>The Prayer of Thanksgiving</w:t>
      </w:r>
      <w:bookmarkEnd w:id="42"/>
    </w:p>
    <w:p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rsidR="001A38AB" w:rsidRDefault="001A38AB" w:rsidP="00BD252D">
      <w:pPr>
        <w:pStyle w:val="Prose"/>
      </w:pPr>
      <w:r>
        <w:lastRenderedPageBreak/>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3A78C2" w:rsidP="000D0A3F">
      <w:pPr>
        <w:tabs>
          <w:tab w:val="left" w:leader="dot" w:pos="8280"/>
        </w:tabs>
        <w:rPr>
          <w:lang w:val="en-GB"/>
        </w:rPr>
      </w:pPr>
      <w:fldSimple w:instr=" REF _Ref411967565 \h  \* MERGEFORMAT ">
        <w:r w:rsidR="009D45BB">
          <w:t>Psalm</w:t>
        </w:r>
        <w:r w:rsidR="009D45BB" w:rsidRPr="00AB1781">
          <w:t xml:space="preserve"> 50</w:t>
        </w:r>
        <w:r w:rsidR="009D45BB">
          <w:t>: Have mercy on me, O God, in Your great mercy</w:t>
        </w:r>
      </w:fldSimple>
      <w:r w:rsidR="000D0A3F">
        <w:rPr>
          <w:lang w:val="en-GB"/>
        </w:rPr>
        <w:tab/>
      </w:r>
      <w:r>
        <w:rPr>
          <w:lang w:val="en-GB"/>
        </w:rPr>
        <w:fldChar w:fldCharType="begin"/>
      </w:r>
      <w:r w:rsidR="000D0A3F">
        <w:rPr>
          <w:lang w:val="en-GB"/>
        </w:rPr>
        <w:instrText xml:space="preserve"> PAGEREF _Ref411967565 \h </w:instrText>
      </w:r>
      <w:r>
        <w:rPr>
          <w:lang w:val="en-GB"/>
        </w:rPr>
      </w:r>
      <w:r>
        <w:rPr>
          <w:lang w:val="en-GB"/>
        </w:rPr>
        <w:fldChar w:fldCharType="separate"/>
      </w:r>
      <w:r w:rsidR="009D45BB">
        <w:rPr>
          <w:noProof/>
          <w:lang w:val="en-GB"/>
        </w:rPr>
        <w:t>352</w:t>
      </w:r>
      <w:r>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rsidR="00F67B16" w:rsidRDefault="00F67B16" w:rsidP="00BD252D">
      <w:pPr>
        <w:pStyle w:val="Prose"/>
      </w:pPr>
      <w:r>
        <w:t>Of the Psalms of David the King and Prophet; may his blessing be upon us all. Amen.</w:t>
      </w:r>
    </w:p>
    <w:p w:rsidR="001A38AB" w:rsidRDefault="001A38AB" w:rsidP="001A38AB">
      <w:pPr>
        <w:pStyle w:val="Heading5"/>
        <w:rPr>
          <w:lang w:val="en-GB"/>
        </w:rPr>
      </w:pPr>
      <w:r>
        <w:rPr>
          <w:lang w:val="en-GB"/>
        </w:rPr>
        <w:t>The Psalms</w:t>
      </w:r>
    </w:p>
    <w:p w:rsidR="000D0A3F" w:rsidRDefault="003A78C2" w:rsidP="00AC19C5">
      <w:pPr>
        <w:pStyle w:val="EngHang"/>
        <w:tabs>
          <w:tab w:val="left" w:leader="dot" w:pos="8280"/>
        </w:tabs>
      </w:pPr>
      <w:fldSimple w:instr=" REF _Ref411967180 \h  \* MERGEFORMAT ">
        <w:r w:rsidR="009D45BB">
          <w:t>Psalm</w:t>
        </w:r>
        <w:r w:rsidR="009D45BB" w:rsidRPr="00AB1781">
          <w:t xml:space="preserve"> 116</w:t>
        </w:r>
        <w:r w:rsidR="009D45BB">
          <w:t>: All you nations, praise the Lord</w:t>
        </w:r>
      </w:fldSimple>
      <w:r w:rsidR="000D0A3F">
        <w:tab/>
      </w:r>
      <w:r>
        <w:fldChar w:fldCharType="begin"/>
      </w:r>
      <w:r w:rsidR="000D0A3F">
        <w:instrText xml:space="preserve"> PAGEREF _Ref411967180 \h </w:instrText>
      </w:r>
      <w:r>
        <w:fldChar w:fldCharType="separate"/>
      </w:r>
      <w:r w:rsidR="009D45BB">
        <w:rPr>
          <w:noProof/>
        </w:rPr>
        <w:t>455</w:t>
      </w:r>
      <w:r>
        <w:fldChar w:fldCharType="end"/>
      </w:r>
    </w:p>
    <w:p w:rsidR="000D0A3F" w:rsidRDefault="003A78C2" w:rsidP="00AC19C5">
      <w:pPr>
        <w:pStyle w:val="EngHang"/>
        <w:tabs>
          <w:tab w:val="left" w:leader="dot" w:pos="8280"/>
        </w:tabs>
      </w:pPr>
      <w:fldSimple w:instr=" REF _Ref411967211 \h  \* MERGEFORMAT ">
        <w:r w:rsidR="009D45BB">
          <w:t>Psalm</w:t>
        </w:r>
        <w:r w:rsidR="009D45BB" w:rsidRPr="00AB1781">
          <w:t xml:space="preserve"> 117</w:t>
        </w:r>
        <w:r w:rsidR="009D45BB">
          <w:t>: Give thanks to the Lord, He is good</w:t>
        </w:r>
      </w:fldSimple>
      <w:r w:rsidR="000D0A3F">
        <w:tab/>
      </w:r>
      <w:r>
        <w:fldChar w:fldCharType="begin"/>
      </w:r>
      <w:r w:rsidR="000D0A3F">
        <w:instrText xml:space="preserve"> PAGEREF _Ref411967211 \h </w:instrText>
      </w:r>
      <w:r>
        <w:fldChar w:fldCharType="separate"/>
      </w:r>
      <w:r w:rsidR="009D45BB">
        <w:rPr>
          <w:noProof/>
        </w:rPr>
        <w:t>455</w:t>
      </w:r>
      <w:r>
        <w:fldChar w:fldCharType="end"/>
      </w:r>
    </w:p>
    <w:p w:rsidR="000D0A3F" w:rsidRDefault="003A78C2" w:rsidP="00AC19C5">
      <w:pPr>
        <w:pStyle w:val="EngHang"/>
        <w:tabs>
          <w:tab w:val="left" w:leader="dot" w:pos="8280"/>
        </w:tabs>
      </w:pPr>
      <w:fldSimple w:instr=" REF _Ref411967235 \h  \* MERGEFORMAT ">
        <w:r w:rsidR="009D45BB">
          <w:t>Psalm</w:t>
        </w:r>
        <w:r w:rsidR="009D45BB" w:rsidRPr="00AB1781">
          <w:t xml:space="preserve"> 119</w:t>
        </w:r>
        <w:r w:rsidR="009D45BB">
          <w:t>: To the Lord in the hour of my distress I cry</w:t>
        </w:r>
      </w:fldSimple>
      <w:r w:rsidR="000D0A3F">
        <w:tab/>
      </w:r>
      <w:r>
        <w:fldChar w:fldCharType="begin"/>
      </w:r>
      <w:r w:rsidR="000D0A3F">
        <w:instrText xml:space="preserve"> PAGEREF _Ref411967235 \h </w:instrText>
      </w:r>
      <w:r>
        <w:fldChar w:fldCharType="separate"/>
      </w:r>
      <w:r w:rsidR="009D45BB">
        <w:rPr>
          <w:noProof/>
        </w:rPr>
        <w:t>471</w:t>
      </w:r>
      <w:r>
        <w:fldChar w:fldCharType="end"/>
      </w:r>
    </w:p>
    <w:p w:rsidR="001A38AB" w:rsidRDefault="003A78C2" w:rsidP="00AC19C5">
      <w:pPr>
        <w:pStyle w:val="EngHang"/>
        <w:tabs>
          <w:tab w:val="left" w:leader="dot" w:pos="8280"/>
        </w:tabs>
      </w:pPr>
      <w:fldSimple w:instr=" REF _Ref411967252 \h  \* MERGEFORMAT ">
        <w:r w:rsidR="009D45BB">
          <w:t>Psalm</w:t>
        </w:r>
        <w:r w:rsidR="009D45BB" w:rsidRPr="00AB1781">
          <w:t xml:space="preserve"> 120</w:t>
        </w:r>
        <w:r w:rsidR="009D45BB">
          <w:t>: I lift up my eyes to the mountains</w:t>
        </w:r>
      </w:fldSimple>
      <w:r w:rsidR="000D0A3F">
        <w:tab/>
      </w:r>
      <w:r>
        <w:fldChar w:fldCharType="begin"/>
      </w:r>
      <w:r w:rsidR="000D0A3F">
        <w:instrText xml:space="preserve"> PAGEREF _Ref411967252 \h </w:instrText>
      </w:r>
      <w:r>
        <w:fldChar w:fldCharType="separate"/>
      </w:r>
      <w:r w:rsidR="009D45BB">
        <w:rPr>
          <w:noProof/>
        </w:rPr>
        <w:t>472</w:t>
      </w:r>
      <w:r>
        <w:fldChar w:fldCharType="end"/>
      </w:r>
    </w:p>
    <w:p w:rsidR="000D0A3F" w:rsidRDefault="003A78C2" w:rsidP="00AC19C5">
      <w:pPr>
        <w:pStyle w:val="EngHang"/>
        <w:tabs>
          <w:tab w:val="left" w:leader="dot" w:pos="8280"/>
        </w:tabs>
      </w:pPr>
      <w:fldSimple w:instr=" REF _Ref411967283 \h  \* MERGEFORMAT ">
        <w:r w:rsidR="009D45BB">
          <w:t>Psalm</w:t>
        </w:r>
        <w:r w:rsidR="009D45BB" w:rsidRPr="00AB1781">
          <w:t xml:space="preserve"> 121</w:t>
        </w:r>
        <w:r w:rsidR="009D45BB">
          <w:t>: I was glad when they said to me: 'Let us go to the house of the Lord'</w:t>
        </w:r>
      </w:fldSimple>
      <w:r w:rsidR="000D0A3F">
        <w:tab/>
      </w:r>
      <w:r>
        <w:fldChar w:fldCharType="begin"/>
      </w:r>
      <w:r w:rsidR="000D0A3F">
        <w:instrText xml:space="preserve"> PAGEREF _Ref411967283 \h </w:instrText>
      </w:r>
      <w:r>
        <w:fldChar w:fldCharType="separate"/>
      </w:r>
      <w:r w:rsidR="009D45BB">
        <w:rPr>
          <w:noProof/>
        </w:rPr>
        <w:t>473</w:t>
      </w:r>
      <w:r>
        <w:fldChar w:fldCharType="end"/>
      </w:r>
    </w:p>
    <w:p w:rsidR="00E54261" w:rsidRDefault="003A78C2" w:rsidP="00AC19C5">
      <w:pPr>
        <w:pStyle w:val="EngHang"/>
        <w:tabs>
          <w:tab w:val="left" w:leader="dot" w:pos="8280"/>
        </w:tabs>
      </w:pPr>
      <w:fldSimple w:instr=" REF _Ref411967299 \h  \* MERGEFORMAT ">
        <w:r w:rsidR="009D45BB">
          <w:t>Psalm</w:t>
        </w:r>
        <w:r w:rsidR="009D45BB" w:rsidRPr="00AB1781">
          <w:t xml:space="preserve"> 122</w:t>
        </w:r>
        <w:r w:rsidR="009D45BB">
          <w:t>: To You I lift up my eyes, O You Who dwell in heaven</w:t>
        </w:r>
      </w:fldSimple>
      <w:r w:rsidR="000D0A3F">
        <w:tab/>
      </w:r>
      <w:r>
        <w:fldChar w:fldCharType="begin"/>
      </w:r>
      <w:r w:rsidR="000D0A3F">
        <w:instrText xml:space="preserve"> PAGEREF _Ref411967299 \h </w:instrText>
      </w:r>
      <w:r>
        <w:fldChar w:fldCharType="separate"/>
      </w:r>
      <w:r w:rsidR="009D45BB">
        <w:rPr>
          <w:noProof/>
        </w:rPr>
        <w:t>474</w:t>
      </w:r>
      <w:r>
        <w:fldChar w:fldCharType="end"/>
      </w:r>
    </w:p>
    <w:p w:rsidR="00E54261" w:rsidRDefault="003A78C2" w:rsidP="00AC19C5">
      <w:pPr>
        <w:pStyle w:val="EngHang"/>
        <w:tabs>
          <w:tab w:val="left" w:leader="dot" w:pos="8280"/>
        </w:tabs>
      </w:pPr>
      <w:fldSimple w:instr=" REF _Ref411967321 \h  \* MERGEFORMAT ">
        <w:r w:rsidR="009D45BB">
          <w:t>Psalm</w:t>
        </w:r>
        <w:r w:rsidR="009D45BB" w:rsidRPr="00AB1781">
          <w:t xml:space="preserve"> 123</w:t>
        </w:r>
        <w:r w:rsidR="009D45BB">
          <w:t>: 'Unless the Lord had been among us,' let Israel now say</w:t>
        </w:r>
      </w:fldSimple>
      <w:r w:rsidR="000D0A3F">
        <w:tab/>
      </w:r>
      <w:r>
        <w:fldChar w:fldCharType="begin"/>
      </w:r>
      <w:r w:rsidR="000D0A3F">
        <w:instrText xml:space="preserve"> PAGEREF _Ref411967321 \h </w:instrText>
      </w:r>
      <w:r>
        <w:fldChar w:fldCharType="separate"/>
      </w:r>
      <w:r w:rsidR="009D45BB">
        <w:rPr>
          <w:noProof/>
        </w:rPr>
        <w:t>474</w:t>
      </w:r>
      <w:r>
        <w:fldChar w:fldCharType="end"/>
      </w:r>
    </w:p>
    <w:p w:rsidR="000D0A3F" w:rsidRDefault="003A78C2" w:rsidP="00AC19C5">
      <w:pPr>
        <w:pStyle w:val="EngHang"/>
        <w:tabs>
          <w:tab w:val="left" w:leader="dot" w:pos="8280"/>
        </w:tabs>
      </w:pPr>
      <w:fldSimple w:instr=" REF _Ref411967338 \h  \* MERGEFORMAT ">
        <w:r w:rsidR="009D45BB">
          <w:t>Psalm</w:t>
        </w:r>
        <w:r w:rsidR="009D45BB" w:rsidRPr="00AB1781">
          <w:t xml:space="preserve"> 124</w:t>
        </w:r>
        <w:r w:rsidR="009D45BB">
          <w:t>: Those who trust in the Lord are like Mount Zion</w:t>
        </w:r>
      </w:fldSimple>
      <w:r w:rsidR="000D0A3F">
        <w:tab/>
      </w:r>
      <w:r>
        <w:fldChar w:fldCharType="begin"/>
      </w:r>
      <w:r w:rsidR="000D0A3F">
        <w:instrText xml:space="preserve"> PAGEREF _Ref411967338 \h </w:instrText>
      </w:r>
      <w:r>
        <w:fldChar w:fldCharType="separate"/>
      </w:r>
      <w:r w:rsidR="009D45BB">
        <w:rPr>
          <w:noProof/>
        </w:rPr>
        <w:t>475</w:t>
      </w:r>
      <w:r>
        <w:fldChar w:fldCharType="end"/>
      </w:r>
    </w:p>
    <w:p w:rsidR="00E54261" w:rsidRDefault="003A78C2" w:rsidP="00AC19C5">
      <w:pPr>
        <w:pStyle w:val="EngHang"/>
        <w:tabs>
          <w:tab w:val="left" w:leader="dot" w:pos="8280"/>
        </w:tabs>
      </w:pPr>
      <w:fldSimple w:instr=" REF _Ref411967353 \h  \* MERGEFORMAT ">
        <w:r w:rsidR="009D45BB">
          <w:t>Psalm</w:t>
        </w:r>
        <w:r w:rsidR="009D45BB" w:rsidRPr="00AB1781">
          <w:t xml:space="preserve"> 125</w:t>
        </w:r>
        <w:r w:rsidR="009D45BB">
          <w:t>: When the Lord brought back the captives to Zion</w:t>
        </w:r>
      </w:fldSimple>
      <w:r w:rsidR="000D0A3F">
        <w:tab/>
      </w:r>
      <w:r>
        <w:fldChar w:fldCharType="begin"/>
      </w:r>
      <w:r w:rsidR="000D0A3F">
        <w:instrText xml:space="preserve"> PAGEREF _Ref411967353 \h </w:instrText>
      </w:r>
      <w:r>
        <w:fldChar w:fldCharType="separate"/>
      </w:r>
      <w:r w:rsidR="009D45BB">
        <w:rPr>
          <w:noProof/>
        </w:rPr>
        <w:t>476</w:t>
      </w:r>
      <w:r>
        <w:fldChar w:fldCharType="end"/>
      </w:r>
    </w:p>
    <w:p w:rsidR="00E54261" w:rsidRDefault="003A78C2" w:rsidP="00AC19C5">
      <w:pPr>
        <w:pStyle w:val="EngHang"/>
        <w:tabs>
          <w:tab w:val="left" w:leader="dot" w:pos="8280"/>
        </w:tabs>
      </w:pPr>
      <w:fldSimple w:instr=" REF _Ref411967372 \h  \* MERGEFORMAT ">
        <w:r w:rsidR="009D45BB">
          <w:t>Psalm</w:t>
        </w:r>
        <w:r w:rsidR="009D45BB" w:rsidRPr="00AB1781">
          <w:t xml:space="preserve"> 126</w:t>
        </w:r>
        <w:r w:rsidR="009D45BB">
          <w:t>: Unless the Lord builds the house, the builders labour in vain</w:t>
        </w:r>
      </w:fldSimple>
      <w:r w:rsidR="000D0A3F">
        <w:tab/>
      </w:r>
      <w:r>
        <w:fldChar w:fldCharType="begin"/>
      </w:r>
      <w:r w:rsidR="000D0A3F">
        <w:instrText xml:space="preserve"> PAGEREF _Ref411967372 \h </w:instrText>
      </w:r>
      <w:r>
        <w:fldChar w:fldCharType="separate"/>
      </w:r>
      <w:r w:rsidR="009D45BB">
        <w:rPr>
          <w:noProof/>
        </w:rPr>
        <w:t>476</w:t>
      </w:r>
      <w:r>
        <w:fldChar w:fldCharType="end"/>
      </w:r>
    </w:p>
    <w:p w:rsidR="00E54261" w:rsidRDefault="003A78C2" w:rsidP="00AC19C5">
      <w:pPr>
        <w:pStyle w:val="EngHang"/>
        <w:tabs>
          <w:tab w:val="left" w:leader="dot" w:pos="8280"/>
        </w:tabs>
      </w:pPr>
      <w:fldSimple w:instr=" REF _Ref411967385 \h  \* MERGEFORMAT ">
        <w:r w:rsidR="009D45BB">
          <w:t>Psalm</w:t>
        </w:r>
        <w:r w:rsidR="009D45BB" w:rsidRPr="00AB1781">
          <w:t xml:space="preserve"> 127</w:t>
        </w:r>
        <w:r w:rsidR="009D45BB">
          <w:t>: Blessed are all who fear the Lord, who walk in His ways</w:t>
        </w:r>
      </w:fldSimple>
      <w:r w:rsidR="000D0A3F">
        <w:tab/>
      </w:r>
      <w:r>
        <w:fldChar w:fldCharType="begin"/>
      </w:r>
      <w:r w:rsidR="000D0A3F">
        <w:instrText xml:space="preserve"> PAGEREF _Ref411967385 \h </w:instrText>
      </w:r>
      <w:r>
        <w:fldChar w:fldCharType="separate"/>
      </w:r>
      <w:r w:rsidR="009D45BB">
        <w:rPr>
          <w:noProof/>
        </w:rPr>
        <w:t>477</w:t>
      </w:r>
      <w:r>
        <w:fldChar w:fldCharType="end"/>
      </w:r>
    </w:p>
    <w:p w:rsidR="00E54261" w:rsidRDefault="003A78C2" w:rsidP="00AC19C5">
      <w:pPr>
        <w:pStyle w:val="EngHang"/>
        <w:tabs>
          <w:tab w:val="left" w:leader="dot" w:pos="8280"/>
        </w:tabs>
      </w:pPr>
      <w:fldSimple w:instr=" REF _Ref411967400 \h  \* MERGEFORMAT ">
        <w:r w:rsidR="009D45BB">
          <w:t>Psalm</w:t>
        </w:r>
        <w:r w:rsidR="009D45BB" w:rsidRPr="00AB1781">
          <w:t xml:space="preserve"> 128</w:t>
        </w:r>
        <w:r w:rsidR="009D45BB">
          <w:t>: Often have they warred against me from my youth</w:t>
        </w:r>
      </w:fldSimple>
      <w:r w:rsidR="000D0A3F">
        <w:tab/>
      </w:r>
      <w:r>
        <w:fldChar w:fldCharType="begin"/>
      </w:r>
      <w:r w:rsidR="000D0A3F">
        <w:instrText xml:space="preserve"> PAGEREF _Ref411967400 \h </w:instrText>
      </w:r>
      <w:r>
        <w:fldChar w:fldCharType="separate"/>
      </w:r>
      <w:r w:rsidR="009D45BB">
        <w:rPr>
          <w:noProof/>
        </w:rPr>
        <w:t>478</w:t>
      </w:r>
      <w:r>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  </w:t>
      </w:r>
    </w:p>
    <w:p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 xml:space="preserve">Christ.  </w:t>
      </w:r>
      <w:r w:rsidR="00E54261"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 xml:space="preserve">If the righteous is hardly saved, where shall I the sinner appear?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  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  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  me, a sinner, and have mercy upon me!" </w:t>
      </w:r>
    </w:p>
    <w:p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 xml:space="preserve">refore, I now trust </w:t>
      </w:r>
      <w:r w:rsidR="00145EE7">
        <w:t>in</w:t>
      </w:r>
      <w:r>
        <w:t xml:space="preserve">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E54261" w:rsidRPr="000D0A3F">
        <w:t xml:space="preserve">.  </w:t>
      </w:r>
      <w:r w:rsidR="00E54261" w:rsidRPr="004E1800">
        <w:rPr>
          <w:rFonts w:ascii="Garamond" w:hAnsi="Garamond"/>
        </w:rPr>
        <w:t>(Both now, and always, and unto the ages of ages.  Amen.)</w:t>
      </w:r>
    </w:p>
    <w:p w:rsidR="00E54261" w:rsidRDefault="00E54261" w:rsidP="00BD252D">
      <w:pPr>
        <w:pStyle w:val="Prose"/>
      </w:pPr>
      <w:r w:rsidRPr="00E54261">
        <w:lastRenderedPageBreak/>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  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Pr="000D0A3F">
        <w:t xml:space="preserve">.  </w:t>
      </w:r>
      <w:r w:rsidRPr="004E1800">
        <w:rPr>
          <w:rFonts w:ascii="Garamond" w:hAnsi="Garamond"/>
        </w:rPr>
        <w:t>(Both now, and always, and unto the ages of ages.  Amen.)</w:t>
      </w:r>
    </w:p>
    <w:p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rsidR="00075B6A" w:rsidRDefault="00031314" w:rsidP="00075B6A">
      <w:pPr>
        <w:pStyle w:val="Rubric"/>
      </w:pPr>
      <w:r>
        <w:t>If following the earlier rite, s</w:t>
      </w:r>
      <w:r w:rsidR="00075B6A">
        <w:t xml:space="preserve">ay </w:t>
      </w:r>
      <w:r w:rsidR="008C0538">
        <w:t>"Graciously Accord..."</w:t>
      </w:r>
      <w:r w:rsidR="00075B6A">
        <w:t>, the Trisagion, "Our Father...", then,</w:t>
      </w:r>
    </w:p>
    <w:p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rsidR="004E1800" w:rsidRPr="000D0A3F" w:rsidRDefault="004E1800" w:rsidP="004E180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Pr="000D0A3F">
        <w:t xml:space="preserve">.  </w:t>
      </w:r>
      <w:r w:rsidRPr="004E1800">
        <w:rPr>
          <w:rFonts w:ascii="Garamond" w:hAnsi="Garamond"/>
        </w:rPr>
        <w:t>(Both now, and always, and unto the ages of ages.  Amen.)</w:t>
      </w:r>
    </w:p>
    <w:p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w:t>
      </w:r>
      <w:r>
        <w:lastRenderedPageBreak/>
        <w:t xml:space="preserve">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  Amen</w:t>
      </w:r>
    </w:p>
    <w:p w:rsidR="003C1C36" w:rsidRDefault="00964F23" w:rsidP="003C1C36">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3E70F4" w:rsidRDefault="003E70F4" w:rsidP="003E70F4">
      <w:pPr>
        <w:pStyle w:val="Rubric"/>
      </w:pPr>
      <w:r>
        <w:t>The presbyter uncovers his head, stands before the door of the Sanctuary, opens the curtain, and prays:</w:t>
      </w:r>
    </w:p>
    <w:p w:rsidR="000D107E" w:rsidRDefault="003C1C36" w:rsidP="000D107E">
      <w:pPr>
        <w:pStyle w:val="Priest"/>
      </w:pPr>
      <w:r>
        <w:t>Presbyter:</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rsidR="000D107E" w:rsidRDefault="003C1C36" w:rsidP="000D107E">
      <w:pPr>
        <w:pStyle w:val="Priest"/>
      </w:pPr>
      <w:r>
        <w:t>People:</w:t>
      </w:r>
    </w:p>
    <w:p w:rsidR="003C1C36" w:rsidRDefault="003C1C36" w:rsidP="003C1C36">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rsidR="003E70F4" w:rsidRDefault="003E70F4" w:rsidP="003E70F4">
      <w:pPr>
        <w:pStyle w:val="Rubric"/>
        <w:rPr>
          <w:lang w:val="en-GB"/>
        </w:rPr>
      </w:pPr>
      <w:r>
        <w:rPr>
          <w:lang w:val="en-GB"/>
        </w:rPr>
        <w:lastRenderedPageBreak/>
        <w:t>The presbyter prostrates himself before the Sanctuary door, saying,</w:t>
      </w:r>
    </w:p>
    <w:p w:rsidR="000D107E" w:rsidRDefault="003C1C36" w:rsidP="000D107E">
      <w:pPr>
        <w:pStyle w:val="Priest"/>
      </w:pPr>
      <w:r>
        <w:t>Presbyter:</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FC30EB" w:rsidP="00FC30EB">
            <w:pPr>
              <w:pStyle w:val="CopticInd"/>
            </w:pPr>
            <w:r>
              <w:rPr>
                <w:rFonts w:ascii="Times New Roman" w:hAnsi="Times New Roman" w:cs="Times New Roman"/>
              </w:rPr>
              <w:t>Ϣ</w:t>
            </w:r>
            <w:r>
              <w:t>ⲗⲏⲗ.</w:t>
            </w:r>
          </w:p>
        </w:tc>
      </w:tr>
      <w:tr w:rsidR="00A02728" w:rsidTr="00A02728">
        <w:tc>
          <w:tcPr>
            <w:tcW w:w="3623" w:type="dxa"/>
            <w:tcBorders>
              <w:right w:val="single" w:sz="4" w:space="0" w:color="000000" w:themeColor="text1"/>
            </w:tcBorders>
          </w:tcPr>
          <w:p w:rsidR="00A02728" w:rsidRDefault="003C1C36" w:rsidP="00A02728">
            <w:pPr>
              <w:pStyle w:val="Priest"/>
            </w:pPr>
            <w:r>
              <w:t>Deacon:</w:t>
            </w:r>
          </w:p>
        </w:tc>
        <w:tc>
          <w:tcPr>
            <w:tcW w:w="3624" w:type="dxa"/>
            <w:tcBorders>
              <w:left w:val="single" w:sz="4" w:space="0" w:color="000000" w:themeColor="text1"/>
            </w:tcBorders>
          </w:tcPr>
          <w:p w:rsidR="00A02728" w:rsidRDefault="00A02728" w:rsidP="00FC30EB"/>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FC30EB" w:rsidP="00FC30EB">
            <w:pPr>
              <w:pStyle w:val="CopticInd"/>
            </w:pPr>
            <w:r>
              <w:t>Ⲉⲡⲓ ⲡ̀ⲣⲟⲥⲉⲩⲭⲏ ⲥ̀ⲧⲁⲑⲏⲧⲉ.</w:t>
            </w:r>
          </w:p>
        </w:tc>
      </w:tr>
    </w:tbl>
    <w:p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FC30EB" w:rsidP="00FC30EB">
            <w:pPr>
              <w:pStyle w:val="CopticInd"/>
            </w:pPr>
            <w:r>
              <w:t>Ⲓⲣⲏⲛⲏ ⲡⲁⲥⲓ.</w:t>
            </w:r>
          </w:p>
        </w:tc>
      </w:tr>
      <w:tr w:rsidR="00A02728" w:rsidTr="00A02728">
        <w:tc>
          <w:tcPr>
            <w:tcW w:w="3623" w:type="dxa"/>
            <w:tcBorders>
              <w:right w:val="single" w:sz="4" w:space="0" w:color="000000" w:themeColor="text1"/>
            </w:tcBorders>
          </w:tcPr>
          <w:p w:rsidR="00A02728" w:rsidRDefault="003C1C36" w:rsidP="00A02728">
            <w:pPr>
              <w:pStyle w:val="Priest"/>
            </w:pPr>
            <w:r>
              <w:t>People:</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FC30EB" w:rsidP="00FC30EB">
            <w:pPr>
              <w:pStyle w:val="CopticInd"/>
            </w:pPr>
            <w:r>
              <w:t>Ⲕⲉ ⲧⲱ ⲡ̀ⲛⲉⲩⲙⲁⲧⲓ ⲥⲟⲩ.</w:t>
            </w:r>
          </w:p>
        </w:tc>
      </w:tr>
    </w:tbl>
    <w:p w:rsidR="00A02728" w:rsidRDefault="00B65D4D" w:rsidP="00A02728">
      <w:pPr>
        <w:pStyle w:val="Heading4"/>
      </w:pPr>
      <w:bookmarkStart w:id="49" w:name="ThanksgivingIncense"/>
      <w:r>
        <w:t>The Prayer of Thanksgiving</w:t>
      </w:r>
    </w:p>
    <w:bookmarkEnd w:id="49"/>
    <w:p w:rsidR="00A02728" w:rsidRDefault="003C1C36" w:rsidP="00A02728">
      <w:pPr>
        <w:pStyle w:val="Priest"/>
      </w:pPr>
      <w:r>
        <w:t>Presbyter:</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FC30EB" w:rsidP="00FC30EB">
            <w:pPr>
              <w:pStyle w:val="CopticInd"/>
            </w:pPr>
            <w:r>
              <w:t>Ⲡⲣⲟⲥⲉⲩⲝⲁⲥⲑⲉ.</w:t>
            </w:r>
          </w:p>
        </w:tc>
      </w:tr>
      <w:tr w:rsidR="00A02728" w:rsidTr="00A02728">
        <w:tc>
          <w:tcPr>
            <w:tcW w:w="3623" w:type="dxa"/>
            <w:tcBorders>
              <w:right w:val="single" w:sz="4" w:space="0" w:color="000000" w:themeColor="text1"/>
            </w:tcBorders>
          </w:tcPr>
          <w:p w:rsidR="00A02728" w:rsidRDefault="003C1C36" w:rsidP="00A02728">
            <w:pPr>
              <w:pStyle w:val="Priest"/>
            </w:pPr>
            <w:r>
              <w:t>People:</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FC30EB" w:rsidP="00FC30EB">
            <w:pPr>
              <w:pStyle w:val="CopticInd"/>
            </w:pPr>
            <w:r>
              <w:t>Ⲕⲩⲣⲓⲉ ⲉ̀ⲗⲉⲏ̀ⲥⲟⲛ</w:t>
            </w:r>
            <w:r w:rsidR="00A02728">
              <w:t>.</w:t>
            </w:r>
          </w:p>
        </w:tc>
      </w:tr>
    </w:tbl>
    <w:p w:rsidR="00A02728" w:rsidRDefault="003C1C36" w:rsidP="00A02728">
      <w:pPr>
        <w:pStyle w:val="Priest"/>
      </w:pPr>
      <w:r>
        <w:t>Presbyter:</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3C1C36" w:rsidP="00A02728">
      <w:pPr>
        <w:pStyle w:val="Priest"/>
      </w:pPr>
      <w:r>
        <w:lastRenderedPageBreak/>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3E70F4" w:rsidRDefault="00A02728" w:rsidP="00A02728">
      <w:pPr>
        <w:pStyle w:val="Body"/>
      </w:pPr>
      <w:r>
        <w:t>All envy, all temptation, all the work of Satan, the counsel of wicked men and the rising up o</w:t>
      </w:r>
      <w:r w:rsidR="003E70F4">
        <w:t>f enemies, hidden and manifest,</w:t>
      </w:r>
    </w:p>
    <w:p w:rsidR="003E70F4" w:rsidRDefault="003E70F4" w:rsidP="003E70F4">
      <w:pPr>
        <w:pStyle w:val="Rubric"/>
      </w:pPr>
      <w:r>
        <w:t>The presbyter bows his head towards the East, and crosses himself, saying,</w:t>
      </w:r>
    </w:p>
    <w:p w:rsidR="003E70F4" w:rsidRDefault="003E70F4" w:rsidP="00A02728">
      <w:pPr>
        <w:pStyle w:val="Body"/>
      </w:pPr>
      <w:r>
        <w:t>take them away from us,</w:t>
      </w:r>
    </w:p>
    <w:p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rsidR="00511A14" w:rsidRDefault="00511A14" w:rsidP="00511A14">
      <w:pPr>
        <w:pStyle w:val="Rubric"/>
      </w:pPr>
      <w:r>
        <w:t>He then turns towards the East, making the sign of the cross over the altar, saying,</w:t>
      </w:r>
    </w:p>
    <w:p w:rsidR="00A02728" w:rsidRDefault="00A02728" w:rsidP="00A02728">
      <w:pPr>
        <w:pStyle w:val="Body"/>
      </w:pPr>
      <w:r>
        <w:t xml:space="preserve">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lastRenderedPageBreak/>
        <w:t xml:space="preserve">The </w:t>
      </w:r>
      <w:r w:rsidR="00DF095B">
        <w:t>presbyter</w:t>
      </w:r>
      <w:r>
        <w:t xml:space="preserve"> offers incense while the congregation sings…</w:t>
      </w:r>
    </w:p>
    <w:p w:rsidR="00A02728" w:rsidRDefault="00B65D4D" w:rsidP="00A02728">
      <w:pPr>
        <w:pStyle w:val="Heading4"/>
      </w:pPr>
      <w:bookmarkStart w:id="50" w:name="VersesCymbals"/>
      <w:r>
        <w:t>The Verses of the Cymbals</w:t>
      </w:r>
    </w:p>
    <w:bookmarkEnd w:id="50"/>
    <w:p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sidRPr="00B06ECC">
              <w:t xml:space="preserve">Oh </w:t>
            </w:r>
            <w:r>
              <w:t>come, let us worship</w:t>
            </w:r>
          </w:p>
          <w:p w:rsidR="00C45608" w:rsidRDefault="00C45608" w:rsidP="00C45608">
            <w:pPr>
              <w:pStyle w:val="EngHang"/>
            </w:pPr>
            <w:r w:rsidRPr="00B06ECC">
              <w:t>the Holy Trinity—</w:t>
            </w:r>
          </w:p>
          <w:p w:rsidR="00C45608" w:rsidRDefault="00C45608" w:rsidP="00C45608">
            <w:pPr>
              <w:pStyle w:val="EngHang"/>
            </w:pPr>
            <w:r>
              <w:t>the Father, the Son</w:t>
            </w:r>
          </w:p>
          <w:p w:rsidR="00C45608" w:rsidRDefault="00C45608" w:rsidP="00C45608">
            <w:pPr>
              <w:pStyle w:val="EngHangEnd"/>
            </w:pPr>
            <w:r w:rsidRPr="00B06ECC">
              <w:t>and the Holy Spirit—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Ⲁⲙⲱⲓⲛⲓ ⲙⲁⲣⲉⲛⲟ̀ⲩⲱϣⲧ:</w:t>
            </w:r>
          </w:p>
          <w:p w:rsidR="00C45608" w:rsidRDefault="00C45608" w:rsidP="00C45608">
            <w:pPr>
              <w:pStyle w:val="CopticVersemulti-line"/>
            </w:pPr>
            <w:r>
              <w:t>ⲛ̀Ϯⲧⲣⲓⲁⲥ ⲉ̄ⲑ̄ⲩ̄:</w:t>
            </w:r>
          </w:p>
          <w:p w:rsidR="00C45608" w:rsidRDefault="00C45608" w:rsidP="00C45608">
            <w:pPr>
              <w:pStyle w:val="CopticVersemulti-line"/>
            </w:pPr>
            <w:r>
              <w:t>ⲉ̀ⲧⲉ Ⲫⲓⲱⲧ ⲛⲉⲙ Ⲡϣⲏⲣⲓ:</w:t>
            </w:r>
          </w:p>
          <w:p w:rsidR="00C45608" w:rsidRPr="00C35319" w:rsidRDefault="00C45608" w:rsidP="00C45608">
            <w:pPr>
              <w:pStyle w:val="CopticHangingVerse"/>
            </w:pPr>
            <w:r>
              <w:t>ⲛⲉⲙ Ⲡⲓⲡ̀ⲛⲉⲩⲙⲁ ⲉ̄ⲑ̄ⲩ̄.</w:t>
            </w:r>
          </w:p>
        </w:tc>
      </w:tr>
      <w:tr w:rsidR="00C45608" w:rsidTr="00C45608">
        <w:trPr>
          <w:cantSplit/>
          <w:jc w:val="center"/>
        </w:trPr>
        <w:tc>
          <w:tcPr>
            <w:tcW w:w="288" w:type="dxa"/>
          </w:tcPr>
          <w:p w:rsidR="00C45608" w:rsidRDefault="00C45608" w:rsidP="00C45608">
            <w:pPr>
              <w:pStyle w:val="CopticCross"/>
            </w:pPr>
            <w:r w:rsidRPr="00FB5ACB">
              <w:t>¿</w:t>
            </w:r>
          </w:p>
        </w:tc>
        <w:tc>
          <w:tcPr>
            <w:tcW w:w="3960" w:type="dxa"/>
          </w:tcPr>
          <w:p w:rsidR="00C45608" w:rsidRDefault="00C45608" w:rsidP="00C45608">
            <w:pPr>
              <w:pStyle w:val="EngHang"/>
            </w:pPr>
            <w:r>
              <w:t>We, the</w:t>
            </w:r>
          </w:p>
          <w:p w:rsidR="00C45608" w:rsidRDefault="00C45608" w:rsidP="00C45608">
            <w:pPr>
              <w:pStyle w:val="EngHang"/>
            </w:pPr>
            <w:r>
              <w:t>Christian people</w:t>
            </w:r>
          </w:p>
          <w:p w:rsidR="00C45608" w:rsidRDefault="00C45608" w:rsidP="00C45608">
            <w:pPr>
              <w:pStyle w:val="EngHang"/>
            </w:pPr>
            <w:r>
              <w:t>For this is</w:t>
            </w:r>
          </w:p>
          <w:p w:rsidR="00C45608" w:rsidRDefault="00C45608" w:rsidP="00C45608">
            <w:pPr>
              <w:pStyle w:val="EngHangEnd"/>
            </w:pPr>
            <w:r>
              <w:t>O</w:t>
            </w:r>
            <w:r w:rsidRPr="00B06ECC">
              <w:t>ur True God.</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Ⲁⲛⲟⲛ ϧⲁ ⲛⲓⲗⲁⲟⲥ:</w:t>
            </w:r>
          </w:p>
          <w:p w:rsidR="00C45608" w:rsidRDefault="00C45608" w:rsidP="00C45608">
            <w:pPr>
              <w:pStyle w:val="CopticVersemulti-line"/>
            </w:pPr>
            <w:r>
              <w:t>ⲛ̀ⲭ̀ⲣⲓⲥⲧⲓⲁⲛⲟⲥ:</w:t>
            </w:r>
          </w:p>
          <w:p w:rsidR="00C45608" w:rsidRDefault="00C45608" w:rsidP="00C45608">
            <w:pPr>
              <w:pStyle w:val="CopticVersemulti-line"/>
            </w:pPr>
            <w:r>
              <w:t>ⲫⲁⲓ ⲅⲁⲣ ⲡⲉ Ⲡⲉⲛⲛⲟⲩϯ:</w:t>
            </w:r>
          </w:p>
          <w:p w:rsidR="00C45608" w:rsidRDefault="00C45608" w:rsidP="00C45608">
            <w:pPr>
              <w:pStyle w:val="CopticHangingVerse"/>
            </w:pPr>
            <w:r>
              <w:t>ⲛ̀ⲁ̀ⲗⲏⲑⲓⲛⲟⲥ.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t>We have hope</w:t>
            </w:r>
          </w:p>
          <w:p w:rsidR="00C45608" w:rsidRDefault="00C45608" w:rsidP="00C45608">
            <w:pPr>
              <w:pStyle w:val="EngHang"/>
            </w:pPr>
            <w:r>
              <w:t>In Saint Mary,</w:t>
            </w:r>
          </w:p>
          <w:p w:rsidR="00C45608" w:rsidRDefault="00C45608" w:rsidP="00C45608">
            <w:pPr>
              <w:pStyle w:val="EngHang"/>
            </w:pPr>
            <w:r>
              <w:t>T</w:t>
            </w:r>
            <w:r w:rsidRPr="00B06ECC">
              <w:t>h</w:t>
            </w:r>
            <w:r>
              <w:t>at God will have mercy upon us,</w:t>
            </w:r>
          </w:p>
          <w:p w:rsidR="00C45608" w:rsidRDefault="00C45608" w:rsidP="00C45608">
            <w:pPr>
              <w:pStyle w:val="EngHangEnd"/>
            </w:pPr>
            <w:r>
              <w:t>T</w:t>
            </w:r>
            <w:r w:rsidRPr="00B06ECC">
              <w:t>hrough her intercessions.</w:t>
            </w:r>
            <w:r>
              <w:rPr>
                <w:rStyle w:val="FootnoteReference"/>
              </w:rPr>
              <w:footnoteReference w:id="2"/>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Ⲟⲩⲟⲛ ⲟⲩϩⲉⲗⲡⲓⲥ ⲛ̀ⲧⲁⲛ:</w:t>
            </w:r>
          </w:p>
          <w:p w:rsidR="00C45608" w:rsidRDefault="00C45608" w:rsidP="00C45608">
            <w:pPr>
              <w:pStyle w:val="CopticVersemulti-line"/>
            </w:pPr>
            <w:r>
              <w:t>ϧⲉⲛ ⲑⲏⲉ̀ⲑⲟⲩⲁⲃ Ⲙⲁⲣⲓⲁ:</w:t>
            </w:r>
          </w:p>
          <w:p w:rsidR="00C45608" w:rsidRDefault="00C45608" w:rsidP="00C45608">
            <w:pPr>
              <w:pStyle w:val="CopticVersemulti-line"/>
            </w:pPr>
            <w:r>
              <w:t>ⲉ̀ⲣⲉ Ⲫϯ ⲛⲁⲓ ⲛⲁⲛ:</w:t>
            </w:r>
          </w:p>
          <w:p w:rsidR="00C45608" w:rsidRDefault="00C45608" w:rsidP="00C45608">
            <w:pPr>
              <w:pStyle w:val="CopticHangingVerse"/>
            </w:pPr>
            <w:r>
              <w:t>ϩⲓⲧⲉⲛ ⲛⲉⲥⲡ̀ⲣⲉⲥⲃⲓⲁ</w:t>
            </w:r>
            <w:r>
              <w:rPr>
                <w:rStyle w:val="FootnoteReference"/>
              </w:rPr>
              <w:footnoteReference w:id="3"/>
            </w:r>
            <w:r>
              <w:t>.</w:t>
            </w:r>
          </w:p>
        </w:tc>
      </w:tr>
    </w:tbl>
    <w:p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t>We worship the Father,</w:t>
            </w:r>
          </w:p>
          <w:p w:rsidR="00C45608" w:rsidRDefault="00C45608" w:rsidP="00C45608">
            <w:pPr>
              <w:pStyle w:val="EngHang"/>
            </w:pPr>
            <w:r>
              <w:t>The Son and the Holy Spirit,</w:t>
            </w:r>
          </w:p>
          <w:p w:rsidR="00C45608" w:rsidRDefault="00C45608" w:rsidP="00C45608">
            <w:pPr>
              <w:pStyle w:val="EngHang"/>
            </w:pPr>
            <w:r>
              <w:t>The Holy and</w:t>
            </w:r>
          </w:p>
          <w:p w:rsidR="00C45608" w:rsidRDefault="00C45608" w:rsidP="00C45608">
            <w:pPr>
              <w:pStyle w:val="EngHangEnd"/>
            </w:pPr>
            <w:r>
              <w:t>Co-</w:t>
            </w:r>
            <w:r w:rsidRPr="00923FD4">
              <w:t>Essential Trinity.</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Ⲧⲉⲛⲟⲩⲱϣⲧ ⲙ̀Ⲫⲓⲱⲧ ⲛⲉⲙ Ⲡϣⲏⲉⲣⲉ:</w:t>
            </w:r>
          </w:p>
          <w:p w:rsidR="00C45608" w:rsidRDefault="00C45608" w:rsidP="00C45608">
            <w:pPr>
              <w:pStyle w:val="CopticVersemulti-line"/>
            </w:pPr>
            <w:r>
              <w:t>ⲛⲉⲙ Ⲡⲓⲡ̀ⲛⲉⲩⲙⲁ ⲉ̄ⲑ̄ⲩ̄:</w:t>
            </w:r>
          </w:p>
          <w:p w:rsidR="00C45608" w:rsidRDefault="00C45608" w:rsidP="00C45608">
            <w:pPr>
              <w:pStyle w:val="CopticVersemulti-line"/>
            </w:pPr>
            <w:r>
              <w:t>Ϯⲧⲣⲓⲁⲥ ⲉ̄ⲑ̄ⲩ̄:</w:t>
            </w:r>
          </w:p>
          <w:p w:rsidR="00C45608" w:rsidRPr="00C35319" w:rsidRDefault="00C45608" w:rsidP="00C45608">
            <w:pPr>
              <w:pStyle w:val="CopticHangingVerse"/>
            </w:pPr>
            <w:r>
              <w:t>ⲛ̀ⲟⲙⲟⲟⲩⲥⲓⲟⲥ.</w:t>
            </w:r>
          </w:p>
        </w:tc>
      </w:tr>
      <w:tr w:rsidR="00C45608" w:rsidTr="00C45608">
        <w:trPr>
          <w:cantSplit/>
          <w:jc w:val="center"/>
        </w:trPr>
        <w:tc>
          <w:tcPr>
            <w:tcW w:w="288" w:type="dxa"/>
          </w:tcPr>
          <w:p w:rsidR="00C45608" w:rsidRDefault="00C45608" w:rsidP="00C45608">
            <w:pPr>
              <w:pStyle w:val="CopticCross"/>
            </w:pPr>
            <w:r w:rsidRPr="00FB5ACB">
              <w:lastRenderedPageBreak/>
              <w:t>¿</w:t>
            </w:r>
          </w:p>
        </w:tc>
        <w:tc>
          <w:tcPr>
            <w:tcW w:w="3960" w:type="dxa"/>
          </w:tcPr>
          <w:p w:rsidR="00C45608" w:rsidRDefault="00C45608" w:rsidP="00C45608">
            <w:pPr>
              <w:pStyle w:val="EngHang"/>
            </w:pPr>
            <w:r>
              <w:t>Hail to the Church,</w:t>
            </w:r>
          </w:p>
          <w:p w:rsidR="00C45608" w:rsidRDefault="00C45608" w:rsidP="00C45608">
            <w:pPr>
              <w:pStyle w:val="EngHang"/>
            </w:pPr>
            <w:r>
              <w:t>T</w:t>
            </w:r>
            <w:r w:rsidRPr="00923FD4">
              <w:t>he house of the angels.</w:t>
            </w:r>
          </w:p>
          <w:p w:rsidR="00C45608" w:rsidRDefault="00C45608" w:rsidP="00C45608">
            <w:pPr>
              <w:pStyle w:val="EngHang"/>
            </w:pPr>
            <w:r>
              <w:t>Hail to the Virgin,</w:t>
            </w:r>
          </w:p>
          <w:p w:rsidR="00C45608" w:rsidRDefault="00C45608" w:rsidP="00C45608">
            <w:pPr>
              <w:pStyle w:val="EngHangEnd"/>
            </w:pPr>
            <w:r>
              <w:t>W</w:t>
            </w:r>
            <w:r w:rsidRPr="00923FD4">
              <w:t>ho gave birth to our Saviour.</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Ⲭⲉⲣⲉ ϯⲉⲕⲕⲗⲉⲥⲓⲁ̀:</w:t>
            </w:r>
          </w:p>
          <w:p w:rsidR="00C45608" w:rsidRDefault="00C45608" w:rsidP="00C45608">
            <w:pPr>
              <w:pStyle w:val="CopticVersemulti-line"/>
            </w:pPr>
            <w:r>
              <w:t>ⲡ̀ⲏⲓ ⲛ̀ⲧⲉ ⲛⲓⲁ̀ⲅⲅⲉⲗⲟⲥ:</w:t>
            </w:r>
          </w:p>
          <w:p w:rsidR="00C45608" w:rsidRDefault="00C45608" w:rsidP="00C45608">
            <w:pPr>
              <w:pStyle w:val="CopticVersemulti-line"/>
            </w:pPr>
            <w:r>
              <w:t>ⲭⲉⲣⲉ ϯⲡⲁⲣⲑⲉⲛⲟⲥ:</w:t>
            </w:r>
          </w:p>
          <w:p w:rsidR="00C45608" w:rsidRDefault="00C45608" w:rsidP="00C45608">
            <w:pPr>
              <w:pStyle w:val="CopticHangingVerse"/>
            </w:pPr>
            <w:r>
              <w:t>ⲉ̀ⲧⲁⲥⲙⲉⲥ Ⲡⲉⲛⲥⲱⲧⲏⲣ.</w:t>
            </w:r>
          </w:p>
        </w:tc>
      </w:tr>
    </w:tbl>
    <w:p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Mary,</w:t>
            </w:r>
          </w:p>
          <w:p w:rsidR="00C45608" w:rsidRDefault="00C45608" w:rsidP="00C45608">
            <w:pPr>
              <w:pStyle w:val="EngHang"/>
            </w:pPr>
            <w:r>
              <w:t>T</w:t>
            </w:r>
            <w:r>
              <w:rPr>
                <w:rFonts w:hint="eastAsia"/>
              </w:rPr>
              <w:t>he fair dove,</w:t>
            </w:r>
          </w:p>
          <w:p w:rsidR="00C45608" w:rsidRDefault="00C45608" w:rsidP="00C45608">
            <w:pPr>
              <w:pStyle w:val="EngHang"/>
            </w:pPr>
            <w:r>
              <w:t>W</w:t>
            </w:r>
            <w:r>
              <w:rPr>
                <w:rFonts w:hint="eastAsia"/>
              </w:rPr>
              <w:t>ho brought forth</w:t>
            </w:r>
            <w:r>
              <w:t xml:space="preserve"> </w:t>
            </w:r>
            <w:r>
              <w:rPr>
                <w:rFonts w:hint="eastAsia"/>
              </w:rPr>
              <w:t>unto us</w:t>
            </w:r>
          </w:p>
          <w:p w:rsidR="00C45608" w:rsidRDefault="00C45608" w:rsidP="00C45608">
            <w:pPr>
              <w:pStyle w:val="EngHangEnd"/>
            </w:pPr>
            <w:r>
              <w:rPr>
                <w:rFonts w:hint="eastAsia"/>
              </w:rPr>
              <w:t>God the Logos.</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ⲛⲉ Ⲙⲁⲣⲓⲁ:</w:t>
            </w:r>
          </w:p>
          <w:p w:rsidR="00C45608" w:rsidRDefault="00C45608" w:rsidP="00C45608">
            <w:pPr>
              <w:pStyle w:val="CopticVersemulti-line"/>
            </w:pPr>
            <w:r>
              <w:t>Ϯϭⲣⲟⲙⲡⲓ ⲉⲑⲛⲉⲥⲟⲥ:</w:t>
            </w:r>
          </w:p>
          <w:p w:rsidR="00C45608" w:rsidRDefault="00C45608" w:rsidP="00C45608">
            <w:pPr>
              <w:pStyle w:val="CopticVersemulti-line"/>
            </w:pPr>
            <w:r>
              <w:t>ⲑⲏⲉ̀ⲧⲁⲥⲙⲓⲥⲓ ⲛⲁⲛ:</w:t>
            </w:r>
          </w:p>
          <w:p w:rsidR="00C45608" w:rsidRPr="00C35319" w:rsidRDefault="00C45608" w:rsidP="0043158C">
            <w:pPr>
              <w:pStyle w:val="CopticHangingVerse"/>
            </w:pPr>
            <w:r>
              <w:t>ⲙ̀Ⲫⲛⲟⲩϯ ⲡⲓⲗⲟⲅⲟⲥ.</w:t>
            </w:r>
          </w:p>
        </w:tc>
      </w:tr>
      <w:tr w:rsidR="00C45608" w:rsidTr="00C45608">
        <w:trPr>
          <w:cantSplit/>
          <w:jc w:val="center"/>
        </w:trPr>
        <w:tc>
          <w:tcPr>
            <w:tcW w:w="288" w:type="dxa"/>
          </w:tcPr>
          <w:p w:rsidR="00C45608" w:rsidRDefault="00C45608" w:rsidP="00C45608">
            <w:pPr>
              <w:pStyle w:val="CopticCross"/>
            </w:pPr>
            <w:r w:rsidRPr="00FB5ACB">
              <w:t>¿</w:t>
            </w:r>
          </w:p>
        </w:tc>
        <w:tc>
          <w:tcPr>
            <w:tcW w:w="3960" w:type="dxa"/>
          </w:tcPr>
          <w:p w:rsidR="00C45608" w:rsidRDefault="00C45608" w:rsidP="00C45608">
            <w:pPr>
              <w:pStyle w:val="EngHang"/>
            </w:pPr>
            <w:r>
              <w:rPr>
                <w:rFonts w:hint="eastAsia"/>
              </w:rPr>
              <w:t>Hail to you, O Mary</w:t>
            </w:r>
            <w:r>
              <w:t>—</w:t>
            </w:r>
          </w:p>
          <w:p w:rsidR="00C45608" w:rsidRDefault="00C45608" w:rsidP="00C45608">
            <w:pPr>
              <w:pStyle w:val="EngHang"/>
            </w:pPr>
            <w:r>
              <w:t>A</w:t>
            </w:r>
            <w:r>
              <w:rPr>
                <w:rFonts w:hint="eastAsia"/>
              </w:rPr>
              <w:t xml:space="preserve"> holy hail.</w:t>
            </w:r>
          </w:p>
          <w:p w:rsidR="00C45608" w:rsidRDefault="00C45608" w:rsidP="00C45608">
            <w:pPr>
              <w:pStyle w:val="EngHang"/>
            </w:pPr>
            <w:r>
              <w:rPr>
                <w:rFonts w:hint="eastAsia"/>
              </w:rPr>
              <w:t>Hail to you, O Mary,</w:t>
            </w:r>
          </w:p>
          <w:p w:rsidR="00C45608" w:rsidRDefault="00C45608" w:rsidP="00C45608">
            <w:pPr>
              <w:pStyle w:val="EngHangEnd"/>
            </w:pPr>
            <w:r>
              <w:t>T</w:t>
            </w:r>
            <w:r>
              <w:rPr>
                <w:rFonts w:hint="eastAsia"/>
              </w:rPr>
              <w:t>he Mother of the Holy.</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Ⲭⲉⲣⲉ ⲛⲉ Ⲙⲁⲣⲓⲁ:</w:t>
            </w:r>
          </w:p>
          <w:p w:rsidR="00C45608" w:rsidRDefault="00C45608" w:rsidP="00C45608">
            <w:pPr>
              <w:pStyle w:val="CopticVersemulti-line"/>
            </w:pPr>
            <w:r>
              <w:t>ϧⲉⲛ ⲟⲩⲭⲉⲣⲉ ⲉϥⲟⲩⲁⲃ:</w:t>
            </w:r>
          </w:p>
          <w:p w:rsidR="00C45608" w:rsidRDefault="00C45608" w:rsidP="00C45608">
            <w:pPr>
              <w:pStyle w:val="CopticVersemulti-line"/>
            </w:pPr>
            <w:r>
              <w:t>ⲭⲉⲣⲉ ⲛⲉ Ⲙⲁⲣⲓⲁ:</w:t>
            </w:r>
          </w:p>
          <w:p w:rsidR="00C45608" w:rsidRDefault="00C45608" w:rsidP="0043158C">
            <w:pPr>
              <w:pStyle w:val="CopticHangingVerse"/>
            </w:pPr>
            <w:r>
              <w:t>ⲑ̀ⲙⲁⲩ ⲙ̀ⲫⲏⲉ̀ⲑⲟⲩⲁⲃ.</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Michael,</w:t>
            </w:r>
          </w:p>
          <w:p w:rsidR="00C45608" w:rsidRDefault="00C45608" w:rsidP="00C45608">
            <w:pPr>
              <w:pStyle w:val="EngHang"/>
            </w:pPr>
            <w:r>
              <w:t>T</w:t>
            </w:r>
            <w:r>
              <w:rPr>
                <w:rFonts w:hint="eastAsia"/>
              </w:rPr>
              <w:t>he great archangel.</w:t>
            </w:r>
          </w:p>
          <w:p w:rsidR="00C45608" w:rsidRDefault="00C45608" w:rsidP="00C45608">
            <w:pPr>
              <w:pStyle w:val="EngHang"/>
            </w:pPr>
            <w:r>
              <w:rPr>
                <w:rFonts w:hint="eastAsia"/>
              </w:rPr>
              <w:t>Hail to Gabriel</w:t>
            </w:r>
          </w:p>
          <w:p w:rsidR="00C45608" w:rsidRDefault="00C45608" w:rsidP="00C45608">
            <w:pPr>
              <w:pStyle w:val="EngHangEnd"/>
            </w:pPr>
            <w:r>
              <w:t>T</w:t>
            </w:r>
            <w:r>
              <w:rPr>
                <w:rFonts w:hint="eastAsia"/>
              </w:rPr>
              <w:t>he Angel</w:t>
            </w:r>
            <w:r>
              <w:rPr>
                <w:rFonts w:hint="eastAsia"/>
              </w:rPr>
              <w:noBreakHyphen/>
              <w:t>Evangel.</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Ⲙⲓⲭⲁⲏⲗ:</w:t>
            </w:r>
          </w:p>
          <w:p w:rsidR="00C45608" w:rsidRDefault="00C45608" w:rsidP="00C45608">
            <w:pPr>
              <w:pStyle w:val="CopticVersemulti-line"/>
            </w:pPr>
            <w:r>
              <w:t>ⲡⲓⲛⲓϣϯ ⲛ̀ⲁ̀ⲣⲭⲁⲅⲅⲉⲗⲟⲥ:</w:t>
            </w:r>
          </w:p>
          <w:p w:rsidR="00C45608" w:rsidRDefault="00C45608" w:rsidP="00C45608">
            <w:pPr>
              <w:pStyle w:val="CopticVersemulti-line"/>
            </w:pPr>
            <w:r>
              <w:t>ⲭⲉⲣⲉ Ⲅⲁⲃⲣⲓⲏⲗ:</w:t>
            </w:r>
          </w:p>
          <w:p w:rsidR="00C45608" w:rsidRDefault="00C45608" w:rsidP="0043158C">
            <w:pPr>
              <w:pStyle w:val="CopticHangingVerse"/>
            </w:pPr>
            <w:r>
              <w:t>ⲡⲓⲥⲱⲧⲡ ⲙ̀ⲡⲓϥⲁⲓϣⲉⲛⲛⲟⲩϥⲓ.</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the Cherubim.</w:t>
            </w:r>
          </w:p>
          <w:p w:rsidR="00C45608" w:rsidRDefault="00C45608" w:rsidP="00C45608">
            <w:pPr>
              <w:pStyle w:val="EngHang"/>
            </w:pPr>
            <w:r>
              <w:rPr>
                <w:rFonts w:hint="eastAsia"/>
              </w:rPr>
              <w:t>Hail to the Seraphim.</w:t>
            </w:r>
          </w:p>
          <w:p w:rsidR="00C45608" w:rsidRDefault="00C45608" w:rsidP="00C45608">
            <w:pPr>
              <w:pStyle w:val="EngHang"/>
            </w:pPr>
            <w:r>
              <w:rPr>
                <w:rFonts w:hint="eastAsia"/>
              </w:rPr>
              <w:t>Hail to all the</w:t>
            </w:r>
          </w:p>
          <w:p w:rsidR="00C45608" w:rsidRDefault="00C45608" w:rsidP="00C45608">
            <w:pPr>
              <w:pStyle w:val="EngHangEnd"/>
            </w:pPr>
            <w:r>
              <w:t>H</w:t>
            </w:r>
            <w:r>
              <w:rPr>
                <w:rFonts w:hint="eastAsia"/>
              </w:rPr>
              <w:t>eavenly orders.</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ⲛⲓⲭⲉⲣⲟⲩⲃⲓⲙ:</w:t>
            </w:r>
          </w:p>
          <w:p w:rsidR="00C45608" w:rsidRDefault="00C45608" w:rsidP="00C45608">
            <w:pPr>
              <w:pStyle w:val="CopticVersemulti-line"/>
            </w:pPr>
            <w:r>
              <w:t>ⲭⲉⲣⲉ ⲛⲓⲥⲉⲣⲁⲫⲓⲙ:</w:t>
            </w:r>
          </w:p>
          <w:p w:rsidR="00C45608" w:rsidRDefault="00C45608" w:rsidP="00C45608">
            <w:pPr>
              <w:pStyle w:val="CopticVersemulti-line"/>
            </w:pPr>
            <w:r>
              <w:t>ⲭⲉⲣⲉ ⲛⲓⲧⲁⲅⲙⲁ ⲧⲏⲣⲟⲩ:</w:t>
            </w:r>
          </w:p>
          <w:p w:rsidR="00C45608" w:rsidRDefault="00C45608" w:rsidP="0043158C">
            <w:pPr>
              <w:pStyle w:val="CopticHangingVerse"/>
            </w:pPr>
            <w:r>
              <w:t>ⲛ̀ⲉ̀ⲡⲟⲩⲣⲁⲛⲓⲟⲛ.</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John,</w:t>
            </w:r>
          </w:p>
          <w:p w:rsidR="00C45608" w:rsidRDefault="00C45608" w:rsidP="00C45608">
            <w:pPr>
              <w:pStyle w:val="EngHang"/>
            </w:pPr>
            <w:r>
              <w:t>T</w:t>
            </w:r>
            <w:r>
              <w:rPr>
                <w:rFonts w:hint="eastAsia"/>
              </w:rPr>
              <w:t>he great fore</w:t>
            </w:r>
            <w:r>
              <w:rPr>
                <w:rFonts w:hint="eastAsia"/>
              </w:rPr>
              <w:noBreakHyphen/>
              <w:t>runner.</w:t>
            </w:r>
          </w:p>
          <w:p w:rsidR="00C45608" w:rsidRDefault="00C45608" w:rsidP="00C45608">
            <w:pPr>
              <w:pStyle w:val="EngHang"/>
            </w:pPr>
            <w:r>
              <w:rPr>
                <w:rFonts w:hint="eastAsia"/>
              </w:rPr>
              <w:t>Hail to the priest,</w:t>
            </w:r>
          </w:p>
          <w:p w:rsidR="00C45608" w:rsidRDefault="00C45608" w:rsidP="00C45608">
            <w:pPr>
              <w:pStyle w:val="EngHangEnd"/>
            </w:pPr>
            <w:r>
              <w:t>T</w:t>
            </w:r>
            <w:r>
              <w:rPr>
                <w:rFonts w:hint="eastAsia"/>
              </w:rPr>
              <w:t>he cousin of Emmanuel.</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Ⲓⲱⲁⲛⲛⲏⲥ:</w:t>
            </w:r>
          </w:p>
          <w:p w:rsidR="00C45608" w:rsidRDefault="00C45608" w:rsidP="00C45608">
            <w:pPr>
              <w:pStyle w:val="CopticVersemulti-line"/>
            </w:pPr>
            <w:r>
              <w:t>ⲡⲓⲛⲓϣϯ ⲙ̀ⲡ̀ⲣⲟⲇⲣⲟⲙⲟⲥ:</w:t>
            </w:r>
          </w:p>
          <w:p w:rsidR="00C45608" w:rsidRDefault="00C45608" w:rsidP="00C45608">
            <w:pPr>
              <w:pStyle w:val="CopticVersemulti-line"/>
            </w:pPr>
            <w:r>
              <w:t>ⲭⲉⲣⲉ ⲡⲓⲟⲩⲏⲃ:</w:t>
            </w:r>
          </w:p>
          <w:p w:rsidR="00C45608" w:rsidRDefault="00C45608" w:rsidP="0043158C">
            <w:pPr>
              <w:pStyle w:val="CopticHangingVerse"/>
            </w:pPr>
            <w:r>
              <w:t>ⲡ̀ⲥⲩⲅⲅⲉⲛⲏⲥ ⲛ̀Ⲉⲙⲙⲁⲛⲟⲩⲏⲗ.</w:t>
            </w:r>
          </w:p>
        </w:tc>
      </w:tr>
      <w:tr w:rsidR="00C45608" w:rsidTr="00C45608">
        <w:trPr>
          <w:cantSplit/>
          <w:jc w:val="center"/>
        </w:trPr>
        <w:tc>
          <w:tcPr>
            <w:tcW w:w="288" w:type="dxa"/>
          </w:tcPr>
          <w:p w:rsidR="00C45608" w:rsidRDefault="0043158C" w:rsidP="00C45608">
            <w:pPr>
              <w:pStyle w:val="CopticCross"/>
            </w:pPr>
            <w:r w:rsidRPr="00FB5ACB">
              <w:lastRenderedPageBreak/>
              <w:t>¿</w:t>
            </w:r>
          </w:p>
        </w:tc>
        <w:tc>
          <w:tcPr>
            <w:tcW w:w="3960" w:type="dxa"/>
          </w:tcPr>
          <w:p w:rsidR="00C45608" w:rsidRDefault="00C45608" w:rsidP="00C45608">
            <w:pPr>
              <w:pStyle w:val="EngHang"/>
            </w:pPr>
            <w:r>
              <w:rPr>
                <w:rFonts w:hint="eastAsia"/>
              </w:rPr>
              <w:t>Hail to my lords and fathers,</w:t>
            </w:r>
          </w:p>
          <w:p w:rsidR="00C45608" w:rsidRDefault="00C45608" w:rsidP="00C45608">
            <w:pPr>
              <w:pStyle w:val="EngHang"/>
            </w:pPr>
            <w:r>
              <w:t>T</w:t>
            </w:r>
            <w:r>
              <w:rPr>
                <w:rFonts w:hint="eastAsia"/>
              </w:rPr>
              <w:t>he Apostles.</w:t>
            </w:r>
          </w:p>
          <w:p w:rsidR="00C45608" w:rsidRDefault="00C45608" w:rsidP="00C45608">
            <w:pPr>
              <w:pStyle w:val="EngHang"/>
            </w:pPr>
            <w:r>
              <w:rPr>
                <w:rFonts w:hint="eastAsia"/>
              </w:rPr>
              <w:t>Hail to the Dis</w:t>
            </w:r>
            <w:r>
              <w:rPr>
                <w:rFonts w:hint="eastAsia"/>
              </w:rPr>
              <w:softHyphen/>
              <w:t>ciples</w:t>
            </w:r>
          </w:p>
          <w:p w:rsidR="00C45608" w:rsidRDefault="00C45608" w:rsidP="00C45608">
            <w:pPr>
              <w:pStyle w:val="EngHangEnd"/>
            </w:pPr>
            <w:r>
              <w:t>O</w:t>
            </w:r>
            <w:r>
              <w:rPr>
                <w:rFonts w:hint="eastAsia"/>
              </w:rPr>
              <w:t>f our Lord Jesus Christ.</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ⲛⲁⲟ̄ⲥ̄ ⲛ̀ⲓⲟϯ:</w:t>
            </w:r>
          </w:p>
          <w:p w:rsidR="00C45608" w:rsidRDefault="00C45608" w:rsidP="00C45608">
            <w:pPr>
              <w:pStyle w:val="CopticVersemulti-line"/>
            </w:pPr>
            <w:r>
              <w:t>ⲛ̀ⲁ̀ⲡⲟⲥⲧⲟⲗⲟⲥ:</w:t>
            </w:r>
          </w:p>
          <w:p w:rsidR="00C45608" w:rsidRDefault="00C45608" w:rsidP="00C45608">
            <w:pPr>
              <w:pStyle w:val="CopticVersemulti-line"/>
            </w:pPr>
            <w:r>
              <w:t>ⲭⲉⲣⲉ ⲛⲓⲙⲁⲑⲏⲧⲏⲥ:</w:t>
            </w:r>
          </w:p>
          <w:p w:rsidR="00C45608" w:rsidRDefault="00C45608" w:rsidP="0043158C">
            <w:pPr>
              <w:pStyle w:val="CopticHangingVerse"/>
            </w:pPr>
            <w:r>
              <w:t>ⲛ̀ⲧⲉ Ⲡⲉⲛⲟ̄ⲥ̄ Ⲓⲏ̄ⲥ̄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Evangelist.</w:t>
            </w:r>
          </w:p>
          <w:p w:rsidR="00C45608" w:rsidRDefault="00C45608" w:rsidP="00C45608">
            <w:pPr>
              <w:pStyle w:val="EngHang"/>
            </w:pPr>
            <w:r>
              <w:rPr>
                <w:rFonts w:hint="eastAsia"/>
              </w:rPr>
              <w:t>Hail to the Apostle,</w:t>
            </w:r>
          </w:p>
          <w:p w:rsidR="00C45608" w:rsidRDefault="00C45608" w:rsidP="00C45608">
            <w:pPr>
              <w:pStyle w:val="EngHangEnd"/>
            </w:pPr>
            <w:r>
              <w:t xml:space="preserve">Abba </w:t>
            </w:r>
            <w:r>
              <w:rPr>
                <w:rFonts w:hint="eastAsia"/>
              </w:rPr>
              <w:t>Mark, the Beholder of God.</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ⲡⲓⲉⲩⲁⲅⲅⲉⲗⲓⲥⲧⲏⲥ:</w:t>
            </w:r>
          </w:p>
          <w:p w:rsidR="00C45608" w:rsidRDefault="00C45608" w:rsidP="00C45608">
            <w:pPr>
              <w:pStyle w:val="CopticVersemulti-line"/>
            </w:pPr>
            <w:r>
              <w:t>ⲭⲉⲣⲉ ⲡⲓⲁ̀ⲡⲟⲥⲧⲟⲗⲟⲥ:</w:t>
            </w:r>
          </w:p>
          <w:p w:rsidR="00C45608" w:rsidRDefault="00C45608" w:rsidP="0043158C">
            <w:pPr>
              <w:pStyle w:val="CopticHangingVerse"/>
            </w:pPr>
            <w:r>
              <w:t>ⲁⲃⲃⲁ Ⲙⲁⲣⲕⲟⲥ ⲡⲓⲑⲉⲱ̀ⲣⲓⲙⲟⲥ.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Stephen,</w:t>
            </w:r>
          </w:p>
          <w:p w:rsidR="00C45608" w:rsidRDefault="00C45608" w:rsidP="00C45608">
            <w:pPr>
              <w:pStyle w:val="EngHang"/>
            </w:pPr>
            <w:r>
              <w:t>T</w:t>
            </w:r>
            <w:r>
              <w:rPr>
                <w:rFonts w:hint="eastAsia"/>
              </w:rPr>
              <w:t>he First Martyr.</w:t>
            </w:r>
          </w:p>
          <w:p w:rsidR="00C45608" w:rsidRDefault="00C45608" w:rsidP="00C45608">
            <w:pPr>
              <w:pStyle w:val="EngHang"/>
            </w:pPr>
            <w:r>
              <w:rPr>
                <w:rFonts w:hint="eastAsia"/>
              </w:rPr>
              <w:t>Hail to the</w:t>
            </w:r>
          </w:p>
          <w:p w:rsidR="00C45608" w:rsidRDefault="00C45608" w:rsidP="00C45608">
            <w:pPr>
              <w:pStyle w:val="EngHangEnd"/>
            </w:pPr>
            <w:r>
              <w:t>Blessed</w:t>
            </w:r>
            <w:r>
              <w:rPr>
                <w:rFonts w:hint="eastAsia"/>
              </w:rPr>
              <w:t xml:space="preserve"> archdeacon.</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Ⲥⲧⲉⲫⲁⲛⲟⲥ:</w:t>
            </w:r>
          </w:p>
          <w:p w:rsidR="00C45608" w:rsidRDefault="00C45608" w:rsidP="00C45608">
            <w:pPr>
              <w:pStyle w:val="CopticVersemulti-line"/>
            </w:pPr>
            <w:r>
              <w:t>ⲡⲓϣⲟⲣⲡ ⲙ̀ⲙⲁⲣⲧⲩⲣⲟⲥ:</w:t>
            </w:r>
          </w:p>
          <w:p w:rsidR="00C45608" w:rsidRDefault="00C45608" w:rsidP="00C45608">
            <w:pPr>
              <w:pStyle w:val="CopticVersemulti-line"/>
            </w:pPr>
            <w:r>
              <w:t>ⲭⲉⲣⲉ ⲡⲓⲁ̀ⲣⲭⲓⲇⲓⲁⲕⲱⲛ:</w:t>
            </w:r>
          </w:p>
          <w:p w:rsidR="00C45608" w:rsidRDefault="00C45608" w:rsidP="0043158C">
            <w:pPr>
              <w:pStyle w:val="CopticHangingVerse"/>
            </w:pPr>
            <w:r>
              <w:t>ⲟⲩⲟϩ ⲧ̀ⲥ̀ⲙⲁⲣⲱⲟⲩⲧ.</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noble athlete.</w:t>
            </w:r>
          </w:p>
          <w:p w:rsidR="00C45608" w:rsidRDefault="00C45608" w:rsidP="00C45608">
            <w:pPr>
              <w:pStyle w:val="EngHang"/>
            </w:pPr>
            <w:r>
              <w:rPr>
                <w:rFonts w:hint="eastAsia"/>
              </w:rPr>
              <w:t>Hail to the struggle-bearer,</w:t>
            </w:r>
          </w:p>
          <w:p w:rsidR="00C45608" w:rsidRDefault="00C45608" w:rsidP="00C45608">
            <w:pPr>
              <w:pStyle w:val="EngHangEnd"/>
            </w:pPr>
            <w:r>
              <w:t>My</w:t>
            </w:r>
            <w:r>
              <w:rPr>
                <w:rFonts w:hint="eastAsia"/>
              </w:rPr>
              <w:t xml:space="preserve"> lord the prince, George.</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ⲡⲓϣⲱⲓϫ ⲛ̀ⲅⲉⲛⲛⲉⲟⲥ:</w:t>
            </w:r>
          </w:p>
          <w:p w:rsidR="00C45608" w:rsidRDefault="00C45608" w:rsidP="00C45608">
            <w:pPr>
              <w:pStyle w:val="CopticVersemulti-line"/>
            </w:pPr>
            <w:r>
              <w:t>ⲭⲉⲣⲉ ⲡⲓⲁ̀ⲑⲗⲟⲫⲟⲣⲟⲥ:</w:t>
            </w:r>
          </w:p>
          <w:p w:rsidR="00C45608" w:rsidRDefault="00C45608" w:rsidP="0043158C">
            <w:pPr>
              <w:pStyle w:val="CopticHangingVerse"/>
            </w:pPr>
            <w:r>
              <w:t>ⲡⲁⲟ̄ⲥ̄ ⲡ̀ⲟⲩⲣⲟ Ⲅⲉⲱⲣⲅⲓⲟⲥ.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noble athlete,</w:t>
            </w:r>
          </w:p>
          <w:p w:rsidR="00C45608" w:rsidRDefault="00C45608" w:rsidP="00C45608">
            <w:pPr>
              <w:pStyle w:val="EngHang"/>
            </w:pPr>
            <w:r>
              <w:rPr>
                <w:rFonts w:hint="eastAsia"/>
              </w:rPr>
              <w:t>Hail to the struggle-bearer,</w:t>
            </w:r>
          </w:p>
          <w:p w:rsidR="00C45608" w:rsidRDefault="00C45608" w:rsidP="0043158C">
            <w:pPr>
              <w:pStyle w:val="EngHangEnd"/>
            </w:pPr>
            <w:r>
              <w:rPr>
                <w:rFonts w:hint="eastAsia"/>
              </w:rPr>
              <w:t>____.</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ⲡⲓϣⲱⲓϫ ⲛ̀ⲅⲉⲛⲛⲉⲟⲥ:</w:t>
            </w:r>
          </w:p>
          <w:p w:rsidR="00C45608" w:rsidRDefault="00C45608" w:rsidP="00C45608">
            <w:pPr>
              <w:pStyle w:val="CopticVersemulti-line"/>
            </w:pPr>
            <w:r>
              <w:t>ⲭⲉⲣⲉ ⲡⲓⲁ̀ⲑⲗⲟⲫⲟⲣⲟⲥ:</w:t>
            </w:r>
          </w:p>
          <w:p w:rsidR="00C45608" w:rsidRDefault="00C45608" w:rsidP="0043158C">
            <w:pPr>
              <w:pStyle w:val="CopticHangingVerse"/>
            </w:pPr>
            <w:r>
              <w:t>_____.</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43158C">
            <w:pPr>
              <w:pStyle w:val="EngHang"/>
              <w:ind w:left="0" w:firstLine="0"/>
            </w:pPr>
            <w:r>
              <w:rPr>
                <w:rFonts w:hint="eastAsia"/>
              </w:rPr>
              <w:t>The wise virgin maiden,</w:t>
            </w:r>
          </w:p>
          <w:p w:rsidR="00C45608" w:rsidRDefault="00C45608" w:rsidP="00C45608">
            <w:pPr>
              <w:pStyle w:val="EngHang"/>
            </w:pPr>
            <w:r>
              <w:t>T</w:t>
            </w:r>
            <w:r>
              <w:rPr>
                <w:rFonts w:hint="eastAsia"/>
              </w:rPr>
              <w:t>he elect true lady,</w:t>
            </w:r>
          </w:p>
          <w:p w:rsidR="00C45608" w:rsidRDefault="00C45608" w:rsidP="00C45608">
            <w:pPr>
              <w:pStyle w:val="EngHang"/>
            </w:pPr>
            <w:r>
              <w:t>T</w:t>
            </w:r>
            <w:r>
              <w:rPr>
                <w:rFonts w:hint="eastAsia"/>
              </w:rPr>
              <w:t>he bride of Christ,</w:t>
            </w:r>
          </w:p>
          <w:p w:rsidR="00C45608" w:rsidRDefault="00C45608" w:rsidP="00C45608">
            <w:pPr>
              <w:pStyle w:val="EngHangEnd"/>
            </w:pPr>
            <w:r>
              <w:rPr>
                <w:rFonts w:hint="eastAsia"/>
              </w:rPr>
              <w:t>Saint ___.</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Ϯⲁ̀ⲗⲟⲩ ⲛ̀ⲥⲁⲃⲏ ⲙ̀ⲡⲁⲣⲑⲉⲛⲟⲥ:</w:t>
            </w:r>
          </w:p>
          <w:p w:rsidR="00C45608" w:rsidRDefault="00C45608" w:rsidP="00C45608">
            <w:pPr>
              <w:pStyle w:val="CopticVersemulti-line"/>
            </w:pPr>
            <w:r>
              <w:t>ϯⲥⲱⲧⲡ ⲛ̀ⲕⲩⲣⲓⲁ ⲙ̀ⲙⲏⲓ:</w:t>
            </w:r>
          </w:p>
          <w:p w:rsidR="00C45608" w:rsidRDefault="00C45608" w:rsidP="00C45608">
            <w:pPr>
              <w:pStyle w:val="CopticVersemulti-line"/>
            </w:pPr>
            <w:r>
              <w:t>ϯϣⲉⲗⲉⲧ ⲛ̀ⲧⲉ Ⲡⲭ̄ⲥ̄:</w:t>
            </w:r>
          </w:p>
          <w:p w:rsidR="00C45608" w:rsidRDefault="00C45608" w:rsidP="0043158C">
            <w:pPr>
              <w:pStyle w:val="CopticHangingVerse"/>
            </w:pPr>
            <w:r>
              <w:t>_____.</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our father Antony,</w:t>
            </w:r>
          </w:p>
          <w:p w:rsidR="00C45608" w:rsidRDefault="00C45608" w:rsidP="00C45608">
            <w:pPr>
              <w:pStyle w:val="EngHang"/>
            </w:pPr>
            <w:r>
              <w:t>T</w:t>
            </w:r>
            <w:r>
              <w:rPr>
                <w:rFonts w:hint="eastAsia"/>
              </w:rPr>
              <w:t>he Lamp of Monasticism.</w:t>
            </w:r>
          </w:p>
          <w:p w:rsidR="00C45608" w:rsidRDefault="00C45608" w:rsidP="00C45608">
            <w:pPr>
              <w:pStyle w:val="EngHang"/>
            </w:pPr>
            <w:r>
              <w:rPr>
                <w:rFonts w:hint="eastAsia"/>
              </w:rPr>
              <w:t xml:space="preserve">Hail to our father </w:t>
            </w:r>
            <w:r>
              <w:t xml:space="preserve">Abba </w:t>
            </w:r>
            <w:r>
              <w:rPr>
                <w:rFonts w:hint="eastAsia"/>
              </w:rPr>
              <w:t>Paul,</w:t>
            </w:r>
          </w:p>
          <w:p w:rsidR="00C45608" w:rsidRDefault="00C45608" w:rsidP="00C45608">
            <w:pPr>
              <w:pStyle w:val="EngHangEnd"/>
            </w:pPr>
            <w:r>
              <w:t>T</w:t>
            </w:r>
            <w:r>
              <w:rPr>
                <w:rFonts w:hint="eastAsia"/>
              </w:rPr>
              <w:t>he beloved of Christ.</w:t>
            </w:r>
          </w:p>
          <w:p w:rsidR="00C45608" w:rsidRDefault="00C45608" w:rsidP="00C45608">
            <w:pPr>
              <w:pStyle w:val="EngHang"/>
            </w:pP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ⲡⲉⲛⲓⲱⲧ ⲁⲃⲃⲁ Ⲁⲛⲧⲱⲛⲓⲟⲥ:</w:t>
            </w:r>
          </w:p>
          <w:p w:rsidR="00C45608" w:rsidRDefault="00C45608" w:rsidP="00C45608">
            <w:pPr>
              <w:pStyle w:val="CopticVersemulti-line"/>
            </w:pPr>
            <w:r>
              <w:t>ⲡⲓϧⲏⲃⲥ ⲛ̀ⲧⲉ ϯⲙⲉⲧⲙⲟⲛⲁⲭⲟⲥ:</w:t>
            </w:r>
          </w:p>
          <w:p w:rsidR="00C45608" w:rsidRDefault="00C45608" w:rsidP="00C45608">
            <w:pPr>
              <w:pStyle w:val="CopticVersemulti-line"/>
            </w:pPr>
            <w:r>
              <w:t>ⲭⲉⲣⲉ ⲡⲉⲛⲓⲱⲧ ⲁⲃⲃⲁ Ⲡⲁⲩⲗⲉ:</w:t>
            </w:r>
          </w:p>
          <w:p w:rsidR="00C45608" w:rsidRDefault="00C45608" w:rsidP="00C45608">
            <w:pPr>
              <w:pStyle w:val="CopticHangingVerse"/>
            </w:pPr>
            <w:r>
              <w:t>ⲡⲓⲙⲉⲛⲣⲓⲧ ⲛ̀ⲧⲉ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my lords and fathers</w:t>
            </w:r>
          </w:p>
          <w:p w:rsidR="00C45608" w:rsidRDefault="00C45608" w:rsidP="00C45608">
            <w:pPr>
              <w:pStyle w:val="EngHang"/>
            </w:pPr>
            <w:r>
              <w:t>W</w:t>
            </w:r>
            <w:r>
              <w:rPr>
                <w:rFonts w:hint="eastAsia"/>
              </w:rPr>
              <w:t>ho love their children,</w:t>
            </w:r>
          </w:p>
          <w:p w:rsidR="00C45608" w:rsidRDefault="00C45608" w:rsidP="00C45608">
            <w:pPr>
              <w:pStyle w:val="EngHang"/>
            </w:pPr>
            <w:r>
              <w:rPr>
                <w:rFonts w:hint="eastAsia"/>
              </w:rPr>
              <w:t>Abba Pishoy and Abba Paul,</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ⲛⲁⲟ̄ⲥ̄ ⲉⲛ ⲓⲟⲧⲓ:</w:t>
            </w:r>
          </w:p>
          <w:p w:rsidR="00C45608" w:rsidRDefault="00C45608" w:rsidP="00C45608">
            <w:pPr>
              <w:pStyle w:val="CopticVersemulti-line"/>
            </w:pPr>
            <w:r>
              <w:t>ⲉⲛ ⲙⲁⲓ ⲛⲟϣⲏⲣⲓ:</w:t>
            </w:r>
          </w:p>
          <w:p w:rsidR="00C45608" w:rsidRDefault="00C45608" w:rsidP="00C45608">
            <w:pPr>
              <w:pStyle w:val="CopticVersemulti-line"/>
            </w:pPr>
            <w:r>
              <w:t>ⲁⲃⲃⲁ Ⲡⲓϣⲱⲓ ⲛⲉⲙ Ⲁⲃⲃⲁ Ⲡⲁⲩⲗⲉ:</w:t>
            </w:r>
          </w:p>
          <w:p w:rsidR="00C45608" w:rsidRDefault="00C45608" w:rsidP="00C45608">
            <w:pPr>
              <w:pStyle w:val="CopticHangingVerse"/>
            </w:pPr>
            <w:r>
              <w:t>ⲛⲓⲙⲉⲛⲣⲁⲧⲓ ⲛ̀ⲧⲉ Ⲡⲭ̄ⲥ̄.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Blessed are you, in truth,</w:t>
            </w:r>
          </w:p>
          <w:p w:rsidR="00C45608" w:rsidRDefault="00C45608" w:rsidP="00C45608">
            <w:pPr>
              <w:pStyle w:val="EngHang"/>
            </w:pPr>
            <w:r>
              <w:t>O</w:t>
            </w:r>
            <w:r>
              <w:rPr>
                <w:rFonts w:hint="eastAsia"/>
              </w:rPr>
              <w:t>ur saintly and righteous father,</w:t>
            </w:r>
          </w:p>
          <w:p w:rsidR="00C45608" w:rsidRDefault="00C45608" w:rsidP="00C45608">
            <w:pPr>
              <w:pStyle w:val="EngHang"/>
            </w:pPr>
            <w:r>
              <w:rPr>
                <w:rFonts w:hint="eastAsia"/>
              </w:rPr>
              <w:t>Abba ___,</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Ⲱⲟⲩⲛⲓⲁⲧⲕ ϧⲉⲛ ⲟⲩⲙⲉⲑⲙⲓ:</w:t>
            </w:r>
          </w:p>
          <w:p w:rsidR="00C45608" w:rsidRDefault="00C45608" w:rsidP="00C45608">
            <w:pPr>
              <w:pStyle w:val="CopticVersemulti-line"/>
            </w:pPr>
            <w:r>
              <w:t>ⲡⲉⲛⲓⲱⲧ ⲉ̄ⲑ̄ⲩ̄ ⲛ̀ⲇⲓⲕⲉⲟⲥ:</w:t>
            </w:r>
          </w:p>
          <w:p w:rsidR="00C45608" w:rsidRDefault="00C45608" w:rsidP="00C45608">
            <w:pPr>
              <w:pStyle w:val="CopticVersemulti-line"/>
            </w:pPr>
            <w:r>
              <w:t>ⲁⲃⲃⲁ _____:</w:t>
            </w:r>
          </w:p>
          <w:p w:rsidR="00C45608" w:rsidRDefault="00C45608" w:rsidP="00C45608">
            <w:pPr>
              <w:pStyle w:val="CopticHangingVerse"/>
            </w:pPr>
            <w:r>
              <w:t>ⲡⲓⲙⲉⲛⲣⲓⲧ ⲛ̀ⲧⲉ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our holy father</w:t>
            </w:r>
          </w:p>
          <w:p w:rsidR="00C45608" w:rsidRDefault="00C45608" w:rsidP="00C45608">
            <w:pPr>
              <w:pStyle w:val="EngHang"/>
            </w:pPr>
            <w:r>
              <w:t>T</w:t>
            </w:r>
            <w:r>
              <w:rPr>
                <w:rFonts w:hint="eastAsia"/>
              </w:rPr>
              <w:t>he patriarch.</w:t>
            </w:r>
          </w:p>
          <w:p w:rsidR="00C45608" w:rsidRDefault="00C45608" w:rsidP="00C45608">
            <w:pPr>
              <w:pStyle w:val="EngHang"/>
            </w:pPr>
            <w:r>
              <w:rPr>
                <w:rFonts w:hint="eastAsia"/>
              </w:rPr>
              <w:t>Hail to Athanasius the Apostolic,</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ⲡⲉⲛⲓⲱⲧ ⲉ̄ⲑ̄ⲩ̄:</w:t>
            </w:r>
          </w:p>
          <w:p w:rsidR="00C45608" w:rsidRDefault="00C45608" w:rsidP="00C45608">
            <w:pPr>
              <w:pStyle w:val="CopticVersemulti-line"/>
            </w:pPr>
            <w:r>
              <w:t>ⲙ̀ⲡⲁⲧⲣⲓⲁⲣⲭⲏⲥ:</w:t>
            </w:r>
          </w:p>
          <w:p w:rsidR="00C45608" w:rsidRDefault="00C45608" w:rsidP="00C45608">
            <w:pPr>
              <w:pStyle w:val="CopticVersemulti-line"/>
            </w:pPr>
            <w:r>
              <w:t>ⲭⲉⲣⲉ Ⲁⲑⲁⲛⲁⲥⲓⲟⲥ ⲡⲓⲁ̀ⲡⲟⲥⲧⲟⲗⲏⲕⲟⲥ:</w:t>
            </w:r>
          </w:p>
          <w:p w:rsidR="00C45608" w:rsidRDefault="00C45608" w:rsidP="00C45608">
            <w:pPr>
              <w:pStyle w:val="CopticHangingVerse"/>
            </w:pPr>
            <w:r>
              <w:t>ⲡⲓⲙⲉⲛⲣⲓⲧ ⲛ̀ⲧⲉ Ⲡⲭ̄ⲥ̄.</w:t>
            </w:r>
          </w:p>
        </w:tc>
      </w:tr>
    </w:tbl>
    <w:p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43158C" w:rsidTr="0043158C">
        <w:trPr>
          <w:cantSplit/>
          <w:jc w:val="center"/>
        </w:trPr>
        <w:tc>
          <w:tcPr>
            <w:tcW w:w="288" w:type="dxa"/>
          </w:tcPr>
          <w:p w:rsidR="0043158C" w:rsidRDefault="0043158C" w:rsidP="0043158C">
            <w:pPr>
              <w:pStyle w:val="CopticCross"/>
            </w:pPr>
            <w:r w:rsidRPr="00FB5ACB">
              <w:t>¿</w:t>
            </w:r>
          </w:p>
        </w:tc>
        <w:tc>
          <w:tcPr>
            <w:tcW w:w="3960" w:type="dxa"/>
          </w:tcPr>
          <w:p w:rsidR="0043158C" w:rsidRDefault="0043158C" w:rsidP="0043158C">
            <w:pPr>
              <w:pStyle w:val="EngHang"/>
            </w:pPr>
            <w:r>
              <w:rPr>
                <w:rFonts w:hint="eastAsia"/>
              </w:rPr>
              <w:t>Through the intercessions</w:t>
            </w:r>
          </w:p>
          <w:p w:rsidR="0043158C" w:rsidRDefault="0043158C" w:rsidP="0043158C">
            <w:pPr>
              <w:pStyle w:val="EngHang"/>
            </w:pPr>
            <w:r>
              <w:t>O</w:t>
            </w:r>
            <w:r>
              <w:rPr>
                <w:rFonts w:hint="eastAsia"/>
              </w:rPr>
              <w:t>f the holy Mother of God,</w:t>
            </w:r>
          </w:p>
          <w:p w:rsidR="0043158C" w:rsidRDefault="0043158C" w:rsidP="0043158C">
            <w:pPr>
              <w:pStyle w:val="EngHang"/>
            </w:pPr>
            <w:r>
              <w:rPr>
                <w:rFonts w:hint="eastAsia"/>
              </w:rPr>
              <w:t>Mary, O Lord, grant us</w:t>
            </w:r>
          </w:p>
          <w:p w:rsidR="0043158C" w:rsidRDefault="0043158C" w:rsidP="0043158C">
            <w:pPr>
              <w:pStyle w:val="EngHangEnd"/>
            </w:pPr>
            <w:r>
              <w:t>Th</w:t>
            </w:r>
            <w:r>
              <w:rPr>
                <w:rFonts w:hint="eastAsia"/>
              </w:rPr>
              <w:t>e forgiveness of our sins.</w:t>
            </w:r>
          </w:p>
        </w:tc>
        <w:tc>
          <w:tcPr>
            <w:tcW w:w="288" w:type="dxa"/>
          </w:tcPr>
          <w:p w:rsidR="0043158C" w:rsidRDefault="0043158C" w:rsidP="0043158C"/>
        </w:tc>
        <w:tc>
          <w:tcPr>
            <w:tcW w:w="288" w:type="dxa"/>
          </w:tcPr>
          <w:p w:rsidR="0043158C" w:rsidRDefault="0043158C" w:rsidP="0043158C">
            <w:pPr>
              <w:pStyle w:val="CopticCross"/>
            </w:pPr>
            <w:r w:rsidRPr="00FB5ACB">
              <w:t>¿</w:t>
            </w:r>
          </w:p>
        </w:tc>
        <w:tc>
          <w:tcPr>
            <w:tcW w:w="3960" w:type="dxa"/>
          </w:tcPr>
          <w:p w:rsidR="0043158C" w:rsidRDefault="0043158C" w:rsidP="0043158C">
            <w:pPr>
              <w:pStyle w:val="CopticVersemulti-line"/>
            </w:pPr>
            <w:r>
              <w:t>Ϩⲓⲧⲉⲛ ⲛⲓⲡ̀ⲣⲉⲥⲃⲓⲁ:</w:t>
            </w:r>
          </w:p>
          <w:p w:rsidR="0043158C" w:rsidRDefault="0043158C" w:rsidP="0043158C">
            <w:pPr>
              <w:pStyle w:val="CopticVersemulti-line"/>
            </w:pPr>
            <w:r>
              <w:t>ⲛ̀ⲧⲉ ϯⲑⲉⲟ̀ⲧⲟⲕⲟⲥ ⲉⲑⲟⲩⲁⲃ Ⲙⲁⲣⲓⲁ:</w:t>
            </w:r>
          </w:p>
          <w:p w:rsidR="0043158C" w:rsidRDefault="0043158C" w:rsidP="0043158C">
            <w:pPr>
              <w:pStyle w:val="CopticVersemulti-line"/>
            </w:pPr>
            <w:r>
              <w:t>Ⲡϭⲟⲓⲥ ⲁ̀ⲣⲓϩ̀ⲙⲟⲧ ⲛⲁⲛ:</w:t>
            </w:r>
          </w:p>
          <w:p w:rsidR="0043158C" w:rsidRPr="00C35319" w:rsidRDefault="0043158C" w:rsidP="0043158C">
            <w:pPr>
              <w:pStyle w:val="CopticHangingVerse"/>
            </w:pPr>
            <w:r>
              <w:t>ⲙ̀ⲡⲓⲭⲱ ⲉ̀ⲃⲟⲗ ⲛ̀ⲧⲉ ⲛⲉⲛⲛⲟⲃⲓ.</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Default="0043158C" w:rsidP="0043158C">
            <w:pPr>
              <w:pStyle w:val="EngHang"/>
            </w:pPr>
            <w:r>
              <w:rPr>
                <w:rFonts w:hint="eastAsia"/>
              </w:rPr>
              <w:t xml:space="preserve">That we may praise </w:t>
            </w:r>
            <w:r>
              <w:t>You</w:t>
            </w:r>
            <w:r>
              <w:rPr>
                <w:rFonts w:hint="eastAsia"/>
              </w:rPr>
              <w:t>,</w:t>
            </w:r>
          </w:p>
          <w:p w:rsidR="0043158C" w:rsidRDefault="0043158C" w:rsidP="0043158C">
            <w:pPr>
              <w:pStyle w:val="EngHang"/>
            </w:pPr>
            <w:r>
              <w:t>W</w:t>
            </w:r>
            <w:r>
              <w:rPr>
                <w:rFonts w:hint="eastAsia"/>
              </w:rPr>
              <w:t>ith Thy Good Father</w:t>
            </w:r>
          </w:p>
          <w:p w:rsidR="0043158C" w:rsidRDefault="0043158C" w:rsidP="0043158C">
            <w:pPr>
              <w:pStyle w:val="EngHang"/>
            </w:pPr>
            <w:r>
              <w:t>A</w:t>
            </w:r>
            <w:r>
              <w:rPr>
                <w:rFonts w:hint="eastAsia"/>
              </w:rPr>
              <w:t>nd the Holy Spirit,</w:t>
            </w:r>
          </w:p>
          <w:p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Ⲉⲑⲣⲉⲛϩⲱⲥ ⲉ̀ⲣⲟⲕ:</w:t>
            </w:r>
          </w:p>
          <w:p w:rsidR="0043158C" w:rsidRDefault="0043158C" w:rsidP="0043158C">
            <w:pPr>
              <w:pStyle w:val="CopticVersemulti-line"/>
            </w:pPr>
            <w:r>
              <w:t>ⲛⲉⲙ Ⲡⲉⲕⲓⲱⲧ ⲛ̀ⲁ̀ⲅⲁⲑⲟⲥ:</w:t>
            </w:r>
          </w:p>
          <w:p w:rsidR="0043158C" w:rsidRDefault="0043158C" w:rsidP="0043158C">
            <w:pPr>
              <w:pStyle w:val="CopticVersemulti-line"/>
            </w:pPr>
            <w:r>
              <w:t>ⲛⲉⲙ ⲡⲓⲠⲛⲉⲩⲙⲁ ⲉ̄ⲑ̄ⲩ̄:</w:t>
            </w:r>
          </w:p>
          <w:p w:rsidR="0043158C" w:rsidRDefault="0043158C" w:rsidP="0043158C">
            <w:pPr>
              <w:pStyle w:val="CopticHangingVerse"/>
            </w:pPr>
            <w:r>
              <w:t>ϫⲉ (ⲁⲕⲓ̀) ⲁⲕⲥⲱϯ ⲙ̀ⲙⲟⲛ ⲛⲁⲓ ⲛⲁⲛ.</w:t>
            </w:r>
          </w:p>
        </w:tc>
      </w:tr>
    </w:tbl>
    <w:p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43158C" w:rsidTr="0043158C">
        <w:trPr>
          <w:cantSplit/>
          <w:jc w:val="center"/>
        </w:trPr>
        <w:tc>
          <w:tcPr>
            <w:tcW w:w="288" w:type="dxa"/>
          </w:tcPr>
          <w:p w:rsidR="0043158C" w:rsidRDefault="0043158C" w:rsidP="0043158C">
            <w:pPr>
              <w:pStyle w:val="CopticCross"/>
            </w:pPr>
            <w:r w:rsidRPr="00FB5ACB">
              <w:t>¿</w:t>
            </w:r>
          </w:p>
        </w:tc>
        <w:tc>
          <w:tcPr>
            <w:tcW w:w="3960" w:type="dxa"/>
          </w:tcPr>
          <w:p w:rsidR="0043158C" w:rsidRPr="008946A8" w:rsidRDefault="0043158C" w:rsidP="0043158C">
            <w:pPr>
              <w:pStyle w:val="EngHang"/>
              <w:rPr>
                <w:color w:val="auto"/>
              </w:rPr>
            </w:pPr>
            <w:r w:rsidRPr="008946A8">
              <w:rPr>
                <w:color w:val="auto"/>
              </w:rPr>
              <w:t>Jesus Christ the same,</w:t>
            </w:r>
          </w:p>
          <w:p w:rsidR="0043158C" w:rsidRPr="008946A8" w:rsidRDefault="0043158C" w:rsidP="0043158C">
            <w:pPr>
              <w:pStyle w:val="EngHang"/>
              <w:rPr>
                <w:color w:val="auto"/>
              </w:rPr>
            </w:pPr>
            <w:r w:rsidRPr="008946A8">
              <w:rPr>
                <w:color w:val="auto"/>
              </w:rPr>
              <w:t>Yesterday and today, and forever</w:t>
            </w:r>
          </w:p>
          <w:p w:rsidR="0043158C" w:rsidRPr="008946A8" w:rsidRDefault="0043158C" w:rsidP="0043158C">
            <w:pPr>
              <w:pStyle w:val="EngHang"/>
              <w:rPr>
                <w:color w:val="auto"/>
              </w:rPr>
            </w:pPr>
            <w:r w:rsidRPr="008946A8">
              <w:rPr>
                <w:color w:val="auto"/>
              </w:rPr>
              <w:t>In one hypostasis.</w:t>
            </w:r>
          </w:p>
          <w:p w:rsidR="0043158C" w:rsidRDefault="0043158C" w:rsidP="0043158C">
            <w:pPr>
              <w:pStyle w:val="EngHangEnd"/>
            </w:pPr>
            <w:r w:rsidRPr="008946A8">
              <w:t>We worship Him, we glorify Him.</w:t>
            </w:r>
          </w:p>
        </w:tc>
        <w:tc>
          <w:tcPr>
            <w:tcW w:w="288" w:type="dxa"/>
          </w:tcPr>
          <w:p w:rsidR="0043158C" w:rsidRDefault="0043158C" w:rsidP="0043158C"/>
        </w:tc>
        <w:tc>
          <w:tcPr>
            <w:tcW w:w="288" w:type="dxa"/>
          </w:tcPr>
          <w:p w:rsidR="0043158C" w:rsidRDefault="0043158C" w:rsidP="0043158C">
            <w:pPr>
              <w:pStyle w:val="CopticCross"/>
            </w:pPr>
            <w:r w:rsidRPr="00FB5ACB">
              <w:t>¿</w:t>
            </w:r>
          </w:p>
        </w:tc>
        <w:tc>
          <w:tcPr>
            <w:tcW w:w="3960" w:type="dxa"/>
          </w:tcPr>
          <w:p w:rsidR="0043158C" w:rsidRDefault="0043158C" w:rsidP="0043158C">
            <w:pPr>
              <w:pStyle w:val="CopticVersemulti-line"/>
            </w:pPr>
            <w:r>
              <w:t>Ⲓⲏⲥⲟⲩⲥ Ⲡⲓⲭ̀ⲣⲓⲥⲧⲟⲥ ⲛ̀ⲥⲁϥ ⲛⲉⲙ ⲫⲟⲟⲩ:</w:t>
            </w:r>
          </w:p>
          <w:p w:rsidR="0043158C" w:rsidRDefault="0043158C" w:rsidP="0043158C">
            <w:pPr>
              <w:pStyle w:val="CopticVersemulti-line"/>
            </w:pPr>
            <w:r>
              <w:t>ⲛ̀ⲑⲟϥ ⲛ̀ⲑⲟϥ ⲡⲉ ⲛⲉⲙ ϣⲁ ⲉ̀ⲛⲉϩ:</w:t>
            </w:r>
          </w:p>
          <w:p w:rsidR="0043158C" w:rsidRDefault="0043158C" w:rsidP="0043158C">
            <w:pPr>
              <w:pStyle w:val="CopticVersemulti-line"/>
            </w:pPr>
            <w:r>
              <w:t>ϧⲉⲛ ⲟⲩϩⲩⲡⲟⲥⲧⲁⲥⲓⲥ ⲛ̀ⲟⲩⲱⲧ:</w:t>
            </w:r>
          </w:p>
          <w:p w:rsidR="0043158C" w:rsidRPr="00C35319" w:rsidRDefault="0043158C" w:rsidP="0043158C">
            <w:pPr>
              <w:pStyle w:val="CopticHangingVerse"/>
            </w:pPr>
            <w:r>
              <w:t>ⲧⲉⲛⲟⲩⲱϣⲧ ⲙ̀ⲙⲟϥ ⲧⲉⲛϯⲱ̀ⲟⲩ ⲛⲁϥ.</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rPr>
                <w:rFonts w:eastAsiaTheme="minorHAnsi"/>
              </w:rPr>
            </w:pPr>
            <w:r w:rsidRPr="007425E1">
              <w:rPr>
                <w:rFonts w:eastAsiaTheme="minorHAnsi"/>
              </w:rPr>
              <w:t>O King of Peace,</w:t>
            </w:r>
          </w:p>
          <w:p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43158C" w:rsidRDefault="0043158C" w:rsidP="0043158C">
            <w:pPr>
              <w:pStyle w:val="EngHangEnd"/>
            </w:pPr>
            <w:r w:rsidRPr="007425E1">
              <w:rPr>
                <w:rFonts w:eastAsiaTheme="minorHAnsi"/>
              </w:rPr>
              <w:t>And forgive us our sins.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Ⲡⲟⲩⲣⲟ ⲛ̀ⲧⲉ ϯϩⲓⲣⲏⲛⲏ:</w:t>
            </w:r>
          </w:p>
          <w:p w:rsidR="0043158C" w:rsidRDefault="0043158C" w:rsidP="0043158C">
            <w:pPr>
              <w:pStyle w:val="CopticVersemulti-line"/>
            </w:pPr>
            <w:r>
              <w:t>ⲙⲟⲓ ⲛⲁⲛ ⲛ̀ⲧⲉⲕϩⲓⲣⲏⲛⲏ:</w:t>
            </w:r>
          </w:p>
          <w:p w:rsidR="0043158C" w:rsidRDefault="0043158C" w:rsidP="0043158C">
            <w:pPr>
              <w:pStyle w:val="CopticVersemulti-line"/>
            </w:pPr>
            <w:r>
              <w:t>ⲥⲉⲙⲛⲓ ⲛⲁⲛ ⲛ̀ⲧⲉⲕϩⲓⲣⲏⲛⲏ:</w:t>
            </w:r>
          </w:p>
          <w:p w:rsidR="0043158C" w:rsidRDefault="0043158C" w:rsidP="0043158C">
            <w:pPr>
              <w:pStyle w:val="CopticHangingVerse"/>
            </w:pPr>
            <w:r>
              <w:t>ⲭⲁ ⲛⲉⲛⲛⲟⲃⲓ ⲛⲁⲛ ⲉⲃⲟⲗ.</w:t>
            </w:r>
          </w:p>
        </w:tc>
      </w:tr>
      <w:tr w:rsidR="0043158C" w:rsidTr="0043158C">
        <w:trPr>
          <w:cantSplit/>
          <w:jc w:val="center"/>
        </w:trPr>
        <w:tc>
          <w:tcPr>
            <w:tcW w:w="288" w:type="dxa"/>
          </w:tcPr>
          <w:p w:rsidR="0043158C" w:rsidRDefault="0069406C" w:rsidP="0043158C">
            <w:pPr>
              <w:pStyle w:val="CopticCross"/>
            </w:pPr>
            <w:r w:rsidRPr="00FB5ACB">
              <w:t>¿</w:t>
            </w:r>
          </w:p>
        </w:tc>
        <w:tc>
          <w:tcPr>
            <w:tcW w:w="3960" w:type="dxa"/>
          </w:tcPr>
          <w:p w:rsidR="0043158C" w:rsidRDefault="0043158C" w:rsidP="0043158C">
            <w:pPr>
              <w:pStyle w:val="EngHang"/>
            </w:pPr>
            <w:r>
              <w:t>Disperse the enemies</w:t>
            </w:r>
          </w:p>
          <w:p w:rsidR="0043158C" w:rsidRDefault="0043158C" w:rsidP="0043158C">
            <w:pPr>
              <w:pStyle w:val="EngHang"/>
            </w:pPr>
            <w:r>
              <w:t>Of the Church.</w:t>
            </w:r>
          </w:p>
          <w:p w:rsidR="0043158C" w:rsidRDefault="0043158C" w:rsidP="0043158C">
            <w:pPr>
              <w:pStyle w:val="EngHang"/>
            </w:pPr>
            <w:r>
              <w:t>Fortify Her that She</w:t>
            </w:r>
          </w:p>
          <w:p w:rsidR="0043158C" w:rsidRDefault="0043158C" w:rsidP="0043158C">
            <w:pPr>
              <w:pStyle w:val="EngHangEnd"/>
            </w:pPr>
            <w:r>
              <w:t>May not be shaken forever.</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t>Ϫⲱⲣ ⲉⲃⲟⲗ ⲛ̀ⲛⲓϫⲁϫⲓ:</w:t>
            </w:r>
          </w:p>
          <w:p w:rsidR="0043158C" w:rsidRDefault="0043158C" w:rsidP="0043158C">
            <w:pPr>
              <w:pStyle w:val="CopticVersemulti-line"/>
            </w:pPr>
            <w:r>
              <w:t>ⲛ̀ⲧⲉ ϯⲉⲕⲕ̀ⲗⲏⲥⲓⲁ̀:</w:t>
            </w:r>
          </w:p>
          <w:p w:rsidR="0043158C" w:rsidRDefault="0043158C" w:rsidP="0043158C">
            <w:pPr>
              <w:pStyle w:val="CopticVersemulti-line"/>
            </w:pPr>
            <w:r>
              <w:t>ⲁ̀ⲣⲓⲥⲟⲃⲧ ⲉ̀ⲣⲟⲥ:</w:t>
            </w:r>
          </w:p>
          <w:p w:rsidR="0043158C" w:rsidRDefault="0043158C" w:rsidP="0043158C">
            <w:pPr>
              <w:pStyle w:val="CopticHangingVerse"/>
            </w:pPr>
            <w:r>
              <w:t>ⲛ̀ⲛⲉⲥⲕⲓⲙ ϣⲁ ⲉ̀ⲛⲉϩ.</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pPr>
            <w:r w:rsidRPr="007425E1">
              <w:t>Emmanuel our God</w:t>
            </w:r>
          </w:p>
          <w:p w:rsidR="0043158C" w:rsidRPr="007425E1" w:rsidRDefault="0043158C" w:rsidP="0043158C">
            <w:pPr>
              <w:pStyle w:val="EngHang"/>
            </w:pPr>
            <w:r w:rsidRPr="007425E1">
              <w:t>Is now in our midst,</w:t>
            </w:r>
          </w:p>
          <w:p w:rsidR="0043158C" w:rsidRPr="007425E1" w:rsidRDefault="0043158C" w:rsidP="0043158C">
            <w:pPr>
              <w:pStyle w:val="EngHang"/>
            </w:pPr>
            <w:r>
              <w:t>With</w:t>
            </w:r>
            <w:r w:rsidRPr="007425E1">
              <w:t xml:space="preserve"> the glory of His Father,</w:t>
            </w:r>
          </w:p>
          <w:p w:rsidR="0043158C" w:rsidRDefault="0043158C" w:rsidP="0043158C">
            <w:pPr>
              <w:pStyle w:val="EngHangEnd"/>
            </w:pPr>
            <w:r w:rsidRPr="007425E1">
              <w:t>And the Holy Spirit.</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Ⲉⲙⲙⲁⲛⲟⲩⲏⲗ Ⲡⲉⲛⲛⲟⲩϯ:</w:t>
            </w:r>
          </w:p>
          <w:p w:rsidR="0043158C" w:rsidRDefault="0043158C" w:rsidP="0043158C">
            <w:pPr>
              <w:pStyle w:val="CopticVersemulti-line"/>
            </w:pPr>
            <w:r>
              <w:t>ϧⲉⲛ ⲧⲉⲛⲙⲏϯ ⲧⲛⲟⲩ:</w:t>
            </w:r>
          </w:p>
          <w:p w:rsidR="0043158C" w:rsidRDefault="0043158C" w:rsidP="0043158C">
            <w:pPr>
              <w:pStyle w:val="CopticVersemulti-line"/>
            </w:pPr>
            <w:r>
              <w:t>ϧⲉⲛ ⲡ̀ⲱ̀ⲟⲩ ⲛ̀ⲧⲉ Ⲡⲉϥⲓⲱⲧ:</w:t>
            </w:r>
          </w:p>
          <w:p w:rsidR="0043158C" w:rsidRDefault="0043158C" w:rsidP="0043158C">
            <w:pPr>
              <w:pStyle w:val="CopticHangingVerse"/>
            </w:pPr>
            <w:r>
              <w:t>ⲛⲉⲙ Ⲡⲓⲡ̄ⲛ̄ⲁ̄ ⲉ̄ⲑ̄ⲩ̄.</w:t>
            </w:r>
          </w:p>
        </w:tc>
      </w:tr>
      <w:tr w:rsidR="0043158C" w:rsidTr="0043158C">
        <w:trPr>
          <w:cantSplit/>
          <w:jc w:val="center"/>
        </w:trPr>
        <w:tc>
          <w:tcPr>
            <w:tcW w:w="288" w:type="dxa"/>
          </w:tcPr>
          <w:p w:rsidR="0043158C" w:rsidRDefault="0069406C" w:rsidP="0043158C">
            <w:pPr>
              <w:pStyle w:val="CopticCross"/>
            </w:pPr>
            <w:r w:rsidRPr="00FB5ACB">
              <w:t>¿</w:t>
            </w:r>
          </w:p>
        </w:tc>
        <w:tc>
          <w:tcPr>
            <w:tcW w:w="3960" w:type="dxa"/>
          </w:tcPr>
          <w:p w:rsidR="0043158C" w:rsidRPr="007425E1" w:rsidRDefault="0043158C" w:rsidP="0043158C">
            <w:pPr>
              <w:pStyle w:val="EngHang"/>
            </w:pPr>
            <w:commentRangeStart w:id="51"/>
            <w:r w:rsidRPr="007425E1">
              <w:t xml:space="preserve">May </w:t>
            </w:r>
            <w:commentRangeEnd w:id="51"/>
            <w:r>
              <w:rPr>
                <w:rStyle w:val="CommentReference"/>
                <w:rFonts w:eastAsiaTheme="minorHAnsi" w:cstheme="minorBidi"/>
                <w:color w:val="auto"/>
                <w:lang w:val="en-CA"/>
              </w:rPr>
              <w:commentReference w:id="51"/>
            </w:r>
            <w:r w:rsidRPr="007425E1">
              <w:t>He bless us all,</w:t>
            </w:r>
          </w:p>
          <w:p w:rsidR="0043158C" w:rsidRPr="007425E1" w:rsidRDefault="0043158C" w:rsidP="0043158C">
            <w:pPr>
              <w:pStyle w:val="EngHang"/>
            </w:pPr>
            <w:r w:rsidRPr="007425E1">
              <w:t>Purify our hearts,</w:t>
            </w:r>
          </w:p>
          <w:p w:rsidR="0043158C" w:rsidRPr="007425E1" w:rsidRDefault="0043158C" w:rsidP="0043158C">
            <w:pPr>
              <w:pStyle w:val="EngHang"/>
            </w:pPr>
            <w:r w:rsidRPr="007425E1">
              <w:t>And heal the sicknesses</w:t>
            </w:r>
          </w:p>
          <w:p w:rsidR="0043158C" w:rsidRDefault="0043158C" w:rsidP="0043158C">
            <w:pPr>
              <w:pStyle w:val="EngHangEnd"/>
            </w:pPr>
            <w:r w:rsidRPr="007425E1">
              <w:t>Of our souls and our bodies.</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t>Ⲛⲧⲉϥⲥ̀ⲙⲟⲩ ⲉ̀ⲣⲟⲛ ⲧⲏⲣⲉⲛ:</w:t>
            </w:r>
          </w:p>
          <w:p w:rsidR="0043158C" w:rsidRDefault="0043158C" w:rsidP="0043158C">
            <w:pPr>
              <w:pStyle w:val="CopticVersemulti-line"/>
            </w:pPr>
            <w:r>
              <w:t>ⲛ̀ⲧⲉϥⲧⲟⲩⲃⲟ ⲛ̀ⲛⲉⲛϩⲏⲧ:</w:t>
            </w:r>
          </w:p>
          <w:p w:rsidR="0043158C" w:rsidRDefault="0043158C" w:rsidP="0043158C">
            <w:pPr>
              <w:pStyle w:val="CopticVersemulti-line"/>
            </w:pPr>
            <w:r>
              <w:t>ⲛ̀ⲧⲉϥⲧⲁⲗϭⲟ ⲛ̀ⲛⲓϣⲱⲛⲓ:</w:t>
            </w:r>
          </w:p>
          <w:p w:rsidR="0043158C" w:rsidRDefault="0043158C" w:rsidP="0043158C">
            <w:pPr>
              <w:pStyle w:val="CopticHangingVerse"/>
            </w:pPr>
            <w:r>
              <w:t>ⲛ̀ⲧⲉ ⲛⲉⲛⲯⲩⲭⲏ ⲛⲉⲙ ⲛⲉⲛⲥⲱⲙⲁ.</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pPr>
            <w:r w:rsidRPr="007425E1">
              <w:t xml:space="preserve">We worship </w:t>
            </w:r>
            <w:r>
              <w:t>You</w:t>
            </w:r>
            <w:r w:rsidRPr="007425E1">
              <w:t>, O Christ,</w:t>
            </w:r>
          </w:p>
          <w:p w:rsidR="0043158C" w:rsidRPr="007425E1" w:rsidRDefault="0043158C" w:rsidP="0043158C">
            <w:pPr>
              <w:pStyle w:val="EngHang"/>
            </w:pPr>
            <w:r w:rsidRPr="007425E1">
              <w:t xml:space="preserve">With </w:t>
            </w:r>
            <w:r>
              <w:t>Your</w:t>
            </w:r>
            <w:r w:rsidRPr="007425E1">
              <w:t xml:space="preserve"> Good Father,</w:t>
            </w:r>
          </w:p>
          <w:p w:rsidR="0043158C" w:rsidRPr="007425E1" w:rsidRDefault="0043158C" w:rsidP="0043158C">
            <w:pPr>
              <w:pStyle w:val="EngHang"/>
            </w:pPr>
            <w:r w:rsidRPr="007425E1">
              <w:t>And the Holy Spirit,</w:t>
            </w:r>
          </w:p>
          <w:p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Ⲧⲉⲛⲟⲩⲱϣⲧ ⲙ̀ⲙⲟⲕ ⲱ̀ Ⲡⲓⲭ̀ⲣⲓⲥⲧⲟⲥ:</w:t>
            </w:r>
          </w:p>
          <w:p w:rsidR="0043158C" w:rsidRDefault="0043158C" w:rsidP="0043158C">
            <w:pPr>
              <w:pStyle w:val="CopticVersemulti-line"/>
            </w:pPr>
            <w:r>
              <w:t>ⲛⲉⲙ Ⲡⲉⲕⲓⲱⲧ ⲛ̀ⲁ̀ⲅⲁⲑⲟⲥ:</w:t>
            </w:r>
          </w:p>
          <w:p w:rsidR="0043158C" w:rsidRDefault="0043158C" w:rsidP="0043158C">
            <w:pPr>
              <w:pStyle w:val="CopticVersemulti-line"/>
            </w:pPr>
            <w:r>
              <w:t>ⲛⲉⲙ Ⲡⲓⲡ̀ⲛⲉⲩⲙⲁ ⲉⲑⲟⲩⲁⲃ:</w:t>
            </w:r>
          </w:p>
          <w:p w:rsidR="0043158C" w:rsidRDefault="0043158C" w:rsidP="0043158C">
            <w:pPr>
              <w:pStyle w:val="CopticHangingVerse"/>
            </w:pPr>
            <w:r>
              <w:t>ϫⲉ (_____) ⲁⲕⲥⲱϯ ⲙ̀ⲙⲟⲛ ⲛⲁⲓ ⲛⲁⲛ.</w:t>
            </w:r>
          </w:p>
        </w:tc>
      </w:tr>
      <w:tr w:rsidR="0043158C" w:rsidTr="0043158C">
        <w:trPr>
          <w:cantSplit/>
          <w:jc w:val="center"/>
        </w:trPr>
        <w:tc>
          <w:tcPr>
            <w:tcW w:w="288" w:type="dxa"/>
          </w:tcPr>
          <w:p w:rsidR="0043158C" w:rsidRDefault="0069406C" w:rsidP="0043158C">
            <w:pPr>
              <w:pStyle w:val="CopticCross"/>
            </w:pPr>
            <w:r w:rsidRPr="00FB5ACB">
              <w:lastRenderedPageBreak/>
              <w:t>¿</w:t>
            </w:r>
          </w:p>
        </w:tc>
        <w:tc>
          <w:tcPr>
            <w:tcW w:w="3960" w:type="dxa"/>
          </w:tcPr>
          <w:p w:rsidR="0043158C" w:rsidRDefault="0043158C" w:rsidP="0043158C">
            <w:pPr>
              <w:pStyle w:val="EngHang"/>
            </w:pPr>
            <w:r>
              <w:t>Glory be to the Father and to the Son</w:t>
            </w:r>
          </w:p>
          <w:p w:rsidR="0043158C" w:rsidRDefault="0043158C" w:rsidP="0043158C">
            <w:pPr>
              <w:pStyle w:val="EngHang"/>
            </w:pPr>
            <w:r>
              <w:t>And to the Holy Spirit.</w:t>
            </w:r>
          </w:p>
          <w:p w:rsidR="0043158C" w:rsidRDefault="0043158C" w:rsidP="0043158C">
            <w:pPr>
              <w:pStyle w:val="EngHang"/>
            </w:pPr>
            <w:r>
              <w:t>Both now and always,</w:t>
            </w:r>
          </w:p>
          <w:p w:rsidR="0043158C" w:rsidRDefault="0043158C" w:rsidP="0043158C">
            <w:pPr>
              <w:pStyle w:val="EngHangEnd"/>
            </w:pPr>
            <w:r>
              <w:t>And unto the ages of ages.  Amen.</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rsidRPr="005130A7">
              <w:t>Ⲇⲟⲝⲁ ⲡⲁⲧⲣⲓ ⲕⲉ ⲩⲓⲱ</w:t>
            </w:r>
            <w:r>
              <w:t>:</w:t>
            </w:r>
          </w:p>
          <w:p w:rsidR="0043158C" w:rsidRDefault="0043158C" w:rsidP="0043158C">
            <w:pPr>
              <w:pStyle w:val="CopticVersemulti-line"/>
            </w:pPr>
            <w:r w:rsidRPr="005130A7">
              <w:t>ⲕⲉ ⲁ̀ⲅⲓⲱ ⲡⲛⲉⲩⲙⲁⲧⲓ:</w:t>
            </w:r>
          </w:p>
          <w:p w:rsidR="0043158C" w:rsidRDefault="0043158C" w:rsidP="0043158C">
            <w:pPr>
              <w:pStyle w:val="CopticVersemulti-line"/>
            </w:pPr>
            <w:r w:rsidRPr="005130A7">
              <w:t>ⲕⲉ ⲛⲩⲛ ⲕⲉ ⲁ̀ⲓ</w:t>
            </w:r>
            <w:r>
              <w:t>:</w:t>
            </w:r>
          </w:p>
          <w:p w:rsidR="0043158C" w:rsidRDefault="0043158C" w:rsidP="0043158C">
            <w:pPr>
              <w:pStyle w:val="CopticHangingVerse"/>
            </w:pPr>
            <w:r w:rsidRPr="005130A7">
              <w:t>ⲕⲉ ⲓⲥ ⲧⲟⲩⲥ ⲉ̀ⲱ̀ⲛⲁⲥ ⲧⲱⲛ ⲉ̀ⲱ̀ ⲛⲱⲛ ⲁⲙⲏⲛ</w:t>
            </w:r>
            <w:r>
              <w:t>.</w:t>
            </w:r>
          </w:p>
        </w:tc>
      </w:tr>
    </w:tbl>
    <w:p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23"/>
        <w:gridCol w:w="3624"/>
      </w:tblGrid>
      <w:tr w:rsidR="00511A14" w:rsidTr="006B3289">
        <w:tc>
          <w:tcPr>
            <w:tcW w:w="3623" w:type="dxa"/>
            <w:tcBorders>
              <w:right w:val="single" w:sz="4" w:space="0" w:color="000000" w:themeColor="text1"/>
            </w:tcBorders>
          </w:tcPr>
          <w:p w:rsidR="00511A14" w:rsidRDefault="003C1C36" w:rsidP="006B3289">
            <w:pPr>
              <w:pStyle w:val="Priest"/>
            </w:pPr>
            <w:r>
              <w:t>Presbyter:</w:t>
            </w:r>
          </w:p>
        </w:tc>
        <w:tc>
          <w:tcPr>
            <w:tcW w:w="3624" w:type="dxa"/>
            <w:tcBorders>
              <w:left w:val="single" w:sz="4" w:space="0" w:color="000000" w:themeColor="text1"/>
            </w:tcBorders>
          </w:tcPr>
          <w:p w:rsidR="00511A14" w:rsidRDefault="00511A14" w:rsidP="006B3289"/>
        </w:tc>
      </w:tr>
      <w:tr w:rsidR="00511A14" w:rsidTr="006B3289">
        <w:tc>
          <w:tcPr>
            <w:tcW w:w="3623" w:type="dxa"/>
            <w:tcBorders>
              <w:right w:val="single" w:sz="4" w:space="0" w:color="000000" w:themeColor="text1"/>
            </w:tcBorders>
          </w:tcPr>
          <w:p w:rsidR="00511A14" w:rsidRDefault="00511A14" w:rsidP="006B3289">
            <w:pPr>
              <w:pStyle w:val="Body"/>
            </w:pPr>
            <w:r>
              <w:t>Bless.</w:t>
            </w:r>
          </w:p>
        </w:tc>
        <w:tc>
          <w:tcPr>
            <w:tcW w:w="3624" w:type="dxa"/>
            <w:tcBorders>
              <w:left w:val="single" w:sz="4" w:space="0" w:color="000000" w:themeColor="text1"/>
            </w:tcBorders>
          </w:tcPr>
          <w:p w:rsidR="00511A14" w:rsidRDefault="00511A14" w:rsidP="00511A14">
            <w:pPr>
              <w:pStyle w:val="Body"/>
            </w:pPr>
            <w:r>
              <w:t xml:space="preserve">Evlogite. </w:t>
            </w:r>
            <w:r w:rsidRPr="00511A14">
              <w:rPr>
                <w:rStyle w:val="RubricsInBodyChar"/>
              </w:rPr>
              <w:t>(if there is one presbyter present, “Evlogison”.)</w:t>
            </w:r>
          </w:p>
        </w:tc>
      </w:tr>
    </w:tbl>
    <w:p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23"/>
        <w:gridCol w:w="3624"/>
      </w:tblGrid>
      <w:tr w:rsidR="00511A14" w:rsidTr="006B3289">
        <w:tc>
          <w:tcPr>
            <w:tcW w:w="3623" w:type="dxa"/>
            <w:tcBorders>
              <w:right w:val="single" w:sz="4" w:space="0" w:color="000000" w:themeColor="text1"/>
            </w:tcBorders>
          </w:tcPr>
          <w:p w:rsidR="00511A14" w:rsidRDefault="00511A14" w:rsidP="006B3289">
            <w:pPr>
              <w:pStyle w:val="Priest"/>
            </w:pPr>
            <w:r>
              <w:t>PRIESTS:</w:t>
            </w:r>
          </w:p>
        </w:tc>
        <w:tc>
          <w:tcPr>
            <w:tcW w:w="3624" w:type="dxa"/>
            <w:tcBorders>
              <w:left w:val="single" w:sz="4" w:space="0" w:color="000000" w:themeColor="text1"/>
            </w:tcBorders>
          </w:tcPr>
          <w:p w:rsidR="00511A14" w:rsidRDefault="00511A14" w:rsidP="006B3289"/>
        </w:tc>
      </w:tr>
      <w:tr w:rsidR="00511A14" w:rsidTr="006B3289">
        <w:tc>
          <w:tcPr>
            <w:tcW w:w="3623" w:type="dxa"/>
            <w:tcBorders>
              <w:right w:val="single" w:sz="4" w:space="0" w:color="000000" w:themeColor="text1"/>
            </w:tcBorders>
          </w:tcPr>
          <w:p w:rsidR="00511A14" w:rsidRDefault="00511A14" w:rsidP="006B3289">
            <w:pPr>
              <w:pStyle w:val="Body"/>
            </w:pPr>
            <w:r>
              <w:t>You bless.</w:t>
            </w:r>
          </w:p>
        </w:tc>
        <w:tc>
          <w:tcPr>
            <w:tcW w:w="3624" w:type="dxa"/>
            <w:tcBorders>
              <w:left w:val="single" w:sz="4" w:space="0" w:color="000000" w:themeColor="text1"/>
            </w:tcBorders>
          </w:tcPr>
          <w:p w:rsidR="00511A14" w:rsidRDefault="00511A14" w:rsidP="006B3289">
            <w:pPr>
              <w:pStyle w:val="Body"/>
            </w:pPr>
            <w:r>
              <w:t>Enthos evlogison.</w:t>
            </w:r>
          </w:p>
        </w:tc>
      </w:tr>
    </w:tbl>
    <w:p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rsidR="006B3289" w:rsidRDefault="006B3289" w:rsidP="00511A14">
      <w:pPr>
        <w:pStyle w:val="Rubric"/>
      </w:pPr>
      <w:r>
        <w:t>The presbyter and deacon now process about the altar:</w:t>
      </w:r>
    </w:p>
    <w:p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23"/>
        <w:gridCol w:w="3624"/>
      </w:tblGrid>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FC30EB" w:rsidP="00DF095B">
            <w:pPr>
              <w:pStyle w:val="CopticInd"/>
            </w:pPr>
            <w:r>
              <w:rPr>
                <w:rFonts w:ascii="Times New Roman" w:hAnsi="Times New Roman" w:cs="Times New Roman"/>
              </w:rPr>
              <w:t>Ϣ</w:t>
            </w:r>
            <w:r>
              <w:t>ⲗⲏⲗ.</w:t>
            </w:r>
          </w:p>
        </w:tc>
      </w:tr>
      <w:tr w:rsidR="00A02728" w:rsidTr="00A02728">
        <w:tc>
          <w:tcPr>
            <w:tcW w:w="3623" w:type="dxa"/>
            <w:tcBorders>
              <w:right w:val="single" w:sz="4" w:space="0" w:color="000000" w:themeColor="text1"/>
            </w:tcBorders>
          </w:tcPr>
          <w:p w:rsidR="00A02728" w:rsidRDefault="003C1C36" w:rsidP="00A02728">
            <w:pPr>
              <w:pStyle w:val="Priest"/>
            </w:pPr>
            <w:r>
              <w:t>Deacon:</w:t>
            </w:r>
          </w:p>
        </w:tc>
        <w:tc>
          <w:tcPr>
            <w:tcW w:w="3624" w:type="dxa"/>
            <w:tcBorders>
              <w:left w:val="single" w:sz="4" w:space="0" w:color="000000" w:themeColor="text1"/>
            </w:tcBorders>
          </w:tcPr>
          <w:p w:rsidR="00A02728" w:rsidRDefault="00A02728" w:rsidP="00DF095B">
            <w:pPr>
              <w:pStyle w:val="CopticInd"/>
            </w:pPr>
          </w:p>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FC30EB" w:rsidP="00DF095B">
            <w:pPr>
              <w:pStyle w:val="CopticInd"/>
            </w:pPr>
            <w:r>
              <w:t>Ⲉⲡⲓ ⲡ̀ⲣⲟⲥⲉⲩⲭⲏ ⲥ̀ⲧⲁⲑⲏⲧⲉ.</w:t>
            </w:r>
          </w:p>
        </w:tc>
      </w:tr>
      <w:tr w:rsidR="00A02728" w:rsidTr="00A02728">
        <w:tc>
          <w:tcPr>
            <w:tcW w:w="3623" w:type="dxa"/>
            <w:tcBorders>
              <w:right w:val="single" w:sz="4" w:space="0" w:color="000000" w:themeColor="text1"/>
            </w:tcBorders>
          </w:tcPr>
          <w:p w:rsidR="00A02728" w:rsidRDefault="003C1C36" w:rsidP="00A02728">
            <w:pPr>
              <w:pStyle w:val="Priest"/>
            </w:pPr>
            <w:r>
              <w:t>Presbyter:</w:t>
            </w:r>
          </w:p>
        </w:tc>
        <w:tc>
          <w:tcPr>
            <w:tcW w:w="3624" w:type="dxa"/>
            <w:tcBorders>
              <w:left w:val="single" w:sz="4" w:space="0" w:color="000000" w:themeColor="text1"/>
            </w:tcBorders>
          </w:tcPr>
          <w:p w:rsidR="00A02728" w:rsidRDefault="00A02728" w:rsidP="00DF095B">
            <w:pPr>
              <w:pStyle w:val="CopticInd"/>
            </w:pPr>
          </w:p>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FC30EB" w:rsidP="00DF095B">
            <w:pPr>
              <w:pStyle w:val="CopticInd"/>
            </w:pPr>
            <w:r>
              <w:t>Ⲓⲣⲏⲛⲏ ⲡⲁⲥⲓ.</w:t>
            </w:r>
          </w:p>
        </w:tc>
      </w:tr>
      <w:tr w:rsidR="00A02728" w:rsidTr="00A02728">
        <w:tc>
          <w:tcPr>
            <w:tcW w:w="3623" w:type="dxa"/>
            <w:tcBorders>
              <w:right w:val="single" w:sz="4" w:space="0" w:color="000000" w:themeColor="text1"/>
            </w:tcBorders>
          </w:tcPr>
          <w:p w:rsidR="00A02728" w:rsidRDefault="003C1C36" w:rsidP="00A02728">
            <w:pPr>
              <w:pStyle w:val="Priest"/>
            </w:pPr>
            <w:r>
              <w:t>People:</w:t>
            </w:r>
          </w:p>
        </w:tc>
        <w:tc>
          <w:tcPr>
            <w:tcW w:w="3624" w:type="dxa"/>
            <w:tcBorders>
              <w:left w:val="single" w:sz="4" w:space="0" w:color="000000" w:themeColor="text1"/>
            </w:tcBorders>
          </w:tcPr>
          <w:p w:rsidR="00A02728" w:rsidRDefault="00A02728" w:rsidP="00DF095B">
            <w:pPr>
              <w:pStyle w:val="CopticInd"/>
            </w:pPr>
          </w:p>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FC30EB" w:rsidP="00DF095B">
            <w:pPr>
              <w:pStyle w:val="CopticInd"/>
            </w:pPr>
            <w:r>
              <w:t>Ⲕⲉ ⲧⲱ ⲡ̀ⲛⲉⲩⲙⲁⲧⲓ ⲥⲟⲩ.</w:t>
            </w:r>
          </w:p>
        </w:tc>
      </w:tr>
    </w:tbl>
    <w:p w:rsidR="00A02728" w:rsidRDefault="00A02728" w:rsidP="00A02728">
      <w:pPr>
        <w:pStyle w:val="Rubrics0"/>
      </w:pPr>
      <w:r>
        <w:lastRenderedPageBreak/>
        <w:t>In the Offering of Evening Incense and Saturday Morning Incense only:</w:t>
      </w:r>
    </w:p>
    <w:p w:rsidR="00A02728" w:rsidRDefault="00B65D4D" w:rsidP="00A02728">
      <w:pPr>
        <w:pStyle w:val="Heading4"/>
      </w:pPr>
      <w:bookmarkStart w:id="52" w:name="PrayerDeparted"/>
      <w:r>
        <w:t>The Prayer for the Departed</w:t>
      </w:r>
    </w:p>
    <w:bookmarkEnd w:id="52"/>
    <w:p w:rsidR="00A02728" w:rsidRDefault="003C1C36" w:rsidP="00A02728">
      <w:pPr>
        <w:pStyle w:val="Priest"/>
      </w:pPr>
      <w:r>
        <w:t>Presbyter:</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3C1C36"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3"/>
      <w:r>
        <w:t xml:space="preserve"> </w:t>
      </w:r>
      <w:commentRangeEnd w:id="53"/>
      <w:r w:rsidR="007246F6">
        <w:rPr>
          <w:rStyle w:val="CommentReference"/>
          <w:lang w:val="en-CA"/>
        </w:rPr>
        <w:commentReference w:id="53"/>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4"/>
      <w:r>
        <w:t xml:space="preserve"> </w:t>
      </w:r>
      <w:commentRangeEnd w:id="54"/>
      <w:r w:rsidR="007246F6">
        <w:rPr>
          <w:rStyle w:val="CommentReference"/>
          <w:lang w:val="en-CA"/>
        </w:rPr>
        <w:commentReference w:id="54"/>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B65D4D"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3C1C36" w:rsidP="00A02728">
      <w:pPr>
        <w:pStyle w:val="Priest"/>
      </w:pPr>
      <w:r>
        <w:t>Presbyter:</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3C1C36"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5"/>
      <w:r w:rsidR="007246F6">
        <w:t>You</w:t>
      </w:r>
      <w:commentRangeEnd w:id="55"/>
      <w:r w:rsidR="003F614F">
        <w:rPr>
          <w:rStyle w:val="CommentReference"/>
          <w:lang w:val="en-CA"/>
        </w:rPr>
        <w:commentReference w:id="55"/>
      </w:r>
      <w:r>
        <w:t xml:space="preserve">, with Him, and the Holy Spirit, the Giver of Life, Who is of One Essence with </w:t>
      </w:r>
      <w:r w:rsidR="00441BAC">
        <w:t>You</w:t>
      </w:r>
      <w:r>
        <w:t>, now, and at all times, and unto the age of all ages. Amen.</w:t>
      </w:r>
    </w:p>
    <w:p w:rsidR="00A02728" w:rsidRDefault="00B65D4D" w:rsidP="00A02728">
      <w:pPr>
        <w:pStyle w:val="Heading4"/>
      </w:pPr>
      <w:r>
        <w:lastRenderedPageBreak/>
        <w:t>The Prayer for the Oblations</w:t>
      </w:r>
    </w:p>
    <w:p w:rsidR="00A02728" w:rsidRDefault="00A02728" w:rsidP="00A02728">
      <w:pPr>
        <w:pStyle w:val="Rubrics0"/>
      </w:pPr>
      <w:r>
        <w:t>On Sundays and Feast Days during the Raising of Morning Incense only, the following is said,</w:t>
      </w:r>
    </w:p>
    <w:p w:rsidR="00A02728" w:rsidRDefault="003C1C36" w:rsidP="00A02728">
      <w:pPr>
        <w:pStyle w:val="Priest"/>
      </w:pPr>
      <w:r>
        <w:t>Presbyter:</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3C1C36"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B65D4D" w:rsidP="00A02728">
      <w:pPr>
        <w:pStyle w:val="Heading4"/>
      </w:pPr>
      <w:r>
        <w:t>The Prayer for the Travellers</w:t>
      </w:r>
    </w:p>
    <w:p w:rsidR="00A02728" w:rsidRDefault="00A02728" w:rsidP="00A02728">
      <w:pPr>
        <w:pStyle w:val="Rubric"/>
      </w:pPr>
      <w:r>
        <w:t>During the Raising of Morning Incense, if the Prayer for the Departed and the Prayer of the Oblations are not said, the following is said,</w:t>
      </w:r>
    </w:p>
    <w:p w:rsidR="00A02728" w:rsidRDefault="003C1C36" w:rsidP="00A02728">
      <w:pPr>
        <w:pStyle w:val="Priest"/>
      </w:pPr>
      <w:r>
        <w:lastRenderedPageBreak/>
        <w:t>Presbyter:</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3C1C36"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3C1C36" w:rsidP="00A02728">
      <w:pPr>
        <w:pStyle w:val="Priest"/>
      </w:pPr>
      <w:r>
        <w:t>People:</w:t>
      </w:r>
    </w:p>
    <w:p w:rsidR="00A02728" w:rsidRDefault="0016512E" w:rsidP="0016512E">
      <w:pPr>
        <w:pStyle w:val="Body"/>
      </w:pPr>
      <w:r>
        <w:t>Lord have mercy.</w:t>
      </w:r>
    </w:p>
    <w:p w:rsidR="00A02728" w:rsidRDefault="003C1C36" w:rsidP="00A02728">
      <w:pPr>
        <w:pStyle w:val="Priest"/>
      </w:pPr>
      <w:r>
        <w:t>Presbyter:</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3C1C36" w:rsidP="00A02728">
      <w:pPr>
        <w:pStyle w:val="Priest"/>
      </w:pPr>
      <w:r>
        <w:t>People:</w:t>
      </w:r>
    </w:p>
    <w:p w:rsidR="00A02728" w:rsidRDefault="00A02728" w:rsidP="00A02728">
      <w:pPr>
        <w:pStyle w:val="Body"/>
      </w:pPr>
      <w:r>
        <w:t>Lord have mercy.</w:t>
      </w:r>
    </w:p>
    <w:p w:rsidR="00A02728" w:rsidRDefault="003C1C36" w:rsidP="00A02728">
      <w:pPr>
        <w:pStyle w:val="Priest"/>
      </w:pPr>
      <w:r>
        <w:t>Presbyter:</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B65D4D" w:rsidP="00A02728">
      <w:pPr>
        <w:pStyle w:val="Heading4"/>
        <w:rPr>
          <w:lang w:val="en-GB"/>
        </w:rPr>
      </w:pPr>
      <w:r>
        <w:rPr>
          <w:lang w:val="en-GB"/>
        </w:rPr>
        <w:t>Graciously Accord</w:t>
      </w:r>
    </w:p>
    <w:p w:rsidR="00A02728" w:rsidRDefault="00A02728" w:rsidP="00A02728">
      <w:pPr>
        <w:pStyle w:val="Rubrics0"/>
        <w:keepNext w:val="0"/>
      </w:pPr>
      <w:r>
        <w:t xml:space="preserve">In the Evening, the </w:t>
      </w:r>
      <w:r w:rsidR="005A57E3">
        <w:t>presbyter</w:t>
      </w:r>
      <w:r>
        <w:t xml:space="preserve">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DF095B" w:rsidP="00A02728">
      <w:pPr>
        <w:pStyle w:val="Body"/>
        <w:rPr>
          <w:lang w:val="en-GB"/>
        </w:rPr>
      </w:pPr>
      <w:r>
        <w:rPr>
          <w:lang w:val="en-GB"/>
        </w:rPr>
        <w:t>You are blessed</w:t>
      </w:r>
      <w:r w:rsidR="00A02728">
        <w:rPr>
          <w:lang w:val="en-GB"/>
        </w:rPr>
        <w:t xml:space="preserve">, O Lord; teach me Thy statutes. </w:t>
      </w:r>
      <w:r>
        <w:rPr>
          <w:lang w:val="en-GB"/>
        </w:rPr>
        <w:t>You are blessed</w:t>
      </w:r>
      <w:r w:rsidR="00A02728">
        <w:rPr>
          <w:lang w:val="en-GB"/>
        </w:rPr>
        <w:t xml:space="preserve">, O Lord; make me to understand </w:t>
      </w:r>
      <w:r w:rsidR="003F614F">
        <w:rPr>
          <w:lang w:val="en-GB"/>
        </w:rPr>
        <w:t>Your</w:t>
      </w:r>
      <w:r w:rsidR="00A02728">
        <w:rPr>
          <w:lang w:val="en-GB"/>
        </w:rPr>
        <w:t xml:space="preserve"> command</w:t>
      </w:r>
      <w:r w:rsidR="00A02728">
        <w:rPr>
          <w:lang w:val="en-GB"/>
        </w:rPr>
        <w:softHyphen/>
        <w:t xml:space="preserve">ments. </w:t>
      </w:r>
      <w:r>
        <w:rPr>
          <w:lang w:val="en-GB"/>
        </w:rPr>
        <w:t>You are blessed</w:t>
      </w:r>
      <w:r w:rsidR="00A02728">
        <w:rPr>
          <w:lang w:val="en-GB"/>
        </w:rPr>
        <w:t xml:space="preserve">, O Lord; enlighten me with </w:t>
      </w:r>
      <w:r w:rsidR="003F614F">
        <w:rPr>
          <w:lang w:val="en-GB"/>
        </w:rPr>
        <w:t>Your</w:t>
      </w:r>
      <w:r w:rsidR="00A02728">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DF095B" w:rsidP="00A02728">
      <w:pPr>
        <w:pStyle w:val="Body"/>
        <w:rPr>
          <w:lang w:val="en-GB"/>
        </w:rPr>
      </w:pPr>
      <w:r>
        <w:rPr>
          <w:lang w:val="en-GB"/>
        </w:rPr>
        <w:lastRenderedPageBreak/>
        <w:t>Worship belongs t</w:t>
      </w:r>
      <w:r w:rsidR="00A02728">
        <w:rPr>
          <w:lang w:val="en-GB"/>
        </w:rPr>
        <w:t xml:space="preserve">o </w:t>
      </w:r>
      <w:r w:rsidR="003F614F">
        <w:rPr>
          <w:lang w:val="en-GB"/>
        </w:rPr>
        <w:t>You</w:t>
      </w:r>
      <w:r w:rsidR="00A02728">
        <w:rPr>
          <w:lang w:val="en-GB"/>
        </w:rPr>
        <w:t xml:space="preserve">, </w:t>
      </w:r>
      <w:r>
        <w:rPr>
          <w:lang w:val="en-GB"/>
        </w:rPr>
        <w:t xml:space="preserve">praise </w:t>
      </w:r>
      <w:r w:rsidR="00A02728">
        <w:rPr>
          <w:lang w:val="en-GB"/>
        </w:rPr>
        <w:t xml:space="preserve">belongs </w:t>
      </w:r>
      <w:r>
        <w:rPr>
          <w:lang w:val="en-GB"/>
        </w:rPr>
        <w:t xml:space="preserve">to You </w:t>
      </w:r>
      <w:r w:rsidR="00A02728">
        <w:rPr>
          <w:lang w:val="en-GB"/>
        </w:rPr>
        <w:t xml:space="preserve">praise, </w:t>
      </w:r>
      <w:r>
        <w:rPr>
          <w:lang w:val="en-GB"/>
        </w:rPr>
        <w:t xml:space="preserve">glory belongs </w:t>
      </w:r>
      <w:r w:rsidR="00A02728">
        <w:rPr>
          <w:lang w:val="en-GB"/>
        </w:rPr>
        <w:t xml:space="preserve">to </w:t>
      </w:r>
      <w:r w:rsidR="003F614F">
        <w:rPr>
          <w:lang w:val="en-GB"/>
        </w:rPr>
        <w:t>You</w:t>
      </w:r>
      <w:r w:rsidR="00A02728">
        <w:rPr>
          <w:lang w:val="en-GB"/>
        </w:rPr>
        <w:t>,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B65D4D" w:rsidP="00196385">
      <w:pPr>
        <w:pStyle w:val="Heading4"/>
      </w:pPr>
      <w:bookmarkStart w:id="56" w:name="Gloria"/>
      <w:r>
        <w:t>The Gloria</w:t>
      </w:r>
    </w:p>
    <w:p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bookmarkEnd w:id="56"/>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the Father. </w:t>
      </w:r>
      <w:r w:rsidRPr="00196385">
        <w:t>Every</w:t>
      </w:r>
      <w:r>
        <w:t xml:space="preserve"> day will I bless </w:t>
      </w:r>
      <w:r w:rsidR="003F614F">
        <w:t>You</w:t>
      </w:r>
      <w:r>
        <w:t xml:space="preserve">, and I will praise </w:t>
      </w:r>
      <w:r w:rsidR="003F614F">
        <w:t>Your</w:t>
      </w:r>
      <w:r>
        <w:t xml:space="preserve"> Name forever; </w:t>
      </w:r>
      <w:r w:rsidR="00DF095B">
        <w:t>yes</w:t>
      </w:r>
      <w:r>
        <w:t>, forever and ever. Amen.</w:t>
      </w:r>
    </w:p>
    <w:p w:rsidR="00A02728" w:rsidRDefault="00DF095B" w:rsidP="00A02728">
      <w:pPr>
        <w:pStyle w:val="Body"/>
      </w:pPr>
      <w:r>
        <w:t>My soul awakes early to You</w:t>
      </w:r>
      <w:r w:rsidR="00A02728">
        <w:t xml:space="preserve">, O my God, for </w:t>
      </w:r>
      <w:r w:rsidR="003F614F">
        <w:t>Your</w:t>
      </w:r>
      <w:r w:rsidR="00A02728">
        <w:t xml:space="preserve"> precepts are a light upon the earth. I continually pursue </w:t>
      </w:r>
      <w:r w:rsidR="003F614F">
        <w:t>Your</w:t>
      </w:r>
      <w:r w:rsidR="00A02728">
        <w:t xml:space="preserve"> ways for </w:t>
      </w:r>
      <w:r w:rsidR="003F614F">
        <w:t>You</w:t>
      </w:r>
      <w:r w:rsidR="00A02728">
        <w:t xml:space="preserve"> </w:t>
      </w:r>
      <w:r w:rsidR="003F614F">
        <w:t>have</w:t>
      </w:r>
      <w:r w:rsidR="00A02728">
        <w:t xml:space="preserve"> become a help </w:t>
      </w:r>
      <w:r w:rsidR="003F614F">
        <w:t>to</w:t>
      </w:r>
      <w:r w:rsidR="00A02728">
        <w:t xml:space="preserve"> me. </w:t>
      </w:r>
      <w:r>
        <w:t xml:space="preserve">You will hear </w:t>
      </w:r>
      <w:r w:rsidR="00A02728">
        <w:t>My voice</w:t>
      </w:r>
      <w:r>
        <w:t xml:space="preserve"> in the morning. </w:t>
      </w:r>
      <w:r w:rsidR="00A02728">
        <w:t xml:space="preserve">I </w:t>
      </w:r>
      <w:r>
        <w:t xml:space="preserve">will </w:t>
      </w:r>
      <w:r w:rsidR="00A02728">
        <w:t xml:space="preserve">stand before </w:t>
      </w:r>
      <w:r w:rsidR="003F614F">
        <w:t>You</w:t>
      </w:r>
      <w:r>
        <w:t xml:space="preserve"> early</w:t>
      </w:r>
      <w:r w:rsidR="00A02728">
        <w:t xml:space="preserve">, and </w:t>
      </w:r>
      <w:r w:rsidR="003F614F">
        <w:t>You</w:t>
      </w:r>
      <w:r>
        <w:t xml:space="preserve"> shall</w:t>
      </w:r>
      <w:r w:rsidR="00A02728">
        <w:t xml:space="preserve"> see me.</w:t>
      </w:r>
    </w:p>
    <w:p w:rsidR="00A02728" w:rsidRDefault="00B65D4D" w:rsidP="00196385">
      <w:pPr>
        <w:pStyle w:val="Heading4"/>
      </w:pPr>
      <w:r>
        <w:t>The Trisagion</w:t>
      </w:r>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Pr="00B021F8" w:rsidRDefault="00A02728" w:rsidP="00B021F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w:t>
      </w:r>
      <w:r w:rsidR="00B021F8">
        <w:rPr>
          <w:lang w:val="en-GB"/>
        </w:rPr>
        <w:t>d have mercy. Lord bless. Amen.</w:t>
      </w:r>
    </w:p>
    <w:p w:rsidR="005A57E3" w:rsidRDefault="003C1C36" w:rsidP="005A57E3">
      <w:pPr>
        <w:pStyle w:val="Priest"/>
      </w:pPr>
      <w:r>
        <w:t>Presbyter:</w:t>
      </w:r>
    </w:p>
    <w:p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rsidR="005A57E3" w:rsidRDefault="003C1C36" w:rsidP="005A57E3">
      <w:pPr>
        <w:pStyle w:val="Priest"/>
      </w:pPr>
      <w:r>
        <w:lastRenderedPageBreak/>
        <w:t>People:</w:t>
      </w:r>
    </w:p>
    <w:p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lastRenderedPageBreak/>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57"/>
            <w:r>
              <w:t xml:space="preserve">very </w:t>
            </w:r>
            <w:commentRangeEnd w:id="57"/>
            <w:r>
              <w:rPr>
                <w:rStyle w:val="CommentReference"/>
                <w:rFonts w:ascii="Times New Roman" w:eastAsiaTheme="minorHAnsi" w:hAnsi="Times New Roman" w:cstheme="minorBidi"/>
                <w:color w:val="auto"/>
              </w:rPr>
              <w:commentReference w:id="57"/>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B65D4D" w:rsidP="0016512E">
      <w:pPr>
        <w:pStyle w:val="Heading4"/>
      </w:pPr>
      <w:r>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A57E3" w:rsidP="005B5515">
            <w:pPr>
              <w:pStyle w:val="EngHang"/>
            </w:pPr>
            <w:r>
              <w:t>Saying, “come out of your gard</w:t>
            </w:r>
            <w:r w:rsidR="005B5515">
              <w:t>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58"/>
            <w:r>
              <w:t xml:space="preserve">declared </w:t>
            </w:r>
            <w:commentRangeEnd w:id="58"/>
            <w:r>
              <w:rPr>
                <w:rStyle w:val="CommentReference"/>
                <w:rFonts w:ascii="Times New Roman" w:eastAsiaTheme="minorHAnsi" w:hAnsi="Times New Roman" w:cstheme="minorBidi"/>
                <w:color w:val="auto"/>
              </w:rPr>
              <w:commentReference w:id="58"/>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lastRenderedPageBreak/>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59"/>
            <w:r>
              <w:t xml:space="preserve">Good New </w:t>
            </w:r>
            <w:commentRangeEnd w:id="59"/>
            <w:r>
              <w:rPr>
                <w:rStyle w:val="CommentReference"/>
                <w:rFonts w:ascii="Times New Roman" w:eastAsiaTheme="minorHAnsi" w:hAnsi="Times New Roman" w:cstheme="minorBidi"/>
                <w:color w:val="auto"/>
              </w:rPr>
              <w:commentReference w:id="59"/>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B65D4D" w:rsidP="009C4DF5">
      <w:pPr>
        <w:pStyle w:val="Heading5"/>
      </w:pPr>
      <w:r>
        <w:lastRenderedPageBreak/>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0"/>
            <w:r>
              <w:t>Be our advocate</w:t>
            </w:r>
            <w:commentRangeEnd w:id="60"/>
            <w:r>
              <w:rPr>
                <w:rStyle w:val="CommentReference"/>
                <w:rFonts w:ascii="Times New Roman" w:eastAsiaTheme="minorHAnsi" w:hAnsi="Times New Roman" w:cstheme="minorBidi"/>
                <w:color w:val="auto"/>
              </w:rPr>
              <w:commentReference w:id="60"/>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1"/>
            <w:r>
              <w:t>Mary</w:t>
            </w:r>
            <w:commentRangeEnd w:id="61"/>
            <w:r>
              <w:rPr>
                <w:rStyle w:val="CommentReference"/>
                <w:rFonts w:ascii="Times New Roman" w:eastAsiaTheme="minorHAnsi" w:hAnsi="Times New Roman" w:cstheme="minorBidi"/>
                <w:color w:val="auto"/>
              </w:rPr>
              <w:commentReference w:id="61"/>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rsidR="005A57E3" w:rsidRDefault="00920A8C" w:rsidP="005A57E3">
      <w:pPr>
        <w:pStyle w:val="Rubric"/>
      </w:pPr>
      <w:r>
        <w:t xml:space="preserve">If a bishop is present, the presbyter censes him three times, saying first, “May the Lord preserve and confirm the life of our honoured father, the high priest, Abba ____.” Or, “May the Lord preserve and confirm the life of </w:t>
      </w:r>
      <w:r>
        <w:lastRenderedPageBreak/>
        <w:t>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rsidR="00920A8C" w:rsidRDefault="00920A8C" w:rsidP="005A57E3">
      <w:pPr>
        <w:pStyle w:val="Rubric"/>
      </w:pPr>
      <w:r>
        <w:t>He then leaves the choir, entering the Nave, saying, “Jesus Christ the same yesterday, today, and forever, in one hypostasis, we worship Him and glorify Him.”</w:t>
      </w:r>
    </w:p>
    <w:p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rsidR="006F4187" w:rsidRDefault="006F4187" w:rsidP="005A57E3">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rsidR="0016512E" w:rsidRDefault="0016512E" w:rsidP="005A57E3">
      <w:pPr>
        <w:pStyle w:val="Rubric"/>
      </w:pPr>
      <w:r>
        <w:t>The congregation now recites:</w:t>
      </w:r>
      <w:r>
        <w:tab/>
      </w:r>
    </w:p>
    <w:p w:rsidR="0016512E" w:rsidRDefault="00B65D4D"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lastRenderedPageBreak/>
        <w:t>We proclaim the Holy</w:t>
      </w:r>
      <w:r w:rsidR="003F614F">
        <w:t xml:space="preserve"> Trinity in One Godhead. We wor</w:t>
      </w:r>
      <w:r>
        <w:t>ship Him. We glorify Him. Lord have mercy. Lord have mercy. Lord bless. Amen.</w:t>
      </w:r>
    </w:p>
    <w:p w:rsidR="0016512E" w:rsidRDefault="00B65D4D"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tblPr>
      <w:tblGrid>
        <w:gridCol w:w="3623"/>
        <w:gridCol w:w="3624"/>
      </w:tblGrid>
      <w:tr w:rsidR="0016512E" w:rsidTr="002F1229">
        <w:tc>
          <w:tcPr>
            <w:tcW w:w="3623" w:type="dxa"/>
          </w:tcPr>
          <w:p w:rsidR="0016512E" w:rsidRDefault="0016512E" w:rsidP="00B021F8">
            <w:pPr>
              <w:pStyle w:val="EngHangEnd"/>
            </w:pPr>
            <w:r>
              <w:t>We look for the resurrection of the dead, and the life of the coming age. Amen.</w:t>
            </w:r>
          </w:p>
        </w:tc>
        <w:tc>
          <w:tcPr>
            <w:tcW w:w="3624" w:type="dxa"/>
          </w:tcPr>
          <w:p w:rsidR="0016512E" w:rsidRDefault="00B021F8" w:rsidP="00B021F8">
            <w:pPr>
              <w:pStyle w:val="CopticHangingVerse"/>
            </w:pPr>
            <w:r>
              <w:t>Ⲧⲉⲛϫⲟⲩϣⲧ ⲉ̀ⲃⲟⲗ ϧⲁⲧ̀ϩⲏ ⲛ̀ϯⲁ̀ⲛⲁⲥⲧⲁⲥⲓⲥ ⲛ̀ⲧⲉ ⲛⲓⲣⲉϥⲙⲱⲟⲩⲧ: ⲛⲉⲙ ⲡⲓⲱⲛϧ ⲛ̀ⲧⲉ ⲡⲓⲉ̀ⲱⲛ ⲉⲑⲛⲏⲟⲩ: ⲁ̀ⲙⲏⲛ.</w:t>
            </w:r>
          </w:p>
        </w:tc>
      </w:tr>
    </w:tbl>
    <w:p w:rsidR="0016512E" w:rsidRDefault="0016512E" w:rsidP="00B021F8">
      <w:pPr>
        <w:pStyle w:val="Rubrics0"/>
      </w:pPr>
      <w:r>
        <w:t>The priest, holding the cross with three lit tapers in his right hand, chants the following</w:t>
      </w:r>
      <w:r w:rsidR="00B021F8">
        <w:rPr>
          <w:rStyle w:val="FootnoteReference"/>
        </w:rPr>
        <w:footnoteReference w:id="5"/>
      </w:r>
      <w:r w:rsidR="00B021F8">
        <w:t>:</w:t>
      </w:r>
    </w:p>
    <w:p w:rsidR="0016512E" w:rsidRDefault="003C1C36" w:rsidP="0016512E">
      <w:pPr>
        <w:pStyle w:val="Priest"/>
      </w:pPr>
      <w:r>
        <w:t>Presbyter:</w:t>
      </w:r>
    </w:p>
    <w:p w:rsidR="0016512E" w:rsidRDefault="0016512E" w:rsidP="0016512E">
      <w:pPr>
        <w:pStyle w:val="Body"/>
      </w:pPr>
      <w:commentRangeStart w:id="62"/>
      <w:r>
        <w:t>God</w:t>
      </w:r>
      <w:commentRangeEnd w:id="62"/>
      <w:r w:rsidR="008E406C">
        <w:rPr>
          <w:rStyle w:val="CommentReference"/>
          <w:lang w:val="en-CA"/>
        </w:rPr>
        <w:commentReference w:id="62"/>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3C1C36" w:rsidP="0016512E">
      <w:pPr>
        <w:pStyle w:val="Priest"/>
      </w:pPr>
      <w:r>
        <w:t>People:</w:t>
      </w:r>
    </w:p>
    <w:p w:rsidR="0016512E" w:rsidRDefault="0016512E" w:rsidP="0016512E">
      <w:pPr>
        <w:pStyle w:val="Body"/>
      </w:pPr>
      <w:r>
        <w:t>Amen.</w:t>
      </w:r>
    </w:p>
    <w:p w:rsidR="0016512E" w:rsidRDefault="003C1C36" w:rsidP="0016512E">
      <w:pPr>
        <w:pStyle w:val="Priest"/>
      </w:pPr>
      <w:r>
        <w:t>Presbyter:</w:t>
      </w:r>
    </w:p>
    <w:p w:rsidR="0016512E" w:rsidRDefault="0016512E" w:rsidP="0016512E">
      <w:pPr>
        <w:pStyle w:val="Body"/>
      </w:pPr>
      <w:r>
        <w:t>Hear us,</w:t>
      </w:r>
    </w:p>
    <w:p w:rsidR="0016512E" w:rsidRDefault="003C1C36" w:rsidP="0016512E">
      <w:pPr>
        <w:pStyle w:val="Priest"/>
      </w:pPr>
      <w:r>
        <w:lastRenderedPageBreak/>
        <w:t>People:</w:t>
      </w:r>
    </w:p>
    <w:p w:rsidR="0016512E" w:rsidRDefault="0016512E" w:rsidP="0016512E">
      <w:pPr>
        <w:pStyle w:val="Body"/>
      </w:pPr>
      <w:r>
        <w:t>Amen.</w:t>
      </w:r>
    </w:p>
    <w:p w:rsidR="0016512E" w:rsidRDefault="003C1C36" w:rsidP="0016512E">
      <w:pPr>
        <w:pStyle w:val="Priest"/>
      </w:pPr>
      <w:r>
        <w:t>Presbyter:</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3C1C36" w:rsidP="0016512E">
      <w:pPr>
        <w:pStyle w:val="Priest"/>
      </w:pPr>
      <w:r>
        <w:t>People:</w:t>
      </w:r>
    </w:p>
    <w:p w:rsidR="0016512E" w:rsidRDefault="0016512E" w:rsidP="0016512E">
      <w:pPr>
        <w:pStyle w:val="Body"/>
      </w:pPr>
      <w:r>
        <w:t>Amen.</w:t>
      </w:r>
    </w:p>
    <w:p w:rsidR="0016512E" w:rsidRDefault="003C1C36" w:rsidP="0016512E">
      <w:pPr>
        <w:pStyle w:val="Priest"/>
      </w:pPr>
      <w:r>
        <w:t>Presbyter:</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463A2B" w:rsidRDefault="00463A2B" w:rsidP="00463A2B">
      <w:pPr>
        <w:pStyle w:val="Rubric"/>
      </w:pPr>
      <w:r>
        <w:t>Though a relatively recent addition, it is now common for the people to sing a Veneration for the saint(s) of the day at this point.</w:t>
      </w:r>
    </w:p>
    <w:p w:rsidR="0016512E" w:rsidRDefault="0016512E" w:rsidP="00463A2B">
      <w:pPr>
        <w:pStyle w:val="Rubric"/>
      </w:pPr>
      <w:r>
        <w:t xml:space="preserve">During the weekdays of Holy Lent and the three days of the Fast of the Ninevites, the curtains of the sanctuary are closed and the prophecies are read. Then the priest says the Litany of Lent (page </w:t>
      </w:r>
      <w:r w:rsidR="00463A2B">
        <w:t>##</w:t>
      </w:r>
      <w:r>
        <w:t>).</w:t>
      </w:r>
    </w:p>
    <w:p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23"/>
        <w:gridCol w:w="3624"/>
      </w:tblGrid>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FC30EB" w:rsidP="00DF095B">
            <w:pPr>
              <w:pStyle w:val="CopticInd"/>
            </w:pPr>
            <w:r>
              <w:rPr>
                <w:rFonts w:ascii="Times New Roman" w:hAnsi="Times New Roman"/>
              </w:rPr>
              <w:t>Ϣ</w:t>
            </w:r>
            <w:r>
              <w:rPr>
                <w:rFonts w:cs="Garamond"/>
              </w:rPr>
              <w:t>ⲗⲏⲗ</w:t>
            </w:r>
            <w:r>
              <w:t>.</w:t>
            </w:r>
          </w:p>
        </w:tc>
      </w:tr>
      <w:tr w:rsidR="0016512E" w:rsidTr="002F1229">
        <w:tc>
          <w:tcPr>
            <w:tcW w:w="3623" w:type="dxa"/>
            <w:tcBorders>
              <w:right w:val="single" w:sz="4" w:space="0" w:color="000000" w:themeColor="text1"/>
            </w:tcBorders>
          </w:tcPr>
          <w:p w:rsidR="0016512E" w:rsidRDefault="003C1C36" w:rsidP="002F1229">
            <w:pPr>
              <w:pStyle w:val="Priest"/>
            </w:pPr>
            <w:r>
              <w:t>Deacon:</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FC30EB" w:rsidP="00DF095B">
            <w:pPr>
              <w:pStyle w:val="CopticInd"/>
            </w:pPr>
            <w:r>
              <w:rPr>
                <w:rFonts w:cs="Garamond"/>
              </w:rPr>
              <w:t>Ⲓⲣⲏⲛⲏ</w:t>
            </w:r>
            <w:r>
              <w:t xml:space="preserve"> </w:t>
            </w:r>
            <w:r>
              <w:rPr>
                <w:rFonts w:cs="Garamond"/>
              </w:rPr>
              <w:t>ⲡⲁⲥⲓ</w:t>
            </w:r>
            <w:r>
              <w:t>.</w:t>
            </w:r>
          </w:p>
        </w:tc>
      </w:tr>
      <w:tr w:rsidR="0016512E" w:rsidTr="002F1229">
        <w:tc>
          <w:tcPr>
            <w:tcW w:w="3623" w:type="dxa"/>
            <w:tcBorders>
              <w:right w:val="single" w:sz="4" w:space="0" w:color="000000" w:themeColor="text1"/>
            </w:tcBorders>
          </w:tcPr>
          <w:p w:rsidR="0016512E" w:rsidRDefault="003C1C36" w:rsidP="002F1229">
            <w:pPr>
              <w:pStyle w:val="Priest"/>
            </w:pPr>
            <w:r>
              <w:t>People:</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rsidR="0016512E" w:rsidRDefault="00B65D4D" w:rsidP="0016512E">
      <w:pPr>
        <w:pStyle w:val="Heading4"/>
      </w:pPr>
      <w:r>
        <w:lastRenderedPageBreak/>
        <w:t>The Prayer for the Gospel</w:t>
      </w:r>
    </w:p>
    <w:p w:rsidR="0016512E" w:rsidRDefault="003C1C36" w:rsidP="0016512E">
      <w:pPr>
        <w:pStyle w:val="Priest"/>
      </w:pPr>
      <w:r>
        <w:t>Presbyter:</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3C1C36" w:rsidP="0016512E">
      <w:pPr>
        <w:pStyle w:val="Priest"/>
      </w:pPr>
      <w:r>
        <w:t>Deacon:</w:t>
      </w:r>
    </w:p>
    <w:p w:rsidR="0016512E" w:rsidRDefault="0016512E" w:rsidP="0016512E">
      <w:pPr>
        <w:pStyle w:val="Body"/>
      </w:pPr>
      <w:r>
        <w:t>Pray for the Holy Gospel.</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463A2B" w:rsidRDefault="00B65D4D" w:rsidP="00463A2B">
      <w:pPr>
        <w:pStyle w:val="Heading4"/>
      </w:pPr>
      <w:r>
        <w:t>Another Prayer for the Gospel</w:t>
      </w:r>
    </w:p>
    <w:p w:rsidR="00463A2B" w:rsidRDefault="003C1C36" w:rsidP="00463A2B">
      <w:pPr>
        <w:pStyle w:val="Priest"/>
      </w:pPr>
      <w:r>
        <w:t>Presbyter:</w:t>
      </w:r>
    </w:p>
    <w:p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rsidR="00463A2B" w:rsidRDefault="003C1C36" w:rsidP="00463A2B">
      <w:pPr>
        <w:pStyle w:val="Priest"/>
      </w:pPr>
      <w:r>
        <w:t>Deacon:</w:t>
      </w:r>
    </w:p>
    <w:p w:rsidR="00463A2B" w:rsidRDefault="00463A2B" w:rsidP="00463A2B">
      <w:pPr>
        <w:pStyle w:val="Body"/>
      </w:pPr>
      <w:r>
        <w:t>Pray for the Holy Gospel.</w:t>
      </w:r>
    </w:p>
    <w:p w:rsidR="00463A2B" w:rsidRDefault="003C1C36" w:rsidP="00463A2B">
      <w:pPr>
        <w:pStyle w:val="Priest"/>
      </w:pPr>
      <w:r>
        <w:t>People:</w:t>
      </w:r>
    </w:p>
    <w:p w:rsidR="00463A2B" w:rsidRDefault="00463A2B" w:rsidP="00463A2B">
      <w:pPr>
        <w:pStyle w:val="Body"/>
      </w:pPr>
      <w:r>
        <w:t>Lord have mercy.</w:t>
      </w:r>
    </w:p>
    <w:p w:rsidR="00463A2B" w:rsidRDefault="003C1C36" w:rsidP="00463A2B">
      <w:pPr>
        <w:pStyle w:val="Priest"/>
      </w:pPr>
      <w:r>
        <w:t>Presbyter:</w:t>
      </w:r>
    </w:p>
    <w:p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rsidR="00463A2B" w:rsidRDefault="008807F5" w:rsidP="00463A2B">
      <w:pPr>
        <w:pStyle w:val="Rubric"/>
      </w:pPr>
      <w:r>
        <w:lastRenderedPageBreak/>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rsidR="0016512E" w:rsidRDefault="003C1C36"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3C1C36" w:rsidP="0016512E">
      <w:pPr>
        <w:pStyle w:val="Priest"/>
      </w:pPr>
      <w:r>
        <w:t>Deacon:</w:t>
      </w:r>
    </w:p>
    <w:p w:rsidR="008807F5" w:rsidRDefault="008807F5" w:rsidP="008807F5">
      <w:pPr>
        <w:pStyle w:val="Rubric"/>
      </w:pPr>
      <w:r>
        <w:t>From the South side of the Sanctuary door, after completing the procession with the presbyter, the deacon says,</w:t>
      </w:r>
    </w:p>
    <w:p w:rsidR="0016512E" w:rsidRDefault="0016512E" w:rsidP="0016512E">
      <w:pPr>
        <w:pStyle w:val="Body"/>
      </w:pPr>
      <w:r>
        <w:t>Stand with the fear of God. Let us hear the Holy Gospel.</w:t>
      </w:r>
    </w:p>
    <w:p w:rsidR="0016512E" w:rsidRDefault="003C1C36" w:rsidP="0016512E">
      <w:pPr>
        <w:pStyle w:val="Priest"/>
      </w:pPr>
      <w:r>
        <w:t>Presbyter:</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3C1C36" w:rsidP="0016512E">
      <w:pPr>
        <w:pStyle w:val="Priest"/>
      </w:pPr>
      <w:r>
        <w:t>People:</w:t>
      </w:r>
    </w:p>
    <w:p w:rsidR="0016512E" w:rsidRDefault="0016512E" w:rsidP="0016512E">
      <w:pPr>
        <w:pStyle w:val="Body"/>
      </w:pPr>
      <w:r>
        <w:t xml:space="preserve">Glory to </w:t>
      </w:r>
      <w:r w:rsidR="00441BAC">
        <w:t>You</w:t>
      </w:r>
      <w:r>
        <w:t>, O Lord.</w:t>
      </w:r>
    </w:p>
    <w:p w:rsidR="0016512E" w:rsidRDefault="0016512E" w:rsidP="0016512E">
      <w:pPr>
        <w:pStyle w:val="Priest"/>
      </w:pPr>
      <w:r>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2"/>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3C1C36" w:rsidP="0016512E">
      <w:pPr>
        <w:pStyle w:val="Priest"/>
      </w:pPr>
      <w:r>
        <w:t>People:</w:t>
      </w:r>
    </w:p>
    <w:p w:rsidR="0016512E" w:rsidRDefault="0016512E" w:rsidP="0016512E">
      <w:pPr>
        <w:pStyle w:val="Body"/>
      </w:pPr>
      <w:r>
        <w:t xml:space="preserve">Glory to </w:t>
      </w:r>
      <w:r w:rsidR="00441BAC">
        <w:t>You</w:t>
      </w:r>
      <w:r>
        <w:t>, O Lord.</w:t>
      </w:r>
    </w:p>
    <w:p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rsidR="008807F5" w:rsidRDefault="008807F5" w:rsidP="008807F5">
      <w:pPr>
        <w:pStyle w:val="Rubric"/>
      </w:pPr>
      <w:r>
        <w:t>The sermon is given.</w:t>
      </w:r>
    </w:p>
    <w:p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tblPr>
      <w:tblGrid>
        <w:gridCol w:w="288"/>
        <w:gridCol w:w="3960"/>
        <w:gridCol w:w="288"/>
        <w:gridCol w:w="288"/>
        <w:gridCol w:w="3960"/>
      </w:tblGrid>
      <w:tr w:rsidR="00B021F8" w:rsidTr="00323889">
        <w:trPr>
          <w:cantSplit/>
          <w:jc w:val="center"/>
        </w:trPr>
        <w:tc>
          <w:tcPr>
            <w:tcW w:w="288" w:type="dxa"/>
          </w:tcPr>
          <w:p w:rsidR="00B021F8" w:rsidRDefault="00B021F8" w:rsidP="00323889">
            <w:pPr>
              <w:pStyle w:val="CopticCross"/>
            </w:pPr>
          </w:p>
        </w:tc>
        <w:tc>
          <w:tcPr>
            <w:tcW w:w="3960" w:type="dxa"/>
          </w:tcPr>
          <w:p w:rsidR="004A17C2" w:rsidRDefault="004A17C2" w:rsidP="004A17C2">
            <w:pPr>
              <w:pStyle w:val="EngHang"/>
            </w:pPr>
            <w:r>
              <w:t>Let us worship our Saviour,</w:t>
            </w:r>
          </w:p>
          <w:p w:rsidR="004A17C2" w:rsidRDefault="004A17C2" w:rsidP="004A17C2">
            <w:pPr>
              <w:pStyle w:val="EngHang"/>
            </w:pPr>
            <w:r>
              <w:t>The Good Lover of mankind,</w:t>
            </w:r>
          </w:p>
          <w:p w:rsidR="004A17C2" w:rsidRDefault="004A17C2" w:rsidP="004A17C2">
            <w:pPr>
              <w:pStyle w:val="EngHang"/>
            </w:pPr>
            <w:r>
              <w:t>For He had compassion on us:</w:t>
            </w:r>
          </w:p>
          <w:p w:rsidR="00B021F8" w:rsidRDefault="004A17C2" w:rsidP="004A17C2">
            <w:pPr>
              <w:pStyle w:val="EngHangEnd"/>
            </w:pPr>
            <w:r>
              <w:t>He came and saved us.</w:t>
            </w:r>
          </w:p>
        </w:tc>
        <w:tc>
          <w:tcPr>
            <w:tcW w:w="288" w:type="dxa"/>
          </w:tcPr>
          <w:p w:rsidR="00B021F8" w:rsidRDefault="00B021F8" w:rsidP="00323889"/>
        </w:tc>
        <w:tc>
          <w:tcPr>
            <w:tcW w:w="288" w:type="dxa"/>
          </w:tcPr>
          <w:p w:rsidR="00B021F8" w:rsidRDefault="00B021F8" w:rsidP="00323889">
            <w:pPr>
              <w:pStyle w:val="CopticCross"/>
            </w:pPr>
          </w:p>
        </w:tc>
        <w:tc>
          <w:tcPr>
            <w:tcW w:w="3960" w:type="dxa"/>
          </w:tcPr>
          <w:p w:rsidR="004A17C2" w:rsidRDefault="004A17C2" w:rsidP="004A17C2">
            <w:pPr>
              <w:pStyle w:val="CopticVersemulti-line"/>
            </w:pPr>
            <w:r>
              <w:t>Ⲙⲁⲣⲉⲛⲟⲩⲱϣⲧ ⲙ̀Ⲡⲉⲛⲥⲱⲧⲏⲣ:</w:t>
            </w:r>
          </w:p>
          <w:p w:rsidR="004A17C2" w:rsidRDefault="004A17C2" w:rsidP="004A17C2">
            <w:pPr>
              <w:pStyle w:val="CopticVersemulti-line"/>
            </w:pPr>
            <w:r>
              <w:t>ⲡⲓⲙⲁⲓⲣⲱⲙⲓ ⲛ̀ⲁ̀ⲅⲁⲑⲟⲥ:</w:t>
            </w:r>
          </w:p>
          <w:p w:rsidR="004A17C2" w:rsidRDefault="004A17C2" w:rsidP="004A17C2">
            <w:pPr>
              <w:pStyle w:val="CopticVersemulti-line"/>
            </w:pPr>
            <w:r>
              <w:t>ϫⲉ ⲛ̀ⲑⲟϥ ⲁϥϣⲉⲛϩⲏⲧ ϧⲁⲣⲟⲛ:</w:t>
            </w:r>
          </w:p>
          <w:p w:rsidR="00B021F8" w:rsidRPr="00C35319" w:rsidRDefault="004A17C2" w:rsidP="004A17C2">
            <w:pPr>
              <w:pStyle w:val="CopticHangingVerse"/>
            </w:pPr>
            <w:r>
              <w:t>ⲁϥⲓ̀ ⲟⲩⲟϩ ⲁϥⲥⲱϯ ⲙ̀ⲙⲟⲛ.</w:t>
            </w:r>
          </w:p>
        </w:tc>
      </w:tr>
      <w:tr w:rsidR="004A17C2" w:rsidTr="00323889">
        <w:trPr>
          <w:cantSplit/>
          <w:jc w:val="center"/>
        </w:trPr>
        <w:tc>
          <w:tcPr>
            <w:tcW w:w="288" w:type="dxa"/>
          </w:tcPr>
          <w:p w:rsidR="004A17C2" w:rsidRDefault="004A17C2" w:rsidP="00323889">
            <w:pPr>
              <w:pStyle w:val="CopticCross"/>
            </w:pPr>
            <w:r w:rsidRPr="00FB5ACB">
              <w:t>¿</w:t>
            </w:r>
          </w:p>
        </w:tc>
        <w:tc>
          <w:tcPr>
            <w:tcW w:w="3960" w:type="dxa"/>
          </w:tcPr>
          <w:p w:rsidR="004A17C2" w:rsidRDefault="004A17C2" w:rsidP="004A17C2">
            <w:pPr>
              <w:pStyle w:val="EngHang"/>
            </w:pPr>
            <w:r>
              <w:t>Intercede on our behalf,</w:t>
            </w:r>
          </w:p>
          <w:p w:rsidR="004A17C2" w:rsidRDefault="004A17C2" w:rsidP="004A17C2">
            <w:pPr>
              <w:pStyle w:val="EngHang"/>
            </w:pPr>
            <w:r>
              <w:t>O Lady of us all, the Theotokos,</w:t>
            </w:r>
          </w:p>
          <w:p w:rsidR="004A17C2" w:rsidRDefault="004A17C2" w:rsidP="004A17C2">
            <w:pPr>
              <w:pStyle w:val="EngHang"/>
            </w:pPr>
            <w:r>
              <w:t>Mary, the mother of our Saviour,</w:t>
            </w:r>
          </w:p>
          <w:p w:rsidR="004A17C2" w:rsidRDefault="004A17C2" w:rsidP="004A17C2">
            <w:pPr>
              <w:pStyle w:val="EngHangEnd"/>
            </w:pPr>
            <w:r>
              <w:t>That He may forgive us our sins.</w:t>
            </w:r>
          </w:p>
        </w:tc>
        <w:tc>
          <w:tcPr>
            <w:tcW w:w="288" w:type="dxa"/>
          </w:tcPr>
          <w:p w:rsidR="004A17C2" w:rsidRDefault="004A17C2" w:rsidP="00323889"/>
        </w:tc>
        <w:tc>
          <w:tcPr>
            <w:tcW w:w="288" w:type="dxa"/>
          </w:tcPr>
          <w:p w:rsidR="004A17C2" w:rsidRDefault="004A17C2" w:rsidP="00323889">
            <w:pPr>
              <w:pStyle w:val="CopticCross"/>
            </w:pPr>
            <w:r w:rsidRPr="00FB5ACB">
              <w:t>¿</w:t>
            </w:r>
          </w:p>
        </w:tc>
        <w:tc>
          <w:tcPr>
            <w:tcW w:w="3960" w:type="dxa"/>
          </w:tcPr>
          <w:p w:rsidR="004A17C2" w:rsidRDefault="004A17C2" w:rsidP="004A17C2">
            <w:pPr>
              <w:pStyle w:val="CopticVersemulti-line"/>
            </w:pPr>
            <w:r>
              <w:t>Ⲁⲣⲓⲡ̀ⲣⲉⲥⲃⲉⲩⲓⲛ ⲉ̀ϩ̀ⲣⲏⲓ ⲉ̀ϫⲱⲛ:</w:t>
            </w:r>
          </w:p>
          <w:p w:rsidR="004A17C2" w:rsidRDefault="004A17C2" w:rsidP="004A17C2">
            <w:pPr>
              <w:pStyle w:val="CopticVersemulti-line"/>
            </w:pPr>
            <w:r>
              <w:t>ⲱ̀ ⲧⲉⲛϭⲟⲓⲥ ⲛ̀ⲛⲏⲃ ⲧⲏⲣⲉⲛ ϯⲑⲉⲟ̀ⲧⲟⲕⲟⲥ:</w:t>
            </w:r>
          </w:p>
          <w:p w:rsidR="004A17C2" w:rsidRDefault="004A17C2" w:rsidP="004A17C2">
            <w:pPr>
              <w:pStyle w:val="CopticVersemulti-line"/>
            </w:pPr>
            <w:r>
              <w:t>Ⲙⲁⲣⲓⲁ ⲑ̀ⲙⲁⲩ ⲙ̀ⲡⲉⲛⲥⲱⲧⲏⲣ:</w:t>
            </w:r>
          </w:p>
          <w:p w:rsidR="004A17C2" w:rsidRDefault="004A17C2" w:rsidP="004A17C2">
            <w:pPr>
              <w:pStyle w:val="CopticHangingVerse"/>
            </w:pPr>
            <w:r>
              <w:t>ⲛ̀ⲧⲉϥⲭⲁ ⲛⲉⲛⲛⲟⲃⲓ ⲛⲁⲛ ⲉ̀ⲃⲟⲗ.</w:t>
            </w:r>
          </w:p>
        </w:tc>
      </w:tr>
      <w:tr w:rsidR="004A17C2" w:rsidTr="00323889">
        <w:trPr>
          <w:cantSplit/>
          <w:jc w:val="center"/>
        </w:trPr>
        <w:tc>
          <w:tcPr>
            <w:tcW w:w="288" w:type="dxa"/>
          </w:tcPr>
          <w:p w:rsidR="004A17C2" w:rsidRDefault="004A17C2" w:rsidP="00323889">
            <w:pPr>
              <w:pStyle w:val="CopticCross"/>
            </w:pPr>
          </w:p>
        </w:tc>
        <w:tc>
          <w:tcPr>
            <w:tcW w:w="3960" w:type="dxa"/>
          </w:tcPr>
          <w:p w:rsidR="004A17C2" w:rsidRDefault="004A17C2" w:rsidP="004A17C2">
            <w:pPr>
              <w:pStyle w:val="EngHang"/>
            </w:pPr>
            <w:r>
              <w:t>Blessed be the Father and the Son</w:t>
            </w:r>
          </w:p>
          <w:p w:rsidR="004A17C2" w:rsidRDefault="004A17C2" w:rsidP="004A17C2">
            <w:pPr>
              <w:pStyle w:val="EngHang"/>
            </w:pPr>
            <w:r>
              <w:t>And the Holy Spirit,</w:t>
            </w:r>
          </w:p>
          <w:p w:rsidR="004A17C2" w:rsidRDefault="004A17C2" w:rsidP="004A17C2">
            <w:pPr>
              <w:pStyle w:val="EngHang"/>
            </w:pPr>
            <w:r>
              <w:t>The perfect Trinity.</w:t>
            </w:r>
          </w:p>
          <w:p w:rsidR="004A17C2" w:rsidRDefault="004A17C2" w:rsidP="004A17C2">
            <w:pPr>
              <w:pStyle w:val="EngHangEnd"/>
            </w:pPr>
            <w:r>
              <w:t>We worship Him and glorify Him.</w:t>
            </w:r>
          </w:p>
        </w:tc>
        <w:tc>
          <w:tcPr>
            <w:tcW w:w="288" w:type="dxa"/>
          </w:tcPr>
          <w:p w:rsidR="004A17C2" w:rsidRDefault="004A17C2" w:rsidP="00323889"/>
        </w:tc>
        <w:tc>
          <w:tcPr>
            <w:tcW w:w="288" w:type="dxa"/>
          </w:tcPr>
          <w:p w:rsidR="004A17C2" w:rsidRDefault="004A17C2" w:rsidP="00323889">
            <w:pPr>
              <w:pStyle w:val="CopticCross"/>
            </w:pPr>
          </w:p>
        </w:tc>
        <w:tc>
          <w:tcPr>
            <w:tcW w:w="3960" w:type="dxa"/>
          </w:tcPr>
          <w:p w:rsidR="004A17C2" w:rsidRDefault="004A17C2" w:rsidP="004A17C2">
            <w:pPr>
              <w:pStyle w:val="CopticVersemulti-line"/>
            </w:pPr>
            <w:r>
              <w:t>Ϫⲉ ϥ̀ⲥ̀ⲙⲁⲣⲱⲟⲩⲧ ⲛ̀ϫⲉ Ⲫⲓⲱⲧ ⲛⲉⲙ Ⲡϣⲏⲣⲓ:</w:t>
            </w:r>
          </w:p>
          <w:p w:rsidR="004A17C2" w:rsidRDefault="004A17C2" w:rsidP="004A17C2">
            <w:pPr>
              <w:pStyle w:val="CopticVersemulti-line"/>
            </w:pPr>
            <w:r>
              <w:t>ⲛⲉⲙ Ⲡⲓⲡ̀ⲛⲉⲩⲙⲁ ⲉⲑⲟⲩⲁⲃ:</w:t>
            </w:r>
          </w:p>
          <w:p w:rsidR="004A17C2" w:rsidRDefault="004A17C2" w:rsidP="004A17C2">
            <w:pPr>
              <w:pStyle w:val="CopticVersemulti-line"/>
            </w:pPr>
            <w:r>
              <w:t>Ϯⲧ̀ⲣⲓⲁⲥ ⲉⲧϫⲏⲕ ⲉ̀ⲃⲟⲗ:</w:t>
            </w:r>
          </w:p>
          <w:p w:rsidR="004A17C2" w:rsidRDefault="004A17C2" w:rsidP="004A17C2">
            <w:pPr>
              <w:pStyle w:val="CopticHangingVerse"/>
            </w:pPr>
            <w:r>
              <w:t>ⲧⲉⲛⲟⲩⲱϣⲧ ⲙ̀ⲙⲟⲥ ⲧⲉⲛϯⲱ̀ⲟⲩ ⲛⲁⲥ.</w:t>
            </w:r>
          </w:p>
        </w:tc>
      </w:tr>
    </w:tbl>
    <w:p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23"/>
        <w:gridCol w:w="3624"/>
      </w:tblGrid>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FC30EB" w:rsidP="00DF095B">
            <w:pPr>
              <w:pStyle w:val="CopticInd"/>
            </w:pPr>
            <w:r>
              <w:rPr>
                <w:rFonts w:ascii="Times New Roman" w:hAnsi="Times New Roman" w:cs="Times New Roman"/>
              </w:rPr>
              <w:t>Ϣ</w:t>
            </w:r>
            <w:r>
              <w:t>ⲗⲏⲗ.</w:t>
            </w:r>
          </w:p>
        </w:tc>
      </w:tr>
      <w:tr w:rsidR="0016512E" w:rsidTr="002F1229">
        <w:tc>
          <w:tcPr>
            <w:tcW w:w="3623" w:type="dxa"/>
            <w:tcBorders>
              <w:right w:val="single" w:sz="4" w:space="0" w:color="000000" w:themeColor="text1"/>
            </w:tcBorders>
          </w:tcPr>
          <w:p w:rsidR="0016512E" w:rsidRDefault="003C1C36" w:rsidP="002F1229">
            <w:pPr>
              <w:pStyle w:val="Priest"/>
            </w:pPr>
            <w:r>
              <w:t>Deacon:</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FC30EB" w:rsidP="00DF095B">
            <w:pPr>
              <w:pStyle w:val="CopticInd"/>
            </w:pPr>
            <w:r>
              <w:t>Ⲉⲡⲓ ⲡ̀ⲣⲟⲥⲉⲩⲭⲏ ⲥ̀ⲧⲁⲑⲏⲧⲉ.</w:t>
            </w:r>
          </w:p>
        </w:tc>
      </w:tr>
      <w:tr w:rsidR="0016512E" w:rsidTr="002F1229">
        <w:tc>
          <w:tcPr>
            <w:tcW w:w="3623" w:type="dxa"/>
            <w:tcBorders>
              <w:right w:val="single" w:sz="4" w:space="0" w:color="000000" w:themeColor="text1"/>
            </w:tcBorders>
          </w:tcPr>
          <w:p w:rsidR="0016512E" w:rsidRDefault="003C1C36" w:rsidP="002F1229">
            <w:pPr>
              <w:pStyle w:val="Priest"/>
            </w:pPr>
            <w:r>
              <w:lastRenderedPageBreak/>
              <w:t>Presbyter:</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FC30EB" w:rsidP="00DF095B">
            <w:pPr>
              <w:pStyle w:val="CopticInd"/>
            </w:pPr>
            <w:r>
              <w:t>Ⲓⲣⲏⲛⲏ ⲡⲁⲥⲓ.</w:t>
            </w:r>
          </w:p>
        </w:tc>
      </w:tr>
      <w:tr w:rsidR="0016512E" w:rsidTr="002F1229">
        <w:tc>
          <w:tcPr>
            <w:tcW w:w="3623" w:type="dxa"/>
            <w:tcBorders>
              <w:right w:val="single" w:sz="4" w:space="0" w:color="000000" w:themeColor="text1"/>
            </w:tcBorders>
          </w:tcPr>
          <w:p w:rsidR="0016512E" w:rsidRDefault="003C1C36" w:rsidP="002F1229">
            <w:pPr>
              <w:pStyle w:val="Priest"/>
            </w:pPr>
            <w:r>
              <w:t>People:</w:t>
            </w:r>
          </w:p>
        </w:tc>
        <w:tc>
          <w:tcPr>
            <w:tcW w:w="3624" w:type="dxa"/>
            <w:tcBorders>
              <w:left w:val="single" w:sz="4" w:space="0" w:color="000000" w:themeColor="text1"/>
            </w:tcBorders>
          </w:tcPr>
          <w:p w:rsidR="0016512E" w:rsidRDefault="0016512E" w:rsidP="00DF095B">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FC30EB" w:rsidP="00DF095B">
            <w:pPr>
              <w:pStyle w:val="CopticInd"/>
            </w:pPr>
            <w:r>
              <w:t>Ⲕⲉ ⲧⲱ ⲡ̀ⲛⲉⲩⲙⲁⲧⲓ ⲥⲟⲩ.</w:t>
            </w:r>
          </w:p>
        </w:tc>
      </w:tr>
    </w:tbl>
    <w:p w:rsidR="0016512E" w:rsidRDefault="003C1C36" w:rsidP="0016512E">
      <w:pPr>
        <w:pStyle w:val="Priest"/>
      </w:pPr>
      <w:r>
        <w:t>Presbyter:</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3C1C36"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rsidR="0016512E" w:rsidRDefault="0016512E" w:rsidP="0016512E">
      <w:pPr>
        <w:pStyle w:val="Priest"/>
      </w:pPr>
      <w:r>
        <w:t xml:space="preserve"> </w:t>
      </w:r>
      <w:r w:rsidR="003C1C36">
        <w:t>Deacon:</w:t>
      </w:r>
    </w:p>
    <w:p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3C1C36"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lastRenderedPageBreak/>
        <w:t>Presbyter:</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3C1C36" w:rsidP="0016512E">
      <w:pPr>
        <w:pStyle w:val="Priest"/>
      </w:pPr>
      <w:r>
        <w:t>People:</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3C1C36" w:rsidP="0016512E">
      <w:pPr>
        <w:pStyle w:val="Priest"/>
      </w:pPr>
      <w:r>
        <w:t>Presbyter:</w:t>
      </w:r>
    </w:p>
    <w:p w:rsidR="0016512E" w:rsidRDefault="0016512E" w:rsidP="0016512E">
      <w:pPr>
        <w:pStyle w:val="Body"/>
      </w:pPr>
      <w:r>
        <w:t>Graciously, accord, O Lord: the waters of the river this year, bless them.</w:t>
      </w:r>
    </w:p>
    <w:p w:rsidR="0016512E" w:rsidRDefault="003C1C36"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3C1C36" w:rsidP="0016512E">
      <w:pPr>
        <w:pStyle w:val="Priest"/>
      </w:pPr>
      <w:r>
        <w:t>People:</w:t>
      </w:r>
    </w:p>
    <w:p w:rsidR="0016512E" w:rsidRDefault="0016512E" w:rsidP="0016512E">
      <w:pPr>
        <w:pStyle w:val="Body"/>
      </w:pPr>
      <w:r>
        <w:t>Lord have mercy. Lord have mercy. Lord have mercy.</w:t>
      </w:r>
    </w:p>
    <w:p w:rsidR="0016512E" w:rsidRDefault="0016512E" w:rsidP="0016512E">
      <w:pPr>
        <w:pStyle w:val="Rubrics0"/>
      </w:pPr>
      <w:r>
        <w:t>From the 10th of Paopi (20th/21st of October) to the 10th of Tobi (18th/19th of January), the following prayer is said instead:</w:t>
      </w:r>
    </w:p>
    <w:p w:rsidR="0016512E" w:rsidRDefault="003C1C36" w:rsidP="0016512E">
      <w:pPr>
        <w:pStyle w:val="Priest"/>
      </w:pPr>
      <w:r>
        <w:t>Presbyter:</w:t>
      </w:r>
    </w:p>
    <w:p w:rsidR="0016512E" w:rsidRDefault="0016512E" w:rsidP="0016512E">
      <w:pPr>
        <w:pStyle w:val="Body"/>
      </w:pPr>
      <w:r>
        <w:t>Graciously, accord, O Lord: the seeds, the herbs and the plants of the field this year, bless them.</w:t>
      </w:r>
    </w:p>
    <w:p w:rsidR="0016512E" w:rsidRDefault="003C1C36"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3C1C36" w:rsidP="0016512E">
      <w:pPr>
        <w:pStyle w:val="Priest"/>
      </w:pPr>
      <w:r>
        <w:t>People:</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3C1C36" w:rsidP="0016512E">
      <w:pPr>
        <w:pStyle w:val="Priest"/>
      </w:pPr>
      <w:r>
        <w:t>Presbyter:</w:t>
      </w:r>
    </w:p>
    <w:p w:rsidR="0016512E" w:rsidRDefault="0016512E" w:rsidP="0016512E">
      <w:pPr>
        <w:pStyle w:val="Body"/>
      </w:pPr>
      <w:r>
        <w:t>Graciously, accord, O Lord: the air of heaven and the fruits of the earth this year, bless them.</w:t>
      </w:r>
    </w:p>
    <w:p w:rsidR="0016512E" w:rsidRDefault="003C1C36" w:rsidP="0016512E">
      <w:pPr>
        <w:pStyle w:val="Priest"/>
      </w:pPr>
      <w:r>
        <w:lastRenderedPageBreak/>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3C1C36" w:rsidP="0016512E">
      <w:pPr>
        <w:pStyle w:val="Priest"/>
      </w:pPr>
      <w:r>
        <w:t>People:</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3C1C36" w:rsidP="0016512E">
      <w:pPr>
        <w:pStyle w:val="Priest"/>
      </w:pPr>
      <w:r>
        <w:t>People:</w:t>
      </w:r>
    </w:p>
    <w:p w:rsidR="0016512E" w:rsidRDefault="0016512E" w:rsidP="0016512E">
      <w:pPr>
        <w:pStyle w:val="Body"/>
      </w:pPr>
      <w:r>
        <w:t xml:space="preserve">Lord have mercy. </w:t>
      </w:r>
    </w:p>
    <w:p w:rsidR="0016512E" w:rsidRDefault="003C1C36" w:rsidP="0016512E">
      <w:pPr>
        <w:pStyle w:val="Priest"/>
      </w:pPr>
      <w:r>
        <w:t>Presbyter:</w:t>
      </w:r>
    </w:p>
    <w:p w:rsidR="004512C4" w:rsidRDefault="004512C4" w:rsidP="004512C4">
      <w:pPr>
        <w:pStyle w:val="Rubric"/>
      </w:pPr>
      <w:r>
        <w:t>If a bishop is present, he says this,</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3C1C36" w:rsidP="0016512E">
      <w:pPr>
        <w:pStyle w:val="Priest"/>
      </w:pPr>
      <w:r>
        <w:t>Deacon:</w:t>
      </w:r>
    </w:p>
    <w:p w:rsidR="0016512E" w:rsidRDefault="0016512E" w:rsidP="0016512E">
      <w:pPr>
        <w:pStyle w:val="Body"/>
      </w:pPr>
      <w:r>
        <w:t>Pray for this holy church and for our congregations.</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lastRenderedPageBreak/>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3C1C36" w:rsidP="0016512E">
      <w:pPr>
        <w:pStyle w:val="Priest"/>
      </w:pPr>
      <w:r>
        <w:t>People:</w:t>
      </w:r>
    </w:p>
    <w:p w:rsidR="0016512E" w:rsidRDefault="0016512E" w:rsidP="0016512E">
      <w:pPr>
        <w:pStyle w:val="Body"/>
      </w:pPr>
      <w:r>
        <w:t>Lord have mercy.</w:t>
      </w:r>
    </w:p>
    <w:p w:rsidR="0016512E" w:rsidRDefault="003C1C36" w:rsidP="0016512E">
      <w:pPr>
        <w:pStyle w:val="Priest"/>
      </w:pPr>
      <w:r>
        <w:t>Presbyter:</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4512C4" w:rsidRDefault="004512C4" w:rsidP="004512C4">
      <w:pPr>
        <w:pStyle w:val="Rubric"/>
      </w:pPr>
      <w:r>
        <w:t>He turns to the West and censes the presbyters ,the deacons, and the people three times, saying,</w:t>
      </w:r>
    </w:p>
    <w:p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rsidR="0016512E" w:rsidRDefault="003C1C36" w:rsidP="0016512E">
      <w:pPr>
        <w:pStyle w:val="Priest"/>
      </w:pPr>
      <w:r>
        <w:t>People:</w:t>
      </w:r>
    </w:p>
    <w:p w:rsidR="0016512E" w:rsidRDefault="0016512E" w:rsidP="0016512E">
      <w:pPr>
        <w:pStyle w:val="Body"/>
      </w:pPr>
      <w:r>
        <w:t>Our Father…</w:t>
      </w:r>
    </w:p>
    <w:p w:rsidR="0016512E" w:rsidRDefault="00B65D4D" w:rsidP="0016512E">
      <w:pPr>
        <w:pStyle w:val="Heading4"/>
      </w:pPr>
      <w:r>
        <w:t>The Absolutions</w:t>
      </w:r>
    </w:p>
    <w:p w:rsidR="0016512E" w:rsidRDefault="004512C4" w:rsidP="0016512E">
      <w:pPr>
        <w:pStyle w:val="Rubrics0"/>
      </w:pPr>
      <w:r>
        <w:t>If a bishop is present, he says the absolutions. The presbyter</w:t>
      </w:r>
      <w:r w:rsidR="0016512E">
        <w: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tblPr>
      <w:tblGrid>
        <w:gridCol w:w="3623"/>
        <w:gridCol w:w="3624"/>
      </w:tblGrid>
      <w:tr w:rsidR="0016512E" w:rsidTr="002F1229">
        <w:tc>
          <w:tcPr>
            <w:tcW w:w="3623" w:type="dxa"/>
          </w:tcPr>
          <w:p w:rsidR="0016512E" w:rsidRDefault="003C1C36" w:rsidP="002F1229">
            <w:pPr>
              <w:pStyle w:val="Priest"/>
            </w:pPr>
            <w:r>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4A17C2" w:rsidP="004A17C2">
            <w:pPr>
              <w:pStyle w:val="CopticInd"/>
            </w:pPr>
            <w:r>
              <w:t>Ⲧⲁⲥ ⲕⲉⲫⲁⲗⲁⲥ ⲩ̀ⲙⲱⲛ ⲧⲱ Ⲕⲩⲣⲓⲱ ⲕ̀ⲗⲓⲛⲁⲧⲉ.</w:t>
            </w:r>
            <w:r w:rsidR="0016512E">
              <w:t>.</w:t>
            </w:r>
          </w:p>
        </w:tc>
      </w:tr>
      <w:tr w:rsidR="0016512E" w:rsidTr="002F1229">
        <w:tc>
          <w:tcPr>
            <w:tcW w:w="3623" w:type="dxa"/>
          </w:tcPr>
          <w:p w:rsidR="0016512E" w:rsidRDefault="003C1C36" w:rsidP="002F1229">
            <w:pPr>
              <w:pStyle w:val="Priest"/>
            </w:pPr>
            <w:r>
              <w:t>People:</w:t>
            </w:r>
          </w:p>
        </w:tc>
        <w:tc>
          <w:tcPr>
            <w:tcW w:w="3624" w:type="dxa"/>
          </w:tcPr>
          <w:p w:rsidR="0016512E" w:rsidRDefault="0016512E" w:rsidP="002F1229">
            <w:pPr>
              <w:pStyle w:val="Priest"/>
            </w:pPr>
          </w:p>
        </w:tc>
      </w:tr>
      <w:tr w:rsidR="0016512E" w:rsidTr="002F1229">
        <w:tc>
          <w:tcPr>
            <w:tcW w:w="3623" w:type="dxa"/>
          </w:tcPr>
          <w:p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rsidR="0016512E" w:rsidRDefault="004A17C2" w:rsidP="004A17C2">
            <w:pPr>
              <w:pStyle w:val="CopticInd"/>
            </w:pPr>
            <w:r>
              <w:t>Ⲉⲛⲱⲡⲓⲟⲛ ⲥⲟⲩ Ⲕⲩⲣⲓⲉ̀.</w:t>
            </w:r>
          </w:p>
        </w:tc>
      </w:tr>
    </w:tbl>
    <w:p w:rsidR="0016512E" w:rsidRDefault="0016512E" w:rsidP="0016512E">
      <w:pPr>
        <w:pStyle w:val="Rubrics0"/>
      </w:pPr>
      <w:r>
        <w:lastRenderedPageBreak/>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23"/>
        <w:gridCol w:w="3624"/>
      </w:tblGrid>
      <w:tr w:rsidR="0016512E" w:rsidTr="002F1229">
        <w:tc>
          <w:tcPr>
            <w:tcW w:w="3623" w:type="dxa"/>
            <w:tcBorders>
              <w:right w:val="single" w:sz="4" w:space="0" w:color="000000" w:themeColor="text1"/>
            </w:tcBorders>
          </w:tcPr>
          <w:p w:rsidR="0016512E" w:rsidRDefault="003C1C36"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4A17C2" w:rsidP="004A17C2">
            <w:pPr>
              <w:pStyle w:val="CopticInd"/>
            </w:pPr>
            <w:r>
              <w:t>Ⲡⲣⲟⲥⲭⲱⲙⲉⲛ Ⲑⲉⲟⲩ ⲙⲉⲧⲁ ⲫⲟⲃⲟⲩ. (Ⲁⲙⲏⲛ.)</w:t>
            </w:r>
          </w:p>
        </w:tc>
      </w:tr>
      <w:tr w:rsidR="0016512E" w:rsidTr="002F1229">
        <w:tc>
          <w:tcPr>
            <w:tcW w:w="3623" w:type="dxa"/>
            <w:tcBorders>
              <w:right w:val="single" w:sz="4" w:space="0" w:color="000000" w:themeColor="text1"/>
            </w:tcBorders>
          </w:tcPr>
          <w:p w:rsidR="0016512E" w:rsidRDefault="003C1C36" w:rsidP="002F1229">
            <w:pPr>
              <w:pStyle w:val="Priest"/>
            </w:pPr>
            <w:r>
              <w:t>Presbyter:</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FC30EB" w:rsidP="004A17C2">
            <w:pPr>
              <w:pStyle w:val="CopticInd"/>
            </w:pPr>
            <w:r>
              <w:t>Ⲓⲣⲏⲛⲏ ⲡⲁⲥⲓ.</w:t>
            </w:r>
          </w:p>
        </w:tc>
      </w:tr>
      <w:tr w:rsidR="0016512E" w:rsidTr="002F1229">
        <w:tc>
          <w:tcPr>
            <w:tcW w:w="3623" w:type="dxa"/>
            <w:tcBorders>
              <w:right w:val="single" w:sz="4" w:space="0" w:color="000000" w:themeColor="text1"/>
            </w:tcBorders>
          </w:tcPr>
          <w:p w:rsidR="0016512E" w:rsidRDefault="003C1C36" w:rsidP="002F1229">
            <w:pPr>
              <w:pStyle w:val="Priest"/>
            </w:pPr>
            <w:r>
              <w:t>People:</w:t>
            </w:r>
          </w:p>
        </w:tc>
        <w:tc>
          <w:tcPr>
            <w:tcW w:w="3624" w:type="dxa"/>
            <w:tcBorders>
              <w:left w:val="single" w:sz="4" w:space="0" w:color="000000" w:themeColor="text1"/>
            </w:tcBorders>
          </w:tcPr>
          <w:p w:rsidR="0016512E" w:rsidRDefault="0016512E" w:rsidP="004A17C2">
            <w:pPr>
              <w:pStyle w:val="CopticInd"/>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FC30EB" w:rsidP="004A17C2">
            <w:pPr>
              <w:pStyle w:val="CopticInd"/>
            </w:pPr>
            <w:r>
              <w:t>Ⲕⲉ ⲧⲱ ⲡ̀ⲛⲉⲩⲙⲁⲧⲓ ⲥⲟⲩ.</w:t>
            </w:r>
          </w:p>
        </w:tc>
      </w:tr>
    </w:tbl>
    <w:p w:rsidR="0016512E" w:rsidRDefault="0016512E" w:rsidP="0016512E">
      <w:pPr>
        <w:pStyle w:val="Rubrics0"/>
      </w:pPr>
      <w:r>
        <w:t>The priest now looks westwards, and, bowing his head, he says:</w:t>
      </w:r>
    </w:p>
    <w:p w:rsidR="0016512E" w:rsidRDefault="00B65D4D"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w:t>
      </w:r>
      <w:r>
        <w:lastRenderedPageBreak/>
        <w:t xml:space="preserve">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rsidR="0016512E" w:rsidRDefault="003C1C36" w:rsidP="0016512E">
      <w:pPr>
        <w:pStyle w:val="Priest"/>
      </w:pPr>
      <w:r>
        <w:t>People:</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B65D4D" w:rsidP="0016512E">
      <w:pPr>
        <w:pStyle w:val="Heading4"/>
      </w:pPr>
      <w:r>
        <w:t>The Final Blessing</w:t>
      </w:r>
    </w:p>
    <w:p w:rsidR="0016512E" w:rsidRDefault="003C1C36" w:rsidP="0016512E">
      <w:pPr>
        <w:pStyle w:val="Priest"/>
      </w:pPr>
      <w:r>
        <w:t>Presbyter:</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lastRenderedPageBreak/>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3C1C36" w:rsidP="0016512E">
      <w:pPr>
        <w:pStyle w:val="Priest"/>
      </w:pPr>
      <w:r>
        <w:t>People:</w:t>
      </w:r>
    </w:p>
    <w:p w:rsidR="0016512E" w:rsidRDefault="0016512E" w:rsidP="0016512E">
      <w:pPr>
        <w:pStyle w:val="Body"/>
      </w:pPr>
      <w:r>
        <w:t>Amen. So be it.</w:t>
      </w:r>
    </w:p>
    <w:p w:rsidR="0016512E" w:rsidRDefault="003C1C36" w:rsidP="0016512E">
      <w:pPr>
        <w:pStyle w:val="Priest"/>
      </w:pPr>
      <w:r>
        <w:t>Presbyter:</w:t>
      </w:r>
    </w:p>
    <w:p w:rsidR="0016512E" w:rsidRDefault="0016512E" w:rsidP="0016512E">
      <w:pPr>
        <w:pStyle w:val="Body"/>
      </w:pPr>
      <w:r>
        <w:t>Go in peace. The Lord be with you all.</w:t>
      </w:r>
    </w:p>
    <w:p w:rsidR="004512C4" w:rsidRDefault="004512C4" w:rsidP="004512C4">
      <w:pPr>
        <w:pStyle w:val="Rubric"/>
      </w:pPr>
      <w:r>
        <w:t>Or else,</w:t>
      </w:r>
    </w:p>
    <w:p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rsidR="004512C4" w:rsidRDefault="003C1C36" w:rsidP="004512C4">
      <w:pPr>
        <w:pStyle w:val="Priest"/>
      </w:pPr>
      <w:r>
        <w:t>People:</w:t>
      </w:r>
    </w:p>
    <w:p w:rsidR="0016512E" w:rsidRPr="0016512E" w:rsidRDefault="004512C4" w:rsidP="004512C4">
      <w:pPr>
        <w:pStyle w:val="Body"/>
      </w:pPr>
      <w:r>
        <w:t>And with your spirit.</w:t>
      </w: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63" w:name="_Toc410196175"/>
      <w:bookmarkStart w:id="64" w:name="_Toc410196407"/>
      <w:bookmarkStart w:id="65" w:name="_Toc410196909"/>
      <w:bookmarkStart w:id="66" w:name="_Toc433973309"/>
      <w:r>
        <w:lastRenderedPageBreak/>
        <w:t>After Supper: Retiring</w:t>
      </w:r>
      <w:r>
        <w:rPr>
          <w:rStyle w:val="FootnoteReference"/>
        </w:rPr>
        <w:footnoteReference w:id="6"/>
      </w:r>
      <w:r>
        <w:t xml:space="preserve"> (the Twelfth Hour)</w:t>
      </w:r>
      <w:bookmarkEnd w:id="63"/>
      <w:bookmarkEnd w:id="64"/>
      <w:bookmarkEnd w:id="65"/>
      <w:bookmarkEnd w:id="66"/>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67" w:name="_Toc410196176"/>
      <w:bookmarkStart w:id="68" w:name="_Toc410196408"/>
      <w:bookmarkStart w:id="69" w:name="_Toc410196910"/>
      <w:r>
        <w:t>The Psalms of the Twelfth Hour</w:t>
      </w:r>
      <w:bookmarkEnd w:id="67"/>
      <w:bookmarkEnd w:id="68"/>
      <w:bookmarkEnd w:id="69"/>
    </w:p>
    <w:p w:rsidR="00AC19C5" w:rsidRDefault="00AC19C5" w:rsidP="00AC19C5">
      <w:pPr>
        <w:pStyle w:val="Rubric"/>
        <w:rPr>
          <w:lang w:val="en-US"/>
        </w:rPr>
      </w:pPr>
      <w:r>
        <w:rPr>
          <w:lang w:val="en-US"/>
        </w:rPr>
        <w:t>The worshipper prays the introductory prayers,</w:t>
      </w:r>
    </w:p>
    <w:p w:rsidR="00AC19C5" w:rsidRDefault="003A78C2" w:rsidP="00520302">
      <w:pPr>
        <w:pStyle w:val="Prose"/>
        <w:tabs>
          <w:tab w:val="left" w:pos="8280"/>
        </w:tabs>
        <w:rPr>
          <w:lang w:val="en-US"/>
        </w:rPr>
      </w:pPr>
      <w:fldSimple w:instr=" REF _Ref411967832 \h  \* MERGEFORMAT ">
        <w:r w:rsidR="009D45BB">
          <w:t>The Lord's Prayer</w:t>
        </w:r>
      </w:fldSimple>
      <w:r w:rsidR="00AC19C5">
        <w:rPr>
          <w:lang w:val="en-US"/>
        </w:rPr>
        <w:tab/>
      </w:r>
      <w:r>
        <w:rPr>
          <w:lang w:val="en-US"/>
        </w:rPr>
        <w:fldChar w:fldCharType="begin"/>
      </w:r>
      <w:r w:rsidR="00AC19C5">
        <w:rPr>
          <w:lang w:val="en-US"/>
        </w:rPr>
        <w:instrText xml:space="preserve"> PAGEREF _Ref411967832 \h </w:instrText>
      </w:r>
      <w:r>
        <w:rPr>
          <w:lang w:val="en-US"/>
        </w:rPr>
      </w:r>
      <w:r>
        <w:rPr>
          <w:lang w:val="en-US"/>
        </w:rPr>
        <w:fldChar w:fldCharType="separate"/>
      </w:r>
      <w:r w:rsidR="009D45BB">
        <w:rPr>
          <w:noProof/>
          <w:lang w:val="en-US"/>
        </w:rPr>
        <w:t>8</w:t>
      </w:r>
      <w:r>
        <w:rPr>
          <w:lang w:val="en-US"/>
        </w:rPr>
        <w:fldChar w:fldCharType="end"/>
      </w:r>
    </w:p>
    <w:p w:rsidR="00AC19C5" w:rsidRDefault="003A78C2" w:rsidP="00520302">
      <w:pPr>
        <w:pStyle w:val="Prose"/>
        <w:tabs>
          <w:tab w:val="left" w:pos="8280"/>
        </w:tabs>
        <w:rPr>
          <w:lang w:val="en-US"/>
        </w:rPr>
      </w:pPr>
      <w:fldSimple w:instr=" REF _Ref411967872 \h  \* MERGEFORMAT ">
        <w:r w:rsidR="009D45BB">
          <w:t>The Prayer of Thanksgiving</w:t>
        </w:r>
      </w:fldSimple>
      <w:r w:rsidR="00AC19C5">
        <w:rPr>
          <w:lang w:val="en-US"/>
        </w:rPr>
        <w:tab/>
      </w:r>
      <w:r>
        <w:rPr>
          <w:lang w:val="en-US"/>
        </w:rPr>
        <w:fldChar w:fldCharType="begin"/>
      </w:r>
      <w:r w:rsidR="00AC19C5">
        <w:rPr>
          <w:lang w:val="en-US"/>
        </w:rPr>
        <w:instrText xml:space="preserve"> PAGEREF _Ref411967872 \h </w:instrText>
      </w:r>
      <w:r>
        <w:rPr>
          <w:lang w:val="en-US"/>
        </w:rPr>
      </w:r>
      <w:r>
        <w:rPr>
          <w:lang w:val="en-US"/>
        </w:rPr>
        <w:fldChar w:fldCharType="separate"/>
      </w:r>
      <w:r w:rsidR="009D45BB">
        <w:rPr>
          <w:noProof/>
          <w:lang w:val="en-US"/>
        </w:rPr>
        <w:t>8</w:t>
      </w:r>
      <w:r>
        <w:rPr>
          <w:lang w:val="en-US"/>
        </w:rPr>
        <w:fldChar w:fldCharType="end"/>
      </w:r>
    </w:p>
    <w:p w:rsidR="00AC19C5" w:rsidRDefault="003A78C2" w:rsidP="00520302">
      <w:pPr>
        <w:pStyle w:val="Prose"/>
        <w:tabs>
          <w:tab w:val="left" w:pos="8280"/>
        </w:tabs>
        <w:rPr>
          <w:lang w:val="en-US"/>
        </w:rPr>
      </w:pPr>
      <w:fldSimple w:instr=" REF _Ref411967565 \h  \* MERGEFORMAT ">
        <w:r w:rsidR="009D45BB">
          <w:t>Psalm</w:t>
        </w:r>
        <w:r w:rsidR="009D45BB" w:rsidRPr="00AB1781">
          <w:t xml:space="preserve"> 50</w:t>
        </w:r>
        <w:r w:rsidR="009D45BB">
          <w:t>: Have mercy on me, O God, in Your great mercy</w:t>
        </w:r>
      </w:fldSimple>
      <w:r w:rsidR="00AC19C5">
        <w:rPr>
          <w:lang w:val="en-US"/>
        </w:rPr>
        <w:tab/>
      </w:r>
      <w:r>
        <w:rPr>
          <w:lang w:val="en-US"/>
        </w:rPr>
        <w:fldChar w:fldCharType="begin"/>
      </w:r>
      <w:r w:rsidR="00AC19C5">
        <w:rPr>
          <w:lang w:val="en-US"/>
        </w:rPr>
        <w:instrText xml:space="preserve"> PAGEREF _Ref411967565 \h </w:instrText>
      </w:r>
      <w:r>
        <w:rPr>
          <w:lang w:val="en-US"/>
        </w:rPr>
      </w:r>
      <w:r>
        <w:rPr>
          <w:lang w:val="en-US"/>
        </w:rPr>
        <w:fldChar w:fldCharType="separate"/>
      </w:r>
      <w:r w:rsidR="009D45BB">
        <w:rPr>
          <w:noProof/>
          <w:lang w:val="en-US"/>
        </w:rPr>
        <w:t>352</w:t>
      </w:r>
      <w:r>
        <w:rPr>
          <w:lang w:val="en-US"/>
        </w:rPr>
        <w:fldChar w:fldCharType="end"/>
      </w:r>
    </w:p>
    <w:p w:rsidR="00AC19C5" w:rsidRDefault="00AC19C5" w:rsidP="00AC19C5">
      <w:pPr>
        <w:pStyle w:val="Rubric"/>
        <w:rPr>
          <w:lang w:val="en-US"/>
        </w:rPr>
      </w:pPr>
      <w:r>
        <w:rPr>
          <w:lang w:val="en-US"/>
        </w:rPr>
        <w:t>Then shall be said,</w:t>
      </w:r>
    </w:p>
    <w:p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rsidR="00323889" w:rsidRDefault="00323889" w:rsidP="00323889">
      <w:pPr>
        <w:pStyle w:val="Prose"/>
      </w:pPr>
      <w:r>
        <w:t>Of the Psalms of David the King and Prophet; may his blessing be upon us all. Amen.</w:t>
      </w:r>
    </w:p>
    <w:p w:rsidR="00AC19C5" w:rsidRDefault="00AC19C5" w:rsidP="00AC19C5">
      <w:pPr>
        <w:pStyle w:val="Heading5"/>
        <w:rPr>
          <w:lang w:val="en-GB"/>
        </w:rPr>
      </w:pPr>
      <w:r>
        <w:rPr>
          <w:lang w:val="en-GB"/>
        </w:rPr>
        <w:t>The Psalms</w:t>
      </w:r>
    </w:p>
    <w:p w:rsidR="00AC19C5" w:rsidRPr="00AC19C5" w:rsidRDefault="003A78C2" w:rsidP="00AC19C5">
      <w:pPr>
        <w:pStyle w:val="EngHang"/>
        <w:tabs>
          <w:tab w:val="left" w:leader="dot" w:pos="8280"/>
        </w:tabs>
        <w:rPr>
          <w:rFonts w:cstheme="minorBidi"/>
        </w:rPr>
      </w:pPr>
      <w:fldSimple w:instr=" REF _Ref411968046 \h  \* MERGEFORMAT ">
        <w:r w:rsidR="009D45BB">
          <w:t>Psalm</w:t>
        </w:r>
        <w:r w:rsidR="009D45BB" w:rsidRPr="00AB1781">
          <w:t xml:space="preserve"> 129</w:t>
        </w:r>
        <w:r w:rsidR="009D45BB">
          <w:t>: Out of the depths I cry to You, O Lord</w:t>
        </w:r>
      </w:fldSimple>
      <w:r w:rsidR="00AC19C5" w:rsidRPr="00AC19C5">
        <w:rPr>
          <w:rFonts w:cstheme="minorBidi"/>
        </w:rPr>
        <w:tab/>
      </w:r>
      <w:r w:rsidRPr="00AC19C5">
        <w:rPr>
          <w:rFonts w:cstheme="minorBidi"/>
        </w:rPr>
        <w:fldChar w:fldCharType="begin"/>
      </w:r>
      <w:r w:rsidR="00AC19C5" w:rsidRPr="00AC19C5">
        <w:rPr>
          <w:rFonts w:cstheme="minorBidi"/>
        </w:rPr>
        <w:instrText xml:space="preserve"> PAGEREF _Ref411968046 \h </w:instrText>
      </w:r>
      <w:r w:rsidRPr="00AC19C5">
        <w:rPr>
          <w:rFonts w:cstheme="minorBidi"/>
        </w:rPr>
      </w:r>
      <w:r w:rsidRPr="00AC19C5">
        <w:rPr>
          <w:rFonts w:cstheme="minorBidi"/>
        </w:rPr>
        <w:fldChar w:fldCharType="separate"/>
      </w:r>
      <w:r w:rsidR="009D45BB">
        <w:rPr>
          <w:rFonts w:cstheme="minorBidi"/>
          <w:noProof/>
        </w:rPr>
        <w:t>478</w:t>
      </w:r>
      <w:r w:rsidRPr="00AC19C5">
        <w:rPr>
          <w:rFonts w:cstheme="minorBidi"/>
        </w:rPr>
        <w:fldChar w:fldCharType="end"/>
      </w:r>
    </w:p>
    <w:p w:rsidR="00AC19C5" w:rsidRPr="00AC19C5" w:rsidRDefault="003A78C2" w:rsidP="00AC19C5">
      <w:pPr>
        <w:pStyle w:val="EngHang"/>
        <w:tabs>
          <w:tab w:val="left" w:leader="dot" w:pos="8280"/>
        </w:tabs>
        <w:rPr>
          <w:rFonts w:cstheme="minorBidi"/>
        </w:rPr>
      </w:pPr>
      <w:fldSimple w:instr=" REF _Ref411968066 \h  \* MERGEFORMAT ">
        <w:r w:rsidR="009D45BB">
          <w:t>Psalm</w:t>
        </w:r>
        <w:r w:rsidR="009D45BB" w:rsidRPr="00AB1781">
          <w:t xml:space="preserve"> 130</w:t>
        </w:r>
        <w:r w:rsidR="009D45BB">
          <w:t>: O Lord, my heart is not haughty, nor my eyes lofty</w:t>
        </w:r>
      </w:fldSimple>
      <w:r w:rsidR="00AC19C5" w:rsidRPr="00AC19C5">
        <w:rPr>
          <w:rFonts w:cstheme="minorBidi"/>
        </w:rPr>
        <w:tab/>
      </w:r>
      <w:r w:rsidRPr="00AC19C5">
        <w:rPr>
          <w:rFonts w:cstheme="minorBidi"/>
        </w:rPr>
        <w:fldChar w:fldCharType="begin"/>
      </w:r>
      <w:r w:rsidR="00AC19C5" w:rsidRPr="00AC19C5">
        <w:rPr>
          <w:rFonts w:cstheme="minorBidi"/>
        </w:rPr>
        <w:instrText xml:space="preserve"> PAGEREF _Ref411968066 \h </w:instrText>
      </w:r>
      <w:r w:rsidRPr="00AC19C5">
        <w:rPr>
          <w:rFonts w:cstheme="minorBidi"/>
        </w:rPr>
      </w:r>
      <w:r w:rsidRPr="00AC19C5">
        <w:rPr>
          <w:rFonts w:cstheme="minorBidi"/>
        </w:rPr>
        <w:fldChar w:fldCharType="separate"/>
      </w:r>
      <w:r w:rsidR="009D45BB">
        <w:rPr>
          <w:rFonts w:cstheme="minorBidi"/>
          <w:noProof/>
        </w:rPr>
        <w:t>479</w:t>
      </w:r>
      <w:r w:rsidRPr="00AC19C5">
        <w:rPr>
          <w:rFonts w:cstheme="minorBidi"/>
        </w:rPr>
        <w:fldChar w:fldCharType="end"/>
      </w:r>
    </w:p>
    <w:p w:rsidR="00AC19C5" w:rsidRPr="00AC19C5" w:rsidRDefault="003A78C2" w:rsidP="00AC19C5">
      <w:pPr>
        <w:pStyle w:val="EngHang"/>
        <w:tabs>
          <w:tab w:val="left" w:leader="dot" w:pos="8280"/>
        </w:tabs>
        <w:rPr>
          <w:rFonts w:cstheme="minorBidi"/>
        </w:rPr>
      </w:pPr>
      <w:fldSimple w:instr=" REF _Ref411968081 \h  \* MERGEFORMAT ">
        <w:r w:rsidR="009D45BB">
          <w:t>Psalm</w:t>
        </w:r>
        <w:r w:rsidR="009D45BB" w:rsidRPr="00AB1781">
          <w:t xml:space="preserve"> 131</w:t>
        </w:r>
        <w:r w:rsidR="009D45BB">
          <w:t>: O Lord, remember David and all his meekness</w:t>
        </w:r>
      </w:fldSimple>
      <w:r w:rsidR="00AC19C5" w:rsidRPr="00AC19C5">
        <w:rPr>
          <w:rFonts w:cstheme="minorBidi"/>
        </w:rPr>
        <w:tab/>
      </w:r>
      <w:r w:rsidRPr="00AC19C5">
        <w:rPr>
          <w:rFonts w:cstheme="minorBidi"/>
        </w:rPr>
        <w:fldChar w:fldCharType="begin"/>
      </w:r>
      <w:r w:rsidR="00AC19C5" w:rsidRPr="00AC19C5">
        <w:rPr>
          <w:rFonts w:cstheme="minorBidi"/>
        </w:rPr>
        <w:instrText xml:space="preserve"> PAGEREF _Ref411968081 \h </w:instrText>
      </w:r>
      <w:r w:rsidRPr="00AC19C5">
        <w:rPr>
          <w:rFonts w:cstheme="minorBidi"/>
        </w:rPr>
      </w:r>
      <w:r w:rsidRPr="00AC19C5">
        <w:rPr>
          <w:rFonts w:cstheme="minorBidi"/>
        </w:rPr>
        <w:fldChar w:fldCharType="separate"/>
      </w:r>
      <w:r w:rsidR="009D45BB">
        <w:rPr>
          <w:rFonts w:cstheme="minorBidi"/>
          <w:noProof/>
        </w:rPr>
        <w:t>480</w:t>
      </w:r>
      <w:r w:rsidRPr="00AC19C5">
        <w:rPr>
          <w:rFonts w:cstheme="minorBidi"/>
        </w:rPr>
        <w:fldChar w:fldCharType="end"/>
      </w:r>
    </w:p>
    <w:p w:rsidR="00AC19C5" w:rsidRPr="00AC19C5" w:rsidRDefault="003A78C2" w:rsidP="00AC19C5">
      <w:pPr>
        <w:pStyle w:val="EngHang"/>
        <w:tabs>
          <w:tab w:val="left" w:leader="dot" w:pos="8280"/>
        </w:tabs>
        <w:rPr>
          <w:rFonts w:cstheme="minorBidi"/>
        </w:rPr>
      </w:pPr>
      <w:fldSimple w:instr=" REF _Ref411968095 \h  \* MERGEFORMAT ">
        <w:r w:rsidR="009D45BB">
          <w:t>Psalm</w:t>
        </w:r>
        <w:r w:rsidR="009D45BB" w:rsidRPr="00AB1781">
          <w:t xml:space="preserve"> 132</w:t>
        </w:r>
        <w:r w:rsidR="009D45BB">
          <w:t>: Behold, how good and how delightful it is when brothers dwell together in unity</w:t>
        </w:r>
      </w:fldSimple>
      <w:r w:rsidR="00AC19C5" w:rsidRPr="00AC19C5">
        <w:rPr>
          <w:rFonts w:cstheme="minorBidi"/>
        </w:rPr>
        <w:tab/>
      </w:r>
      <w:r w:rsidRPr="00AC19C5">
        <w:rPr>
          <w:rFonts w:cstheme="minorBidi"/>
        </w:rPr>
        <w:fldChar w:fldCharType="begin"/>
      </w:r>
      <w:r w:rsidR="00AC19C5" w:rsidRPr="00AC19C5">
        <w:rPr>
          <w:rFonts w:cstheme="minorBidi"/>
        </w:rPr>
        <w:instrText xml:space="preserve"> PAGEREF _Ref411968095 \h </w:instrText>
      </w:r>
      <w:r w:rsidRPr="00AC19C5">
        <w:rPr>
          <w:rFonts w:cstheme="minorBidi"/>
        </w:rPr>
      </w:r>
      <w:r w:rsidRPr="00AC19C5">
        <w:rPr>
          <w:rFonts w:cstheme="minorBidi"/>
        </w:rPr>
        <w:fldChar w:fldCharType="separate"/>
      </w:r>
      <w:r w:rsidR="009D45BB">
        <w:rPr>
          <w:rFonts w:cstheme="minorBidi"/>
          <w:noProof/>
        </w:rPr>
        <w:t>481</w:t>
      </w:r>
      <w:r w:rsidRPr="00AC19C5">
        <w:rPr>
          <w:rFonts w:cstheme="minorBidi"/>
        </w:rPr>
        <w:fldChar w:fldCharType="end"/>
      </w:r>
    </w:p>
    <w:p w:rsidR="00AC19C5" w:rsidRPr="00AC19C5" w:rsidRDefault="003A78C2" w:rsidP="00AC19C5">
      <w:pPr>
        <w:pStyle w:val="EngHang"/>
        <w:tabs>
          <w:tab w:val="left" w:leader="dot" w:pos="8280"/>
        </w:tabs>
        <w:rPr>
          <w:rFonts w:cstheme="minorBidi"/>
        </w:rPr>
      </w:pPr>
      <w:fldSimple w:instr=" REF _Ref411968119 \h  \* MERGEFORMAT ">
        <w:r w:rsidR="009D45BB">
          <w:t>Psalm</w:t>
        </w:r>
        <w:r w:rsidR="009D45BB" w:rsidRPr="00AB1781">
          <w:t xml:space="preserve"> 133</w:t>
        </w:r>
        <w:r w:rsidR="009D45BB">
          <w:t>: Behold now bless the Lord, all you slaves of the Lord</w:t>
        </w:r>
      </w:fldSimple>
      <w:r w:rsidR="00AC19C5" w:rsidRPr="00AC19C5">
        <w:rPr>
          <w:rFonts w:cstheme="minorBidi"/>
        </w:rPr>
        <w:tab/>
      </w:r>
      <w:r w:rsidRPr="00AC19C5">
        <w:rPr>
          <w:rFonts w:cstheme="minorBidi"/>
        </w:rPr>
        <w:fldChar w:fldCharType="begin"/>
      </w:r>
      <w:r w:rsidR="00AC19C5" w:rsidRPr="00AC19C5">
        <w:rPr>
          <w:rFonts w:cstheme="minorBidi"/>
        </w:rPr>
        <w:instrText xml:space="preserve"> PAGEREF _Ref411968119 \h </w:instrText>
      </w:r>
      <w:r w:rsidRPr="00AC19C5">
        <w:rPr>
          <w:rFonts w:cstheme="minorBidi"/>
        </w:rPr>
      </w:r>
      <w:r w:rsidRPr="00AC19C5">
        <w:rPr>
          <w:rFonts w:cstheme="minorBidi"/>
        </w:rPr>
        <w:fldChar w:fldCharType="separate"/>
      </w:r>
      <w:r w:rsidR="009D45BB">
        <w:rPr>
          <w:rFonts w:cstheme="minorBidi"/>
          <w:noProof/>
        </w:rPr>
        <w:t>482</w:t>
      </w:r>
      <w:r w:rsidRPr="00AC19C5">
        <w:rPr>
          <w:rFonts w:cstheme="minorBidi"/>
        </w:rPr>
        <w:fldChar w:fldCharType="end"/>
      </w:r>
    </w:p>
    <w:p w:rsidR="00AC19C5" w:rsidRPr="00AC19C5" w:rsidRDefault="003A78C2" w:rsidP="00AC19C5">
      <w:pPr>
        <w:pStyle w:val="EngHang"/>
        <w:tabs>
          <w:tab w:val="left" w:leader="dot" w:pos="8280"/>
        </w:tabs>
        <w:rPr>
          <w:rFonts w:cstheme="minorBidi"/>
        </w:rPr>
      </w:pPr>
      <w:fldSimple w:instr=" REF _Ref411968136 \h  \* MERGEFORMAT ">
        <w:r w:rsidR="009D45BB">
          <w:t>Psalm</w:t>
        </w:r>
        <w:r w:rsidR="009D45BB" w:rsidRPr="00AB1781">
          <w:t xml:space="preserve"> 136</w:t>
        </w:r>
        <w:r w:rsidR="009D45BB">
          <w:t>: By the rivers of Babylon we sat down and wept</w:t>
        </w:r>
      </w:fldSimple>
      <w:r w:rsidR="00AC19C5" w:rsidRPr="00AC19C5">
        <w:rPr>
          <w:rFonts w:cstheme="minorBidi"/>
        </w:rPr>
        <w:tab/>
      </w:r>
      <w:r w:rsidRPr="00AC19C5">
        <w:rPr>
          <w:rFonts w:cstheme="minorBidi"/>
        </w:rPr>
        <w:fldChar w:fldCharType="begin"/>
      </w:r>
      <w:r w:rsidR="00AC19C5" w:rsidRPr="00AC19C5">
        <w:rPr>
          <w:rFonts w:cstheme="minorBidi"/>
        </w:rPr>
        <w:instrText xml:space="preserve"> PAGEREF _Ref411968136 \h </w:instrText>
      </w:r>
      <w:r w:rsidRPr="00AC19C5">
        <w:rPr>
          <w:rFonts w:cstheme="minorBidi"/>
        </w:rPr>
      </w:r>
      <w:r w:rsidRPr="00AC19C5">
        <w:rPr>
          <w:rFonts w:cstheme="minorBidi"/>
        </w:rPr>
        <w:fldChar w:fldCharType="separate"/>
      </w:r>
      <w:r w:rsidR="009D45BB">
        <w:rPr>
          <w:rFonts w:cstheme="minorBidi"/>
          <w:noProof/>
        </w:rPr>
        <w:t>486</w:t>
      </w:r>
      <w:r w:rsidRPr="00AC19C5">
        <w:rPr>
          <w:rFonts w:cstheme="minorBidi"/>
        </w:rPr>
        <w:fldChar w:fldCharType="end"/>
      </w:r>
    </w:p>
    <w:p w:rsidR="00AC19C5" w:rsidRPr="00AC19C5" w:rsidRDefault="003A78C2" w:rsidP="00AC19C5">
      <w:pPr>
        <w:pStyle w:val="EngHang"/>
        <w:tabs>
          <w:tab w:val="left" w:leader="dot" w:pos="8280"/>
        </w:tabs>
        <w:rPr>
          <w:rFonts w:cstheme="minorBidi"/>
        </w:rPr>
      </w:pPr>
      <w:fldSimple w:instr=" REF _Ref411968152 \h  \* MERGEFORMAT ">
        <w:r w:rsidR="009D45BB">
          <w:t>Psalm</w:t>
        </w:r>
        <w:r w:rsidR="009D45BB" w:rsidRPr="00AB1781">
          <w:t xml:space="preserve"> 137</w:t>
        </w:r>
        <w:r w:rsidR="009D45BB">
          <w:t>: I will praise and thank You, O Lord, with my whole heart</w:t>
        </w:r>
      </w:fldSimple>
      <w:r w:rsidR="00AC19C5" w:rsidRPr="00AC19C5">
        <w:rPr>
          <w:rFonts w:cstheme="minorBidi"/>
        </w:rPr>
        <w:tab/>
      </w:r>
      <w:r w:rsidRPr="00AC19C5">
        <w:rPr>
          <w:rFonts w:cstheme="minorBidi"/>
        </w:rPr>
        <w:fldChar w:fldCharType="begin"/>
      </w:r>
      <w:r w:rsidR="00AC19C5" w:rsidRPr="00AC19C5">
        <w:rPr>
          <w:rFonts w:cstheme="minorBidi"/>
        </w:rPr>
        <w:instrText xml:space="preserve"> PAGEREF _Ref411968152 \h </w:instrText>
      </w:r>
      <w:r w:rsidRPr="00AC19C5">
        <w:rPr>
          <w:rFonts w:cstheme="minorBidi"/>
        </w:rPr>
      </w:r>
      <w:r w:rsidRPr="00AC19C5">
        <w:rPr>
          <w:rFonts w:cstheme="minorBidi"/>
        </w:rPr>
        <w:fldChar w:fldCharType="separate"/>
      </w:r>
      <w:r w:rsidR="009D45BB">
        <w:rPr>
          <w:rFonts w:cstheme="minorBidi"/>
          <w:noProof/>
        </w:rPr>
        <w:t>487</w:t>
      </w:r>
      <w:r w:rsidRPr="00AC19C5">
        <w:rPr>
          <w:rFonts w:cstheme="minorBidi"/>
        </w:rPr>
        <w:fldChar w:fldCharType="end"/>
      </w:r>
    </w:p>
    <w:p w:rsidR="00AC19C5" w:rsidRPr="00AC19C5" w:rsidRDefault="003A78C2" w:rsidP="00AC19C5">
      <w:pPr>
        <w:pStyle w:val="EngHang"/>
        <w:tabs>
          <w:tab w:val="left" w:leader="dot" w:pos="8280"/>
        </w:tabs>
        <w:rPr>
          <w:rFonts w:cstheme="minorBidi"/>
        </w:rPr>
      </w:pPr>
      <w:fldSimple w:instr=" REF _Ref411968172 \h  \* MERGEFORMAT ">
        <w:r w:rsidR="009D45BB">
          <w:t>Psalm</w:t>
        </w:r>
        <w:r w:rsidR="009D45BB" w:rsidRPr="00AB1781">
          <w:t xml:space="preserve"> 140</w:t>
        </w:r>
        <w:r w:rsidR="009D45BB">
          <w:t>: Lord, I cry to You, hear me</w:t>
        </w:r>
      </w:fldSimple>
      <w:r w:rsidR="00AC19C5" w:rsidRPr="00AC19C5">
        <w:rPr>
          <w:rFonts w:cstheme="minorBidi"/>
        </w:rPr>
        <w:tab/>
      </w:r>
      <w:r w:rsidRPr="00AC19C5">
        <w:rPr>
          <w:rFonts w:cstheme="minorBidi"/>
        </w:rPr>
        <w:fldChar w:fldCharType="begin"/>
      </w:r>
      <w:r w:rsidR="00AC19C5" w:rsidRPr="00AC19C5">
        <w:rPr>
          <w:rFonts w:cstheme="minorBidi"/>
        </w:rPr>
        <w:instrText xml:space="preserve"> PAGEREF _Ref411968172 \h </w:instrText>
      </w:r>
      <w:r w:rsidRPr="00AC19C5">
        <w:rPr>
          <w:rFonts w:cstheme="minorBidi"/>
        </w:rPr>
      </w:r>
      <w:r w:rsidRPr="00AC19C5">
        <w:rPr>
          <w:rFonts w:cstheme="minorBidi"/>
        </w:rPr>
        <w:fldChar w:fldCharType="separate"/>
      </w:r>
      <w:r w:rsidR="009D45BB">
        <w:rPr>
          <w:rFonts w:cstheme="minorBidi"/>
          <w:noProof/>
        </w:rPr>
        <w:t>491</w:t>
      </w:r>
      <w:r w:rsidRPr="00AC19C5">
        <w:rPr>
          <w:rFonts w:cstheme="minorBidi"/>
        </w:rPr>
        <w:fldChar w:fldCharType="end"/>
      </w:r>
    </w:p>
    <w:p w:rsidR="00AC19C5" w:rsidRPr="00AC19C5" w:rsidRDefault="003A78C2" w:rsidP="00AC19C5">
      <w:pPr>
        <w:pStyle w:val="EngHang"/>
        <w:tabs>
          <w:tab w:val="left" w:leader="dot" w:pos="8280"/>
        </w:tabs>
        <w:rPr>
          <w:rFonts w:cstheme="minorBidi"/>
        </w:rPr>
      </w:pPr>
      <w:fldSimple w:instr=" REF _Ref411968182 \h  \* MERGEFORMAT ">
        <w:r w:rsidR="009D45BB">
          <w:t>Psalm</w:t>
        </w:r>
        <w:r w:rsidR="009D45BB" w:rsidRPr="00AB1781">
          <w:t xml:space="preserve"> 141</w:t>
        </w:r>
        <w:r w:rsidR="009D45BB">
          <w:t>: I cry to the Lord with all my voice, I pray with all my voice</w:t>
        </w:r>
      </w:fldSimple>
      <w:r w:rsidR="00AC19C5" w:rsidRPr="00AC19C5">
        <w:rPr>
          <w:rFonts w:cstheme="minorBidi"/>
        </w:rPr>
        <w:tab/>
      </w:r>
      <w:r w:rsidRPr="00AC19C5">
        <w:rPr>
          <w:rFonts w:cstheme="minorBidi"/>
        </w:rPr>
        <w:fldChar w:fldCharType="begin"/>
      </w:r>
      <w:r w:rsidR="00AC19C5" w:rsidRPr="00AC19C5">
        <w:rPr>
          <w:rFonts w:cstheme="minorBidi"/>
        </w:rPr>
        <w:instrText xml:space="preserve"> PAGEREF _Ref411968182 \h </w:instrText>
      </w:r>
      <w:r w:rsidRPr="00AC19C5">
        <w:rPr>
          <w:rFonts w:cstheme="minorBidi"/>
        </w:rPr>
      </w:r>
      <w:r w:rsidRPr="00AC19C5">
        <w:rPr>
          <w:rFonts w:cstheme="minorBidi"/>
        </w:rPr>
        <w:fldChar w:fldCharType="separate"/>
      </w:r>
      <w:r w:rsidR="009D45BB">
        <w:rPr>
          <w:rFonts w:cstheme="minorBidi"/>
          <w:noProof/>
        </w:rPr>
        <w:t>492</w:t>
      </w:r>
      <w:r w:rsidRPr="00AC19C5">
        <w:rPr>
          <w:rFonts w:cstheme="minorBidi"/>
        </w:rPr>
        <w:fldChar w:fldCharType="end"/>
      </w:r>
    </w:p>
    <w:p w:rsidR="00AC19C5" w:rsidRPr="00AC19C5" w:rsidRDefault="003A78C2" w:rsidP="00AC19C5">
      <w:pPr>
        <w:pStyle w:val="EngHang"/>
        <w:tabs>
          <w:tab w:val="left" w:leader="dot" w:pos="8280"/>
        </w:tabs>
        <w:rPr>
          <w:rFonts w:cstheme="minorBidi"/>
        </w:rPr>
      </w:pPr>
      <w:fldSimple w:instr=" REF _Ref411968206 \h  \* MERGEFORMAT ">
        <w:r w:rsidR="009D45BB">
          <w:t>Psalm</w:t>
        </w:r>
        <w:r w:rsidR="009D45BB" w:rsidRPr="00AB1781">
          <w:t xml:space="preserve"> 145</w:t>
        </w:r>
        <w:r w:rsidR="009D45BB">
          <w:t>: Praise the Lord, O my soul! I will praise the Lord all my life</w:t>
        </w:r>
      </w:fldSimple>
      <w:r w:rsidR="00AC19C5" w:rsidRPr="00AC19C5">
        <w:rPr>
          <w:rFonts w:cstheme="minorBidi"/>
        </w:rPr>
        <w:tab/>
      </w:r>
      <w:r w:rsidRPr="00AC19C5">
        <w:rPr>
          <w:rFonts w:cstheme="minorBidi"/>
        </w:rPr>
        <w:fldChar w:fldCharType="begin"/>
      </w:r>
      <w:r w:rsidR="00AC19C5" w:rsidRPr="00AC19C5">
        <w:rPr>
          <w:rFonts w:cstheme="minorBidi"/>
        </w:rPr>
        <w:instrText xml:space="preserve"> PAGEREF _Ref411968206 \h </w:instrText>
      </w:r>
      <w:r w:rsidRPr="00AC19C5">
        <w:rPr>
          <w:rFonts w:cstheme="minorBidi"/>
        </w:rPr>
      </w:r>
      <w:r w:rsidRPr="00AC19C5">
        <w:rPr>
          <w:rFonts w:cstheme="minorBidi"/>
        </w:rPr>
        <w:fldChar w:fldCharType="separate"/>
      </w:r>
      <w:r w:rsidR="009D45BB">
        <w:rPr>
          <w:rFonts w:cstheme="minorBidi"/>
          <w:noProof/>
        </w:rPr>
        <w:t>498</w:t>
      </w:r>
      <w:r w:rsidRPr="00AC19C5">
        <w:rPr>
          <w:rFonts w:cstheme="minorBidi"/>
        </w:rPr>
        <w:fldChar w:fldCharType="end"/>
      </w:r>
    </w:p>
    <w:p w:rsidR="00AC19C5" w:rsidRPr="00AC19C5" w:rsidRDefault="003A78C2" w:rsidP="00AC19C5">
      <w:pPr>
        <w:pStyle w:val="EngHang"/>
        <w:tabs>
          <w:tab w:val="left" w:leader="dot" w:pos="8280"/>
        </w:tabs>
        <w:rPr>
          <w:rFonts w:cstheme="minorBidi"/>
        </w:rPr>
      </w:pPr>
      <w:fldSimple w:instr=" REF _Ref411968226 \h  \* MERGEFORMAT ">
        <w:r w:rsidR="009D45BB">
          <w:t>Psalm</w:t>
        </w:r>
        <w:r w:rsidR="009D45BB" w:rsidRPr="00AB1781">
          <w:t xml:space="preserve"> 146</w:t>
        </w:r>
        <w:r w:rsidR="009D45BB">
          <w:t>: Praise the Lord, for singing praise is good</w:t>
        </w:r>
      </w:fldSimple>
      <w:r w:rsidR="00AC19C5" w:rsidRPr="00AC19C5">
        <w:rPr>
          <w:rFonts w:cstheme="minorBidi"/>
        </w:rPr>
        <w:tab/>
      </w:r>
      <w:r w:rsidRPr="00AC19C5">
        <w:rPr>
          <w:rFonts w:cstheme="minorBidi"/>
        </w:rPr>
        <w:fldChar w:fldCharType="begin"/>
      </w:r>
      <w:r w:rsidR="00AC19C5" w:rsidRPr="00AC19C5">
        <w:rPr>
          <w:rFonts w:cstheme="minorBidi"/>
        </w:rPr>
        <w:instrText xml:space="preserve"> PAGEREF _Ref411968226 \h </w:instrText>
      </w:r>
      <w:r w:rsidRPr="00AC19C5">
        <w:rPr>
          <w:rFonts w:cstheme="minorBidi"/>
        </w:rPr>
      </w:r>
      <w:r w:rsidRPr="00AC19C5">
        <w:rPr>
          <w:rFonts w:cstheme="minorBidi"/>
        </w:rPr>
        <w:fldChar w:fldCharType="separate"/>
      </w:r>
      <w:r w:rsidR="009D45BB">
        <w:rPr>
          <w:rFonts w:cstheme="minorBidi"/>
          <w:noProof/>
        </w:rPr>
        <w:t>499</w:t>
      </w:r>
      <w:r w:rsidRPr="00AC19C5">
        <w:rPr>
          <w:rFonts w:cstheme="minorBidi"/>
        </w:rPr>
        <w:fldChar w:fldCharType="end"/>
      </w:r>
    </w:p>
    <w:p w:rsidR="00AC19C5" w:rsidRPr="00AC19C5" w:rsidRDefault="003A78C2" w:rsidP="00AC19C5">
      <w:pPr>
        <w:pStyle w:val="EngHang"/>
        <w:tabs>
          <w:tab w:val="left" w:leader="dot" w:pos="8280"/>
        </w:tabs>
        <w:rPr>
          <w:rFonts w:cstheme="minorBidi"/>
        </w:rPr>
      </w:pPr>
      <w:fldSimple w:instr=" REF _Ref411968245 \h  \* MERGEFORMAT ">
        <w:r w:rsidR="009D45BB">
          <w:t>Psalm</w:t>
        </w:r>
        <w:r w:rsidR="009D45BB" w:rsidRPr="00AB1781">
          <w:t xml:space="preserve"> 147</w:t>
        </w:r>
        <w:r w:rsidR="009D45BB">
          <w:t>: Praise the Lord, O Jerusalem! Praise your God, O Zion!</w:t>
        </w:r>
      </w:fldSimple>
      <w:r w:rsidR="00AC19C5" w:rsidRPr="00AC19C5">
        <w:rPr>
          <w:rFonts w:cstheme="minorBidi"/>
        </w:rPr>
        <w:tab/>
      </w:r>
      <w:r w:rsidRPr="00AC19C5">
        <w:rPr>
          <w:rFonts w:cstheme="minorBidi"/>
        </w:rPr>
        <w:fldChar w:fldCharType="begin"/>
      </w:r>
      <w:r w:rsidR="00AC19C5" w:rsidRPr="00AC19C5">
        <w:rPr>
          <w:rFonts w:cstheme="minorBidi"/>
        </w:rPr>
        <w:instrText xml:space="preserve"> PAGEREF _Ref411968245 \h </w:instrText>
      </w:r>
      <w:r w:rsidRPr="00AC19C5">
        <w:rPr>
          <w:rFonts w:cstheme="minorBidi"/>
        </w:rPr>
      </w:r>
      <w:r w:rsidRPr="00AC19C5">
        <w:rPr>
          <w:rFonts w:cstheme="minorBidi"/>
        </w:rPr>
        <w:fldChar w:fldCharType="separate"/>
      </w:r>
      <w:r w:rsidR="009D45BB">
        <w:rPr>
          <w:rFonts w:cstheme="minorBidi"/>
          <w:noProof/>
        </w:rPr>
        <w:t>500</w:t>
      </w:r>
      <w:r w:rsidRPr="00AC19C5">
        <w:rPr>
          <w:rFonts w:cstheme="minorBidi"/>
        </w:rPr>
        <w:fldChar w:fldCharType="end"/>
      </w:r>
    </w:p>
    <w:p w:rsidR="00BD252D" w:rsidRPr="001A4291" w:rsidRDefault="00BD252D" w:rsidP="00BD252D">
      <w:pPr>
        <w:pStyle w:val="Heading5"/>
        <w:rPr>
          <w:lang w:val="en-GB"/>
        </w:rPr>
      </w:pPr>
      <w:bookmarkStart w:id="70" w:name="_Toc410196177"/>
      <w:bookmarkStart w:id="71" w:name="_Toc410196409"/>
      <w:bookmarkStart w:id="72" w:name="_Toc410196911"/>
      <w:r>
        <w:rPr>
          <w:lang w:val="en-GB"/>
        </w:rPr>
        <w:t>The Gospel from Saint Luke</w:t>
      </w:r>
      <w:r w:rsidRPr="001A4291">
        <w:rPr>
          <w:lang w:val="en-GB"/>
        </w:rPr>
        <w:t xml:space="preserve"> 2:25</w:t>
      </w:r>
      <w:r w:rsidRPr="001A4291">
        <w:rPr>
          <w:lang w:val="en-GB"/>
        </w:rPr>
        <w:noBreakHyphen/>
        <w:t>32</w:t>
      </w:r>
    </w:p>
    <w:p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had been revealed to him by the Holy Spirit that he would not see death before he had seen</w:t>
      </w:r>
      <w:r w:rsidR="00BD252D" w:rsidRPr="001A4291">
        <w:t xml:space="preserve"> the Lord Christ</w:t>
      </w:r>
      <w:r>
        <w:rPr>
          <w:rStyle w:val="FootnoteReference"/>
        </w:rPr>
        <w:footnoteReference w:id="7"/>
      </w:r>
      <w:r w:rsidR="00BD252D" w:rsidRPr="001A4291">
        <w:t>.</w:t>
      </w:r>
    </w:p>
    <w:p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BD252D" w:rsidRPr="001A4291">
        <w:t xml:space="preserve">  </w:t>
      </w:r>
      <w:r w:rsidR="00BD252D" w:rsidRPr="001A4291">
        <w:rPr>
          <w:i/>
          <w:iCs/>
        </w:rPr>
        <w:t>Glory be to God forever.</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  But rise up from the sleep of negligence and entreat the Saviour in repentance, saying, "O God, have mercy on me and save me!"</w:t>
      </w:r>
    </w:p>
    <w:p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Pr="000D0A3F">
        <w:t xml:space="preserve">.  </w:t>
      </w:r>
      <w:r w:rsidRPr="004E1800">
        <w:rPr>
          <w:rFonts w:ascii="Garamond" w:hAnsi="Garamond"/>
        </w:rPr>
        <w:t>(Both now, and always, and unto the ages of ages.  Amen.)</w:t>
      </w:r>
    </w:p>
    <w:p w:rsidR="00BD252D" w:rsidRDefault="00BD252D" w:rsidP="00BD252D">
      <w:pPr>
        <w:pStyle w:val="Prose"/>
      </w:pPr>
      <w:r w:rsidRPr="001A4291">
        <w:t xml:space="preserve">O undefiled Virgin, help me, I, who am your servant.  </w:t>
      </w:r>
      <w:r w:rsidR="00130E47">
        <w:t>K</w:t>
      </w:r>
      <w:r w:rsidRPr="001A4291">
        <w:t>eep away from me th</w:t>
      </w:r>
      <w:r w:rsidR="00130E47">
        <w:t>e waves of vile thoughts.  R</w:t>
      </w:r>
      <w:r w:rsidRPr="001A4291">
        <w:t xml:space="preserve">aise my sickly soul to watch and pray because it has long lain in heavy sleep.  </w:t>
      </w:r>
      <w:r w:rsidRPr="001A4291">
        <w:lastRenderedPageBreak/>
        <w:t>For you are an able, merciful and helpful mother, the Mother of the Fountain of Life, Jesus Christ my King, my God and my Hope.</w:t>
      </w:r>
    </w:p>
    <w:p w:rsidR="00BD252D" w:rsidRPr="00BD252D" w:rsidRDefault="00BD252D" w:rsidP="00BD252D">
      <w:pPr>
        <w:pStyle w:val="Rubric"/>
        <w:rPr>
          <w:rFonts w:cs="Segoe Script"/>
          <w:sz w:val="22"/>
          <w:lang w:val="en-GB"/>
        </w:rPr>
      </w:pPr>
      <w:r w:rsidRPr="001A4291">
        <w:rPr>
          <w:lang w:val="en-GB"/>
        </w:rPr>
        <w:t>Then shall be said,</w:t>
      </w:r>
    </w:p>
    <w:p w:rsidR="00130E47" w:rsidRDefault="00130E47" w:rsidP="00130E47">
      <w:pPr>
        <w:pStyle w:val="Body"/>
        <w:rPr>
          <w:lang w:val="en-GB"/>
        </w:rPr>
      </w:pPr>
      <w:r>
        <w:rPr>
          <w:lang w:val="en-GB"/>
        </w:rPr>
        <w:t>Graciously accord, O Lord, to keep us this night without sin. Blessed are You, O Lord, God of our fathers, and praised and glorified be Your Name forever. Amen.</w:t>
      </w:r>
    </w:p>
    <w:p w:rsidR="00130E47" w:rsidRDefault="00130E47" w:rsidP="00130E47">
      <w:pPr>
        <w:pStyle w:val="Body"/>
        <w:rPr>
          <w:lang w:val="en-GB"/>
        </w:rPr>
      </w:pPr>
      <w:r>
        <w:rPr>
          <w:lang w:val="en-GB"/>
        </w:rPr>
        <w:t>Let Your mercy be upon us, O Lord, even as we have set our hope in You. For the eyes of everyone wait upon You, for You give them their food in due season.</w:t>
      </w:r>
    </w:p>
    <w:p w:rsidR="00130E47" w:rsidRDefault="00130E47" w:rsidP="00130E47">
      <w:pPr>
        <w:pStyle w:val="Body"/>
        <w:rPr>
          <w:lang w:val="en-GB"/>
        </w:rPr>
      </w:pPr>
      <w:r>
        <w:rPr>
          <w:lang w:val="en-GB"/>
        </w:rPr>
        <w:t>Hearken to us, O God, our Redeemer, the hope of all the regions of the earth.</w:t>
      </w:r>
    </w:p>
    <w:p w:rsidR="00130E47" w:rsidRDefault="00130E47" w:rsidP="00130E47">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rsidR="00130E47" w:rsidRDefault="00130E47" w:rsidP="00130E47">
      <w:pPr>
        <w:pStyle w:val="Body"/>
        <w:rPr>
          <w:lang w:val="en-GB"/>
        </w:rPr>
      </w:pPr>
      <w:r>
        <w:rPr>
          <w:lang w:val="en-GB"/>
        </w:rPr>
        <w:t>Your mercy, O Lord, endures forever. O despise not the works of Your hands.</w:t>
      </w:r>
    </w:p>
    <w:p w:rsidR="00130E47" w:rsidRDefault="00130E47" w:rsidP="00130E47">
      <w:pPr>
        <w:pStyle w:val="Body"/>
        <w:rPr>
          <w:lang w:val="en-GB"/>
        </w:rPr>
      </w:pPr>
      <w:r>
        <w:rPr>
          <w:lang w:val="en-GB"/>
        </w:rPr>
        <w:t>Lord, You have been our refuge in all generations. I said, "Be merciful to me, heal my soul; for I have sinned against You."</w:t>
      </w:r>
    </w:p>
    <w:p w:rsidR="00130E47" w:rsidRDefault="00130E47" w:rsidP="00130E47">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rsidR="00130E47" w:rsidRDefault="00130E47" w:rsidP="00130E47">
      <w:pPr>
        <w:pStyle w:val="Body"/>
        <w:rPr>
          <w:lang w:val="en-GB"/>
        </w:rPr>
      </w:pPr>
      <w:r>
        <w:rPr>
          <w:lang w:val="en-GB"/>
        </w:rPr>
        <w:t>Worship belongs to You, praise belongs to You praise, glory belongs to You, O Father, Son and Holy Spirit, now, and forever and ever. Amen.</w:t>
      </w:r>
    </w:p>
    <w:p w:rsidR="00130E47" w:rsidRPr="008D61EA" w:rsidRDefault="00130E47" w:rsidP="00130E47">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rsidR="00BD252D" w:rsidRPr="001A4291" w:rsidRDefault="00D972E7" w:rsidP="00BD252D">
      <w:pPr>
        <w:pStyle w:val="Heading5"/>
        <w:rPr>
          <w:rFonts w:cs="@MingLiU"/>
          <w:lang w:val="en-GB"/>
        </w:rPr>
      </w:pPr>
      <w:r>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w:t>
      </w:r>
      <w:r w:rsidR="00C104A1">
        <w:t>is</w:t>
      </w:r>
      <w:r w:rsidRPr="001A4291">
        <w:t xml:space="preserve"> sinless, Lord have mercy on us. O </w:t>
      </w:r>
      <w:r w:rsidR="001040C8">
        <w:t>You</w:t>
      </w:r>
      <w:r w:rsidRPr="001A4291">
        <w:t xml:space="preserve"> Who </w:t>
      </w:r>
      <w:r w:rsidR="00C104A1">
        <w:t>is</w:t>
      </w:r>
      <w:r w:rsidRPr="001A4291">
        <w:t xml:space="preserve">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in Heaven...</w:t>
      </w:r>
    </w:p>
    <w:p w:rsidR="00BD252D" w:rsidRPr="001A4291" w:rsidRDefault="00D972E7" w:rsidP="00BD252D">
      <w:pPr>
        <w:pStyle w:val="Heading5"/>
        <w:rPr>
          <w:lang w:val="en-GB"/>
        </w:rPr>
      </w:pPr>
      <w:r>
        <w:rPr>
          <w:lang w:val="en-GB"/>
        </w:rPr>
        <w:lastRenderedPageBreak/>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D972E7" w:rsidP="00BD252D">
      <w:pPr>
        <w:pStyle w:val="Heading5"/>
        <w:rPr>
          <w:lang w:val="en-GB"/>
        </w:rPr>
      </w:pPr>
      <w:r>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D972E7" w:rsidP="00BD252D">
      <w:pPr>
        <w:pStyle w:val="Heading5"/>
        <w:rPr>
          <w:rFonts w:cs="@MingLiU"/>
          <w:lang w:val="en-GB"/>
        </w:rPr>
      </w:pPr>
      <w:r>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8"/>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9D45BB">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BD252D" w:rsidRPr="001A4291" w:rsidRDefault="00BD252D" w:rsidP="00130E47">
      <w:pPr>
        <w:pStyle w:val="Prose"/>
        <w:ind w:firstLine="0"/>
      </w:pPr>
      <w:r w:rsidRPr="001A4291">
        <w:lastRenderedPageBreak/>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Pr="001A4291">
        <w:t>.  A</w:t>
      </w:r>
      <w:r w:rsidR="00130E47">
        <w:t>nd send to us an angel of peace</w:t>
      </w:r>
      <w:r w:rsidRPr="001A4291">
        <w:t xml:space="preserve"> to keep us from every evil, ever</w:t>
      </w:r>
      <w:r w:rsidR="00130E47">
        <w:t>y calamity and every temptation</w:t>
      </w:r>
      <w:r w:rsidRPr="001A4291">
        <w:t xml:space="preserve">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9D45BB">
        <w:rPr>
          <w:noProof/>
          <w:lang w:val="en-GB"/>
        </w:rPr>
        <w:t>13</w:t>
      </w:r>
      <w:r w:rsidR="003A78C2">
        <w:rPr>
          <w:lang w:val="en-GB"/>
        </w:rPr>
        <w:fldChar w:fldCharType="end"/>
      </w:r>
      <w:r w:rsidRPr="001A4291">
        <w:rPr>
          <w:lang w:val="en-GB"/>
        </w:rPr>
        <w:t>).</w:t>
      </w:r>
    </w:p>
    <w:p w:rsidR="00441BAC" w:rsidRDefault="00441BAC" w:rsidP="00441BAC">
      <w:pPr>
        <w:pStyle w:val="Heading3"/>
      </w:pPr>
      <w:r>
        <w:t>The Psalms of the Twelfth Hour (Old Rite)</w:t>
      </w:r>
    </w:p>
    <w:p w:rsidR="00441BAC" w:rsidRDefault="00441BAC" w:rsidP="00441BAC">
      <w:pPr>
        <w:pStyle w:val="Rubric"/>
        <w:rPr>
          <w:lang w:val="en-US"/>
        </w:rPr>
      </w:pPr>
      <w:r>
        <w:rPr>
          <w:lang w:val="en-US"/>
        </w:rPr>
        <w:t>The worshipper prays the introductory prayers,</w:t>
      </w:r>
    </w:p>
    <w:p w:rsidR="00441BAC" w:rsidRDefault="003A78C2" w:rsidP="00441BAC">
      <w:pPr>
        <w:pStyle w:val="Prose"/>
        <w:tabs>
          <w:tab w:val="left" w:pos="8280"/>
        </w:tabs>
        <w:rPr>
          <w:lang w:val="en-US"/>
        </w:rPr>
      </w:pPr>
      <w:fldSimple w:instr=" REF _Ref411967832 \h  \* MERGEFORMAT ">
        <w:r w:rsidR="009D45BB">
          <w:t>The Lord's Prayer</w:t>
        </w:r>
      </w:fldSimple>
      <w:r w:rsidR="00441BAC">
        <w:rPr>
          <w:lang w:val="en-US"/>
        </w:rPr>
        <w:tab/>
      </w:r>
      <w:r>
        <w:rPr>
          <w:lang w:val="en-US"/>
        </w:rPr>
        <w:fldChar w:fldCharType="begin"/>
      </w:r>
      <w:r w:rsidR="00441BAC">
        <w:rPr>
          <w:lang w:val="en-US"/>
        </w:rPr>
        <w:instrText xml:space="preserve"> PAGEREF _Ref411967832 \h </w:instrText>
      </w:r>
      <w:r>
        <w:rPr>
          <w:lang w:val="en-US"/>
        </w:rPr>
      </w:r>
      <w:r>
        <w:rPr>
          <w:lang w:val="en-US"/>
        </w:rPr>
        <w:fldChar w:fldCharType="separate"/>
      </w:r>
      <w:r w:rsidR="009D45BB">
        <w:rPr>
          <w:noProof/>
          <w:lang w:val="en-US"/>
        </w:rPr>
        <w:t>8</w:t>
      </w:r>
      <w:r>
        <w:rPr>
          <w:lang w:val="en-US"/>
        </w:rPr>
        <w:fldChar w:fldCharType="end"/>
      </w:r>
    </w:p>
    <w:p w:rsidR="00441BAC" w:rsidRDefault="003A78C2" w:rsidP="00441BAC">
      <w:pPr>
        <w:pStyle w:val="Prose"/>
        <w:tabs>
          <w:tab w:val="left" w:pos="8280"/>
        </w:tabs>
        <w:rPr>
          <w:lang w:val="en-US"/>
        </w:rPr>
      </w:pPr>
      <w:fldSimple w:instr=" REF _Ref411967872 \h  \* MERGEFORMAT ">
        <w:r w:rsidR="009D45BB">
          <w:t>The Prayer of Thanksgiving</w:t>
        </w:r>
      </w:fldSimple>
      <w:r w:rsidR="00441BAC">
        <w:rPr>
          <w:lang w:val="en-US"/>
        </w:rPr>
        <w:tab/>
      </w:r>
      <w:r>
        <w:rPr>
          <w:lang w:val="en-US"/>
        </w:rPr>
        <w:fldChar w:fldCharType="begin"/>
      </w:r>
      <w:r w:rsidR="00441BAC">
        <w:rPr>
          <w:lang w:val="en-US"/>
        </w:rPr>
        <w:instrText xml:space="preserve"> PAGEREF _Ref411967872 \h </w:instrText>
      </w:r>
      <w:r>
        <w:rPr>
          <w:lang w:val="en-US"/>
        </w:rPr>
      </w:r>
      <w:r>
        <w:rPr>
          <w:lang w:val="en-US"/>
        </w:rPr>
        <w:fldChar w:fldCharType="separate"/>
      </w:r>
      <w:r w:rsidR="009D45BB">
        <w:rPr>
          <w:noProof/>
          <w:lang w:val="en-US"/>
        </w:rPr>
        <w:t>8</w:t>
      </w:r>
      <w:r>
        <w:rPr>
          <w:lang w:val="en-US"/>
        </w:rPr>
        <w:fldChar w:fldCharType="end"/>
      </w:r>
    </w:p>
    <w:p w:rsidR="00441BAC" w:rsidRDefault="003A78C2" w:rsidP="00441BAC">
      <w:pPr>
        <w:pStyle w:val="Prose"/>
        <w:tabs>
          <w:tab w:val="left" w:pos="8280"/>
        </w:tabs>
        <w:rPr>
          <w:lang w:val="en-US"/>
        </w:rPr>
      </w:pPr>
      <w:fldSimple w:instr=" REF _Ref411967565 \h  \* MERGEFORMAT ">
        <w:r w:rsidR="009D45BB">
          <w:t>Psalm</w:t>
        </w:r>
        <w:r w:rsidR="009D45BB" w:rsidRPr="00AB1781">
          <w:t xml:space="preserve"> 50</w:t>
        </w:r>
        <w:r w:rsidR="009D45BB">
          <w:t>: Have mercy on me, O God, in Your great mercy</w:t>
        </w:r>
      </w:fldSimple>
      <w:r w:rsidR="00441BAC">
        <w:rPr>
          <w:lang w:val="en-US"/>
        </w:rPr>
        <w:tab/>
      </w:r>
      <w:r>
        <w:rPr>
          <w:lang w:val="en-US"/>
        </w:rPr>
        <w:fldChar w:fldCharType="begin"/>
      </w:r>
      <w:r w:rsidR="00441BAC">
        <w:rPr>
          <w:lang w:val="en-US"/>
        </w:rPr>
        <w:instrText xml:space="preserve"> PAGEREF _Ref411967565 \h </w:instrText>
      </w:r>
      <w:r>
        <w:rPr>
          <w:lang w:val="en-US"/>
        </w:rPr>
      </w:r>
      <w:r>
        <w:rPr>
          <w:lang w:val="en-US"/>
        </w:rPr>
        <w:fldChar w:fldCharType="separate"/>
      </w:r>
      <w:r w:rsidR="009D45BB">
        <w:rPr>
          <w:noProof/>
          <w:lang w:val="en-US"/>
        </w:rPr>
        <w:t>352</w:t>
      </w:r>
      <w:r>
        <w:rPr>
          <w:lang w:val="en-US"/>
        </w:rPr>
        <w:fldChar w:fldCharType="end"/>
      </w:r>
    </w:p>
    <w:p w:rsidR="00441BAC" w:rsidRDefault="00441BAC" w:rsidP="00441BAC">
      <w:pPr>
        <w:pStyle w:val="Rubric"/>
        <w:rPr>
          <w:lang w:val="en-US"/>
        </w:rPr>
      </w:pPr>
      <w:r>
        <w:rPr>
          <w:lang w:val="en-US"/>
        </w:rPr>
        <w:t>Then shall be said,</w:t>
      </w:r>
    </w:p>
    <w:p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rsidR="00130E47" w:rsidRDefault="00130E47" w:rsidP="00130E47">
      <w:pPr>
        <w:pStyle w:val="Prose"/>
      </w:pPr>
      <w:r>
        <w:t>Of the Psalms of David the King and Prophet; may his blessing be upon us all. Amen.</w:t>
      </w:r>
    </w:p>
    <w:p w:rsidR="00441BAC" w:rsidRDefault="00441BAC" w:rsidP="00441BAC">
      <w:pPr>
        <w:pStyle w:val="Heading5"/>
        <w:rPr>
          <w:lang w:val="en-GB"/>
        </w:rPr>
      </w:pPr>
      <w:r>
        <w:rPr>
          <w:lang w:val="en-GB"/>
        </w:rPr>
        <w:t>The Psalms</w:t>
      </w:r>
    </w:p>
    <w:p w:rsidR="00441BAC" w:rsidRPr="00AC19C5" w:rsidRDefault="003A78C2" w:rsidP="00441BAC">
      <w:pPr>
        <w:pStyle w:val="EngHang"/>
        <w:tabs>
          <w:tab w:val="left" w:leader="dot" w:pos="8280"/>
        </w:tabs>
        <w:rPr>
          <w:rFonts w:cstheme="minorBidi"/>
        </w:rPr>
      </w:pPr>
      <w:fldSimple w:instr=" REF _Ref411968046 \h  \* MERGEFORMAT ">
        <w:r w:rsidR="009D45BB">
          <w:t>Psalm</w:t>
        </w:r>
        <w:r w:rsidR="009D45BB" w:rsidRPr="00AB1781">
          <w:t xml:space="preserve"> 129</w:t>
        </w:r>
        <w:r w:rsidR="009D45BB">
          <w:t>: Out of the depths I cry to You, O Lord</w:t>
        </w:r>
      </w:fldSimple>
      <w:r w:rsidR="00441BAC" w:rsidRPr="00AC19C5">
        <w:rPr>
          <w:rFonts w:cstheme="minorBidi"/>
        </w:rPr>
        <w:tab/>
      </w:r>
      <w:r w:rsidRPr="00AC19C5">
        <w:rPr>
          <w:rFonts w:cstheme="minorBidi"/>
        </w:rPr>
        <w:fldChar w:fldCharType="begin"/>
      </w:r>
      <w:r w:rsidR="00441BAC" w:rsidRPr="00AC19C5">
        <w:rPr>
          <w:rFonts w:cstheme="minorBidi"/>
        </w:rPr>
        <w:instrText xml:space="preserve"> PAGEREF _Ref411968046 \h </w:instrText>
      </w:r>
      <w:r w:rsidRPr="00AC19C5">
        <w:rPr>
          <w:rFonts w:cstheme="minorBidi"/>
        </w:rPr>
      </w:r>
      <w:r w:rsidRPr="00AC19C5">
        <w:rPr>
          <w:rFonts w:cstheme="minorBidi"/>
        </w:rPr>
        <w:fldChar w:fldCharType="separate"/>
      </w:r>
      <w:r w:rsidR="009D45BB">
        <w:rPr>
          <w:rFonts w:cstheme="minorBidi"/>
          <w:noProof/>
        </w:rPr>
        <w:t>478</w:t>
      </w:r>
      <w:r w:rsidRPr="00AC19C5">
        <w:rPr>
          <w:rFonts w:cstheme="minorBidi"/>
        </w:rPr>
        <w:fldChar w:fldCharType="end"/>
      </w:r>
    </w:p>
    <w:p w:rsidR="00441BAC" w:rsidRPr="00AC19C5" w:rsidRDefault="003A78C2" w:rsidP="00441BAC">
      <w:pPr>
        <w:pStyle w:val="EngHang"/>
        <w:tabs>
          <w:tab w:val="left" w:leader="dot" w:pos="8280"/>
        </w:tabs>
        <w:rPr>
          <w:rFonts w:cstheme="minorBidi"/>
        </w:rPr>
      </w:pPr>
      <w:fldSimple w:instr=" REF _Ref411968066 \h  \* MERGEFORMAT ">
        <w:r w:rsidR="009D45BB">
          <w:t>Psalm</w:t>
        </w:r>
        <w:r w:rsidR="009D45BB" w:rsidRPr="00AB1781">
          <w:t xml:space="preserve"> 130</w:t>
        </w:r>
        <w:r w:rsidR="009D45BB">
          <w:t>: O Lord, my heart is not haughty, nor my eyes lofty</w:t>
        </w:r>
      </w:fldSimple>
      <w:r w:rsidR="00441BAC" w:rsidRPr="00AC19C5">
        <w:rPr>
          <w:rFonts w:cstheme="minorBidi"/>
        </w:rPr>
        <w:tab/>
      </w:r>
      <w:r w:rsidRPr="00AC19C5">
        <w:rPr>
          <w:rFonts w:cstheme="minorBidi"/>
        </w:rPr>
        <w:fldChar w:fldCharType="begin"/>
      </w:r>
      <w:r w:rsidR="00441BAC" w:rsidRPr="00AC19C5">
        <w:rPr>
          <w:rFonts w:cstheme="minorBidi"/>
        </w:rPr>
        <w:instrText xml:space="preserve"> PAGEREF _Ref411968066 \h </w:instrText>
      </w:r>
      <w:r w:rsidRPr="00AC19C5">
        <w:rPr>
          <w:rFonts w:cstheme="minorBidi"/>
        </w:rPr>
      </w:r>
      <w:r w:rsidRPr="00AC19C5">
        <w:rPr>
          <w:rFonts w:cstheme="minorBidi"/>
        </w:rPr>
        <w:fldChar w:fldCharType="separate"/>
      </w:r>
      <w:r w:rsidR="009D45BB">
        <w:rPr>
          <w:rFonts w:cstheme="minorBidi"/>
          <w:noProof/>
        </w:rPr>
        <w:t>479</w:t>
      </w:r>
      <w:r w:rsidRPr="00AC19C5">
        <w:rPr>
          <w:rFonts w:cstheme="minorBidi"/>
        </w:rPr>
        <w:fldChar w:fldCharType="end"/>
      </w:r>
    </w:p>
    <w:p w:rsidR="00441BAC" w:rsidRPr="00AC19C5" w:rsidRDefault="003A78C2" w:rsidP="00441BAC">
      <w:pPr>
        <w:pStyle w:val="EngHang"/>
        <w:tabs>
          <w:tab w:val="left" w:leader="dot" w:pos="8280"/>
        </w:tabs>
        <w:rPr>
          <w:rFonts w:cstheme="minorBidi"/>
        </w:rPr>
      </w:pPr>
      <w:fldSimple w:instr=" REF _Ref411968081 \h  \* MERGEFORMAT ">
        <w:r w:rsidR="009D45BB">
          <w:t>Psalm</w:t>
        </w:r>
        <w:r w:rsidR="009D45BB" w:rsidRPr="00AB1781">
          <w:t xml:space="preserve"> 131</w:t>
        </w:r>
        <w:r w:rsidR="009D45BB">
          <w:t>: O Lord, remember David and all his meekness</w:t>
        </w:r>
      </w:fldSimple>
      <w:r w:rsidR="00441BAC" w:rsidRPr="00AC19C5">
        <w:rPr>
          <w:rFonts w:cstheme="minorBidi"/>
        </w:rPr>
        <w:tab/>
      </w:r>
      <w:r w:rsidRPr="00AC19C5">
        <w:rPr>
          <w:rFonts w:cstheme="minorBidi"/>
        </w:rPr>
        <w:fldChar w:fldCharType="begin"/>
      </w:r>
      <w:r w:rsidR="00441BAC" w:rsidRPr="00AC19C5">
        <w:rPr>
          <w:rFonts w:cstheme="minorBidi"/>
        </w:rPr>
        <w:instrText xml:space="preserve"> PAGEREF _Ref411968081 \h </w:instrText>
      </w:r>
      <w:r w:rsidRPr="00AC19C5">
        <w:rPr>
          <w:rFonts w:cstheme="minorBidi"/>
        </w:rPr>
      </w:r>
      <w:r w:rsidRPr="00AC19C5">
        <w:rPr>
          <w:rFonts w:cstheme="minorBidi"/>
        </w:rPr>
        <w:fldChar w:fldCharType="separate"/>
      </w:r>
      <w:r w:rsidR="009D45BB">
        <w:rPr>
          <w:rFonts w:cstheme="minorBidi"/>
          <w:noProof/>
        </w:rPr>
        <w:t>480</w:t>
      </w:r>
      <w:r w:rsidRPr="00AC19C5">
        <w:rPr>
          <w:rFonts w:cstheme="minorBidi"/>
        </w:rPr>
        <w:fldChar w:fldCharType="end"/>
      </w:r>
    </w:p>
    <w:p w:rsidR="00441BAC" w:rsidRPr="00AC19C5" w:rsidRDefault="003A78C2" w:rsidP="00441BAC">
      <w:pPr>
        <w:pStyle w:val="EngHang"/>
        <w:tabs>
          <w:tab w:val="left" w:leader="dot" w:pos="8280"/>
        </w:tabs>
        <w:rPr>
          <w:rFonts w:cstheme="minorBidi"/>
        </w:rPr>
      </w:pPr>
      <w:fldSimple w:instr=" REF _Ref411968095 \h  \* MERGEFORMAT ">
        <w:r w:rsidR="009D45BB">
          <w:t>Psalm</w:t>
        </w:r>
        <w:r w:rsidR="009D45BB" w:rsidRPr="00AB1781">
          <w:t xml:space="preserve"> 132</w:t>
        </w:r>
        <w:r w:rsidR="009D45BB">
          <w:t>: Behold, how good and how delightful it is when brothers dwell together in unity</w:t>
        </w:r>
      </w:fldSimple>
      <w:r w:rsidR="00441BAC" w:rsidRPr="00AC19C5">
        <w:rPr>
          <w:rFonts w:cstheme="minorBidi"/>
        </w:rPr>
        <w:tab/>
      </w:r>
      <w:r w:rsidRPr="00AC19C5">
        <w:rPr>
          <w:rFonts w:cstheme="minorBidi"/>
        </w:rPr>
        <w:fldChar w:fldCharType="begin"/>
      </w:r>
      <w:r w:rsidR="00441BAC" w:rsidRPr="00AC19C5">
        <w:rPr>
          <w:rFonts w:cstheme="minorBidi"/>
        </w:rPr>
        <w:instrText xml:space="preserve"> PAGEREF _Ref411968095 \h </w:instrText>
      </w:r>
      <w:r w:rsidRPr="00AC19C5">
        <w:rPr>
          <w:rFonts w:cstheme="minorBidi"/>
        </w:rPr>
      </w:r>
      <w:r w:rsidRPr="00AC19C5">
        <w:rPr>
          <w:rFonts w:cstheme="minorBidi"/>
        </w:rPr>
        <w:fldChar w:fldCharType="separate"/>
      </w:r>
      <w:r w:rsidR="009D45BB">
        <w:rPr>
          <w:rFonts w:cstheme="minorBidi"/>
          <w:noProof/>
        </w:rPr>
        <w:t>481</w:t>
      </w:r>
      <w:r w:rsidRPr="00AC19C5">
        <w:rPr>
          <w:rFonts w:cstheme="minorBidi"/>
        </w:rPr>
        <w:fldChar w:fldCharType="end"/>
      </w:r>
    </w:p>
    <w:p w:rsidR="00441BAC" w:rsidRPr="00AC19C5" w:rsidRDefault="003A78C2" w:rsidP="00441BAC">
      <w:pPr>
        <w:pStyle w:val="EngHang"/>
        <w:tabs>
          <w:tab w:val="left" w:leader="dot" w:pos="8280"/>
        </w:tabs>
        <w:rPr>
          <w:rFonts w:cstheme="minorBidi"/>
        </w:rPr>
      </w:pPr>
      <w:fldSimple w:instr=" REF _Ref411968119 \h  \* MERGEFORMAT ">
        <w:r w:rsidR="009D45BB">
          <w:t>Psalm</w:t>
        </w:r>
        <w:r w:rsidR="009D45BB" w:rsidRPr="00AB1781">
          <w:t xml:space="preserve"> 133</w:t>
        </w:r>
        <w:r w:rsidR="009D45BB">
          <w:t>: Behold now bless the Lord, all you slaves of the Lord</w:t>
        </w:r>
      </w:fldSimple>
      <w:r w:rsidR="00441BAC" w:rsidRPr="00AC19C5">
        <w:rPr>
          <w:rFonts w:cstheme="minorBidi"/>
        </w:rPr>
        <w:tab/>
      </w:r>
      <w:r w:rsidRPr="00AC19C5">
        <w:rPr>
          <w:rFonts w:cstheme="minorBidi"/>
        </w:rPr>
        <w:fldChar w:fldCharType="begin"/>
      </w:r>
      <w:r w:rsidR="00441BAC" w:rsidRPr="00AC19C5">
        <w:rPr>
          <w:rFonts w:cstheme="minorBidi"/>
        </w:rPr>
        <w:instrText xml:space="preserve"> PAGEREF _Ref411968119 \h </w:instrText>
      </w:r>
      <w:r w:rsidRPr="00AC19C5">
        <w:rPr>
          <w:rFonts w:cstheme="minorBidi"/>
        </w:rPr>
      </w:r>
      <w:r w:rsidRPr="00AC19C5">
        <w:rPr>
          <w:rFonts w:cstheme="minorBidi"/>
        </w:rPr>
        <w:fldChar w:fldCharType="separate"/>
      </w:r>
      <w:r w:rsidR="009D45BB">
        <w:rPr>
          <w:rFonts w:cstheme="minorBidi"/>
          <w:noProof/>
        </w:rPr>
        <w:t>482</w:t>
      </w:r>
      <w:r w:rsidRPr="00AC19C5">
        <w:rPr>
          <w:rFonts w:cstheme="minorBidi"/>
        </w:rPr>
        <w:fldChar w:fldCharType="end"/>
      </w:r>
    </w:p>
    <w:p w:rsidR="00441BAC" w:rsidRPr="00AC19C5" w:rsidRDefault="003A78C2" w:rsidP="00441BAC">
      <w:pPr>
        <w:pStyle w:val="EngHang"/>
        <w:tabs>
          <w:tab w:val="left" w:leader="dot" w:pos="8280"/>
        </w:tabs>
        <w:rPr>
          <w:rFonts w:cstheme="minorBidi"/>
        </w:rPr>
      </w:pPr>
      <w:fldSimple w:instr=" REF _Ref411968136 \h  \* MERGEFORMAT ">
        <w:r w:rsidR="009D45BB">
          <w:t>Psalm</w:t>
        </w:r>
        <w:r w:rsidR="009D45BB" w:rsidRPr="00AB1781">
          <w:t xml:space="preserve"> 136</w:t>
        </w:r>
        <w:r w:rsidR="009D45BB">
          <w:t>: By the rivers of Babylon we sat down and wept</w:t>
        </w:r>
      </w:fldSimple>
      <w:r w:rsidR="00441BAC" w:rsidRPr="00AC19C5">
        <w:rPr>
          <w:rFonts w:cstheme="minorBidi"/>
        </w:rPr>
        <w:tab/>
      </w:r>
      <w:r w:rsidRPr="00AC19C5">
        <w:rPr>
          <w:rFonts w:cstheme="minorBidi"/>
        </w:rPr>
        <w:fldChar w:fldCharType="begin"/>
      </w:r>
      <w:r w:rsidR="00441BAC" w:rsidRPr="00AC19C5">
        <w:rPr>
          <w:rFonts w:cstheme="minorBidi"/>
        </w:rPr>
        <w:instrText xml:space="preserve"> PAGEREF _Ref411968136 \h </w:instrText>
      </w:r>
      <w:r w:rsidRPr="00AC19C5">
        <w:rPr>
          <w:rFonts w:cstheme="minorBidi"/>
        </w:rPr>
      </w:r>
      <w:r w:rsidRPr="00AC19C5">
        <w:rPr>
          <w:rFonts w:cstheme="minorBidi"/>
        </w:rPr>
        <w:fldChar w:fldCharType="separate"/>
      </w:r>
      <w:r w:rsidR="009D45BB">
        <w:rPr>
          <w:rFonts w:cstheme="minorBidi"/>
          <w:noProof/>
        </w:rPr>
        <w:t>486</w:t>
      </w:r>
      <w:r w:rsidRPr="00AC19C5">
        <w:rPr>
          <w:rFonts w:cstheme="minorBidi"/>
        </w:rPr>
        <w:fldChar w:fldCharType="end"/>
      </w:r>
    </w:p>
    <w:p w:rsidR="00441BAC" w:rsidRPr="00AC19C5" w:rsidRDefault="003A78C2" w:rsidP="00441BAC">
      <w:pPr>
        <w:pStyle w:val="EngHang"/>
        <w:tabs>
          <w:tab w:val="left" w:leader="dot" w:pos="8280"/>
        </w:tabs>
        <w:rPr>
          <w:rFonts w:cstheme="minorBidi"/>
        </w:rPr>
      </w:pPr>
      <w:fldSimple w:instr=" REF _Ref411968152 \h  \* MERGEFORMAT ">
        <w:r w:rsidR="009D45BB">
          <w:t>Psalm</w:t>
        </w:r>
        <w:r w:rsidR="009D45BB" w:rsidRPr="00AB1781">
          <w:t xml:space="preserve"> 137</w:t>
        </w:r>
        <w:r w:rsidR="009D45BB">
          <w:t>: I will praise and thank You, O Lord, with my whole heart</w:t>
        </w:r>
      </w:fldSimple>
      <w:r w:rsidR="00441BAC" w:rsidRPr="00AC19C5">
        <w:rPr>
          <w:rFonts w:cstheme="minorBidi"/>
        </w:rPr>
        <w:tab/>
      </w:r>
      <w:r w:rsidRPr="00AC19C5">
        <w:rPr>
          <w:rFonts w:cstheme="minorBidi"/>
        </w:rPr>
        <w:fldChar w:fldCharType="begin"/>
      </w:r>
      <w:r w:rsidR="00441BAC" w:rsidRPr="00AC19C5">
        <w:rPr>
          <w:rFonts w:cstheme="minorBidi"/>
        </w:rPr>
        <w:instrText xml:space="preserve"> PAGEREF _Ref411968152 \h </w:instrText>
      </w:r>
      <w:r w:rsidRPr="00AC19C5">
        <w:rPr>
          <w:rFonts w:cstheme="minorBidi"/>
        </w:rPr>
      </w:r>
      <w:r w:rsidRPr="00AC19C5">
        <w:rPr>
          <w:rFonts w:cstheme="minorBidi"/>
        </w:rPr>
        <w:fldChar w:fldCharType="separate"/>
      </w:r>
      <w:r w:rsidR="009D45BB">
        <w:rPr>
          <w:rFonts w:cstheme="minorBidi"/>
          <w:noProof/>
        </w:rPr>
        <w:t>487</w:t>
      </w:r>
      <w:r w:rsidRPr="00AC19C5">
        <w:rPr>
          <w:rFonts w:cstheme="minorBidi"/>
        </w:rPr>
        <w:fldChar w:fldCharType="end"/>
      </w:r>
    </w:p>
    <w:p w:rsidR="00441BAC" w:rsidRPr="00AC19C5" w:rsidRDefault="003A78C2" w:rsidP="00441BAC">
      <w:pPr>
        <w:pStyle w:val="EngHang"/>
        <w:tabs>
          <w:tab w:val="left" w:leader="dot" w:pos="8280"/>
        </w:tabs>
        <w:rPr>
          <w:rFonts w:cstheme="minorBidi"/>
        </w:rPr>
      </w:pPr>
      <w:fldSimple w:instr=" REF _Ref411968172 \h  \* MERGEFORMAT ">
        <w:r w:rsidR="009D45BB">
          <w:t>Psalm</w:t>
        </w:r>
        <w:r w:rsidR="009D45BB" w:rsidRPr="00AB1781">
          <w:t xml:space="preserve"> 140</w:t>
        </w:r>
        <w:r w:rsidR="009D45BB">
          <w:t>: Lord, I cry to You, hear me</w:t>
        </w:r>
      </w:fldSimple>
      <w:r w:rsidR="00441BAC" w:rsidRPr="00AC19C5">
        <w:rPr>
          <w:rFonts w:cstheme="minorBidi"/>
        </w:rPr>
        <w:tab/>
      </w:r>
      <w:r w:rsidRPr="00AC19C5">
        <w:rPr>
          <w:rFonts w:cstheme="minorBidi"/>
        </w:rPr>
        <w:fldChar w:fldCharType="begin"/>
      </w:r>
      <w:r w:rsidR="00441BAC" w:rsidRPr="00AC19C5">
        <w:rPr>
          <w:rFonts w:cstheme="minorBidi"/>
        </w:rPr>
        <w:instrText xml:space="preserve"> PAGEREF _Ref411968172 \h </w:instrText>
      </w:r>
      <w:r w:rsidRPr="00AC19C5">
        <w:rPr>
          <w:rFonts w:cstheme="minorBidi"/>
        </w:rPr>
      </w:r>
      <w:r w:rsidRPr="00AC19C5">
        <w:rPr>
          <w:rFonts w:cstheme="minorBidi"/>
        </w:rPr>
        <w:fldChar w:fldCharType="separate"/>
      </w:r>
      <w:r w:rsidR="009D45BB">
        <w:rPr>
          <w:rFonts w:cstheme="minorBidi"/>
          <w:noProof/>
        </w:rPr>
        <w:t>491</w:t>
      </w:r>
      <w:r w:rsidRPr="00AC19C5">
        <w:rPr>
          <w:rFonts w:cstheme="minorBidi"/>
        </w:rPr>
        <w:fldChar w:fldCharType="end"/>
      </w:r>
    </w:p>
    <w:p w:rsidR="00441BAC" w:rsidRPr="00AC19C5" w:rsidRDefault="003A78C2" w:rsidP="00441BAC">
      <w:pPr>
        <w:pStyle w:val="EngHang"/>
        <w:tabs>
          <w:tab w:val="left" w:leader="dot" w:pos="8280"/>
        </w:tabs>
        <w:rPr>
          <w:rFonts w:cstheme="minorBidi"/>
        </w:rPr>
      </w:pPr>
      <w:fldSimple w:instr=" REF _Ref411968182 \h  \* MERGEFORMAT ">
        <w:r w:rsidR="009D45BB">
          <w:t>Psalm</w:t>
        </w:r>
        <w:r w:rsidR="009D45BB" w:rsidRPr="00AB1781">
          <w:t xml:space="preserve"> 141</w:t>
        </w:r>
        <w:r w:rsidR="009D45BB">
          <w:t>: I cry to the Lord with all my voice, I pray with all my voice</w:t>
        </w:r>
      </w:fldSimple>
      <w:r w:rsidR="00441BAC" w:rsidRPr="00AC19C5">
        <w:rPr>
          <w:rFonts w:cstheme="minorBidi"/>
        </w:rPr>
        <w:tab/>
      </w:r>
      <w:r w:rsidRPr="00AC19C5">
        <w:rPr>
          <w:rFonts w:cstheme="minorBidi"/>
        </w:rPr>
        <w:fldChar w:fldCharType="begin"/>
      </w:r>
      <w:r w:rsidR="00441BAC" w:rsidRPr="00AC19C5">
        <w:rPr>
          <w:rFonts w:cstheme="minorBidi"/>
        </w:rPr>
        <w:instrText xml:space="preserve"> PAGEREF _Ref411968182 \h </w:instrText>
      </w:r>
      <w:r w:rsidRPr="00AC19C5">
        <w:rPr>
          <w:rFonts w:cstheme="minorBidi"/>
        </w:rPr>
      </w:r>
      <w:r w:rsidRPr="00AC19C5">
        <w:rPr>
          <w:rFonts w:cstheme="minorBidi"/>
        </w:rPr>
        <w:fldChar w:fldCharType="separate"/>
      </w:r>
      <w:r w:rsidR="009D45BB">
        <w:rPr>
          <w:rFonts w:cstheme="minorBidi"/>
          <w:noProof/>
        </w:rPr>
        <w:t>492</w:t>
      </w:r>
      <w:r w:rsidRPr="00AC19C5">
        <w:rPr>
          <w:rFonts w:cstheme="minorBidi"/>
        </w:rPr>
        <w:fldChar w:fldCharType="end"/>
      </w:r>
    </w:p>
    <w:p w:rsidR="00441BAC" w:rsidRPr="00AC19C5" w:rsidRDefault="003A78C2" w:rsidP="00441BAC">
      <w:pPr>
        <w:pStyle w:val="EngHang"/>
        <w:tabs>
          <w:tab w:val="left" w:leader="dot" w:pos="8280"/>
        </w:tabs>
        <w:rPr>
          <w:rFonts w:cstheme="minorBidi"/>
        </w:rPr>
      </w:pPr>
      <w:fldSimple w:instr=" REF _Ref411968206 \h  \* MERGEFORMAT ">
        <w:r w:rsidR="009D45BB">
          <w:t>Psalm</w:t>
        </w:r>
        <w:r w:rsidR="009D45BB" w:rsidRPr="00AB1781">
          <w:t xml:space="preserve"> 145</w:t>
        </w:r>
        <w:r w:rsidR="009D45BB">
          <w:t>: Praise the Lord, O my soul! I will praise the Lord all my life</w:t>
        </w:r>
      </w:fldSimple>
      <w:r w:rsidR="00441BAC" w:rsidRPr="00AC19C5">
        <w:rPr>
          <w:rFonts w:cstheme="minorBidi"/>
        </w:rPr>
        <w:tab/>
      </w:r>
      <w:r w:rsidRPr="00AC19C5">
        <w:rPr>
          <w:rFonts w:cstheme="minorBidi"/>
        </w:rPr>
        <w:fldChar w:fldCharType="begin"/>
      </w:r>
      <w:r w:rsidR="00441BAC" w:rsidRPr="00AC19C5">
        <w:rPr>
          <w:rFonts w:cstheme="minorBidi"/>
        </w:rPr>
        <w:instrText xml:space="preserve"> PAGEREF _Ref411968206 \h </w:instrText>
      </w:r>
      <w:r w:rsidRPr="00AC19C5">
        <w:rPr>
          <w:rFonts w:cstheme="minorBidi"/>
        </w:rPr>
      </w:r>
      <w:r w:rsidRPr="00AC19C5">
        <w:rPr>
          <w:rFonts w:cstheme="minorBidi"/>
        </w:rPr>
        <w:fldChar w:fldCharType="separate"/>
      </w:r>
      <w:r w:rsidR="009D45BB">
        <w:rPr>
          <w:rFonts w:cstheme="minorBidi"/>
          <w:noProof/>
        </w:rPr>
        <w:t>498</w:t>
      </w:r>
      <w:r w:rsidRPr="00AC19C5">
        <w:rPr>
          <w:rFonts w:cstheme="minorBidi"/>
        </w:rPr>
        <w:fldChar w:fldCharType="end"/>
      </w:r>
    </w:p>
    <w:p w:rsidR="00441BAC" w:rsidRPr="00AC19C5" w:rsidRDefault="003A78C2" w:rsidP="00441BAC">
      <w:pPr>
        <w:pStyle w:val="EngHang"/>
        <w:tabs>
          <w:tab w:val="left" w:leader="dot" w:pos="8280"/>
        </w:tabs>
        <w:rPr>
          <w:rFonts w:cstheme="minorBidi"/>
        </w:rPr>
      </w:pPr>
      <w:fldSimple w:instr=" REF _Ref411968226 \h  \* MERGEFORMAT ">
        <w:r w:rsidR="009D45BB">
          <w:t>Psalm</w:t>
        </w:r>
        <w:r w:rsidR="009D45BB" w:rsidRPr="00AB1781">
          <w:t xml:space="preserve"> 146</w:t>
        </w:r>
        <w:r w:rsidR="009D45BB">
          <w:t>: Praise the Lord, for singing praise is good</w:t>
        </w:r>
      </w:fldSimple>
      <w:r w:rsidR="00441BAC" w:rsidRPr="00AC19C5">
        <w:rPr>
          <w:rFonts w:cstheme="minorBidi"/>
        </w:rPr>
        <w:tab/>
      </w:r>
      <w:r w:rsidRPr="00AC19C5">
        <w:rPr>
          <w:rFonts w:cstheme="minorBidi"/>
        </w:rPr>
        <w:fldChar w:fldCharType="begin"/>
      </w:r>
      <w:r w:rsidR="00441BAC" w:rsidRPr="00AC19C5">
        <w:rPr>
          <w:rFonts w:cstheme="minorBidi"/>
        </w:rPr>
        <w:instrText xml:space="preserve"> PAGEREF _Ref411968226 \h </w:instrText>
      </w:r>
      <w:r w:rsidRPr="00AC19C5">
        <w:rPr>
          <w:rFonts w:cstheme="minorBidi"/>
        </w:rPr>
      </w:r>
      <w:r w:rsidRPr="00AC19C5">
        <w:rPr>
          <w:rFonts w:cstheme="minorBidi"/>
        </w:rPr>
        <w:fldChar w:fldCharType="separate"/>
      </w:r>
      <w:r w:rsidR="009D45BB">
        <w:rPr>
          <w:rFonts w:cstheme="minorBidi"/>
          <w:noProof/>
        </w:rPr>
        <w:t>499</w:t>
      </w:r>
      <w:r w:rsidRPr="00AC19C5">
        <w:rPr>
          <w:rFonts w:cstheme="minorBidi"/>
        </w:rPr>
        <w:fldChar w:fldCharType="end"/>
      </w:r>
    </w:p>
    <w:p w:rsidR="00441BAC" w:rsidRPr="00AC19C5" w:rsidRDefault="003A78C2" w:rsidP="00441BAC">
      <w:pPr>
        <w:pStyle w:val="EngHang"/>
        <w:tabs>
          <w:tab w:val="left" w:leader="dot" w:pos="8280"/>
        </w:tabs>
        <w:rPr>
          <w:rFonts w:cstheme="minorBidi"/>
        </w:rPr>
      </w:pPr>
      <w:fldSimple w:instr=" REF _Ref411968245 \h  \* MERGEFORMAT ">
        <w:r w:rsidR="009D45BB">
          <w:t>Psalm</w:t>
        </w:r>
        <w:r w:rsidR="009D45BB" w:rsidRPr="00AB1781">
          <w:t xml:space="preserve"> 147</w:t>
        </w:r>
        <w:r w:rsidR="009D45BB">
          <w:t>: Praise the Lord, O Jerusalem! Praise your God, O Zion!</w:t>
        </w:r>
      </w:fldSimple>
      <w:r w:rsidR="00441BAC" w:rsidRPr="00AC19C5">
        <w:rPr>
          <w:rFonts w:cstheme="minorBidi"/>
        </w:rPr>
        <w:tab/>
      </w:r>
      <w:r w:rsidRPr="00AC19C5">
        <w:rPr>
          <w:rFonts w:cstheme="minorBidi"/>
        </w:rPr>
        <w:fldChar w:fldCharType="begin"/>
      </w:r>
      <w:r w:rsidR="00441BAC" w:rsidRPr="00AC19C5">
        <w:rPr>
          <w:rFonts w:cstheme="minorBidi"/>
        </w:rPr>
        <w:instrText xml:space="preserve"> PAGEREF _Ref411968245 \h </w:instrText>
      </w:r>
      <w:r w:rsidRPr="00AC19C5">
        <w:rPr>
          <w:rFonts w:cstheme="minorBidi"/>
        </w:rPr>
      </w:r>
      <w:r w:rsidRPr="00AC19C5">
        <w:rPr>
          <w:rFonts w:cstheme="minorBidi"/>
        </w:rPr>
        <w:fldChar w:fldCharType="separate"/>
      </w:r>
      <w:r w:rsidR="009D45BB">
        <w:rPr>
          <w:rFonts w:cstheme="minorBidi"/>
          <w:noProof/>
        </w:rPr>
        <w:t>500</w:t>
      </w:r>
      <w:r w:rsidRPr="00AC19C5">
        <w:rPr>
          <w:rFonts w:cstheme="minorBidi"/>
        </w:rPr>
        <w:fldChar w:fldCharType="end"/>
      </w:r>
    </w:p>
    <w:p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9"/>
      </w:r>
      <w:r w:rsidRPr="001A4291">
        <w:t>.</w:t>
      </w:r>
    </w:p>
    <w:p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Pr="001A4291">
        <w:t xml:space="preserve">  </w:t>
      </w:r>
      <w:r w:rsidRPr="001A4291">
        <w:rPr>
          <w:i/>
          <w:iCs/>
        </w:rPr>
        <w:t>Glory be to God forever.</w:t>
      </w:r>
    </w:p>
    <w:p w:rsidR="00441BAC" w:rsidRDefault="00441BAC" w:rsidP="00441BAC">
      <w:pPr>
        <w:pStyle w:val="Heading5"/>
      </w:pPr>
      <w:r>
        <w:t>Another Gospel According to Saint Matthew 24:45-51</w:t>
      </w:r>
    </w:p>
    <w:p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rsidR="00441BAC" w:rsidRDefault="00441BAC" w:rsidP="00441BAC">
      <w:pPr>
        <w:pStyle w:val="Heading5"/>
      </w:pPr>
      <w:r>
        <w:t>Another Gospel According to Saint Luke 21:34-38</w:t>
      </w:r>
    </w:p>
    <w:p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rsidR="00441BAC" w:rsidRDefault="00441BAC" w:rsidP="00441BAC">
      <w:pPr>
        <w:pStyle w:val="Heading5"/>
      </w:pPr>
      <w:r>
        <w:t xml:space="preserve">Prophecy from </w:t>
      </w:r>
      <w:commentRangeStart w:id="73"/>
      <w:r>
        <w:t xml:space="preserve">Isaiah </w:t>
      </w:r>
      <w:commentRangeEnd w:id="73"/>
      <w:r w:rsidR="00A741EE">
        <w:rPr>
          <w:rStyle w:val="CommentReference"/>
          <w:rFonts w:ascii="Garamond" w:eastAsiaTheme="minorHAnsi" w:hAnsi="Garamond" w:cstheme="minorBidi"/>
        </w:rPr>
        <w:commentReference w:id="73"/>
      </w:r>
      <w:r>
        <w:t>8:8-9:6</w:t>
      </w:r>
    </w:p>
    <w:p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w:t>
      </w:r>
      <w:r>
        <w:lastRenderedPageBreak/>
        <w:t xml:space="preserve">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441BAC" w:rsidRPr="001A4291" w:rsidRDefault="00441BAC" w:rsidP="00441BAC">
      <w:pPr>
        <w:pStyle w:val="Rubric"/>
        <w:rPr>
          <w:lang w:val="en-GB"/>
        </w:rPr>
      </w:pPr>
      <w:r w:rsidRPr="001A4291">
        <w:rPr>
          <w:lang w:val="en-GB"/>
        </w:rPr>
        <w:t>Then shall these Troparia be said,</w:t>
      </w:r>
    </w:p>
    <w:p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7955F4" w:rsidRDefault="007955F4" w:rsidP="007955F4">
      <w:pPr>
        <w:pStyle w:val="Prose"/>
      </w:pPr>
      <w:commentRangeStart w:id="74"/>
      <w:r>
        <w:t xml:space="preserve">Behold </w:t>
      </w:r>
      <w:commentRangeEnd w:id="74"/>
      <w:r>
        <w:rPr>
          <w:rStyle w:val="CommentReference"/>
          <w:lang w:val="en-CA"/>
        </w:rPr>
        <w:commentReference w:id="74"/>
      </w:r>
      <w:r>
        <w:t>the day has passed. We give thanks to You, Lord, and we entreat You, graciously accord to us that this evening and this night, we may be without sin, O Saviour, and deliver us.</w:t>
      </w:r>
    </w:p>
    <w:p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Pr="000D0A3F">
        <w:t xml:space="preserve">.  </w:t>
      </w:r>
      <w:r w:rsidRPr="004E1800">
        <w:rPr>
          <w:rFonts w:ascii="Garamond" w:hAnsi="Garamond"/>
        </w:rPr>
        <w:t>(Both now, and always, and unto the ages of ages.  Amen.)</w:t>
      </w:r>
    </w:p>
    <w:p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 xml:space="preserve">Coessential Son </w:t>
      </w:r>
      <w:r>
        <w:t xml:space="preserve"> 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rsidR="00B65D4D" w:rsidRPr="001A4291" w:rsidRDefault="00B65D4D" w:rsidP="00B65D4D">
      <w:pPr>
        <w:pStyle w:val="Heading5"/>
        <w:rPr>
          <w:lang w:val="en-GB"/>
        </w:rPr>
      </w:pPr>
      <w:r>
        <w:rPr>
          <w:lang w:val="en-GB"/>
        </w:rPr>
        <w:t>Hail to You</w:t>
      </w:r>
    </w:p>
    <w:p w:rsidR="00B65D4D" w:rsidRPr="001A4291" w:rsidRDefault="00B65D4D" w:rsidP="00B65D4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B65D4D" w:rsidRPr="001A4291" w:rsidRDefault="00B65D4D" w:rsidP="00B65D4D">
      <w:pPr>
        <w:pStyle w:val="Heading5"/>
        <w:rPr>
          <w:lang w:val="en-GB"/>
        </w:rPr>
      </w:pPr>
      <w:r>
        <w:rPr>
          <w:lang w:val="en-GB"/>
        </w:rPr>
        <w:lastRenderedPageBreak/>
        <w:t>The Introduction to the Creed</w:t>
      </w:r>
    </w:p>
    <w:p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rsidR="00B65D4D" w:rsidRPr="001A4291" w:rsidRDefault="00B65D4D" w:rsidP="00B65D4D">
      <w:pPr>
        <w:pStyle w:val="Prose"/>
      </w:pPr>
      <w:r w:rsidRPr="001A4291">
        <w:t>We proclaim the Holy Trinity in One Godhead.  We wor</w:t>
      </w:r>
      <w:r w:rsidRPr="001A4291">
        <w:softHyphen/>
        <w:t>ship Him.  We glorify Him.  Lord have mercy.  Lord have mercy.  Lord bless.  Amen.</w:t>
      </w:r>
    </w:p>
    <w:p w:rsidR="00B65D4D" w:rsidRPr="001A4291" w:rsidRDefault="00B65D4D" w:rsidP="00B65D4D">
      <w:pPr>
        <w:pStyle w:val="Heading5"/>
        <w:rPr>
          <w:rFonts w:cs="@MingLiU"/>
          <w:lang w:val="en-GB"/>
        </w:rPr>
      </w:pPr>
      <w:r>
        <w:rPr>
          <w:lang w:val="en-GB"/>
        </w:rPr>
        <w:t>The Orthodox Creed</w:t>
      </w:r>
    </w:p>
    <w:p w:rsidR="00B65D4D" w:rsidRPr="001A4291" w:rsidRDefault="00B65D4D" w:rsidP="00B65D4D">
      <w:pPr>
        <w:pStyle w:val="Prose"/>
      </w:pPr>
      <w:r w:rsidRPr="001A4291">
        <w:t>We believe in one God; God the Father, the Pantocrator, Who created heaven and earth, and all things seen and unseen.</w:t>
      </w:r>
    </w:p>
    <w:p w:rsidR="00B65D4D" w:rsidRPr="001A4291" w:rsidRDefault="00B65D4D" w:rsidP="00B65D4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B65D4D" w:rsidRPr="00BD252D" w:rsidRDefault="00B65D4D" w:rsidP="00B65D4D">
      <w:pPr>
        <w:pStyle w:val="Prose"/>
      </w:pPr>
    </w:p>
    <w:p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rsidR="00B65D4D" w:rsidRDefault="00B65D4D" w:rsidP="00B65D4D">
      <w:pPr>
        <w:pStyle w:val="Prose"/>
      </w:pPr>
    </w:p>
    <w:p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rsidR="00B65D4D" w:rsidRDefault="00B65D4D" w:rsidP="00441BAC">
      <w:pPr>
        <w:pStyle w:val="Prose"/>
      </w:pPr>
    </w:p>
    <w:p w:rsidR="00441BAC" w:rsidRPr="00BD252D" w:rsidRDefault="00441BAC" w:rsidP="00441BAC">
      <w:pPr>
        <w:pStyle w:val="Rubric"/>
        <w:rPr>
          <w:rFonts w:cs="Segoe Script"/>
          <w:sz w:val="22"/>
          <w:lang w:val="en-GB"/>
        </w:rPr>
      </w:pPr>
      <w:r w:rsidRPr="001A4291">
        <w:rPr>
          <w:lang w:val="en-GB"/>
        </w:rPr>
        <w:lastRenderedPageBreak/>
        <w:t>Then shall be said,</w:t>
      </w:r>
    </w:p>
    <w:p w:rsidR="007955F4" w:rsidRDefault="007955F4" w:rsidP="007955F4">
      <w:pPr>
        <w:pStyle w:val="Body"/>
        <w:rPr>
          <w:lang w:val="en-GB"/>
        </w:rPr>
      </w:pPr>
      <w:r>
        <w:rPr>
          <w:lang w:val="en-GB"/>
        </w:rPr>
        <w:t>Graciously accord, O Lord, to keep us this night without sin. Blessed are You, O Lord, God of our fathers, and praised and glorified be Your Name forever. Amen.</w:t>
      </w:r>
    </w:p>
    <w:p w:rsidR="007955F4" w:rsidRDefault="007955F4" w:rsidP="007955F4">
      <w:pPr>
        <w:pStyle w:val="Body"/>
        <w:rPr>
          <w:lang w:val="en-GB"/>
        </w:rPr>
      </w:pPr>
      <w:r>
        <w:rPr>
          <w:lang w:val="en-GB"/>
        </w:rPr>
        <w:t>Let Your mercy be upon us, O Lord, even as we have set our hope in You. For the eyes of everyone wait upon You, for You give them their food in due season.</w:t>
      </w:r>
    </w:p>
    <w:p w:rsidR="007955F4" w:rsidRDefault="007955F4" w:rsidP="007955F4">
      <w:pPr>
        <w:pStyle w:val="Body"/>
        <w:rPr>
          <w:lang w:val="en-GB"/>
        </w:rPr>
      </w:pPr>
      <w:r>
        <w:rPr>
          <w:lang w:val="en-GB"/>
        </w:rPr>
        <w:t>Hearken to us, O God, our Redeemer, the hope of all the regions of the earth.</w:t>
      </w:r>
    </w:p>
    <w:p w:rsidR="007955F4" w:rsidRDefault="007955F4" w:rsidP="007955F4">
      <w:pPr>
        <w:pStyle w:val="Body"/>
        <w:rPr>
          <w:lang w:val="en-GB"/>
        </w:rPr>
      </w:pPr>
      <w:r>
        <w:rPr>
          <w:lang w:val="en-GB"/>
        </w:rPr>
        <w:t>You are blessed, O Lord; teach me Thy statutes. You are blessed, O Lord; make me to understand Your command</w:t>
      </w:r>
      <w:r>
        <w:rPr>
          <w:lang w:val="en-GB"/>
        </w:rPr>
        <w:softHyphen/>
        <w:t>ments. You are blessed, O Lord; enlighten me with Your precepts.</w:t>
      </w:r>
    </w:p>
    <w:p w:rsidR="007955F4" w:rsidRDefault="007955F4" w:rsidP="007955F4">
      <w:pPr>
        <w:pStyle w:val="Body"/>
        <w:rPr>
          <w:lang w:val="en-GB"/>
        </w:rPr>
      </w:pPr>
      <w:r>
        <w:rPr>
          <w:lang w:val="en-GB"/>
        </w:rPr>
        <w:t>Your mercy, O Lord, endures forever. O despise not the works of Your hands.</w:t>
      </w:r>
    </w:p>
    <w:p w:rsidR="007955F4" w:rsidRDefault="007955F4" w:rsidP="007955F4">
      <w:pPr>
        <w:pStyle w:val="Body"/>
        <w:rPr>
          <w:lang w:val="en-GB"/>
        </w:rPr>
      </w:pPr>
      <w:r>
        <w:rPr>
          <w:lang w:val="en-GB"/>
        </w:rPr>
        <w:t>Lord, You have been our refuge in all generations. I said, "Be merciful to me, heal my soul; for I have sinned against You."</w:t>
      </w:r>
    </w:p>
    <w:p w:rsidR="007955F4" w:rsidRDefault="007955F4" w:rsidP="007955F4">
      <w:pPr>
        <w:pStyle w:val="Body"/>
        <w:rPr>
          <w:lang w:val="en-GB"/>
        </w:rPr>
      </w:pPr>
      <w:r>
        <w:rPr>
          <w:lang w:val="en-GB"/>
        </w:rPr>
        <w:t>Lord, I have fled to You. Teach me to do Your will, for with You is the Fountain of Life. In Your Light shall we see Light. O continue Your loving</w:t>
      </w:r>
      <w:r>
        <w:rPr>
          <w:lang w:val="en-GB"/>
        </w:rPr>
        <w:noBreakHyphen/>
        <w:t>kindness to those who know You, and Your righteousness to the upright in heart.</w:t>
      </w:r>
    </w:p>
    <w:p w:rsidR="007955F4" w:rsidRDefault="007955F4" w:rsidP="007955F4">
      <w:pPr>
        <w:pStyle w:val="Body"/>
        <w:rPr>
          <w:lang w:val="en-GB"/>
        </w:rPr>
      </w:pPr>
      <w:r>
        <w:rPr>
          <w:lang w:val="en-GB"/>
        </w:rPr>
        <w:t>Worship belongs to You, praise belongs to You praise, glory belongs to You, O Father, Son and Holy Spirit, now, and forever and ever. Amen.</w:t>
      </w:r>
    </w:p>
    <w:p w:rsidR="007955F4" w:rsidRPr="008D61EA" w:rsidRDefault="007955F4" w:rsidP="007955F4">
      <w:pPr>
        <w:pStyle w:val="Body"/>
        <w:rPr>
          <w:lang w:val="en-GB"/>
        </w:rPr>
      </w:pPr>
      <w:r>
        <w:rPr>
          <w:lang w:val="en-GB"/>
        </w:rPr>
        <w:t>It is a good thing to give thanks unto the Lord, and to sing praises unto Your Name, O Most High; to show forth Your loving</w:t>
      </w:r>
      <w:r>
        <w:rPr>
          <w:lang w:val="en-GB"/>
        </w:rPr>
        <w:noBreakHyphen/>
        <w:t>kindness in the morning, and Your faithfulness every night.</w:t>
      </w:r>
    </w:p>
    <w:p w:rsidR="00441BAC" w:rsidRPr="001A4291" w:rsidRDefault="00D972E7" w:rsidP="00441BAC">
      <w:pPr>
        <w:pStyle w:val="Heading5"/>
        <w:rPr>
          <w:rFonts w:cs="@MingLiU"/>
          <w:lang w:val="en-GB"/>
        </w:rPr>
      </w:pPr>
      <w:r>
        <w:rPr>
          <w:lang w:val="en-GB"/>
        </w:rPr>
        <w:t>The Trisagion</w:t>
      </w:r>
    </w:p>
    <w:p w:rsidR="00441BAC" w:rsidRPr="001A4291" w:rsidRDefault="00441BAC" w:rsidP="00441BAC">
      <w:pPr>
        <w:pStyle w:val="Prose"/>
      </w:pPr>
      <w:r w:rsidRPr="001A4291">
        <w:t>Holy God, Holy Mighty, Holy Immortal, Who was born of the Virgin, have mercy on us.</w:t>
      </w:r>
    </w:p>
    <w:p w:rsidR="00441BAC" w:rsidRPr="001A4291" w:rsidRDefault="00441BAC" w:rsidP="00441BAC">
      <w:pPr>
        <w:pStyle w:val="Prose"/>
      </w:pPr>
      <w:r w:rsidRPr="001A4291">
        <w:t>Holy God, Holy Mighty, Holy Immortal, Who was crucified for us, have mercy on us.</w:t>
      </w:r>
    </w:p>
    <w:p w:rsidR="00441BAC" w:rsidRPr="001A4291" w:rsidRDefault="00441BAC" w:rsidP="00441BAC">
      <w:pPr>
        <w:pStyle w:val="Prose"/>
      </w:pPr>
      <w:r w:rsidRPr="001A4291">
        <w:t>Holy God, Holy Mighty, Holy Immortal, Who rose from the dead and ascended into the heavens, have mercy on us.</w:t>
      </w:r>
    </w:p>
    <w:p w:rsidR="00441BAC" w:rsidRPr="001A4291" w:rsidRDefault="00441BAC" w:rsidP="00441BAC">
      <w:pPr>
        <w:pStyle w:val="Prose"/>
      </w:pPr>
      <w:r w:rsidRPr="001A4291">
        <w:t>Glory be to the Father, and to the Son, and to the Holy Spirit, both now, and always, and unto the ages of ages.  Amen.</w:t>
      </w:r>
    </w:p>
    <w:p w:rsidR="00441BAC" w:rsidRPr="001A4291" w:rsidRDefault="00441BAC" w:rsidP="00441BAC">
      <w:pPr>
        <w:pStyle w:val="Prose"/>
      </w:pPr>
      <w:r w:rsidRPr="001A4291">
        <w:t>O Holy Trinity, have mercy on us.  All Holy Trinity, have mercy on us.  O Holy Trinity, have mercy on us.</w:t>
      </w:r>
    </w:p>
    <w:p w:rsidR="00441BAC" w:rsidRPr="001A4291" w:rsidRDefault="00441BAC" w:rsidP="00441BAC">
      <w:pPr>
        <w:pStyle w:val="Prose"/>
      </w:pPr>
      <w:r w:rsidRPr="001A4291">
        <w:t>O Lord, remit our sins.  O Lord, pardon our iniquities.  O Lord, forgive us our trespasses.</w:t>
      </w:r>
    </w:p>
    <w:p w:rsidR="00441BAC" w:rsidRPr="001A4291" w:rsidRDefault="00441BAC" w:rsidP="00441BAC">
      <w:pPr>
        <w:pStyle w:val="Prose"/>
      </w:pPr>
      <w:r w:rsidRPr="001A4291">
        <w:t xml:space="preserve">O Lord, visit the sick of </w:t>
      </w:r>
      <w:r>
        <w:t>Your</w:t>
      </w:r>
      <w:r w:rsidRPr="001A4291">
        <w:t xml:space="preserve"> people, heal them for the sake of </w:t>
      </w:r>
      <w:r>
        <w:t>Your</w:t>
      </w:r>
      <w:r w:rsidRPr="001A4291">
        <w:t xml:space="preserve"> Holy Name.  Our fathers and our brethren who have fallen asleep, O Lord, repose their souls.</w:t>
      </w:r>
    </w:p>
    <w:p w:rsidR="00441BAC" w:rsidRPr="001A4291" w:rsidRDefault="00441BAC" w:rsidP="00441BAC">
      <w:pPr>
        <w:pStyle w:val="Prose"/>
      </w:pPr>
      <w:r w:rsidRPr="001A4291">
        <w:t xml:space="preserve">O </w:t>
      </w:r>
      <w:r>
        <w:t>You</w:t>
      </w:r>
      <w:r w:rsidRPr="001A4291">
        <w:t xml:space="preserve"> Who </w:t>
      </w:r>
      <w:r w:rsidR="00C104A1">
        <w:t>are</w:t>
      </w:r>
      <w:r w:rsidRPr="001A4291">
        <w:t xml:space="preserve"> sinless, Lord have mercy on us. O </w:t>
      </w:r>
      <w:r>
        <w:t>You</w:t>
      </w:r>
      <w:r w:rsidRPr="001A4291">
        <w:t xml:space="preserve"> Who </w:t>
      </w:r>
      <w:r w:rsidR="00C104A1">
        <w:t>are</w:t>
      </w:r>
      <w:r w:rsidRPr="001A4291">
        <w:t xml:space="preserve"> sinless, Lord help us and receive our supplications.  For </w:t>
      </w:r>
      <w:r>
        <w:t>Your</w:t>
      </w:r>
      <w:r w:rsidRPr="001A4291">
        <w:t xml:space="preserve"> is the glory, the dominion, and the triple holiness. Lord have mercy.  Lord have mercy.  Lord bless.  Amen.</w:t>
      </w:r>
    </w:p>
    <w:p w:rsidR="00441BAC" w:rsidRPr="001A4291" w:rsidRDefault="00441BAC" w:rsidP="00441BAC">
      <w:commentRangeStart w:id="75"/>
      <w:r w:rsidRPr="001A4291">
        <w:t xml:space="preserve">Our </w:t>
      </w:r>
      <w:commentRangeEnd w:id="75"/>
      <w:r>
        <w:rPr>
          <w:rStyle w:val="CommentReference"/>
        </w:rPr>
        <w:commentReference w:id="75"/>
      </w:r>
      <w:r w:rsidRPr="001A4291">
        <w:t>Father in Heaven...</w:t>
      </w:r>
    </w:p>
    <w:p w:rsidR="00441BAC" w:rsidRPr="001A4291" w:rsidRDefault="00441BAC" w:rsidP="00441BAC">
      <w:pPr>
        <w:pStyle w:val="Rubric"/>
        <w:rPr>
          <w:lang w:val="en-GB"/>
        </w:rPr>
      </w:pPr>
      <w:r w:rsidRPr="001A4291">
        <w:rPr>
          <w:lang w:val="en-GB"/>
        </w:rPr>
        <w:t>Then shall these Troparia be said,</w:t>
      </w:r>
    </w:p>
    <w:p w:rsidR="00441BAC" w:rsidRDefault="00441BAC" w:rsidP="00441BAC">
      <w:pPr>
        <w:pStyle w:val="Prose"/>
      </w:pPr>
      <w:r>
        <w:t xml:space="preserve">You, Lord, </w:t>
      </w:r>
      <w:r w:rsidR="007955F4">
        <w:t>know</w:t>
      </w:r>
      <w:r>
        <w:t xml:space="preserve"> the rising up of mine enemies, and </w:t>
      </w:r>
      <w:r w:rsidR="007955F4">
        <w:t xml:space="preserve">You understand </w:t>
      </w:r>
      <w:r>
        <w:t xml:space="preserve">the feebleness of my nature, O Creator. Behold, I will commit my spirit into Your hands. Overshadow me with the </w:t>
      </w:r>
      <w:r>
        <w:lastRenderedPageBreak/>
        <w:t>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Pr="000D0A3F">
        <w:t xml:space="preserve">.  </w:t>
      </w:r>
      <w:r w:rsidRPr="004E1800">
        <w:rPr>
          <w:rFonts w:ascii="Garamond" w:hAnsi="Garamond"/>
        </w:rPr>
        <w:t>(Both now, and always, and unto the ages of ages.  Amen.)</w:t>
      </w:r>
    </w:p>
    <w:p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D45BB">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441BAC" w:rsidRDefault="00441BAC" w:rsidP="00441BAC">
      <w:pPr>
        <w:pStyle w:val="Prose"/>
      </w:pPr>
      <w:bookmarkStart w:id="76" w:name="_GoBack"/>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bookmarkEnd w:id="76"/>
    <w:p w:rsidR="00441BAC" w:rsidRPr="00BD252D" w:rsidRDefault="00441BAC" w:rsidP="00441BAC">
      <w:pPr>
        <w:pStyle w:val="Rubric"/>
      </w:pPr>
      <w:r>
        <w:t>Another absolution,</w:t>
      </w:r>
    </w:p>
    <w:p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  And grant</w:t>
      </w:r>
      <w:r w:rsidRPr="001A4291">
        <w:t xml:space="preserve"> us, O</w:t>
      </w:r>
      <w:r w:rsidR="00CE1951">
        <w:t xml:space="preserve"> God, a peaceful night, and a pure </w:t>
      </w:r>
      <w:r w:rsidR="00CE1951">
        <w:lastRenderedPageBreak/>
        <w:t>sleep</w:t>
      </w:r>
      <w:r w:rsidRPr="001A4291">
        <w:t>.  A</w:t>
      </w:r>
      <w:r w:rsidR="00CE1951">
        <w:t>nd send to us an angel of peace</w:t>
      </w:r>
      <w:r w:rsidRPr="001A4291">
        <w:t xml:space="preserve"> to keep us from every evil, every calamity and every temptation  of the enemy.  </w:t>
      </w:r>
    </w:p>
    <w:p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 xml:space="preserve">Begotten Son, our Lord, God and Saviour, Jesus Christ.  Through Whom the glory, the honour, the dominion, and the adoration are due unto </w:t>
      </w:r>
      <w:r>
        <w:t>You</w:t>
      </w:r>
      <w:r w:rsidRPr="001A4291">
        <w:t>, with Him, and the Holy Spirit, the Life</w:t>
      </w:r>
      <w:r w:rsidRPr="001A4291">
        <w:noBreakHyphen/>
        <w:t xml:space="preserve">Giver,  Who is of One Essence with </w:t>
      </w:r>
      <w:r>
        <w:t>You</w:t>
      </w:r>
      <w:r w:rsidRPr="001A4291">
        <w:t>, now, and at all times, and unto the age of all ages.  Amen.</w:t>
      </w:r>
    </w:p>
    <w:p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D45BB">
        <w:rPr>
          <w:noProof/>
          <w:lang w:val="en-GB"/>
        </w:rPr>
        <w:t>13</w:t>
      </w:r>
      <w:r w:rsidR="003A78C2">
        <w:rPr>
          <w:lang w:val="en-GB"/>
        </w:rPr>
        <w:fldChar w:fldCharType="end"/>
      </w:r>
      <w:r w:rsidRPr="001A4291">
        <w:rPr>
          <w:lang w:val="en-GB"/>
        </w:rPr>
        <w:t>).</w:t>
      </w:r>
    </w:p>
    <w:p w:rsidR="00964F23" w:rsidRDefault="00964F23" w:rsidP="00964F23">
      <w:pPr>
        <w:pStyle w:val="Heading3"/>
      </w:pPr>
      <w:r>
        <w:t>The Prayer of the Veil</w:t>
      </w:r>
      <w:bookmarkEnd w:id="70"/>
      <w:bookmarkEnd w:id="71"/>
      <w:bookmarkEnd w:id="72"/>
    </w:p>
    <w:p w:rsidR="00520302" w:rsidRDefault="00520302" w:rsidP="00520302">
      <w:pPr>
        <w:pStyle w:val="Rubric"/>
        <w:rPr>
          <w:lang w:val="en-US"/>
        </w:rPr>
      </w:pPr>
      <w:r>
        <w:rPr>
          <w:lang w:val="en-US"/>
        </w:rPr>
        <w:t>The worshipper prays the introductory prayers,</w:t>
      </w:r>
    </w:p>
    <w:p w:rsidR="00520302" w:rsidRDefault="003A78C2" w:rsidP="00520302">
      <w:pPr>
        <w:pStyle w:val="Prose"/>
        <w:tabs>
          <w:tab w:val="left" w:pos="8280"/>
        </w:tabs>
        <w:rPr>
          <w:lang w:val="en-US"/>
        </w:rPr>
      </w:pPr>
      <w:fldSimple w:instr=" REF _Ref411967832 \h  \* MERGEFORMAT ">
        <w:r w:rsidR="009D45BB">
          <w:t>The Lord's Prayer</w:t>
        </w:r>
      </w:fldSimple>
      <w:r w:rsidR="00520302">
        <w:rPr>
          <w:lang w:val="en-US"/>
        </w:rPr>
        <w:tab/>
      </w:r>
      <w:r>
        <w:rPr>
          <w:lang w:val="en-US"/>
        </w:rPr>
        <w:fldChar w:fldCharType="begin"/>
      </w:r>
      <w:r w:rsidR="00520302">
        <w:rPr>
          <w:lang w:val="en-US"/>
        </w:rPr>
        <w:instrText xml:space="preserve"> PAGEREF _Ref411967832 \h </w:instrText>
      </w:r>
      <w:r>
        <w:rPr>
          <w:lang w:val="en-US"/>
        </w:rPr>
      </w:r>
      <w:r>
        <w:rPr>
          <w:lang w:val="en-US"/>
        </w:rPr>
        <w:fldChar w:fldCharType="separate"/>
      </w:r>
      <w:r w:rsidR="009D45BB">
        <w:rPr>
          <w:noProof/>
          <w:lang w:val="en-US"/>
        </w:rPr>
        <w:t>8</w:t>
      </w:r>
      <w:r>
        <w:rPr>
          <w:lang w:val="en-US"/>
        </w:rPr>
        <w:fldChar w:fldCharType="end"/>
      </w:r>
    </w:p>
    <w:p w:rsidR="00520302" w:rsidRDefault="003A78C2" w:rsidP="00520302">
      <w:pPr>
        <w:pStyle w:val="Prose"/>
        <w:tabs>
          <w:tab w:val="left" w:pos="8280"/>
        </w:tabs>
        <w:rPr>
          <w:lang w:val="en-US"/>
        </w:rPr>
      </w:pPr>
      <w:fldSimple w:instr=" REF _Ref411967872 \h  \* MERGEFORMAT ">
        <w:r w:rsidR="009D45BB">
          <w:t>The Prayer of Thanksgiving</w:t>
        </w:r>
      </w:fldSimple>
      <w:r w:rsidR="00520302">
        <w:rPr>
          <w:lang w:val="en-US"/>
        </w:rPr>
        <w:tab/>
      </w:r>
      <w:r>
        <w:rPr>
          <w:lang w:val="en-US"/>
        </w:rPr>
        <w:fldChar w:fldCharType="begin"/>
      </w:r>
      <w:r w:rsidR="00520302">
        <w:rPr>
          <w:lang w:val="en-US"/>
        </w:rPr>
        <w:instrText xml:space="preserve"> PAGEREF _Ref411967872 \h </w:instrText>
      </w:r>
      <w:r>
        <w:rPr>
          <w:lang w:val="en-US"/>
        </w:rPr>
      </w:r>
      <w:r>
        <w:rPr>
          <w:lang w:val="en-US"/>
        </w:rPr>
        <w:fldChar w:fldCharType="separate"/>
      </w:r>
      <w:r w:rsidR="009D45BB">
        <w:rPr>
          <w:noProof/>
          <w:lang w:val="en-US"/>
        </w:rPr>
        <w:t>8</w:t>
      </w:r>
      <w:r>
        <w:rPr>
          <w:lang w:val="en-US"/>
        </w:rPr>
        <w:fldChar w:fldCharType="end"/>
      </w:r>
    </w:p>
    <w:p w:rsidR="00520302" w:rsidRDefault="003A78C2" w:rsidP="00520302">
      <w:pPr>
        <w:pStyle w:val="Prose"/>
        <w:tabs>
          <w:tab w:val="left" w:pos="8280"/>
        </w:tabs>
        <w:rPr>
          <w:lang w:val="en-US"/>
        </w:rPr>
      </w:pPr>
      <w:fldSimple w:instr=" REF _Ref411967565 \h  \* MERGEFORMAT ">
        <w:r w:rsidR="009D45BB">
          <w:t>Psalm</w:t>
        </w:r>
        <w:r w:rsidR="009D45BB" w:rsidRPr="00AB1781">
          <w:t xml:space="preserve"> 50</w:t>
        </w:r>
        <w:r w:rsidR="009D45BB">
          <w:t>: Have mercy on me, O God, in Your great mercy</w:t>
        </w:r>
      </w:fldSimple>
      <w:r w:rsidR="00520302">
        <w:rPr>
          <w:lang w:val="en-US"/>
        </w:rPr>
        <w:tab/>
      </w:r>
      <w:r>
        <w:rPr>
          <w:lang w:val="en-US"/>
        </w:rPr>
        <w:fldChar w:fldCharType="begin"/>
      </w:r>
      <w:r w:rsidR="00520302">
        <w:rPr>
          <w:lang w:val="en-US"/>
        </w:rPr>
        <w:instrText xml:space="preserve"> PAGEREF _Ref411967565 \h </w:instrText>
      </w:r>
      <w:r>
        <w:rPr>
          <w:lang w:val="en-US"/>
        </w:rPr>
      </w:r>
      <w:r>
        <w:rPr>
          <w:lang w:val="en-US"/>
        </w:rPr>
        <w:fldChar w:fldCharType="separate"/>
      </w:r>
      <w:r w:rsidR="009D45BB">
        <w:rPr>
          <w:noProof/>
          <w:lang w:val="en-US"/>
        </w:rPr>
        <w:t>352</w:t>
      </w:r>
      <w:r>
        <w:rPr>
          <w:lang w:val="en-US"/>
        </w:rPr>
        <w:fldChar w:fldCharType="end"/>
      </w:r>
    </w:p>
    <w:p w:rsidR="00520302" w:rsidRDefault="00520302" w:rsidP="00520302">
      <w:pPr>
        <w:pStyle w:val="Rubric"/>
        <w:rPr>
          <w:lang w:val="en-US"/>
        </w:rPr>
      </w:pPr>
      <w:r>
        <w:rPr>
          <w:lang w:val="en-US"/>
        </w:rPr>
        <w:t>Then shall be said,</w:t>
      </w:r>
    </w:p>
    <w:p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rsidR="00CE1951" w:rsidRDefault="00CE1951" w:rsidP="00CE1951">
      <w:pPr>
        <w:pStyle w:val="Prose"/>
      </w:pPr>
      <w:r>
        <w:t>Of the Psalms of David the King and Prophet; may his blessing be upon us all. Amen.</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3A78C2" w:rsidP="00386527">
      <w:pPr>
        <w:pStyle w:val="EngHang"/>
        <w:tabs>
          <w:tab w:val="left" w:leader="dot" w:pos="8280"/>
        </w:tabs>
      </w:pPr>
      <w:fldSimple w:instr=" REF _Ref412025808 \h  \* MERGEFORMAT ">
        <w:r w:rsidR="009D45BB">
          <w:t>Psalm</w:t>
        </w:r>
        <w:r w:rsidR="009D45BB" w:rsidRPr="00AB1781">
          <w:t xml:space="preserve"> 4</w:t>
        </w:r>
        <w:r w:rsidR="009D45BB">
          <w:t>: You hear me when I call</w:t>
        </w:r>
      </w:fldSimple>
      <w:r w:rsidR="00520302">
        <w:tab/>
      </w:r>
      <w:r>
        <w:fldChar w:fldCharType="begin"/>
      </w:r>
      <w:r w:rsidR="00520302">
        <w:instrText xml:space="preserve"> PAGEREF _Ref412025808 \h </w:instrText>
      </w:r>
      <w:r>
        <w:fldChar w:fldCharType="separate"/>
      </w:r>
      <w:r w:rsidR="009D45BB">
        <w:rPr>
          <w:noProof/>
        </w:rPr>
        <w:t>282</w:t>
      </w:r>
      <w:r>
        <w:fldChar w:fldCharType="end"/>
      </w:r>
    </w:p>
    <w:p w:rsidR="00520302" w:rsidRDefault="003A78C2" w:rsidP="00386527">
      <w:pPr>
        <w:pStyle w:val="EngHang"/>
        <w:tabs>
          <w:tab w:val="left" w:leader="dot" w:pos="8280"/>
        </w:tabs>
      </w:pPr>
      <w:fldSimple w:instr=" REF _Ref412025822 \h  \* MERGEFORMAT ">
        <w:r w:rsidR="009D45BB">
          <w:t>Psalm</w:t>
        </w:r>
        <w:r w:rsidR="009D45BB" w:rsidRPr="00AB1781">
          <w:t xml:space="preserve"> 6</w:t>
        </w:r>
        <w:r w:rsidR="009D45BB">
          <w:t>: O Lord, rebuke me, but not in Your anger</w:t>
        </w:r>
      </w:fldSimple>
      <w:r w:rsidR="00520302">
        <w:tab/>
      </w:r>
      <w:r>
        <w:fldChar w:fldCharType="begin"/>
      </w:r>
      <w:r w:rsidR="00520302">
        <w:instrText xml:space="preserve"> PAGEREF _Ref412025822 \h </w:instrText>
      </w:r>
      <w:r>
        <w:fldChar w:fldCharType="separate"/>
      </w:r>
      <w:r w:rsidR="009D45BB">
        <w:rPr>
          <w:noProof/>
        </w:rPr>
        <w:t>285</w:t>
      </w:r>
      <w:r>
        <w:fldChar w:fldCharType="end"/>
      </w:r>
    </w:p>
    <w:p w:rsidR="00520302" w:rsidRDefault="003A78C2" w:rsidP="00386527">
      <w:pPr>
        <w:pStyle w:val="EngHang"/>
        <w:tabs>
          <w:tab w:val="left" w:leader="dot" w:pos="8280"/>
        </w:tabs>
      </w:pPr>
      <w:fldSimple w:instr=" REF _Ref412025965 \h  \* MERGEFORMAT ">
        <w:r w:rsidR="009D45BB">
          <w:t>Psalm</w:t>
        </w:r>
        <w:r w:rsidR="009D45BB" w:rsidRPr="00AB1781">
          <w:t xml:space="preserve"> 12</w:t>
        </w:r>
        <w:r w:rsidR="009D45BB">
          <w:t>: How long, O Lord? Wilt You forget me for ever?</w:t>
        </w:r>
      </w:fldSimple>
      <w:r w:rsidR="00520302">
        <w:tab/>
      </w:r>
      <w:r>
        <w:fldChar w:fldCharType="begin"/>
      </w:r>
      <w:r w:rsidR="00520302">
        <w:instrText xml:space="preserve"> PAGEREF _Ref412025965 \h </w:instrText>
      </w:r>
      <w:r>
        <w:fldChar w:fldCharType="separate"/>
      </w:r>
      <w:r w:rsidR="009D45BB">
        <w:rPr>
          <w:noProof/>
        </w:rPr>
        <w:t>293</w:t>
      </w:r>
      <w:r>
        <w:fldChar w:fldCharType="end"/>
      </w:r>
    </w:p>
    <w:p w:rsidR="00520302" w:rsidRDefault="003A78C2" w:rsidP="00386527">
      <w:pPr>
        <w:pStyle w:val="EngHang"/>
        <w:tabs>
          <w:tab w:val="left" w:leader="dot" w:pos="8280"/>
        </w:tabs>
      </w:pPr>
      <w:fldSimple w:instr=" REF _Ref412025981 \h  \* MERGEFORMAT ">
        <w:r w:rsidR="009D45BB">
          <w:t>Psalm</w:t>
        </w:r>
        <w:r w:rsidR="009D45BB" w:rsidRPr="00AB1781">
          <w:t xml:space="preserve"> 15</w:t>
        </w:r>
        <w:r w:rsidR="009D45BB">
          <w:t>: Keep me, O Lord, for my trust is in You</w:t>
        </w:r>
      </w:fldSimple>
      <w:r w:rsidR="00520302">
        <w:tab/>
      </w:r>
      <w:r>
        <w:fldChar w:fldCharType="begin"/>
      </w:r>
      <w:r w:rsidR="00520302">
        <w:instrText xml:space="preserve"> PAGEREF _Ref412025981 \h </w:instrText>
      </w:r>
      <w:r>
        <w:fldChar w:fldCharType="separate"/>
      </w:r>
      <w:r w:rsidR="009D45BB">
        <w:rPr>
          <w:noProof/>
        </w:rPr>
        <w:t>295</w:t>
      </w:r>
      <w:r>
        <w:fldChar w:fldCharType="end"/>
      </w:r>
    </w:p>
    <w:p w:rsidR="00520302" w:rsidRDefault="003A78C2" w:rsidP="00386527">
      <w:pPr>
        <w:pStyle w:val="EngHang"/>
        <w:tabs>
          <w:tab w:val="left" w:leader="dot" w:pos="8280"/>
        </w:tabs>
      </w:pPr>
      <w:fldSimple w:instr=" REF _Ref412026003 \h  \* MERGEFORMAT ">
        <w:r w:rsidR="009D45BB">
          <w:t>Psalm</w:t>
        </w:r>
        <w:r w:rsidR="009D45BB" w:rsidRPr="00AB1781">
          <w:t xml:space="preserve"> 24</w:t>
        </w:r>
        <w:r w:rsidR="009D45BB">
          <w:t>: To You, O Lord, I lift up my soul</w:t>
        </w:r>
      </w:fldSimple>
      <w:r w:rsidR="00520302">
        <w:tab/>
      </w:r>
      <w:r>
        <w:fldChar w:fldCharType="begin"/>
      </w:r>
      <w:r w:rsidR="00520302">
        <w:instrText xml:space="preserve"> PAGEREF _Ref412026003 \h </w:instrText>
      </w:r>
      <w:r>
        <w:fldChar w:fldCharType="separate"/>
      </w:r>
      <w:r w:rsidR="009D45BB">
        <w:rPr>
          <w:noProof/>
        </w:rPr>
        <w:t>310</w:t>
      </w:r>
      <w:r>
        <w:fldChar w:fldCharType="end"/>
      </w:r>
    </w:p>
    <w:p w:rsidR="00520302" w:rsidRDefault="003A78C2" w:rsidP="00386527">
      <w:pPr>
        <w:pStyle w:val="EngHang"/>
        <w:tabs>
          <w:tab w:val="left" w:leader="dot" w:pos="8280"/>
        </w:tabs>
      </w:pPr>
      <w:fldSimple w:instr=" REF _Ref412026021 \h  \* MERGEFORMAT ">
        <w:r w:rsidR="009D45BB">
          <w:t>Psalm</w:t>
        </w:r>
        <w:r w:rsidR="009D45BB" w:rsidRPr="00AB1781">
          <w:t xml:space="preserve"> 26</w:t>
        </w:r>
        <w:r w:rsidR="009D45BB">
          <w:t xml:space="preserve"> The Lord is my light and my Saviour; whom shall I fear</w:t>
        </w:r>
      </w:fldSimple>
      <w:r w:rsidR="00520302">
        <w:tab/>
      </w:r>
      <w:r>
        <w:fldChar w:fldCharType="begin"/>
      </w:r>
      <w:r w:rsidR="00520302">
        <w:instrText xml:space="preserve"> PAGEREF _Ref412026021 \h </w:instrText>
      </w:r>
      <w:r>
        <w:fldChar w:fldCharType="separate"/>
      </w:r>
      <w:r w:rsidR="009D45BB">
        <w:rPr>
          <w:noProof/>
        </w:rPr>
        <w:t>313</w:t>
      </w:r>
      <w:r>
        <w:fldChar w:fldCharType="end"/>
      </w:r>
    </w:p>
    <w:p w:rsidR="00520302" w:rsidRDefault="003A78C2" w:rsidP="00386527">
      <w:pPr>
        <w:pStyle w:val="EngHang"/>
        <w:tabs>
          <w:tab w:val="left" w:leader="dot" w:pos="8280"/>
        </w:tabs>
      </w:pPr>
      <w:fldSimple w:instr=" REF _Ref412026041 \h  \* MERGEFORMAT ">
        <w:r w:rsidR="009D45BB">
          <w:t>Psalm</w:t>
        </w:r>
        <w:r w:rsidR="009D45BB" w:rsidRPr="00AB1781">
          <w:t xml:space="preserve"> 66</w:t>
        </w:r>
        <w:r w:rsidR="009D45BB">
          <w:t>: My God have compassion on us and bless us</w:t>
        </w:r>
      </w:fldSimple>
      <w:r w:rsidR="00520302">
        <w:tab/>
      </w:r>
      <w:r>
        <w:fldChar w:fldCharType="begin"/>
      </w:r>
      <w:r w:rsidR="00520302">
        <w:instrText xml:space="preserve"> PAGEREF _Ref412026041 \h </w:instrText>
      </w:r>
      <w:r>
        <w:fldChar w:fldCharType="separate"/>
      </w:r>
      <w:r w:rsidR="009D45BB">
        <w:rPr>
          <w:noProof/>
        </w:rPr>
        <w:t>372</w:t>
      </w:r>
      <w:r>
        <w:fldChar w:fldCharType="end"/>
      </w:r>
    </w:p>
    <w:p w:rsidR="00520302" w:rsidRDefault="003A78C2" w:rsidP="00386527">
      <w:pPr>
        <w:pStyle w:val="EngHang"/>
        <w:tabs>
          <w:tab w:val="left" w:leader="dot" w:pos="8280"/>
        </w:tabs>
      </w:pPr>
      <w:fldSimple w:instr=" REF _Ref412026055 \h  \* MERGEFORMAT ">
        <w:r w:rsidR="009D45BB">
          <w:t>Psalm</w:t>
        </w:r>
        <w:r w:rsidR="009D45BB" w:rsidRPr="00AB1781">
          <w:t xml:space="preserve"> 69</w:t>
        </w:r>
        <w:r w:rsidR="009D45BB">
          <w:t>: O God, come to my help</w:t>
        </w:r>
      </w:fldSimple>
      <w:r w:rsidR="00520302">
        <w:tab/>
      </w:r>
      <w:r>
        <w:fldChar w:fldCharType="begin"/>
      </w:r>
      <w:r w:rsidR="00520302">
        <w:instrText xml:space="preserve"> PAGEREF _Ref412026055 \h </w:instrText>
      </w:r>
      <w:r>
        <w:fldChar w:fldCharType="separate"/>
      </w:r>
      <w:r w:rsidR="009D45BB">
        <w:rPr>
          <w:noProof/>
        </w:rPr>
        <w:t>379</w:t>
      </w:r>
      <w:r>
        <w:fldChar w:fldCharType="end"/>
      </w:r>
    </w:p>
    <w:p w:rsidR="00520302" w:rsidRDefault="00520302" w:rsidP="00520302">
      <w:pPr>
        <w:pStyle w:val="Rubric"/>
        <w:rPr>
          <w:lang w:val="en-GB"/>
        </w:rPr>
      </w:pPr>
      <w:r>
        <w:rPr>
          <w:lang w:val="en-GB"/>
        </w:rPr>
        <w:t>Then the following Psalm from Terce are said:</w:t>
      </w:r>
    </w:p>
    <w:p w:rsidR="00520302" w:rsidRDefault="003A78C2" w:rsidP="00386527">
      <w:pPr>
        <w:pStyle w:val="EngHang"/>
        <w:tabs>
          <w:tab w:val="left" w:leader="dot" w:pos="8280"/>
        </w:tabs>
      </w:pPr>
      <w:fldSimple w:instr=" REF _Ref412026111 \h  \* MERGEFORMAT ">
        <w:r w:rsidR="009D45BB">
          <w:t>Psalm</w:t>
        </w:r>
        <w:r w:rsidR="009D45BB" w:rsidRPr="00AB1781">
          <w:t xml:space="preserve"> 22</w:t>
        </w:r>
        <w:r w:rsidR="009D45BB">
          <w:t>: The Lord is my Shepherd, and will deny me nothing</w:t>
        </w:r>
      </w:fldSimple>
      <w:r w:rsidR="00520302">
        <w:tab/>
      </w:r>
      <w:r>
        <w:fldChar w:fldCharType="begin"/>
      </w:r>
      <w:r w:rsidR="00520302">
        <w:instrText xml:space="preserve"> PAGEREF _Ref412026111 \h </w:instrText>
      </w:r>
      <w:r>
        <w:fldChar w:fldCharType="separate"/>
      </w:r>
      <w:r w:rsidR="009D45BB">
        <w:rPr>
          <w:noProof/>
        </w:rPr>
        <w:t>308</w:t>
      </w:r>
      <w:r>
        <w:fldChar w:fldCharType="end"/>
      </w:r>
    </w:p>
    <w:p w:rsidR="00520302" w:rsidRDefault="003A78C2" w:rsidP="00386527">
      <w:pPr>
        <w:pStyle w:val="EngHang"/>
        <w:tabs>
          <w:tab w:val="left" w:leader="dot" w:pos="8280"/>
        </w:tabs>
      </w:pPr>
      <w:fldSimple w:instr=" REF _Ref412026124 \h  \* MERGEFORMAT ">
        <w:r w:rsidR="009D45BB">
          <w:t>Psalm</w:t>
        </w:r>
        <w:r w:rsidR="009D45BB" w:rsidRPr="00AB1781">
          <w:t xml:space="preserve"> 29</w:t>
        </w:r>
        <w:r w:rsidR="009D45BB">
          <w:t>: I will lift You on high, O Lord</w:t>
        </w:r>
      </w:fldSimple>
      <w:r w:rsidR="00520302">
        <w:tab/>
      </w:r>
      <w:r>
        <w:fldChar w:fldCharType="begin"/>
      </w:r>
      <w:r w:rsidR="00520302">
        <w:instrText xml:space="preserve"> PAGEREF _Ref412026124 \h </w:instrText>
      </w:r>
      <w:r>
        <w:fldChar w:fldCharType="separate"/>
      </w:r>
      <w:r w:rsidR="009D45BB">
        <w:rPr>
          <w:noProof/>
        </w:rPr>
        <w:t>317</w:t>
      </w:r>
      <w:r>
        <w:fldChar w:fldCharType="end"/>
      </w:r>
    </w:p>
    <w:p w:rsidR="00520302" w:rsidRDefault="003A78C2" w:rsidP="00386527">
      <w:pPr>
        <w:pStyle w:val="EngHang"/>
        <w:tabs>
          <w:tab w:val="left" w:leader="dot" w:pos="8280"/>
        </w:tabs>
      </w:pPr>
      <w:fldSimple w:instr=" REF _Ref412026139 \h  \* MERGEFORMAT ">
        <w:r w:rsidR="009D45BB">
          <w:t>Psalm</w:t>
        </w:r>
        <w:r w:rsidR="009D45BB" w:rsidRPr="00AB1781">
          <w:t xml:space="preserve"> 42</w:t>
        </w:r>
        <w:r w:rsidR="009D45BB">
          <w:t>: Judge me, O God, and defend my cause</w:t>
        </w:r>
      </w:fldSimple>
      <w:r w:rsidR="00520302">
        <w:tab/>
      </w:r>
      <w:r>
        <w:fldChar w:fldCharType="begin"/>
      </w:r>
      <w:r w:rsidR="00520302">
        <w:instrText xml:space="preserve"> PAGEREF _Ref412026139 \h </w:instrText>
      </w:r>
      <w:r>
        <w:fldChar w:fldCharType="separate"/>
      </w:r>
      <w:r w:rsidR="009D45BB">
        <w:rPr>
          <w:noProof/>
        </w:rPr>
        <w:t>340</w:t>
      </w:r>
      <w:r>
        <w:fldChar w:fldCharType="end"/>
      </w:r>
    </w:p>
    <w:p w:rsidR="00520302" w:rsidRDefault="00520302" w:rsidP="00520302">
      <w:pPr>
        <w:pStyle w:val="Rubric"/>
        <w:rPr>
          <w:lang w:val="en-GB"/>
        </w:rPr>
      </w:pPr>
      <w:r>
        <w:rPr>
          <w:lang w:val="en-GB"/>
        </w:rPr>
        <w:t>Then the following Psalms from Sext are said:</w:t>
      </w:r>
    </w:p>
    <w:p w:rsidR="00520302" w:rsidRDefault="003A78C2" w:rsidP="00386527">
      <w:pPr>
        <w:pStyle w:val="EngHang"/>
        <w:tabs>
          <w:tab w:val="left" w:leader="dot" w:pos="8280"/>
        </w:tabs>
      </w:pPr>
      <w:fldSimple w:instr=" REF _Ref412026190 \h  \* MERGEFORMAT ">
        <w:r w:rsidR="009D45BB">
          <w:t>Psalm</w:t>
        </w:r>
        <w:r w:rsidR="009D45BB" w:rsidRPr="00AB1781">
          <w:t xml:space="preserve"> 56</w:t>
        </w:r>
        <w:r w:rsidR="009D45BB">
          <w:t>: Have mercy on me, O God, have mercy on me</w:t>
        </w:r>
      </w:fldSimple>
      <w:r w:rsidR="00520302">
        <w:tab/>
      </w:r>
      <w:r>
        <w:fldChar w:fldCharType="begin"/>
      </w:r>
      <w:r w:rsidR="00520302">
        <w:instrText xml:space="preserve"> PAGEREF _Ref412026190 \h </w:instrText>
      </w:r>
      <w:r>
        <w:fldChar w:fldCharType="separate"/>
      </w:r>
      <w:r w:rsidR="009D45BB">
        <w:rPr>
          <w:noProof/>
        </w:rPr>
        <w:t>360</w:t>
      </w:r>
      <w:r>
        <w:fldChar w:fldCharType="end"/>
      </w:r>
    </w:p>
    <w:p w:rsidR="00520302" w:rsidRDefault="003A78C2" w:rsidP="00386527">
      <w:pPr>
        <w:pStyle w:val="EngHang"/>
        <w:tabs>
          <w:tab w:val="left" w:leader="dot" w:pos="8280"/>
        </w:tabs>
      </w:pPr>
      <w:fldSimple w:instr=" REF _Ref412026212 \h  \* MERGEFORMAT ">
        <w:r w:rsidR="009D45BB">
          <w:t>Psalm</w:t>
        </w:r>
        <w:r w:rsidR="009D45BB" w:rsidRPr="00AB1781">
          <w:t xml:space="preserve"> 85</w:t>
        </w:r>
        <w:r w:rsidR="009D45BB">
          <w:t>: Incline Your ear, O Lord, and answer me</w:t>
        </w:r>
      </w:fldSimple>
      <w:r w:rsidR="00520302">
        <w:tab/>
      </w:r>
      <w:r>
        <w:fldChar w:fldCharType="begin"/>
      </w:r>
      <w:r w:rsidR="00520302">
        <w:instrText xml:space="preserve"> PAGEREF _Ref412026212 \h </w:instrText>
      </w:r>
      <w:r>
        <w:fldChar w:fldCharType="separate"/>
      </w:r>
      <w:r w:rsidR="009D45BB">
        <w:rPr>
          <w:noProof/>
        </w:rPr>
        <w:t>406</w:t>
      </w:r>
      <w:r>
        <w:fldChar w:fldCharType="end"/>
      </w:r>
    </w:p>
    <w:p w:rsidR="00520302" w:rsidRDefault="003A78C2" w:rsidP="00386527">
      <w:pPr>
        <w:pStyle w:val="EngHang"/>
        <w:tabs>
          <w:tab w:val="left" w:leader="dot" w:pos="8280"/>
        </w:tabs>
      </w:pPr>
      <w:fldSimple w:instr=" REF _Ref412026283 \h  \* MERGEFORMAT ">
        <w:r w:rsidR="009D45BB">
          <w:t>Psalm</w:t>
        </w:r>
        <w:r w:rsidR="009D45BB" w:rsidRPr="00AB1781">
          <w:t xml:space="preserve"> 90</w:t>
        </w:r>
        <w:r w:rsidR="009D45BB">
          <w:t>: He who dwells in the help of the Most High will live</w:t>
        </w:r>
      </w:fldSimple>
      <w:r w:rsidR="00520302">
        <w:tab/>
      </w:r>
      <w:r>
        <w:fldChar w:fldCharType="begin"/>
      </w:r>
      <w:r w:rsidR="00520302">
        <w:instrText xml:space="preserve"> PAGEREF _Ref412026283 \h </w:instrText>
      </w:r>
      <w:r>
        <w:fldChar w:fldCharType="separate"/>
      </w:r>
      <w:r w:rsidR="009D45BB">
        <w:rPr>
          <w:noProof/>
        </w:rPr>
        <w:t>415</w:t>
      </w:r>
      <w:r>
        <w:fldChar w:fldCharType="end"/>
      </w:r>
    </w:p>
    <w:p w:rsidR="00520302" w:rsidRDefault="00520302" w:rsidP="00520302">
      <w:pPr>
        <w:pStyle w:val="Rubric"/>
        <w:rPr>
          <w:lang w:val="en-GB"/>
        </w:rPr>
      </w:pPr>
      <w:r>
        <w:rPr>
          <w:lang w:val="en-GB"/>
        </w:rPr>
        <w:t>Then the following Psalms from None are said:</w:t>
      </w:r>
    </w:p>
    <w:p w:rsidR="00520302" w:rsidRDefault="003A78C2" w:rsidP="00386527">
      <w:pPr>
        <w:pStyle w:val="EngHang"/>
        <w:tabs>
          <w:tab w:val="left" w:leader="dot" w:pos="8280"/>
        </w:tabs>
      </w:pPr>
      <w:fldSimple w:instr=" REF _Ref412026313 \h  \* MERGEFORMAT ">
        <w:r w:rsidR="009D45BB">
          <w:t>Psalm</w:t>
        </w:r>
        <w:r w:rsidR="009D45BB" w:rsidRPr="00AB1781">
          <w:t xml:space="preserve"> 96</w:t>
        </w:r>
        <w:r w:rsidR="009D45BB">
          <w:t>: The Lord is reigning, let the earth rejoice</w:t>
        </w:r>
      </w:fldSimple>
      <w:r w:rsidR="00520302">
        <w:tab/>
      </w:r>
      <w:r>
        <w:fldChar w:fldCharType="begin"/>
      </w:r>
      <w:r w:rsidR="00520302">
        <w:instrText xml:space="preserve"> PAGEREF _Ref412026313 \h </w:instrText>
      </w:r>
      <w:r>
        <w:fldChar w:fldCharType="separate"/>
      </w:r>
      <w:r w:rsidR="009D45BB">
        <w:rPr>
          <w:noProof/>
        </w:rPr>
        <w:t>423</w:t>
      </w:r>
      <w:r>
        <w:fldChar w:fldCharType="end"/>
      </w:r>
    </w:p>
    <w:p w:rsidR="00520302" w:rsidRDefault="003A78C2" w:rsidP="00386527">
      <w:pPr>
        <w:pStyle w:val="EngHang"/>
        <w:tabs>
          <w:tab w:val="left" w:leader="dot" w:pos="8280"/>
        </w:tabs>
      </w:pPr>
      <w:fldSimple w:instr=" REF _Ref412026343 \h  \* MERGEFORMAT ">
        <w:r w:rsidR="009D45BB">
          <w:t>Psalm</w:t>
        </w:r>
        <w:r w:rsidR="009D45BB" w:rsidRPr="00AB1781">
          <w:t xml:space="preserve"> 109</w:t>
        </w:r>
        <w:r w:rsidR="009D45BB">
          <w:t>: The Lord said to my Lord: 'Sit at My right hand</w:t>
        </w:r>
      </w:fldSimple>
      <w:r w:rsidR="00520302">
        <w:tab/>
      </w:r>
      <w:r>
        <w:fldChar w:fldCharType="begin"/>
      </w:r>
      <w:r w:rsidR="00520302">
        <w:instrText xml:space="preserve"> PAGEREF _Ref412026343 \h </w:instrText>
      </w:r>
      <w:r>
        <w:fldChar w:fldCharType="separate"/>
      </w:r>
      <w:r w:rsidR="009D45BB">
        <w:rPr>
          <w:noProof/>
        </w:rPr>
        <w:t>447</w:t>
      </w:r>
      <w:r>
        <w:fldChar w:fldCharType="end"/>
      </w:r>
    </w:p>
    <w:p w:rsidR="00520302" w:rsidRDefault="003A78C2" w:rsidP="00386527">
      <w:pPr>
        <w:pStyle w:val="EngHang"/>
        <w:tabs>
          <w:tab w:val="left" w:leader="dot" w:pos="8280"/>
        </w:tabs>
      </w:pPr>
      <w:fldSimple w:instr=" REF _Ref412026361 \h  \* MERGEFORMAT ">
        <w:r w:rsidR="009D45BB">
          <w:t>Psalm</w:t>
        </w:r>
        <w:r w:rsidR="009D45BB" w:rsidRPr="00AB1781">
          <w:t xml:space="preserve"> 114</w:t>
        </w:r>
        <w:r w:rsidR="009D45BB">
          <w:t>: I love Him because the Lord hears the cry of my prayer</w:t>
        </w:r>
      </w:fldSimple>
      <w:r w:rsidR="00520302">
        <w:tab/>
      </w:r>
      <w:r>
        <w:fldChar w:fldCharType="begin"/>
      </w:r>
      <w:r w:rsidR="00520302">
        <w:instrText xml:space="preserve"> PAGEREF _Ref412026361 \h </w:instrText>
      </w:r>
      <w:r>
        <w:fldChar w:fldCharType="separate"/>
      </w:r>
      <w:r w:rsidR="009D45BB">
        <w:rPr>
          <w:noProof/>
        </w:rPr>
        <w:t>453</w:t>
      </w:r>
      <w:r>
        <w:fldChar w:fldCharType="end"/>
      </w:r>
    </w:p>
    <w:p w:rsidR="00520302" w:rsidRDefault="003A78C2" w:rsidP="00386527">
      <w:pPr>
        <w:pStyle w:val="EngHang"/>
        <w:tabs>
          <w:tab w:val="left" w:leader="dot" w:pos="8280"/>
        </w:tabs>
      </w:pPr>
      <w:fldSimple w:instr=" REF _Ref412026376 \h  \* MERGEFORMAT ">
        <w:r w:rsidR="009D45BB">
          <w:t>Psalm</w:t>
        </w:r>
        <w:r w:rsidR="009D45BB" w:rsidRPr="00AB1781">
          <w:t xml:space="preserve"> 115</w:t>
        </w:r>
        <w:r w:rsidR="009D45BB">
          <w:t>: I believed and so I spoke; but I was deeply humiliated</w:t>
        </w:r>
      </w:fldSimple>
      <w:r w:rsidR="00520302">
        <w:tab/>
      </w:r>
      <w:r>
        <w:fldChar w:fldCharType="begin"/>
      </w:r>
      <w:r w:rsidR="00520302">
        <w:instrText xml:space="preserve"> PAGEREF _Ref412026376 \h </w:instrText>
      </w:r>
      <w:r>
        <w:fldChar w:fldCharType="separate"/>
      </w:r>
      <w:r w:rsidR="009D45BB">
        <w:rPr>
          <w:noProof/>
        </w:rPr>
        <w:t>454</w:t>
      </w:r>
      <w:r>
        <w:fldChar w:fldCharType="end"/>
      </w:r>
    </w:p>
    <w:p w:rsidR="00520302" w:rsidRDefault="00520302" w:rsidP="00520302">
      <w:pPr>
        <w:pStyle w:val="Rubric"/>
        <w:rPr>
          <w:lang w:val="en-GB"/>
        </w:rPr>
      </w:pPr>
      <w:r>
        <w:rPr>
          <w:lang w:val="en-GB"/>
        </w:rPr>
        <w:t>Then the following Psalms from Compline are said:</w:t>
      </w:r>
    </w:p>
    <w:p w:rsidR="00520302" w:rsidRDefault="003A78C2" w:rsidP="00386527">
      <w:pPr>
        <w:pStyle w:val="EngHang"/>
        <w:tabs>
          <w:tab w:val="left" w:leader="dot" w:pos="8280"/>
        </w:tabs>
      </w:pPr>
      <w:fldSimple w:instr=" REF _Ref411968046 \h  \* MERGEFORMAT ">
        <w:r w:rsidR="009D45BB">
          <w:t>Psalm</w:t>
        </w:r>
        <w:r w:rsidR="009D45BB" w:rsidRPr="00AB1781">
          <w:t xml:space="preserve"> 129</w:t>
        </w:r>
        <w:r w:rsidR="009D45BB">
          <w:t>: Out of the depths I cry to You, O Lord</w:t>
        </w:r>
      </w:fldSimple>
      <w:r w:rsidR="00520302">
        <w:tab/>
      </w:r>
      <w:r>
        <w:fldChar w:fldCharType="begin"/>
      </w:r>
      <w:r w:rsidR="00520302">
        <w:instrText xml:space="preserve"> PAGEREF _Ref411968046 \h </w:instrText>
      </w:r>
      <w:r>
        <w:fldChar w:fldCharType="separate"/>
      </w:r>
      <w:r w:rsidR="009D45BB">
        <w:rPr>
          <w:noProof/>
        </w:rPr>
        <w:t>478</w:t>
      </w:r>
      <w:r>
        <w:fldChar w:fldCharType="end"/>
      </w:r>
    </w:p>
    <w:p w:rsidR="00520302" w:rsidRDefault="003A78C2" w:rsidP="00386527">
      <w:pPr>
        <w:pStyle w:val="EngHang"/>
        <w:tabs>
          <w:tab w:val="left" w:leader="dot" w:pos="8280"/>
        </w:tabs>
      </w:pPr>
      <w:fldSimple w:instr=" REF _Ref411968066 \h  \* MERGEFORMAT ">
        <w:r w:rsidR="009D45BB">
          <w:t>Psalm</w:t>
        </w:r>
        <w:r w:rsidR="009D45BB" w:rsidRPr="00AB1781">
          <w:t xml:space="preserve"> 130</w:t>
        </w:r>
        <w:r w:rsidR="009D45BB">
          <w:t>: O Lord, my heart is not haughty, nor my eyes lofty</w:t>
        </w:r>
      </w:fldSimple>
      <w:r w:rsidR="00520302">
        <w:tab/>
      </w:r>
      <w:r>
        <w:fldChar w:fldCharType="begin"/>
      </w:r>
      <w:r w:rsidR="00520302">
        <w:instrText xml:space="preserve"> PAGEREF _Ref411968066 \h </w:instrText>
      </w:r>
      <w:r>
        <w:fldChar w:fldCharType="separate"/>
      </w:r>
      <w:r w:rsidR="009D45BB">
        <w:rPr>
          <w:noProof/>
        </w:rPr>
        <w:t>479</w:t>
      </w:r>
      <w:r>
        <w:fldChar w:fldCharType="end"/>
      </w:r>
    </w:p>
    <w:p w:rsidR="00520302" w:rsidRDefault="003A78C2" w:rsidP="00386527">
      <w:pPr>
        <w:pStyle w:val="EngHang"/>
        <w:tabs>
          <w:tab w:val="left" w:leader="dot" w:pos="8280"/>
        </w:tabs>
      </w:pPr>
      <w:fldSimple w:instr=" REF _Ref411968081 \h  \* MERGEFORMAT ">
        <w:r w:rsidR="009D45BB">
          <w:t>Psalm</w:t>
        </w:r>
        <w:r w:rsidR="009D45BB" w:rsidRPr="00AB1781">
          <w:t xml:space="preserve"> 131</w:t>
        </w:r>
        <w:r w:rsidR="009D45BB">
          <w:t>: O Lord, remember David and all his meekness</w:t>
        </w:r>
      </w:fldSimple>
      <w:r w:rsidR="00520302">
        <w:tab/>
      </w:r>
      <w:r>
        <w:fldChar w:fldCharType="begin"/>
      </w:r>
      <w:r w:rsidR="00520302">
        <w:instrText xml:space="preserve"> PAGEREF _Ref411968081 \h </w:instrText>
      </w:r>
      <w:r>
        <w:fldChar w:fldCharType="separate"/>
      </w:r>
      <w:r w:rsidR="009D45BB">
        <w:rPr>
          <w:noProof/>
        </w:rPr>
        <w:t>480</w:t>
      </w:r>
      <w:r>
        <w:fldChar w:fldCharType="end"/>
      </w:r>
    </w:p>
    <w:p w:rsidR="00520302" w:rsidRDefault="003A78C2" w:rsidP="00386527">
      <w:pPr>
        <w:pStyle w:val="EngHang"/>
        <w:tabs>
          <w:tab w:val="left" w:leader="dot" w:pos="8280"/>
        </w:tabs>
      </w:pPr>
      <w:fldSimple w:instr=" REF _Ref411968095 \h  \* MERGEFORMAT ">
        <w:r w:rsidR="009D45BB">
          <w:t>Psalm</w:t>
        </w:r>
        <w:r w:rsidR="009D45BB" w:rsidRPr="00AB1781">
          <w:t xml:space="preserve"> 132</w:t>
        </w:r>
        <w:r w:rsidR="009D45BB">
          <w:t>: Behold, how good and how delightful it is when brothers dwell together in unity</w:t>
        </w:r>
      </w:fldSimple>
      <w:r w:rsidR="00520302">
        <w:tab/>
      </w:r>
      <w:r>
        <w:fldChar w:fldCharType="begin"/>
      </w:r>
      <w:r w:rsidR="00520302">
        <w:instrText xml:space="preserve"> PAGEREF _Ref411968095 \h </w:instrText>
      </w:r>
      <w:r>
        <w:fldChar w:fldCharType="separate"/>
      </w:r>
      <w:r w:rsidR="009D45BB">
        <w:rPr>
          <w:noProof/>
        </w:rPr>
        <w:t>481</w:t>
      </w:r>
      <w:r>
        <w:fldChar w:fldCharType="end"/>
      </w:r>
    </w:p>
    <w:p w:rsidR="00520302" w:rsidRDefault="003A78C2" w:rsidP="00386527">
      <w:pPr>
        <w:pStyle w:val="EngHang"/>
        <w:tabs>
          <w:tab w:val="left" w:leader="dot" w:pos="8280"/>
        </w:tabs>
      </w:pPr>
      <w:fldSimple w:instr=" REF _Ref411968119 \h  \* MERGEFORMAT ">
        <w:r w:rsidR="009D45BB">
          <w:t>Psalm</w:t>
        </w:r>
        <w:r w:rsidR="009D45BB" w:rsidRPr="00AB1781">
          <w:t xml:space="preserve"> 133</w:t>
        </w:r>
        <w:r w:rsidR="009D45BB">
          <w:t>: Behold now bless the Lord, all you slaves of the Lord</w:t>
        </w:r>
      </w:fldSimple>
      <w:r w:rsidR="00520302">
        <w:tab/>
      </w:r>
      <w:r>
        <w:fldChar w:fldCharType="begin"/>
      </w:r>
      <w:r w:rsidR="00520302">
        <w:instrText xml:space="preserve"> PAGEREF _Ref411968119 \h </w:instrText>
      </w:r>
      <w:r>
        <w:fldChar w:fldCharType="separate"/>
      </w:r>
      <w:r w:rsidR="009D45BB">
        <w:rPr>
          <w:noProof/>
        </w:rPr>
        <w:t>482</w:t>
      </w:r>
      <w:r>
        <w:fldChar w:fldCharType="end"/>
      </w:r>
    </w:p>
    <w:p w:rsidR="00520302" w:rsidRDefault="003A78C2" w:rsidP="00386527">
      <w:pPr>
        <w:pStyle w:val="EngHang"/>
        <w:tabs>
          <w:tab w:val="left" w:leader="dot" w:pos="8280"/>
        </w:tabs>
      </w:pPr>
      <w:fldSimple w:instr=" REF _Ref411968136 \h  \* MERGEFORMAT ">
        <w:r w:rsidR="009D45BB">
          <w:t>Psalm</w:t>
        </w:r>
        <w:r w:rsidR="009D45BB" w:rsidRPr="00AB1781">
          <w:t xml:space="preserve"> 136</w:t>
        </w:r>
        <w:r w:rsidR="009D45BB">
          <w:t>: By the rivers of Babylon we sat down and wept</w:t>
        </w:r>
      </w:fldSimple>
      <w:r w:rsidR="00520302">
        <w:tab/>
      </w:r>
      <w:r>
        <w:fldChar w:fldCharType="begin"/>
      </w:r>
      <w:r w:rsidR="00520302">
        <w:instrText xml:space="preserve"> PAGEREF _Ref411968136 \h </w:instrText>
      </w:r>
      <w:r>
        <w:fldChar w:fldCharType="separate"/>
      </w:r>
      <w:r w:rsidR="009D45BB">
        <w:rPr>
          <w:noProof/>
        </w:rPr>
        <w:t>486</w:t>
      </w:r>
      <w:r>
        <w:fldChar w:fldCharType="end"/>
      </w:r>
    </w:p>
    <w:p w:rsidR="00520302" w:rsidRDefault="003A78C2" w:rsidP="00386527">
      <w:pPr>
        <w:pStyle w:val="EngHang"/>
        <w:tabs>
          <w:tab w:val="left" w:leader="dot" w:pos="8280"/>
        </w:tabs>
      </w:pPr>
      <w:fldSimple w:instr=" REF _Ref411968172 \h  \* MERGEFORMAT ">
        <w:r w:rsidR="009D45BB">
          <w:t>Psalm</w:t>
        </w:r>
        <w:r w:rsidR="009D45BB" w:rsidRPr="00AB1781">
          <w:t xml:space="preserve"> 140</w:t>
        </w:r>
        <w:r w:rsidR="009D45BB">
          <w:t>: Lord, I cry to You, hear me</w:t>
        </w:r>
      </w:fldSimple>
      <w:r w:rsidR="00520302">
        <w:tab/>
      </w:r>
      <w:r>
        <w:fldChar w:fldCharType="begin"/>
      </w:r>
      <w:r w:rsidR="00520302">
        <w:instrText xml:space="preserve"> PAGEREF _Ref411968172 \h </w:instrText>
      </w:r>
      <w:r>
        <w:fldChar w:fldCharType="separate"/>
      </w:r>
      <w:r w:rsidR="009D45BB">
        <w:rPr>
          <w:noProof/>
        </w:rPr>
        <w:t>491</w:t>
      </w:r>
      <w:r>
        <w:fldChar w:fldCharType="end"/>
      </w:r>
    </w:p>
    <w:p w:rsidR="00520302" w:rsidRDefault="003A78C2" w:rsidP="00386527">
      <w:pPr>
        <w:pStyle w:val="EngHang"/>
        <w:tabs>
          <w:tab w:val="left" w:leader="dot" w:pos="8280"/>
        </w:tabs>
      </w:pPr>
      <w:fldSimple w:instr=" REF _Ref411968206 \h  \* MERGEFORMAT ">
        <w:r w:rsidR="009D45BB">
          <w:t>Psalm</w:t>
        </w:r>
        <w:r w:rsidR="009D45BB" w:rsidRPr="00AB1781">
          <w:t xml:space="preserve"> 145</w:t>
        </w:r>
        <w:r w:rsidR="009D45BB">
          <w:t>: Praise the Lord, O my soul! I will praise the Lord all my life</w:t>
        </w:r>
      </w:fldSimple>
      <w:r w:rsidR="00520302">
        <w:tab/>
      </w:r>
      <w:r>
        <w:fldChar w:fldCharType="begin"/>
      </w:r>
      <w:r w:rsidR="00520302">
        <w:instrText xml:space="preserve"> PAGEREF _Ref411968206 \h </w:instrText>
      </w:r>
      <w:r>
        <w:fldChar w:fldCharType="separate"/>
      </w:r>
      <w:r w:rsidR="009D45BB">
        <w:rPr>
          <w:noProof/>
        </w:rPr>
        <w:t>498</w:t>
      </w:r>
      <w:r>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  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520302" w:rsidRPr="00520302">
        <w:t xml:space="preserve">  Then they willingly t</w:t>
      </w:r>
      <w:r>
        <w:t>ook him into the ship with them,</w:t>
      </w:r>
      <w:r w:rsidR="00520302" w:rsidRPr="00520302">
        <w:t xml:space="preserve"> and immediately the ship came to the shore, to the land to which they were </w:t>
      </w:r>
      <w:r>
        <w:t>going</w:t>
      </w:r>
      <w:r w:rsidR="00520302" w:rsidRPr="00520302">
        <w:t>.</w:t>
      </w:r>
    </w:p>
    <w:p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  O</w:t>
      </w:r>
      <w:r w:rsidR="00CE1951">
        <w:t xml:space="preserve">ther ships came from Tiberias </w:t>
      </w:r>
      <w:r w:rsidRPr="00520302">
        <w:t xml:space="preserve">to 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lastRenderedPageBreak/>
        <w:t>Then shall these Troparia be said,</w:t>
      </w:r>
    </w:p>
    <w:p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rsidR="00CE1951" w:rsidRPr="004E1800" w:rsidRDefault="00CE1951" w:rsidP="00CE19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CE1951" w:rsidRPr="000D0A3F">
        <w:t xml:space="preserve">.  </w:t>
      </w:r>
      <w:r w:rsidR="00CE1951" w:rsidRPr="004E1800">
        <w:rPr>
          <w:rFonts w:ascii="Garamond" w:hAnsi="Garamond"/>
        </w:rPr>
        <w:t>(Both now, and always, and unto the ages of ages.  Amen.)</w:t>
      </w:r>
    </w:p>
    <w:p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9D45BB">
        <w:rPr>
          <w:noProof/>
        </w:rPr>
        <w:t>12</w:t>
      </w:r>
      <w:r w:rsidR="003A78C2">
        <w:fldChar w:fldCharType="end"/>
      </w:r>
      <w:r w:rsidRPr="001A4291">
        <w:t>), the Lord's Prayer and this ab</w:t>
      </w:r>
      <w:r w:rsidRPr="001A4291">
        <w:softHyphen/>
        <w:t>solution:</w:t>
      </w:r>
    </w:p>
    <w:p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rsidR="00520302" w:rsidRPr="001A4291" w:rsidRDefault="00520302" w:rsidP="00520302">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D45BB">
        <w:rPr>
          <w:noProof/>
          <w:lang w:val="en-GB"/>
        </w:rPr>
        <w:t>13</w:t>
      </w:r>
      <w:r w:rsidR="003A78C2">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77" w:name="_Toc410196178"/>
      <w:bookmarkStart w:id="78" w:name="_Toc410196410"/>
      <w:bookmarkStart w:id="79" w:name="_Toc410196912"/>
      <w:bookmarkStart w:id="80" w:name="_Toc433973310"/>
      <w:r>
        <w:lastRenderedPageBreak/>
        <w:t>Midnight</w:t>
      </w:r>
      <w:bookmarkEnd w:id="77"/>
      <w:bookmarkEnd w:id="78"/>
      <w:bookmarkEnd w:id="79"/>
      <w:bookmarkEnd w:id="80"/>
    </w:p>
    <w:p w:rsidR="00964F23" w:rsidRDefault="00964F23" w:rsidP="00964F23">
      <w:pPr>
        <w:pStyle w:val="Heading3"/>
      </w:pPr>
      <w:bookmarkStart w:id="81" w:name="_Toc410196179"/>
      <w:bookmarkStart w:id="82" w:name="_Toc410196411"/>
      <w:bookmarkStart w:id="83" w:name="_Toc410196913"/>
      <w:r>
        <w:t>The Psalms of the First Watch</w:t>
      </w:r>
      <w:bookmarkEnd w:id="81"/>
      <w:bookmarkEnd w:id="82"/>
      <w:bookmarkEnd w:id="83"/>
    </w:p>
    <w:p w:rsidR="006A0403" w:rsidRDefault="006A0403" w:rsidP="006A0403">
      <w:pPr>
        <w:pStyle w:val="Rubric"/>
        <w:rPr>
          <w:lang w:val="en-US"/>
        </w:rPr>
      </w:pPr>
      <w:r>
        <w:rPr>
          <w:lang w:val="en-US"/>
        </w:rPr>
        <w:t>The worshipper prays the introductory prayers,</w:t>
      </w:r>
    </w:p>
    <w:p w:rsidR="006A0403" w:rsidRDefault="003A78C2" w:rsidP="006A0403">
      <w:pPr>
        <w:pStyle w:val="Prose"/>
        <w:tabs>
          <w:tab w:val="left" w:pos="8280"/>
        </w:tabs>
        <w:rPr>
          <w:lang w:val="en-US"/>
        </w:rPr>
      </w:pPr>
      <w:fldSimple w:instr=" REF _Ref411967832 \h  \* MERGEFORMAT ">
        <w:r w:rsidR="009D45BB">
          <w:t>The Lord's Prayer</w:t>
        </w:r>
      </w:fldSimple>
      <w:r w:rsidR="006A0403">
        <w:rPr>
          <w:lang w:val="en-US"/>
        </w:rPr>
        <w:tab/>
      </w:r>
      <w:r>
        <w:rPr>
          <w:lang w:val="en-US"/>
        </w:rPr>
        <w:fldChar w:fldCharType="begin"/>
      </w:r>
      <w:r w:rsidR="006A0403">
        <w:rPr>
          <w:lang w:val="en-US"/>
        </w:rPr>
        <w:instrText xml:space="preserve"> PAGEREF _Ref411967832 \h </w:instrText>
      </w:r>
      <w:r>
        <w:rPr>
          <w:lang w:val="en-US"/>
        </w:rPr>
      </w:r>
      <w:r>
        <w:rPr>
          <w:lang w:val="en-US"/>
        </w:rPr>
        <w:fldChar w:fldCharType="separate"/>
      </w:r>
      <w:r w:rsidR="009D45BB">
        <w:rPr>
          <w:noProof/>
          <w:lang w:val="en-US"/>
        </w:rPr>
        <w:t>8</w:t>
      </w:r>
      <w:r>
        <w:rPr>
          <w:lang w:val="en-US"/>
        </w:rPr>
        <w:fldChar w:fldCharType="end"/>
      </w:r>
    </w:p>
    <w:p w:rsidR="006A0403" w:rsidRDefault="003A78C2" w:rsidP="006A0403">
      <w:pPr>
        <w:pStyle w:val="Prose"/>
        <w:tabs>
          <w:tab w:val="left" w:pos="8280"/>
        </w:tabs>
        <w:rPr>
          <w:lang w:val="en-US"/>
        </w:rPr>
      </w:pPr>
      <w:fldSimple w:instr=" REF _Ref411967872 \h  \* MERGEFORMAT ">
        <w:r w:rsidR="009D45BB">
          <w:t>The Prayer of Thanksgiving</w:t>
        </w:r>
      </w:fldSimple>
      <w:r w:rsidR="006A0403">
        <w:rPr>
          <w:lang w:val="en-US"/>
        </w:rPr>
        <w:tab/>
      </w:r>
      <w:r>
        <w:rPr>
          <w:lang w:val="en-US"/>
        </w:rPr>
        <w:fldChar w:fldCharType="begin"/>
      </w:r>
      <w:r w:rsidR="006A0403">
        <w:rPr>
          <w:lang w:val="en-US"/>
        </w:rPr>
        <w:instrText xml:space="preserve"> PAGEREF _Ref411967872 \h </w:instrText>
      </w:r>
      <w:r>
        <w:rPr>
          <w:lang w:val="en-US"/>
        </w:rPr>
      </w:r>
      <w:r>
        <w:rPr>
          <w:lang w:val="en-US"/>
        </w:rPr>
        <w:fldChar w:fldCharType="separate"/>
      </w:r>
      <w:r w:rsidR="009D45BB">
        <w:rPr>
          <w:noProof/>
          <w:lang w:val="en-US"/>
        </w:rPr>
        <w:t>8</w:t>
      </w:r>
      <w:r>
        <w:rPr>
          <w:lang w:val="en-US"/>
        </w:rPr>
        <w:fldChar w:fldCharType="end"/>
      </w:r>
    </w:p>
    <w:p w:rsidR="006A0403" w:rsidRDefault="003A78C2" w:rsidP="006A0403">
      <w:pPr>
        <w:pStyle w:val="Prose"/>
        <w:tabs>
          <w:tab w:val="left" w:pos="8280"/>
        </w:tabs>
        <w:rPr>
          <w:lang w:val="en-US"/>
        </w:rPr>
      </w:pPr>
      <w:fldSimple w:instr=" REF _Ref411967565 \h  \* MERGEFORMAT ">
        <w:r w:rsidR="009D45BB">
          <w:t>Psalm</w:t>
        </w:r>
        <w:r w:rsidR="009D45BB" w:rsidRPr="00AB1781">
          <w:t xml:space="preserve"> 50</w:t>
        </w:r>
        <w:r w:rsidR="009D45BB">
          <w:t>: Have mercy on me, O God, in Your great mercy</w:t>
        </w:r>
      </w:fldSimple>
      <w:r w:rsidR="006A0403">
        <w:rPr>
          <w:lang w:val="en-US"/>
        </w:rPr>
        <w:tab/>
      </w:r>
      <w:r>
        <w:rPr>
          <w:lang w:val="en-US"/>
        </w:rPr>
        <w:fldChar w:fldCharType="begin"/>
      </w:r>
      <w:r w:rsidR="006A0403">
        <w:rPr>
          <w:lang w:val="en-US"/>
        </w:rPr>
        <w:instrText xml:space="preserve"> PAGEREF _Ref411967565 \h </w:instrText>
      </w:r>
      <w:r>
        <w:rPr>
          <w:lang w:val="en-US"/>
        </w:rPr>
      </w:r>
      <w:r>
        <w:rPr>
          <w:lang w:val="en-US"/>
        </w:rPr>
        <w:fldChar w:fldCharType="separate"/>
      </w:r>
      <w:r w:rsidR="009D45BB">
        <w:rPr>
          <w:noProof/>
          <w:lang w:val="en-US"/>
        </w:rPr>
        <w:t>352</w:t>
      </w:r>
      <w:r>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11"/>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3A78C2" w:rsidP="006A0403">
      <w:pPr>
        <w:pStyle w:val="EngHang"/>
        <w:tabs>
          <w:tab w:val="left" w:leader="dot" w:pos="8280"/>
        </w:tabs>
      </w:pPr>
      <w:fldSimple w:instr=" REF _Ref412026989 \h  \* MERGEFORMAT ">
        <w:r w:rsidR="009D45BB">
          <w:t>Psalm</w:t>
        </w:r>
        <w:r w:rsidR="009D45BB" w:rsidRPr="00AB1781">
          <w:t xml:space="preserve"> 3</w:t>
        </w:r>
        <w:r w:rsidR="009D45BB">
          <w:t>: Lord, how many are those who trouble me</w:t>
        </w:r>
      </w:fldSimple>
      <w:r w:rsidR="006A0403">
        <w:tab/>
      </w:r>
      <w:r>
        <w:fldChar w:fldCharType="begin"/>
      </w:r>
      <w:r w:rsidR="006A0403">
        <w:instrText xml:space="preserve"> PAGEREF _Ref412026989 \h </w:instrText>
      </w:r>
      <w:r>
        <w:fldChar w:fldCharType="separate"/>
      </w:r>
      <w:r w:rsidR="009D45BB">
        <w:rPr>
          <w:noProof/>
        </w:rPr>
        <w:t>282</w:t>
      </w:r>
      <w:r>
        <w:fldChar w:fldCharType="end"/>
      </w:r>
    </w:p>
    <w:p w:rsidR="006A0403" w:rsidRDefault="003A78C2" w:rsidP="006A0403">
      <w:pPr>
        <w:pStyle w:val="EngHang"/>
        <w:tabs>
          <w:tab w:val="left" w:leader="dot" w:pos="8280"/>
        </w:tabs>
      </w:pPr>
      <w:fldSimple w:instr=" REF _Ref412025822 \h  \* MERGEFORMAT ">
        <w:r w:rsidR="009D45BB">
          <w:t>Psalm</w:t>
        </w:r>
        <w:r w:rsidR="009D45BB" w:rsidRPr="00AB1781">
          <w:t xml:space="preserve"> 6</w:t>
        </w:r>
        <w:r w:rsidR="009D45BB">
          <w:t>: O Lord, rebuke me, but not in Your anger</w:t>
        </w:r>
      </w:fldSimple>
      <w:r w:rsidR="006A0403">
        <w:tab/>
      </w:r>
      <w:r>
        <w:fldChar w:fldCharType="begin"/>
      </w:r>
      <w:r w:rsidR="006A0403">
        <w:instrText xml:space="preserve"> PAGEREF _Ref412025822 \h </w:instrText>
      </w:r>
      <w:r>
        <w:fldChar w:fldCharType="separate"/>
      </w:r>
      <w:r w:rsidR="009D45BB">
        <w:rPr>
          <w:noProof/>
        </w:rPr>
        <w:t>285</w:t>
      </w:r>
      <w:r>
        <w:fldChar w:fldCharType="end"/>
      </w:r>
    </w:p>
    <w:p w:rsidR="006A0403" w:rsidRDefault="003A78C2" w:rsidP="006A0403">
      <w:pPr>
        <w:pStyle w:val="EngHang"/>
        <w:tabs>
          <w:tab w:val="left" w:leader="dot" w:pos="8280"/>
        </w:tabs>
      </w:pPr>
      <w:fldSimple w:instr=" REF _Ref412025965 \h  \* MERGEFORMAT ">
        <w:r w:rsidR="009D45BB">
          <w:t>Psalm</w:t>
        </w:r>
        <w:r w:rsidR="009D45BB" w:rsidRPr="00AB1781">
          <w:t xml:space="preserve"> 12</w:t>
        </w:r>
        <w:r w:rsidR="009D45BB">
          <w:t>: How long, O Lord? Wilt You forget me for ever?</w:t>
        </w:r>
      </w:fldSimple>
      <w:r w:rsidR="006A0403">
        <w:tab/>
      </w:r>
      <w:r>
        <w:fldChar w:fldCharType="begin"/>
      </w:r>
      <w:r w:rsidR="006A0403">
        <w:instrText xml:space="preserve"> PAGEREF _Ref412025965 \h </w:instrText>
      </w:r>
      <w:r>
        <w:fldChar w:fldCharType="separate"/>
      </w:r>
      <w:r w:rsidR="009D45BB">
        <w:rPr>
          <w:noProof/>
        </w:rPr>
        <w:t>293</w:t>
      </w:r>
      <w:r>
        <w:fldChar w:fldCharType="end"/>
      </w:r>
    </w:p>
    <w:p w:rsidR="006A0403" w:rsidRDefault="003A78C2" w:rsidP="006A0403">
      <w:pPr>
        <w:pStyle w:val="EngHang"/>
        <w:tabs>
          <w:tab w:val="left" w:leader="dot" w:pos="8280"/>
        </w:tabs>
      </w:pPr>
      <w:fldSimple w:instr=" REF _Ref412026055 \h  \* MERGEFORMAT ">
        <w:r w:rsidR="009D45BB">
          <w:t>Psalm</w:t>
        </w:r>
        <w:r w:rsidR="009D45BB" w:rsidRPr="00AB1781">
          <w:t xml:space="preserve"> 69</w:t>
        </w:r>
        <w:r w:rsidR="009D45BB">
          <w:t>: O God, come to my help</w:t>
        </w:r>
      </w:fldSimple>
      <w:r w:rsidR="006A0403">
        <w:tab/>
      </w:r>
      <w:r>
        <w:fldChar w:fldCharType="begin"/>
      </w:r>
      <w:r w:rsidR="006A0403">
        <w:instrText xml:space="preserve"> PAGEREF _Ref412026055 \h </w:instrText>
      </w:r>
      <w:r>
        <w:fldChar w:fldCharType="separate"/>
      </w:r>
      <w:r w:rsidR="009D45BB">
        <w:rPr>
          <w:noProof/>
        </w:rPr>
        <w:t>379</w:t>
      </w:r>
      <w:r>
        <w:fldChar w:fldCharType="end"/>
      </w:r>
    </w:p>
    <w:p w:rsidR="006A0403" w:rsidRDefault="003A78C2" w:rsidP="006A0403">
      <w:pPr>
        <w:pStyle w:val="EngHang"/>
        <w:tabs>
          <w:tab w:val="left" w:leader="dot" w:pos="8280"/>
        </w:tabs>
      </w:pPr>
      <w:fldSimple w:instr=" REF _Ref412026212 \h  \* MERGEFORMAT ">
        <w:r w:rsidR="009D45BB">
          <w:t>Psalm</w:t>
        </w:r>
        <w:r w:rsidR="009D45BB" w:rsidRPr="00AB1781">
          <w:t xml:space="preserve"> 85</w:t>
        </w:r>
        <w:r w:rsidR="009D45BB">
          <w:t>: Incline Your ear, O Lord, and answer me</w:t>
        </w:r>
      </w:fldSimple>
      <w:r w:rsidR="006A0403">
        <w:tab/>
      </w:r>
      <w:r>
        <w:fldChar w:fldCharType="begin"/>
      </w:r>
      <w:r w:rsidR="006A0403">
        <w:instrText xml:space="preserve"> PAGEREF _Ref412026212 \h </w:instrText>
      </w:r>
      <w:r>
        <w:fldChar w:fldCharType="separate"/>
      </w:r>
      <w:r w:rsidR="009D45BB">
        <w:rPr>
          <w:noProof/>
        </w:rPr>
        <w:t>406</w:t>
      </w:r>
      <w:r>
        <w:fldChar w:fldCharType="end"/>
      </w:r>
    </w:p>
    <w:p w:rsidR="006A0403" w:rsidRDefault="003A78C2" w:rsidP="006A0403">
      <w:pPr>
        <w:pStyle w:val="EngHang"/>
        <w:tabs>
          <w:tab w:val="left" w:leader="dot" w:pos="8280"/>
        </w:tabs>
      </w:pPr>
      <w:fldSimple w:instr=" REF _Ref412026283 \h  \* MERGEFORMAT ">
        <w:r w:rsidR="009D45BB">
          <w:t>Psalm</w:t>
        </w:r>
        <w:r w:rsidR="009D45BB" w:rsidRPr="00AB1781">
          <w:t xml:space="preserve"> 90</w:t>
        </w:r>
        <w:r w:rsidR="009D45BB">
          <w:t>: He who dwells in the help of the Most High will live</w:t>
        </w:r>
      </w:fldSimple>
      <w:r w:rsidR="006A0403">
        <w:tab/>
      </w:r>
      <w:r>
        <w:fldChar w:fldCharType="begin"/>
      </w:r>
      <w:r w:rsidR="006A0403">
        <w:instrText xml:space="preserve"> PAGEREF _Ref412026283 \h </w:instrText>
      </w:r>
      <w:r>
        <w:fldChar w:fldCharType="separate"/>
      </w:r>
      <w:r w:rsidR="009D45BB">
        <w:rPr>
          <w:noProof/>
        </w:rPr>
        <w:t>415</w:t>
      </w:r>
      <w:r>
        <w:fldChar w:fldCharType="end"/>
      </w:r>
    </w:p>
    <w:p w:rsidR="006A0403" w:rsidRDefault="003A78C2" w:rsidP="006A0403">
      <w:pPr>
        <w:pStyle w:val="EngHang"/>
        <w:tabs>
          <w:tab w:val="left" w:leader="dot" w:pos="8280"/>
        </w:tabs>
      </w:pPr>
      <w:fldSimple w:instr=" REF _Ref411967180 \h  \* MERGEFORMAT ">
        <w:r w:rsidR="009D45BB">
          <w:t>Psalm</w:t>
        </w:r>
        <w:r w:rsidR="009D45BB" w:rsidRPr="00AB1781">
          <w:t xml:space="preserve"> 116</w:t>
        </w:r>
        <w:r w:rsidR="009D45BB">
          <w:t>: All you nations, praise the Lord</w:t>
        </w:r>
      </w:fldSimple>
      <w:r w:rsidR="006A0403">
        <w:tab/>
      </w:r>
      <w:r>
        <w:fldChar w:fldCharType="begin"/>
      </w:r>
      <w:r w:rsidR="006A0403">
        <w:instrText xml:space="preserve"> PAGEREF _Ref411967180 \h </w:instrText>
      </w:r>
      <w:r>
        <w:fldChar w:fldCharType="separate"/>
      </w:r>
      <w:r w:rsidR="009D45BB">
        <w:rPr>
          <w:noProof/>
        </w:rPr>
        <w:t>455</w:t>
      </w:r>
      <w:r>
        <w:fldChar w:fldCharType="end"/>
      </w:r>
    </w:p>
    <w:p w:rsidR="006A0403" w:rsidRDefault="003A78C2" w:rsidP="006A0403">
      <w:pPr>
        <w:pStyle w:val="EngHang"/>
        <w:tabs>
          <w:tab w:val="left" w:leader="dot" w:pos="8280"/>
        </w:tabs>
      </w:pPr>
      <w:fldSimple w:instr=" REF _Ref411967211 \h  \* MERGEFORMAT ">
        <w:r w:rsidR="009D45BB">
          <w:t>Psalm</w:t>
        </w:r>
        <w:r w:rsidR="009D45BB" w:rsidRPr="00AB1781">
          <w:t xml:space="preserve"> 117</w:t>
        </w:r>
        <w:r w:rsidR="009D45BB">
          <w:t>: Give thanks to the Lord, He is good</w:t>
        </w:r>
      </w:fldSimple>
      <w:r w:rsidR="006A0403">
        <w:tab/>
      </w:r>
      <w:r>
        <w:fldChar w:fldCharType="begin"/>
      </w:r>
      <w:r w:rsidR="006A0403">
        <w:instrText xml:space="preserve"> PAGEREF _Ref411967211 \h </w:instrText>
      </w:r>
      <w:r>
        <w:fldChar w:fldCharType="separate"/>
      </w:r>
      <w:r w:rsidR="009D45BB">
        <w:rPr>
          <w:noProof/>
        </w:rPr>
        <w:t>455</w:t>
      </w:r>
      <w:r>
        <w:fldChar w:fldCharType="end"/>
      </w:r>
    </w:p>
    <w:p w:rsidR="006A0403" w:rsidRPr="006A0403" w:rsidRDefault="003A78C2" w:rsidP="006A0403">
      <w:pPr>
        <w:pStyle w:val="EngHang"/>
        <w:tabs>
          <w:tab w:val="left" w:leader="dot" w:pos="8280"/>
        </w:tabs>
      </w:pPr>
      <w:r>
        <w:fldChar w:fldCharType="begin"/>
      </w:r>
      <w:r w:rsidR="006A0403">
        <w:instrText xml:space="preserve"> REF _Ref412027139 \h </w:instrText>
      </w:r>
      <w:r>
        <w:fldChar w:fldCharType="separate"/>
      </w:r>
      <w:r w:rsidR="009D45BB">
        <w:t>Psalm</w:t>
      </w:r>
      <w:r w:rsidR="009D45BB" w:rsidRPr="00AB1781">
        <w:t xml:space="preserve"> 118</w:t>
      </w:r>
      <w:r w:rsidR="009D45BB">
        <w:t>: Blessed are they who are faultless in the way</w:t>
      </w:r>
      <w:r>
        <w:fldChar w:fldCharType="end"/>
      </w:r>
      <w:r w:rsidR="006A0403">
        <w:tab/>
      </w:r>
      <w:r>
        <w:fldChar w:fldCharType="begin"/>
      </w:r>
      <w:r w:rsidR="006A0403">
        <w:instrText xml:space="preserve"> PAGEREF _Ref412027139 \h </w:instrText>
      </w:r>
      <w:r>
        <w:fldChar w:fldCharType="separate"/>
      </w:r>
      <w:r w:rsidR="009D45BB">
        <w:rPr>
          <w:noProof/>
        </w:rPr>
        <w:t>458</w:t>
      </w:r>
      <w:r>
        <w:fldChar w:fldCharType="end"/>
      </w:r>
    </w:p>
    <w:p w:rsidR="006A0403" w:rsidRPr="001A4291" w:rsidRDefault="00115025" w:rsidP="006A0403">
      <w:pPr>
        <w:pStyle w:val="Heading5"/>
        <w:rPr>
          <w:lang w:val="en-GB"/>
        </w:rPr>
      </w:pPr>
      <w:bookmarkStart w:id="84" w:name="_Toc410196180"/>
      <w:bookmarkStart w:id="85" w:name="_Toc410196412"/>
      <w:bookmarkStart w:id="86"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w:t>
      </w:r>
      <w:r w:rsidR="00C104A1">
        <w:t>are</w:t>
      </w:r>
      <w:r w:rsidRPr="001A4291">
        <w:t xml:space="preserve">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12"/>
      </w:r>
      <w:r w:rsidRPr="001A4291">
        <w:t>.  Bring to naught the counsel of our adversaries,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9D45BB">
        <w:rPr>
          <w:noProof/>
        </w:rPr>
        <w:t>12</w:t>
      </w:r>
      <w:r w:rsidR="003A78C2">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4"/>
      <w:bookmarkEnd w:id="85"/>
      <w:bookmarkEnd w:id="86"/>
    </w:p>
    <w:p w:rsidR="006A0403" w:rsidRPr="006A0403" w:rsidRDefault="006A0403" w:rsidP="006A0403">
      <w:pPr>
        <w:pStyle w:val="Rubric"/>
      </w:pPr>
      <w:r>
        <w:t>The Psalms of Vespers (except for 117 and 118) are recited,</w:t>
      </w:r>
    </w:p>
    <w:p w:rsidR="006A0403" w:rsidRDefault="003A78C2" w:rsidP="006A0403">
      <w:pPr>
        <w:pStyle w:val="EngHang"/>
        <w:tabs>
          <w:tab w:val="left" w:leader="dot" w:pos="8280"/>
        </w:tabs>
      </w:pPr>
      <w:fldSimple w:instr=" REF _Ref411967235 \h  \* MERGEFORMAT ">
        <w:r w:rsidR="009D45BB">
          <w:t>Psalm</w:t>
        </w:r>
        <w:r w:rsidR="009D45BB" w:rsidRPr="00AB1781">
          <w:t xml:space="preserve"> 119</w:t>
        </w:r>
        <w:r w:rsidR="009D45BB">
          <w:t>: To the Lord in the hour of my distress I cry</w:t>
        </w:r>
      </w:fldSimple>
      <w:r w:rsidR="006A0403">
        <w:tab/>
      </w:r>
      <w:r>
        <w:fldChar w:fldCharType="begin"/>
      </w:r>
      <w:r w:rsidR="006A0403">
        <w:instrText xml:space="preserve"> PAGEREF _Ref411967235 \h </w:instrText>
      </w:r>
      <w:r>
        <w:fldChar w:fldCharType="separate"/>
      </w:r>
      <w:r w:rsidR="009D45BB">
        <w:rPr>
          <w:noProof/>
        </w:rPr>
        <w:t>471</w:t>
      </w:r>
      <w:r>
        <w:fldChar w:fldCharType="end"/>
      </w:r>
    </w:p>
    <w:p w:rsidR="006A0403" w:rsidRDefault="003A78C2" w:rsidP="006A0403">
      <w:pPr>
        <w:pStyle w:val="EngHang"/>
        <w:tabs>
          <w:tab w:val="left" w:leader="dot" w:pos="8280"/>
        </w:tabs>
      </w:pPr>
      <w:fldSimple w:instr=" REF _Ref411967252 \h  \* MERGEFORMAT ">
        <w:r w:rsidR="009D45BB">
          <w:t>Psalm</w:t>
        </w:r>
        <w:r w:rsidR="009D45BB" w:rsidRPr="00AB1781">
          <w:t xml:space="preserve"> 120</w:t>
        </w:r>
        <w:r w:rsidR="009D45BB">
          <w:t>: I lift up my eyes to the mountains</w:t>
        </w:r>
      </w:fldSimple>
      <w:r w:rsidR="006A0403">
        <w:tab/>
      </w:r>
      <w:r>
        <w:fldChar w:fldCharType="begin"/>
      </w:r>
      <w:r w:rsidR="006A0403">
        <w:instrText xml:space="preserve"> PAGEREF _Ref411967252 \h </w:instrText>
      </w:r>
      <w:r>
        <w:fldChar w:fldCharType="separate"/>
      </w:r>
      <w:r w:rsidR="009D45BB">
        <w:rPr>
          <w:noProof/>
        </w:rPr>
        <w:t>472</w:t>
      </w:r>
      <w:r>
        <w:fldChar w:fldCharType="end"/>
      </w:r>
    </w:p>
    <w:p w:rsidR="006A0403" w:rsidRDefault="003A78C2" w:rsidP="006A0403">
      <w:pPr>
        <w:pStyle w:val="EngHang"/>
        <w:tabs>
          <w:tab w:val="left" w:leader="dot" w:pos="8280"/>
        </w:tabs>
      </w:pPr>
      <w:fldSimple w:instr=" REF _Ref411967283 \h  \* MERGEFORMAT ">
        <w:r w:rsidR="009D45BB">
          <w:t>Psalm</w:t>
        </w:r>
        <w:r w:rsidR="009D45BB" w:rsidRPr="00AB1781">
          <w:t xml:space="preserve"> 121</w:t>
        </w:r>
        <w:r w:rsidR="009D45BB">
          <w:t>: I was glad when they said to me: 'Let us go to the house of the Lord'</w:t>
        </w:r>
      </w:fldSimple>
      <w:r w:rsidR="006A0403">
        <w:tab/>
      </w:r>
      <w:r>
        <w:fldChar w:fldCharType="begin"/>
      </w:r>
      <w:r w:rsidR="006A0403">
        <w:instrText xml:space="preserve"> PAGEREF _Ref411967283 \h </w:instrText>
      </w:r>
      <w:r>
        <w:fldChar w:fldCharType="separate"/>
      </w:r>
      <w:r w:rsidR="009D45BB">
        <w:rPr>
          <w:noProof/>
        </w:rPr>
        <w:t>473</w:t>
      </w:r>
      <w:r>
        <w:fldChar w:fldCharType="end"/>
      </w:r>
    </w:p>
    <w:p w:rsidR="006A0403" w:rsidRDefault="003A78C2" w:rsidP="006A0403">
      <w:pPr>
        <w:pStyle w:val="EngHang"/>
        <w:tabs>
          <w:tab w:val="left" w:leader="dot" w:pos="8280"/>
        </w:tabs>
      </w:pPr>
      <w:fldSimple w:instr=" REF _Ref411967299 \h  \* MERGEFORMAT ">
        <w:r w:rsidR="009D45BB">
          <w:t>Psalm</w:t>
        </w:r>
        <w:r w:rsidR="009D45BB" w:rsidRPr="00AB1781">
          <w:t xml:space="preserve"> 122</w:t>
        </w:r>
        <w:r w:rsidR="009D45BB">
          <w:t>: To You I lift up my eyes, O You Who dwell in heaven</w:t>
        </w:r>
      </w:fldSimple>
      <w:r w:rsidR="006A0403">
        <w:tab/>
      </w:r>
      <w:r>
        <w:fldChar w:fldCharType="begin"/>
      </w:r>
      <w:r w:rsidR="006A0403">
        <w:instrText xml:space="preserve"> PAGEREF _Ref411967299 \h </w:instrText>
      </w:r>
      <w:r>
        <w:fldChar w:fldCharType="separate"/>
      </w:r>
      <w:r w:rsidR="009D45BB">
        <w:rPr>
          <w:noProof/>
        </w:rPr>
        <w:t>474</w:t>
      </w:r>
      <w:r>
        <w:fldChar w:fldCharType="end"/>
      </w:r>
    </w:p>
    <w:p w:rsidR="006A0403" w:rsidRDefault="003A78C2" w:rsidP="006A0403">
      <w:pPr>
        <w:pStyle w:val="EngHang"/>
        <w:tabs>
          <w:tab w:val="left" w:leader="dot" w:pos="8280"/>
        </w:tabs>
      </w:pPr>
      <w:fldSimple w:instr=" REF _Ref411967321 \h  \* MERGEFORMAT ">
        <w:r w:rsidR="009D45BB">
          <w:t>Psalm</w:t>
        </w:r>
        <w:r w:rsidR="009D45BB" w:rsidRPr="00AB1781">
          <w:t xml:space="preserve"> 123</w:t>
        </w:r>
        <w:r w:rsidR="009D45BB">
          <w:t>: 'Unless the Lord had been among us,' let Israel now say</w:t>
        </w:r>
      </w:fldSimple>
      <w:r w:rsidR="006A0403">
        <w:tab/>
      </w:r>
      <w:r>
        <w:fldChar w:fldCharType="begin"/>
      </w:r>
      <w:r w:rsidR="006A0403">
        <w:instrText xml:space="preserve"> PAGEREF _Ref411967321 \h </w:instrText>
      </w:r>
      <w:r>
        <w:fldChar w:fldCharType="separate"/>
      </w:r>
      <w:r w:rsidR="009D45BB">
        <w:rPr>
          <w:noProof/>
        </w:rPr>
        <w:t>474</w:t>
      </w:r>
      <w:r>
        <w:fldChar w:fldCharType="end"/>
      </w:r>
    </w:p>
    <w:p w:rsidR="006A0403" w:rsidRDefault="003A78C2" w:rsidP="006A0403">
      <w:pPr>
        <w:pStyle w:val="EngHang"/>
        <w:tabs>
          <w:tab w:val="left" w:leader="dot" w:pos="8280"/>
        </w:tabs>
      </w:pPr>
      <w:fldSimple w:instr=" REF _Ref411967338 \h  \* MERGEFORMAT ">
        <w:r w:rsidR="009D45BB">
          <w:t>Psalm</w:t>
        </w:r>
        <w:r w:rsidR="009D45BB" w:rsidRPr="00AB1781">
          <w:t xml:space="preserve"> 124</w:t>
        </w:r>
        <w:r w:rsidR="009D45BB">
          <w:t>: Those who trust in the Lord are like Mount Zion</w:t>
        </w:r>
      </w:fldSimple>
      <w:r w:rsidR="006A0403">
        <w:tab/>
      </w:r>
      <w:r>
        <w:fldChar w:fldCharType="begin"/>
      </w:r>
      <w:r w:rsidR="006A0403">
        <w:instrText xml:space="preserve"> PAGEREF _Ref411967338 \h </w:instrText>
      </w:r>
      <w:r>
        <w:fldChar w:fldCharType="separate"/>
      </w:r>
      <w:r w:rsidR="009D45BB">
        <w:rPr>
          <w:noProof/>
        </w:rPr>
        <w:t>475</w:t>
      </w:r>
      <w:r>
        <w:fldChar w:fldCharType="end"/>
      </w:r>
    </w:p>
    <w:p w:rsidR="006A0403" w:rsidRDefault="003A78C2" w:rsidP="006A0403">
      <w:pPr>
        <w:pStyle w:val="EngHang"/>
        <w:tabs>
          <w:tab w:val="left" w:leader="dot" w:pos="8280"/>
        </w:tabs>
      </w:pPr>
      <w:fldSimple w:instr=" REF _Ref411967353 \h  \* MERGEFORMAT ">
        <w:r w:rsidR="009D45BB">
          <w:t>Psalm</w:t>
        </w:r>
        <w:r w:rsidR="009D45BB" w:rsidRPr="00AB1781">
          <w:t xml:space="preserve"> 125</w:t>
        </w:r>
        <w:r w:rsidR="009D45BB">
          <w:t>: When the Lord brought back the captives to Zion</w:t>
        </w:r>
      </w:fldSimple>
      <w:r w:rsidR="006A0403">
        <w:tab/>
      </w:r>
      <w:r>
        <w:fldChar w:fldCharType="begin"/>
      </w:r>
      <w:r w:rsidR="006A0403">
        <w:instrText xml:space="preserve"> PAGEREF _Ref411967353 \h </w:instrText>
      </w:r>
      <w:r>
        <w:fldChar w:fldCharType="separate"/>
      </w:r>
      <w:r w:rsidR="009D45BB">
        <w:rPr>
          <w:noProof/>
        </w:rPr>
        <w:t>476</w:t>
      </w:r>
      <w:r>
        <w:fldChar w:fldCharType="end"/>
      </w:r>
    </w:p>
    <w:p w:rsidR="006A0403" w:rsidRDefault="003A78C2" w:rsidP="006A0403">
      <w:pPr>
        <w:pStyle w:val="EngHang"/>
        <w:tabs>
          <w:tab w:val="left" w:leader="dot" w:pos="8280"/>
        </w:tabs>
      </w:pPr>
      <w:fldSimple w:instr=" REF _Ref411967372 \h  \* MERGEFORMAT ">
        <w:r w:rsidR="009D45BB">
          <w:t>Psalm</w:t>
        </w:r>
        <w:r w:rsidR="009D45BB" w:rsidRPr="00AB1781">
          <w:t xml:space="preserve"> 126</w:t>
        </w:r>
        <w:r w:rsidR="009D45BB">
          <w:t>: Unless the Lord builds the house, the builders labour in vain</w:t>
        </w:r>
      </w:fldSimple>
      <w:r w:rsidR="006A0403">
        <w:tab/>
      </w:r>
      <w:r>
        <w:fldChar w:fldCharType="begin"/>
      </w:r>
      <w:r w:rsidR="006A0403">
        <w:instrText xml:space="preserve"> PAGEREF _Ref411967372 \h </w:instrText>
      </w:r>
      <w:r>
        <w:fldChar w:fldCharType="separate"/>
      </w:r>
      <w:r w:rsidR="009D45BB">
        <w:rPr>
          <w:noProof/>
        </w:rPr>
        <w:t>476</w:t>
      </w:r>
      <w:r>
        <w:fldChar w:fldCharType="end"/>
      </w:r>
    </w:p>
    <w:p w:rsidR="006A0403" w:rsidRDefault="003A78C2" w:rsidP="006A0403">
      <w:pPr>
        <w:pStyle w:val="EngHang"/>
        <w:tabs>
          <w:tab w:val="left" w:leader="dot" w:pos="8280"/>
        </w:tabs>
      </w:pPr>
      <w:fldSimple w:instr=" REF _Ref411967385 \h  \* MERGEFORMAT ">
        <w:r w:rsidR="009D45BB">
          <w:t>Psalm</w:t>
        </w:r>
        <w:r w:rsidR="009D45BB" w:rsidRPr="00AB1781">
          <w:t xml:space="preserve"> 127</w:t>
        </w:r>
        <w:r w:rsidR="009D45BB">
          <w:t>: Blessed are all who fear the Lord, who walk in His ways</w:t>
        </w:r>
      </w:fldSimple>
      <w:r w:rsidR="006A0403">
        <w:tab/>
      </w:r>
      <w:r>
        <w:fldChar w:fldCharType="begin"/>
      </w:r>
      <w:r w:rsidR="006A0403">
        <w:instrText xml:space="preserve"> PAGEREF _Ref411967385 \h </w:instrText>
      </w:r>
      <w:r>
        <w:fldChar w:fldCharType="separate"/>
      </w:r>
      <w:r w:rsidR="009D45BB">
        <w:rPr>
          <w:noProof/>
        </w:rPr>
        <w:t>477</w:t>
      </w:r>
      <w:r>
        <w:fldChar w:fldCharType="end"/>
      </w:r>
    </w:p>
    <w:p w:rsidR="006A0403" w:rsidRDefault="003A78C2" w:rsidP="006A0403">
      <w:pPr>
        <w:pStyle w:val="EngHang"/>
        <w:tabs>
          <w:tab w:val="left" w:leader="dot" w:pos="8280"/>
        </w:tabs>
      </w:pPr>
      <w:fldSimple w:instr=" REF _Ref411967400 \h  \* MERGEFORMAT ">
        <w:r w:rsidR="009D45BB">
          <w:t>Psalm</w:t>
        </w:r>
        <w:r w:rsidR="009D45BB" w:rsidRPr="00AB1781">
          <w:t xml:space="preserve"> 128</w:t>
        </w:r>
        <w:r w:rsidR="009D45BB">
          <w:t>: Often have they warred against me from my youth</w:t>
        </w:r>
      </w:fldSimple>
      <w:r w:rsidR="006A0403">
        <w:tab/>
      </w:r>
      <w:r>
        <w:fldChar w:fldCharType="begin"/>
      </w:r>
      <w:r w:rsidR="006A0403">
        <w:instrText xml:space="preserve"> PAGEREF _Ref411967400 \h </w:instrText>
      </w:r>
      <w:r>
        <w:fldChar w:fldCharType="separate"/>
      </w:r>
      <w:r w:rsidR="009D45BB">
        <w:rPr>
          <w:noProof/>
        </w:rPr>
        <w:t>478</w:t>
      </w:r>
      <w:r>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xml:space="preserve">, Who alone </w:t>
      </w:r>
      <w:r w:rsidR="00C104A1">
        <w:t>are</w:t>
      </w:r>
      <w:r w:rsidRPr="001A4291">
        <w:t xml:space="preserve">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4"/>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9D45BB">
        <w:rPr>
          <w:noProof/>
        </w:rPr>
        <w:t>12</w:t>
      </w:r>
      <w:r w:rsidR="003A78C2">
        <w:fldChar w:fldCharType="end"/>
      </w:r>
      <w:r w:rsidRPr="001A4291">
        <w:t xml:space="preserve">), </w:t>
      </w:r>
      <w:r>
        <w:t xml:space="preserve">and </w:t>
      </w:r>
      <w:r w:rsidRPr="001A4291">
        <w:t>the Lord's Prayer</w:t>
      </w:r>
    </w:p>
    <w:p w:rsidR="00964F23" w:rsidRDefault="00964F23" w:rsidP="00964F23">
      <w:pPr>
        <w:pStyle w:val="Heading3"/>
      </w:pPr>
      <w:bookmarkStart w:id="87" w:name="_Toc410196181"/>
      <w:bookmarkStart w:id="88" w:name="_Toc410196413"/>
      <w:bookmarkStart w:id="89" w:name="_Toc410196915"/>
      <w:r>
        <w:t>The Psalms of the Third Watch</w:t>
      </w:r>
      <w:bookmarkEnd w:id="87"/>
      <w:bookmarkEnd w:id="88"/>
      <w:bookmarkEnd w:id="89"/>
    </w:p>
    <w:p w:rsidR="006A0403" w:rsidRDefault="006A0403" w:rsidP="006A0403">
      <w:pPr>
        <w:pStyle w:val="Rubric"/>
      </w:pPr>
      <w:r>
        <w:t>The Psalms of Compline shall be recited,</w:t>
      </w:r>
    </w:p>
    <w:p w:rsidR="006A0403" w:rsidRPr="00AC19C5" w:rsidRDefault="003A78C2" w:rsidP="006A0403">
      <w:pPr>
        <w:pStyle w:val="EngHang"/>
        <w:tabs>
          <w:tab w:val="left" w:leader="dot" w:pos="8280"/>
        </w:tabs>
        <w:rPr>
          <w:rFonts w:cstheme="minorBidi"/>
        </w:rPr>
      </w:pPr>
      <w:fldSimple w:instr=" REF _Ref411968046 \h  \* MERGEFORMAT ">
        <w:r w:rsidR="009D45BB">
          <w:t>Psalm</w:t>
        </w:r>
        <w:r w:rsidR="009D45BB" w:rsidRPr="00AB1781">
          <w:t xml:space="preserve"> 129</w:t>
        </w:r>
        <w:r w:rsidR="009D45BB">
          <w:t>: Out of the depths I cry to You, O Lord</w:t>
        </w:r>
      </w:fldSimple>
      <w:r w:rsidR="006A0403" w:rsidRPr="00AC19C5">
        <w:rPr>
          <w:rFonts w:cstheme="minorBidi"/>
        </w:rPr>
        <w:tab/>
      </w:r>
      <w:r w:rsidRPr="00AC19C5">
        <w:rPr>
          <w:rFonts w:cstheme="minorBidi"/>
        </w:rPr>
        <w:fldChar w:fldCharType="begin"/>
      </w:r>
      <w:r w:rsidR="006A0403" w:rsidRPr="00AC19C5">
        <w:rPr>
          <w:rFonts w:cstheme="minorBidi"/>
        </w:rPr>
        <w:instrText xml:space="preserve"> PAGEREF _Ref411968046 \h </w:instrText>
      </w:r>
      <w:r w:rsidRPr="00AC19C5">
        <w:rPr>
          <w:rFonts w:cstheme="minorBidi"/>
        </w:rPr>
      </w:r>
      <w:r w:rsidRPr="00AC19C5">
        <w:rPr>
          <w:rFonts w:cstheme="minorBidi"/>
        </w:rPr>
        <w:fldChar w:fldCharType="separate"/>
      </w:r>
      <w:r w:rsidR="009D45BB">
        <w:rPr>
          <w:rFonts w:cstheme="minorBidi"/>
          <w:noProof/>
        </w:rPr>
        <w:t>478</w:t>
      </w:r>
      <w:r w:rsidRPr="00AC19C5">
        <w:rPr>
          <w:rFonts w:cstheme="minorBidi"/>
        </w:rPr>
        <w:fldChar w:fldCharType="end"/>
      </w:r>
    </w:p>
    <w:p w:rsidR="006A0403" w:rsidRPr="00AC19C5" w:rsidRDefault="003A78C2" w:rsidP="006A0403">
      <w:pPr>
        <w:pStyle w:val="EngHang"/>
        <w:tabs>
          <w:tab w:val="left" w:leader="dot" w:pos="8280"/>
        </w:tabs>
        <w:rPr>
          <w:rFonts w:cstheme="minorBidi"/>
        </w:rPr>
      </w:pPr>
      <w:fldSimple w:instr=" REF _Ref411968066 \h  \* MERGEFORMAT ">
        <w:r w:rsidR="009D45BB">
          <w:t>Psalm</w:t>
        </w:r>
        <w:r w:rsidR="009D45BB" w:rsidRPr="00AB1781">
          <w:t xml:space="preserve"> 130</w:t>
        </w:r>
        <w:r w:rsidR="009D45BB">
          <w:t>: O Lord, my heart is not haughty, nor my eyes lofty</w:t>
        </w:r>
      </w:fldSimple>
      <w:r w:rsidR="006A0403" w:rsidRPr="00AC19C5">
        <w:rPr>
          <w:rFonts w:cstheme="minorBidi"/>
        </w:rPr>
        <w:tab/>
      </w:r>
      <w:r w:rsidRPr="00AC19C5">
        <w:rPr>
          <w:rFonts w:cstheme="minorBidi"/>
        </w:rPr>
        <w:fldChar w:fldCharType="begin"/>
      </w:r>
      <w:r w:rsidR="006A0403" w:rsidRPr="00AC19C5">
        <w:rPr>
          <w:rFonts w:cstheme="minorBidi"/>
        </w:rPr>
        <w:instrText xml:space="preserve"> PAGEREF _Ref411968066 \h </w:instrText>
      </w:r>
      <w:r w:rsidRPr="00AC19C5">
        <w:rPr>
          <w:rFonts w:cstheme="minorBidi"/>
        </w:rPr>
      </w:r>
      <w:r w:rsidRPr="00AC19C5">
        <w:rPr>
          <w:rFonts w:cstheme="minorBidi"/>
        </w:rPr>
        <w:fldChar w:fldCharType="separate"/>
      </w:r>
      <w:r w:rsidR="009D45BB">
        <w:rPr>
          <w:rFonts w:cstheme="minorBidi"/>
          <w:noProof/>
        </w:rPr>
        <w:t>479</w:t>
      </w:r>
      <w:r w:rsidRPr="00AC19C5">
        <w:rPr>
          <w:rFonts w:cstheme="minorBidi"/>
        </w:rPr>
        <w:fldChar w:fldCharType="end"/>
      </w:r>
    </w:p>
    <w:p w:rsidR="006A0403" w:rsidRPr="00AC19C5" w:rsidRDefault="003A78C2" w:rsidP="006A0403">
      <w:pPr>
        <w:pStyle w:val="EngHang"/>
        <w:tabs>
          <w:tab w:val="left" w:leader="dot" w:pos="8280"/>
        </w:tabs>
        <w:rPr>
          <w:rFonts w:cstheme="minorBidi"/>
        </w:rPr>
      </w:pPr>
      <w:fldSimple w:instr=" REF _Ref411968081 \h  \* MERGEFORMAT ">
        <w:r w:rsidR="009D45BB">
          <w:t>Psalm</w:t>
        </w:r>
        <w:r w:rsidR="009D45BB" w:rsidRPr="00AB1781">
          <w:t xml:space="preserve"> 131</w:t>
        </w:r>
        <w:r w:rsidR="009D45BB">
          <w:t>: O Lord, remember David and all his meekness</w:t>
        </w:r>
      </w:fldSimple>
      <w:r w:rsidR="006A0403" w:rsidRPr="00AC19C5">
        <w:rPr>
          <w:rFonts w:cstheme="minorBidi"/>
        </w:rPr>
        <w:tab/>
      </w:r>
      <w:r w:rsidRPr="00AC19C5">
        <w:rPr>
          <w:rFonts w:cstheme="minorBidi"/>
        </w:rPr>
        <w:fldChar w:fldCharType="begin"/>
      </w:r>
      <w:r w:rsidR="006A0403" w:rsidRPr="00AC19C5">
        <w:rPr>
          <w:rFonts w:cstheme="minorBidi"/>
        </w:rPr>
        <w:instrText xml:space="preserve"> PAGEREF _Ref411968081 \h </w:instrText>
      </w:r>
      <w:r w:rsidRPr="00AC19C5">
        <w:rPr>
          <w:rFonts w:cstheme="minorBidi"/>
        </w:rPr>
      </w:r>
      <w:r w:rsidRPr="00AC19C5">
        <w:rPr>
          <w:rFonts w:cstheme="minorBidi"/>
        </w:rPr>
        <w:fldChar w:fldCharType="separate"/>
      </w:r>
      <w:r w:rsidR="009D45BB">
        <w:rPr>
          <w:rFonts w:cstheme="minorBidi"/>
          <w:noProof/>
        </w:rPr>
        <w:t>480</w:t>
      </w:r>
      <w:r w:rsidRPr="00AC19C5">
        <w:rPr>
          <w:rFonts w:cstheme="minorBidi"/>
        </w:rPr>
        <w:fldChar w:fldCharType="end"/>
      </w:r>
    </w:p>
    <w:p w:rsidR="006A0403" w:rsidRPr="00AC19C5" w:rsidRDefault="003A78C2" w:rsidP="006A0403">
      <w:pPr>
        <w:pStyle w:val="EngHang"/>
        <w:tabs>
          <w:tab w:val="left" w:leader="dot" w:pos="8280"/>
        </w:tabs>
        <w:rPr>
          <w:rFonts w:cstheme="minorBidi"/>
        </w:rPr>
      </w:pPr>
      <w:fldSimple w:instr=" REF _Ref411968095 \h  \* MERGEFORMAT ">
        <w:r w:rsidR="009D45BB">
          <w:t>Psalm</w:t>
        </w:r>
        <w:r w:rsidR="009D45BB" w:rsidRPr="00AB1781">
          <w:t xml:space="preserve"> 132</w:t>
        </w:r>
        <w:r w:rsidR="009D45BB">
          <w:t>: Behold, how good and how delightful it is when brothers dwell together in unity</w:t>
        </w:r>
      </w:fldSimple>
      <w:r w:rsidR="006A0403" w:rsidRPr="00AC19C5">
        <w:rPr>
          <w:rFonts w:cstheme="minorBidi"/>
        </w:rPr>
        <w:tab/>
      </w:r>
      <w:r w:rsidRPr="00AC19C5">
        <w:rPr>
          <w:rFonts w:cstheme="minorBidi"/>
        </w:rPr>
        <w:fldChar w:fldCharType="begin"/>
      </w:r>
      <w:r w:rsidR="006A0403" w:rsidRPr="00AC19C5">
        <w:rPr>
          <w:rFonts w:cstheme="minorBidi"/>
        </w:rPr>
        <w:instrText xml:space="preserve"> PAGEREF _Ref411968095 \h </w:instrText>
      </w:r>
      <w:r w:rsidRPr="00AC19C5">
        <w:rPr>
          <w:rFonts w:cstheme="minorBidi"/>
        </w:rPr>
      </w:r>
      <w:r w:rsidRPr="00AC19C5">
        <w:rPr>
          <w:rFonts w:cstheme="minorBidi"/>
        </w:rPr>
        <w:fldChar w:fldCharType="separate"/>
      </w:r>
      <w:r w:rsidR="009D45BB">
        <w:rPr>
          <w:rFonts w:cstheme="minorBidi"/>
          <w:noProof/>
        </w:rPr>
        <w:t>481</w:t>
      </w:r>
      <w:r w:rsidRPr="00AC19C5">
        <w:rPr>
          <w:rFonts w:cstheme="minorBidi"/>
        </w:rPr>
        <w:fldChar w:fldCharType="end"/>
      </w:r>
    </w:p>
    <w:p w:rsidR="006A0403" w:rsidRPr="00AC19C5" w:rsidRDefault="003A78C2" w:rsidP="006A0403">
      <w:pPr>
        <w:pStyle w:val="EngHang"/>
        <w:tabs>
          <w:tab w:val="left" w:leader="dot" w:pos="8280"/>
        </w:tabs>
        <w:rPr>
          <w:rFonts w:cstheme="minorBidi"/>
        </w:rPr>
      </w:pPr>
      <w:fldSimple w:instr=" REF _Ref411968119 \h  \* MERGEFORMAT ">
        <w:r w:rsidR="009D45BB">
          <w:t>Psalm</w:t>
        </w:r>
        <w:r w:rsidR="009D45BB" w:rsidRPr="00AB1781">
          <w:t xml:space="preserve"> 133</w:t>
        </w:r>
        <w:r w:rsidR="009D45BB">
          <w:t>: Behold now bless the Lord, all you slaves of the Lord</w:t>
        </w:r>
      </w:fldSimple>
      <w:r w:rsidR="006A0403" w:rsidRPr="00AC19C5">
        <w:rPr>
          <w:rFonts w:cstheme="minorBidi"/>
        </w:rPr>
        <w:tab/>
      </w:r>
      <w:r w:rsidRPr="00AC19C5">
        <w:rPr>
          <w:rFonts w:cstheme="minorBidi"/>
        </w:rPr>
        <w:fldChar w:fldCharType="begin"/>
      </w:r>
      <w:r w:rsidR="006A0403" w:rsidRPr="00AC19C5">
        <w:rPr>
          <w:rFonts w:cstheme="minorBidi"/>
        </w:rPr>
        <w:instrText xml:space="preserve"> PAGEREF _Ref411968119 \h </w:instrText>
      </w:r>
      <w:r w:rsidRPr="00AC19C5">
        <w:rPr>
          <w:rFonts w:cstheme="minorBidi"/>
        </w:rPr>
      </w:r>
      <w:r w:rsidRPr="00AC19C5">
        <w:rPr>
          <w:rFonts w:cstheme="minorBidi"/>
        </w:rPr>
        <w:fldChar w:fldCharType="separate"/>
      </w:r>
      <w:r w:rsidR="009D45BB">
        <w:rPr>
          <w:rFonts w:cstheme="minorBidi"/>
          <w:noProof/>
        </w:rPr>
        <w:t>482</w:t>
      </w:r>
      <w:r w:rsidRPr="00AC19C5">
        <w:rPr>
          <w:rFonts w:cstheme="minorBidi"/>
        </w:rPr>
        <w:fldChar w:fldCharType="end"/>
      </w:r>
    </w:p>
    <w:p w:rsidR="006A0403" w:rsidRPr="00AC19C5" w:rsidRDefault="003A78C2" w:rsidP="006A0403">
      <w:pPr>
        <w:pStyle w:val="EngHang"/>
        <w:tabs>
          <w:tab w:val="left" w:leader="dot" w:pos="8280"/>
        </w:tabs>
        <w:rPr>
          <w:rFonts w:cstheme="minorBidi"/>
        </w:rPr>
      </w:pPr>
      <w:fldSimple w:instr=" REF _Ref411968136 \h  \* MERGEFORMAT ">
        <w:r w:rsidR="009D45BB">
          <w:t>Psalm</w:t>
        </w:r>
        <w:r w:rsidR="009D45BB" w:rsidRPr="00AB1781">
          <w:t xml:space="preserve"> 136</w:t>
        </w:r>
        <w:r w:rsidR="009D45BB">
          <w:t>: By the rivers of Babylon we sat down and wept</w:t>
        </w:r>
      </w:fldSimple>
      <w:r w:rsidR="006A0403" w:rsidRPr="00AC19C5">
        <w:rPr>
          <w:rFonts w:cstheme="minorBidi"/>
        </w:rPr>
        <w:tab/>
      </w:r>
      <w:r w:rsidRPr="00AC19C5">
        <w:rPr>
          <w:rFonts w:cstheme="minorBidi"/>
        </w:rPr>
        <w:fldChar w:fldCharType="begin"/>
      </w:r>
      <w:r w:rsidR="006A0403" w:rsidRPr="00AC19C5">
        <w:rPr>
          <w:rFonts w:cstheme="minorBidi"/>
        </w:rPr>
        <w:instrText xml:space="preserve"> PAGEREF _Ref411968136 \h </w:instrText>
      </w:r>
      <w:r w:rsidRPr="00AC19C5">
        <w:rPr>
          <w:rFonts w:cstheme="minorBidi"/>
        </w:rPr>
      </w:r>
      <w:r w:rsidRPr="00AC19C5">
        <w:rPr>
          <w:rFonts w:cstheme="minorBidi"/>
        </w:rPr>
        <w:fldChar w:fldCharType="separate"/>
      </w:r>
      <w:r w:rsidR="009D45BB">
        <w:rPr>
          <w:rFonts w:cstheme="minorBidi"/>
          <w:noProof/>
        </w:rPr>
        <w:t>486</w:t>
      </w:r>
      <w:r w:rsidRPr="00AC19C5">
        <w:rPr>
          <w:rFonts w:cstheme="minorBidi"/>
        </w:rPr>
        <w:fldChar w:fldCharType="end"/>
      </w:r>
    </w:p>
    <w:p w:rsidR="006A0403" w:rsidRPr="00AC19C5" w:rsidRDefault="003A78C2" w:rsidP="006A0403">
      <w:pPr>
        <w:pStyle w:val="EngHang"/>
        <w:tabs>
          <w:tab w:val="left" w:leader="dot" w:pos="8280"/>
        </w:tabs>
        <w:rPr>
          <w:rFonts w:cstheme="minorBidi"/>
        </w:rPr>
      </w:pPr>
      <w:fldSimple w:instr=" REF _Ref411968152 \h  \* MERGEFORMAT ">
        <w:r w:rsidR="009D45BB">
          <w:t>Psalm</w:t>
        </w:r>
        <w:r w:rsidR="009D45BB" w:rsidRPr="00AB1781">
          <w:t xml:space="preserve"> 137</w:t>
        </w:r>
        <w:r w:rsidR="009D45BB">
          <w:t>: I will praise and thank You, O Lord, with my whole heart</w:t>
        </w:r>
      </w:fldSimple>
      <w:r w:rsidR="006A0403" w:rsidRPr="00AC19C5">
        <w:rPr>
          <w:rFonts w:cstheme="minorBidi"/>
        </w:rPr>
        <w:tab/>
      </w:r>
      <w:r w:rsidRPr="00AC19C5">
        <w:rPr>
          <w:rFonts w:cstheme="minorBidi"/>
        </w:rPr>
        <w:fldChar w:fldCharType="begin"/>
      </w:r>
      <w:r w:rsidR="006A0403" w:rsidRPr="00AC19C5">
        <w:rPr>
          <w:rFonts w:cstheme="minorBidi"/>
        </w:rPr>
        <w:instrText xml:space="preserve"> PAGEREF _Ref411968152 \h </w:instrText>
      </w:r>
      <w:r w:rsidRPr="00AC19C5">
        <w:rPr>
          <w:rFonts w:cstheme="minorBidi"/>
        </w:rPr>
      </w:r>
      <w:r w:rsidRPr="00AC19C5">
        <w:rPr>
          <w:rFonts w:cstheme="minorBidi"/>
        </w:rPr>
        <w:fldChar w:fldCharType="separate"/>
      </w:r>
      <w:r w:rsidR="009D45BB">
        <w:rPr>
          <w:rFonts w:cstheme="minorBidi"/>
          <w:noProof/>
        </w:rPr>
        <w:t>487</w:t>
      </w:r>
      <w:r w:rsidRPr="00AC19C5">
        <w:rPr>
          <w:rFonts w:cstheme="minorBidi"/>
        </w:rPr>
        <w:fldChar w:fldCharType="end"/>
      </w:r>
    </w:p>
    <w:p w:rsidR="006A0403" w:rsidRPr="00AC19C5" w:rsidRDefault="003A78C2" w:rsidP="006A0403">
      <w:pPr>
        <w:pStyle w:val="EngHang"/>
        <w:tabs>
          <w:tab w:val="left" w:leader="dot" w:pos="8280"/>
        </w:tabs>
        <w:rPr>
          <w:rFonts w:cstheme="minorBidi"/>
        </w:rPr>
      </w:pPr>
      <w:fldSimple w:instr=" REF _Ref411968172 \h  \* MERGEFORMAT ">
        <w:r w:rsidR="009D45BB">
          <w:t>Psalm</w:t>
        </w:r>
        <w:r w:rsidR="009D45BB" w:rsidRPr="00AB1781">
          <w:t xml:space="preserve"> 140</w:t>
        </w:r>
        <w:r w:rsidR="009D45BB">
          <w:t>: Lord, I cry to You, hear me</w:t>
        </w:r>
      </w:fldSimple>
      <w:r w:rsidR="006A0403" w:rsidRPr="00AC19C5">
        <w:rPr>
          <w:rFonts w:cstheme="minorBidi"/>
        </w:rPr>
        <w:tab/>
      </w:r>
      <w:r w:rsidRPr="00AC19C5">
        <w:rPr>
          <w:rFonts w:cstheme="minorBidi"/>
        </w:rPr>
        <w:fldChar w:fldCharType="begin"/>
      </w:r>
      <w:r w:rsidR="006A0403" w:rsidRPr="00AC19C5">
        <w:rPr>
          <w:rFonts w:cstheme="minorBidi"/>
        </w:rPr>
        <w:instrText xml:space="preserve"> PAGEREF _Ref411968172 \h </w:instrText>
      </w:r>
      <w:r w:rsidRPr="00AC19C5">
        <w:rPr>
          <w:rFonts w:cstheme="minorBidi"/>
        </w:rPr>
      </w:r>
      <w:r w:rsidRPr="00AC19C5">
        <w:rPr>
          <w:rFonts w:cstheme="minorBidi"/>
        </w:rPr>
        <w:fldChar w:fldCharType="separate"/>
      </w:r>
      <w:r w:rsidR="009D45BB">
        <w:rPr>
          <w:rFonts w:cstheme="minorBidi"/>
          <w:noProof/>
        </w:rPr>
        <w:t>491</w:t>
      </w:r>
      <w:r w:rsidRPr="00AC19C5">
        <w:rPr>
          <w:rFonts w:cstheme="minorBidi"/>
        </w:rPr>
        <w:fldChar w:fldCharType="end"/>
      </w:r>
    </w:p>
    <w:p w:rsidR="006A0403" w:rsidRPr="00AC19C5" w:rsidRDefault="003A78C2" w:rsidP="006A0403">
      <w:pPr>
        <w:pStyle w:val="EngHang"/>
        <w:tabs>
          <w:tab w:val="left" w:leader="dot" w:pos="8280"/>
        </w:tabs>
        <w:rPr>
          <w:rFonts w:cstheme="minorBidi"/>
        </w:rPr>
      </w:pPr>
      <w:fldSimple w:instr=" REF _Ref411968182 \h  \* MERGEFORMAT ">
        <w:r w:rsidR="009D45BB">
          <w:t>Psalm</w:t>
        </w:r>
        <w:r w:rsidR="009D45BB" w:rsidRPr="00AB1781">
          <w:t xml:space="preserve"> 141</w:t>
        </w:r>
        <w:r w:rsidR="009D45BB">
          <w:t>: I cry to the Lord with all my voice, I pray with all my voice</w:t>
        </w:r>
      </w:fldSimple>
      <w:r w:rsidR="006A0403" w:rsidRPr="00AC19C5">
        <w:rPr>
          <w:rFonts w:cstheme="minorBidi"/>
        </w:rPr>
        <w:tab/>
      </w:r>
      <w:r w:rsidRPr="00AC19C5">
        <w:rPr>
          <w:rFonts w:cstheme="minorBidi"/>
        </w:rPr>
        <w:fldChar w:fldCharType="begin"/>
      </w:r>
      <w:r w:rsidR="006A0403" w:rsidRPr="00AC19C5">
        <w:rPr>
          <w:rFonts w:cstheme="minorBidi"/>
        </w:rPr>
        <w:instrText xml:space="preserve"> PAGEREF _Ref411968182 \h </w:instrText>
      </w:r>
      <w:r w:rsidRPr="00AC19C5">
        <w:rPr>
          <w:rFonts w:cstheme="minorBidi"/>
        </w:rPr>
      </w:r>
      <w:r w:rsidRPr="00AC19C5">
        <w:rPr>
          <w:rFonts w:cstheme="minorBidi"/>
        </w:rPr>
        <w:fldChar w:fldCharType="separate"/>
      </w:r>
      <w:r w:rsidR="009D45BB">
        <w:rPr>
          <w:rFonts w:cstheme="minorBidi"/>
          <w:noProof/>
        </w:rPr>
        <w:t>492</w:t>
      </w:r>
      <w:r w:rsidRPr="00AC19C5">
        <w:rPr>
          <w:rFonts w:cstheme="minorBidi"/>
        </w:rPr>
        <w:fldChar w:fldCharType="end"/>
      </w:r>
    </w:p>
    <w:p w:rsidR="006A0403" w:rsidRPr="00AC19C5" w:rsidRDefault="003A78C2" w:rsidP="006A0403">
      <w:pPr>
        <w:pStyle w:val="EngHang"/>
        <w:tabs>
          <w:tab w:val="left" w:leader="dot" w:pos="8280"/>
        </w:tabs>
        <w:rPr>
          <w:rFonts w:cstheme="minorBidi"/>
        </w:rPr>
      </w:pPr>
      <w:fldSimple w:instr=" REF _Ref411968206 \h  \* MERGEFORMAT ">
        <w:r w:rsidR="009D45BB">
          <w:t>Psalm</w:t>
        </w:r>
        <w:r w:rsidR="009D45BB" w:rsidRPr="00AB1781">
          <w:t xml:space="preserve"> 145</w:t>
        </w:r>
        <w:r w:rsidR="009D45BB">
          <w:t>: Praise the Lord, O my soul! I will praise the Lord all my life</w:t>
        </w:r>
      </w:fldSimple>
      <w:r w:rsidR="006A0403" w:rsidRPr="00AC19C5">
        <w:rPr>
          <w:rFonts w:cstheme="minorBidi"/>
        </w:rPr>
        <w:tab/>
      </w:r>
      <w:r w:rsidRPr="00AC19C5">
        <w:rPr>
          <w:rFonts w:cstheme="minorBidi"/>
        </w:rPr>
        <w:fldChar w:fldCharType="begin"/>
      </w:r>
      <w:r w:rsidR="006A0403" w:rsidRPr="00AC19C5">
        <w:rPr>
          <w:rFonts w:cstheme="minorBidi"/>
        </w:rPr>
        <w:instrText xml:space="preserve"> PAGEREF _Ref411968206 \h </w:instrText>
      </w:r>
      <w:r w:rsidRPr="00AC19C5">
        <w:rPr>
          <w:rFonts w:cstheme="minorBidi"/>
        </w:rPr>
      </w:r>
      <w:r w:rsidRPr="00AC19C5">
        <w:rPr>
          <w:rFonts w:cstheme="minorBidi"/>
        </w:rPr>
        <w:fldChar w:fldCharType="separate"/>
      </w:r>
      <w:r w:rsidR="009D45BB">
        <w:rPr>
          <w:rFonts w:cstheme="minorBidi"/>
          <w:noProof/>
        </w:rPr>
        <w:t>498</w:t>
      </w:r>
      <w:r w:rsidRPr="00AC19C5">
        <w:rPr>
          <w:rFonts w:cstheme="minorBidi"/>
        </w:rPr>
        <w:fldChar w:fldCharType="end"/>
      </w:r>
    </w:p>
    <w:p w:rsidR="006A0403" w:rsidRPr="00AC19C5" w:rsidRDefault="003A78C2" w:rsidP="006A0403">
      <w:pPr>
        <w:pStyle w:val="EngHang"/>
        <w:tabs>
          <w:tab w:val="left" w:leader="dot" w:pos="8280"/>
        </w:tabs>
        <w:rPr>
          <w:rFonts w:cstheme="minorBidi"/>
        </w:rPr>
      </w:pPr>
      <w:fldSimple w:instr=" REF _Ref411968226 \h  \* MERGEFORMAT ">
        <w:r w:rsidR="009D45BB">
          <w:t>Psalm</w:t>
        </w:r>
        <w:r w:rsidR="009D45BB" w:rsidRPr="00AB1781">
          <w:t xml:space="preserve"> 146</w:t>
        </w:r>
        <w:r w:rsidR="009D45BB">
          <w:t>: Praise the Lord, for singing praise is good</w:t>
        </w:r>
      </w:fldSimple>
      <w:r w:rsidR="006A0403" w:rsidRPr="00AC19C5">
        <w:rPr>
          <w:rFonts w:cstheme="minorBidi"/>
        </w:rPr>
        <w:tab/>
      </w:r>
      <w:r w:rsidRPr="00AC19C5">
        <w:rPr>
          <w:rFonts w:cstheme="minorBidi"/>
        </w:rPr>
        <w:fldChar w:fldCharType="begin"/>
      </w:r>
      <w:r w:rsidR="006A0403" w:rsidRPr="00AC19C5">
        <w:rPr>
          <w:rFonts w:cstheme="minorBidi"/>
        </w:rPr>
        <w:instrText xml:space="preserve"> PAGEREF _Ref411968226 \h </w:instrText>
      </w:r>
      <w:r w:rsidRPr="00AC19C5">
        <w:rPr>
          <w:rFonts w:cstheme="minorBidi"/>
        </w:rPr>
      </w:r>
      <w:r w:rsidRPr="00AC19C5">
        <w:rPr>
          <w:rFonts w:cstheme="minorBidi"/>
        </w:rPr>
        <w:fldChar w:fldCharType="separate"/>
      </w:r>
      <w:r w:rsidR="009D45BB">
        <w:rPr>
          <w:rFonts w:cstheme="minorBidi"/>
          <w:noProof/>
        </w:rPr>
        <w:t>499</w:t>
      </w:r>
      <w:r w:rsidRPr="00AC19C5">
        <w:rPr>
          <w:rFonts w:cstheme="minorBidi"/>
        </w:rPr>
        <w:fldChar w:fldCharType="end"/>
      </w:r>
    </w:p>
    <w:p w:rsidR="006A0403" w:rsidRPr="00AC19C5" w:rsidRDefault="003A78C2" w:rsidP="006A0403">
      <w:pPr>
        <w:pStyle w:val="EngHang"/>
        <w:tabs>
          <w:tab w:val="left" w:leader="dot" w:pos="8280"/>
        </w:tabs>
        <w:rPr>
          <w:rFonts w:cstheme="minorBidi"/>
        </w:rPr>
      </w:pPr>
      <w:fldSimple w:instr=" REF _Ref411968245 \h  \* MERGEFORMAT ">
        <w:r w:rsidR="009D45BB">
          <w:t>Psalm</w:t>
        </w:r>
        <w:r w:rsidR="009D45BB" w:rsidRPr="00AB1781">
          <w:t xml:space="preserve"> 147</w:t>
        </w:r>
        <w:r w:rsidR="009D45BB">
          <w:t>: Praise the Lord, O Jerusalem! Praise your God, O Zion!</w:t>
        </w:r>
      </w:fldSimple>
      <w:r w:rsidR="006A0403" w:rsidRPr="00AC19C5">
        <w:rPr>
          <w:rFonts w:cstheme="minorBidi"/>
        </w:rPr>
        <w:tab/>
      </w:r>
      <w:r w:rsidRPr="00AC19C5">
        <w:rPr>
          <w:rFonts w:cstheme="minorBidi"/>
        </w:rPr>
        <w:fldChar w:fldCharType="begin"/>
      </w:r>
      <w:r w:rsidR="006A0403" w:rsidRPr="00AC19C5">
        <w:rPr>
          <w:rFonts w:cstheme="minorBidi"/>
        </w:rPr>
        <w:instrText xml:space="preserve"> PAGEREF _Ref411968245 \h </w:instrText>
      </w:r>
      <w:r w:rsidRPr="00AC19C5">
        <w:rPr>
          <w:rFonts w:cstheme="minorBidi"/>
        </w:rPr>
      </w:r>
      <w:r w:rsidRPr="00AC19C5">
        <w:rPr>
          <w:rFonts w:cstheme="minorBidi"/>
        </w:rPr>
        <w:fldChar w:fldCharType="separate"/>
      </w:r>
      <w:r w:rsidR="009D45BB">
        <w:rPr>
          <w:rFonts w:cstheme="minorBidi"/>
          <w:noProof/>
        </w:rPr>
        <w:t>500</w:t>
      </w:r>
      <w:r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0"/>
      <w:r>
        <w:t>unbelievers</w:t>
      </w:r>
      <w:commentRangeEnd w:id="90"/>
      <w:r>
        <w:rPr>
          <w:rStyle w:val="CommentReference"/>
          <w:lang w:val="en-CA"/>
        </w:rPr>
        <w:commentReference w:id="90"/>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w:t>
      </w:r>
      <w:r w:rsidR="00C104A1">
        <w:t>are</w:t>
      </w:r>
      <w:r w:rsidRPr="001A4291">
        <w:t xml:space="preserve">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D45BB">
        <w:rPr>
          <w:noProof/>
          <w:lang w:val="en-GB"/>
        </w:rPr>
        <w:t>12</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w:t>
      </w:r>
      <w:r w:rsidR="00C104A1">
        <w:t>are</w:t>
      </w:r>
      <w:r w:rsidRPr="001A4291">
        <w:t xml:space="preserve">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D45BB">
        <w:rPr>
          <w:noProof/>
          <w:lang w:val="en-GB"/>
        </w:rPr>
        <w:t>13</w:t>
      </w:r>
      <w:r w:rsidR="003A78C2">
        <w:rPr>
          <w:lang w:val="en-GB"/>
        </w:rPr>
        <w:fldChar w:fldCharType="end"/>
      </w:r>
      <w:r w:rsidRPr="001A4291">
        <w:rPr>
          <w:lang w:val="en-GB"/>
        </w:rPr>
        <w:t>).</w:t>
      </w:r>
    </w:p>
    <w:p w:rsidR="00964F23" w:rsidRDefault="00964F23" w:rsidP="00964F23">
      <w:pPr>
        <w:pStyle w:val="Heading3"/>
      </w:pPr>
      <w:bookmarkStart w:id="91" w:name="_Toc410196182"/>
      <w:bookmarkStart w:id="92" w:name="_Toc410196414"/>
      <w:bookmarkStart w:id="93" w:name="_Toc410196916"/>
      <w:r>
        <w:t>The Midnight Praise</w:t>
      </w:r>
      <w:bookmarkEnd w:id="91"/>
      <w:bookmarkEnd w:id="92"/>
      <w:bookmarkEnd w:id="93"/>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4"/>
            <w:r>
              <w:t>Arise</w:t>
            </w:r>
            <w:commentRangeEnd w:id="94"/>
            <w:r>
              <w:rPr>
                <w:rStyle w:val="CommentReference"/>
              </w:rPr>
              <w:commentReference w:id="94"/>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5"/>
            <w:r>
              <w:t>flesh</w:t>
            </w:r>
            <w:commentRangeEnd w:id="95"/>
            <w:r>
              <w:rPr>
                <w:rStyle w:val="CommentReference"/>
              </w:rPr>
              <w:commentReference w:id="95"/>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6"/>
            <w:r w:rsidRPr="004E04E2">
              <w:t xml:space="preserve">send up </w:t>
            </w:r>
            <w:commentRangeEnd w:id="96"/>
            <w:r>
              <w:rPr>
                <w:rStyle w:val="CommentReference"/>
              </w:rPr>
              <w:commentReference w:id="96"/>
            </w:r>
            <w:r>
              <w:t>to</w:t>
            </w:r>
            <w:r w:rsidRPr="004E04E2">
              <w:t xml:space="preserve"> </w:t>
            </w:r>
            <w:r>
              <w:t>You</w:t>
            </w:r>
            <w:r w:rsidRPr="004E04E2">
              <w:t xml:space="preserve"> a befitting </w:t>
            </w:r>
            <w:commentRangeStart w:id="97"/>
            <w:r w:rsidRPr="004E04E2">
              <w:t>doxology</w:t>
            </w:r>
            <w:commentRangeEnd w:id="97"/>
            <w:r>
              <w:rPr>
                <w:rStyle w:val="CommentReference"/>
              </w:rPr>
              <w:commentReference w:id="97"/>
            </w:r>
            <w:r w:rsidRPr="004E04E2">
              <w:t xml:space="preserve">, and win the forgiveness of our many sins: </w:t>
            </w:r>
            <w:commentRangeStart w:id="98"/>
            <w:r w:rsidRPr="004E04E2">
              <w:t xml:space="preserve">Glory to </w:t>
            </w:r>
            <w:r>
              <w:t>You</w:t>
            </w:r>
            <w:r w:rsidRPr="004E04E2">
              <w:t xml:space="preserve"> </w:t>
            </w:r>
            <w:commentRangeEnd w:id="98"/>
            <w:r>
              <w:rPr>
                <w:rStyle w:val="CommentReference"/>
              </w:rPr>
              <w:commentReference w:id="98"/>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99"/>
            <w:r w:rsidRPr="004E04E2">
              <w:t xml:space="preserve">Who </w:t>
            </w:r>
            <w:commentRangeEnd w:id="99"/>
            <w:r>
              <w:rPr>
                <w:rStyle w:val="CommentReference"/>
              </w:rPr>
              <w:commentReference w:id="99"/>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0"/>
            <w:r w:rsidRPr="004E04E2">
              <w:t>to the sanctuary</w:t>
            </w:r>
            <w:commentRangeEnd w:id="100"/>
            <w:r>
              <w:rPr>
                <w:rStyle w:val="CommentReference"/>
              </w:rPr>
              <w:commentReference w:id="100"/>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1"/>
            <w:r w:rsidRPr="004E04E2">
              <w:t xml:space="preserve">you out </w:t>
            </w:r>
            <w:commentRangeEnd w:id="101"/>
            <w:r>
              <w:rPr>
                <w:rStyle w:val="CommentReference"/>
              </w:rPr>
              <w:commentReference w:id="101"/>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2"/>
            <w:r w:rsidRPr="004E04E2">
              <w:t xml:space="preserve">supplication </w:t>
            </w:r>
            <w:commentRangeEnd w:id="102"/>
            <w:r>
              <w:rPr>
                <w:rStyle w:val="CommentReference"/>
              </w:rPr>
              <w:commentReference w:id="10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3"/>
            <w:r w:rsidRPr="004E04E2">
              <w:t xml:space="preserve">petition </w:t>
            </w:r>
            <w:commentRangeEnd w:id="103"/>
            <w:r>
              <w:rPr>
                <w:rStyle w:val="CommentReference"/>
              </w:rPr>
              <w:commentReference w:id="103"/>
            </w:r>
            <w:r w:rsidRPr="004E04E2">
              <w:t xml:space="preserve">shall come in before </w:t>
            </w:r>
            <w:r w:rsidR="001040C8">
              <w:t>You</w:t>
            </w:r>
            <w:r w:rsidRPr="004E04E2">
              <w:t xml:space="preserve">: </w:t>
            </w:r>
            <w:commentRangeStart w:id="104"/>
            <w:r w:rsidRPr="004E04E2">
              <w:t xml:space="preserve">revive </w:t>
            </w:r>
            <w:commentRangeEnd w:id="104"/>
            <w:r>
              <w:rPr>
                <w:rStyle w:val="CommentReference"/>
              </w:rPr>
              <w:commentReference w:id="104"/>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5"/>
            <w:r w:rsidRPr="004E04E2">
              <w:t>pour forth</w:t>
            </w:r>
            <w:commentRangeEnd w:id="105"/>
            <w:r>
              <w:rPr>
                <w:rStyle w:val="CommentReference"/>
              </w:rPr>
              <w:commentReference w:id="105"/>
            </w:r>
            <w:r w:rsidRPr="004E04E2">
              <w:t xml:space="preserve"> </w:t>
            </w:r>
            <w:commentRangeStart w:id="106"/>
            <w:r w:rsidRPr="004E04E2">
              <w:t>blessing</w:t>
            </w:r>
            <w:commentRangeEnd w:id="106"/>
            <w:r>
              <w:rPr>
                <w:rStyle w:val="CommentReference"/>
              </w:rPr>
              <w:commentReference w:id="10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07"/>
            <w:r w:rsidRPr="004E04E2">
              <w:t xml:space="preserve">respond </w:t>
            </w:r>
            <w:commentRangeEnd w:id="107"/>
            <w:r>
              <w:rPr>
                <w:rStyle w:val="CommentReference"/>
              </w:rPr>
              <w:commentReference w:id="107"/>
            </w:r>
            <w:r w:rsidRPr="004E04E2">
              <w:t xml:space="preserve">with </w:t>
            </w:r>
            <w:r>
              <w:t>Your</w:t>
            </w:r>
            <w:r w:rsidRPr="004E04E2">
              <w:t xml:space="preserve"> words: for all </w:t>
            </w:r>
            <w:r>
              <w:t>Your</w:t>
            </w:r>
            <w:r w:rsidRPr="004E04E2">
              <w:t xml:space="preserve"> commandments are </w:t>
            </w:r>
            <w:commentRangeStart w:id="108"/>
            <w:r w:rsidRPr="004E04E2">
              <w:t>righteous</w:t>
            </w:r>
            <w:commentRangeEnd w:id="108"/>
            <w:r>
              <w:rPr>
                <w:rStyle w:val="CommentReference"/>
              </w:rPr>
              <w:commentReference w:id="108"/>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09"/>
            <w:r w:rsidRPr="004E04E2">
              <w:t>meditation</w:t>
            </w:r>
            <w:commentRangeEnd w:id="109"/>
            <w:r>
              <w:rPr>
                <w:rStyle w:val="CommentReference"/>
              </w:rPr>
              <w:commentReference w:id="109"/>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0"/>
            <w:r w:rsidRPr="004E04E2">
              <w:t>always</w:t>
            </w:r>
            <w:commentRangeEnd w:id="110"/>
            <w:r>
              <w:rPr>
                <w:rStyle w:val="CommentReference"/>
              </w:rPr>
              <w:commentReference w:id="110"/>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1"/>
            <w:r w:rsidRPr="004E04E2">
              <w:rPr>
                <w:rFonts w:eastAsia="@MingLiU"/>
              </w:rPr>
              <w:t xml:space="preserve">and </w:t>
            </w:r>
            <w:commentRangeEnd w:id="111"/>
            <w:r>
              <w:rPr>
                <w:rStyle w:val="CommentReference"/>
              </w:rPr>
              <w:commentReference w:id="111"/>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2"/>
            <w:r w:rsidRPr="004E04E2">
              <w:rPr>
                <w:rFonts w:eastAsia="@MingLiU"/>
              </w:rPr>
              <w:t xml:space="preserve">to </w:t>
            </w:r>
            <w:commentRangeEnd w:id="112"/>
            <w:r>
              <w:rPr>
                <w:rStyle w:val="CommentReference"/>
              </w:rPr>
              <w:commentReference w:id="112"/>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3"/>
            <w:r w:rsidRPr="004E04E2">
              <w:t xml:space="preserve">to </w:t>
            </w:r>
            <w:commentRangeEnd w:id="113"/>
            <w:r>
              <w:rPr>
                <w:rStyle w:val="CommentReference"/>
              </w:rPr>
              <w:commentReference w:id="113"/>
            </w:r>
            <w:r>
              <w:t>You</w:t>
            </w:r>
            <w:r w:rsidRPr="004E04E2">
              <w:t>, O Only</w:t>
            </w:r>
            <w:r w:rsidRPr="004E04E2">
              <w:noBreakHyphen/>
            </w:r>
            <w:commentRangeStart w:id="114"/>
            <w:r w:rsidRPr="004E04E2">
              <w:t>Begotten</w:t>
            </w:r>
            <w:commentRangeEnd w:id="114"/>
            <w:r>
              <w:rPr>
                <w:rStyle w:val="CommentReference"/>
              </w:rPr>
              <w:commentReference w:id="114"/>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5"/>
            <w:r w:rsidRPr="004E04E2">
              <w:t xml:space="preserve">utter </w:t>
            </w:r>
            <w:commentRangeEnd w:id="115"/>
            <w:r>
              <w:rPr>
                <w:rStyle w:val="CommentReference"/>
              </w:rPr>
              <w:commentReference w:id="115"/>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3"/>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6" w:name="_Toc297322053"/>
      <w:bookmarkStart w:id="117" w:name="_Toc297407698"/>
      <w:bookmarkStart w:id="118" w:name="_Toc298445750"/>
      <w:bookmarkStart w:id="119" w:name="_Toc298681233"/>
      <w:bookmarkStart w:id="120" w:name="_Toc298447475"/>
      <w:bookmarkStart w:id="121"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3A78C2" w:rsidRPr="00964F23">
        <w:fldChar w:fldCharType="begin"/>
      </w:r>
      <w:r w:rsidRPr="00964F23">
        <w:instrText xml:space="preserve"> PAGEREF TheHymnForTheResurrection \h </w:instrText>
      </w:r>
      <w:r w:rsidR="003A78C2" w:rsidRPr="00964F23">
        <w:fldChar w:fldCharType="separate"/>
      </w:r>
      <w:r w:rsidR="009D45BB">
        <w:rPr>
          <w:b/>
          <w:bCs/>
          <w:noProof/>
          <w:lang w:val="en-US"/>
        </w:rPr>
        <w:t>Error! Bookmark not defined.</w:t>
      </w:r>
      <w:r w:rsidR="003A78C2"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2"/>
            <w:r>
              <w:t xml:space="preserve">consider </w:t>
            </w:r>
            <w:commentRangeEnd w:id="122"/>
            <w:r>
              <w:rPr>
                <w:rStyle w:val="CommentReference"/>
                <w:lang w:val="en-CA"/>
              </w:rPr>
              <w:commentReference w:id="122"/>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3"/>
            <w:r>
              <w:t xml:space="preserve">none </w:t>
            </w:r>
            <w:commentRangeEnd w:id="123"/>
            <w:r>
              <w:rPr>
                <w:rStyle w:val="CommentReference"/>
                <w:lang w:val="en-CA"/>
              </w:rPr>
              <w:commentReference w:id="123"/>
            </w:r>
            <w:r>
              <w:t>but You.</w:t>
            </w:r>
          </w:p>
          <w:p w:rsidR="005E263F" w:rsidRDefault="005E263F" w:rsidP="005E263F">
            <w:pPr>
              <w:pStyle w:val="EngHangEnd"/>
            </w:pPr>
            <w:commentRangeStart w:id="124"/>
            <w:r>
              <w:t xml:space="preserve">After </w:t>
            </w:r>
            <w:commentRangeEnd w:id="124"/>
            <w:r>
              <w:rPr>
                <w:rStyle w:val="CommentReference"/>
                <w:lang w:val="en-CA"/>
              </w:rPr>
              <w:commentReference w:id="124"/>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5"/>
            <w:r>
              <w:t xml:space="preserve">to </w:t>
            </w:r>
            <w:commentRangeEnd w:id="125"/>
            <w:r>
              <w:rPr>
                <w:rStyle w:val="CommentReference"/>
                <w:lang w:val="en-CA"/>
              </w:rPr>
              <w:commentReference w:id="125"/>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6"/>
            <w:r>
              <w:t>joyful</w:t>
            </w:r>
            <w:commentRangeEnd w:id="126"/>
            <w:r>
              <w:rPr>
                <w:rStyle w:val="CommentReference"/>
                <w:lang w:val="en-CA"/>
              </w:rPr>
              <w:commentReference w:id="126"/>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27"/>
            <w:r>
              <w:t xml:space="preserve">perfect </w:t>
            </w:r>
            <w:commentRangeEnd w:id="127"/>
            <w:r>
              <w:rPr>
                <w:rStyle w:val="CommentReference"/>
                <w:lang w:val="en-CA"/>
              </w:rPr>
              <w:commentReference w:id="127"/>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28"/>
            <w:r>
              <w:t xml:space="preserve">sealed </w:t>
            </w:r>
            <w:commentRangeEnd w:id="128"/>
            <w:r>
              <w:rPr>
                <w:rStyle w:val="CommentReference"/>
                <w:lang w:val="en-CA"/>
              </w:rPr>
              <w:commentReference w:id="128"/>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29"/>
            <w:r>
              <w:t xml:space="preserve">fragrant </w:t>
            </w:r>
            <w:commentRangeEnd w:id="129"/>
            <w:r>
              <w:rPr>
                <w:rStyle w:val="CommentReference"/>
                <w:lang w:val="en-CA"/>
              </w:rPr>
              <w:commentReference w:id="129"/>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0"/>
            <w:r>
              <w:t>spices</w:t>
            </w:r>
            <w:commentRangeEnd w:id="130"/>
            <w:r>
              <w:rPr>
                <w:rStyle w:val="CommentReference"/>
                <w:lang w:val="en-CA"/>
              </w:rPr>
              <w:commentReference w:id="130"/>
            </w:r>
            <w:r>
              <w:t>,</w:t>
            </w:r>
          </w:p>
          <w:p w:rsidR="005E263F" w:rsidRDefault="005E263F" w:rsidP="005E263F">
            <w:pPr>
              <w:pStyle w:val="EngHangEnd"/>
            </w:pPr>
            <w:r>
              <w:t xml:space="preserve">"Behold and see that the Saviour </w:t>
            </w:r>
            <w:commentRangeStart w:id="131"/>
            <w:r>
              <w:t xml:space="preserve">is risen </w:t>
            </w:r>
            <w:commentRangeEnd w:id="131"/>
            <w:r>
              <w:rPr>
                <w:rStyle w:val="CommentReference"/>
                <w:lang w:val="en-CA"/>
              </w:rPr>
              <w:commentReference w:id="131"/>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2"/>
            <w:r>
              <w:t>A</w:t>
            </w:r>
            <w:commentRangeEnd w:id="132"/>
            <w:r>
              <w:rPr>
                <w:rStyle w:val="CommentReference"/>
                <w:lang w:val="en-CA"/>
              </w:rPr>
              <w:commentReference w:id="132"/>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3"/>
            <w:r>
              <w:t xml:space="preserve">We </w:t>
            </w:r>
            <w:commentRangeEnd w:id="133"/>
            <w:r>
              <w:rPr>
                <w:rStyle w:val="CommentReference"/>
                <w:lang w:val="en-CA"/>
              </w:rPr>
              <w:commentReference w:id="133"/>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4"/>
            <w:r>
              <w:t>alteration</w:t>
            </w:r>
            <w:commentRangeEnd w:id="134"/>
            <w:r>
              <w:rPr>
                <w:rStyle w:val="CommentReference"/>
                <w:lang w:val="en-CA"/>
              </w:rPr>
              <w:commentReference w:id="134"/>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6"/>
      <w:bookmarkEnd w:id="117"/>
      <w:bookmarkEnd w:id="118"/>
      <w:bookmarkEnd w:id="119"/>
      <w:bookmarkEnd w:id="120"/>
      <w:bookmarkEnd w:id="121"/>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5"/>
            <w:r>
              <w:t>glorify Him</w:t>
            </w:r>
            <w:commentRangeEnd w:id="135"/>
            <w:r>
              <w:rPr>
                <w:rStyle w:val="CommentReference"/>
                <w:lang w:val="en-CA"/>
              </w:rPr>
              <w:commentReference w:id="135"/>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6"/>
            <w:r>
              <w:t xml:space="preserve">when he shatters </w:t>
            </w:r>
            <w:commentRangeEnd w:id="136"/>
            <w:r>
              <w:rPr>
                <w:rStyle w:val="CommentReference"/>
                <w:lang w:val="en-CA"/>
              </w:rPr>
              <w:commentReference w:id="136"/>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37"/>
            <w:r>
              <w:t xml:space="preserve">chosen </w:t>
            </w:r>
            <w:commentRangeEnd w:id="137"/>
            <w:r>
              <w:rPr>
                <w:rStyle w:val="CommentReference"/>
                <w:lang w:val="en-CA"/>
              </w:rPr>
              <w:commentReference w:id="137"/>
            </w:r>
            <w:r>
              <w:t xml:space="preserve">mounted </w:t>
            </w:r>
            <w:commentRangeStart w:id="138"/>
            <w:r>
              <w:t xml:space="preserve">captains </w:t>
            </w:r>
            <w:commentRangeEnd w:id="138"/>
            <w:r>
              <w:rPr>
                <w:rStyle w:val="CommentReference"/>
                <w:lang w:val="en-CA"/>
              </w:rPr>
              <w:commentReference w:id="138"/>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39"/>
            <w:r>
              <w:t xml:space="preserve">was </w:t>
            </w:r>
            <w:commentRangeEnd w:id="139"/>
            <w:r>
              <w:rPr>
                <w:rStyle w:val="CommentReference"/>
                <w:lang w:val="en-CA"/>
              </w:rPr>
              <w:commentReference w:id="139"/>
            </w:r>
            <w:r>
              <w:t xml:space="preserve">glorified in power. Your right hand, O Lord, </w:t>
            </w:r>
            <w:commentRangeStart w:id="140"/>
            <w:r>
              <w:t xml:space="preserve">crushed </w:t>
            </w:r>
            <w:commentRangeEnd w:id="140"/>
            <w:r>
              <w:rPr>
                <w:rStyle w:val="CommentReference"/>
                <w:lang w:val="en-CA"/>
              </w:rPr>
              <w:commentReference w:id="140"/>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1"/>
            <w:r>
              <w:t xml:space="preserve">shattered </w:t>
            </w:r>
            <w:commentRangeEnd w:id="141"/>
            <w:r>
              <w:rPr>
                <w:rStyle w:val="CommentReference"/>
                <w:lang w:val="en-CA"/>
              </w:rPr>
              <w:commentReference w:id="141"/>
            </w:r>
            <w:commentRangeStart w:id="142"/>
            <w:r>
              <w:t>Your enemies</w:t>
            </w:r>
            <w:commentRangeEnd w:id="142"/>
            <w:r>
              <w:rPr>
                <w:rStyle w:val="CommentReference"/>
                <w:lang w:val="en-CA"/>
              </w:rPr>
              <w:commentReference w:id="142"/>
            </w:r>
            <w:r>
              <w:t xml:space="preserve">; You </w:t>
            </w:r>
            <w:commentRangeStart w:id="143"/>
            <w:r>
              <w:t xml:space="preserve">sent </w:t>
            </w:r>
            <w:commentRangeEnd w:id="143"/>
            <w:r>
              <w:rPr>
                <w:rStyle w:val="CommentReference"/>
                <w:lang w:val="en-CA"/>
              </w:rPr>
              <w:commentReference w:id="143"/>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4"/>
            <w:r>
              <w:t>holy</w:t>
            </w:r>
            <w:commentRangeEnd w:id="144"/>
            <w:r>
              <w:rPr>
                <w:rStyle w:val="CommentReference"/>
                <w:lang w:val="en-CA"/>
              </w:rPr>
              <w:commentReference w:id="144"/>
            </w:r>
            <w:r>
              <w:t xml:space="preserve">, awesome in </w:t>
            </w:r>
            <w:commentRangeStart w:id="145"/>
            <w:r>
              <w:t>glorious deeds</w:t>
            </w:r>
            <w:commentRangeEnd w:id="145"/>
            <w:r>
              <w:rPr>
                <w:rStyle w:val="CommentReference"/>
                <w:lang w:val="en-CA"/>
              </w:rPr>
              <w:commentReference w:id="145"/>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6"/>
            <w:r>
              <w:t>redeemed</w:t>
            </w:r>
            <w:commentRangeEnd w:id="146"/>
            <w:r>
              <w:rPr>
                <w:rStyle w:val="CommentReference"/>
                <w:lang w:val="en-CA"/>
              </w:rPr>
              <w:commentReference w:id="146"/>
            </w:r>
            <w:r>
              <w:t xml:space="preserve">; You called them by Your power into Your holy </w:t>
            </w:r>
            <w:commentRangeStart w:id="147"/>
            <w:r>
              <w:t>abode</w:t>
            </w:r>
            <w:commentRangeEnd w:id="147"/>
            <w:r>
              <w:rPr>
                <w:rStyle w:val="CommentReference"/>
                <w:lang w:val="en-CA"/>
              </w:rPr>
              <w:commentReference w:id="14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48"/>
            <w:r>
              <w:t xml:space="preserve">Sorrow </w:t>
            </w:r>
            <w:commentRangeEnd w:id="148"/>
            <w:r>
              <w:rPr>
                <w:rStyle w:val="CommentReference"/>
                <w:lang w:val="en-CA"/>
              </w:rPr>
              <w:commentReference w:id="148"/>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49"/>
            <w:r>
              <w:t>May</w:t>
            </w:r>
            <w:commentRangeEnd w:id="149"/>
            <w:r>
              <w:rPr>
                <w:rStyle w:val="CommentReference"/>
                <w:lang w:val="en-CA"/>
              </w:rPr>
              <w:commentReference w:id="149"/>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0"/>
            <w:r>
              <w:t xml:space="preserve">reigning </w:t>
            </w:r>
            <w:commentRangeEnd w:id="150"/>
            <w:r>
              <w:rPr>
                <w:rStyle w:val="CommentReference"/>
                <w:lang w:val="en-CA"/>
              </w:rPr>
              <w:commentReference w:id="150"/>
            </w:r>
            <w:r>
              <w:t xml:space="preserve">as King forever and ever </w:t>
            </w:r>
            <w:commentRangeStart w:id="151"/>
            <w:r>
              <w:t>and beyond</w:t>
            </w:r>
            <w:commentRangeEnd w:id="151"/>
            <w:r>
              <w:rPr>
                <w:rStyle w:val="CommentReference"/>
                <w:lang w:val="en-CA"/>
              </w:rPr>
              <w:commentReference w:id="151"/>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2"/>
            <w:r>
              <w:t xml:space="preserve"> </w:t>
            </w:r>
            <w:commentRangeEnd w:id="152"/>
            <w:r>
              <w:rPr>
                <w:rStyle w:val="CommentReference"/>
                <w:lang w:val="en-CA"/>
              </w:rPr>
              <w:commentReference w:id="152"/>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3"/>
            <w:r>
              <w:t>praises</w:t>
            </w:r>
            <w:commentRangeEnd w:id="153"/>
            <w:r>
              <w:rPr>
                <w:rStyle w:val="CommentReference"/>
                <w:lang w:val="en-CA"/>
              </w:rPr>
              <w:commentReference w:id="153"/>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4"/>
            <w:r>
              <w:t>for gloriously has He glorified Himself</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5"/>
            <w:r>
              <w:t>Himself</w:t>
            </w:r>
            <w:commentRangeEnd w:id="155"/>
            <w:r>
              <w:rPr>
                <w:rStyle w:val="CommentReference"/>
                <w:lang w:val="en-CA"/>
              </w:rPr>
              <w:commentReference w:id="155"/>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6" w:name="_Toc297322054"/>
      <w:bookmarkStart w:id="157" w:name="_Toc297407699"/>
      <w:bookmarkStart w:id="158" w:name="_Toc298445751"/>
      <w:bookmarkStart w:id="159" w:name="_Toc298681234"/>
      <w:bookmarkStart w:id="160" w:name="_Toc298447476"/>
      <w:r>
        <w:t>Psali Adam</w:t>
      </w:r>
      <w:bookmarkEnd w:id="156"/>
      <w:bookmarkEnd w:id="157"/>
      <w:bookmarkEnd w:id="158"/>
      <w:bookmarkEnd w:id="159"/>
      <w:bookmarkEnd w:id="160"/>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1"/>
            <w:r>
              <w:t xml:space="preserve">The </w:t>
            </w:r>
            <w:commentRangeEnd w:id="161"/>
            <w:r>
              <w:rPr>
                <w:rStyle w:val="CommentReference"/>
                <w:lang w:val="en-CA"/>
              </w:rPr>
              <w:commentReference w:id="161"/>
            </w:r>
            <w:r>
              <w:t xml:space="preserve">water of the sea was parted into parts, And the great deep became a </w:t>
            </w:r>
            <w:commentRangeStart w:id="162"/>
            <w:r>
              <w:t>path</w:t>
            </w:r>
            <w:commentRangeEnd w:id="162"/>
            <w:r>
              <w:rPr>
                <w:rStyle w:val="CommentReference"/>
                <w:lang w:val="en-CA"/>
              </w:rPr>
              <w:commentReference w:id="162"/>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3"/>
            <w:r w:rsidRPr="00D33B3C">
              <w:rPr>
                <w:rFonts w:ascii="Times New Roman" w:hAnsi="Times New Roman" w:cs="Times New Roman"/>
              </w:rPr>
              <w:t>Ϧ</w:t>
            </w:r>
            <w:r w:rsidRPr="00D33B3C">
              <w:t>ⲉⲛ</w:t>
            </w:r>
            <w:commentRangeEnd w:id="163"/>
            <w:r>
              <w:rPr>
                <w:rStyle w:val="CommentReference"/>
                <w:rFonts w:ascii="Garamond" w:hAnsi="Garamond" w:cstheme="minorBidi"/>
                <w:noProof w:val="0"/>
                <w:lang w:val="en-CA"/>
              </w:rPr>
              <w:commentReference w:id="16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4"/>
            <w:r>
              <w:t xml:space="preserve">miraculous </w:t>
            </w:r>
            <w:commentRangeEnd w:id="164"/>
            <w:r>
              <w:rPr>
                <w:rStyle w:val="CommentReference"/>
                <w:lang w:val="en-CA"/>
              </w:rPr>
              <w:commentReference w:id="164"/>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5"/>
            <w:r>
              <w:t xml:space="preserve">passed </w:t>
            </w:r>
            <w:commentRangeEnd w:id="165"/>
            <w:r>
              <w:rPr>
                <w:rStyle w:val="CommentReference"/>
                <w:lang w:val="en-CA"/>
              </w:rPr>
              <w:commentReference w:id="165"/>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6"/>
            <w:r>
              <w:t xml:space="preserve">praising </w:t>
            </w:r>
            <w:commentRangeEnd w:id="166"/>
            <w:r>
              <w:rPr>
                <w:rStyle w:val="CommentReference"/>
                <w:lang w:val="en-CA"/>
              </w:rPr>
              <w:commentReference w:id="166"/>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67"/>
            <w:r>
              <w:t xml:space="preserve">praise </w:t>
            </w:r>
            <w:commentRangeEnd w:id="167"/>
            <w:r>
              <w:rPr>
                <w:rStyle w:val="CommentReference"/>
                <w:lang w:val="en-CA"/>
              </w:rPr>
              <w:commentReference w:id="167"/>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9D45BB">
        <w:rPr>
          <w:noProof/>
        </w:rPr>
        <w:t>144</w:t>
      </w:r>
      <w:r w:rsidR="003A78C2">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68" w:name="_Toc297322055"/>
      <w:bookmarkStart w:id="169" w:name="_Toc297407700"/>
      <w:bookmarkStart w:id="170" w:name="_Ref297493889"/>
      <w:bookmarkStart w:id="171" w:name="_Toc298445752"/>
      <w:bookmarkStart w:id="172" w:name="_Toc298681235"/>
      <w:bookmarkStart w:id="173" w:name="_Toc298447477"/>
      <w:bookmarkStart w:id="174" w:name="_Toc308441895"/>
      <w:r>
        <w:lastRenderedPageBreak/>
        <w:t>The Second Canticle: Psalm 135</w:t>
      </w:r>
      <w:bookmarkEnd w:id="168"/>
      <w:bookmarkEnd w:id="169"/>
      <w:bookmarkEnd w:id="170"/>
      <w:bookmarkEnd w:id="171"/>
      <w:bookmarkEnd w:id="172"/>
      <w:bookmarkEnd w:id="173"/>
      <w:bookmarkEnd w:id="174"/>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5"/>
            <w:r w:rsidRPr="00597158">
              <w:t xml:space="preserve">wisdom </w:t>
            </w:r>
            <w:commentRangeEnd w:id="175"/>
            <w:r>
              <w:rPr>
                <w:rStyle w:val="CommentReference"/>
                <w:rFonts w:eastAsiaTheme="minorHAnsi" w:cstheme="minorBidi"/>
                <w:color w:val="auto"/>
                <w:lang w:val="en-CA"/>
              </w:rPr>
              <w:commentReference w:id="175"/>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6"/>
            <w:r w:rsidRPr="00597158">
              <w:t>stretched out</w:t>
            </w:r>
            <w:commentRangeEnd w:id="176"/>
            <w:r>
              <w:rPr>
                <w:rStyle w:val="CommentReference"/>
                <w:rFonts w:eastAsiaTheme="minorHAnsi" w:cstheme="minorBidi"/>
                <w:color w:val="auto"/>
                <w:lang w:val="en-CA"/>
              </w:rPr>
              <w:commentReference w:id="176"/>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77"/>
            <w:r w:rsidRPr="00597158">
              <w:t xml:space="preserve">that </w:t>
            </w:r>
            <w:commentRangeEnd w:id="177"/>
            <w:r>
              <w:rPr>
                <w:rStyle w:val="CommentReference"/>
                <w:rFonts w:eastAsiaTheme="minorHAnsi" w:cstheme="minorBidi"/>
                <w:color w:val="auto"/>
                <w:lang w:val="en-CA"/>
              </w:rPr>
              <w:commentReference w:id="177"/>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78"/>
            <w:r w:rsidRPr="00597158">
              <w:t xml:space="preserve">rule </w:t>
            </w:r>
            <w:commentRangeEnd w:id="178"/>
            <w:r>
              <w:rPr>
                <w:rStyle w:val="CommentReference"/>
                <w:rFonts w:eastAsiaTheme="minorHAnsi" w:cstheme="minorBidi"/>
                <w:color w:val="auto"/>
                <w:lang w:val="en-CA"/>
              </w:rPr>
              <w:commentReference w:id="178"/>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79"/>
            <w:r w:rsidRPr="00597158">
              <w:t xml:space="preserve">stretched-out </w:t>
            </w:r>
            <w:commentRangeEnd w:id="179"/>
            <w:r>
              <w:rPr>
                <w:rStyle w:val="CommentReference"/>
                <w:rFonts w:eastAsiaTheme="minorHAnsi" w:cstheme="minorBidi"/>
                <w:color w:val="auto"/>
                <w:lang w:val="en-CA"/>
              </w:rPr>
              <w:commentReference w:id="179"/>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0"/>
            <w:r w:rsidRPr="00597158">
              <w:t xml:space="preserve">in </w:t>
            </w:r>
            <w:commentRangeEnd w:id="180"/>
            <w:r>
              <w:rPr>
                <w:rStyle w:val="CommentReference"/>
                <w:rFonts w:eastAsiaTheme="minorHAnsi" w:cstheme="minorBidi"/>
                <w:color w:val="auto"/>
                <w:lang w:val="en-CA"/>
              </w:rPr>
              <w:commentReference w:id="180"/>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1" w:name="_Toc297322056"/>
      <w:bookmarkStart w:id="182" w:name="_Toc297407701"/>
      <w:bookmarkStart w:id="183" w:name="_Toc298445753"/>
      <w:bookmarkStart w:id="184" w:name="_Toc298681236"/>
      <w:bookmarkStart w:id="185" w:name="_Toc298447478"/>
      <w:r>
        <w:t>Psali Adam</w:t>
      </w:r>
      <w:bookmarkEnd w:id="181"/>
      <w:bookmarkEnd w:id="182"/>
      <w:bookmarkEnd w:id="183"/>
      <w:bookmarkEnd w:id="184"/>
      <w:bookmarkEnd w:id="185"/>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6"/>
            <w:r w:rsidRPr="004C0CA2">
              <w:t xml:space="preserve">brought </w:t>
            </w:r>
            <w:commentRangeEnd w:id="186"/>
            <w:r>
              <w:rPr>
                <w:rStyle w:val="CommentReference"/>
                <w:rFonts w:eastAsiaTheme="minorHAnsi" w:cstheme="minorBidi"/>
                <w:color w:val="auto"/>
                <w:lang w:val="en-CA"/>
              </w:rPr>
              <w:commentReference w:id="186"/>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87" w:name="_Toc297322057"/>
      <w:bookmarkStart w:id="188" w:name="_Toc297407702"/>
      <w:bookmarkStart w:id="189" w:name="_Toc298445754"/>
      <w:bookmarkStart w:id="190" w:name="_Toc298681237"/>
      <w:bookmarkStart w:id="191" w:name="_Toc298447479"/>
      <w:bookmarkStart w:id="192" w:name="_Toc308441896"/>
      <w:r>
        <w:lastRenderedPageBreak/>
        <w:t>The Third Canticle: The Song of the Three Children</w:t>
      </w:r>
      <w:bookmarkEnd w:id="187"/>
      <w:bookmarkEnd w:id="188"/>
      <w:bookmarkEnd w:id="189"/>
      <w:bookmarkEnd w:id="190"/>
      <w:bookmarkEnd w:id="191"/>
      <w:bookmarkEnd w:id="192"/>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3"/>
            <w:r w:rsidRPr="00BE273A">
              <w:t xml:space="preserve">Blessed </w:t>
            </w:r>
            <w:commentRangeEnd w:id="193"/>
            <w:r w:rsidRPr="00BE273A">
              <w:rPr>
                <w:rStyle w:val="CommentReference"/>
                <w:rFonts w:eastAsiaTheme="minorHAnsi"/>
                <w:sz w:val="24"/>
              </w:rPr>
              <w:commentReference w:id="193"/>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4"/>
            <w:r w:rsidRPr="00BE273A">
              <w:t>heaven</w:t>
            </w:r>
            <w:commentRangeEnd w:id="194"/>
            <w:r w:rsidRPr="00BE273A">
              <w:rPr>
                <w:rStyle w:val="CommentReference"/>
                <w:rFonts w:eastAsiaTheme="minorHAnsi"/>
                <w:sz w:val="24"/>
              </w:rPr>
              <w:commentReference w:id="194"/>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5"/>
            <w:r w:rsidRPr="00BE273A">
              <w:t xml:space="preserve">clouds </w:t>
            </w:r>
            <w:commentRangeEnd w:id="195"/>
            <w:r w:rsidRPr="00BE273A">
              <w:rPr>
                <w:rStyle w:val="CommentReference"/>
                <w:rFonts w:eastAsiaTheme="minorHAnsi"/>
                <w:sz w:val="24"/>
              </w:rPr>
              <w:commentReference w:id="195"/>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6"/>
            <w:r w:rsidRPr="00BE273A">
              <w:t xml:space="preserve">Bless </w:t>
            </w:r>
            <w:commentRangeEnd w:id="196"/>
            <w:r w:rsidRPr="00BE273A">
              <w:rPr>
                <w:rStyle w:val="CommentReference"/>
                <w:rFonts w:eastAsiaTheme="minorHAnsi"/>
                <w:sz w:val="24"/>
              </w:rPr>
              <w:commentReference w:id="196"/>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197"/>
            <w:r w:rsidRPr="00BE273A">
              <w:t>falling snow</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198"/>
            <w:r w:rsidRPr="00BE273A">
              <w:t xml:space="preserve">Bless </w:t>
            </w:r>
            <w:commentRangeEnd w:id="198"/>
            <w:r w:rsidRPr="00BE273A">
              <w:rPr>
                <w:rStyle w:val="CommentReference"/>
                <w:rFonts w:eastAsiaTheme="minorHAnsi"/>
                <w:sz w:val="24"/>
              </w:rPr>
              <w:commentReference w:id="198"/>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0"/>
            <w:r w:rsidRPr="00BE273A">
              <w:t xml:space="preserve">whales </w:t>
            </w:r>
            <w:commentRangeEnd w:id="200"/>
            <w:r w:rsidRPr="00BE273A">
              <w:rPr>
                <w:rStyle w:val="CommentReference"/>
                <w:rFonts w:eastAsiaTheme="minorHAnsi"/>
                <w:sz w:val="24"/>
              </w:rPr>
              <w:commentReference w:id="200"/>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1"/>
            <w:r w:rsidRPr="00BE273A">
              <w:t xml:space="preserve">beasts </w:t>
            </w:r>
            <w:commentRangeEnd w:id="201"/>
            <w:r w:rsidRPr="00BE273A">
              <w:rPr>
                <w:rStyle w:val="CommentReference"/>
                <w:rFonts w:eastAsiaTheme="minorHAnsi"/>
                <w:sz w:val="24"/>
              </w:rPr>
              <w:commentReference w:id="201"/>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2"/>
            <w:r w:rsidRPr="00BE273A">
              <w:t xml:space="preserve">sons </w:t>
            </w:r>
            <w:commentRangeEnd w:id="202"/>
            <w:r w:rsidRPr="00BE273A">
              <w:rPr>
                <w:rStyle w:val="CommentReference"/>
                <w:rFonts w:eastAsiaTheme="minorHAnsi"/>
                <w:sz w:val="24"/>
              </w:rPr>
              <w:commentReference w:id="202"/>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3"/>
            <w:r w:rsidRPr="00BE273A">
              <w:t xml:space="preserve">of </w:t>
            </w:r>
            <w:commentRangeEnd w:id="203"/>
            <w:r w:rsidRPr="00BE273A">
              <w:rPr>
                <w:rStyle w:val="CommentReference"/>
                <w:rFonts w:eastAsiaTheme="minorHAnsi"/>
                <w:sz w:val="24"/>
              </w:rPr>
              <w:commentReference w:id="203"/>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4"/>
            <w:r w:rsidRPr="00BE273A">
              <w:t xml:space="preserve">Bless </w:t>
            </w:r>
            <w:commentRangeEnd w:id="204"/>
            <w:r w:rsidRPr="00BE273A">
              <w:rPr>
                <w:rStyle w:val="CommentReference"/>
                <w:rFonts w:eastAsiaTheme="minorHAnsi"/>
                <w:sz w:val="24"/>
              </w:rPr>
              <w:commentReference w:id="204"/>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5" w:name="_Toc297322058"/>
      <w:bookmarkStart w:id="206" w:name="_Toc297407703"/>
      <w:bookmarkStart w:id="207" w:name="_Toc298445755"/>
      <w:bookmarkStart w:id="208" w:name="_Toc298681238"/>
      <w:bookmarkStart w:id="209" w:name="_Toc298447480"/>
      <w:r>
        <w:t>Psali Batos</w:t>
      </w:r>
      <w:bookmarkEnd w:id="205"/>
      <w:bookmarkEnd w:id="206"/>
      <w:bookmarkEnd w:id="207"/>
      <w:bookmarkEnd w:id="208"/>
      <w:bookmarkEnd w:id="209"/>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0"/>
            <w:r w:rsidRPr="00436BDD">
              <w:t>Ⲁⲣⲓⲯⲁⲗⲓⲛ</w:t>
            </w:r>
            <w:commentRangeEnd w:id="210"/>
            <w:r>
              <w:rPr>
                <w:rStyle w:val="CommentReference"/>
                <w:rFonts w:ascii="Garamond" w:hAnsi="Garamond" w:cstheme="minorBidi"/>
                <w:noProof w:val="0"/>
                <w:lang w:val="en-CA"/>
              </w:rPr>
              <w:commentReference w:id="210"/>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1"/>
            <w:r>
              <w:t>Giver</w:t>
            </w:r>
            <w:r w:rsidRPr="00C05A5B">
              <w:t xml:space="preserve"> </w:t>
            </w:r>
            <w:commentRangeEnd w:id="211"/>
            <w:r>
              <w:rPr>
                <w:rStyle w:val="CommentReference"/>
                <w:rFonts w:eastAsiaTheme="minorHAnsi" w:cstheme="minorBidi"/>
                <w:color w:val="auto"/>
                <w:lang w:val="en-CA"/>
              </w:rPr>
              <w:commentReference w:id="211"/>
            </w:r>
            <w:r w:rsidRPr="00C05A5B">
              <w:t xml:space="preserve">of all good things, </w:t>
            </w:r>
          </w:p>
          <w:p w:rsidR="00BE273A" w:rsidRDefault="00BE273A" w:rsidP="00BE273A">
            <w:pPr>
              <w:pStyle w:val="EngHang"/>
            </w:pPr>
            <w:r w:rsidRPr="00C05A5B">
              <w:t xml:space="preserve">Come unto us, </w:t>
            </w:r>
            <w:r>
              <w:t>Ha</w:t>
            </w:r>
            <w:commentRangeStart w:id="212"/>
            <w:r w:rsidRPr="00C05A5B">
              <w:t>nanias</w:t>
            </w:r>
            <w:commentRangeEnd w:id="212"/>
            <w:r>
              <w:rPr>
                <w:rStyle w:val="CommentReference"/>
                <w:rFonts w:eastAsiaTheme="minorHAnsi" w:cstheme="minorBidi"/>
                <w:color w:val="auto"/>
                <w:lang w:val="en-CA"/>
              </w:rPr>
              <w:commentReference w:id="212"/>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3"/>
            <w:r w:rsidRPr="00C05A5B">
              <w:t>Morning</w:t>
            </w:r>
            <w:commentRangeEnd w:id="213"/>
            <w:r>
              <w:rPr>
                <w:rStyle w:val="CommentReference"/>
                <w:rFonts w:eastAsiaTheme="minorHAnsi" w:cstheme="minorBidi"/>
                <w:color w:val="auto"/>
                <w:lang w:val="en-CA"/>
              </w:rPr>
              <w:commentReference w:id="213"/>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4"/>
            <w:r w:rsidRPr="00C05A5B">
              <w:t>Emmanuel</w:t>
            </w:r>
            <w:commentRangeEnd w:id="214"/>
            <w:r>
              <w:rPr>
                <w:rStyle w:val="CommentReference"/>
                <w:rFonts w:eastAsiaTheme="minorHAnsi" w:cstheme="minorBidi"/>
                <w:color w:val="auto"/>
                <w:lang w:val="en-CA"/>
              </w:rPr>
              <w:commentReference w:id="214"/>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5"/>
            <w:r w:rsidRPr="00C05A5B">
              <w:t xml:space="preserve">Proclaim </w:t>
            </w:r>
            <w:commentRangeEnd w:id="215"/>
            <w:r>
              <w:rPr>
                <w:rStyle w:val="CommentReference"/>
                <w:rFonts w:eastAsiaTheme="minorHAnsi" w:cstheme="minorBidi"/>
                <w:color w:val="auto"/>
                <w:lang w:val="en-CA"/>
              </w:rPr>
              <w:commentReference w:id="215"/>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6"/>
            <w:r>
              <w:t>persevere</w:t>
            </w:r>
            <w:commentRangeEnd w:id="216"/>
            <w:r>
              <w:rPr>
                <w:rStyle w:val="CommentReference"/>
                <w:rFonts w:eastAsiaTheme="minorHAnsi" w:cstheme="minorBidi"/>
                <w:color w:val="auto"/>
                <w:lang w:val="en-CA"/>
              </w:rPr>
              <w:commentReference w:id="216"/>
            </w:r>
            <w:r w:rsidRPr="00C05A5B">
              <w:t xml:space="preserve">, </w:t>
            </w:r>
          </w:p>
          <w:p w:rsidR="00BE273A" w:rsidRPr="00C05A5B" w:rsidRDefault="00BE273A" w:rsidP="00BE273A">
            <w:pPr>
              <w:pStyle w:val="EngHang"/>
              <w:rPr>
                <w:szCs w:val="20"/>
              </w:rPr>
            </w:pPr>
            <w:r w:rsidRPr="00C05A5B">
              <w:t xml:space="preserve">And proclaim with the </w:t>
            </w:r>
            <w:commentRangeStart w:id="217"/>
            <w:r>
              <w:t>presbyters</w:t>
            </w:r>
            <w:commentRangeEnd w:id="217"/>
            <w:r>
              <w:rPr>
                <w:rStyle w:val="CommentReference"/>
                <w:rFonts w:eastAsiaTheme="minorHAnsi" w:cstheme="minorBidi"/>
                <w:color w:val="auto"/>
                <w:lang w:val="en-CA"/>
              </w:rPr>
              <w:commentReference w:id="217"/>
            </w:r>
            <w:r w:rsidRPr="00C05A5B">
              <w:t>:</w:t>
            </w:r>
          </w:p>
          <w:p w:rsidR="00BE273A" w:rsidRDefault="00BE273A" w:rsidP="00BE273A">
            <w:pPr>
              <w:pStyle w:val="EngHang"/>
            </w:pPr>
            <w:r>
              <w:t>"</w:t>
            </w:r>
            <w:commentRangeStart w:id="218"/>
            <w:r>
              <w:t>Bless</w:t>
            </w:r>
            <w:commentRangeEnd w:id="218"/>
            <w:r>
              <w:rPr>
                <w:rStyle w:val="CommentReference"/>
                <w:rFonts w:eastAsiaTheme="minorHAnsi" w:cstheme="minorBidi"/>
                <w:color w:val="auto"/>
                <w:lang w:val="en-CA"/>
              </w:rPr>
              <w:commentReference w:id="218"/>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19"/>
            <w:r>
              <w:t>day</w:t>
            </w:r>
            <w:commentRangeEnd w:id="219"/>
            <w:r>
              <w:rPr>
                <w:rStyle w:val="CommentReference"/>
                <w:rFonts w:eastAsiaTheme="minorHAnsi" w:cstheme="minorBidi"/>
                <w:color w:val="auto"/>
                <w:lang w:val="en-CA"/>
              </w:rPr>
              <w:commentReference w:id="219"/>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0"/>
            <w:r w:rsidRPr="00C05A5B">
              <w:t xml:space="preserve">souls </w:t>
            </w:r>
            <w:commentRangeEnd w:id="220"/>
            <w:r>
              <w:rPr>
                <w:rStyle w:val="CommentReference"/>
                <w:rFonts w:eastAsiaTheme="minorHAnsi" w:cstheme="minorBidi"/>
                <w:color w:val="auto"/>
                <w:lang w:val="en-CA"/>
              </w:rPr>
              <w:commentReference w:id="220"/>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1"/>
            <w:r w:rsidRPr="00C05A5B">
              <w:t>sea</w:t>
            </w:r>
            <w:commentRangeEnd w:id="221"/>
            <w:r>
              <w:rPr>
                <w:rStyle w:val="CommentReference"/>
                <w:rFonts w:eastAsiaTheme="minorHAnsi" w:cstheme="minorBidi"/>
                <w:color w:val="auto"/>
                <w:lang w:val="en-CA"/>
              </w:rPr>
              <w:commentReference w:id="221"/>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2"/>
            <w:r w:rsidRPr="00C05A5B">
              <w:t xml:space="preserve">all </w:t>
            </w:r>
            <w:commentRangeEnd w:id="222"/>
            <w:r>
              <w:rPr>
                <w:rStyle w:val="CommentReference"/>
                <w:rFonts w:eastAsiaTheme="minorHAnsi" w:cstheme="minorBidi"/>
                <w:color w:val="auto"/>
                <w:lang w:val="en-CA"/>
              </w:rPr>
              <w:commentReference w:id="222"/>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3"/>
            <w:r w:rsidRPr="00C05A5B">
              <w:t>heretics</w:t>
            </w:r>
            <w:commentRangeEnd w:id="223"/>
            <w:r>
              <w:rPr>
                <w:rStyle w:val="CommentReference"/>
                <w:rFonts w:eastAsiaTheme="minorHAnsi" w:cstheme="minorBidi"/>
                <w:color w:val="auto"/>
                <w:lang w:val="en-CA"/>
              </w:rPr>
              <w:commentReference w:id="223"/>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4"/>
            <w:r w:rsidRPr="00C05A5B">
              <w:t xml:space="preserve">spirits </w:t>
            </w:r>
            <w:commentRangeEnd w:id="224"/>
            <w:r>
              <w:rPr>
                <w:rStyle w:val="CommentReference"/>
                <w:rFonts w:eastAsiaTheme="minorHAnsi" w:cstheme="minorBidi"/>
                <w:color w:val="auto"/>
                <w:lang w:val="en-CA"/>
              </w:rPr>
              <w:commentReference w:id="224"/>
            </w:r>
            <w:r w:rsidRPr="00C05A5B">
              <w:t>of the righteous,</w:t>
            </w:r>
          </w:p>
          <w:p w:rsidR="00BE273A" w:rsidRPr="00C05A5B" w:rsidRDefault="00BE273A" w:rsidP="00BE273A">
            <w:pPr>
              <w:pStyle w:val="EngHang"/>
              <w:rPr>
                <w:szCs w:val="20"/>
              </w:rPr>
            </w:pPr>
            <w:r w:rsidRPr="00C05A5B">
              <w:t xml:space="preserve">And charitable and </w:t>
            </w:r>
            <w:commentRangeStart w:id="225"/>
            <w:r>
              <w:t>contrite</w:t>
            </w:r>
            <w:r w:rsidRPr="00C05A5B">
              <w:t xml:space="preserve"> </w:t>
            </w:r>
            <w:commentRangeEnd w:id="225"/>
            <w:r>
              <w:rPr>
                <w:rStyle w:val="CommentReference"/>
                <w:rFonts w:eastAsiaTheme="minorHAnsi" w:cstheme="minorBidi"/>
                <w:color w:val="auto"/>
                <w:lang w:val="en-CA"/>
              </w:rPr>
              <w:commentReference w:id="225"/>
            </w:r>
            <w:commentRangeStart w:id="226"/>
            <w:r w:rsidRPr="00C05A5B">
              <w:t>hearts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27"/>
            <w:r w:rsidRPr="00C05A5B">
              <w:t>Make haste and be very attentive</w:t>
            </w:r>
            <w:commentRangeEnd w:id="227"/>
            <w:r>
              <w:rPr>
                <w:rStyle w:val="CommentReference"/>
                <w:rFonts w:eastAsiaTheme="minorHAnsi" w:cstheme="minorBidi"/>
                <w:color w:val="auto"/>
                <w:lang w:val="en-CA"/>
              </w:rPr>
              <w:commentReference w:id="227"/>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28"/>
            <w:r w:rsidRPr="00C05A5B">
              <w:t xml:space="preserve">righteous </w:t>
            </w:r>
            <w:commentRangeEnd w:id="228"/>
            <w:r>
              <w:rPr>
                <w:rStyle w:val="CommentReference"/>
                <w:rFonts w:eastAsiaTheme="minorHAnsi" w:cstheme="minorBidi"/>
                <w:color w:val="auto"/>
                <w:lang w:val="en-CA"/>
              </w:rPr>
              <w:commentReference w:id="228"/>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29"/>
            <w:r>
              <w:t>condemned</w:t>
            </w:r>
            <w:commentRangeEnd w:id="229"/>
            <w:r>
              <w:rPr>
                <w:rStyle w:val="CommentReference"/>
                <w:rFonts w:eastAsiaTheme="minorHAnsi" w:cstheme="minorBidi"/>
                <w:color w:val="auto"/>
                <w:lang w:val="en-CA"/>
              </w:rPr>
              <w:commentReference w:id="229"/>
            </w:r>
            <w:r w:rsidRPr="00C05A5B">
              <w:t xml:space="preserve">, </w:t>
            </w:r>
          </w:p>
          <w:p w:rsidR="00BE273A" w:rsidRDefault="00BE273A" w:rsidP="00BE273A">
            <w:pPr>
              <w:pStyle w:val="EngHang"/>
            </w:pPr>
            <w:r w:rsidRPr="00C05A5B">
              <w:t xml:space="preserve">That he may </w:t>
            </w:r>
            <w:commentRangeStart w:id="230"/>
            <w:r w:rsidRPr="00C05A5B">
              <w:t xml:space="preserve">join </w:t>
            </w:r>
            <w:commentRangeEnd w:id="230"/>
            <w:r>
              <w:rPr>
                <w:rStyle w:val="CommentReference"/>
                <w:rFonts w:eastAsiaTheme="minorHAnsi" w:cstheme="minorBidi"/>
                <w:color w:val="auto"/>
                <w:lang w:val="en-CA"/>
              </w:rPr>
              <w:commentReference w:id="230"/>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1" w:name="_Toc297322059"/>
      <w:bookmarkStart w:id="232" w:name="_Toc297407704"/>
      <w:bookmarkStart w:id="233" w:name="_Toc298445756"/>
      <w:bookmarkStart w:id="234" w:name="_Toc298681239"/>
      <w:bookmarkStart w:id="235" w:name="_Toc298447481"/>
      <w:r>
        <w:t xml:space="preserve">We Follow </w:t>
      </w:r>
      <w:r w:rsidR="001040C8">
        <w:t>You</w:t>
      </w:r>
      <w:bookmarkEnd w:id="231"/>
      <w:bookmarkEnd w:id="232"/>
      <w:bookmarkEnd w:id="233"/>
      <w:bookmarkEnd w:id="234"/>
      <w:bookmarkEnd w:id="235"/>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6" w:name="_Toc297322060"/>
      <w:bookmarkStart w:id="237" w:name="_Toc297407705"/>
      <w:bookmarkStart w:id="238" w:name="_Toc298445757"/>
      <w:bookmarkStart w:id="239" w:name="_Toc298681240"/>
      <w:bookmarkStart w:id="240" w:name="_Toc298447482"/>
      <w:bookmarkStart w:id="241" w:name="_Toc308441897"/>
      <w:r>
        <w:lastRenderedPageBreak/>
        <w:t>The Communion of the Saints</w:t>
      </w:r>
      <w:bookmarkEnd w:id="236"/>
      <w:bookmarkEnd w:id="237"/>
      <w:bookmarkEnd w:id="238"/>
      <w:bookmarkEnd w:id="239"/>
      <w:bookmarkEnd w:id="240"/>
      <w:bookmarkEnd w:id="241"/>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2"/>
            <w:r w:rsidRPr="00006239">
              <w:t>My</w:t>
            </w:r>
            <w:commentRangeEnd w:id="242"/>
            <w:r w:rsidR="002E5DB0">
              <w:rPr>
                <w:rStyle w:val="CommentReference"/>
                <w:rFonts w:eastAsiaTheme="minorHAnsi" w:cstheme="minorBidi"/>
                <w:color w:val="auto"/>
                <w:lang w:val="en-CA"/>
              </w:rPr>
              <w:commentReference w:id="242"/>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3"/>
            <w:r w:rsidRPr="00645C3A">
              <w:t xml:space="preserve">Pray </w:t>
            </w:r>
            <w:commentRangeEnd w:id="243"/>
            <w:r>
              <w:rPr>
                <w:rStyle w:val="CommentReference"/>
                <w:rFonts w:eastAsiaTheme="minorHAnsi" w:cstheme="minorBidi"/>
                <w:color w:val="auto"/>
                <w:lang w:val="en-CA"/>
              </w:rPr>
              <w:commentReference w:id="243"/>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4"/>
            </w:r>
          </w:p>
        </w:tc>
      </w:tr>
    </w:tbl>
    <w:p w:rsidR="00F977F1" w:rsidRDefault="00F977F1" w:rsidP="00F977F1">
      <w:pPr>
        <w:pStyle w:val="Heading4"/>
      </w:pPr>
      <w:bookmarkStart w:id="245" w:name="_Toc298681241"/>
      <w:bookmarkStart w:id="246" w:name="_Toc308441898"/>
      <w:r>
        <w:lastRenderedPageBreak/>
        <w:t xml:space="preserve">A </w:t>
      </w:r>
      <w:commentRangeStart w:id="247"/>
      <w:r>
        <w:t xml:space="preserve">Short </w:t>
      </w:r>
      <w:commentRangeEnd w:id="247"/>
      <w:r>
        <w:rPr>
          <w:rStyle w:val="CommentReference"/>
          <w:rFonts w:eastAsiaTheme="minorHAnsi" w:cstheme="minorBidi"/>
          <w:b w:val="0"/>
          <w:bCs w:val="0"/>
        </w:rPr>
        <w:commentReference w:id="247"/>
      </w:r>
      <w:commentRangeStart w:id="248"/>
      <w:r>
        <w:t xml:space="preserve">Communion </w:t>
      </w:r>
      <w:commentRangeEnd w:id="248"/>
      <w:r>
        <w:rPr>
          <w:rStyle w:val="CommentReference"/>
          <w:rFonts w:eastAsiaTheme="minorHAnsi" w:cstheme="minorBidi"/>
          <w:b w:val="0"/>
          <w:bCs w:val="0"/>
        </w:rPr>
        <w:commentReference w:id="248"/>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49"/>
            <w:r w:rsidRPr="00006239">
              <w:t>My</w:t>
            </w:r>
            <w:commentRangeEnd w:id="249"/>
            <w:r>
              <w:rPr>
                <w:rStyle w:val="CommentReference"/>
                <w:rFonts w:eastAsiaTheme="minorHAnsi" w:cstheme="minorBidi"/>
                <w:color w:val="auto"/>
                <w:lang w:val="en-CA"/>
              </w:rPr>
              <w:commentReference w:id="249"/>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0"/>
            <w:r w:rsidRPr="000100FF">
              <w:t xml:space="preserve">Pray </w:t>
            </w:r>
            <w:commentRangeEnd w:id="250"/>
            <w:r>
              <w:rPr>
                <w:rStyle w:val="CommentReference"/>
                <w:rFonts w:eastAsiaTheme="minorHAnsi" w:cstheme="minorBidi"/>
                <w:color w:val="auto"/>
                <w:lang w:val="en-CA"/>
              </w:rPr>
              <w:commentReference w:id="250"/>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5"/>
      <w:bookmarkEnd w:id="246"/>
    </w:p>
    <w:p w:rsidR="00DD4C22" w:rsidRDefault="00DD4C22" w:rsidP="00DE5308">
      <w:pPr>
        <w:pStyle w:val="Rubric"/>
        <w:rPr>
          <w:lang w:val="en-US"/>
        </w:rPr>
      </w:pPr>
      <w:bookmarkStart w:id="251"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9D45BB">
        <w:rPr>
          <w:noProof/>
          <w:lang w:val="en-US"/>
        </w:rPr>
        <w:t>269</w:t>
      </w:r>
      <w:r w:rsidR="003A78C2">
        <w:rPr>
          <w:lang w:val="en-US"/>
        </w:rPr>
        <w:fldChar w:fldCharType="end"/>
      </w:r>
      <w:r>
        <w:rPr>
          <w:lang w:val="en-US"/>
        </w:rPr>
        <w:t>.</w:t>
      </w:r>
    </w:p>
    <w:p w:rsidR="00DD4C22" w:rsidRDefault="00DD4C22" w:rsidP="004A1F5C">
      <w:pPr>
        <w:pStyle w:val="Heading3"/>
        <w:rPr>
          <w:lang w:val="en-US"/>
        </w:rPr>
      </w:pPr>
      <w:bookmarkStart w:id="252" w:name="_Toc308441900"/>
      <w:r>
        <w:rPr>
          <w:lang w:val="en-US"/>
        </w:rPr>
        <w:t>The Doxology of the Virgin for Midnight Praise</w:t>
      </w:r>
      <w:bookmarkEnd w:id="252"/>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3"/>
            <w:r>
              <w:t>Godhead</w:t>
            </w:r>
            <w:commentRangeEnd w:id="253"/>
            <w:r>
              <w:rPr>
                <w:rStyle w:val="CommentReference"/>
                <w:rFonts w:eastAsiaTheme="minorHAnsi" w:cstheme="minorBidi"/>
                <w:color w:val="auto"/>
                <w:lang w:val="en-CA"/>
              </w:rPr>
              <w:commentReference w:id="253"/>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4"/>
            <w:r>
              <w:t xml:space="preserve">to </w:t>
            </w:r>
            <w:commentRangeEnd w:id="254"/>
            <w:r>
              <w:rPr>
                <w:rStyle w:val="CommentReference"/>
                <w:rFonts w:eastAsiaTheme="minorHAnsi" w:cstheme="minorBidi"/>
                <w:color w:val="auto"/>
                <w:lang w:val="en-CA"/>
              </w:rPr>
              <w:commentReference w:id="254"/>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5"/>
            <w:r>
              <w:t xml:space="preserve">very </w:t>
            </w:r>
            <w:commentRangeEnd w:id="255"/>
            <w:r>
              <w:rPr>
                <w:rStyle w:val="CommentReference"/>
                <w:rFonts w:eastAsiaTheme="minorHAnsi" w:cstheme="minorBidi"/>
                <w:color w:val="auto"/>
                <w:lang w:val="en-CA"/>
              </w:rPr>
              <w:commentReference w:id="255"/>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6"/>
            <w:r>
              <w:t xml:space="preserve">faithful </w:t>
            </w:r>
            <w:commentRangeEnd w:id="256"/>
            <w:r>
              <w:rPr>
                <w:rStyle w:val="CommentReference"/>
                <w:rFonts w:eastAsiaTheme="minorHAnsi" w:cstheme="minorBidi"/>
                <w:color w:val="auto"/>
                <w:lang w:val="en-CA"/>
              </w:rPr>
              <w:commentReference w:id="256"/>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3A78C2">
        <w:rPr>
          <w:lang w:val="en-US"/>
        </w:rPr>
        <w:fldChar w:fldCharType="begin"/>
      </w:r>
      <w:r w:rsidR="00DA18ED">
        <w:rPr>
          <w:lang w:val="en-US"/>
        </w:rPr>
        <w:instrText xml:space="preserve"> PAGEREF _Ref299212004 \h </w:instrText>
      </w:r>
      <w:r w:rsidR="003A78C2">
        <w:rPr>
          <w:lang w:val="en-US"/>
        </w:rPr>
        <w:fldChar w:fldCharType="separate"/>
      </w:r>
      <w:r w:rsidR="009D45BB">
        <w:rPr>
          <w:b/>
          <w:bCs/>
          <w:noProof/>
          <w:lang w:val="en-US"/>
        </w:rPr>
        <w:t>Error! Bookmark not defined.</w:t>
      </w:r>
      <w:r w:rsidR="003A78C2">
        <w:rPr>
          <w:lang w:val="en-US"/>
        </w:rPr>
        <w:fldChar w:fldCharType="end"/>
      </w:r>
      <w:r>
        <w:rPr>
          <w:lang w:val="en-US"/>
        </w:rPr>
        <w:t>.</w:t>
      </w:r>
    </w:p>
    <w:p w:rsidR="004A1F5C" w:rsidRDefault="004A1F5C" w:rsidP="004A1F5C">
      <w:pPr>
        <w:pStyle w:val="Heading3"/>
        <w:rPr>
          <w:lang w:val="en-US"/>
        </w:rPr>
      </w:pPr>
      <w:bookmarkStart w:id="257" w:name="_Toc308441901"/>
      <w:r>
        <w:rPr>
          <w:lang w:val="en-US"/>
        </w:rPr>
        <w:t xml:space="preserve">The </w:t>
      </w:r>
      <w:r w:rsidR="00384B7C">
        <w:rPr>
          <w:lang w:val="en-US"/>
        </w:rPr>
        <w:t>C</w:t>
      </w:r>
      <w:r>
        <w:rPr>
          <w:lang w:val="en-US"/>
        </w:rPr>
        <w:t>onclusion of the Doxologies</w:t>
      </w:r>
      <w:bookmarkEnd w:id="251"/>
      <w:bookmarkEnd w:id="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58"/>
            <w:r w:rsidRPr="007425E1">
              <w:rPr>
                <w:rFonts w:eastAsiaTheme="minorHAnsi"/>
              </w:rPr>
              <w:t xml:space="preserve">bless </w:t>
            </w:r>
            <w:commentRangeEnd w:id="258"/>
            <w:r>
              <w:rPr>
                <w:rStyle w:val="CommentReference"/>
                <w:rFonts w:ascii="Times New Roman" w:eastAsiaTheme="minorHAnsi" w:hAnsi="Times New Roman" w:cstheme="minorBidi"/>
                <w:color w:val="auto"/>
              </w:rPr>
              <w:commentReference w:id="258"/>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59" w:name="_Toc410196183"/>
      <w:bookmarkStart w:id="260" w:name="_Toc410196421"/>
      <w:bookmarkStart w:id="261" w:name="_Toc410196923"/>
      <w:bookmarkStart w:id="262" w:name="_Toc433973311"/>
      <w:r>
        <w:lastRenderedPageBreak/>
        <w:t xml:space="preserve">The Rising of the Sun: Matins </w:t>
      </w:r>
      <w:bookmarkEnd w:id="259"/>
      <w:bookmarkEnd w:id="260"/>
      <w:bookmarkEnd w:id="261"/>
      <w:r>
        <w:t>(or Lauds)</w:t>
      </w:r>
      <w:bookmarkEnd w:id="262"/>
    </w:p>
    <w:p w:rsidR="00DE5308" w:rsidRDefault="00DE5308" w:rsidP="00DE5308">
      <w:pPr>
        <w:pStyle w:val="Heading3"/>
      </w:pPr>
      <w:bookmarkStart w:id="263" w:name="_Ref411320700"/>
      <w:r>
        <w:t>Matins</w:t>
      </w:r>
      <w:bookmarkEnd w:id="263"/>
    </w:p>
    <w:p w:rsidR="00DE5308" w:rsidRDefault="00DE5308" w:rsidP="00DE5308">
      <w:pPr>
        <w:pStyle w:val="Heading4"/>
      </w:pPr>
      <w:bookmarkStart w:id="264" w:name="_Toc410196423"/>
      <w:bookmarkStart w:id="265" w:name="_Toc410196925"/>
      <w:r>
        <w:t>The Fourth Canticle</w:t>
      </w:r>
      <w:bookmarkEnd w:id="264"/>
      <w:bookmarkEnd w:id="265"/>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6" w:name="_Toc297322062"/>
      <w:bookmarkStart w:id="267" w:name="_Toc297407707"/>
      <w:bookmarkStart w:id="268" w:name="_Toc298445759"/>
      <w:bookmarkStart w:id="269" w:name="_Toc298681245"/>
      <w:bookmarkStart w:id="270" w:name="_Toc298447484"/>
      <w:r>
        <w:rPr>
          <w:lang w:val="en-US"/>
        </w:rPr>
        <w:t>Psalm 148</w:t>
      </w:r>
      <w:bookmarkEnd w:id="266"/>
      <w:bookmarkEnd w:id="267"/>
      <w:bookmarkEnd w:id="268"/>
      <w:bookmarkEnd w:id="269"/>
      <w:bookmarkEnd w:id="270"/>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1"/>
            <w:r w:rsidRPr="000E2F61">
              <w:rPr>
                <w:highlight w:val="yellow"/>
              </w:rPr>
              <w:t>For</w:t>
            </w:r>
            <w:commentRangeEnd w:id="271"/>
            <w:r>
              <w:rPr>
                <w:rStyle w:val="CommentReference"/>
                <w:rFonts w:cstheme="minorBidi"/>
                <w:color w:val="auto"/>
                <w:lang w:val="en-CA"/>
              </w:rPr>
              <w:commentReference w:id="271"/>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2"/>
            <w:r w:rsidRPr="007425E1">
              <w:t xml:space="preserve">and </w:t>
            </w:r>
            <w:commentRangeEnd w:id="272"/>
            <w:r>
              <w:rPr>
                <w:rStyle w:val="CommentReference"/>
                <w:rFonts w:cstheme="minorBidi"/>
                <w:color w:val="auto"/>
                <w:lang w:val="en-CA"/>
              </w:rPr>
              <w:commentReference w:id="272"/>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3"/>
            <w:r w:rsidRPr="007425E1">
              <w:rPr>
                <w:rFonts w:eastAsiaTheme="minorHAnsi"/>
              </w:rPr>
              <w:t xml:space="preserve">His </w:t>
            </w:r>
            <w:commentRangeEnd w:id="273"/>
            <w:r>
              <w:rPr>
                <w:rStyle w:val="CommentReference"/>
                <w:rFonts w:eastAsiaTheme="minorHAnsi" w:cstheme="minorBidi"/>
                <w:color w:val="auto"/>
                <w:lang w:val="en-CA"/>
              </w:rPr>
              <w:commentReference w:id="273"/>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4" w:name="_Toc297322063"/>
      <w:bookmarkStart w:id="275" w:name="_Toc297407708"/>
      <w:bookmarkStart w:id="276" w:name="_Toc298445760"/>
      <w:bookmarkStart w:id="277" w:name="_Toc298681246"/>
      <w:bookmarkStart w:id="278" w:name="_Toc298447485"/>
      <w:r>
        <w:rPr>
          <w:lang w:val="en-US"/>
        </w:rPr>
        <w:t>Psalm 149</w:t>
      </w:r>
      <w:bookmarkEnd w:id="274"/>
      <w:bookmarkEnd w:id="275"/>
      <w:bookmarkEnd w:id="276"/>
      <w:bookmarkEnd w:id="277"/>
      <w:bookmarkEnd w:id="278"/>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79"/>
            <w:r w:rsidRPr="007425E1">
              <w:rPr>
                <w:rFonts w:eastAsiaTheme="minorHAnsi"/>
              </w:rPr>
              <w:t>chorus</w:t>
            </w:r>
            <w:commentRangeEnd w:id="279"/>
            <w:r>
              <w:rPr>
                <w:rStyle w:val="CommentReference"/>
                <w:rFonts w:eastAsiaTheme="minorHAnsi" w:cstheme="minorBidi"/>
                <w:color w:val="auto"/>
                <w:lang w:val="en-CA"/>
              </w:rPr>
              <w:commentReference w:id="279"/>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0"/>
            <w:r w:rsidRPr="007425E1">
              <w:rPr>
                <w:rFonts w:eastAsiaTheme="minorHAnsi"/>
              </w:rPr>
              <w:t xml:space="preserve"> </w:t>
            </w:r>
            <w:commentRangeEnd w:id="280"/>
            <w:r>
              <w:rPr>
                <w:rStyle w:val="CommentReference"/>
                <w:rFonts w:eastAsiaTheme="minorHAnsi" w:cstheme="minorBidi"/>
                <w:color w:val="auto"/>
                <w:lang w:val="en-CA"/>
              </w:rPr>
              <w:commentReference w:id="280"/>
            </w:r>
            <w:r w:rsidRPr="007425E1">
              <w:rPr>
                <w:rFonts w:eastAsiaTheme="minorHAnsi"/>
              </w:rPr>
              <w:t>in glory: Alleluia.</w:t>
            </w:r>
          </w:p>
          <w:p w:rsidR="00495F1A" w:rsidRPr="007425E1" w:rsidRDefault="00495F1A" w:rsidP="005832A1">
            <w:pPr>
              <w:pStyle w:val="EngIndEnd"/>
            </w:pPr>
            <w:r w:rsidRPr="007425E1">
              <w:t xml:space="preserve">Let them </w:t>
            </w:r>
            <w:commentRangeStart w:id="281"/>
            <w:r>
              <w:t>rejoice</w:t>
            </w:r>
            <w:r w:rsidRPr="007425E1">
              <w:t xml:space="preserve"> </w:t>
            </w:r>
            <w:commentRangeEnd w:id="281"/>
            <w:r>
              <w:rPr>
                <w:rStyle w:val="CommentReference"/>
                <w:rFonts w:cstheme="minorBidi"/>
                <w:color w:val="auto"/>
                <w:lang w:val="en-CA"/>
              </w:rPr>
              <w:commentReference w:id="281"/>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2"/>
            <w:r w:rsidRPr="007425E1">
              <w:rPr>
                <w:rFonts w:eastAsiaTheme="minorHAnsi"/>
              </w:rPr>
              <w:t>mouth</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3"/>
            <w:r>
              <w:t>rebukes</w:t>
            </w:r>
            <w:r w:rsidRPr="007425E1">
              <w:t xml:space="preserve"> </w:t>
            </w:r>
            <w:commentRangeEnd w:id="283"/>
            <w:r>
              <w:rPr>
                <w:rStyle w:val="CommentReference"/>
                <w:rFonts w:cstheme="minorBidi"/>
                <w:color w:val="auto"/>
                <w:lang w:val="en-CA"/>
              </w:rPr>
              <w:commentReference w:id="283"/>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4" w:name="_Toc297322064"/>
      <w:bookmarkStart w:id="285" w:name="_Toc297407709"/>
      <w:bookmarkStart w:id="286" w:name="_Toc298445761"/>
      <w:bookmarkStart w:id="287" w:name="_Toc298681247"/>
      <w:bookmarkStart w:id="288" w:name="_Toc298447486"/>
      <w:r>
        <w:rPr>
          <w:lang w:val="en-US"/>
        </w:rPr>
        <w:t>Psalm 150</w:t>
      </w:r>
      <w:bookmarkEnd w:id="284"/>
      <w:bookmarkEnd w:id="285"/>
      <w:bookmarkEnd w:id="286"/>
      <w:bookmarkEnd w:id="287"/>
      <w:bookmarkEnd w:id="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89"/>
            <w:r w:rsidRPr="007425E1">
              <w:t xml:space="preserve">psaltery </w:t>
            </w:r>
            <w:commentRangeEnd w:id="289"/>
            <w:r>
              <w:rPr>
                <w:rStyle w:val="CommentReference"/>
                <w:rFonts w:cstheme="minorBidi"/>
                <w:color w:val="auto"/>
                <w:lang w:val="en-CA"/>
              </w:rPr>
              <w:commentReference w:id="289"/>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0"/>
            <w:r w:rsidRPr="007425E1">
              <w:t>chorus</w:t>
            </w:r>
            <w:commentRangeEnd w:id="290"/>
            <w:r>
              <w:rPr>
                <w:rStyle w:val="CommentReference"/>
                <w:rFonts w:cstheme="minorBidi"/>
                <w:color w:val="auto"/>
                <w:lang w:val="en-CA"/>
              </w:rPr>
              <w:commentReference w:id="290"/>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1" w:name="_Toc298681248"/>
      <w:bookmarkStart w:id="292" w:name="_Toc308441903"/>
      <w:bookmarkStart w:id="293" w:name="_Toc297322065"/>
      <w:bookmarkStart w:id="294" w:name="_Toc297407710"/>
      <w:bookmarkStart w:id="295" w:name="_Toc298445762"/>
      <w:r>
        <w:rPr>
          <w:lang w:val="en-US"/>
        </w:rPr>
        <w:t>Sunday</w:t>
      </w:r>
      <w:bookmarkEnd w:id="291"/>
      <w:bookmarkEnd w:id="292"/>
    </w:p>
    <w:p w:rsidR="00232F08" w:rsidRPr="00232F08" w:rsidRDefault="00A460AD" w:rsidP="00495F1A">
      <w:pPr>
        <w:pStyle w:val="Rubric"/>
        <w:rPr>
          <w:lang w:val="en-US"/>
        </w:rPr>
      </w:pPr>
      <w:r>
        <w:rPr>
          <w:lang w:val="en-US"/>
        </w:rPr>
        <w:t xml:space="preserve">Any appropriate seasonal Psali may be said. See page </w:t>
      </w:r>
      <w:r w:rsidR="003A78C2">
        <w:rPr>
          <w:lang w:val="en-US"/>
        </w:rPr>
        <w:fldChar w:fldCharType="begin"/>
      </w:r>
      <w:r>
        <w:rPr>
          <w:lang w:val="en-US"/>
        </w:rPr>
        <w:instrText xml:space="preserve"> PAGEREF _Ref299220783 \h </w:instrText>
      </w:r>
      <w:r w:rsidR="003A78C2">
        <w:rPr>
          <w:lang w:val="en-US"/>
        </w:rPr>
        <w:fldChar w:fldCharType="separate"/>
      </w:r>
      <w:r w:rsidR="009D45BB">
        <w:rPr>
          <w:b/>
          <w:bCs/>
          <w:noProof/>
          <w:lang w:val="en-US"/>
        </w:rPr>
        <w:t>Error! Bookmark not defined.</w:t>
      </w:r>
      <w:r w:rsidR="003A78C2">
        <w:rPr>
          <w:lang w:val="en-US"/>
        </w:rPr>
        <w:fldChar w:fldCharType="end"/>
      </w:r>
      <w:r>
        <w:rPr>
          <w:lang w:val="en-US"/>
        </w:rPr>
        <w:t>.</w:t>
      </w:r>
      <w:bookmarkEnd w:id="293"/>
      <w:bookmarkEnd w:id="294"/>
      <w:bookmarkEnd w:id="295"/>
    </w:p>
    <w:p w:rsidR="00F54100" w:rsidRDefault="00F54100" w:rsidP="00495F1A">
      <w:pPr>
        <w:pStyle w:val="Heading5"/>
        <w:rPr>
          <w:lang w:val="en-US"/>
        </w:rPr>
      </w:pPr>
      <w:bookmarkStart w:id="296" w:name="_Toc297322066"/>
      <w:bookmarkStart w:id="297" w:name="_Toc297407711"/>
      <w:bookmarkStart w:id="298" w:name="_Toc298445763"/>
      <w:bookmarkStart w:id="299" w:name="_Toc298447488"/>
      <w:bookmarkStart w:id="300" w:name="_Toc308441905"/>
      <w:r>
        <w:rPr>
          <w:lang w:val="en-US"/>
        </w:rPr>
        <w:lastRenderedPageBreak/>
        <w:t>The Sunday Psali for the Lord</w:t>
      </w:r>
      <w:bookmarkEnd w:id="296"/>
      <w:bookmarkEnd w:id="297"/>
      <w:bookmarkEnd w:id="298"/>
      <w:bookmarkEnd w:id="299"/>
      <w:bookmarkEnd w:id="300"/>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1"/>
            <w:r w:rsidRPr="005832A1">
              <w:t xml:space="preserve">praise </w:t>
            </w:r>
            <w:commentRangeEnd w:id="301"/>
            <w:r w:rsidRPr="005832A1">
              <w:rPr>
                <w:rStyle w:val="CommentReference"/>
                <w:rFonts w:eastAsiaTheme="minorHAnsi"/>
                <w:sz w:val="24"/>
              </w:rPr>
              <w:commentReference w:id="301"/>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2"/>
            <w:r w:rsidRPr="005832A1">
              <w:t>Earth</w:t>
            </w:r>
            <w:commentRangeEnd w:id="302"/>
            <w:r w:rsidRPr="005832A1">
              <w:rPr>
                <w:rStyle w:val="CommentReference"/>
                <w:rFonts w:eastAsiaTheme="minorHAnsi"/>
                <w:sz w:val="24"/>
              </w:rPr>
              <w:commentReference w:id="302"/>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3"/>
            <w:r w:rsidRPr="005832A1">
              <w:t xml:space="preserve">Make haste </w:t>
            </w:r>
            <w:commentRangeEnd w:id="303"/>
            <w:r w:rsidRPr="005832A1">
              <w:rPr>
                <w:rStyle w:val="CommentReference"/>
                <w:rFonts w:eastAsiaTheme="minorHAnsi"/>
                <w:sz w:val="24"/>
              </w:rPr>
              <w:commentReference w:id="303"/>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4"/>
            <w:r w:rsidRPr="005832A1">
              <w:rPr>
                <w:rFonts w:eastAsiaTheme="minorHAnsi"/>
              </w:rPr>
              <w:t xml:space="preserve">different </w:t>
            </w:r>
            <w:commentRangeEnd w:id="304"/>
            <w:r w:rsidRPr="005832A1">
              <w:rPr>
                <w:rStyle w:val="CommentReference"/>
                <w:rFonts w:eastAsiaTheme="minorHAnsi"/>
                <w:sz w:val="24"/>
              </w:rPr>
              <w:commentReference w:id="304"/>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5"/>
            <w:r w:rsidRPr="005832A1">
              <w:t>truth</w:t>
            </w:r>
            <w:commentRangeEnd w:id="305"/>
            <w:r w:rsidRPr="005832A1">
              <w:rPr>
                <w:rStyle w:val="CommentReference"/>
                <w:rFonts w:eastAsiaTheme="minorHAnsi"/>
                <w:sz w:val="24"/>
              </w:rPr>
              <w:commentReference w:id="305"/>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6"/>
            <w:r w:rsidRPr="005832A1">
              <w:t xml:space="preserve">longsuffering </w:t>
            </w:r>
            <w:commentRangeEnd w:id="306"/>
            <w:r w:rsidRPr="005832A1">
              <w:rPr>
                <w:rStyle w:val="CommentReference"/>
                <w:rFonts w:eastAsiaTheme="minorHAnsi"/>
                <w:sz w:val="24"/>
              </w:rPr>
              <w:commentReference w:id="306"/>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7"/>
            <w:r w:rsidRPr="005832A1">
              <w:t xml:space="preserve">I rise </w:t>
            </w:r>
            <w:commentRangeEnd w:id="307"/>
            <w:r w:rsidRPr="005832A1">
              <w:rPr>
                <w:rStyle w:val="CommentReference"/>
                <w:rFonts w:eastAsiaTheme="minorHAnsi"/>
                <w:sz w:val="24"/>
              </w:rPr>
              <w:commentReference w:id="307"/>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08"/>
            <w:r w:rsidRPr="005832A1">
              <w:t>sweet</w:t>
            </w:r>
            <w:commentRangeEnd w:id="308"/>
            <w:r w:rsidRPr="005832A1">
              <w:rPr>
                <w:rStyle w:val="CommentReference"/>
                <w:rFonts w:eastAsiaTheme="minorHAnsi"/>
                <w:sz w:val="24"/>
              </w:rPr>
              <w:commentReference w:id="308"/>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09"/>
            <w:r w:rsidRPr="005832A1">
              <w:rPr>
                <w:rFonts w:eastAsiaTheme="minorHAnsi"/>
              </w:rPr>
              <w:t>Oh, how I love</w:t>
            </w:r>
            <w:commentRangeEnd w:id="309"/>
            <w:r w:rsidRPr="005832A1">
              <w:rPr>
                <w:rStyle w:val="CommentReference"/>
                <w:rFonts w:eastAsiaTheme="minorHAnsi"/>
                <w:sz w:val="24"/>
              </w:rPr>
              <w:commentReference w:id="309"/>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0"/>
            <w:r w:rsidRPr="005832A1">
              <w:rPr>
                <w:rFonts w:eastAsiaTheme="minorHAnsi"/>
              </w:rPr>
              <w:t xml:space="preserve">of </w:t>
            </w:r>
            <w:commentRangeEnd w:id="310"/>
            <w:r w:rsidRPr="005832A1">
              <w:rPr>
                <w:rStyle w:val="CommentReference"/>
                <w:rFonts w:eastAsiaTheme="minorHAnsi"/>
                <w:sz w:val="24"/>
              </w:rPr>
              <w:commentReference w:id="310"/>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1"/>
            <w:r w:rsidRPr="005832A1">
              <w:t>truth</w:t>
            </w:r>
            <w:commentRangeEnd w:id="311"/>
            <w:r w:rsidRPr="005832A1">
              <w:rPr>
                <w:rStyle w:val="CommentReference"/>
                <w:rFonts w:eastAsiaTheme="minorHAnsi"/>
                <w:sz w:val="24"/>
              </w:rPr>
              <w:commentReference w:id="311"/>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2"/>
            <w:r w:rsidRPr="005832A1">
              <w:t xml:space="preserve">true </w:t>
            </w:r>
            <w:commentRangeEnd w:id="312"/>
            <w:r w:rsidRPr="005832A1">
              <w:rPr>
                <w:rStyle w:val="CommentReference"/>
                <w:rFonts w:eastAsiaTheme="minorHAnsi"/>
                <w:sz w:val="24"/>
              </w:rPr>
              <w:commentReference w:id="312"/>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3"/>
            <w:r>
              <w:t xml:space="preserve">Whenever </w:t>
            </w:r>
            <w:commentRangeEnd w:id="313"/>
            <w:r>
              <w:rPr>
                <w:rStyle w:val="CommentReference"/>
                <w:rFonts w:eastAsiaTheme="minorHAnsi" w:cstheme="minorBidi"/>
                <w:color w:val="auto"/>
                <w:lang w:val="en-CA"/>
              </w:rPr>
              <w:commentReference w:id="313"/>
            </w:r>
            <w:r>
              <w:t>we</w:t>
            </w:r>
          </w:p>
          <w:p w:rsidR="005832A1" w:rsidRDefault="005832A1" w:rsidP="005832A1">
            <w:pPr>
              <w:pStyle w:val="EngHang"/>
            </w:pPr>
            <w:commentRangeStart w:id="314"/>
            <w:r>
              <w:t xml:space="preserve">Gather </w:t>
            </w:r>
            <w:commentRangeEnd w:id="314"/>
            <w:r>
              <w:rPr>
                <w:rStyle w:val="CommentReference"/>
                <w:rFonts w:eastAsiaTheme="minorHAnsi" w:cstheme="minorBidi"/>
                <w:color w:val="auto"/>
                <w:lang w:val="en-CA"/>
              </w:rPr>
              <w:commentReference w:id="314"/>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5"/>
            <w:r>
              <w:t xml:space="preserve">will </w:t>
            </w:r>
            <w:commentRangeEnd w:id="315"/>
            <w:r>
              <w:rPr>
                <w:rStyle w:val="CommentReference"/>
                <w:rFonts w:eastAsiaTheme="minorHAnsi" w:cstheme="minorBidi"/>
                <w:color w:val="auto"/>
                <w:lang w:val="en-CA"/>
              </w:rPr>
              <w:commentReference w:id="315"/>
            </w:r>
            <w:r>
              <w:t>bless You,</w:t>
            </w:r>
          </w:p>
          <w:p w:rsidR="005832A1" w:rsidRDefault="005832A1" w:rsidP="005832A1">
            <w:pPr>
              <w:pStyle w:val="EngHang"/>
            </w:pPr>
            <w:r>
              <w:t>O my Lord Jesus:</w:t>
            </w:r>
          </w:p>
          <w:p w:rsidR="005832A1" w:rsidRDefault="005832A1" w:rsidP="005832A1">
            <w:pPr>
              <w:pStyle w:val="EngHang"/>
            </w:pPr>
            <w:commentRangeStart w:id="316"/>
            <w:r>
              <w:t xml:space="preserve">Deliver </w:t>
            </w:r>
            <w:commentRangeEnd w:id="316"/>
            <w:r>
              <w:rPr>
                <w:rStyle w:val="CommentReference"/>
                <w:rFonts w:eastAsiaTheme="minorHAnsi" w:cstheme="minorBidi"/>
                <w:color w:val="auto"/>
                <w:lang w:val="en-CA"/>
              </w:rPr>
              <w:commentReference w:id="316"/>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17"/>
            <w:r w:rsidRPr="00A16DFE">
              <w:rPr>
                <w:rFonts w:eastAsiaTheme="minorHAnsi"/>
              </w:rPr>
              <w:t xml:space="preserve">come </w:t>
            </w:r>
            <w:commentRangeEnd w:id="317"/>
            <w:r>
              <w:rPr>
                <w:rStyle w:val="CommentReference"/>
                <w:rFonts w:eastAsiaTheme="minorHAnsi" w:cstheme="minorBidi"/>
                <w:color w:val="auto"/>
                <w:lang w:val="en-CA"/>
              </w:rPr>
              <w:commentReference w:id="317"/>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18"/>
            <w:r>
              <w:rPr>
                <w:rFonts w:eastAsiaTheme="minorHAnsi"/>
              </w:rPr>
              <w:t>be</w:t>
            </w:r>
            <w:r w:rsidRPr="00A16DFE">
              <w:rPr>
                <w:rFonts w:eastAsiaTheme="minorHAnsi"/>
              </w:rPr>
              <w:t xml:space="preserve"> </w:t>
            </w:r>
            <w:commentRangeEnd w:id="318"/>
            <w:r>
              <w:rPr>
                <w:rStyle w:val="CommentReference"/>
                <w:rFonts w:eastAsiaTheme="minorHAnsi" w:cstheme="minorBidi"/>
                <w:color w:val="auto"/>
                <w:lang w:val="en-CA"/>
              </w:rPr>
              <w:commentReference w:id="318"/>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19" w:name="_Toc297322067"/>
      <w:bookmarkStart w:id="320" w:name="_Toc297407712"/>
      <w:bookmarkStart w:id="321" w:name="_Toc298445764"/>
      <w:bookmarkStart w:id="322" w:name="_Toc298681249"/>
      <w:bookmarkStart w:id="323" w:name="_Toc298447489"/>
      <w:bookmarkStart w:id="324" w:name="_Toc308441906"/>
      <w:r>
        <w:rPr>
          <w:lang w:val="en-US"/>
        </w:rPr>
        <w:lastRenderedPageBreak/>
        <w:t>The Sunday Theotokia</w:t>
      </w:r>
      <w:bookmarkEnd w:id="319"/>
      <w:bookmarkEnd w:id="320"/>
      <w:bookmarkEnd w:id="321"/>
      <w:bookmarkEnd w:id="322"/>
      <w:bookmarkEnd w:id="323"/>
      <w:bookmarkEnd w:id="324"/>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5" w:name="_Toc298445765"/>
      <w:bookmarkStart w:id="326" w:name="_Toc298681250"/>
      <w:bookmarkStart w:id="327" w:name="_Toc298447490"/>
      <w:r>
        <w:rPr>
          <w:lang w:val="en-US"/>
        </w:rPr>
        <w:t>Part One</w:t>
      </w:r>
      <w:bookmarkEnd w:id="325"/>
      <w:bookmarkEnd w:id="326"/>
      <w:bookmarkEnd w:id="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28"/>
            <w:r w:rsidRPr="007425E1">
              <w:rPr>
                <w:rFonts w:eastAsiaTheme="minorHAnsi"/>
              </w:rPr>
              <w:t>Of the Covenant</w:t>
            </w:r>
            <w:commentRangeEnd w:id="328"/>
            <w:r>
              <w:rPr>
                <w:rStyle w:val="CommentReference"/>
                <w:rFonts w:eastAsiaTheme="minorHAnsi" w:cstheme="minorBidi"/>
                <w:color w:val="auto"/>
                <w:lang w:val="en-CA"/>
              </w:rPr>
              <w:commentReference w:id="328"/>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29"/>
            <w:r>
              <w:rPr>
                <w:rFonts w:eastAsiaTheme="minorHAnsi"/>
              </w:rPr>
              <w:t>sprinkling</w:t>
            </w:r>
            <w:commentRangeEnd w:id="329"/>
            <w:r>
              <w:rPr>
                <w:rStyle w:val="CommentReference"/>
                <w:rFonts w:eastAsiaTheme="minorHAnsi" w:cstheme="minorBidi"/>
                <w:color w:val="auto"/>
                <w:lang w:val="en-CA"/>
              </w:rPr>
              <w:commentReference w:id="329"/>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0"/>
            <w:r>
              <w:rPr>
                <w:rFonts w:eastAsiaTheme="minorHAnsi"/>
              </w:rPr>
              <w:t>dwelt</w:t>
            </w:r>
            <w:commentRangeEnd w:id="330"/>
            <w:r>
              <w:rPr>
                <w:rStyle w:val="CommentReference"/>
                <w:rFonts w:eastAsiaTheme="minorHAnsi" w:cstheme="minorBidi"/>
                <w:color w:val="auto"/>
                <w:lang w:val="en-CA"/>
              </w:rPr>
              <w:commentReference w:id="330"/>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1"/>
            <w:r>
              <w:t xml:space="preserve">Magnify </w:t>
            </w:r>
            <w:commentRangeEnd w:id="331"/>
            <w:r>
              <w:rPr>
                <w:rStyle w:val="CommentReference"/>
                <w:rFonts w:eastAsiaTheme="minorHAnsi" w:cstheme="minorBidi"/>
                <w:color w:val="auto"/>
                <w:lang w:val="en-CA"/>
              </w:rPr>
              <w:commentReference w:id="331"/>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2"/>
            <w:r>
              <w:t xml:space="preserve">obtain </w:t>
            </w:r>
            <w:commentRangeEnd w:id="332"/>
            <w:r>
              <w:rPr>
                <w:rStyle w:val="CommentReference"/>
                <w:rFonts w:eastAsiaTheme="minorHAnsi" w:cstheme="minorBidi"/>
                <w:color w:val="auto"/>
                <w:lang w:val="en-CA"/>
              </w:rPr>
              <w:commentReference w:id="332"/>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3" w:name="_Toc298445766"/>
      <w:bookmarkStart w:id="334" w:name="_Toc298681251"/>
      <w:bookmarkStart w:id="335" w:name="_Toc298447491"/>
      <w:r>
        <w:t>Part Two</w:t>
      </w:r>
      <w:bookmarkEnd w:id="333"/>
      <w:bookmarkEnd w:id="334"/>
      <w:bookmarkEnd w:id="335"/>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6"/>
            <w:r>
              <w:rPr>
                <w:rFonts w:eastAsiaTheme="minorHAnsi"/>
              </w:rPr>
              <w:t xml:space="preserve">type </w:t>
            </w:r>
            <w:commentRangeEnd w:id="336"/>
            <w:r>
              <w:rPr>
                <w:rStyle w:val="CommentReference"/>
                <w:rFonts w:eastAsiaTheme="minorHAnsi" w:cstheme="minorBidi"/>
                <w:color w:val="auto"/>
                <w:lang w:val="en-CA"/>
              </w:rPr>
              <w:commentReference w:id="336"/>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37"/>
            <w:r>
              <w:t xml:space="preserve">one </w:t>
            </w:r>
            <w:commentRangeEnd w:id="337"/>
            <w:r>
              <w:rPr>
                <w:rStyle w:val="CommentReference"/>
                <w:rFonts w:eastAsiaTheme="minorHAnsi" w:cstheme="minorBidi"/>
                <w:color w:val="auto"/>
                <w:lang w:val="en-CA"/>
              </w:rPr>
              <w:commentReference w:id="337"/>
            </w:r>
            <w:r>
              <w:t>from two,</w:t>
            </w:r>
          </w:p>
          <w:p w:rsidR="005832A1" w:rsidRDefault="005832A1" w:rsidP="005832A1">
            <w:pPr>
              <w:pStyle w:val="EngHang"/>
            </w:pPr>
            <w:r>
              <w:t xml:space="preserve">A </w:t>
            </w:r>
            <w:commentRangeStart w:id="338"/>
            <w:r>
              <w:t xml:space="preserve">Holy </w:t>
            </w:r>
            <w:commentRangeEnd w:id="338"/>
            <w:r>
              <w:rPr>
                <w:rStyle w:val="CommentReference"/>
                <w:rFonts w:eastAsiaTheme="minorHAnsi" w:cstheme="minorBidi"/>
                <w:color w:val="auto"/>
                <w:lang w:val="en-CA"/>
              </w:rPr>
              <w:commentReference w:id="338"/>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39"/>
            <w:r>
              <w:rPr>
                <w:rFonts w:eastAsiaTheme="minorHAnsi"/>
              </w:rPr>
              <w:t xml:space="preserve">Begotten </w:t>
            </w:r>
            <w:commentRangeEnd w:id="339"/>
            <w:r>
              <w:rPr>
                <w:rStyle w:val="CommentReference"/>
                <w:rFonts w:eastAsiaTheme="minorHAnsi" w:cstheme="minorBidi"/>
                <w:color w:val="auto"/>
                <w:lang w:val="en-CA"/>
              </w:rPr>
              <w:commentReference w:id="339"/>
            </w:r>
            <w:r>
              <w:rPr>
                <w:rFonts w:eastAsiaTheme="minorHAnsi"/>
              </w:rPr>
              <w:t>without seed,</w:t>
            </w:r>
          </w:p>
          <w:p w:rsidR="005832A1" w:rsidRDefault="005832A1" w:rsidP="005832A1">
            <w:pPr>
              <w:pStyle w:val="EngHang"/>
              <w:rPr>
                <w:rFonts w:eastAsiaTheme="minorHAnsi"/>
              </w:rPr>
            </w:pPr>
            <w:commentRangeStart w:id="340"/>
            <w:r>
              <w:rPr>
                <w:rFonts w:eastAsiaTheme="minorHAnsi"/>
              </w:rPr>
              <w:t xml:space="preserve">Consubstantial </w:t>
            </w:r>
            <w:commentRangeEnd w:id="340"/>
            <w:r>
              <w:rPr>
                <w:rStyle w:val="CommentReference"/>
                <w:rFonts w:eastAsiaTheme="minorHAnsi" w:cstheme="minorBidi"/>
                <w:color w:val="auto"/>
                <w:lang w:val="en-CA"/>
              </w:rPr>
              <w:commentReference w:id="340"/>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1"/>
            <w:r>
              <w:rPr>
                <w:rFonts w:eastAsiaTheme="minorHAnsi"/>
              </w:rPr>
              <w:t xml:space="preserve">made one </w:t>
            </w:r>
            <w:commentRangeEnd w:id="341"/>
            <w:r>
              <w:rPr>
                <w:rStyle w:val="CommentReference"/>
                <w:rFonts w:eastAsiaTheme="minorHAnsi" w:cstheme="minorBidi"/>
                <w:color w:val="auto"/>
                <w:lang w:val="en-CA"/>
              </w:rPr>
              <w:commentReference w:id="341"/>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2"/>
            <w:r>
              <w:t xml:space="preserve">The </w:t>
            </w:r>
            <w:commentRangeEnd w:id="342"/>
            <w:r>
              <w:rPr>
                <w:rStyle w:val="CommentReference"/>
                <w:rFonts w:eastAsiaTheme="minorHAnsi" w:cstheme="minorBidi"/>
                <w:color w:val="auto"/>
                <w:lang w:val="en-CA"/>
              </w:rPr>
              <w:commentReference w:id="342"/>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3"/>
            <w:r>
              <w:rPr>
                <w:rFonts w:eastAsiaTheme="minorHAnsi"/>
              </w:rPr>
              <w:t xml:space="preserve">Purple </w:t>
            </w:r>
            <w:commentRangeEnd w:id="343"/>
            <w:r>
              <w:rPr>
                <w:rStyle w:val="CommentReference"/>
                <w:rFonts w:eastAsiaTheme="minorHAnsi" w:cstheme="minorBidi"/>
                <w:color w:val="auto"/>
                <w:lang w:val="en-CA"/>
              </w:rPr>
              <w:commentReference w:id="343"/>
            </w:r>
            <w:r>
              <w:rPr>
                <w:rFonts w:eastAsiaTheme="minorHAnsi"/>
              </w:rPr>
              <w:t>and scarlet,</w:t>
            </w:r>
          </w:p>
          <w:p w:rsidR="005832A1" w:rsidRPr="001A0083" w:rsidRDefault="005832A1" w:rsidP="005832A1">
            <w:pPr>
              <w:pStyle w:val="EngHangEnd"/>
            </w:pPr>
            <w:r>
              <w:rPr>
                <w:rFonts w:eastAsiaTheme="minorHAnsi"/>
              </w:rPr>
              <w:t xml:space="preserve">And </w:t>
            </w:r>
            <w:commentRangeStart w:id="344"/>
            <w:r>
              <w:rPr>
                <w:rFonts w:eastAsiaTheme="minorHAnsi"/>
              </w:rPr>
              <w:t xml:space="preserve">fine </w:t>
            </w:r>
            <w:commentRangeEnd w:id="344"/>
            <w:r>
              <w:rPr>
                <w:rStyle w:val="CommentReference"/>
                <w:rFonts w:eastAsiaTheme="minorHAnsi" w:cstheme="minorBidi"/>
                <w:color w:val="auto"/>
                <w:lang w:val="en-CA"/>
              </w:rPr>
              <w:commentReference w:id="344"/>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5"/>
            <w:r>
              <w:rPr>
                <w:rFonts w:eastAsiaTheme="minorHAnsi"/>
              </w:rPr>
              <w:t xml:space="preserve">wood </w:t>
            </w:r>
            <w:commentRangeEnd w:id="345"/>
            <w:r>
              <w:rPr>
                <w:rStyle w:val="CommentReference"/>
                <w:rFonts w:eastAsiaTheme="minorHAnsi" w:cstheme="minorBidi"/>
                <w:color w:val="auto"/>
                <w:lang w:val="en-CA"/>
              </w:rPr>
              <w:commentReference w:id="345"/>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6"/>
            <w:r>
              <w:t xml:space="preserve">Magnify </w:t>
            </w:r>
            <w:commentRangeEnd w:id="346"/>
            <w:r>
              <w:rPr>
                <w:rStyle w:val="CommentReference"/>
                <w:rFonts w:eastAsiaTheme="minorHAnsi" w:cstheme="minorBidi"/>
                <w:color w:val="auto"/>
                <w:lang w:val="en-CA"/>
              </w:rPr>
              <w:commentReference w:id="346"/>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47"/>
            <w:r>
              <w:t xml:space="preserve">obtain </w:t>
            </w:r>
            <w:commentRangeEnd w:id="347"/>
            <w:r>
              <w:rPr>
                <w:rStyle w:val="CommentReference"/>
                <w:rFonts w:eastAsiaTheme="minorHAnsi" w:cstheme="minorBidi"/>
                <w:color w:val="auto"/>
                <w:lang w:val="en-CA"/>
              </w:rPr>
              <w:commentReference w:id="347"/>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48" w:name="_Toc298445767"/>
      <w:bookmarkStart w:id="349" w:name="_Toc298681252"/>
      <w:bookmarkStart w:id="350" w:name="_Toc298447492"/>
      <w:r>
        <w:t>Part Three</w:t>
      </w:r>
      <w:bookmarkEnd w:id="348"/>
      <w:bookmarkEnd w:id="349"/>
      <w:bookmarkEnd w:id="350"/>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1"/>
            <w:r>
              <w:rPr>
                <w:rFonts w:eastAsiaTheme="minorHAnsi"/>
              </w:rPr>
              <w:t>Cherubs</w:t>
            </w:r>
            <w:commentRangeEnd w:id="351"/>
            <w:r>
              <w:rPr>
                <w:rStyle w:val="CommentReference"/>
                <w:rFonts w:eastAsiaTheme="minorHAnsi" w:cstheme="minorBidi"/>
                <w:color w:val="auto"/>
                <w:lang w:val="en-CA"/>
              </w:rPr>
              <w:commentReference w:id="351"/>
            </w:r>
          </w:p>
          <w:p w:rsidR="005832A1" w:rsidRPr="001A0083" w:rsidRDefault="005832A1" w:rsidP="005832A1">
            <w:pPr>
              <w:pStyle w:val="EngHangEnd"/>
            </w:pPr>
            <w:commentRangeStart w:id="352"/>
            <w:r>
              <w:rPr>
                <w:rFonts w:eastAsiaTheme="minorHAnsi"/>
              </w:rPr>
              <w:t xml:space="preserve">Forged </w:t>
            </w:r>
            <w:commentRangeEnd w:id="352"/>
            <w:r>
              <w:rPr>
                <w:rStyle w:val="CommentReference"/>
                <w:rFonts w:eastAsiaTheme="minorHAnsi" w:cstheme="minorBidi"/>
                <w:color w:val="auto"/>
                <w:lang w:val="en-CA"/>
              </w:rPr>
              <w:commentReference w:id="352"/>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3"/>
            <w:r>
              <w:t xml:space="preserve">Always </w:t>
            </w:r>
            <w:commentRangeEnd w:id="353"/>
            <w:r>
              <w:rPr>
                <w:rStyle w:val="CommentReference"/>
                <w:rFonts w:eastAsiaTheme="minorHAnsi" w:cstheme="minorBidi"/>
                <w:color w:val="auto"/>
                <w:lang w:val="en-CA"/>
              </w:rPr>
              <w:commentReference w:id="353"/>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4"/>
            <w:r>
              <w:rPr>
                <w:rFonts w:eastAsiaTheme="minorHAnsi"/>
              </w:rPr>
              <w:t xml:space="preserve">Overshadowed </w:t>
            </w:r>
            <w:commentRangeEnd w:id="354"/>
            <w:r>
              <w:rPr>
                <w:rStyle w:val="CommentReference"/>
                <w:rFonts w:eastAsiaTheme="minorHAnsi" w:cstheme="minorBidi"/>
                <w:color w:val="auto"/>
                <w:lang w:val="en-CA"/>
              </w:rPr>
              <w:commentReference w:id="354"/>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5"/>
            <w:r>
              <w:rPr>
                <w:rFonts w:eastAsiaTheme="minorHAnsi"/>
              </w:rPr>
              <w:t xml:space="preserve">sin </w:t>
            </w:r>
            <w:commentRangeEnd w:id="355"/>
            <w:r>
              <w:rPr>
                <w:rStyle w:val="CommentReference"/>
                <w:rFonts w:eastAsiaTheme="minorHAnsi" w:cstheme="minorBidi"/>
                <w:color w:val="auto"/>
                <w:lang w:val="en-CA"/>
              </w:rPr>
              <w:commentReference w:id="355"/>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6"/>
            <w:r>
              <w:t xml:space="preserve">Magnify </w:t>
            </w:r>
            <w:commentRangeEnd w:id="356"/>
            <w:r>
              <w:rPr>
                <w:rStyle w:val="CommentReference"/>
                <w:rFonts w:eastAsiaTheme="minorHAnsi" w:cstheme="minorBidi"/>
                <w:color w:val="auto"/>
                <w:lang w:val="en-CA"/>
              </w:rPr>
              <w:commentReference w:id="356"/>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7"/>
            <w:r>
              <w:t xml:space="preserve">obtain </w:t>
            </w:r>
            <w:commentRangeEnd w:id="357"/>
            <w:r>
              <w:rPr>
                <w:rStyle w:val="CommentReference"/>
                <w:rFonts w:eastAsiaTheme="minorHAnsi" w:cstheme="minorBidi"/>
                <w:color w:val="auto"/>
                <w:lang w:val="en-CA"/>
              </w:rPr>
              <w:commentReference w:id="357"/>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58" w:name="_Toc298445768"/>
      <w:bookmarkStart w:id="359" w:name="_Toc298681253"/>
      <w:bookmarkStart w:id="360" w:name="_Toc298447493"/>
      <w:r>
        <w:t>Part Four</w:t>
      </w:r>
      <w:bookmarkEnd w:id="358"/>
      <w:bookmarkEnd w:id="359"/>
      <w:bookmarkEnd w:id="360"/>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1"/>
            <w:r>
              <w:t xml:space="preserve">you </w:t>
            </w:r>
            <w:commentRangeEnd w:id="361"/>
            <w:r>
              <w:rPr>
                <w:rStyle w:val="CommentReference"/>
                <w:rFonts w:eastAsiaTheme="minorHAnsi" w:cstheme="minorBidi"/>
                <w:color w:val="auto"/>
                <w:lang w:val="en-CA"/>
              </w:rPr>
              <w:commentReference w:id="361"/>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2"/>
            <w:r>
              <w:rPr>
                <w:rFonts w:eastAsiaTheme="minorHAnsi"/>
              </w:rPr>
              <w:t xml:space="preserve">for </w:t>
            </w:r>
            <w:commentRangeEnd w:id="362"/>
            <w:r>
              <w:rPr>
                <w:rStyle w:val="CommentReference"/>
                <w:rFonts w:eastAsiaTheme="minorHAnsi" w:cstheme="minorBidi"/>
                <w:color w:val="auto"/>
                <w:lang w:val="en-CA"/>
              </w:rPr>
              <w:commentReference w:id="362"/>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3"/>
            <w:r>
              <w:t xml:space="preserve">Magnify </w:t>
            </w:r>
            <w:commentRangeEnd w:id="363"/>
            <w:r>
              <w:rPr>
                <w:rStyle w:val="CommentReference"/>
                <w:rFonts w:eastAsiaTheme="minorHAnsi" w:cstheme="minorBidi"/>
                <w:color w:val="auto"/>
                <w:lang w:val="en-CA"/>
              </w:rPr>
              <w:commentReference w:id="363"/>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4"/>
            <w:r>
              <w:t xml:space="preserve">obtain </w:t>
            </w:r>
            <w:commentRangeEnd w:id="364"/>
            <w:r>
              <w:rPr>
                <w:rStyle w:val="CommentReference"/>
                <w:rFonts w:eastAsiaTheme="minorHAnsi" w:cstheme="minorBidi"/>
                <w:color w:val="auto"/>
                <w:lang w:val="en-CA"/>
              </w:rPr>
              <w:commentReference w:id="364"/>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5" w:name="_Toc298445769"/>
      <w:bookmarkStart w:id="366" w:name="_Toc298681254"/>
      <w:bookmarkStart w:id="367" w:name="_Toc298447494"/>
      <w:r>
        <w:t>Part Five</w:t>
      </w:r>
      <w:bookmarkEnd w:id="365"/>
      <w:bookmarkEnd w:id="366"/>
      <w:bookmarkEnd w:id="367"/>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68"/>
            <w:r>
              <w:rPr>
                <w:rFonts w:eastAsiaTheme="minorHAnsi"/>
              </w:rPr>
              <w:t xml:space="preserve">burning </w:t>
            </w:r>
            <w:commentRangeEnd w:id="368"/>
            <w:r>
              <w:rPr>
                <w:rStyle w:val="CommentReference"/>
                <w:rFonts w:eastAsiaTheme="minorHAnsi" w:cstheme="minorBidi"/>
                <w:color w:val="auto"/>
                <w:lang w:val="en-CA"/>
              </w:rPr>
              <w:commentReference w:id="368"/>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69"/>
            <w:r>
              <w:rPr>
                <w:rFonts w:eastAsiaTheme="minorHAnsi"/>
              </w:rPr>
              <w:t>manifestation</w:t>
            </w:r>
            <w:commentRangeEnd w:id="369"/>
            <w:r>
              <w:rPr>
                <w:rStyle w:val="CommentReference"/>
                <w:rFonts w:eastAsiaTheme="minorHAnsi" w:cstheme="minorBidi"/>
                <w:color w:val="auto"/>
                <w:lang w:val="en-CA"/>
              </w:rPr>
              <w:commentReference w:id="369"/>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0"/>
            <w:r>
              <w:rPr>
                <w:rFonts w:eastAsiaTheme="minorHAnsi"/>
              </w:rPr>
              <w:t xml:space="preserve">carried </w:t>
            </w:r>
            <w:commentRangeEnd w:id="370"/>
            <w:r>
              <w:rPr>
                <w:rStyle w:val="CommentReference"/>
                <w:rFonts w:eastAsiaTheme="minorHAnsi" w:cstheme="minorBidi"/>
                <w:color w:val="auto"/>
                <w:lang w:val="en-CA"/>
              </w:rPr>
              <w:commentReference w:id="370"/>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1"/>
            <w:r>
              <w:rPr>
                <w:rFonts w:eastAsiaTheme="minorHAnsi"/>
              </w:rPr>
              <w:t xml:space="preserve">Gives light to </w:t>
            </w:r>
            <w:commentRangeEnd w:id="371"/>
            <w:r>
              <w:rPr>
                <w:rStyle w:val="CommentReference"/>
                <w:rFonts w:eastAsiaTheme="minorHAnsi" w:cstheme="minorBidi"/>
                <w:color w:val="auto"/>
                <w:lang w:val="en-CA"/>
              </w:rPr>
              <w:commentReference w:id="371"/>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2"/>
            <w:r>
              <w:t xml:space="preserve">Magnify </w:t>
            </w:r>
            <w:commentRangeEnd w:id="372"/>
            <w:r>
              <w:rPr>
                <w:rStyle w:val="CommentReference"/>
                <w:rFonts w:eastAsiaTheme="minorHAnsi" w:cstheme="minorBidi"/>
                <w:color w:val="auto"/>
                <w:lang w:val="en-CA"/>
              </w:rPr>
              <w:commentReference w:id="37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3"/>
            <w:r>
              <w:t xml:space="preserve">obtain </w:t>
            </w:r>
            <w:commentRangeEnd w:id="373"/>
            <w:r>
              <w:rPr>
                <w:rStyle w:val="CommentReference"/>
                <w:rFonts w:eastAsiaTheme="minorHAnsi" w:cstheme="minorBidi"/>
                <w:color w:val="auto"/>
                <w:lang w:val="en-CA"/>
              </w:rPr>
              <w:commentReference w:id="37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4" w:name="_Toc298445770"/>
      <w:bookmarkStart w:id="375" w:name="_Toc298681255"/>
      <w:bookmarkStart w:id="376" w:name="_Toc298447495"/>
      <w:r>
        <w:t>Part Six</w:t>
      </w:r>
      <w:bookmarkEnd w:id="374"/>
      <w:bookmarkEnd w:id="375"/>
      <w:bookmarkEnd w:id="376"/>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77"/>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77"/>
            <w:r>
              <w:rPr>
                <w:rStyle w:val="CommentReference"/>
                <w:rFonts w:eastAsiaTheme="minorHAnsi" w:cstheme="minorBidi"/>
                <w:color w:val="auto"/>
                <w:lang w:val="en-CA"/>
              </w:rPr>
              <w:commentReference w:id="377"/>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78"/>
            <w:r>
              <w:rPr>
                <w:rFonts w:eastAsiaTheme="minorHAnsi"/>
              </w:rPr>
              <w:t xml:space="preserve">Upon </w:t>
            </w:r>
            <w:commentRangeEnd w:id="378"/>
            <w:r>
              <w:rPr>
                <w:rStyle w:val="CommentReference"/>
                <w:rFonts w:eastAsiaTheme="minorHAnsi" w:cstheme="minorBidi"/>
                <w:color w:val="auto"/>
                <w:lang w:val="en-CA"/>
              </w:rPr>
              <w:commentReference w:id="378"/>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79"/>
            <w:r>
              <w:t xml:space="preserve">Magnify </w:t>
            </w:r>
            <w:commentRangeEnd w:id="379"/>
            <w:r>
              <w:rPr>
                <w:rStyle w:val="CommentReference"/>
                <w:rFonts w:eastAsiaTheme="minorHAnsi" w:cstheme="minorBidi"/>
                <w:color w:val="auto"/>
                <w:lang w:val="en-CA"/>
              </w:rPr>
              <w:commentReference w:id="379"/>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0"/>
            <w:r>
              <w:t xml:space="preserve">obtain </w:t>
            </w:r>
            <w:commentRangeEnd w:id="380"/>
            <w:r>
              <w:rPr>
                <w:rStyle w:val="CommentReference"/>
                <w:rFonts w:eastAsiaTheme="minorHAnsi" w:cstheme="minorBidi"/>
                <w:color w:val="auto"/>
                <w:lang w:val="en-CA"/>
              </w:rPr>
              <w:commentReference w:id="380"/>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1" w:name="_Toc298445771"/>
      <w:bookmarkStart w:id="382" w:name="_Toc298681256"/>
      <w:bookmarkStart w:id="383" w:name="_Toc298447496"/>
      <w:bookmarkStart w:id="384" w:name="_Ref299211949"/>
      <w:r>
        <w:t>The Gospel According the St. Luke</w:t>
      </w:r>
      <w:bookmarkEnd w:id="381"/>
      <w:bookmarkEnd w:id="382"/>
      <w:bookmarkEnd w:id="383"/>
      <w:bookmarkEnd w:id="38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5" w:name="_Toc298445772"/>
      <w:bookmarkStart w:id="386" w:name="_Toc298681257"/>
      <w:bookmarkStart w:id="387" w:name="_Toc298447497"/>
      <w:r>
        <w:lastRenderedPageBreak/>
        <w:t xml:space="preserve">Part </w:t>
      </w:r>
      <w:bookmarkEnd w:id="385"/>
      <w:bookmarkEnd w:id="386"/>
      <w:bookmarkEnd w:id="387"/>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88"/>
            <w:r>
              <w:rPr>
                <w:rFonts w:eastAsiaTheme="minorHAnsi"/>
              </w:rPr>
              <w:t>truth</w:t>
            </w:r>
            <w:commentRangeEnd w:id="388"/>
            <w:r>
              <w:rPr>
                <w:rStyle w:val="CommentReference"/>
                <w:rFonts w:eastAsiaTheme="minorHAnsi" w:cstheme="minorBidi"/>
                <w:color w:val="auto"/>
                <w:lang w:val="en-CA"/>
              </w:rPr>
              <w:commentReference w:id="388"/>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89"/>
            <w:r>
              <w:rPr>
                <w:rFonts w:eastAsiaTheme="minorHAnsi"/>
              </w:rPr>
              <w:t xml:space="preserve">a </w:t>
            </w:r>
            <w:commentRangeEnd w:id="389"/>
            <w:r>
              <w:rPr>
                <w:rStyle w:val="CommentReference"/>
                <w:rFonts w:eastAsiaTheme="minorHAnsi" w:cstheme="minorBidi"/>
                <w:color w:val="auto"/>
                <w:lang w:val="en-CA"/>
              </w:rPr>
              <w:commentReference w:id="389"/>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0"/>
            <w:r>
              <w:rPr>
                <w:rFonts w:eastAsiaTheme="minorHAnsi"/>
              </w:rPr>
              <w:t xml:space="preserve">holy </w:t>
            </w:r>
            <w:commentRangeEnd w:id="390"/>
            <w:r>
              <w:rPr>
                <w:rStyle w:val="CommentReference"/>
                <w:rFonts w:eastAsiaTheme="minorHAnsi" w:cstheme="minorBidi"/>
                <w:color w:val="auto"/>
                <w:lang w:val="en-CA"/>
              </w:rPr>
              <w:commentReference w:id="390"/>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1"/>
            <w:r>
              <w:rPr>
                <w:rFonts w:eastAsiaTheme="minorHAnsi"/>
              </w:rPr>
              <w:t xml:space="preserve">abode </w:t>
            </w:r>
            <w:commentRangeEnd w:id="391"/>
            <w:r>
              <w:rPr>
                <w:rStyle w:val="CommentReference"/>
                <w:rFonts w:eastAsiaTheme="minorHAnsi" w:cstheme="minorBidi"/>
                <w:color w:val="auto"/>
                <w:lang w:val="en-CA"/>
              </w:rPr>
              <w:commentReference w:id="391"/>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2"/>
            <w:r>
              <w:t xml:space="preserve">Magnify </w:t>
            </w:r>
            <w:commentRangeEnd w:id="392"/>
            <w:r>
              <w:rPr>
                <w:rStyle w:val="CommentReference"/>
                <w:rFonts w:eastAsiaTheme="minorHAnsi" w:cstheme="minorBidi"/>
                <w:color w:val="auto"/>
                <w:lang w:val="en-CA"/>
              </w:rPr>
              <w:commentReference w:id="39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3"/>
            <w:r>
              <w:t xml:space="preserve">obtain </w:t>
            </w:r>
            <w:commentRangeEnd w:id="393"/>
            <w:r>
              <w:rPr>
                <w:rStyle w:val="CommentReference"/>
                <w:rFonts w:eastAsiaTheme="minorHAnsi" w:cstheme="minorBidi"/>
                <w:color w:val="auto"/>
                <w:lang w:val="en-CA"/>
              </w:rPr>
              <w:commentReference w:id="39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4" w:name="_Toc298445773"/>
      <w:bookmarkStart w:id="395" w:name="_Toc298681258"/>
      <w:bookmarkStart w:id="396" w:name="_Toc298447498"/>
      <w:r>
        <w:lastRenderedPageBreak/>
        <w:t>Part Seven (</w:t>
      </w:r>
      <w:r w:rsidR="00AB7D27">
        <w:t>Modern Part Eight</w:t>
      </w:r>
      <w:r>
        <w:t>)</w:t>
      </w:r>
      <w:bookmarkEnd w:id="394"/>
      <w:bookmarkEnd w:id="395"/>
      <w:bookmarkEnd w:id="396"/>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397"/>
            <w:r>
              <w:rPr>
                <w:rFonts w:eastAsiaTheme="minorHAnsi"/>
              </w:rPr>
              <w:t>O Lord of all.</w:t>
            </w:r>
            <w:commentRangeEnd w:id="397"/>
            <w:r>
              <w:rPr>
                <w:rStyle w:val="CommentReference"/>
                <w:rFonts w:eastAsiaTheme="minorHAnsi" w:cstheme="minorBidi"/>
                <w:color w:val="auto"/>
                <w:lang w:val="en-CA"/>
              </w:rPr>
              <w:commentReference w:id="397"/>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398"/>
            <w:r>
              <w:rPr>
                <w:rFonts w:eastAsiaTheme="minorHAnsi"/>
              </w:rPr>
              <w:t>The True One who came</w:t>
            </w:r>
            <w:commentRangeEnd w:id="398"/>
            <w:r>
              <w:rPr>
                <w:rStyle w:val="CommentReference"/>
                <w:rFonts w:eastAsiaTheme="minorHAnsi" w:cstheme="minorBidi"/>
                <w:color w:val="auto"/>
                <w:lang w:val="en-CA"/>
              </w:rPr>
              <w:commentReference w:id="398"/>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399"/>
            <w:r>
              <w:rPr>
                <w:rFonts w:eastAsiaTheme="minorHAnsi"/>
              </w:rPr>
              <w:t>And perfect rejoicing.</w:t>
            </w:r>
            <w:commentRangeEnd w:id="399"/>
            <w:r>
              <w:rPr>
                <w:rStyle w:val="CommentReference"/>
                <w:rFonts w:eastAsiaTheme="minorHAnsi" w:cstheme="minorBidi"/>
                <w:color w:val="auto"/>
                <w:lang w:val="en-CA"/>
              </w:rPr>
              <w:commentReference w:id="399"/>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0"/>
            <w:r>
              <w:rPr>
                <w:rFonts w:eastAsiaTheme="minorHAnsi"/>
              </w:rPr>
              <w:t>about</w:t>
            </w:r>
            <w:commentRangeEnd w:id="400"/>
            <w:r>
              <w:rPr>
                <w:rStyle w:val="CommentReference"/>
                <w:rFonts w:eastAsiaTheme="minorHAnsi" w:cstheme="minorBidi"/>
                <w:color w:val="auto"/>
                <w:lang w:val="en-CA"/>
              </w:rPr>
              <w:commentReference w:id="400"/>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1"/>
            <w:r>
              <w:rPr>
                <w:rFonts w:eastAsiaTheme="minorHAnsi"/>
              </w:rPr>
              <w:t>proclaim</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2"/>
            <w:r>
              <w:t>gener</w:t>
            </w:r>
            <w:r>
              <w:t>a</w:t>
            </w:r>
            <w:r>
              <w:t>tions</w:t>
            </w:r>
            <w:commentRangeEnd w:id="402"/>
            <w:r>
              <w:rPr>
                <w:rStyle w:val="CommentReference"/>
                <w:rFonts w:eastAsiaTheme="minorHAnsi" w:cstheme="minorBidi"/>
                <w:color w:val="auto"/>
                <w:lang w:val="en-CA"/>
              </w:rPr>
              <w:commentReference w:id="402"/>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3"/>
            <w:r>
              <w:t xml:space="preserve">just </w:t>
            </w:r>
            <w:commentRangeEnd w:id="403"/>
            <w:r>
              <w:rPr>
                <w:rStyle w:val="CommentReference"/>
                <w:rFonts w:eastAsiaTheme="minorHAnsi" w:cstheme="minorBidi"/>
                <w:color w:val="auto"/>
                <w:lang w:val="en-CA"/>
              </w:rPr>
              <w:commentReference w:id="403"/>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4"/>
            <w:r>
              <w:t xml:space="preserve">chaste </w:t>
            </w:r>
            <w:commentRangeEnd w:id="404"/>
            <w:r>
              <w:rPr>
                <w:rStyle w:val="CommentReference"/>
                <w:rFonts w:eastAsiaTheme="minorHAnsi" w:cstheme="minorBidi"/>
                <w:color w:val="auto"/>
                <w:lang w:val="en-CA"/>
              </w:rPr>
              <w:commentReference w:id="404"/>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5"/>
            <w:r>
              <w:t>Isaac</w:t>
            </w:r>
            <w:commentRangeEnd w:id="405"/>
            <w:r>
              <w:rPr>
                <w:rStyle w:val="CommentReference"/>
                <w:rFonts w:eastAsiaTheme="minorHAnsi" w:cstheme="minorBidi"/>
                <w:color w:val="auto"/>
                <w:lang w:val="en-CA"/>
              </w:rPr>
              <w:commentReference w:id="405"/>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6"/>
            <w:r>
              <w:t>myriads of myriads.</w:t>
            </w:r>
            <w:commentRangeEnd w:id="406"/>
            <w:r>
              <w:rPr>
                <w:rStyle w:val="CommentReference"/>
                <w:rFonts w:eastAsiaTheme="minorHAnsi" w:cstheme="minorBidi"/>
                <w:color w:val="auto"/>
                <w:lang w:val="en-CA"/>
              </w:rPr>
              <w:commentReference w:id="406"/>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07"/>
            <w:r>
              <w:t>Master</w:t>
            </w:r>
            <w:commentRangeEnd w:id="407"/>
            <w:r>
              <w:rPr>
                <w:rStyle w:val="CommentReference"/>
                <w:rFonts w:eastAsiaTheme="minorHAnsi" w:cstheme="minorBidi"/>
                <w:color w:val="auto"/>
                <w:lang w:val="en-CA"/>
              </w:rPr>
              <w:commentReference w:id="407"/>
            </w:r>
            <w:r>
              <w:t>.</w:t>
            </w:r>
          </w:p>
          <w:p w:rsidR="00AB7D27" w:rsidRDefault="00AB7D27" w:rsidP="00AB7D27">
            <w:pPr>
              <w:pStyle w:val="EngHang"/>
            </w:pPr>
            <w:r>
              <w:rPr>
                <w:rFonts w:eastAsiaTheme="minorHAnsi"/>
              </w:rPr>
              <w:t xml:space="preserve">Hail to you O Mary: </w:t>
            </w:r>
            <w:r>
              <w:t xml:space="preserve">the </w:t>
            </w:r>
            <w:commentRangeStart w:id="408"/>
            <w:r>
              <w:t xml:space="preserve">honour </w:t>
            </w:r>
            <w:commentRangeEnd w:id="408"/>
            <w:r>
              <w:rPr>
                <w:rStyle w:val="CommentReference"/>
                <w:rFonts w:eastAsiaTheme="minorHAnsi" w:cstheme="minorBidi"/>
                <w:color w:val="auto"/>
                <w:lang w:val="en-CA"/>
              </w:rPr>
              <w:commentReference w:id="408"/>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09"/>
            <w:r>
              <w:t xml:space="preserve">spouse </w:t>
            </w:r>
            <w:commentRangeEnd w:id="409"/>
            <w:r>
              <w:rPr>
                <w:rStyle w:val="CommentReference"/>
                <w:rFonts w:eastAsiaTheme="minorHAnsi" w:cstheme="minorBidi"/>
                <w:color w:val="auto"/>
                <w:lang w:val="en-CA"/>
              </w:rPr>
              <w:commentReference w:id="409"/>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0"/>
            <w:r>
              <w:t xml:space="preserve">health </w:t>
            </w:r>
            <w:commentRangeEnd w:id="410"/>
            <w:r>
              <w:rPr>
                <w:rStyle w:val="CommentReference"/>
                <w:rFonts w:eastAsiaTheme="minorHAnsi" w:cstheme="minorBidi"/>
                <w:color w:val="auto"/>
                <w:lang w:val="en-CA"/>
              </w:rPr>
              <w:commentReference w:id="410"/>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1"/>
            <w:r>
              <w:t>indescribable</w:t>
            </w:r>
            <w:commentRangeEnd w:id="411"/>
            <w:r>
              <w:rPr>
                <w:rStyle w:val="CommentReference"/>
                <w:rFonts w:eastAsiaTheme="minorHAnsi" w:cstheme="minorBidi"/>
                <w:color w:val="auto"/>
                <w:lang w:val="en-CA"/>
              </w:rPr>
              <w:commentReference w:id="411"/>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2"/>
            <w:r>
              <w:t>Without mingling of substance</w:t>
            </w:r>
            <w:commentRangeEnd w:id="412"/>
            <w:r>
              <w:rPr>
                <w:rStyle w:val="CommentReference"/>
                <w:rFonts w:eastAsiaTheme="minorHAnsi" w:cstheme="minorBidi"/>
                <w:color w:val="auto"/>
                <w:lang w:val="en-CA"/>
              </w:rPr>
              <w:commentReference w:id="412"/>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3"/>
            <w:r>
              <w:t xml:space="preserve">intercede </w:t>
            </w:r>
            <w:commentRangeEnd w:id="413"/>
            <w:r>
              <w:rPr>
                <w:rStyle w:val="CommentReference"/>
                <w:rFonts w:eastAsiaTheme="minorHAnsi" w:cstheme="minorBidi"/>
                <w:color w:val="auto"/>
                <w:lang w:val="en-CA"/>
              </w:rPr>
              <w:commentReference w:id="413"/>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4" w:name="_Toc298445774"/>
      <w:bookmarkStart w:id="415" w:name="_Toc298681259"/>
      <w:bookmarkStart w:id="416" w:name="_Toc298447499"/>
      <w:r>
        <w:t>Part Nine</w:t>
      </w:r>
      <w:bookmarkEnd w:id="414"/>
      <w:bookmarkEnd w:id="415"/>
      <w:bookmarkEnd w:id="416"/>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9D45BB">
        <w:rPr>
          <w:noProof/>
        </w:rPr>
        <w:t>82</w:t>
      </w:r>
      <w:r w:rsidR="003A78C2">
        <w:fldChar w:fldCharType="end"/>
      </w:r>
      <w:r>
        <w:t>.</w:t>
      </w:r>
    </w:p>
    <w:p w:rsidR="00A2562D" w:rsidRDefault="00A2562D" w:rsidP="00A31CA5">
      <w:pPr>
        <w:pStyle w:val="Heading6"/>
      </w:pPr>
      <w:bookmarkStart w:id="417" w:name="_Toc298445775"/>
      <w:bookmarkStart w:id="418" w:name="_Toc298681260"/>
      <w:bookmarkStart w:id="419" w:name="_Toc298447500"/>
      <w:r>
        <w:t>Part Ten</w:t>
      </w:r>
      <w:bookmarkEnd w:id="417"/>
      <w:bookmarkEnd w:id="418"/>
      <w:bookmarkEnd w:id="419"/>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0"/>
            <w:r>
              <w:t>honoured</w:t>
            </w:r>
            <w:r w:rsidRPr="007425E1">
              <w:t xml:space="preserve"> </w:t>
            </w:r>
            <w:commentRangeEnd w:id="420"/>
            <w:r>
              <w:rPr>
                <w:rStyle w:val="CommentReference"/>
                <w:rFonts w:eastAsiaTheme="minorHAnsi" w:cstheme="minorBidi"/>
                <w:color w:val="auto"/>
                <w:lang w:val="en-CA"/>
              </w:rPr>
              <w:commentReference w:id="420"/>
            </w:r>
            <w:commentRangeStart w:id="421"/>
            <w:r w:rsidRPr="007425E1">
              <w:t xml:space="preserve">more </w:t>
            </w:r>
            <w:commentRangeEnd w:id="421"/>
            <w:r>
              <w:rPr>
                <w:rStyle w:val="CommentReference"/>
                <w:rFonts w:eastAsiaTheme="minorHAnsi" w:cstheme="minorBidi"/>
                <w:color w:val="auto"/>
                <w:lang w:val="en-CA"/>
              </w:rPr>
              <w:commentReference w:id="421"/>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2"/>
            <w:r w:rsidRPr="007425E1">
              <w:t>means</w:t>
            </w:r>
            <w:r>
              <w:rPr>
                <w:rStyle w:val="FootnoteReference"/>
                <w:lang w:val="en-GB"/>
              </w:rPr>
              <w:t xml:space="preserve"> </w:t>
            </w:r>
            <w:commentRangeEnd w:id="422"/>
            <w:r>
              <w:rPr>
                <w:rStyle w:val="CommentReference"/>
                <w:rFonts w:eastAsiaTheme="minorHAnsi" w:cstheme="minorBidi"/>
                <w:color w:val="auto"/>
                <w:lang w:val="en-CA"/>
              </w:rPr>
              <w:commentReference w:id="422"/>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3" w:name="_Toc298445776"/>
      <w:bookmarkStart w:id="424" w:name="_Toc298681261"/>
      <w:bookmarkStart w:id="425" w:name="_Toc298447501"/>
      <w:r w:rsidRPr="00D24FE1">
        <w:t>Part</w:t>
      </w:r>
      <w:r>
        <w:t xml:space="preserve"> Eleven</w:t>
      </w:r>
      <w:bookmarkEnd w:id="423"/>
      <w:bookmarkEnd w:id="424"/>
      <w:bookmarkEnd w:id="425"/>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6" w:name="_Toc298445777"/>
      <w:bookmarkStart w:id="427" w:name="_Toc298681262"/>
      <w:bookmarkStart w:id="428" w:name="_Toc298447502"/>
      <w:r>
        <w:t>Part Twelve</w:t>
      </w:r>
      <w:bookmarkEnd w:id="426"/>
      <w:bookmarkEnd w:id="427"/>
      <w:bookmarkEnd w:id="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29"/>
            <w:r w:rsidRPr="007425E1">
              <w:t>heaven</w:t>
            </w:r>
            <w:commentRangeEnd w:id="429"/>
            <w:r>
              <w:rPr>
                <w:rStyle w:val="CommentReference"/>
                <w:rFonts w:eastAsiaTheme="minorHAnsi" w:cstheme="minorBidi"/>
                <w:color w:val="auto"/>
                <w:lang w:val="en-CA"/>
              </w:rPr>
              <w:commentReference w:id="429"/>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0"/>
            <w:r w:rsidRPr="007425E1">
              <w:t xml:space="preserve">true </w:t>
            </w:r>
            <w:commentRangeEnd w:id="430"/>
            <w:r>
              <w:rPr>
                <w:rStyle w:val="CommentReference"/>
                <w:rFonts w:eastAsiaTheme="minorHAnsi" w:cstheme="minorBidi"/>
                <w:color w:val="auto"/>
                <w:lang w:val="en-CA"/>
              </w:rPr>
              <w:commentReference w:id="430"/>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1" w:name="_Toc298445778"/>
      <w:bookmarkStart w:id="432" w:name="_Toc298681263"/>
      <w:bookmarkStart w:id="433" w:name="_Toc298447503"/>
      <w:r>
        <w:t>Part Thirteen</w:t>
      </w:r>
      <w:bookmarkEnd w:id="431"/>
      <w:bookmarkEnd w:id="432"/>
      <w:bookmarkEnd w:id="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4"/>
            <w:r>
              <w:rPr>
                <w:rFonts w:eastAsiaTheme="minorHAnsi"/>
              </w:rPr>
              <w:t xml:space="preserve">Virgin Mary </w:t>
            </w:r>
            <w:commentRangeEnd w:id="434"/>
            <w:r>
              <w:rPr>
                <w:rStyle w:val="CommentReference"/>
                <w:rFonts w:eastAsiaTheme="minorHAnsi" w:cstheme="minorBidi"/>
                <w:color w:val="auto"/>
                <w:lang w:val="en-CA"/>
              </w:rPr>
              <w:commentReference w:id="434"/>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5"/>
            <w:r w:rsidRPr="007425E1">
              <w:t>And the Cherubic,</w:t>
            </w:r>
          </w:p>
          <w:p w:rsidR="00A31CA5" w:rsidRPr="001A0083" w:rsidRDefault="00A31CA5" w:rsidP="00EB661B">
            <w:pPr>
              <w:pStyle w:val="EngHangEnd"/>
            </w:pPr>
            <w:r>
              <w:t>Mercy Seat</w:t>
            </w:r>
            <w:commentRangeEnd w:id="435"/>
            <w:r>
              <w:t>.</w:t>
            </w:r>
            <w:r>
              <w:rPr>
                <w:rStyle w:val="CommentReference"/>
                <w:rFonts w:eastAsiaTheme="minorHAnsi" w:cstheme="minorBidi"/>
                <w:color w:val="auto"/>
                <w:lang w:val="en-CA"/>
              </w:rPr>
              <w:commentReference w:id="435"/>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6"/>
            <w:r w:rsidRPr="007425E1">
              <w:t>pot</w:t>
            </w:r>
            <w:commentRangeEnd w:id="436"/>
            <w:r>
              <w:rPr>
                <w:rStyle w:val="CommentReference"/>
                <w:rFonts w:eastAsiaTheme="minorHAnsi" w:cstheme="minorBidi"/>
                <w:color w:val="auto"/>
                <w:lang w:val="en-CA"/>
              </w:rPr>
              <w:commentReference w:id="436"/>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37"/>
            <w:r w:rsidRPr="007425E1">
              <w:t>l</w:t>
            </w:r>
            <w:r>
              <w:t>ampstand</w:t>
            </w:r>
            <w:commentRangeEnd w:id="437"/>
            <w:r>
              <w:rPr>
                <w:rStyle w:val="CommentReference"/>
                <w:rFonts w:eastAsiaTheme="minorHAnsi" w:cstheme="minorBidi"/>
                <w:color w:val="auto"/>
                <w:lang w:val="en-CA"/>
              </w:rPr>
              <w:commentReference w:id="437"/>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38" w:name="_Toc298445779"/>
      <w:bookmarkStart w:id="439" w:name="_Toc298681264"/>
      <w:bookmarkStart w:id="440" w:name="_Toc298447504"/>
      <w:r>
        <w:t>Part Fourteen</w:t>
      </w:r>
      <w:bookmarkEnd w:id="438"/>
      <w:bookmarkEnd w:id="439"/>
      <w:bookmarkEnd w:id="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1"/>
            <w:r w:rsidRPr="007425E1">
              <w:t>decorated</w:t>
            </w:r>
            <w:commentRangeEnd w:id="441"/>
            <w:r>
              <w:rPr>
                <w:rStyle w:val="CommentReference"/>
                <w:rFonts w:eastAsiaTheme="minorHAnsi" w:cstheme="minorBidi"/>
                <w:color w:val="auto"/>
                <w:lang w:val="en-CA"/>
              </w:rPr>
              <w:commentReference w:id="441"/>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2"/>
            <w:r w:rsidRPr="007425E1">
              <w:t>t</w:t>
            </w:r>
            <w:commentRangeEnd w:id="442"/>
            <w:r>
              <w:rPr>
                <w:rStyle w:val="CommentReference"/>
                <w:rFonts w:eastAsiaTheme="minorHAnsi" w:cstheme="minorBidi"/>
                <w:color w:val="auto"/>
                <w:lang w:val="en-CA"/>
              </w:rPr>
              <w:commentReference w:id="442"/>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3"/>
            <w:r>
              <w:t xml:space="preserve">The </w:t>
            </w:r>
            <w:commentRangeEnd w:id="443"/>
            <w:r>
              <w:rPr>
                <w:rStyle w:val="CommentReference"/>
                <w:rFonts w:eastAsiaTheme="minorHAnsi" w:cstheme="minorBidi"/>
                <w:color w:val="auto"/>
                <w:lang w:val="en-CA"/>
              </w:rPr>
              <w:commentReference w:id="443"/>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4"/>
            <w:r w:rsidRPr="007425E1">
              <w:t xml:space="preserve">And </w:t>
            </w:r>
            <w:commentRangeEnd w:id="444"/>
            <w:r>
              <w:rPr>
                <w:rStyle w:val="CommentReference"/>
                <w:rFonts w:eastAsiaTheme="minorHAnsi" w:cstheme="minorBidi"/>
                <w:color w:val="auto"/>
                <w:lang w:val="en-CA"/>
              </w:rPr>
              <w:commentReference w:id="444"/>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5" w:name="_Toc298445780"/>
      <w:bookmarkStart w:id="446" w:name="_Toc298681265"/>
      <w:bookmarkStart w:id="447" w:name="_Toc298447505"/>
      <w:r>
        <w:t>Part Fifteen</w:t>
      </w:r>
      <w:bookmarkEnd w:id="445"/>
      <w:bookmarkEnd w:id="446"/>
      <w:bookmarkEnd w:id="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48"/>
            <w:r>
              <w:t>Which</w:t>
            </w:r>
            <w:r w:rsidRPr="007425E1">
              <w:t xml:space="preserve"> </w:t>
            </w:r>
            <w:commentRangeEnd w:id="448"/>
            <w:r>
              <w:rPr>
                <w:rStyle w:val="CommentReference"/>
                <w:rFonts w:eastAsiaTheme="minorHAnsi" w:cstheme="minorBidi"/>
                <w:color w:val="auto"/>
                <w:lang w:val="en-CA"/>
              </w:rPr>
              <w:commentReference w:id="448"/>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49"/>
            <w:r w:rsidRPr="007425E1">
              <w:t>savour</w:t>
            </w:r>
            <w:commentRangeEnd w:id="449"/>
            <w:r>
              <w:rPr>
                <w:rStyle w:val="CommentReference"/>
                <w:rFonts w:eastAsiaTheme="minorHAnsi" w:cstheme="minorBidi"/>
                <w:color w:val="auto"/>
                <w:lang w:val="en-CA"/>
              </w:rPr>
              <w:commentReference w:id="449"/>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0"/>
            <w:r w:rsidRPr="007425E1">
              <w:t>estate</w:t>
            </w:r>
            <w:commentRangeEnd w:id="450"/>
            <w:r>
              <w:rPr>
                <w:rStyle w:val="CommentReference"/>
                <w:rFonts w:eastAsiaTheme="minorHAnsi" w:cstheme="minorBidi"/>
                <w:color w:val="auto"/>
                <w:lang w:val="en-CA"/>
              </w:rPr>
              <w:commentReference w:id="450"/>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1" w:name="_Toc298445781"/>
      <w:bookmarkStart w:id="452" w:name="_Toc298681266"/>
      <w:bookmarkStart w:id="453" w:name="_Toc298447506"/>
      <w:r>
        <w:rPr>
          <w:lang w:val="en-GB"/>
        </w:rPr>
        <w:t>Part Sixteen</w:t>
      </w:r>
      <w:bookmarkEnd w:id="451"/>
      <w:bookmarkEnd w:id="452"/>
      <w:bookmarkEnd w:id="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4" w:name="_Toc298445782"/>
      <w:bookmarkStart w:id="455" w:name="_Toc298681267"/>
      <w:bookmarkStart w:id="456" w:name="_Toc298447507"/>
      <w:r w:rsidRPr="00D24FE1">
        <w:lastRenderedPageBreak/>
        <w:t>Part</w:t>
      </w:r>
      <w:r>
        <w:t xml:space="preserve"> Seventeen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57" w:name="_Toc298445783"/>
      <w:bookmarkStart w:id="458" w:name="_Toc298681268"/>
      <w:bookmarkStart w:id="459" w:name="_Toc298447508"/>
      <w:r>
        <w:t>Part Eighteen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0"/>
            <w:r>
              <w:t>care</w:t>
            </w:r>
            <w:commentRangeEnd w:id="460"/>
            <w:r>
              <w:rPr>
                <w:rStyle w:val="CommentReference"/>
                <w:rFonts w:eastAsiaTheme="minorHAnsi" w:cstheme="minorBidi"/>
                <w:color w:val="auto"/>
                <w:lang w:val="en-CA"/>
              </w:rPr>
              <w:commentReference w:id="460"/>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1"/>
            <w:r w:rsidRPr="007425E1">
              <w:t xml:space="preserve">Sabbath </w:t>
            </w:r>
            <w:commentRangeEnd w:id="461"/>
            <w:r>
              <w:rPr>
                <w:rStyle w:val="CommentReference"/>
                <w:rFonts w:eastAsiaTheme="minorHAnsi" w:cstheme="minorBidi"/>
                <w:color w:val="auto"/>
                <w:lang w:val="en-CA"/>
              </w:rPr>
              <w:commentReference w:id="461"/>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2" w:name="_Toc298445784"/>
      <w:bookmarkStart w:id="463" w:name="_Toc298681269"/>
      <w:bookmarkStart w:id="464" w:name="_Toc298447509"/>
      <w:bookmarkStart w:id="465" w:name="_Ref299212037"/>
      <w:bookmarkStart w:id="466" w:name="_Ref299212071"/>
      <w:bookmarkStart w:id="467" w:name="_Toc308441907"/>
      <w:r>
        <w:t>The Antiphonarium is read.</w:t>
      </w:r>
    </w:p>
    <w:p w:rsidR="00042E9B" w:rsidRDefault="00042E9B" w:rsidP="00FB5E62">
      <w:pPr>
        <w:pStyle w:val="Heading5"/>
      </w:pPr>
      <w:r>
        <w:t>The Conclusion of the Adam Theotokias</w:t>
      </w:r>
      <w:bookmarkEnd w:id="462"/>
      <w:bookmarkEnd w:id="463"/>
      <w:bookmarkEnd w:id="464"/>
      <w:bookmarkEnd w:id="465"/>
      <w:bookmarkEnd w:id="466"/>
      <w:bookmarkEnd w:id="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68"/>
            <w:r w:rsidRPr="007425E1">
              <w:rPr>
                <w:rFonts w:eastAsiaTheme="minorHAnsi"/>
              </w:rPr>
              <w:t xml:space="preserve">too </w:t>
            </w:r>
            <w:commentRangeEnd w:id="468"/>
            <w:r>
              <w:rPr>
                <w:rStyle w:val="CommentReference"/>
                <w:rFonts w:eastAsiaTheme="minorHAnsi" w:cstheme="minorBidi"/>
                <w:color w:val="auto"/>
                <w:lang w:val="en-CA"/>
              </w:rPr>
              <w:commentReference w:id="468"/>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69"/>
            <w:r w:rsidRPr="007425E1">
              <w:rPr>
                <w:rFonts w:eastAsiaTheme="minorHAnsi"/>
              </w:rPr>
              <w:t xml:space="preserve">count </w:t>
            </w:r>
            <w:commentRangeEnd w:id="469"/>
            <w:r>
              <w:rPr>
                <w:rStyle w:val="CommentReference"/>
                <w:rFonts w:eastAsiaTheme="minorHAnsi" w:cstheme="minorBidi"/>
                <w:color w:val="auto"/>
                <w:lang w:val="en-CA"/>
              </w:rPr>
              <w:commentReference w:id="469"/>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0"/>
            <w:r>
              <w:rPr>
                <w:rFonts w:eastAsiaTheme="minorHAnsi"/>
              </w:rPr>
              <w:t>I</w:t>
            </w:r>
            <w:r w:rsidRPr="007425E1">
              <w:rPr>
                <w:rFonts w:eastAsiaTheme="minorHAnsi"/>
              </w:rPr>
              <w:t xml:space="preserve"> </w:t>
            </w:r>
            <w:commentRangeEnd w:id="470"/>
            <w:r>
              <w:rPr>
                <w:rStyle w:val="CommentReference"/>
                <w:rFonts w:eastAsiaTheme="minorHAnsi" w:cstheme="minorBidi"/>
                <w:color w:val="auto"/>
                <w:lang w:val="en-CA"/>
              </w:rPr>
              <w:commentReference w:id="470"/>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1"/>
            <w:r w:rsidRPr="007425E1">
              <w:rPr>
                <w:rFonts w:eastAsiaTheme="minorHAnsi"/>
              </w:rPr>
              <w:t>To offer repentance</w:t>
            </w:r>
            <w:commentRangeEnd w:id="471"/>
            <w:r>
              <w:rPr>
                <w:rStyle w:val="CommentReference"/>
                <w:rFonts w:eastAsiaTheme="minorHAnsi" w:cstheme="minorBidi"/>
                <w:color w:val="auto"/>
                <w:lang w:val="en-CA"/>
              </w:rPr>
              <w:commentReference w:id="471"/>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2"/>
            <w:r w:rsidRPr="007425E1">
              <w:rPr>
                <w:rFonts w:eastAsiaTheme="minorHAnsi"/>
              </w:rPr>
              <w:t>The death of a sinner</w:t>
            </w:r>
            <w:commentRangeEnd w:id="472"/>
            <w:r>
              <w:rPr>
                <w:rStyle w:val="CommentReference"/>
                <w:rFonts w:eastAsiaTheme="minorHAnsi" w:cstheme="minorBidi"/>
                <w:color w:val="auto"/>
                <w:lang w:val="en-CA"/>
              </w:rPr>
              <w:commentReference w:id="472"/>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3"/>
            <w:r>
              <w:t>kind-hearted</w:t>
            </w:r>
            <w:commentRangeEnd w:id="473"/>
            <w:r>
              <w:rPr>
                <w:rStyle w:val="CommentReference"/>
                <w:rFonts w:eastAsiaTheme="minorHAnsi" w:cstheme="minorBidi"/>
                <w:color w:val="auto"/>
                <w:lang w:val="en-CA"/>
              </w:rPr>
              <w:commentReference w:id="473"/>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4"/>
            <w:r>
              <w:t>compassions</w:t>
            </w:r>
            <w:commentRangeEnd w:id="474"/>
            <w:r>
              <w:rPr>
                <w:rStyle w:val="CommentReference"/>
                <w:rFonts w:eastAsiaTheme="minorHAnsi" w:cstheme="minorBidi"/>
                <w:color w:val="auto"/>
                <w:lang w:val="en-CA"/>
              </w:rPr>
              <w:commentReference w:id="474"/>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5"/>
            <w:r w:rsidRPr="007425E1">
              <w:t xml:space="preserve">May </w:t>
            </w:r>
            <w:commentRangeEnd w:id="475"/>
            <w:r>
              <w:rPr>
                <w:rStyle w:val="CommentReference"/>
                <w:rFonts w:eastAsiaTheme="minorHAnsi" w:cstheme="minorBidi"/>
                <w:color w:val="auto"/>
                <w:lang w:val="en-CA"/>
              </w:rPr>
              <w:commentReference w:id="475"/>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6" w:name="_Toc298445785"/>
      <w:bookmarkStart w:id="477" w:name="_Toc298681270"/>
      <w:bookmarkStart w:id="478" w:name="_Toc298447510"/>
      <w:bookmarkStart w:id="479" w:name="_Ref299212181"/>
      <w:bookmarkStart w:id="480" w:name="_Toc308441908"/>
      <w:r>
        <w:t>The Creed</w:t>
      </w:r>
      <w:bookmarkEnd w:id="476"/>
      <w:bookmarkEnd w:id="477"/>
      <w:bookmarkEnd w:id="478"/>
      <w:bookmarkEnd w:id="479"/>
      <w:bookmarkEnd w:id="4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6"/>
        <w:gridCol w:w="4536"/>
      </w:tblGrid>
      <w:tr w:rsidR="006458F1" w:rsidTr="006E3E75">
        <w:tc>
          <w:tcPr>
            <w:tcW w:w="4536" w:type="dxa"/>
          </w:tcPr>
          <w:p w:rsidR="006458F1" w:rsidRDefault="006458F1" w:rsidP="006458F1">
            <w:pPr>
              <w:pStyle w:val="Heading3"/>
              <w:outlineLvl w:val="2"/>
            </w:pPr>
            <w:bookmarkStart w:id="481" w:name="_Toc298445786"/>
            <w:bookmarkStart w:id="482" w:name="_Toc298681271"/>
            <w:bookmarkStart w:id="483" w:name="_Toc298447511"/>
            <w:bookmarkStart w:id="484" w:name="_Toc308441909"/>
            <w:r>
              <w:t>The Introduction to the Creed</w:t>
            </w:r>
            <w:bookmarkEnd w:id="481"/>
            <w:bookmarkEnd w:id="482"/>
            <w:bookmarkEnd w:id="483"/>
            <w:bookmarkEnd w:id="484"/>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5" w:name="_Toc298445787"/>
            <w:bookmarkStart w:id="486" w:name="_Toc298681272"/>
            <w:bookmarkStart w:id="487" w:name="_Toc298447512"/>
            <w:bookmarkStart w:id="488" w:name="_Toc308441910"/>
            <w:r>
              <w:t>The Creed</w:t>
            </w:r>
            <w:bookmarkEnd w:id="485"/>
            <w:bookmarkEnd w:id="486"/>
            <w:bookmarkEnd w:id="487"/>
            <w:bookmarkEnd w:id="488"/>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89" w:name="_Toc298445789"/>
            <w:bookmarkStart w:id="490" w:name="_Toc298681274"/>
            <w:bookmarkStart w:id="491" w:name="_Toc298447514"/>
            <w:bookmarkStart w:id="492" w:name="_Toc308441912"/>
            <w:r>
              <w:rPr>
                <w:rFonts w:eastAsia="@MingLiU"/>
              </w:rPr>
              <w:lastRenderedPageBreak/>
              <w:t>Holy, Holy, Holy</w:t>
            </w:r>
            <w:bookmarkEnd w:id="489"/>
            <w:bookmarkEnd w:id="490"/>
            <w:bookmarkEnd w:id="491"/>
            <w:bookmarkEnd w:id="492"/>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3" w:name="_Toc298445790"/>
            <w:bookmarkStart w:id="494" w:name="_Toc298681275"/>
            <w:bookmarkStart w:id="495" w:name="_Toc298447515"/>
            <w:bookmarkStart w:id="496" w:name="_Toc308441913"/>
            <w:r>
              <w:rPr>
                <w:rFonts w:eastAsia="@MingLiU"/>
              </w:rPr>
              <w:t>The Lord’s Prayer</w:t>
            </w:r>
            <w:bookmarkEnd w:id="493"/>
            <w:bookmarkEnd w:id="494"/>
            <w:bookmarkEnd w:id="495"/>
            <w:bookmarkEnd w:id="496"/>
          </w:p>
        </w:tc>
        <w:tc>
          <w:tcPr>
            <w:tcW w:w="4536" w:type="dxa"/>
          </w:tcPr>
          <w:p w:rsidR="006E3E75" w:rsidRDefault="006E3E75" w:rsidP="006E3E75"/>
        </w:tc>
      </w:tr>
      <w:tr w:rsidR="006E3E75" w:rsidTr="006E3E75">
        <w:tc>
          <w:tcPr>
            <w:tcW w:w="4536" w:type="dxa"/>
          </w:tcPr>
          <w:p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w:t>
            </w:r>
            <w:r w:rsidR="00C104A1">
              <w:t>to</w:t>
            </w:r>
            <w:r w:rsidRPr="006E3E75">
              <w:t xml:space="preserve">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497" w:name="_Toc298445791"/>
      <w:bookmarkStart w:id="498" w:name="_Toc298681276"/>
      <w:bookmarkStart w:id="499" w:name="_Toc298447516"/>
      <w:bookmarkStart w:id="500" w:name="_Toc308441914"/>
      <w:r>
        <w:lastRenderedPageBreak/>
        <w:t>Monday</w:t>
      </w:r>
      <w:bookmarkEnd w:id="497"/>
      <w:bookmarkEnd w:id="498"/>
      <w:bookmarkEnd w:id="499"/>
      <w:bookmarkEnd w:id="500"/>
    </w:p>
    <w:p w:rsidR="006E3E75" w:rsidRDefault="002E365D" w:rsidP="000E062A">
      <w:pPr>
        <w:pStyle w:val="Heading5"/>
      </w:pPr>
      <w:bookmarkStart w:id="501" w:name="_Toc298445792"/>
      <w:bookmarkStart w:id="502" w:name="_Toc298681277"/>
      <w:bookmarkStart w:id="503" w:name="_Toc298447517"/>
      <w:bookmarkStart w:id="504" w:name="_Toc308441915"/>
      <w:r>
        <w:t xml:space="preserve">The Monday </w:t>
      </w:r>
      <w:r w:rsidR="00F370C5">
        <w:t>Psali</w:t>
      </w:r>
      <w:r>
        <w:t xml:space="preserve"> Adam</w:t>
      </w:r>
      <w:bookmarkEnd w:id="501"/>
      <w:bookmarkEnd w:id="502"/>
      <w:bookmarkEnd w:id="503"/>
      <w:bookmarkEnd w:id="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5"/>
            <w:r>
              <w:t>G</w:t>
            </w:r>
            <w:r w:rsidRPr="007425E1">
              <w:t xml:space="preserve">reatly </w:t>
            </w:r>
            <w:commentRangeEnd w:id="505"/>
            <w:r>
              <w:rPr>
                <w:rStyle w:val="CommentReference"/>
                <w:rFonts w:ascii="Times New Roman" w:eastAsiaTheme="minorHAnsi" w:hAnsi="Times New Roman" w:cstheme="minorBidi"/>
                <w:color w:val="auto"/>
              </w:rPr>
              <w:commentReference w:id="505"/>
            </w:r>
            <w:r w:rsidRPr="007425E1">
              <w:t>exalted</w:t>
            </w:r>
            <w:r>
              <w:t>,</w:t>
            </w:r>
          </w:p>
          <w:p w:rsidR="000E062A" w:rsidRDefault="000E062A" w:rsidP="003B4CB7">
            <w:pPr>
              <w:pStyle w:val="EngHang"/>
              <w:spacing w:before="2"/>
            </w:pPr>
            <w:commentRangeStart w:id="506"/>
            <w:r>
              <w:t>B</w:t>
            </w:r>
            <w:r w:rsidRPr="007425E1">
              <w:t xml:space="preserve">eyond </w:t>
            </w:r>
            <w:commentRangeEnd w:id="506"/>
            <w:r>
              <w:rPr>
                <w:rStyle w:val="CommentReference"/>
                <w:rFonts w:ascii="Times New Roman" w:eastAsiaTheme="minorHAnsi" w:hAnsi="Times New Roman" w:cstheme="minorBidi"/>
                <w:color w:val="auto"/>
              </w:rPr>
              <w:commentReference w:id="506"/>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07"/>
            <w:r>
              <w:t>righteous</w:t>
            </w:r>
            <w:commentRangeEnd w:id="507"/>
            <w:r>
              <w:rPr>
                <w:rStyle w:val="CommentReference"/>
                <w:rFonts w:ascii="Times New Roman" w:eastAsiaTheme="minorHAnsi" w:hAnsi="Times New Roman" w:cstheme="minorBidi"/>
                <w:color w:val="auto"/>
              </w:rPr>
              <w:commentReference w:id="507"/>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08"/>
            <w:r>
              <w:t>M</w:t>
            </w:r>
            <w:r w:rsidRPr="007425E1">
              <w:t xml:space="preserve">editate </w:t>
            </w:r>
            <w:commentRangeEnd w:id="508"/>
            <w:r>
              <w:rPr>
                <w:rStyle w:val="CommentReference"/>
                <w:rFonts w:ascii="Times New Roman" w:eastAsiaTheme="minorHAnsi" w:hAnsi="Times New Roman" w:cstheme="minorBidi"/>
                <w:color w:val="auto"/>
              </w:rPr>
              <w:commentReference w:id="508"/>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09"/>
            <w:r>
              <w:t>lips</w:t>
            </w:r>
            <w:commentRangeEnd w:id="509"/>
            <w:r>
              <w:rPr>
                <w:rStyle w:val="CommentReference"/>
              </w:rPr>
              <w:commentReference w:id="509"/>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0"/>
            <w:r>
              <w:t>O</w:t>
            </w:r>
            <w:r w:rsidRPr="007425E1">
              <w:t>f</w:t>
            </w:r>
            <w:commentRangeEnd w:id="510"/>
            <w:r>
              <w:rPr>
                <w:rStyle w:val="CommentReference"/>
              </w:rPr>
              <w:commentReference w:id="510"/>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1"/>
            <w:r w:rsidRPr="007425E1">
              <w:t>praise</w:t>
            </w:r>
            <w:r>
              <w:t xml:space="preserve"> </w:t>
            </w:r>
            <w:commentRangeEnd w:id="511"/>
            <w:r>
              <w:rPr>
                <w:rStyle w:val="CommentReference"/>
                <w:rFonts w:ascii="Times New Roman" w:eastAsiaTheme="minorHAnsi" w:hAnsi="Times New Roman" w:cstheme="minorBidi"/>
                <w:color w:val="auto"/>
              </w:rPr>
              <w:commentReference w:id="511"/>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2"/>
            <w:r>
              <w:t>set</w:t>
            </w:r>
            <w:r w:rsidRPr="007425E1">
              <w:t xml:space="preserve"> </w:t>
            </w:r>
            <w:commentRangeEnd w:id="512"/>
            <w:r>
              <w:rPr>
                <w:rStyle w:val="CommentReference"/>
                <w:rFonts w:ascii="Times New Roman" w:eastAsiaTheme="minorHAnsi" w:hAnsi="Times New Roman" w:cstheme="minorBidi"/>
                <w:color w:val="auto"/>
              </w:rPr>
              <w:commentReference w:id="512"/>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3"/>
            <w:r>
              <w:t>Grant</w:t>
            </w:r>
            <w:r w:rsidRPr="007425E1">
              <w:t xml:space="preserve"> </w:t>
            </w:r>
            <w:commentRangeEnd w:id="513"/>
            <w:r>
              <w:rPr>
                <w:rStyle w:val="CommentReference"/>
                <w:rFonts w:ascii="Times New Roman" w:eastAsiaTheme="minorHAnsi" w:hAnsi="Times New Roman" w:cstheme="minorBidi"/>
                <w:color w:val="auto"/>
              </w:rPr>
              <w:commentReference w:id="513"/>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4"/>
            <w:r>
              <w:t xml:space="preserve">similitudes </w:t>
            </w:r>
            <w:commentRangeEnd w:id="514"/>
            <w:r>
              <w:rPr>
                <w:rStyle w:val="CommentReference"/>
                <w:rFonts w:ascii="Times New Roman" w:eastAsiaTheme="minorHAnsi" w:hAnsi="Times New Roman" w:cstheme="minorBidi"/>
                <w:color w:val="auto"/>
              </w:rPr>
              <w:commentReference w:id="514"/>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5" w:name="_Toc298445793"/>
      <w:bookmarkStart w:id="516" w:name="_Toc298681278"/>
      <w:bookmarkStart w:id="517" w:name="_Toc298447518"/>
      <w:bookmarkStart w:id="518" w:name="_Toc308441916"/>
      <w:r w:rsidRPr="00FD2E69">
        <w:t xml:space="preserve">The </w:t>
      </w:r>
      <w:r w:rsidR="002D610D" w:rsidRPr="00FD2E69">
        <w:t>C</w:t>
      </w:r>
      <w:r w:rsidRPr="00FD2E69">
        <w:t>onclusion of the Adam Psali</w:t>
      </w:r>
      <w:bookmarkEnd w:id="515"/>
      <w:bookmarkEnd w:id="516"/>
      <w:bookmarkEnd w:id="517"/>
      <w:bookmarkEnd w:id="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19" w:name="_Toc298445794"/>
      <w:bookmarkStart w:id="520" w:name="_Toc298681279"/>
      <w:bookmarkStart w:id="521" w:name="_Toc298447519"/>
      <w:r>
        <w:t>Part One</w:t>
      </w:r>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2"/>
            <w:r>
              <w:t xml:space="preserve">his </w:t>
            </w:r>
            <w:commentRangeEnd w:id="522"/>
            <w:r>
              <w:rPr>
                <w:rStyle w:val="CommentReference"/>
              </w:rPr>
              <w:commentReference w:id="522"/>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3"/>
            <w:r w:rsidRPr="007425E1">
              <w:t xml:space="preserve">risen </w:t>
            </w:r>
            <w:commentRangeEnd w:id="523"/>
            <w:r>
              <w:rPr>
                <w:rStyle w:val="CommentReference"/>
                <w:rFonts w:ascii="Times New Roman" w:eastAsiaTheme="minorHAnsi" w:hAnsi="Times New Roman" w:cstheme="minorBidi"/>
                <w:color w:val="auto"/>
              </w:rPr>
              <w:commentReference w:id="523"/>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4" w:name="_Toc298445795"/>
      <w:bookmarkStart w:id="525" w:name="_Toc298681280"/>
      <w:bookmarkStart w:id="526" w:name="_Toc298447520"/>
      <w:r>
        <w:t>Part Two</w:t>
      </w:r>
      <w:bookmarkEnd w:id="524"/>
      <w:bookmarkEnd w:id="525"/>
      <w:bookmarkEnd w:id="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27" w:name="_Toc298445796"/>
      <w:bookmarkStart w:id="528" w:name="_Toc298681281"/>
      <w:bookmarkStart w:id="529" w:name="_Toc298447521"/>
      <w:r>
        <w:lastRenderedPageBreak/>
        <w:t>Part Three</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0"/>
            <w:r w:rsidRPr="007425E1">
              <w:t xml:space="preserve">only </w:t>
            </w:r>
            <w:commentRangeEnd w:id="530"/>
            <w:r>
              <w:rPr>
                <w:rStyle w:val="CommentReference"/>
                <w:rFonts w:ascii="Times New Roman" w:eastAsiaTheme="minorHAnsi" w:hAnsi="Times New Roman" w:cstheme="minorBidi"/>
                <w:color w:val="auto"/>
              </w:rPr>
              <w:commentReference w:id="530"/>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1"/>
            <w:r w:rsidRPr="007425E1">
              <w:t xml:space="preserve">save </w:t>
            </w:r>
            <w:commentRangeEnd w:id="531"/>
            <w:r>
              <w:rPr>
                <w:rStyle w:val="CommentReference"/>
              </w:rPr>
              <w:commentReference w:id="531"/>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2" w:name="_Toc298445797"/>
      <w:bookmarkStart w:id="533" w:name="_Toc298681282"/>
      <w:bookmarkStart w:id="534" w:name="_Toc298447522"/>
      <w:r>
        <w:t>Part Four</w:t>
      </w:r>
      <w:bookmarkEnd w:id="532"/>
      <w:bookmarkEnd w:id="533"/>
      <w:bookmarkEnd w:id="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5"/>
            <w:r w:rsidRPr="007425E1">
              <w:t>Esaias</w:t>
            </w:r>
            <w:commentRangeEnd w:id="535"/>
            <w:r>
              <w:rPr>
                <w:rStyle w:val="CommentReference"/>
                <w:rFonts w:ascii="Times New Roman" w:eastAsiaTheme="minorHAnsi" w:hAnsi="Times New Roman" w:cstheme="minorBidi"/>
                <w:color w:val="auto"/>
              </w:rPr>
              <w:commentReference w:id="535"/>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6"/>
            <w:r w:rsidRPr="007425E1">
              <w:t>counsel</w:t>
            </w:r>
            <w:commentRangeEnd w:id="536"/>
            <w:r>
              <w:rPr>
                <w:rStyle w:val="CommentReference"/>
              </w:rPr>
              <w:commentReference w:id="536"/>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37" w:name="_Toc298445798"/>
      <w:bookmarkStart w:id="538" w:name="_Toc298681283"/>
      <w:bookmarkStart w:id="539" w:name="_Toc298447523"/>
      <w:r>
        <w:t>Part Five</w:t>
      </w:r>
      <w:bookmarkEnd w:id="537"/>
      <w:bookmarkEnd w:id="538"/>
      <w:bookmarkEnd w:id="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0"/>
            <w:r w:rsidRPr="007425E1">
              <w:t>overcome</w:t>
            </w:r>
            <w:commentRangeEnd w:id="540"/>
            <w:r>
              <w:rPr>
                <w:rStyle w:val="CommentReference"/>
                <w:rFonts w:ascii="Times New Roman" w:eastAsiaTheme="minorHAnsi" w:hAnsi="Times New Roman" w:cstheme="minorBidi"/>
                <w:color w:val="auto"/>
              </w:rPr>
              <w:commentReference w:id="540"/>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1" w:name="_Toc298445799"/>
      <w:bookmarkStart w:id="542" w:name="_Toc298681284"/>
      <w:bookmarkStart w:id="543" w:name="_Toc298447524"/>
      <w:r>
        <w:lastRenderedPageBreak/>
        <w:t>Part Six</w:t>
      </w:r>
      <w:bookmarkEnd w:id="541"/>
      <w:bookmarkEnd w:id="542"/>
      <w:bookmarkEnd w:id="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4"/>
            <w:r>
              <w:t>A</w:t>
            </w:r>
            <w:r w:rsidRPr="007425E1">
              <w:t>nd became perfect man</w:t>
            </w:r>
            <w:commentRangeEnd w:id="544"/>
            <w:r>
              <w:rPr>
                <w:rStyle w:val="CommentReference"/>
              </w:rPr>
              <w:commentReference w:id="544"/>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5"/>
            <w:r w:rsidRPr="007425E1">
              <w:t xml:space="preserve">Without </w:t>
            </w:r>
            <w:commentRangeEnd w:id="545"/>
            <w:r>
              <w:rPr>
                <w:rStyle w:val="CommentReference"/>
                <w:rFonts w:ascii="Times New Roman" w:eastAsiaTheme="minorHAnsi" w:hAnsi="Times New Roman" w:cstheme="minorBidi"/>
                <w:color w:val="auto"/>
              </w:rPr>
              <w:commentReference w:id="545"/>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6" w:name="_Toc298445800"/>
      <w:bookmarkStart w:id="547" w:name="_Toc298681285"/>
      <w:bookmarkStart w:id="548" w:name="_Toc298447525"/>
      <w:r>
        <w:t>Part Seven</w:t>
      </w:r>
      <w:bookmarkEnd w:id="546"/>
      <w:bookmarkEnd w:id="547"/>
      <w:bookmarkEnd w:id="5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1"/>
      <w:bookmarkStart w:id="550" w:name="_Toc298681286"/>
      <w:bookmarkStart w:id="551" w:name="_Toc298447526"/>
      <w:r>
        <w:t>Part Eight</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2"/>
            <w:r>
              <w:t>And good</w:t>
            </w:r>
            <w:r w:rsidRPr="007425E1">
              <w:t>will toward men</w:t>
            </w:r>
            <w:commentRangeEnd w:id="552"/>
            <w:r>
              <w:rPr>
                <w:rStyle w:val="CommentReference"/>
              </w:rPr>
              <w:commentReference w:id="552"/>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3"/>
            <w:r w:rsidRPr="007425E1">
              <w:t xml:space="preserve">middle </w:t>
            </w:r>
            <w:commentRangeEnd w:id="553"/>
            <w:r>
              <w:rPr>
                <w:rStyle w:val="CommentReference"/>
                <w:rFonts w:ascii="Times New Roman" w:eastAsiaTheme="minorHAnsi" w:hAnsi="Times New Roman" w:cstheme="minorBidi"/>
                <w:color w:val="auto"/>
              </w:rPr>
              <w:commentReference w:id="553"/>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4" w:name="_Toc298445802"/>
      <w:bookmarkStart w:id="555" w:name="_Toc298681287"/>
      <w:bookmarkStart w:id="556" w:name="_Toc298447527"/>
      <w:r>
        <w:t>Part Nine</w:t>
      </w:r>
      <w:bookmarkEnd w:id="554"/>
      <w:bookmarkEnd w:id="555"/>
      <w:bookmarkEnd w:id="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57"/>
            <w:r>
              <w:t>A</w:t>
            </w:r>
            <w:r w:rsidRPr="007425E1">
              <w:t>ngels</w:t>
            </w:r>
            <w:commentRangeEnd w:id="557"/>
            <w:r>
              <w:rPr>
                <w:rStyle w:val="CommentReference"/>
                <w:rFonts w:ascii="Times New Roman" w:eastAsiaTheme="minorHAnsi" w:hAnsi="Times New Roman" w:cstheme="minorBidi"/>
                <w:color w:val="auto"/>
              </w:rPr>
              <w:commentReference w:id="557"/>
            </w:r>
            <w:r w:rsidRPr="007425E1">
              <w:t xml:space="preserve"> of light </w:t>
            </w:r>
          </w:p>
          <w:p w:rsidR="000E062A" w:rsidRDefault="000E062A" w:rsidP="003B4CB7">
            <w:pPr>
              <w:pStyle w:val="EngHangEnd"/>
            </w:pPr>
            <w:commentRangeStart w:id="558"/>
            <w:r>
              <w:t>P</w:t>
            </w:r>
            <w:r w:rsidRPr="007425E1">
              <w:t xml:space="preserve">raise </w:t>
            </w:r>
            <w:commentRangeEnd w:id="558"/>
            <w:r>
              <w:rPr>
                <w:rStyle w:val="CommentReference"/>
              </w:rPr>
              <w:commentReference w:id="558"/>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59"/>
            <w:r>
              <w:t>shone</w:t>
            </w:r>
            <w:commentRangeEnd w:id="559"/>
            <w:r>
              <w:rPr>
                <w:rStyle w:val="CommentReference"/>
                <w:rFonts w:ascii="Times New Roman" w:eastAsiaTheme="minorHAnsi" w:hAnsi="Times New Roman" w:cstheme="minorBidi"/>
                <w:color w:val="auto"/>
              </w:rPr>
              <w:commentReference w:id="559"/>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0"/>
            <w:r w:rsidRPr="007425E1">
              <w:t xml:space="preserve">In </w:t>
            </w:r>
            <w:commentRangeEnd w:id="560"/>
            <w:r>
              <w:rPr>
                <w:rStyle w:val="CommentReference"/>
                <w:rFonts w:ascii="Times New Roman" w:eastAsiaTheme="minorHAnsi" w:hAnsi="Times New Roman" w:cstheme="minorBidi"/>
                <w:color w:val="auto"/>
              </w:rPr>
              <w:commentReference w:id="560"/>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1"/>
            <w:r>
              <w:t>W</w:t>
            </w:r>
            <w:r w:rsidRPr="007425E1">
              <w:t xml:space="preserve">ho </w:t>
            </w:r>
            <w:commentRangeEnd w:id="561"/>
            <w:r>
              <w:rPr>
                <w:rStyle w:val="CommentReference"/>
                <w:rFonts w:ascii="Times New Roman" w:eastAsiaTheme="minorHAnsi" w:hAnsi="Times New Roman" w:cstheme="minorBidi"/>
                <w:color w:val="auto"/>
              </w:rPr>
              <w:commentReference w:id="561"/>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2"/>
            <w:r w:rsidRPr="007425E1">
              <w:t xml:space="preserve">we bless </w:t>
            </w:r>
            <w:r>
              <w:t>You</w:t>
            </w:r>
            <w:r w:rsidRPr="007425E1">
              <w:t xml:space="preserve"> </w:t>
            </w:r>
            <w:commentRangeEnd w:id="562"/>
            <w:r>
              <w:rPr>
                <w:rStyle w:val="CommentReference"/>
                <w:rFonts w:ascii="Times New Roman" w:eastAsiaTheme="minorHAnsi" w:hAnsi="Times New Roman" w:cstheme="minorBidi"/>
                <w:color w:val="auto"/>
              </w:rPr>
              <w:commentReference w:id="562"/>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3" w:name="_Toc298445803"/>
      <w:bookmarkStart w:id="564" w:name="_Toc298681288"/>
      <w:bookmarkStart w:id="565" w:name="_Toc298447528"/>
      <w:bookmarkStart w:id="566" w:name="_Toc308441917"/>
      <w:r>
        <w:t>The Crown Adam</w:t>
      </w:r>
      <w:bookmarkEnd w:id="563"/>
      <w:bookmarkEnd w:id="564"/>
      <w:bookmarkEnd w:id="565"/>
      <w:bookmarkEnd w:id="566"/>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67"/>
            <w:r>
              <w:t>D</w:t>
            </w:r>
            <w:r w:rsidRPr="007425E1">
              <w:t xml:space="preserve">id </w:t>
            </w:r>
            <w:commentRangeEnd w:id="567"/>
            <w:r>
              <w:rPr>
                <w:rStyle w:val="CommentReference"/>
                <w:rFonts w:ascii="Times New Roman" w:eastAsiaTheme="minorHAnsi" w:hAnsi="Times New Roman" w:cstheme="minorBidi"/>
                <w:color w:val="auto"/>
              </w:rPr>
              <w:commentReference w:id="567"/>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68"/>
            <w:r w:rsidRPr="007425E1">
              <w:t>estate</w:t>
            </w:r>
            <w:commentRangeEnd w:id="568"/>
            <w:r>
              <w:rPr>
                <w:rStyle w:val="CommentReference"/>
              </w:rPr>
              <w:commentReference w:id="568"/>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69"/>
            <w:r w:rsidRPr="007425E1">
              <w:t xml:space="preserve">holy </w:t>
            </w:r>
            <w:commentRangeEnd w:id="569"/>
            <w:r>
              <w:rPr>
                <w:rStyle w:val="CommentReference"/>
              </w:rPr>
              <w:commentReference w:id="569"/>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0"/>
            <w:r>
              <w:t xml:space="preserve">Womanhood </w:t>
            </w:r>
            <w:commentRangeEnd w:id="570"/>
            <w:r>
              <w:rPr>
                <w:rStyle w:val="CommentReference"/>
                <w:rFonts w:ascii="Times New Roman" w:eastAsiaTheme="minorHAnsi" w:hAnsi="Times New Roman" w:cstheme="minorBidi"/>
                <w:color w:val="auto"/>
              </w:rPr>
              <w:commentReference w:id="570"/>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9D45BB">
        <w:rPr>
          <w:noProof/>
        </w:rPr>
        <w:t>164</w:t>
      </w:r>
      <w:r w:rsidR="003A78C2">
        <w:fldChar w:fldCharType="end"/>
      </w:r>
      <w:r>
        <w:t>.</w:t>
      </w:r>
    </w:p>
    <w:p w:rsidR="004568B8" w:rsidRDefault="004568B8" w:rsidP="00DB5AC8"/>
    <w:p w:rsidR="002E365D" w:rsidRDefault="002E365D" w:rsidP="000D107E">
      <w:pPr>
        <w:pStyle w:val="Heading4"/>
      </w:pPr>
      <w:bookmarkStart w:id="571" w:name="_Toc298445804"/>
      <w:bookmarkStart w:id="572" w:name="_Toc298681289"/>
      <w:bookmarkStart w:id="573" w:name="_Toc298447529"/>
      <w:bookmarkStart w:id="574" w:name="_Toc308441918"/>
      <w:r>
        <w:t>Tuesday</w:t>
      </w:r>
      <w:bookmarkEnd w:id="571"/>
      <w:bookmarkEnd w:id="572"/>
      <w:bookmarkEnd w:id="573"/>
      <w:bookmarkEnd w:id="574"/>
    </w:p>
    <w:p w:rsidR="002E365D" w:rsidRDefault="002E365D" w:rsidP="000D107E">
      <w:pPr>
        <w:pStyle w:val="Heading5"/>
      </w:pPr>
      <w:bookmarkStart w:id="575" w:name="_Toc298445805"/>
      <w:bookmarkStart w:id="576" w:name="_Toc298681290"/>
      <w:bookmarkStart w:id="577" w:name="_Toc298447530"/>
      <w:bookmarkStart w:id="578" w:name="_Toc308441919"/>
      <w:r>
        <w:t>The Tuesday Psali Adam</w:t>
      </w:r>
      <w:bookmarkEnd w:id="575"/>
      <w:bookmarkEnd w:id="576"/>
      <w:bookmarkEnd w:id="577"/>
      <w:bookmarkEnd w:id="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79"/>
            <w:r w:rsidRPr="007425E1">
              <w:t>wandered</w:t>
            </w:r>
            <w:commentRangeEnd w:id="579"/>
            <w:r>
              <w:rPr>
                <w:rStyle w:val="CommentReference"/>
                <w:rFonts w:ascii="Times New Roman" w:eastAsiaTheme="minorHAnsi" w:hAnsi="Times New Roman" w:cstheme="minorBidi"/>
                <w:color w:val="auto"/>
              </w:rPr>
              <w:commentReference w:id="579"/>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0"/>
            <w:r w:rsidRPr="007425E1">
              <w:t>cold and frost</w:t>
            </w:r>
            <w:commentRangeEnd w:id="580"/>
            <w:r>
              <w:rPr>
                <w:rStyle w:val="CommentReference"/>
              </w:rPr>
              <w:commentReference w:id="580"/>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1"/>
            <w:r>
              <w:t>From</w:t>
            </w:r>
            <w:r w:rsidRPr="007425E1">
              <w:t xml:space="preserve"> </w:t>
            </w:r>
            <w:commentRangeEnd w:id="581"/>
            <w:r>
              <w:rPr>
                <w:rStyle w:val="CommentReference"/>
              </w:rPr>
              <w:commentReference w:id="581"/>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2" w:name="_Toc298445806"/>
      <w:bookmarkStart w:id="583" w:name="_Toc298681291"/>
      <w:bookmarkStart w:id="584" w:name="_Toc298447531"/>
      <w:bookmarkStart w:id="585" w:name="_Toc308441920"/>
      <w:r w:rsidRPr="00FD2E69">
        <w:t>The Conclusion of the Adam Psali</w:t>
      </w:r>
      <w:bookmarkEnd w:id="582"/>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6" w:name="_Toc298445807"/>
      <w:bookmarkStart w:id="587" w:name="_Toc298681292"/>
      <w:bookmarkStart w:id="588" w:name="_Toc298447532"/>
      <w:bookmarkStart w:id="589" w:name="_Toc308441921"/>
      <w:r>
        <w:t>The Tuesday Theotokia</w:t>
      </w:r>
      <w:bookmarkEnd w:id="586"/>
      <w:bookmarkEnd w:id="587"/>
      <w:bookmarkEnd w:id="588"/>
      <w:bookmarkEnd w:id="589"/>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0" w:name="_Toc298445808"/>
      <w:bookmarkStart w:id="591" w:name="_Toc298681293"/>
      <w:bookmarkStart w:id="592" w:name="_Toc298447533"/>
      <w:r>
        <w:t>Part One</w:t>
      </w:r>
      <w:bookmarkEnd w:id="590"/>
      <w:bookmarkEnd w:id="591"/>
      <w:bookmarkEnd w:id="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3" w:name="_Toc298445809"/>
      <w:bookmarkStart w:id="594" w:name="_Toc298681294"/>
      <w:bookmarkStart w:id="595" w:name="_Toc298447534"/>
      <w:r>
        <w:t>Part Tw</w:t>
      </w:r>
      <w:bookmarkEnd w:id="593"/>
      <w:r w:rsidR="00236E2B">
        <w:t>o</w:t>
      </w:r>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6"/>
            <w:r>
              <w:t>received</w:t>
            </w:r>
            <w:commentRangeEnd w:id="596"/>
            <w:r>
              <w:rPr>
                <w:rStyle w:val="CommentReference"/>
                <w:rFonts w:ascii="Times New Roman" w:eastAsiaTheme="minorHAnsi" w:hAnsi="Times New Roman" w:cstheme="minorBidi"/>
                <w:color w:val="auto"/>
              </w:rPr>
              <w:commentReference w:id="596"/>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597" w:name="_Toc298681295"/>
      <w:bookmarkStart w:id="598" w:name="_Toc298447535"/>
      <w:r>
        <w:t>Part Three</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599"/>
            <w:r w:rsidRPr="007425E1">
              <w:t>Hail</w:t>
            </w:r>
            <w:commentRangeEnd w:id="599"/>
            <w:r>
              <w:rPr>
                <w:rStyle w:val="CommentReference"/>
                <w:rFonts w:ascii="Times New Roman" w:eastAsiaTheme="minorHAnsi" w:hAnsi="Times New Roman" w:cstheme="minorBidi"/>
                <w:color w:val="auto"/>
              </w:rPr>
              <w:commentReference w:id="599"/>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0" w:name="_Toc298681296"/>
      <w:bookmarkStart w:id="601" w:name="_Toc298447536"/>
      <w:r>
        <w:t>Part Four</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2"/>
            <w:r w:rsidRPr="007425E1">
              <w:t xml:space="preserve">perfect </w:t>
            </w:r>
            <w:commentRangeEnd w:id="602"/>
            <w:r>
              <w:rPr>
                <w:rStyle w:val="CommentReference"/>
              </w:rPr>
              <w:commentReference w:id="602"/>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3" w:name="_Toc298681297"/>
      <w:bookmarkStart w:id="604" w:name="_Toc298447537"/>
      <w:r>
        <w:t>Part Five</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5"/>
            <w:r>
              <w:t>unlimited</w:t>
            </w:r>
            <w:commentRangeEnd w:id="605"/>
            <w:r>
              <w:rPr>
                <w:rStyle w:val="CommentReference"/>
                <w:rFonts w:ascii="Times New Roman" w:eastAsiaTheme="minorHAnsi" w:hAnsi="Times New Roman" w:cstheme="minorBidi"/>
                <w:color w:val="auto"/>
              </w:rPr>
              <w:commentReference w:id="605"/>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6" w:name="_Toc298681298"/>
      <w:bookmarkStart w:id="607" w:name="_Toc298447538"/>
      <w:r>
        <w:t>Part Six</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08"/>
            <w:r>
              <w:t xml:space="preserve"> </w:t>
            </w:r>
            <w:commentRangeEnd w:id="608"/>
            <w:r>
              <w:rPr>
                <w:rStyle w:val="CommentReference"/>
              </w:rPr>
              <w:commentReference w:id="608"/>
            </w:r>
            <w:r>
              <w:t>f</w:t>
            </w:r>
            <w:commentRangeStart w:id="609"/>
            <w:r>
              <w:t>aith</w:t>
            </w:r>
            <w:commentRangeEnd w:id="609"/>
            <w:r>
              <w:rPr>
                <w:rStyle w:val="CommentReference"/>
              </w:rPr>
              <w:commentReference w:id="609"/>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0" w:name="_Toc298681299"/>
      <w:bookmarkStart w:id="611" w:name="_Toc298447539"/>
      <w:r>
        <w:lastRenderedPageBreak/>
        <w:t>Part Seven</w:t>
      </w:r>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2"/>
            <w:r>
              <w:t xml:space="preserve">a </w:t>
            </w:r>
            <w:commentRangeEnd w:id="612"/>
            <w:r>
              <w:rPr>
                <w:rStyle w:val="CommentReference"/>
                <w:rFonts w:ascii="Times New Roman" w:eastAsiaTheme="minorHAnsi" w:hAnsi="Times New Roman" w:cstheme="minorBidi"/>
                <w:color w:val="auto"/>
              </w:rPr>
              <w:commentReference w:id="612"/>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300"/>
      <w:bookmarkStart w:id="614" w:name="_Toc298447540"/>
      <w:bookmarkStart w:id="615" w:name="_Toc308441922"/>
      <w:r>
        <w:t>The Crown Adam</w:t>
      </w:r>
      <w:bookmarkEnd w:id="613"/>
      <w:bookmarkEnd w:id="614"/>
      <w:bookmarkEnd w:id="615"/>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6"/>
            <w:r>
              <w:t>He</w:t>
            </w:r>
            <w:r w:rsidRPr="007425E1">
              <w:t xml:space="preserve"> </w:t>
            </w:r>
            <w:commentRangeEnd w:id="616"/>
            <w:r>
              <w:rPr>
                <w:rStyle w:val="CommentReference"/>
                <w:rFonts w:ascii="Times New Roman" w:eastAsiaTheme="minorHAnsi" w:hAnsi="Times New Roman" w:cstheme="minorBidi"/>
                <w:color w:val="auto"/>
              </w:rPr>
              <w:commentReference w:id="616"/>
            </w:r>
            <w:r w:rsidRPr="007425E1">
              <w:t xml:space="preserve">who is carried </w:t>
            </w:r>
          </w:p>
          <w:p w:rsidR="00DB1FC6" w:rsidRDefault="00DB1FC6" w:rsidP="00DB1FC6">
            <w:pPr>
              <w:pStyle w:val="EngHangEnd"/>
            </w:pPr>
            <w:commentRangeStart w:id="617"/>
            <w:r>
              <w:t>O</w:t>
            </w:r>
            <w:r w:rsidRPr="007425E1">
              <w:t xml:space="preserve">n </w:t>
            </w:r>
            <w:commentRangeEnd w:id="617"/>
            <w:r>
              <w:rPr>
                <w:rStyle w:val="CommentReference"/>
              </w:rPr>
              <w:commentReference w:id="617"/>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9D45BB">
        <w:rPr>
          <w:noProof/>
        </w:rPr>
        <w:t>164</w:t>
      </w:r>
      <w:r w:rsidR="003A78C2">
        <w:fldChar w:fldCharType="end"/>
      </w:r>
      <w:r>
        <w:t>.</w:t>
      </w:r>
    </w:p>
    <w:p w:rsidR="00FE7FB3" w:rsidRDefault="00FE7FB3" w:rsidP="00DB1FC6">
      <w:pPr>
        <w:pStyle w:val="Heading4"/>
      </w:pPr>
      <w:bookmarkStart w:id="618" w:name="_Toc298681301"/>
      <w:bookmarkStart w:id="619" w:name="_Toc308441923"/>
      <w:r>
        <w:lastRenderedPageBreak/>
        <w:t>Wednesday</w:t>
      </w:r>
      <w:bookmarkEnd w:id="618"/>
      <w:bookmarkEnd w:id="619"/>
    </w:p>
    <w:p w:rsidR="00703BF0" w:rsidRDefault="00703BF0" w:rsidP="00DB1FC6">
      <w:pPr>
        <w:pStyle w:val="Heading5"/>
      </w:pPr>
      <w:bookmarkStart w:id="620" w:name="_Toc298681302"/>
      <w:bookmarkStart w:id="621" w:name="_Toc308441924"/>
      <w:r>
        <w:t>The Wednesday Psali Batos</w:t>
      </w:r>
      <w:bookmarkEnd w:id="620"/>
      <w:bookmarkEnd w:id="621"/>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2"/>
            <w:r>
              <w:t xml:space="preserve">breaths </w:t>
            </w:r>
            <w:commentRangeEnd w:id="622"/>
            <w:r>
              <w:rPr>
                <w:rStyle w:val="CommentReference"/>
                <w:rFonts w:ascii="Times New Roman" w:eastAsiaTheme="minorHAnsi" w:hAnsi="Times New Roman" w:cstheme="minorBidi"/>
                <w:color w:val="auto"/>
              </w:rPr>
              <w:commentReference w:id="622"/>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3"/>
            <w:r>
              <w:t xml:space="preserve">When </w:t>
            </w:r>
            <w:commentRangeEnd w:id="623"/>
            <w:r>
              <w:rPr>
                <w:rStyle w:val="CommentReference"/>
                <w:rFonts w:ascii="Times New Roman" w:eastAsiaTheme="minorHAnsi" w:hAnsi="Times New Roman" w:cstheme="minorBidi"/>
                <w:color w:val="auto"/>
              </w:rPr>
              <w:commentReference w:id="623"/>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4"/>
            <w:r>
              <w:t>tribulations</w:t>
            </w:r>
            <w:commentRangeEnd w:id="624"/>
            <w:r>
              <w:rPr>
                <w:rStyle w:val="CommentReference"/>
                <w:rFonts w:ascii="Times New Roman" w:eastAsiaTheme="minorHAnsi" w:hAnsi="Times New Roman" w:cstheme="minorBidi"/>
                <w:color w:val="auto"/>
              </w:rPr>
              <w:commentReference w:id="624"/>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5" w:name="_Toc298681303"/>
      <w:bookmarkStart w:id="626" w:name="_Toc308441925"/>
      <w:r w:rsidRPr="00FD2E69">
        <w:t xml:space="preserve">The Conclusion of the </w:t>
      </w:r>
      <w:r>
        <w:t>Batos</w:t>
      </w:r>
      <w:r w:rsidRPr="00FD2E69">
        <w:t xml:space="preserve"> Psali</w:t>
      </w:r>
      <w:bookmarkEnd w:id="625"/>
      <w:bookmarkEnd w:id="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27" w:name="_Toc298681304"/>
      <w:bookmarkStart w:id="628" w:name="_Toc308441926"/>
      <w:r>
        <w:lastRenderedPageBreak/>
        <w:t>The Wednesday Theotokia</w:t>
      </w:r>
      <w:bookmarkEnd w:id="627"/>
      <w:bookmarkEnd w:id="628"/>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29" w:name="_Toc298681305"/>
      <w:r>
        <w:t>Part One</w:t>
      </w:r>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0" w:name="_Toc298681306"/>
      <w:r>
        <w:t>Part Two</w:t>
      </w:r>
      <w:bookmarkEnd w:id="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1" w:name="_Toc298681307"/>
      <w:r>
        <w:t>Part Three</w:t>
      </w:r>
      <w:bookmarkEnd w:id="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2"/>
            <w:r w:rsidRPr="007425E1">
              <w:t>For you brought forth</w:t>
            </w:r>
            <w:commentRangeEnd w:id="632"/>
            <w:r>
              <w:rPr>
                <w:rStyle w:val="CommentReference"/>
                <w:rFonts w:ascii="Times New Roman" w:eastAsiaTheme="minorHAnsi" w:hAnsi="Times New Roman" w:cstheme="minorBidi"/>
                <w:color w:val="auto"/>
              </w:rPr>
              <w:commentReference w:id="632"/>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3" w:name="_Toc298681308"/>
      <w:r>
        <w:lastRenderedPageBreak/>
        <w:t>Part Four</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4" w:name="_Toc298681309"/>
      <w:r>
        <w:t>Part Five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5"/>
            <w:r>
              <w:t>He</w:t>
            </w:r>
            <w:r w:rsidRPr="007425E1">
              <w:t xml:space="preserve"> </w:t>
            </w:r>
            <w:commentRangeEnd w:id="635"/>
            <w:r>
              <w:rPr>
                <w:rStyle w:val="CommentReference"/>
              </w:rPr>
              <w:commentReference w:id="635"/>
            </w:r>
            <w:r w:rsidRPr="007425E1">
              <w:t xml:space="preserve">Who </w:t>
            </w:r>
            <w:commentRangeStart w:id="636"/>
            <w:r w:rsidRPr="007425E1">
              <w:t xml:space="preserve">is </w:t>
            </w:r>
            <w:commentRangeEnd w:id="636"/>
            <w:r>
              <w:rPr>
                <w:rStyle w:val="CommentReference"/>
              </w:rPr>
              <w:commentReference w:id="636"/>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37"/>
            <w:r w:rsidRPr="007425E1">
              <w:t>He to Whom is due the glory forever</w:t>
            </w:r>
            <w:commentRangeEnd w:id="637"/>
            <w:r>
              <w:rPr>
                <w:rStyle w:val="CommentReference"/>
                <w:rFonts w:ascii="Times New Roman" w:eastAsiaTheme="minorHAnsi" w:hAnsi="Times New Roman" w:cstheme="minorBidi"/>
                <w:color w:val="auto"/>
              </w:rPr>
              <w:commentReference w:id="637"/>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38" w:name="_Toc298681310"/>
      <w:r>
        <w:lastRenderedPageBreak/>
        <w:t>Part Six</w:t>
      </w:r>
      <w:bookmarkEnd w:id="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39"/>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39"/>
            <w:r>
              <w:rPr>
                <w:rStyle w:val="CommentReference"/>
              </w:rPr>
              <w:commentReference w:id="639"/>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0" w:name="_Toc298681311"/>
      <w:r>
        <w:t>Part Seven</w:t>
      </w:r>
      <w:bookmarkEnd w:id="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1"/>
            <w:r>
              <w:t xml:space="preserve">sits </w:t>
            </w:r>
            <w:commentRangeEnd w:id="641"/>
            <w:r>
              <w:rPr>
                <w:rStyle w:val="CommentReference"/>
                <w:rFonts w:ascii="Times New Roman" w:eastAsiaTheme="minorHAnsi" w:hAnsi="Times New Roman" w:cstheme="minorBidi"/>
                <w:color w:val="auto"/>
              </w:rPr>
              <w:commentReference w:id="641"/>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2" w:name="_Toc298681312"/>
      <w:bookmarkStart w:id="643" w:name="_Toc308441927"/>
      <w:r>
        <w:lastRenderedPageBreak/>
        <w:t>The Crown Batos</w:t>
      </w:r>
      <w:bookmarkEnd w:id="642"/>
      <w:bookmarkEnd w:id="643"/>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4"/>
            <w:r w:rsidRPr="007425E1">
              <w:t>has entered and come forth</w:t>
            </w:r>
            <w:commentRangeEnd w:id="644"/>
            <w:r>
              <w:rPr>
                <w:rStyle w:val="CommentReference"/>
                <w:rFonts w:ascii="Times New Roman" w:eastAsiaTheme="minorHAnsi" w:hAnsi="Times New Roman" w:cstheme="minorBidi"/>
                <w:color w:val="auto"/>
              </w:rPr>
              <w:commentReference w:id="644"/>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5"/>
            <w:r w:rsidRPr="007425E1">
              <w:t>manifestation</w:t>
            </w:r>
            <w:commentRangeEnd w:id="645"/>
            <w:r>
              <w:rPr>
                <w:rStyle w:val="CommentReference"/>
              </w:rPr>
              <w:commentReference w:id="645"/>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6"/>
            <w:r>
              <w:t>and</w:t>
            </w:r>
            <w:r w:rsidRPr="007425E1">
              <w:t xml:space="preserve"> </w:t>
            </w:r>
            <w:commentRangeEnd w:id="646"/>
            <w:r>
              <w:rPr>
                <w:rStyle w:val="CommentReference"/>
              </w:rPr>
              <w:commentReference w:id="646"/>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9D45BB">
        <w:rPr>
          <w:noProof/>
        </w:rPr>
        <w:t>250</w:t>
      </w:r>
      <w:r w:rsidR="003A78C2">
        <w:fldChar w:fldCharType="end"/>
      </w:r>
      <w:r>
        <w:t>.</w:t>
      </w:r>
    </w:p>
    <w:p w:rsidR="00D96A5F" w:rsidRDefault="00D96A5F" w:rsidP="00DB1FC6">
      <w:pPr>
        <w:pStyle w:val="Heading4"/>
      </w:pPr>
      <w:bookmarkStart w:id="647" w:name="_Toc298681313"/>
      <w:bookmarkStart w:id="648" w:name="_Toc308441928"/>
      <w:r>
        <w:t>Thursday</w:t>
      </w:r>
      <w:bookmarkEnd w:id="647"/>
      <w:bookmarkEnd w:id="648"/>
    </w:p>
    <w:p w:rsidR="0031014B" w:rsidRDefault="0031014B" w:rsidP="00DB1FC6">
      <w:pPr>
        <w:pStyle w:val="Heading5"/>
      </w:pPr>
      <w:bookmarkStart w:id="649" w:name="_Toc298681314"/>
      <w:bookmarkStart w:id="650" w:name="_Toc308441929"/>
      <w:r>
        <w:t>The Psali Batos for Tuesday</w:t>
      </w:r>
      <w:bookmarkEnd w:id="649"/>
      <w:bookmarkEnd w:id="650"/>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1"/>
            <w:r w:rsidRPr="007425E1">
              <w:t xml:space="preserve">on </w:t>
            </w:r>
            <w:commentRangeEnd w:id="651"/>
            <w:r>
              <w:rPr>
                <w:rStyle w:val="CommentReference"/>
              </w:rPr>
              <w:commentReference w:id="651"/>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2"/>
            <w:r w:rsidRPr="007425E1">
              <w:t xml:space="preserve">Forty </w:t>
            </w:r>
            <w:commentRangeEnd w:id="652"/>
            <w:r>
              <w:rPr>
                <w:rStyle w:val="CommentReference"/>
                <w:rFonts w:ascii="Times New Roman" w:eastAsiaTheme="minorHAnsi" w:hAnsi="Times New Roman" w:cstheme="minorBidi"/>
                <w:color w:val="auto"/>
              </w:rPr>
              <w:commentReference w:id="652"/>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3"/>
            <w:r w:rsidRPr="007425E1">
              <w:t>Crush under us</w:t>
            </w:r>
            <w:commentRangeEnd w:id="653"/>
            <w:r>
              <w:rPr>
                <w:rStyle w:val="CommentReference"/>
                <w:rFonts w:ascii="Times New Roman" w:eastAsiaTheme="minorHAnsi" w:hAnsi="Times New Roman" w:cstheme="minorBidi"/>
                <w:color w:val="auto"/>
              </w:rPr>
              <w:commentReference w:id="653"/>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4" w:name="_Toc298681315"/>
      <w:bookmarkStart w:id="655" w:name="_Toc308441930"/>
      <w:r w:rsidRPr="00FD2E69">
        <w:t xml:space="preserve">The Conclusion of the </w:t>
      </w:r>
      <w:r>
        <w:t>Batos</w:t>
      </w:r>
      <w:r w:rsidRPr="00FD2E69">
        <w:t xml:space="preserve"> Psali</w:t>
      </w:r>
      <w:bookmarkEnd w:id="654"/>
      <w:bookmarkEnd w:id="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6" w:name="_Toc298681316"/>
      <w:bookmarkStart w:id="657" w:name="_Toc308441931"/>
      <w:r>
        <w:lastRenderedPageBreak/>
        <w:t>The Thursday Theotokia</w:t>
      </w:r>
      <w:bookmarkEnd w:id="656"/>
      <w:bookmarkEnd w:id="657"/>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58" w:name="_Toc298681317"/>
      <w:r>
        <w:t>Part One</w:t>
      </w:r>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59"/>
            <w:r w:rsidRPr="007425E1">
              <w:t>virgin</w:t>
            </w:r>
            <w:commentRangeEnd w:id="659"/>
            <w:r>
              <w:rPr>
                <w:rStyle w:val="CommentReference"/>
                <w:rFonts w:ascii="Times New Roman" w:eastAsiaTheme="minorHAnsi" w:hAnsi="Times New Roman" w:cstheme="minorBidi"/>
                <w:color w:val="auto"/>
              </w:rPr>
              <w:commentReference w:id="659"/>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0" w:name="_Toc298681318"/>
      <w:r>
        <w:t>Part Two</w:t>
      </w:r>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1"/>
            <w:r>
              <w:t>abolished</w:t>
            </w:r>
            <w:commentRangeEnd w:id="661"/>
            <w:r>
              <w:rPr>
                <w:rStyle w:val="CommentReference"/>
                <w:rFonts w:ascii="Times New Roman" w:eastAsiaTheme="minorHAnsi" w:hAnsi="Times New Roman" w:cstheme="minorBidi"/>
                <w:color w:val="auto"/>
              </w:rPr>
              <w:commentReference w:id="661"/>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2" w:name="_Toc298681319"/>
      <w:r>
        <w:t>Part Three</w:t>
      </w:r>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3" w:name="_Toc298681320"/>
      <w:r>
        <w:t>Part Four</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4"/>
            <w:r>
              <w:t>.</w:t>
            </w:r>
            <w:commentRangeEnd w:id="664"/>
            <w:r>
              <w:rPr>
                <w:rStyle w:val="CommentReference"/>
              </w:rPr>
              <w:commentReference w:id="664"/>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5"/>
            <w:r>
              <w:t xml:space="preserve">appeared </w:t>
            </w:r>
            <w:commentRangeEnd w:id="665"/>
            <w:r>
              <w:rPr>
                <w:rStyle w:val="CommentReference"/>
                <w:rFonts w:ascii="Times New Roman" w:eastAsiaTheme="minorHAnsi" w:hAnsi="Times New Roman" w:cstheme="minorBidi"/>
                <w:color w:val="auto"/>
              </w:rPr>
              <w:commentReference w:id="665"/>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6"/>
            <w:r>
              <w:t>"</w:t>
            </w:r>
            <w:commentRangeEnd w:id="666"/>
            <w:r>
              <w:rPr>
                <w:rStyle w:val="CommentReference"/>
                <w:rFonts w:ascii="Times New Roman" w:eastAsiaTheme="minorHAnsi" w:hAnsi="Times New Roman" w:cstheme="minorBidi"/>
                <w:color w:val="auto"/>
              </w:rPr>
              <w:commentReference w:id="666"/>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67"/>
            <w:r w:rsidRPr="007425E1">
              <w:t>strength</w:t>
            </w:r>
            <w:commentRangeEnd w:id="667"/>
            <w:r>
              <w:rPr>
                <w:rStyle w:val="CommentReference"/>
                <w:rFonts w:ascii="Times New Roman" w:eastAsiaTheme="minorHAnsi" w:hAnsi="Times New Roman" w:cstheme="minorBidi"/>
                <w:color w:val="auto"/>
              </w:rPr>
              <w:commentReference w:id="667"/>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68"/>
            <w:r>
              <w:t>N</w:t>
            </w:r>
            <w:r w:rsidRPr="007425E1">
              <w:t xml:space="preserve">ow </w:t>
            </w:r>
            <w:commentRangeEnd w:id="668"/>
            <w:r>
              <w:rPr>
                <w:rStyle w:val="CommentReference"/>
                <w:rFonts w:ascii="Times New Roman" w:eastAsiaTheme="minorHAnsi" w:hAnsi="Times New Roman" w:cstheme="minorBidi"/>
                <w:color w:val="auto"/>
              </w:rPr>
              <w:commentReference w:id="668"/>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69" w:name="_Toc298681321"/>
      <w:r>
        <w:t>Part Five</w:t>
      </w:r>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0"/>
            <w:r>
              <w:t>Theotokos</w:t>
            </w:r>
            <w:commentRangeEnd w:id="670"/>
            <w:r>
              <w:rPr>
                <w:rStyle w:val="CommentReference"/>
                <w:rFonts w:ascii="Times New Roman" w:eastAsiaTheme="minorHAnsi" w:hAnsi="Times New Roman" w:cstheme="minorBidi"/>
                <w:color w:val="auto"/>
              </w:rPr>
              <w:commentReference w:id="670"/>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1"/>
            <w:r>
              <w:t xml:space="preserve">of </w:t>
            </w:r>
            <w:commentRangeEnd w:id="671"/>
            <w:r>
              <w:rPr>
                <w:rStyle w:val="CommentReference"/>
                <w:rFonts w:ascii="Times New Roman" w:eastAsiaTheme="minorHAnsi" w:hAnsi="Times New Roman" w:cstheme="minorBidi"/>
                <w:color w:val="auto"/>
              </w:rPr>
              <w:commentReference w:id="671"/>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2"/>
      <w:r>
        <w:t>Part Six</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3"/>
            <w:r>
              <w:t xml:space="preserve">The </w:t>
            </w:r>
            <w:commentRangeEnd w:id="673"/>
            <w:r>
              <w:rPr>
                <w:rStyle w:val="CommentReference"/>
                <w:rFonts w:ascii="Times New Roman" w:eastAsiaTheme="minorHAnsi" w:hAnsi="Times New Roman" w:cstheme="minorBidi"/>
                <w:color w:val="auto"/>
              </w:rPr>
              <w:commentReference w:id="673"/>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4"/>
            <w:r>
              <w:t>would</w:t>
            </w:r>
            <w:r w:rsidRPr="007425E1">
              <w:t xml:space="preserve"> </w:t>
            </w:r>
            <w:commentRangeEnd w:id="674"/>
            <w:r>
              <w:rPr>
                <w:rStyle w:val="CommentReference"/>
              </w:rPr>
              <w:commentReference w:id="674"/>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5" w:name="_Toc298681323"/>
      <w:r>
        <w:t>Part Seven</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6"/>
            <w:r>
              <w:t>David</w:t>
            </w:r>
            <w:commentRangeEnd w:id="676"/>
            <w:r>
              <w:rPr>
                <w:rStyle w:val="CommentReference"/>
                <w:rFonts w:ascii="Times New Roman" w:eastAsiaTheme="minorHAnsi" w:hAnsi="Times New Roman" w:cstheme="minorBidi"/>
                <w:color w:val="auto"/>
              </w:rPr>
              <w:commentReference w:id="676"/>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77"/>
            <w:r w:rsidRPr="00E03CD4">
              <w:t xml:space="preserve">deemed </w:t>
            </w:r>
            <w:commentRangeEnd w:id="677"/>
            <w:r>
              <w:rPr>
                <w:rStyle w:val="CommentReference"/>
                <w:rFonts w:ascii="Times New Roman" w:eastAsiaTheme="minorHAnsi" w:hAnsi="Times New Roman" w:cstheme="minorBidi"/>
                <w:color w:val="auto"/>
              </w:rPr>
              <w:commentReference w:id="677"/>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78" w:name="_Toc298681324"/>
      <w:r>
        <w:t>Part Eight</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79"/>
            <w:r>
              <w:t>heaven</w:t>
            </w:r>
            <w:r w:rsidRPr="007425E1">
              <w:t xml:space="preserve"> </w:t>
            </w:r>
            <w:commentRangeEnd w:id="679"/>
            <w:r>
              <w:rPr>
                <w:rStyle w:val="CommentReference"/>
                <w:rFonts w:ascii="Times New Roman" w:eastAsiaTheme="minorHAnsi" w:hAnsi="Times New Roman" w:cstheme="minorBidi"/>
                <w:color w:val="auto"/>
              </w:rPr>
              <w:commentReference w:id="679"/>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0" w:name="_Toc298681325"/>
      <w:r>
        <w:t>Part Nine</w:t>
      </w:r>
      <w:bookmarkEnd w:id="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1"/>
            <w:r w:rsidRPr="007425E1">
              <w:t>Rises</w:t>
            </w:r>
            <w:r>
              <w:rPr>
                <w:rStyle w:val="FootnoteReference"/>
                <w:rFonts w:eastAsiaTheme="majorEastAsia"/>
              </w:rPr>
              <w:t xml:space="preserve">  </w:t>
            </w:r>
            <w:r w:rsidRPr="007425E1">
              <w:t xml:space="preserve"> </w:t>
            </w:r>
            <w:commentRangeEnd w:id="681"/>
            <w:r>
              <w:rPr>
                <w:rStyle w:val="CommentReference"/>
              </w:rPr>
              <w:commentReference w:id="681"/>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2" w:name="_Toc298681326"/>
      <w:bookmarkStart w:id="683" w:name="_Toc308441932"/>
      <w:r>
        <w:lastRenderedPageBreak/>
        <w:t xml:space="preserve">The </w:t>
      </w:r>
      <w:r w:rsidRPr="007C4181">
        <w:t>Crown</w:t>
      </w:r>
      <w:bookmarkEnd w:id="682"/>
      <w:bookmarkEnd w:id="683"/>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4"/>
            <w:r w:rsidRPr="007425E1">
              <w:t>destroyed</w:t>
            </w:r>
            <w:commentRangeEnd w:id="684"/>
            <w:r>
              <w:rPr>
                <w:rStyle w:val="CommentReference"/>
                <w:rFonts w:ascii="Times New Roman" w:eastAsiaTheme="minorHAnsi" w:hAnsi="Times New Roman" w:cstheme="minorBidi"/>
                <w:color w:val="auto"/>
              </w:rPr>
              <w:commentReference w:id="684"/>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5"/>
            <w:r>
              <w:t xml:space="preserve">very </w:t>
            </w:r>
            <w:commentRangeEnd w:id="685"/>
            <w:r>
              <w:rPr>
                <w:rStyle w:val="CommentReference"/>
              </w:rPr>
              <w:commentReference w:id="685"/>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9D45BB">
        <w:rPr>
          <w:noProof/>
        </w:rPr>
        <w:t>250</w:t>
      </w:r>
      <w:r w:rsidR="003A78C2">
        <w:fldChar w:fldCharType="end"/>
      </w:r>
      <w:r>
        <w:t>.</w:t>
      </w:r>
    </w:p>
    <w:p w:rsidR="00D64891" w:rsidRDefault="00D64891" w:rsidP="00D64891"/>
    <w:p w:rsidR="007C4181" w:rsidRDefault="007C4181" w:rsidP="008A3F9A">
      <w:pPr>
        <w:pStyle w:val="Heading4"/>
      </w:pPr>
      <w:bookmarkStart w:id="686" w:name="_Toc298681327"/>
      <w:bookmarkStart w:id="687" w:name="_Toc308441933"/>
      <w:r>
        <w:t>Friday</w:t>
      </w:r>
      <w:bookmarkEnd w:id="686"/>
      <w:bookmarkEnd w:id="687"/>
    </w:p>
    <w:p w:rsidR="007C4181" w:rsidRDefault="007C4181" w:rsidP="008A3F9A">
      <w:pPr>
        <w:pStyle w:val="Heading5"/>
      </w:pPr>
      <w:bookmarkStart w:id="688" w:name="_Toc298681328"/>
      <w:bookmarkStart w:id="689" w:name="_Toc308441934"/>
      <w:r>
        <w:t>The Psali Batos for Friday</w:t>
      </w:r>
      <w:bookmarkEnd w:id="688"/>
      <w:bookmarkEnd w:id="689"/>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0"/>
            <w:r w:rsidRPr="007425E1">
              <w:t>servants</w:t>
            </w:r>
            <w:commentRangeEnd w:id="690"/>
            <w:r>
              <w:rPr>
                <w:rStyle w:val="CommentReference"/>
                <w:rFonts w:ascii="Times New Roman" w:eastAsiaTheme="minorHAnsi" w:hAnsi="Times New Roman" w:cstheme="minorBidi"/>
                <w:color w:val="auto"/>
              </w:rPr>
              <w:commentReference w:id="690"/>
            </w:r>
          </w:p>
          <w:p w:rsidR="008A3F9A" w:rsidRPr="007425E1" w:rsidRDefault="008A3F9A" w:rsidP="008A3F9A">
            <w:pPr>
              <w:pStyle w:val="EngHang"/>
            </w:pPr>
            <w:r w:rsidRPr="007425E1">
              <w:t>Who fear Him,</w:t>
            </w:r>
          </w:p>
          <w:p w:rsidR="008A3F9A" w:rsidRDefault="008A3F9A" w:rsidP="008A3F9A">
            <w:pPr>
              <w:pStyle w:val="EngHangEnd"/>
            </w:pPr>
            <w:commentRangeStart w:id="691"/>
            <w:r w:rsidRPr="007425E1">
              <w:t>To escape the face of the bows.</w:t>
            </w:r>
            <w:commentRangeEnd w:id="691"/>
            <w:r>
              <w:rPr>
                <w:rStyle w:val="CommentReference"/>
              </w:rPr>
              <w:commentReference w:id="691"/>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2" w:name="_Toc298681329"/>
      <w:bookmarkStart w:id="693" w:name="_Toc308441935"/>
      <w:r w:rsidRPr="00FD2E69">
        <w:t xml:space="preserve">The Conclusion of the </w:t>
      </w:r>
      <w:r>
        <w:t>Batos</w:t>
      </w:r>
      <w:r w:rsidRPr="00FD2E69">
        <w:t xml:space="preserve"> Psali</w:t>
      </w:r>
      <w:bookmarkEnd w:id="692"/>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4" w:name="_Toc298681330"/>
      <w:bookmarkStart w:id="695" w:name="_Toc308441936"/>
      <w:r>
        <w:t>The Friday Theotokia</w:t>
      </w:r>
      <w:bookmarkEnd w:id="694"/>
      <w:bookmarkEnd w:id="695"/>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6" w:name="_Toc298681331"/>
      <w:r>
        <w:t>Part One</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697"/>
            <w:r>
              <w:t>the fruit of your womb</w:t>
            </w:r>
            <w:commentRangeEnd w:id="697"/>
            <w:r>
              <w:rPr>
                <w:rStyle w:val="CommentReference"/>
                <w:rFonts w:ascii="Times New Roman" w:eastAsiaTheme="minorHAnsi" w:hAnsi="Times New Roman" w:cstheme="minorBidi"/>
                <w:color w:val="auto"/>
              </w:rPr>
              <w:commentReference w:id="697"/>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698" w:name="_Toc298681332"/>
      <w:r>
        <w:t>Part Two</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699"/>
            <w:r>
              <w:t xml:space="preserve">incarnate </w:t>
            </w:r>
            <w:commentRangeEnd w:id="699"/>
            <w:r>
              <w:rPr>
                <w:rStyle w:val="CommentReference"/>
                <w:rFonts w:ascii="Times New Roman" w:eastAsiaTheme="minorHAnsi" w:hAnsi="Times New Roman" w:cstheme="minorBidi"/>
                <w:color w:val="auto"/>
              </w:rPr>
              <w:commentReference w:id="699"/>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0" w:name="_Toc298681333"/>
      <w:r>
        <w:t>Part Three</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1"/>
            <w:r>
              <w:t>O</w:t>
            </w:r>
            <w:commentRangeEnd w:id="701"/>
            <w:r>
              <w:rPr>
                <w:rStyle w:val="CommentReference"/>
                <w:rFonts w:ascii="Times New Roman" w:eastAsiaTheme="minorHAnsi" w:hAnsi="Times New Roman" w:cstheme="minorBidi"/>
                <w:color w:val="auto"/>
              </w:rPr>
              <w:commentReference w:id="701"/>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2" w:name="_Toc298681334"/>
      <w:r>
        <w:t>Part Four</w:t>
      </w:r>
      <w:bookmarkEnd w:id="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3" w:name="_Toc298681335"/>
      <w:r>
        <w:t>Part Five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4" w:name="_Toc298681336"/>
      <w:r>
        <w:t>Part Six</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5" w:name="_Toc298681337"/>
      <w:r>
        <w:t>Part Seven</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6"/>
            <w:r>
              <w:t>temple</w:t>
            </w:r>
            <w:commentRangeEnd w:id="706"/>
            <w:r>
              <w:rPr>
                <w:rStyle w:val="CommentReference"/>
                <w:rFonts w:ascii="Times New Roman" w:eastAsiaTheme="minorHAnsi" w:hAnsi="Times New Roman" w:cstheme="minorBidi"/>
                <w:color w:val="auto"/>
              </w:rPr>
              <w:commentReference w:id="706"/>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7" w:name="_Toc298681338"/>
      <w:bookmarkStart w:id="708" w:name="_Toc308441937"/>
      <w:r>
        <w:lastRenderedPageBreak/>
        <w:t>The Crown</w:t>
      </w:r>
      <w:bookmarkEnd w:id="707"/>
      <w:bookmarkEnd w:id="708"/>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09"/>
            <w:r w:rsidRPr="00F0646D">
              <w:t xml:space="preserve">Infinite </w:t>
            </w:r>
            <w:commentRangeEnd w:id="709"/>
            <w:r>
              <w:rPr>
                <w:rStyle w:val="CommentReference"/>
                <w:rFonts w:ascii="Times New Roman" w:eastAsiaTheme="minorHAnsi" w:hAnsi="Times New Roman" w:cstheme="minorBidi"/>
                <w:color w:val="auto"/>
              </w:rPr>
              <w:commentReference w:id="709"/>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0"/>
            <w:r w:rsidRPr="007425E1">
              <w:t>hook</w:t>
            </w:r>
            <w:commentRangeEnd w:id="710"/>
            <w:r>
              <w:rPr>
                <w:rStyle w:val="CommentReference"/>
                <w:rFonts w:ascii="Times New Roman" w:eastAsiaTheme="minorHAnsi" w:hAnsi="Times New Roman" w:cstheme="minorBidi"/>
                <w:color w:val="auto"/>
              </w:rPr>
              <w:commentReference w:id="710"/>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1"/>
            <w:r w:rsidRPr="007425E1">
              <w:t xml:space="preserve">Teaching </w:t>
            </w:r>
            <w:commentRangeEnd w:id="711"/>
            <w:r>
              <w:rPr>
                <w:rStyle w:val="CommentReference"/>
                <w:rFonts w:ascii="Times New Roman" w:eastAsiaTheme="minorHAnsi" w:hAnsi="Times New Roman" w:cstheme="minorBidi"/>
                <w:color w:val="auto"/>
              </w:rPr>
              <w:commentReference w:id="711"/>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2"/>
            <w:r w:rsidRPr="007425E1">
              <w:t>a cause</w:t>
            </w:r>
            <w:r>
              <w:t xml:space="preserve"> for us</w:t>
            </w:r>
            <w:r w:rsidRPr="007425E1">
              <w:t>,</w:t>
            </w:r>
            <w:commentRangeEnd w:id="712"/>
            <w:r>
              <w:rPr>
                <w:rStyle w:val="CommentReference"/>
                <w:rFonts w:ascii="Times New Roman" w:eastAsiaTheme="minorHAnsi" w:hAnsi="Times New Roman" w:cstheme="minorBidi"/>
                <w:color w:val="auto"/>
              </w:rPr>
              <w:commentReference w:id="712"/>
            </w:r>
          </w:p>
          <w:p w:rsidR="008A3F9A" w:rsidRDefault="008A3F9A" w:rsidP="008A3F9A">
            <w:pPr>
              <w:pStyle w:val="EngHangEnd"/>
            </w:pPr>
            <w:r w:rsidRPr="007425E1">
              <w:t xml:space="preserve">To ascend the </w:t>
            </w:r>
            <w:commentRangeStart w:id="713"/>
            <w:r w:rsidRPr="007425E1">
              <w:t xml:space="preserve">path </w:t>
            </w:r>
            <w:commentRangeEnd w:id="713"/>
            <w:r>
              <w:rPr>
                <w:rStyle w:val="CommentReference"/>
                <w:rFonts w:ascii="Times New Roman" w:eastAsiaTheme="minorHAnsi" w:hAnsi="Times New Roman" w:cstheme="minorBidi"/>
                <w:color w:val="auto"/>
              </w:rPr>
              <w:commentReference w:id="713"/>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4"/>
            </w:r>
            <w:r>
              <w:t>,</w:t>
            </w:r>
          </w:p>
          <w:p w:rsidR="008A3F9A" w:rsidRDefault="008A3F9A" w:rsidP="008A3F9A">
            <w:pPr>
              <w:pStyle w:val="EngHangEnd"/>
            </w:pPr>
            <w:r>
              <w:t>With</w:t>
            </w:r>
            <w:r w:rsidRPr="007425E1">
              <w:t xml:space="preserve"> joy and </w:t>
            </w:r>
            <w:commentRangeStart w:id="715"/>
            <w:r w:rsidRPr="007425E1">
              <w:t>rejoicing</w:t>
            </w:r>
            <w:commentRangeEnd w:id="715"/>
            <w:r>
              <w:rPr>
                <w:rStyle w:val="CommentReference"/>
                <w:rFonts w:ascii="Times New Roman" w:eastAsiaTheme="minorHAnsi" w:hAnsi="Times New Roman" w:cstheme="minorBidi"/>
                <w:color w:val="auto"/>
              </w:rPr>
              <w:commentReference w:id="715"/>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9D45BB">
        <w:rPr>
          <w:noProof/>
        </w:rPr>
        <w:t>250</w:t>
      </w:r>
      <w:r w:rsidR="003A78C2">
        <w:fldChar w:fldCharType="end"/>
      </w:r>
      <w:r>
        <w:t>.</w:t>
      </w:r>
    </w:p>
    <w:p w:rsidR="00FC1BD5" w:rsidRDefault="00FC1BD5" w:rsidP="008A3F9A">
      <w:pPr>
        <w:pStyle w:val="Heading4"/>
      </w:pPr>
      <w:bookmarkStart w:id="716" w:name="_Toc298681339"/>
      <w:bookmarkStart w:id="717" w:name="_Toc308441938"/>
      <w:r>
        <w:lastRenderedPageBreak/>
        <w:t>Saturday</w:t>
      </w:r>
      <w:bookmarkEnd w:id="716"/>
      <w:bookmarkEnd w:id="717"/>
    </w:p>
    <w:p w:rsidR="00FC1BD5" w:rsidRDefault="00FC1BD5" w:rsidP="008A3F9A">
      <w:pPr>
        <w:pStyle w:val="Heading5"/>
      </w:pPr>
      <w:bookmarkStart w:id="718" w:name="_Toc298681340"/>
      <w:bookmarkStart w:id="719" w:name="_Toc308441939"/>
      <w:r>
        <w:t>The Saturday Psali Batos</w:t>
      </w:r>
      <w:bookmarkEnd w:id="718"/>
      <w:bookmarkEnd w:id="719"/>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0"/>
            <w:r w:rsidRPr="007425E1">
              <w:rPr>
                <w:rFonts w:eastAsiaTheme="minorHAnsi"/>
              </w:rPr>
              <w:t xml:space="preserve">All </w:t>
            </w:r>
            <w:commentRangeEnd w:id="720"/>
            <w:r>
              <w:rPr>
                <w:rStyle w:val="CommentReference"/>
                <w:rFonts w:ascii="Times New Roman" w:eastAsiaTheme="minorHAnsi" w:hAnsi="Times New Roman" w:cstheme="minorBidi"/>
                <w:color w:val="auto"/>
              </w:rPr>
              <w:commentReference w:id="720"/>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1"/>
            <w:r w:rsidRPr="007425E1">
              <w:rPr>
                <w:rFonts w:eastAsiaTheme="minorHAnsi"/>
              </w:rPr>
              <w:t>every</w:t>
            </w:r>
            <w:r>
              <w:rPr>
                <w:rFonts w:eastAsiaTheme="minorHAnsi"/>
              </w:rPr>
              <w:t xml:space="preserve"> </w:t>
            </w:r>
            <w:r w:rsidRPr="007425E1">
              <w:rPr>
                <w:rFonts w:eastAsiaTheme="minorHAnsi"/>
              </w:rPr>
              <w:t>day</w:t>
            </w:r>
            <w:commentRangeEnd w:id="721"/>
            <w:r>
              <w:rPr>
                <w:rStyle w:val="CommentReference"/>
                <w:rFonts w:ascii="Times New Roman" w:eastAsiaTheme="minorHAnsi" w:hAnsi="Times New Roman" w:cstheme="minorBidi"/>
                <w:color w:val="auto"/>
              </w:rPr>
              <w:commentReference w:id="721"/>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2"/>
            <w:r>
              <w:rPr>
                <w:rFonts w:eastAsiaTheme="minorHAnsi"/>
              </w:rPr>
              <w:t>ecstasy</w:t>
            </w:r>
            <w:commentRangeEnd w:id="722"/>
            <w:r>
              <w:rPr>
                <w:rStyle w:val="CommentReference"/>
                <w:rFonts w:ascii="Times New Roman" w:eastAsiaTheme="minorHAnsi" w:hAnsi="Times New Roman" w:cstheme="minorBidi"/>
                <w:color w:val="auto"/>
              </w:rPr>
              <w:commentReference w:id="722"/>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B65D4D">
            <w:pPr>
              <w:spacing w:beforeLines="1"/>
              <w:ind w:left="289" w:hanging="289"/>
            </w:pPr>
            <w:r w:rsidRPr="007425E1">
              <w:rPr>
                <w:color w:val="000000"/>
              </w:rPr>
              <w:t xml:space="preserve">The </w:t>
            </w:r>
            <w:commentRangeStart w:id="723"/>
            <w:r w:rsidRPr="007425E1">
              <w:rPr>
                <w:color w:val="000000"/>
              </w:rPr>
              <w:t xml:space="preserve">glory </w:t>
            </w:r>
            <w:commentRangeEnd w:id="723"/>
            <w:r>
              <w:rPr>
                <w:rStyle w:val="CommentReference"/>
              </w:rPr>
              <w:commentReference w:id="723"/>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4"/>
            <w:r>
              <w:rPr>
                <w:rFonts w:eastAsiaTheme="minorHAnsi"/>
              </w:rPr>
              <w:t xml:space="preserve">From </w:t>
            </w:r>
            <w:commentRangeEnd w:id="724"/>
            <w:r>
              <w:rPr>
                <w:rStyle w:val="CommentReference"/>
                <w:rFonts w:ascii="Times New Roman" w:eastAsiaTheme="minorHAnsi" w:hAnsi="Times New Roman" w:cstheme="minorBidi"/>
                <w:color w:val="auto"/>
              </w:rPr>
              <w:commentReference w:id="724"/>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5"/>
            <w:r>
              <w:rPr>
                <w:rFonts w:eastAsiaTheme="minorHAnsi"/>
              </w:rPr>
              <w:t>prophet</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6"/>
            <w:r w:rsidRPr="007425E1">
              <w:rPr>
                <w:rFonts w:eastAsiaTheme="minorHAnsi"/>
              </w:rPr>
              <w:t>everyone</w:t>
            </w:r>
            <w:commentRangeEnd w:id="726"/>
            <w:r>
              <w:rPr>
                <w:rStyle w:val="CommentReference"/>
                <w:rFonts w:ascii="Times New Roman" w:eastAsiaTheme="minorHAnsi" w:hAnsi="Times New Roman" w:cstheme="minorBidi"/>
                <w:color w:val="auto"/>
              </w:rPr>
              <w:commentReference w:id="726"/>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27"/>
            <w:r>
              <w:rPr>
                <w:rFonts w:eastAsiaTheme="minorHAnsi"/>
              </w:rPr>
              <w:t xml:space="preserve">never </w:t>
            </w:r>
            <w:commentRangeEnd w:id="727"/>
            <w:r>
              <w:rPr>
                <w:rStyle w:val="CommentReference"/>
                <w:rFonts w:ascii="Times New Roman" w:eastAsiaTheme="minorHAnsi" w:hAnsi="Times New Roman" w:cstheme="minorBidi"/>
                <w:color w:val="auto"/>
              </w:rPr>
              <w:commentReference w:id="727"/>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28"/>
            <w:r w:rsidRPr="007425E1">
              <w:rPr>
                <w:rFonts w:eastAsiaTheme="minorHAnsi"/>
              </w:rPr>
              <w:t xml:space="preserve">and </w:t>
            </w:r>
            <w:commentRangeEnd w:id="728"/>
            <w:r>
              <w:rPr>
                <w:rStyle w:val="CommentReference"/>
                <w:rFonts w:ascii="Times New Roman" w:eastAsiaTheme="minorHAnsi" w:hAnsi="Times New Roman" w:cstheme="minorBidi"/>
                <w:color w:val="auto"/>
              </w:rPr>
              <w:commentReference w:id="728"/>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29"/>
            <w:r w:rsidRPr="007425E1">
              <w:rPr>
                <w:rFonts w:eastAsiaTheme="minorHAnsi"/>
              </w:rPr>
              <w:t xml:space="preserve">praises </w:t>
            </w:r>
            <w:commentRangeEnd w:id="729"/>
            <w:r>
              <w:rPr>
                <w:rStyle w:val="CommentReference"/>
                <w:rFonts w:ascii="Times New Roman" w:eastAsiaTheme="minorHAnsi" w:hAnsi="Times New Roman" w:cstheme="minorBidi"/>
                <w:color w:val="auto"/>
              </w:rPr>
              <w:commentReference w:id="729"/>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0"/>
            <w:r w:rsidRPr="007425E1">
              <w:rPr>
                <w:rFonts w:eastAsiaTheme="minorHAnsi"/>
              </w:rPr>
              <w:t>blessing</w:t>
            </w:r>
            <w:commentRangeEnd w:id="730"/>
            <w:r>
              <w:rPr>
                <w:rStyle w:val="CommentReference"/>
                <w:rFonts w:ascii="Times New Roman" w:eastAsiaTheme="minorHAnsi" w:hAnsi="Times New Roman" w:cstheme="minorBidi"/>
                <w:color w:val="auto"/>
              </w:rPr>
              <w:commentReference w:id="730"/>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1"/>
            <w:r w:rsidRPr="007425E1">
              <w:rPr>
                <w:rFonts w:eastAsiaTheme="minorHAnsi"/>
              </w:rPr>
              <w:t xml:space="preserve">we'll </w:t>
            </w:r>
            <w:commentRangeEnd w:id="731"/>
            <w:r>
              <w:rPr>
                <w:rStyle w:val="CommentReference"/>
                <w:rFonts w:ascii="Times New Roman" w:eastAsiaTheme="minorHAnsi" w:hAnsi="Times New Roman" w:cstheme="minorBidi"/>
                <w:color w:val="auto"/>
              </w:rPr>
              <w:commentReference w:id="731"/>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2"/>
            <w:r w:rsidRPr="007425E1">
              <w:rPr>
                <w:rFonts w:eastAsiaTheme="minorHAnsi"/>
              </w:rPr>
              <w:t xml:space="preserve">perfect </w:t>
            </w:r>
            <w:commentRangeEnd w:id="732"/>
            <w:r>
              <w:rPr>
                <w:rStyle w:val="CommentReference"/>
                <w:rFonts w:ascii="Times New Roman" w:eastAsiaTheme="minorHAnsi" w:hAnsi="Times New Roman" w:cstheme="minorBidi"/>
                <w:color w:val="auto"/>
              </w:rPr>
              <w:commentReference w:id="732"/>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3" w:name="_Toc298681341"/>
      <w:bookmarkStart w:id="734" w:name="_Toc308441940"/>
      <w:r w:rsidRPr="00FD2E69">
        <w:t xml:space="preserve">The Conclusion of the </w:t>
      </w:r>
      <w:r>
        <w:t>Batos</w:t>
      </w:r>
      <w:r w:rsidRPr="00FD2E69">
        <w:t xml:space="preserve"> Psali</w:t>
      </w:r>
      <w:bookmarkEnd w:id="733"/>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5" w:name="_Toc298681342"/>
      <w:bookmarkStart w:id="736" w:name="_Toc308441941"/>
      <w:r>
        <w:lastRenderedPageBreak/>
        <w:t>The Saturday Theotokia</w:t>
      </w:r>
      <w:bookmarkEnd w:id="735"/>
      <w:bookmarkEnd w:id="736"/>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37" w:name="_Toc298681343"/>
      <w:r>
        <w:t>Part One</w:t>
      </w:r>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38" w:name="_Toc298681344"/>
      <w:r w:rsidRPr="00D24FE1">
        <w:t>Part</w:t>
      </w:r>
      <w:r>
        <w:t xml:space="preserve"> Two</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39"/>
            <w:r w:rsidRPr="007425E1">
              <w:rPr>
                <w:rFonts w:eastAsiaTheme="minorHAnsi"/>
              </w:rPr>
              <w:t xml:space="preserve">honour </w:t>
            </w:r>
            <w:commentRangeEnd w:id="739"/>
            <w:r>
              <w:rPr>
                <w:rStyle w:val="CommentReference"/>
                <w:rFonts w:ascii="Times New Roman" w:eastAsiaTheme="minorHAnsi" w:hAnsi="Times New Roman" w:cstheme="minorBidi"/>
                <w:color w:val="auto"/>
              </w:rPr>
              <w:commentReference w:id="739"/>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0"/>
            <w:r w:rsidRPr="007425E1">
              <w:rPr>
                <w:rFonts w:eastAsiaTheme="minorHAnsi"/>
              </w:rPr>
              <w:t xml:space="preserve">prudent </w:t>
            </w:r>
            <w:commentRangeEnd w:id="740"/>
            <w:r>
              <w:rPr>
                <w:rStyle w:val="CommentReference"/>
                <w:rFonts w:ascii="Times New Roman" w:eastAsiaTheme="minorHAnsi" w:hAnsi="Times New Roman" w:cstheme="minorBidi"/>
                <w:color w:val="auto"/>
              </w:rPr>
              <w:commentReference w:id="740"/>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1" w:name="_Toc298681345"/>
      <w:r>
        <w:t>Part Three</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2"/>
            <w:r w:rsidRPr="007425E1">
              <w:rPr>
                <w:rFonts w:eastAsiaTheme="minorHAnsi"/>
              </w:rPr>
              <w:t>bride</w:t>
            </w:r>
            <w:commentRangeEnd w:id="742"/>
            <w:r>
              <w:rPr>
                <w:rStyle w:val="CommentReference"/>
                <w:rFonts w:ascii="Times New Roman" w:eastAsiaTheme="minorHAnsi" w:hAnsi="Times New Roman" w:cstheme="minorBidi"/>
                <w:color w:val="auto"/>
              </w:rPr>
              <w:commentReference w:id="742"/>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3"/>
            <w:r w:rsidRPr="007425E1">
              <w:rPr>
                <w:rFonts w:eastAsiaTheme="minorHAnsi"/>
              </w:rPr>
              <w:t xml:space="preserve">rue </w:t>
            </w:r>
            <w:commentRangeEnd w:id="743"/>
            <w:r>
              <w:rPr>
                <w:rStyle w:val="CommentReference"/>
                <w:rFonts w:ascii="Times New Roman" w:eastAsiaTheme="minorHAnsi" w:hAnsi="Times New Roman" w:cstheme="minorBidi"/>
                <w:color w:val="auto"/>
              </w:rPr>
              <w:commentReference w:id="743"/>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4"/>
            <w:r w:rsidRPr="007425E1">
              <w:rPr>
                <w:rFonts w:eastAsiaTheme="minorHAnsi"/>
              </w:rPr>
              <w:t xml:space="preserve">ed </w:t>
            </w:r>
            <w:commentRangeEnd w:id="744"/>
            <w:r>
              <w:rPr>
                <w:rStyle w:val="CommentReference"/>
                <w:rFonts w:ascii="Times New Roman" w:eastAsiaTheme="minorHAnsi" w:hAnsi="Times New Roman" w:cstheme="minorBidi"/>
                <w:color w:val="auto"/>
              </w:rPr>
              <w:commentReference w:id="744"/>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5" w:name="_Toc298681346"/>
      <w:r w:rsidRPr="00D24FE1">
        <w:t>Part</w:t>
      </w:r>
      <w:r>
        <w:t xml:space="preserve"> </w:t>
      </w:r>
      <w:r w:rsidR="00625164">
        <w:t>Four</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6"/>
            <w:r>
              <w:rPr>
                <w:rFonts w:eastAsiaTheme="minorHAnsi"/>
              </w:rPr>
              <w:t xml:space="preserve">unto </w:t>
            </w:r>
            <w:commentRangeEnd w:id="746"/>
            <w:r>
              <w:rPr>
                <w:rStyle w:val="CommentReference"/>
                <w:rFonts w:ascii="Times New Roman" w:eastAsiaTheme="minorHAnsi" w:hAnsi="Times New Roman" w:cstheme="minorBidi"/>
                <w:color w:val="auto"/>
              </w:rPr>
              <w:commentReference w:id="746"/>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47" w:name="_Toc298681347"/>
      <w:r w:rsidRPr="00D24FE1">
        <w:t>Part</w:t>
      </w:r>
      <w:r>
        <w:t xml:space="preserve"> </w:t>
      </w:r>
      <w:r w:rsidR="00625164">
        <w:t>Five</w:t>
      </w:r>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48" w:name="_Toc298681348"/>
      <w:r>
        <w:t xml:space="preserve">Part </w:t>
      </w:r>
      <w:r w:rsidR="00625164">
        <w:t>Six</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49"/>
            <w:r w:rsidRPr="007425E1">
              <w:t>rejoice</w:t>
            </w:r>
            <w:r>
              <w:t>d</w:t>
            </w:r>
            <w:commentRangeEnd w:id="749"/>
            <w:r>
              <w:rPr>
                <w:rStyle w:val="CommentReference"/>
                <w:rFonts w:ascii="Times New Roman" w:eastAsiaTheme="minorHAnsi" w:hAnsi="Times New Roman" w:cstheme="minorBidi"/>
                <w:color w:val="auto"/>
              </w:rPr>
              <w:commentReference w:id="749"/>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0"/>
            <w:r>
              <w:t>save</w:t>
            </w:r>
            <w:r w:rsidRPr="007425E1">
              <w:t xml:space="preserve"> </w:t>
            </w:r>
            <w:commentRangeEnd w:id="750"/>
            <w:r>
              <w:rPr>
                <w:rStyle w:val="CommentReference"/>
              </w:rPr>
              <w:commentReference w:id="750"/>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1" w:name="_Toc298681349"/>
      <w:r>
        <w:t>Part Seven</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2"/>
            <w:r>
              <w:t>Paradoxically</w:t>
            </w:r>
            <w:commentRangeEnd w:id="752"/>
            <w:r>
              <w:rPr>
                <w:rStyle w:val="CommentReference"/>
                <w:rFonts w:ascii="Times New Roman" w:eastAsiaTheme="minorHAnsi" w:hAnsi="Times New Roman" w:cstheme="minorBidi"/>
                <w:color w:val="auto"/>
              </w:rPr>
              <w:commentReference w:id="752"/>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3"/>
            <w:r>
              <w:t xml:space="preserve">is </w:t>
            </w:r>
            <w:commentRangeEnd w:id="753"/>
            <w:r>
              <w:rPr>
                <w:rStyle w:val="CommentReference"/>
                <w:rFonts w:ascii="Times New Roman" w:eastAsiaTheme="minorHAnsi" w:hAnsi="Times New Roman" w:cstheme="minorBidi"/>
                <w:color w:val="auto"/>
              </w:rPr>
              <w:commentReference w:id="753"/>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4" w:name="_Toc298681350"/>
      <w:r>
        <w:t>Part Eight</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5"/>
            <w:r w:rsidRPr="007425E1">
              <w:t>from all sides</w:t>
            </w:r>
            <w:commentRangeEnd w:id="755"/>
            <w:r>
              <w:rPr>
                <w:rStyle w:val="CommentReference"/>
                <w:rFonts w:ascii="Times New Roman" w:eastAsiaTheme="minorHAnsi" w:hAnsi="Times New Roman" w:cstheme="minorBidi"/>
                <w:color w:val="auto"/>
              </w:rPr>
              <w:commentReference w:id="755"/>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6"/>
            <w:r>
              <w:t>Saviour</w:t>
            </w:r>
            <w:commentRangeEnd w:id="756"/>
            <w:r>
              <w:rPr>
                <w:rStyle w:val="CommentReference"/>
                <w:rFonts w:ascii="Times New Roman" w:eastAsiaTheme="minorHAnsi" w:hAnsi="Times New Roman" w:cstheme="minorBidi"/>
                <w:color w:val="auto"/>
              </w:rPr>
              <w:commentReference w:id="756"/>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57" w:name="_Toc298681351"/>
      <w:r>
        <w:lastRenderedPageBreak/>
        <w:t>Part Nine</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58"/>
            <w:r>
              <w:t>compassion</w:t>
            </w:r>
            <w:commentRangeEnd w:id="758"/>
            <w:r>
              <w:rPr>
                <w:rStyle w:val="CommentReference"/>
                <w:rFonts w:ascii="Times New Roman" w:eastAsiaTheme="minorHAnsi" w:hAnsi="Times New Roman" w:cstheme="minorBidi"/>
                <w:color w:val="auto"/>
              </w:rPr>
              <w:commentReference w:id="758"/>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59" w:name="_Toc298681352"/>
      <w:bookmarkStart w:id="760" w:name="_Toc308441942"/>
      <w:r>
        <w:t>The Crown Batos</w:t>
      </w:r>
      <w:bookmarkEnd w:id="759"/>
      <w:bookmarkEnd w:id="760"/>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1"/>
            <w:r>
              <w:t>Sanctuary</w:t>
            </w:r>
            <w:commentRangeEnd w:id="761"/>
            <w:r>
              <w:rPr>
                <w:rStyle w:val="CommentReference"/>
                <w:rFonts w:ascii="Times New Roman" w:eastAsiaTheme="minorHAnsi" w:hAnsi="Times New Roman" w:cstheme="minorBidi"/>
                <w:color w:val="auto"/>
              </w:rPr>
              <w:commentReference w:id="761"/>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2"/>
            <w:r>
              <w:t>lampstand</w:t>
            </w:r>
            <w:commentRangeEnd w:id="762"/>
            <w:r>
              <w:rPr>
                <w:rStyle w:val="CommentReference"/>
                <w:rFonts w:ascii="Times New Roman" w:eastAsiaTheme="minorHAnsi" w:hAnsi="Times New Roman" w:cstheme="minorBidi"/>
                <w:color w:val="auto"/>
              </w:rPr>
              <w:commentReference w:id="762"/>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3"/>
            <w:r>
              <w:t>Greeted</w:t>
            </w:r>
            <w:commentRangeEnd w:id="763"/>
            <w:r>
              <w:rPr>
                <w:rStyle w:val="CommentReference"/>
                <w:rFonts w:ascii="Times New Roman" w:eastAsiaTheme="minorHAnsi" w:hAnsi="Times New Roman" w:cstheme="minorBidi"/>
                <w:color w:val="auto"/>
              </w:rPr>
              <w:commentReference w:id="763"/>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4"/>
            <w:r w:rsidRPr="007425E1">
              <w:t xml:space="preserve">For </w:t>
            </w:r>
            <w:commentRangeEnd w:id="764"/>
            <w:r>
              <w:rPr>
                <w:rStyle w:val="CommentReference"/>
                <w:rFonts w:ascii="Times New Roman" w:eastAsiaTheme="minorHAnsi" w:hAnsi="Times New Roman" w:cstheme="minorBidi"/>
                <w:color w:val="auto"/>
              </w:rPr>
              <w:commentReference w:id="764"/>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5"/>
            <w:r>
              <w:t>coming</w:t>
            </w:r>
            <w:r w:rsidRPr="007425E1">
              <w:t xml:space="preserve"> </w:t>
            </w:r>
            <w:commentRangeEnd w:id="765"/>
            <w:r>
              <w:rPr>
                <w:rStyle w:val="CommentReference"/>
                <w:rFonts w:ascii="Times New Roman" w:eastAsiaTheme="minorHAnsi" w:hAnsi="Times New Roman" w:cstheme="minorBidi"/>
                <w:color w:val="auto"/>
              </w:rPr>
              <w:commentReference w:id="765"/>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6"/>
            <w:r w:rsidRPr="007425E1">
              <w:t>you</w:t>
            </w:r>
            <w:commentRangeEnd w:id="766"/>
            <w:r>
              <w:rPr>
                <w:rStyle w:val="CommentReference"/>
                <w:rFonts w:ascii="Times New Roman" w:eastAsiaTheme="minorHAnsi" w:hAnsi="Times New Roman" w:cstheme="minorBidi"/>
                <w:color w:val="auto"/>
              </w:rPr>
              <w:commentReference w:id="766"/>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67" w:name="_Toc298681353"/>
      <w:bookmarkStart w:id="768" w:name="_Toc308441943"/>
      <w:r>
        <w:t>The Second Crown Batos</w:t>
      </w:r>
      <w:bookmarkEnd w:id="767"/>
      <w:bookmarkEnd w:id="768"/>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69"/>
            <w:r>
              <w:t>evangelized</w:t>
            </w:r>
            <w:r w:rsidRPr="007425E1">
              <w:t xml:space="preserve"> </w:t>
            </w:r>
            <w:commentRangeEnd w:id="769"/>
            <w:r>
              <w:rPr>
                <w:rStyle w:val="CommentReference"/>
                <w:rFonts w:ascii="Times New Roman" w:eastAsiaTheme="minorHAnsi" w:hAnsi="Times New Roman" w:cstheme="minorBidi"/>
                <w:color w:val="auto"/>
              </w:rPr>
              <w:commentReference w:id="769"/>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0"/>
            <w:r w:rsidRPr="007425E1">
              <w:t>thereof</w:t>
            </w:r>
            <w:commentRangeEnd w:id="770"/>
            <w:r>
              <w:rPr>
                <w:rStyle w:val="CommentReference"/>
                <w:rFonts w:ascii="Times New Roman" w:eastAsiaTheme="minorHAnsi" w:hAnsi="Times New Roman" w:cstheme="minorBidi"/>
                <w:color w:val="auto"/>
              </w:rPr>
              <w:commentReference w:id="770"/>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1" w:name="_Toc298681354"/>
      <w:bookmarkStart w:id="772" w:name="_Ref299212102"/>
      <w:bookmarkStart w:id="773" w:name="_Ref299212144"/>
      <w:bookmarkStart w:id="774" w:name="_Ref299212161"/>
      <w:bookmarkStart w:id="775" w:name="_Toc308441944"/>
      <w:r>
        <w:t>The Ending of the Batos Theotokias</w:t>
      </w:r>
      <w:bookmarkEnd w:id="771"/>
      <w:bookmarkEnd w:id="772"/>
      <w:bookmarkEnd w:id="773"/>
      <w:bookmarkEnd w:id="774"/>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6"/>
            <w:r w:rsidRPr="007425E1">
              <w:rPr>
                <w:rFonts w:eastAsiaTheme="minorHAnsi"/>
              </w:rPr>
              <w:t>Awesome and full of glory</w:t>
            </w:r>
            <w:commentRangeEnd w:id="776"/>
            <w:r>
              <w:rPr>
                <w:rStyle w:val="CommentReference"/>
                <w:rFonts w:ascii="Times New Roman" w:eastAsiaTheme="minorHAnsi" w:hAnsi="Times New Roman" w:cstheme="minorBidi"/>
                <w:color w:val="auto"/>
              </w:rPr>
              <w:commentReference w:id="776"/>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77"/>
            <w:r w:rsidRPr="007425E1">
              <w:rPr>
                <w:rFonts w:eastAsiaTheme="minorHAnsi"/>
              </w:rPr>
              <w:t>works</w:t>
            </w:r>
            <w:commentRangeEnd w:id="777"/>
            <w:r>
              <w:rPr>
                <w:rStyle w:val="CommentReference"/>
                <w:rFonts w:ascii="Times New Roman" w:eastAsiaTheme="minorHAnsi" w:hAnsi="Times New Roman" w:cstheme="minorBidi"/>
                <w:color w:val="auto"/>
              </w:rPr>
              <w:commentReference w:id="777"/>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78"/>
            <w:r w:rsidRPr="007425E1">
              <w:rPr>
                <w:rFonts w:eastAsiaTheme="minorHAnsi"/>
              </w:rPr>
              <w:t xml:space="preserve">with </w:t>
            </w:r>
            <w:commentRangeEnd w:id="778"/>
            <w:r>
              <w:rPr>
                <w:rStyle w:val="CommentReference"/>
                <w:rFonts w:ascii="Times New Roman" w:eastAsiaTheme="minorHAnsi" w:hAnsi="Times New Roman" w:cstheme="minorBidi"/>
                <w:color w:val="auto"/>
              </w:rPr>
              <w:commentReference w:id="778"/>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79"/>
            <w:r w:rsidRPr="007425E1">
              <w:rPr>
                <w:rFonts w:eastAsiaTheme="minorHAnsi"/>
              </w:rPr>
              <w:t xml:space="preserve">bless </w:t>
            </w:r>
            <w:commentRangeEnd w:id="779"/>
            <w:r>
              <w:rPr>
                <w:rStyle w:val="CommentReference"/>
                <w:rFonts w:ascii="Times New Roman" w:eastAsiaTheme="minorHAnsi" w:hAnsi="Times New Roman" w:cstheme="minorBidi"/>
                <w:color w:val="auto"/>
              </w:rPr>
              <w:commentReference w:id="779"/>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9D45BB">
        <w:rPr>
          <w:noProof/>
        </w:rPr>
        <w:t>167</w:t>
      </w:r>
      <w:r w:rsidR="003A78C2">
        <w:fldChar w:fldCharType="end"/>
      </w:r>
      <w:r>
        <w:t>.</w:t>
      </w:r>
    </w:p>
    <w:p w:rsidR="00495F1A" w:rsidRDefault="00495F1A" w:rsidP="00495F1A">
      <w:pPr>
        <w:pStyle w:val="Heading2"/>
      </w:pPr>
      <w:bookmarkStart w:id="780" w:name="_Toc410196185"/>
      <w:bookmarkStart w:id="781" w:name="_Toc410196427"/>
      <w:bookmarkStart w:id="782" w:name="_Toc410196929"/>
      <w:bookmarkStart w:id="783" w:name="_Toc433973312"/>
      <w:r>
        <w:lastRenderedPageBreak/>
        <w:t>Early Morning: Prime (The First Hour)</w:t>
      </w:r>
      <w:bookmarkEnd w:id="780"/>
      <w:bookmarkEnd w:id="781"/>
      <w:bookmarkEnd w:id="782"/>
      <w:bookmarkEnd w:id="783"/>
    </w:p>
    <w:p w:rsidR="00495F1A" w:rsidRDefault="00495F1A" w:rsidP="00495F1A">
      <w:pPr>
        <w:pStyle w:val="Heading3"/>
      </w:pPr>
      <w:bookmarkStart w:id="784" w:name="_Toc410196186"/>
      <w:bookmarkStart w:id="785" w:name="_Toc410196428"/>
      <w:bookmarkStart w:id="786" w:name="_Toc410196930"/>
      <w:r>
        <w:t>The Psalms of Prime</w:t>
      </w:r>
      <w:bookmarkEnd w:id="784"/>
      <w:bookmarkEnd w:id="785"/>
      <w:bookmarkEnd w:id="786"/>
    </w:p>
    <w:p w:rsidR="00CC066E" w:rsidRDefault="00CC066E" w:rsidP="00CC066E">
      <w:pPr>
        <w:pStyle w:val="Rubric"/>
        <w:rPr>
          <w:lang w:val="en-US"/>
        </w:rPr>
      </w:pPr>
      <w:r>
        <w:rPr>
          <w:lang w:val="en-US"/>
        </w:rPr>
        <w:t>The worshipper prays the introductory prayers,</w:t>
      </w:r>
    </w:p>
    <w:p w:rsidR="00CC066E" w:rsidRDefault="003A78C2" w:rsidP="00CC066E">
      <w:pPr>
        <w:pStyle w:val="Prose"/>
        <w:tabs>
          <w:tab w:val="left" w:pos="8280"/>
        </w:tabs>
        <w:rPr>
          <w:lang w:val="en-US"/>
        </w:rPr>
      </w:pPr>
      <w:fldSimple w:instr=" REF _Ref411967832 \h  \* MERGEFORMAT ">
        <w:r w:rsidR="009D45BB">
          <w:t>The Lord's Prayer</w:t>
        </w:r>
      </w:fldSimple>
      <w:r w:rsidR="00CC066E">
        <w:rPr>
          <w:lang w:val="en-US"/>
        </w:rPr>
        <w:tab/>
      </w:r>
      <w:r>
        <w:rPr>
          <w:lang w:val="en-US"/>
        </w:rPr>
        <w:fldChar w:fldCharType="begin"/>
      </w:r>
      <w:r w:rsidR="00CC066E">
        <w:rPr>
          <w:lang w:val="en-US"/>
        </w:rPr>
        <w:instrText xml:space="preserve"> PAGEREF _Ref411967832 \h </w:instrText>
      </w:r>
      <w:r>
        <w:rPr>
          <w:lang w:val="en-US"/>
        </w:rPr>
      </w:r>
      <w:r>
        <w:rPr>
          <w:lang w:val="en-US"/>
        </w:rPr>
        <w:fldChar w:fldCharType="separate"/>
      </w:r>
      <w:r w:rsidR="009D45BB">
        <w:rPr>
          <w:noProof/>
          <w:lang w:val="en-US"/>
        </w:rPr>
        <w:t>8</w:t>
      </w:r>
      <w:r>
        <w:rPr>
          <w:lang w:val="en-US"/>
        </w:rPr>
        <w:fldChar w:fldCharType="end"/>
      </w:r>
    </w:p>
    <w:p w:rsidR="00CC066E" w:rsidRDefault="003A78C2" w:rsidP="00CC066E">
      <w:pPr>
        <w:pStyle w:val="Prose"/>
        <w:tabs>
          <w:tab w:val="left" w:pos="8280"/>
        </w:tabs>
        <w:rPr>
          <w:lang w:val="en-US"/>
        </w:rPr>
      </w:pPr>
      <w:fldSimple w:instr=" REF _Ref411967872 \h  \* MERGEFORMAT ">
        <w:r w:rsidR="009D45BB">
          <w:t>The Prayer of Thanksgiving</w:t>
        </w:r>
      </w:fldSimple>
      <w:r w:rsidR="00CC066E">
        <w:rPr>
          <w:lang w:val="en-US"/>
        </w:rPr>
        <w:tab/>
      </w:r>
      <w:r>
        <w:rPr>
          <w:lang w:val="en-US"/>
        </w:rPr>
        <w:fldChar w:fldCharType="begin"/>
      </w:r>
      <w:r w:rsidR="00CC066E">
        <w:rPr>
          <w:lang w:val="en-US"/>
        </w:rPr>
        <w:instrText xml:space="preserve"> PAGEREF _Ref411967872 \h </w:instrText>
      </w:r>
      <w:r>
        <w:rPr>
          <w:lang w:val="en-US"/>
        </w:rPr>
      </w:r>
      <w:r>
        <w:rPr>
          <w:lang w:val="en-US"/>
        </w:rPr>
        <w:fldChar w:fldCharType="separate"/>
      </w:r>
      <w:r w:rsidR="009D45BB">
        <w:rPr>
          <w:noProof/>
          <w:lang w:val="en-US"/>
        </w:rPr>
        <w:t>8</w:t>
      </w:r>
      <w:r>
        <w:rPr>
          <w:lang w:val="en-US"/>
        </w:rPr>
        <w:fldChar w:fldCharType="end"/>
      </w:r>
    </w:p>
    <w:p w:rsidR="00CC066E" w:rsidRDefault="003A78C2" w:rsidP="00CC066E">
      <w:pPr>
        <w:pStyle w:val="Prose"/>
        <w:tabs>
          <w:tab w:val="left" w:pos="8280"/>
        </w:tabs>
        <w:rPr>
          <w:lang w:val="en-US"/>
        </w:rPr>
      </w:pPr>
      <w:fldSimple w:instr=" REF _Ref411967565 \h  \* MERGEFORMAT ">
        <w:r w:rsidR="009D45BB">
          <w:t>Psalm</w:t>
        </w:r>
        <w:r w:rsidR="009D45BB" w:rsidRPr="00AB1781">
          <w:t xml:space="preserve"> 50</w:t>
        </w:r>
        <w:r w:rsidR="009D45BB">
          <w:t>: Have mercy on me, O God, in Your great mercy</w:t>
        </w:r>
      </w:fldSimple>
      <w:r w:rsidR="00CC066E">
        <w:rPr>
          <w:lang w:val="en-US"/>
        </w:rPr>
        <w:tab/>
      </w:r>
      <w:r>
        <w:rPr>
          <w:lang w:val="en-US"/>
        </w:rPr>
        <w:fldChar w:fldCharType="begin"/>
      </w:r>
      <w:r w:rsidR="00CC066E">
        <w:rPr>
          <w:lang w:val="en-US"/>
        </w:rPr>
        <w:instrText xml:space="preserve"> PAGEREF _Ref411967565 \h </w:instrText>
      </w:r>
      <w:r>
        <w:rPr>
          <w:lang w:val="en-US"/>
        </w:rPr>
      </w:r>
      <w:r>
        <w:rPr>
          <w:lang w:val="en-US"/>
        </w:rPr>
        <w:fldChar w:fldCharType="separate"/>
      </w:r>
      <w:r w:rsidR="009D45BB">
        <w:rPr>
          <w:noProof/>
          <w:lang w:val="en-US"/>
        </w:rPr>
        <w:t>352</w:t>
      </w:r>
      <w:r>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3A78C2" w:rsidP="00CC066E">
      <w:pPr>
        <w:pStyle w:val="EngHang"/>
        <w:tabs>
          <w:tab w:val="left" w:leader="dot" w:pos="8280"/>
        </w:tabs>
      </w:pPr>
      <w:fldSimple w:instr=" REF _Ref412098127 \h  \* MERGEFORMAT ">
        <w:r w:rsidR="009D45BB">
          <w:t>Psalm 1: Blessed is the man</w:t>
        </w:r>
      </w:fldSimple>
      <w:r w:rsidR="00CC066E">
        <w:tab/>
      </w:r>
      <w:r>
        <w:fldChar w:fldCharType="begin"/>
      </w:r>
      <w:r w:rsidR="00CC066E">
        <w:instrText xml:space="preserve"> PAGEREF _Ref412098127 \h </w:instrText>
      </w:r>
      <w:r>
        <w:fldChar w:fldCharType="separate"/>
      </w:r>
      <w:r w:rsidR="009D45BB">
        <w:rPr>
          <w:noProof/>
        </w:rPr>
        <w:t>280</w:t>
      </w:r>
      <w:r>
        <w:fldChar w:fldCharType="end"/>
      </w:r>
    </w:p>
    <w:p w:rsidR="00CC066E" w:rsidRDefault="003A78C2" w:rsidP="00CC066E">
      <w:pPr>
        <w:pStyle w:val="EngHang"/>
        <w:tabs>
          <w:tab w:val="left" w:leader="dot" w:pos="8280"/>
        </w:tabs>
      </w:pPr>
      <w:fldSimple w:instr=" REF _Ref412098168 \h  \* MERGEFORMAT ">
        <w:r w:rsidR="009D45BB">
          <w:t>Psalm</w:t>
        </w:r>
        <w:r w:rsidR="009D45BB" w:rsidRPr="00AB1781">
          <w:t xml:space="preserve"> 2</w:t>
        </w:r>
        <w:r w:rsidR="009D45BB">
          <w:t>: Why do the nations rage</w:t>
        </w:r>
      </w:fldSimple>
      <w:r w:rsidR="00CC066E">
        <w:tab/>
      </w:r>
      <w:r>
        <w:fldChar w:fldCharType="begin"/>
      </w:r>
      <w:r w:rsidR="00CC066E">
        <w:instrText xml:space="preserve"> PAGEREF _Ref412098168 \h </w:instrText>
      </w:r>
      <w:r>
        <w:fldChar w:fldCharType="separate"/>
      </w:r>
      <w:r w:rsidR="009D45BB">
        <w:rPr>
          <w:noProof/>
        </w:rPr>
        <w:t>280</w:t>
      </w:r>
      <w:r>
        <w:fldChar w:fldCharType="end"/>
      </w:r>
    </w:p>
    <w:p w:rsidR="00CC066E" w:rsidRDefault="003A78C2" w:rsidP="00CC066E">
      <w:pPr>
        <w:pStyle w:val="EngHang"/>
        <w:tabs>
          <w:tab w:val="left" w:leader="dot" w:pos="8280"/>
        </w:tabs>
      </w:pPr>
      <w:fldSimple w:instr=" REF _Ref412026989 \h  \* MERGEFORMAT ">
        <w:r w:rsidR="009D45BB">
          <w:t>Psalm</w:t>
        </w:r>
        <w:r w:rsidR="009D45BB" w:rsidRPr="00AB1781">
          <w:t xml:space="preserve"> 3</w:t>
        </w:r>
        <w:r w:rsidR="009D45BB">
          <w:t>: Lord, how many are those who trouble me</w:t>
        </w:r>
      </w:fldSimple>
      <w:r w:rsidR="00CC066E">
        <w:tab/>
      </w:r>
      <w:r>
        <w:fldChar w:fldCharType="begin"/>
      </w:r>
      <w:r w:rsidR="00CC066E">
        <w:instrText xml:space="preserve"> PAGEREF _Ref412026989 \h </w:instrText>
      </w:r>
      <w:r>
        <w:fldChar w:fldCharType="separate"/>
      </w:r>
      <w:r w:rsidR="009D45BB">
        <w:rPr>
          <w:noProof/>
        </w:rPr>
        <w:t>282</w:t>
      </w:r>
      <w:r>
        <w:fldChar w:fldCharType="end"/>
      </w:r>
    </w:p>
    <w:p w:rsidR="00CC066E" w:rsidRDefault="003A78C2" w:rsidP="00CC066E">
      <w:pPr>
        <w:pStyle w:val="EngHang"/>
        <w:tabs>
          <w:tab w:val="left" w:leader="dot" w:pos="8280"/>
        </w:tabs>
      </w:pPr>
      <w:fldSimple w:instr=" REF _Ref412025808 \h  \* MERGEFORMAT ">
        <w:r w:rsidR="009D45BB">
          <w:t>Psalm</w:t>
        </w:r>
        <w:r w:rsidR="009D45BB" w:rsidRPr="00AB1781">
          <w:t xml:space="preserve"> 4</w:t>
        </w:r>
        <w:r w:rsidR="009D45BB">
          <w:t>: You hear me when I call</w:t>
        </w:r>
      </w:fldSimple>
      <w:r w:rsidR="00CC066E">
        <w:tab/>
      </w:r>
      <w:r>
        <w:fldChar w:fldCharType="begin"/>
      </w:r>
      <w:r w:rsidR="00CC066E">
        <w:instrText xml:space="preserve"> PAGEREF _Ref412025808 \h </w:instrText>
      </w:r>
      <w:r>
        <w:fldChar w:fldCharType="separate"/>
      </w:r>
      <w:r w:rsidR="009D45BB">
        <w:rPr>
          <w:noProof/>
        </w:rPr>
        <w:t>282</w:t>
      </w:r>
      <w:r>
        <w:fldChar w:fldCharType="end"/>
      </w:r>
    </w:p>
    <w:p w:rsidR="00CC066E" w:rsidRDefault="003A78C2" w:rsidP="00CC066E">
      <w:pPr>
        <w:pStyle w:val="EngHang"/>
        <w:tabs>
          <w:tab w:val="left" w:leader="dot" w:pos="8280"/>
        </w:tabs>
      </w:pPr>
      <w:fldSimple w:instr=" REF _Ref412098238 \h  \* MERGEFORMAT ">
        <w:r w:rsidR="009D45BB">
          <w:t>Psalm</w:t>
        </w:r>
        <w:r w:rsidR="009D45BB" w:rsidRPr="00AB1781">
          <w:t xml:space="preserve"> 5</w:t>
        </w:r>
        <w:r w:rsidR="009D45BB">
          <w:t>: Give ear to my words, O Lord</w:t>
        </w:r>
      </w:fldSimple>
      <w:r w:rsidR="00CC066E">
        <w:tab/>
      </w:r>
      <w:r>
        <w:fldChar w:fldCharType="begin"/>
      </w:r>
      <w:r w:rsidR="00CC066E">
        <w:instrText xml:space="preserve"> PAGEREF _Ref412098238 \h </w:instrText>
      </w:r>
      <w:r>
        <w:fldChar w:fldCharType="separate"/>
      </w:r>
      <w:r w:rsidR="009D45BB">
        <w:rPr>
          <w:noProof/>
        </w:rPr>
        <w:t>283</w:t>
      </w:r>
      <w:r>
        <w:fldChar w:fldCharType="end"/>
      </w:r>
    </w:p>
    <w:p w:rsidR="00CC066E" w:rsidRDefault="003A78C2" w:rsidP="00CC066E">
      <w:pPr>
        <w:pStyle w:val="EngHang"/>
        <w:tabs>
          <w:tab w:val="left" w:leader="dot" w:pos="8280"/>
        </w:tabs>
      </w:pPr>
      <w:fldSimple w:instr=" REF _Ref412025822 \h  \* MERGEFORMAT ">
        <w:r w:rsidR="009D45BB">
          <w:t>Psalm</w:t>
        </w:r>
        <w:r w:rsidR="009D45BB" w:rsidRPr="00AB1781">
          <w:t xml:space="preserve"> 6</w:t>
        </w:r>
        <w:r w:rsidR="009D45BB">
          <w:t>: O Lord, rebuke me, but not in Your anger</w:t>
        </w:r>
      </w:fldSimple>
      <w:r w:rsidR="00CC066E">
        <w:tab/>
      </w:r>
      <w:r>
        <w:fldChar w:fldCharType="begin"/>
      </w:r>
      <w:r w:rsidR="00CC066E">
        <w:instrText xml:space="preserve"> PAGEREF _Ref412025822 \h </w:instrText>
      </w:r>
      <w:r>
        <w:fldChar w:fldCharType="separate"/>
      </w:r>
      <w:r w:rsidR="009D45BB">
        <w:rPr>
          <w:noProof/>
        </w:rPr>
        <w:t>285</w:t>
      </w:r>
      <w:r>
        <w:fldChar w:fldCharType="end"/>
      </w:r>
    </w:p>
    <w:p w:rsidR="00CC066E" w:rsidRDefault="003A78C2" w:rsidP="00CC066E">
      <w:pPr>
        <w:pStyle w:val="EngHang"/>
        <w:tabs>
          <w:tab w:val="left" w:leader="dot" w:pos="8280"/>
        </w:tabs>
      </w:pPr>
      <w:fldSimple w:instr=" REF _Ref412098295 \h  \* MERGEFORMAT ">
        <w:r w:rsidR="009D45BB">
          <w:t>Psalm</w:t>
        </w:r>
        <w:r w:rsidR="009D45BB" w:rsidRPr="00AB1781">
          <w:t xml:space="preserve"> 8</w:t>
        </w:r>
        <w:r w:rsidR="009D45BB">
          <w:t>: O Lord, our Lord, how wonderful is Your Name</w:t>
        </w:r>
      </w:fldSimple>
      <w:r w:rsidR="00CC066E">
        <w:tab/>
      </w:r>
      <w:r>
        <w:fldChar w:fldCharType="begin"/>
      </w:r>
      <w:r w:rsidR="00CC066E">
        <w:instrText xml:space="preserve"> PAGEREF _Ref412098295 \h </w:instrText>
      </w:r>
      <w:r>
        <w:fldChar w:fldCharType="separate"/>
      </w:r>
      <w:r w:rsidR="009D45BB">
        <w:rPr>
          <w:noProof/>
        </w:rPr>
        <w:t>287</w:t>
      </w:r>
      <w:r>
        <w:fldChar w:fldCharType="end"/>
      </w:r>
    </w:p>
    <w:p w:rsidR="00CC066E" w:rsidRDefault="003A78C2" w:rsidP="00CC066E">
      <w:pPr>
        <w:pStyle w:val="EngHang"/>
        <w:tabs>
          <w:tab w:val="left" w:leader="dot" w:pos="8280"/>
        </w:tabs>
      </w:pPr>
      <w:fldSimple w:instr=" REF _Ref412098310 \h  \* MERGEFORMAT ">
        <w:r w:rsidR="009D45BB">
          <w:t>Psalm</w:t>
        </w:r>
        <w:r w:rsidR="009D45BB" w:rsidRPr="00AB1781">
          <w:t xml:space="preserve"> 11</w:t>
        </w:r>
        <w:r w:rsidR="009D45BB">
          <w:t>: Save me, O Lord, for there is no saint left</w:t>
        </w:r>
      </w:fldSimple>
      <w:r w:rsidR="00CC066E">
        <w:tab/>
      </w:r>
      <w:r>
        <w:fldChar w:fldCharType="begin"/>
      </w:r>
      <w:r w:rsidR="00CC066E">
        <w:instrText xml:space="preserve"> PAGEREF _Ref412098310 \h </w:instrText>
      </w:r>
      <w:r>
        <w:fldChar w:fldCharType="separate"/>
      </w:r>
      <w:r w:rsidR="009D45BB">
        <w:rPr>
          <w:noProof/>
        </w:rPr>
        <w:t>292</w:t>
      </w:r>
      <w:r>
        <w:fldChar w:fldCharType="end"/>
      </w:r>
    </w:p>
    <w:p w:rsidR="00CC066E" w:rsidRDefault="003A78C2" w:rsidP="00CC066E">
      <w:pPr>
        <w:pStyle w:val="EngHang"/>
        <w:tabs>
          <w:tab w:val="left" w:leader="dot" w:pos="8280"/>
        </w:tabs>
      </w:pPr>
      <w:fldSimple w:instr=" REF _Ref412025965 \h  \* MERGEFORMAT ">
        <w:r w:rsidR="009D45BB">
          <w:t>Psalm</w:t>
        </w:r>
        <w:r w:rsidR="009D45BB" w:rsidRPr="00AB1781">
          <w:t xml:space="preserve"> 12</w:t>
        </w:r>
        <w:r w:rsidR="009D45BB">
          <w:t>: How long, O Lord? Wilt You forget me for ever?</w:t>
        </w:r>
      </w:fldSimple>
      <w:r w:rsidR="00CC066E">
        <w:tab/>
      </w:r>
      <w:r>
        <w:fldChar w:fldCharType="begin"/>
      </w:r>
      <w:r w:rsidR="00CC066E">
        <w:instrText xml:space="preserve"> PAGEREF _Ref412025965 \h </w:instrText>
      </w:r>
      <w:r>
        <w:fldChar w:fldCharType="separate"/>
      </w:r>
      <w:r w:rsidR="009D45BB">
        <w:rPr>
          <w:noProof/>
        </w:rPr>
        <w:t>293</w:t>
      </w:r>
      <w:r>
        <w:fldChar w:fldCharType="end"/>
      </w:r>
    </w:p>
    <w:p w:rsidR="00CC066E" w:rsidRDefault="003A78C2" w:rsidP="00CC066E">
      <w:pPr>
        <w:pStyle w:val="EngHang"/>
        <w:tabs>
          <w:tab w:val="left" w:leader="dot" w:pos="8280"/>
        </w:tabs>
      </w:pPr>
      <w:fldSimple w:instr=" REF _Ref412098343 \h  \* MERGEFORMAT ">
        <w:r w:rsidR="009D45BB">
          <w:t>Psalm</w:t>
        </w:r>
        <w:r w:rsidR="009D45BB" w:rsidRPr="00AB1781">
          <w:t xml:space="preserve"> 14</w:t>
        </w:r>
        <w:r w:rsidR="009D45BB">
          <w:t>: Lord, who can dwell in Your sanctuary</w:t>
        </w:r>
      </w:fldSimple>
      <w:r w:rsidR="00CC066E">
        <w:tab/>
      </w:r>
      <w:r>
        <w:fldChar w:fldCharType="begin"/>
      </w:r>
      <w:r w:rsidR="00CC066E">
        <w:instrText xml:space="preserve"> PAGEREF _Ref412098343 \h </w:instrText>
      </w:r>
      <w:r>
        <w:fldChar w:fldCharType="separate"/>
      </w:r>
      <w:r w:rsidR="009D45BB">
        <w:rPr>
          <w:noProof/>
        </w:rPr>
        <w:t>294</w:t>
      </w:r>
      <w:r>
        <w:fldChar w:fldCharType="end"/>
      </w:r>
    </w:p>
    <w:p w:rsidR="00CC066E" w:rsidRDefault="003A78C2" w:rsidP="00CC066E">
      <w:pPr>
        <w:pStyle w:val="EngHang"/>
        <w:tabs>
          <w:tab w:val="left" w:leader="dot" w:pos="8280"/>
        </w:tabs>
      </w:pPr>
      <w:fldSimple w:instr=" REF _Ref412025981 \h  \* MERGEFORMAT ">
        <w:r w:rsidR="009D45BB">
          <w:t>Psalm</w:t>
        </w:r>
        <w:r w:rsidR="009D45BB" w:rsidRPr="00AB1781">
          <w:t xml:space="preserve"> 15</w:t>
        </w:r>
        <w:r w:rsidR="009D45BB">
          <w:t>: Keep me, O Lord, for my trust is in You</w:t>
        </w:r>
      </w:fldSimple>
      <w:r w:rsidR="00CC066E">
        <w:tab/>
      </w:r>
      <w:r>
        <w:fldChar w:fldCharType="begin"/>
      </w:r>
      <w:r w:rsidR="00CC066E">
        <w:instrText xml:space="preserve"> PAGEREF _Ref412025981 \h </w:instrText>
      </w:r>
      <w:r>
        <w:fldChar w:fldCharType="separate"/>
      </w:r>
      <w:r w:rsidR="009D45BB">
        <w:rPr>
          <w:noProof/>
        </w:rPr>
        <w:t>295</w:t>
      </w:r>
      <w:r>
        <w:fldChar w:fldCharType="end"/>
      </w:r>
    </w:p>
    <w:p w:rsidR="00CC066E" w:rsidRDefault="003A78C2" w:rsidP="00CC066E">
      <w:pPr>
        <w:pStyle w:val="EngHang"/>
        <w:tabs>
          <w:tab w:val="left" w:leader="dot" w:pos="8280"/>
        </w:tabs>
      </w:pPr>
      <w:fldSimple w:instr=" REF _Ref412098373 \h  \* MERGEFORMAT ">
        <w:r w:rsidR="009D45BB">
          <w:t>Psalm</w:t>
        </w:r>
        <w:r w:rsidR="009D45BB" w:rsidRPr="00AB1781">
          <w:t xml:space="preserve"> 18</w:t>
        </w:r>
        <w:r w:rsidR="009D45BB">
          <w:t>: The heavens declare the glory of God</w:t>
        </w:r>
      </w:fldSimple>
      <w:r w:rsidR="00CC066E">
        <w:tab/>
      </w:r>
      <w:r>
        <w:fldChar w:fldCharType="begin"/>
      </w:r>
      <w:r w:rsidR="00CC066E">
        <w:instrText xml:space="preserve"> PAGEREF _Ref412098373 \h </w:instrText>
      </w:r>
      <w:r>
        <w:fldChar w:fldCharType="separate"/>
      </w:r>
      <w:r w:rsidR="009D45BB">
        <w:rPr>
          <w:noProof/>
        </w:rPr>
        <w:t>302</w:t>
      </w:r>
      <w:r>
        <w:fldChar w:fldCharType="end"/>
      </w:r>
    </w:p>
    <w:p w:rsidR="00CC066E" w:rsidRDefault="00CC066E" w:rsidP="00CC066E">
      <w:pPr>
        <w:pStyle w:val="Rubric"/>
      </w:pPr>
      <w:r>
        <w:t xml:space="preserve">The following are a later </w:t>
      </w:r>
      <w:r w:rsidR="006F5235">
        <w:t>addition to the original twelve,</w:t>
      </w:r>
    </w:p>
    <w:p w:rsidR="00CC066E" w:rsidRDefault="003A78C2" w:rsidP="00CC066E">
      <w:pPr>
        <w:pStyle w:val="EngHang"/>
        <w:tabs>
          <w:tab w:val="left" w:leader="dot" w:pos="8280"/>
        </w:tabs>
      </w:pPr>
      <w:fldSimple w:instr=" REF _Ref412026003 \h  \* MERGEFORMAT ">
        <w:r w:rsidR="009D45BB">
          <w:t>Psalm</w:t>
        </w:r>
        <w:r w:rsidR="009D45BB" w:rsidRPr="00AB1781">
          <w:t xml:space="preserve"> 24</w:t>
        </w:r>
        <w:r w:rsidR="009D45BB">
          <w:t>: To You, O Lord, I lift up my soul</w:t>
        </w:r>
      </w:fldSimple>
      <w:r w:rsidR="00CC066E">
        <w:tab/>
      </w:r>
      <w:r>
        <w:fldChar w:fldCharType="begin"/>
      </w:r>
      <w:r w:rsidR="00CC066E">
        <w:instrText xml:space="preserve"> PAGEREF _Ref412026003 \h </w:instrText>
      </w:r>
      <w:r>
        <w:fldChar w:fldCharType="separate"/>
      </w:r>
      <w:r w:rsidR="009D45BB">
        <w:rPr>
          <w:noProof/>
        </w:rPr>
        <w:t>310</w:t>
      </w:r>
      <w:r>
        <w:fldChar w:fldCharType="end"/>
      </w:r>
    </w:p>
    <w:p w:rsidR="00CC066E" w:rsidRDefault="003A78C2" w:rsidP="00CC066E">
      <w:pPr>
        <w:pStyle w:val="EngHang"/>
        <w:tabs>
          <w:tab w:val="left" w:leader="dot" w:pos="8280"/>
        </w:tabs>
      </w:pPr>
      <w:fldSimple w:instr=" REF _Ref412026021 \h  \* MERGEFORMAT ">
        <w:r w:rsidR="009D45BB">
          <w:t>Psalm</w:t>
        </w:r>
        <w:r w:rsidR="009D45BB" w:rsidRPr="00AB1781">
          <w:t xml:space="preserve"> 26</w:t>
        </w:r>
        <w:r w:rsidR="009D45BB">
          <w:t xml:space="preserve"> The Lord is my light and my Saviour; whom shall I fear</w:t>
        </w:r>
      </w:fldSimple>
      <w:r w:rsidR="00CC066E">
        <w:tab/>
      </w:r>
      <w:r>
        <w:fldChar w:fldCharType="begin"/>
      </w:r>
      <w:r w:rsidR="00CC066E">
        <w:instrText xml:space="preserve"> PAGEREF _Ref412026021 \h </w:instrText>
      </w:r>
      <w:r>
        <w:fldChar w:fldCharType="separate"/>
      </w:r>
      <w:r w:rsidR="009D45BB">
        <w:rPr>
          <w:noProof/>
        </w:rPr>
        <w:t>313</w:t>
      </w:r>
      <w:r>
        <w:fldChar w:fldCharType="end"/>
      </w:r>
    </w:p>
    <w:p w:rsidR="00CC066E" w:rsidRDefault="003A78C2" w:rsidP="00CC066E">
      <w:pPr>
        <w:pStyle w:val="EngHang"/>
        <w:tabs>
          <w:tab w:val="left" w:leader="dot" w:pos="8280"/>
        </w:tabs>
      </w:pPr>
      <w:fldSimple w:instr=" REF _Ref412098429 \h  \* MERGEFORMAT ">
        <w:r w:rsidR="009D45BB">
          <w:t>Psalm</w:t>
        </w:r>
        <w:r w:rsidR="009D45BB" w:rsidRPr="00AB1781">
          <w:t xml:space="preserve"> 62</w:t>
        </w:r>
        <w:r w:rsidR="009D45BB">
          <w:t>: O God, my God, I rise early and pray to You</w:t>
        </w:r>
      </w:fldSimple>
      <w:r w:rsidR="00CC066E">
        <w:tab/>
      </w:r>
      <w:r>
        <w:fldChar w:fldCharType="begin"/>
      </w:r>
      <w:r w:rsidR="00CC066E">
        <w:instrText xml:space="preserve"> PAGEREF _Ref412098429 \h </w:instrText>
      </w:r>
      <w:r>
        <w:fldChar w:fldCharType="separate"/>
      </w:r>
      <w:r w:rsidR="009D45BB">
        <w:rPr>
          <w:noProof/>
        </w:rPr>
        <w:t>367</w:t>
      </w:r>
      <w:r>
        <w:fldChar w:fldCharType="end"/>
      </w:r>
    </w:p>
    <w:p w:rsidR="00CC066E" w:rsidRDefault="003A78C2" w:rsidP="00CC066E">
      <w:pPr>
        <w:pStyle w:val="EngHang"/>
        <w:tabs>
          <w:tab w:val="left" w:leader="dot" w:pos="8280"/>
        </w:tabs>
      </w:pPr>
      <w:fldSimple w:instr=" REF _Ref412026041 \h  \* MERGEFORMAT ">
        <w:r w:rsidR="009D45BB">
          <w:t>Psalm</w:t>
        </w:r>
        <w:r w:rsidR="009D45BB" w:rsidRPr="00AB1781">
          <w:t xml:space="preserve"> 66</w:t>
        </w:r>
        <w:r w:rsidR="009D45BB">
          <w:t>: My God have compassion on us and bless us</w:t>
        </w:r>
      </w:fldSimple>
      <w:r w:rsidR="00CC066E">
        <w:tab/>
      </w:r>
      <w:r>
        <w:fldChar w:fldCharType="begin"/>
      </w:r>
      <w:r w:rsidR="00CC066E">
        <w:instrText xml:space="preserve"> PAGEREF _Ref412026041 \h </w:instrText>
      </w:r>
      <w:r>
        <w:fldChar w:fldCharType="separate"/>
      </w:r>
      <w:r w:rsidR="009D45BB">
        <w:rPr>
          <w:noProof/>
        </w:rPr>
        <w:t>372</w:t>
      </w:r>
      <w:r>
        <w:fldChar w:fldCharType="end"/>
      </w:r>
    </w:p>
    <w:p w:rsidR="00CC066E" w:rsidRDefault="003A78C2" w:rsidP="00CC066E">
      <w:pPr>
        <w:pStyle w:val="EngHang"/>
        <w:tabs>
          <w:tab w:val="left" w:leader="dot" w:pos="8280"/>
        </w:tabs>
      </w:pPr>
      <w:fldSimple w:instr=" REF _Ref412026055 \h  \* MERGEFORMAT ">
        <w:r w:rsidR="009D45BB">
          <w:t>Psalm</w:t>
        </w:r>
        <w:r w:rsidR="009D45BB" w:rsidRPr="00AB1781">
          <w:t xml:space="preserve"> 69</w:t>
        </w:r>
        <w:r w:rsidR="009D45BB">
          <w:t>: O God, come to my help</w:t>
        </w:r>
      </w:fldSimple>
      <w:r w:rsidR="00CC066E">
        <w:tab/>
      </w:r>
      <w:r>
        <w:fldChar w:fldCharType="begin"/>
      </w:r>
      <w:r w:rsidR="00CC066E">
        <w:instrText xml:space="preserve"> PAGEREF _Ref412026055 \h </w:instrText>
      </w:r>
      <w:r>
        <w:fldChar w:fldCharType="separate"/>
      </w:r>
      <w:r w:rsidR="009D45BB">
        <w:rPr>
          <w:noProof/>
        </w:rPr>
        <w:t>379</w:t>
      </w:r>
      <w:r>
        <w:fldChar w:fldCharType="end"/>
      </w:r>
    </w:p>
    <w:p w:rsidR="00CC066E" w:rsidRDefault="003A78C2" w:rsidP="00CC066E">
      <w:pPr>
        <w:pStyle w:val="EngHang"/>
        <w:tabs>
          <w:tab w:val="left" w:leader="dot" w:pos="8280"/>
        </w:tabs>
      </w:pPr>
      <w:fldSimple w:instr=" REF _Ref412098484 \h  \* MERGEFORMAT ">
        <w:r w:rsidR="009D45BB">
          <w:t>Psalm</w:t>
        </w:r>
        <w:r w:rsidR="009D45BB" w:rsidRPr="00AB1781">
          <w:t xml:space="preserve"> 112</w:t>
        </w:r>
        <w:r w:rsidR="009D45BB">
          <w:t>: Praise the Lord, you children</w:t>
        </w:r>
      </w:fldSimple>
      <w:r w:rsidR="00CC066E">
        <w:tab/>
      </w:r>
      <w:r>
        <w:fldChar w:fldCharType="begin"/>
      </w:r>
      <w:r w:rsidR="00CC066E">
        <w:instrText xml:space="preserve"> PAGEREF _Ref412098484 \h </w:instrText>
      </w:r>
      <w:r>
        <w:fldChar w:fldCharType="separate"/>
      </w:r>
      <w:r w:rsidR="009D45BB">
        <w:rPr>
          <w:noProof/>
        </w:rPr>
        <w:t>450</w:t>
      </w:r>
      <w:r>
        <w:fldChar w:fldCharType="end"/>
      </w:r>
    </w:p>
    <w:p w:rsidR="00CC066E" w:rsidRDefault="003A78C2" w:rsidP="00CC066E">
      <w:pPr>
        <w:pStyle w:val="EngHang"/>
        <w:tabs>
          <w:tab w:val="left" w:leader="dot" w:pos="8280"/>
        </w:tabs>
      </w:pPr>
      <w:fldSimple w:instr=" REF _Ref412098508 \h  \* MERGEFORMAT ">
        <w:r w:rsidR="009D45BB">
          <w:t>Psalm</w:t>
        </w:r>
        <w:r w:rsidR="009D45BB" w:rsidRPr="00AB1781">
          <w:t xml:space="preserve"> 142</w:t>
        </w:r>
        <w:r w:rsidR="009D45BB">
          <w:t>: Lord, hear my prayer; give ear to my petition in Your truth</w:t>
        </w:r>
      </w:fldSimple>
      <w:r w:rsidR="00CC066E">
        <w:tab/>
      </w:r>
      <w:r>
        <w:fldChar w:fldCharType="begin"/>
      </w:r>
      <w:r w:rsidR="00CC066E">
        <w:instrText xml:space="preserve"> PAGEREF _Ref412098508 \h </w:instrText>
      </w:r>
      <w:r>
        <w:fldChar w:fldCharType="separate"/>
      </w:r>
      <w:r w:rsidR="009D45BB">
        <w:rPr>
          <w:noProof/>
        </w:rPr>
        <w:t>493</w:t>
      </w:r>
      <w:r>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6"/>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9D45BB">
        <w:rPr>
          <w:noProof/>
        </w:rPr>
        <w:t>258</w:t>
      </w:r>
      <w:r w:rsidR="003A78C2">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9D45BB">
        <w:rPr>
          <w:noProof/>
        </w:rPr>
        <w:t>269</w:t>
      </w:r>
      <w:r w:rsidR="003A78C2">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w:t>
      </w:r>
      <w:r w:rsidR="00C104A1">
        <w:t>are</w:t>
      </w:r>
      <w:r>
        <w:t xml:space="preserve"> Holy; </w:t>
      </w:r>
      <w:r w:rsidR="001040C8">
        <w:t>You</w:t>
      </w:r>
      <w:r>
        <w:t xml:space="preserve"> only </w:t>
      </w:r>
      <w:r w:rsidR="00C104A1">
        <w:t>are</w:t>
      </w:r>
      <w:r>
        <w:t xml:space="preserve">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w:t>
      </w:r>
      <w:r w:rsidR="00C104A1">
        <w:t>are</w:t>
      </w:r>
      <w:r w:rsidRPr="001A4291">
        <w:t xml:space="preserve"> sinless, Lord have mercy on us. O </w:t>
      </w:r>
      <w:r w:rsidR="001040C8">
        <w:t>You</w:t>
      </w:r>
      <w:r w:rsidRPr="001A4291">
        <w:t xml:space="preserve"> Who </w:t>
      </w:r>
      <w:r w:rsidR="00C104A1">
        <w:t>are</w:t>
      </w:r>
      <w:r w:rsidRPr="001A4291">
        <w:t xml:space="preserve">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in Heaven...</w:t>
      </w:r>
    </w:p>
    <w:p w:rsidR="00CC066E" w:rsidRPr="001A4291" w:rsidRDefault="00CC066E" w:rsidP="00CC066E">
      <w:pPr>
        <w:pStyle w:val="Heading5"/>
        <w:rPr>
          <w:lang w:val="en-GB"/>
        </w:rPr>
      </w:pPr>
      <w:bookmarkStart w:id="787" w:name="_Toc410196187"/>
      <w:bookmarkStart w:id="788" w:name="_Toc410196429"/>
      <w:bookmarkStart w:id="789"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D45BB">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w:t>
      </w:r>
      <w:r w:rsidR="00C104A1">
        <w:t>are</w:t>
      </w:r>
      <w:r w:rsidRPr="00CC066E">
        <w:t xml:space="preserve">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w:t>
      </w:r>
      <w:r w:rsidR="00C104A1">
        <w:t>are</w:t>
      </w:r>
      <w:r>
        <w:t xml:space="preserve">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D45BB">
        <w:rPr>
          <w:noProof/>
          <w:lang w:val="en-GB"/>
        </w:rPr>
        <w:t>13</w:t>
      </w:r>
      <w:r w:rsidR="003A78C2">
        <w:rPr>
          <w:lang w:val="en-GB"/>
        </w:rPr>
        <w:fldChar w:fldCharType="end"/>
      </w:r>
      <w:r w:rsidRPr="001A4291">
        <w:rPr>
          <w:lang w:val="en-GB"/>
        </w:rPr>
        <w:t>).</w:t>
      </w:r>
    </w:p>
    <w:p w:rsidR="00495F1A" w:rsidRDefault="00495F1A" w:rsidP="00495F1A">
      <w:pPr>
        <w:pStyle w:val="Heading3"/>
      </w:pPr>
      <w:bookmarkStart w:id="790" w:name="_Ref412098903"/>
      <w:r>
        <w:t>The Doxology of Prime</w:t>
      </w:r>
      <w:bookmarkEnd w:id="787"/>
      <w:bookmarkEnd w:id="788"/>
      <w:bookmarkEnd w:id="789"/>
      <w:bookmarkEnd w:id="790"/>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1"/>
            <w:r>
              <w:t>That gives light,</w:t>
            </w:r>
            <w:commentRangeEnd w:id="791"/>
            <w:r>
              <w:rPr>
                <w:rStyle w:val="CommentReference"/>
                <w:rFonts w:ascii="Times New Roman" w:eastAsiaTheme="minorHAnsi" w:hAnsi="Times New Roman" w:cstheme="minorBidi"/>
                <w:color w:val="auto"/>
              </w:rPr>
              <w:commentReference w:id="791"/>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2"/>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2"/>
            <w:r>
              <w:rPr>
                <w:rStyle w:val="CommentReference"/>
                <w:rFonts w:ascii="Garamond" w:hAnsi="Garamond" w:cstheme="minorBidi"/>
                <w:noProof w:val="0"/>
                <w:lang w:val="en-CA"/>
              </w:rPr>
              <w:commentReference w:id="792"/>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3"/>
            <w:r w:rsidRPr="007425E1">
              <w:rPr>
                <w:rFonts w:eastAsiaTheme="minorHAnsi"/>
              </w:rPr>
              <w:t>prelate</w:t>
            </w:r>
            <w:commentRangeEnd w:id="793"/>
            <w:r>
              <w:rPr>
                <w:rStyle w:val="CommentReference"/>
                <w:rFonts w:ascii="Times New Roman" w:eastAsiaTheme="minorHAnsi" w:hAnsi="Times New Roman" w:cstheme="minorBidi"/>
                <w:color w:val="auto"/>
              </w:rPr>
              <w:commentReference w:id="793"/>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4" w:name="_Toc410196188"/>
      <w:bookmarkStart w:id="795" w:name="_Toc410196430"/>
      <w:bookmarkStart w:id="796" w:name="_Toc410196932"/>
      <w:bookmarkStart w:id="797" w:name="_Ref412099016"/>
      <w:bookmarkStart w:id="798" w:name="_Toc298681357"/>
      <w:bookmarkStart w:id="799" w:name="_Ref299211976"/>
      <w:bookmarkStart w:id="800" w:name="_Toc308441947"/>
      <w:r>
        <w:t>The Raising of Morning Incense</w:t>
      </w:r>
      <w:bookmarkEnd w:id="794"/>
      <w:bookmarkEnd w:id="795"/>
      <w:bookmarkEnd w:id="796"/>
      <w:bookmarkEnd w:id="797"/>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1" w:name="_Toc410196189"/>
      <w:bookmarkStart w:id="802" w:name="_Toc410196431"/>
      <w:bookmarkStart w:id="803" w:name="_Toc410196933"/>
      <w:bookmarkStart w:id="804" w:name="_Toc433973313"/>
      <w:r>
        <w:lastRenderedPageBreak/>
        <w:t>Mid-Morning (The Third Hour)</w:t>
      </w:r>
      <w:bookmarkEnd w:id="801"/>
      <w:bookmarkEnd w:id="802"/>
      <w:bookmarkEnd w:id="803"/>
      <w:bookmarkEnd w:id="804"/>
    </w:p>
    <w:p w:rsidR="00495F1A" w:rsidRDefault="00495F1A" w:rsidP="00495F1A">
      <w:pPr>
        <w:pStyle w:val="Heading3"/>
      </w:pPr>
      <w:bookmarkStart w:id="805" w:name="_Toc410196190"/>
      <w:bookmarkStart w:id="806" w:name="_Toc410196432"/>
      <w:bookmarkStart w:id="807" w:name="_Toc410196934"/>
      <w:r>
        <w:t>The Psalms of the Third Hour</w:t>
      </w:r>
      <w:bookmarkEnd w:id="805"/>
      <w:bookmarkEnd w:id="806"/>
      <w:bookmarkEnd w:id="807"/>
    </w:p>
    <w:p w:rsidR="00075EAD" w:rsidRDefault="00075EAD" w:rsidP="00075EAD">
      <w:pPr>
        <w:pStyle w:val="Rubric"/>
        <w:rPr>
          <w:lang w:val="en-US"/>
        </w:rPr>
      </w:pPr>
      <w:r>
        <w:rPr>
          <w:lang w:val="en-US"/>
        </w:rPr>
        <w:t>The worshipper prays the introductory prayers,</w:t>
      </w:r>
    </w:p>
    <w:p w:rsidR="00075EAD" w:rsidRDefault="003A78C2" w:rsidP="00075EAD">
      <w:pPr>
        <w:pStyle w:val="Prose"/>
        <w:tabs>
          <w:tab w:val="left" w:pos="8280"/>
        </w:tabs>
        <w:rPr>
          <w:lang w:val="en-US"/>
        </w:rPr>
      </w:pPr>
      <w:fldSimple w:instr=" REF _Ref411967832 \h  \* MERGEFORMAT ">
        <w:r w:rsidR="009D45BB">
          <w:t>The Lord's Prayer</w:t>
        </w:r>
      </w:fldSimple>
      <w:r w:rsidR="00075EAD">
        <w:rPr>
          <w:lang w:val="en-US"/>
        </w:rPr>
        <w:tab/>
      </w:r>
      <w:r>
        <w:rPr>
          <w:lang w:val="en-US"/>
        </w:rPr>
        <w:fldChar w:fldCharType="begin"/>
      </w:r>
      <w:r w:rsidR="00075EAD">
        <w:rPr>
          <w:lang w:val="en-US"/>
        </w:rPr>
        <w:instrText xml:space="preserve"> PAGEREF _Ref411967832 \h </w:instrText>
      </w:r>
      <w:r>
        <w:rPr>
          <w:lang w:val="en-US"/>
        </w:rPr>
      </w:r>
      <w:r>
        <w:rPr>
          <w:lang w:val="en-US"/>
        </w:rPr>
        <w:fldChar w:fldCharType="separate"/>
      </w:r>
      <w:r w:rsidR="009D45BB">
        <w:rPr>
          <w:noProof/>
          <w:lang w:val="en-US"/>
        </w:rPr>
        <w:t>8</w:t>
      </w:r>
      <w:r>
        <w:rPr>
          <w:lang w:val="en-US"/>
        </w:rPr>
        <w:fldChar w:fldCharType="end"/>
      </w:r>
    </w:p>
    <w:p w:rsidR="00075EAD" w:rsidRDefault="003A78C2" w:rsidP="00075EAD">
      <w:pPr>
        <w:pStyle w:val="Prose"/>
        <w:tabs>
          <w:tab w:val="left" w:pos="8280"/>
        </w:tabs>
        <w:rPr>
          <w:lang w:val="en-US"/>
        </w:rPr>
      </w:pPr>
      <w:fldSimple w:instr=" REF _Ref411967872 \h  \* MERGEFORMAT ">
        <w:r w:rsidR="009D45BB">
          <w:t>The Prayer of Thanksgiving</w:t>
        </w:r>
      </w:fldSimple>
      <w:r w:rsidR="00075EAD">
        <w:rPr>
          <w:lang w:val="en-US"/>
        </w:rPr>
        <w:tab/>
      </w:r>
      <w:r>
        <w:rPr>
          <w:lang w:val="en-US"/>
        </w:rPr>
        <w:fldChar w:fldCharType="begin"/>
      </w:r>
      <w:r w:rsidR="00075EAD">
        <w:rPr>
          <w:lang w:val="en-US"/>
        </w:rPr>
        <w:instrText xml:space="preserve"> PAGEREF _Ref411967872 \h </w:instrText>
      </w:r>
      <w:r>
        <w:rPr>
          <w:lang w:val="en-US"/>
        </w:rPr>
      </w:r>
      <w:r>
        <w:rPr>
          <w:lang w:val="en-US"/>
        </w:rPr>
        <w:fldChar w:fldCharType="separate"/>
      </w:r>
      <w:r w:rsidR="009D45BB">
        <w:rPr>
          <w:noProof/>
          <w:lang w:val="en-US"/>
        </w:rPr>
        <w:t>8</w:t>
      </w:r>
      <w:r>
        <w:rPr>
          <w:lang w:val="en-US"/>
        </w:rPr>
        <w:fldChar w:fldCharType="end"/>
      </w:r>
    </w:p>
    <w:p w:rsidR="00075EAD" w:rsidRDefault="003A78C2" w:rsidP="00075EAD">
      <w:pPr>
        <w:pStyle w:val="Prose"/>
        <w:tabs>
          <w:tab w:val="left" w:pos="8280"/>
        </w:tabs>
        <w:rPr>
          <w:lang w:val="en-US"/>
        </w:rPr>
      </w:pPr>
      <w:fldSimple w:instr=" REF _Ref411967565 \h  \* MERGEFORMAT ">
        <w:r w:rsidR="009D45BB">
          <w:t>Psalm</w:t>
        </w:r>
        <w:r w:rsidR="009D45BB" w:rsidRPr="00AB1781">
          <w:t xml:space="preserve"> 50</w:t>
        </w:r>
        <w:r w:rsidR="009D45BB">
          <w:t>: Have mercy on me, O God, in Your great mercy</w:t>
        </w:r>
      </w:fldSimple>
      <w:r w:rsidR="00075EAD">
        <w:rPr>
          <w:lang w:val="en-US"/>
        </w:rPr>
        <w:tab/>
      </w:r>
      <w:r>
        <w:rPr>
          <w:lang w:val="en-US"/>
        </w:rPr>
        <w:fldChar w:fldCharType="begin"/>
      </w:r>
      <w:r w:rsidR="00075EAD">
        <w:rPr>
          <w:lang w:val="en-US"/>
        </w:rPr>
        <w:instrText xml:space="preserve"> PAGEREF _Ref411967565 \h </w:instrText>
      </w:r>
      <w:r>
        <w:rPr>
          <w:lang w:val="en-US"/>
        </w:rPr>
      </w:r>
      <w:r>
        <w:rPr>
          <w:lang w:val="en-US"/>
        </w:rPr>
        <w:fldChar w:fldCharType="separate"/>
      </w:r>
      <w:r w:rsidR="009D45BB">
        <w:rPr>
          <w:noProof/>
          <w:lang w:val="en-US"/>
        </w:rPr>
        <w:t>352</w:t>
      </w:r>
      <w:r>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3A78C2" w:rsidP="00075EAD">
      <w:pPr>
        <w:pStyle w:val="EngHang"/>
        <w:tabs>
          <w:tab w:val="left" w:leader="dot" w:pos="8280"/>
        </w:tabs>
      </w:pPr>
      <w:fldSimple w:instr=" REF _Ref412110716 \h  \* MERGEFORMAT ">
        <w:r w:rsidR="009D45BB">
          <w:t>Psalm</w:t>
        </w:r>
        <w:r w:rsidR="009D45BB" w:rsidRPr="00AB1781">
          <w:t xml:space="preserve"> 19</w:t>
        </w:r>
        <w:r w:rsidR="009D45BB">
          <w:t>: May the Lord hear you in the day of trouble</w:t>
        </w:r>
      </w:fldSimple>
      <w:r w:rsidR="00075EAD">
        <w:tab/>
      </w:r>
      <w:r>
        <w:fldChar w:fldCharType="begin"/>
      </w:r>
      <w:r w:rsidR="00075EAD">
        <w:instrText xml:space="preserve"> PAGEREF _Ref412110716 \h </w:instrText>
      </w:r>
      <w:r>
        <w:fldChar w:fldCharType="separate"/>
      </w:r>
      <w:r w:rsidR="009D45BB">
        <w:rPr>
          <w:noProof/>
        </w:rPr>
        <w:t>303</w:t>
      </w:r>
      <w:r>
        <w:fldChar w:fldCharType="end"/>
      </w:r>
    </w:p>
    <w:p w:rsidR="00075EAD" w:rsidRDefault="003A78C2" w:rsidP="00075EAD">
      <w:pPr>
        <w:pStyle w:val="EngHang"/>
        <w:tabs>
          <w:tab w:val="left" w:leader="dot" w:pos="8280"/>
        </w:tabs>
      </w:pPr>
      <w:fldSimple w:instr=" REF _Ref412026111 \h  \* MERGEFORMAT ">
        <w:r w:rsidR="009D45BB">
          <w:t>Psalm</w:t>
        </w:r>
        <w:r w:rsidR="009D45BB" w:rsidRPr="00AB1781">
          <w:t xml:space="preserve"> 22</w:t>
        </w:r>
        <w:r w:rsidR="009D45BB">
          <w:t>: The Lord is my Shepherd, and will deny me nothing</w:t>
        </w:r>
      </w:fldSimple>
      <w:r w:rsidR="00075EAD">
        <w:tab/>
      </w:r>
      <w:r>
        <w:fldChar w:fldCharType="begin"/>
      </w:r>
      <w:r w:rsidR="00075EAD">
        <w:instrText xml:space="preserve"> PAGEREF _Ref412026111 \h </w:instrText>
      </w:r>
      <w:r>
        <w:fldChar w:fldCharType="separate"/>
      </w:r>
      <w:r w:rsidR="009D45BB">
        <w:rPr>
          <w:noProof/>
        </w:rPr>
        <w:t>308</w:t>
      </w:r>
      <w:r>
        <w:fldChar w:fldCharType="end"/>
      </w:r>
    </w:p>
    <w:p w:rsidR="00075EAD" w:rsidRDefault="003A78C2" w:rsidP="00075EAD">
      <w:pPr>
        <w:pStyle w:val="EngHang"/>
        <w:tabs>
          <w:tab w:val="left" w:leader="dot" w:pos="8280"/>
        </w:tabs>
      </w:pPr>
      <w:fldSimple w:instr=" REF _Ref412110755 \h  \* MERGEFORMAT ">
        <w:r w:rsidR="009D45BB">
          <w:t>Psalm</w:t>
        </w:r>
        <w:r w:rsidR="009D45BB" w:rsidRPr="00AB1781">
          <w:t xml:space="preserve"> 23</w:t>
        </w:r>
        <w:r w:rsidR="009D45BB">
          <w:t>: The earth is the Lord's and all that is in it</w:t>
        </w:r>
      </w:fldSimple>
      <w:r w:rsidR="00075EAD">
        <w:tab/>
      </w:r>
      <w:r>
        <w:fldChar w:fldCharType="begin"/>
      </w:r>
      <w:r w:rsidR="00075EAD">
        <w:instrText xml:space="preserve"> PAGEREF _Ref412110755 \h </w:instrText>
      </w:r>
      <w:r>
        <w:fldChar w:fldCharType="separate"/>
      </w:r>
      <w:r w:rsidR="009D45BB">
        <w:rPr>
          <w:noProof/>
        </w:rPr>
        <w:t>309</w:t>
      </w:r>
      <w:r>
        <w:fldChar w:fldCharType="end"/>
      </w:r>
    </w:p>
    <w:p w:rsidR="00075EAD" w:rsidRDefault="003A78C2" w:rsidP="00075EAD">
      <w:pPr>
        <w:pStyle w:val="EngHang"/>
        <w:tabs>
          <w:tab w:val="left" w:leader="dot" w:pos="8280"/>
        </w:tabs>
      </w:pPr>
      <w:fldSimple w:instr=" REF _Ref412110770 \h  \* MERGEFORMAT ">
        <w:r w:rsidR="009D45BB">
          <w:t>Psalm</w:t>
        </w:r>
        <w:r w:rsidR="009D45BB" w:rsidRPr="00AB1781">
          <w:t xml:space="preserve"> 25</w:t>
        </w:r>
        <w:r w:rsidR="009D45BB">
          <w:t>: Judge me, O Lord, for I have walked in my innocence</w:t>
        </w:r>
      </w:fldSimple>
      <w:r w:rsidR="00075EAD">
        <w:tab/>
      </w:r>
      <w:r>
        <w:fldChar w:fldCharType="begin"/>
      </w:r>
      <w:r w:rsidR="00075EAD">
        <w:instrText xml:space="preserve"> PAGEREF _Ref412110770 \h </w:instrText>
      </w:r>
      <w:r>
        <w:fldChar w:fldCharType="separate"/>
      </w:r>
      <w:r w:rsidR="009D45BB">
        <w:rPr>
          <w:noProof/>
        </w:rPr>
        <w:t>312</w:t>
      </w:r>
      <w:r>
        <w:fldChar w:fldCharType="end"/>
      </w:r>
    </w:p>
    <w:p w:rsidR="00075EAD" w:rsidRDefault="003A78C2" w:rsidP="00075EAD">
      <w:pPr>
        <w:pStyle w:val="EngHang"/>
        <w:tabs>
          <w:tab w:val="left" w:leader="dot" w:pos="8280"/>
        </w:tabs>
      </w:pPr>
      <w:fldSimple w:instr=" REF _Ref412110790 \h  \* MERGEFORMAT ">
        <w:r w:rsidR="009D45BB">
          <w:t>Psalm</w:t>
        </w:r>
        <w:r w:rsidR="009D45BB" w:rsidRPr="00AB1781">
          <w:t xml:space="preserve"> 28</w:t>
        </w:r>
        <w:r w:rsidR="009D45BB">
          <w:t>: Bring to the Lord, O sons of God</w:t>
        </w:r>
      </w:fldSimple>
      <w:r w:rsidR="00075EAD">
        <w:tab/>
      </w:r>
      <w:r>
        <w:fldChar w:fldCharType="begin"/>
      </w:r>
      <w:r w:rsidR="00075EAD">
        <w:instrText xml:space="preserve"> PAGEREF _Ref412110790 \h </w:instrText>
      </w:r>
      <w:r>
        <w:fldChar w:fldCharType="separate"/>
      </w:r>
      <w:r w:rsidR="009D45BB">
        <w:rPr>
          <w:noProof/>
        </w:rPr>
        <w:t>316</w:t>
      </w:r>
      <w:r>
        <w:fldChar w:fldCharType="end"/>
      </w:r>
    </w:p>
    <w:p w:rsidR="00075EAD" w:rsidRDefault="003A78C2" w:rsidP="00075EAD">
      <w:pPr>
        <w:pStyle w:val="EngHang"/>
        <w:tabs>
          <w:tab w:val="left" w:leader="dot" w:pos="8280"/>
        </w:tabs>
      </w:pPr>
      <w:fldSimple w:instr=" REF _Ref412026124 \h  \* MERGEFORMAT ">
        <w:r w:rsidR="009D45BB">
          <w:t>Psalm</w:t>
        </w:r>
        <w:r w:rsidR="009D45BB" w:rsidRPr="00AB1781">
          <w:t xml:space="preserve"> 29</w:t>
        </w:r>
        <w:r w:rsidR="009D45BB">
          <w:t>: I will lift You on high, O Lord</w:t>
        </w:r>
      </w:fldSimple>
      <w:r w:rsidR="00075EAD">
        <w:tab/>
      </w:r>
      <w:r>
        <w:fldChar w:fldCharType="begin"/>
      </w:r>
      <w:r w:rsidR="00075EAD">
        <w:instrText xml:space="preserve"> PAGEREF _Ref412026124 \h </w:instrText>
      </w:r>
      <w:r>
        <w:fldChar w:fldCharType="separate"/>
      </w:r>
      <w:r w:rsidR="009D45BB">
        <w:rPr>
          <w:noProof/>
        </w:rPr>
        <w:t>317</w:t>
      </w:r>
      <w:r>
        <w:fldChar w:fldCharType="end"/>
      </w:r>
    </w:p>
    <w:p w:rsidR="00075EAD" w:rsidRDefault="003A78C2" w:rsidP="00075EAD">
      <w:pPr>
        <w:pStyle w:val="EngHang"/>
        <w:tabs>
          <w:tab w:val="left" w:leader="dot" w:pos="8280"/>
        </w:tabs>
      </w:pPr>
      <w:fldSimple w:instr=" REF _Ref412110815 \h  \* MERGEFORMAT ">
        <w:r w:rsidR="009D45BB">
          <w:t>Psalm</w:t>
        </w:r>
        <w:r w:rsidR="009D45BB" w:rsidRPr="00AB1781">
          <w:t xml:space="preserve"> 33</w:t>
        </w:r>
        <w:r w:rsidR="009D45BB">
          <w:t>: I will bless the Lord at all times</w:t>
        </w:r>
      </w:fldSimple>
      <w:r w:rsidR="00075EAD">
        <w:tab/>
      </w:r>
      <w:r>
        <w:fldChar w:fldCharType="begin"/>
      </w:r>
      <w:r w:rsidR="00075EAD">
        <w:instrText xml:space="preserve"> PAGEREF _Ref412110815 \h </w:instrText>
      </w:r>
      <w:r>
        <w:fldChar w:fldCharType="separate"/>
      </w:r>
      <w:r w:rsidR="009D45BB">
        <w:rPr>
          <w:noProof/>
        </w:rPr>
        <w:t>324</w:t>
      </w:r>
      <w:r>
        <w:fldChar w:fldCharType="end"/>
      </w:r>
    </w:p>
    <w:p w:rsidR="00075EAD" w:rsidRDefault="003A78C2" w:rsidP="00075EAD">
      <w:pPr>
        <w:pStyle w:val="EngHang"/>
        <w:tabs>
          <w:tab w:val="left" w:leader="dot" w:pos="8280"/>
        </w:tabs>
      </w:pPr>
      <w:fldSimple w:instr=" REF _Ref412110829 \h  \* MERGEFORMAT ">
        <w:r w:rsidR="009D45BB">
          <w:t>Psalm</w:t>
        </w:r>
        <w:r w:rsidR="009D45BB" w:rsidRPr="00AB1781">
          <w:t xml:space="preserve"> 40</w:t>
        </w:r>
        <w:r w:rsidR="009D45BB">
          <w:t>: Blessed is he who considers the poor and needy</w:t>
        </w:r>
      </w:fldSimple>
      <w:r w:rsidR="00075EAD">
        <w:tab/>
      </w:r>
      <w:r>
        <w:fldChar w:fldCharType="begin"/>
      </w:r>
      <w:r w:rsidR="00075EAD">
        <w:instrText xml:space="preserve"> PAGEREF _Ref412110829 \h </w:instrText>
      </w:r>
      <w:r>
        <w:fldChar w:fldCharType="separate"/>
      </w:r>
      <w:r w:rsidR="009D45BB">
        <w:rPr>
          <w:noProof/>
        </w:rPr>
        <w:t>337</w:t>
      </w:r>
      <w:r>
        <w:fldChar w:fldCharType="end"/>
      </w:r>
    </w:p>
    <w:p w:rsidR="00075EAD" w:rsidRDefault="003A78C2" w:rsidP="00075EAD">
      <w:pPr>
        <w:pStyle w:val="EngHang"/>
        <w:tabs>
          <w:tab w:val="left" w:leader="dot" w:pos="8280"/>
        </w:tabs>
      </w:pPr>
      <w:fldSimple w:instr=" REF _Ref412026139 \h  \* MERGEFORMAT ">
        <w:r w:rsidR="009D45BB">
          <w:t>Psalm</w:t>
        </w:r>
        <w:r w:rsidR="009D45BB" w:rsidRPr="00AB1781">
          <w:t xml:space="preserve"> 42</w:t>
        </w:r>
        <w:r w:rsidR="009D45BB">
          <w:t>: Judge me, O God, and defend my cause</w:t>
        </w:r>
      </w:fldSimple>
      <w:r w:rsidR="00075EAD">
        <w:tab/>
      </w:r>
      <w:r>
        <w:fldChar w:fldCharType="begin"/>
      </w:r>
      <w:r w:rsidR="00075EAD">
        <w:instrText xml:space="preserve"> PAGEREF _Ref412026139 \h </w:instrText>
      </w:r>
      <w:r>
        <w:fldChar w:fldCharType="separate"/>
      </w:r>
      <w:r w:rsidR="009D45BB">
        <w:rPr>
          <w:noProof/>
        </w:rPr>
        <w:t>340</w:t>
      </w:r>
      <w:r>
        <w:fldChar w:fldCharType="end"/>
      </w:r>
    </w:p>
    <w:p w:rsidR="00075EAD" w:rsidRDefault="003A78C2" w:rsidP="00075EAD">
      <w:pPr>
        <w:pStyle w:val="EngHang"/>
        <w:tabs>
          <w:tab w:val="left" w:leader="dot" w:pos="8280"/>
        </w:tabs>
      </w:pPr>
      <w:fldSimple w:instr=" REF _Ref412110857 \h  \* MERGEFORMAT ">
        <w:r w:rsidR="009D45BB">
          <w:t>Psalm</w:t>
        </w:r>
        <w:r w:rsidR="009D45BB" w:rsidRPr="00AB1781">
          <w:t xml:space="preserve"> 44</w:t>
        </w:r>
        <w:r w:rsidR="009D45BB">
          <w:t>: My heart is bubbling over with a good word</w:t>
        </w:r>
      </w:fldSimple>
      <w:r w:rsidR="00075EAD">
        <w:tab/>
      </w:r>
      <w:r>
        <w:fldChar w:fldCharType="begin"/>
      </w:r>
      <w:r w:rsidR="00075EAD">
        <w:instrText xml:space="preserve"> PAGEREF _Ref412110857 \h </w:instrText>
      </w:r>
      <w:r>
        <w:fldChar w:fldCharType="separate"/>
      </w:r>
      <w:r w:rsidR="009D45BB">
        <w:rPr>
          <w:noProof/>
        </w:rPr>
        <w:t>343</w:t>
      </w:r>
      <w:r>
        <w:fldChar w:fldCharType="end"/>
      </w:r>
    </w:p>
    <w:p w:rsidR="00075EAD" w:rsidRDefault="003A78C2" w:rsidP="00075EAD">
      <w:pPr>
        <w:pStyle w:val="EngHang"/>
        <w:tabs>
          <w:tab w:val="left" w:leader="dot" w:pos="8280"/>
        </w:tabs>
      </w:pPr>
      <w:fldSimple w:instr=" REF _Ref412110915 \h  \* MERGEFORMAT ">
        <w:r w:rsidR="009D45BB">
          <w:t>Psalm</w:t>
        </w:r>
        <w:r w:rsidR="009D45BB" w:rsidRPr="00AB1781">
          <w:t xml:space="preserve"> 45</w:t>
        </w:r>
        <w:r w:rsidR="009D45BB">
          <w:t>: Our God is our refuge and strength</w:t>
        </w:r>
      </w:fldSimple>
      <w:r w:rsidR="00075EAD">
        <w:tab/>
      </w:r>
      <w:r>
        <w:fldChar w:fldCharType="begin"/>
      </w:r>
      <w:r w:rsidR="00075EAD">
        <w:instrText xml:space="preserve"> PAGEREF _Ref412110915 \h </w:instrText>
      </w:r>
      <w:r>
        <w:fldChar w:fldCharType="separate"/>
      </w:r>
      <w:r w:rsidR="009D45BB">
        <w:rPr>
          <w:noProof/>
        </w:rPr>
        <w:t>345</w:t>
      </w:r>
      <w:r>
        <w:fldChar w:fldCharType="end"/>
      </w:r>
    </w:p>
    <w:p w:rsidR="00075EAD" w:rsidRDefault="003A78C2" w:rsidP="00075EAD">
      <w:pPr>
        <w:pStyle w:val="EngHang"/>
        <w:tabs>
          <w:tab w:val="left" w:leader="dot" w:pos="8280"/>
        </w:tabs>
      </w:pPr>
      <w:fldSimple w:instr=" REF _Ref412110929 \h  \* MERGEFORMAT ">
        <w:r w:rsidR="009D45BB">
          <w:t>Psalm</w:t>
        </w:r>
        <w:r w:rsidR="009D45BB" w:rsidRPr="00AB1781">
          <w:t xml:space="preserve"> 46</w:t>
        </w:r>
        <w:r w:rsidR="009D45BB">
          <w:t>: All you nations, clap your hands</w:t>
        </w:r>
      </w:fldSimple>
      <w:r w:rsidR="00075EAD">
        <w:tab/>
      </w:r>
      <w:r>
        <w:fldChar w:fldCharType="begin"/>
      </w:r>
      <w:r w:rsidR="00075EAD">
        <w:instrText xml:space="preserve"> PAGEREF _Ref412110929 \h </w:instrText>
      </w:r>
      <w:r>
        <w:fldChar w:fldCharType="separate"/>
      </w:r>
      <w:r w:rsidR="009D45BB">
        <w:rPr>
          <w:noProof/>
        </w:rPr>
        <w:t>346</w:t>
      </w:r>
      <w:r>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w:t>
      </w:r>
      <w:r>
        <w:t>r</w:t>
      </w:r>
      <w:r>
        <w:t xml:space="preserve">able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w:t>
      </w:r>
      <w:r w:rsidR="00C104A1">
        <w:t>are</w:t>
      </w:r>
      <w:r>
        <w:t xml:space="preserve">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08"/>
      <w:r>
        <w:t>ke</w:t>
      </w:r>
      <w:commentRangeEnd w:id="808"/>
      <w:r>
        <w:rPr>
          <w:rStyle w:val="CommentReference"/>
        </w:rPr>
        <w:commentReference w:id="808"/>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8"/>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D45BB">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D45BB">
        <w:rPr>
          <w:noProof/>
          <w:lang w:val="en-GB"/>
        </w:rPr>
        <w:t>13</w:t>
      </w:r>
      <w:r w:rsidR="003A78C2">
        <w:rPr>
          <w:lang w:val="en-GB"/>
        </w:rPr>
        <w:fldChar w:fldCharType="end"/>
      </w:r>
      <w:r w:rsidRPr="001A4291">
        <w:rPr>
          <w:lang w:val="en-GB"/>
        </w:rPr>
        <w:t>).</w:t>
      </w:r>
    </w:p>
    <w:p w:rsidR="00495F1A" w:rsidRDefault="00495F1A" w:rsidP="00495F1A">
      <w:pPr>
        <w:pStyle w:val="Heading2"/>
      </w:pPr>
      <w:bookmarkStart w:id="809" w:name="_Toc410196191"/>
      <w:bookmarkStart w:id="810" w:name="_Toc410196433"/>
      <w:bookmarkStart w:id="811" w:name="_Toc410196935"/>
      <w:bookmarkStart w:id="812" w:name="_Toc433973314"/>
      <w:r>
        <w:lastRenderedPageBreak/>
        <w:t>Noon (The Sixth Hour)</w:t>
      </w:r>
      <w:bookmarkEnd w:id="809"/>
      <w:bookmarkEnd w:id="810"/>
      <w:bookmarkEnd w:id="811"/>
      <w:bookmarkEnd w:id="812"/>
    </w:p>
    <w:p w:rsidR="00495F1A" w:rsidRDefault="00495F1A" w:rsidP="00495F1A">
      <w:pPr>
        <w:pStyle w:val="Heading3"/>
      </w:pPr>
      <w:bookmarkStart w:id="813" w:name="_Toc410196192"/>
      <w:bookmarkStart w:id="814" w:name="_Toc410196434"/>
      <w:bookmarkStart w:id="815" w:name="_Toc410196936"/>
      <w:r>
        <w:t>The Psalms of the Sixth Hour</w:t>
      </w:r>
      <w:bookmarkEnd w:id="813"/>
      <w:bookmarkEnd w:id="814"/>
      <w:bookmarkEnd w:id="815"/>
    </w:p>
    <w:p w:rsidR="00075EAD" w:rsidRDefault="00075EAD" w:rsidP="00075EAD">
      <w:pPr>
        <w:pStyle w:val="Rubric"/>
        <w:rPr>
          <w:lang w:val="en-US"/>
        </w:rPr>
      </w:pPr>
      <w:r>
        <w:rPr>
          <w:lang w:val="en-US"/>
        </w:rPr>
        <w:t>The worshipper prays the introductory prayers,</w:t>
      </w:r>
    </w:p>
    <w:p w:rsidR="00075EAD" w:rsidRDefault="003A78C2" w:rsidP="00075EAD">
      <w:pPr>
        <w:pStyle w:val="Prose"/>
        <w:tabs>
          <w:tab w:val="left" w:pos="8280"/>
        </w:tabs>
        <w:rPr>
          <w:lang w:val="en-US"/>
        </w:rPr>
      </w:pPr>
      <w:fldSimple w:instr=" REF _Ref411967832 \h  \* MERGEFORMAT ">
        <w:r w:rsidR="009D45BB">
          <w:t>The Lord's Prayer</w:t>
        </w:r>
      </w:fldSimple>
      <w:r w:rsidR="00075EAD">
        <w:rPr>
          <w:lang w:val="en-US"/>
        </w:rPr>
        <w:tab/>
      </w:r>
      <w:r>
        <w:rPr>
          <w:lang w:val="en-US"/>
        </w:rPr>
        <w:fldChar w:fldCharType="begin"/>
      </w:r>
      <w:r w:rsidR="00075EAD">
        <w:rPr>
          <w:lang w:val="en-US"/>
        </w:rPr>
        <w:instrText xml:space="preserve"> PAGEREF _Ref411967832 \h </w:instrText>
      </w:r>
      <w:r>
        <w:rPr>
          <w:lang w:val="en-US"/>
        </w:rPr>
      </w:r>
      <w:r>
        <w:rPr>
          <w:lang w:val="en-US"/>
        </w:rPr>
        <w:fldChar w:fldCharType="separate"/>
      </w:r>
      <w:r w:rsidR="009D45BB">
        <w:rPr>
          <w:noProof/>
          <w:lang w:val="en-US"/>
        </w:rPr>
        <w:t>8</w:t>
      </w:r>
      <w:r>
        <w:rPr>
          <w:lang w:val="en-US"/>
        </w:rPr>
        <w:fldChar w:fldCharType="end"/>
      </w:r>
    </w:p>
    <w:p w:rsidR="00075EAD" w:rsidRDefault="003A78C2" w:rsidP="00075EAD">
      <w:pPr>
        <w:pStyle w:val="Prose"/>
        <w:tabs>
          <w:tab w:val="left" w:pos="8280"/>
        </w:tabs>
        <w:rPr>
          <w:lang w:val="en-US"/>
        </w:rPr>
      </w:pPr>
      <w:fldSimple w:instr=" REF _Ref411967872 \h  \* MERGEFORMAT ">
        <w:r w:rsidR="009D45BB">
          <w:t>The Prayer of Thanksgiving</w:t>
        </w:r>
      </w:fldSimple>
      <w:r w:rsidR="00075EAD">
        <w:rPr>
          <w:lang w:val="en-US"/>
        </w:rPr>
        <w:tab/>
      </w:r>
      <w:r>
        <w:rPr>
          <w:lang w:val="en-US"/>
        </w:rPr>
        <w:fldChar w:fldCharType="begin"/>
      </w:r>
      <w:r w:rsidR="00075EAD">
        <w:rPr>
          <w:lang w:val="en-US"/>
        </w:rPr>
        <w:instrText xml:space="preserve"> PAGEREF _Ref411967872 \h </w:instrText>
      </w:r>
      <w:r>
        <w:rPr>
          <w:lang w:val="en-US"/>
        </w:rPr>
      </w:r>
      <w:r>
        <w:rPr>
          <w:lang w:val="en-US"/>
        </w:rPr>
        <w:fldChar w:fldCharType="separate"/>
      </w:r>
      <w:r w:rsidR="009D45BB">
        <w:rPr>
          <w:noProof/>
          <w:lang w:val="en-US"/>
        </w:rPr>
        <w:t>8</w:t>
      </w:r>
      <w:r>
        <w:rPr>
          <w:lang w:val="en-US"/>
        </w:rPr>
        <w:fldChar w:fldCharType="end"/>
      </w:r>
    </w:p>
    <w:p w:rsidR="00075EAD" w:rsidRDefault="003A78C2" w:rsidP="00075EAD">
      <w:pPr>
        <w:pStyle w:val="Prose"/>
        <w:tabs>
          <w:tab w:val="left" w:pos="8280"/>
        </w:tabs>
        <w:rPr>
          <w:lang w:val="en-US"/>
        </w:rPr>
      </w:pPr>
      <w:fldSimple w:instr=" REF _Ref411967565 \h  \* MERGEFORMAT ">
        <w:r w:rsidR="009D45BB">
          <w:t>Psalm</w:t>
        </w:r>
        <w:r w:rsidR="009D45BB" w:rsidRPr="00AB1781">
          <w:t xml:space="preserve"> 50</w:t>
        </w:r>
        <w:r w:rsidR="009D45BB">
          <w:t>: Have mercy on me, O God, in Your great mercy</w:t>
        </w:r>
      </w:fldSimple>
      <w:r w:rsidR="00075EAD">
        <w:rPr>
          <w:lang w:val="en-US"/>
        </w:rPr>
        <w:tab/>
      </w:r>
      <w:r>
        <w:rPr>
          <w:lang w:val="en-US"/>
        </w:rPr>
        <w:fldChar w:fldCharType="begin"/>
      </w:r>
      <w:r w:rsidR="00075EAD">
        <w:rPr>
          <w:lang w:val="en-US"/>
        </w:rPr>
        <w:instrText xml:space="preserve"> PAGEREF _Ref411967565 \h </w:instrText>
      </w:r>
      <w:r>
        <w:rPr>
          <w:lang w:val="en-US"/>
        </w:rPr>
      </w:r>
      <w:r>
        <w:rPr>
          <w:lang w:val="en-US"/>
        </w:rPr>
        <w:fldChar w:fldCharType="separate"/>
      </w:r>
      <w:r w:rsidR="009D45BB">
        <w:rPr>
          <w:noProof/>
          <w:lang w:val="en-US"/>
        </w:rPr>
        <w:t>352</w:t>
      </w:r>
      <w:r>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3A78C2" w:rsidP="00075EAD">
      <w:pPr>
        <w:pStyle w:val="EngHang"/>
        <w:tabs>
          <w:tab w:val="left" w:leader="dot" w:pos="8280"/>
        </w:tabs>
      </w:pPr>
      <w:fldSimple w:instr=" REF _Ref412111187 \h  \* MERGEFORMAT ">
        <w:r w:rsidR="009D45BB">
          <w:t>Psalm</w:t>
        </w:r>
        <w:r w:rsidR="009D45BB" w:rsidRPr="00AB1781">
          <w:t xml:space="preserve"> 53</w:t>
        </w:r>
        <w:r w:rsidR="009D45BB">
          <w:t>: O God, save me by Your Name</w:t>
        </w:r>
      </w:fldSimple>
      <w:r w:rsidR="00075EAD">
        <w:tab/>
      </w:r>
      <w:r>
        <w:fldChar w:fldCharType="begin"/>
      </w:r>
      <w:r w:rsidR="00075EAD">
        <w:instrText xml:space="preserve"> PAGEREF _Ref412111187 \h </w:instrText>
      </w:r>
      <w:r>
        <w:fldChar w:fldCharType="separate"/>
      </w:r>
      <w:r w:rsidR="009D45BB">
        <w:rPr>
          <w:noProof/>
        </w:rPr>
        <w:t>355</w:t>
      </w:r>
      <w:r>
        <w:fldChar w:fldCharType="end"/>
      </w:r>
    </w:p>
    <w:p w:rsidR="00075EAD" w:rsidRDefault="003A78C2" w:rsidP="00075EAD">
      <w:pPr>
        <w:pStyle w:val="EngHang"/>
        <w:tabs>
          <w:tab w:val="left" w:leader="dot" w:pos="8280"/>
        </w:tabs>
      </w:pPr>
      <w:fldSimple w:instr=" REF _Ref412026190 \h  \* MERGEFORMAT ">
        <w:r w:rsidR="009D45BB">
          <w:t>Psalm</w:t>
        </w:r>
        <w:r w:rsidR="009D45BB" w:rsidRPr="00AB1781">
          <w:t xml:space="preserve"> 56</w:t>
        </w:r>
        <w:r w:rsidR="009D45BB">
          <w:t>: Have mercy on me, O God, have mercy on me</w:t>
        </w:r>
      </w:fldSimple>
      <w:r w:rsidR="00075EAD">
        <w:tab/>
      </w:r>
      <w:r>
        <w:fldChar w:fldCharType="begin"/>
      </w:r>
      <w:r w:rsidR="00075EAD">
        <w:instrText xml:space="preserve"> PAGEREF _Ref412026190 \h </w:instrText>
      </w:r>
      <w:r>
        <w:fldChar w:fldCharType="separate"/>
      </w:r>
      <w:r w:rsidR="009D45BB">
        <w:rPr>
          <w:noProof/>
        </w:rPr>
        <w:t>360</w:t>
      </w:r>
      <w:r>
        <w:fldChar w:fldCharType="end"/>
      </w:r>
    </w:p>
    <w:p w:rsidR="00075EAD" w:rsidRDefault="003A78C2" w:rsidP="00075EAD">
      <w:pPr>
        <w:pStyle w:val="EngHang"/>
        <w:tabs>
          <w:tab w:val="left" w:leader="dot" w:pos="8280"/>
        </w:tabs>
      </w:pPr>
      <w:fldSimple w:instr=" REF _Ref412111219 \h  \* MERGEFORMAT ">
        <w:r w:rsidR="009D45BB">
          <w:t>Psalm</w:t>
        </w:r>
        <w:r w:rsidR="009D45BB" w:rsidRPr="00AB1781">
          <w:t xml:space="preserve"> 60</w:t>
        </w:r>
        <w:r w:rsidR="009D45BB">
          <w:t>: Hear, O God, my supplication</w:t>
        </w:r>
      </w:fldSimple>
      <w:r w:rsidR="00075EAD">
        <w:tab/>
      </w:r>
      <w:r>
        <w:fldChar w:fldCharType="begin"/>
      </w:r>
      <w:r w:rsidR="00075EAD">
        <w:instrText xml:space="preserve"> PAGEREF _Ref412111219 \h </w:instrText>
      </w:r>
      <w:r>
        <w:fldChar w:fldCharType="separate"/>
      </w:r>
      <w:r w:rsidR="009D45BB">
        <w:rPr>
          <w:noProof/>
        </w:rPr>
        <w:t>365</w:t>
      </w:r>
      <w:r>
        <w:fldChar w:fldCharType="end"/>
      </w:r>
    </w:p>
    <w:p w:rsidR="00075EAD" w:rsidRDefault="003A78C2" w:rsidP="00075EAD">
      <w:pPr>
        <w:pStyle w:val="EngHang"/>
        <w:tabs>
          <w:tab w:val="left" w:leader="dot" w:pos="8280"/>
        </w:tabs>
      </w:pPr>
      <w:fldSimple w:instr=" REF _Ref412098429 \h  \* MERGEFORMAT ">
        <w:r w:rsidR="009D45BB">
          <w:t>Psalm</w:t>
        </w:r>
        <w:r w:rsidR="009D45BB" w:rsidRPr="00AB1781">
          <w:t xml:space="preserve"> 62</w:t>
        </w:r>
        <w:r w:rsidR="009D45BB">
          <w:t>: O God, my God, I rise early and pray to You</w:t>
        </w:r>
      </w:fldSimple>
      <w:r w:rsidR="00075EAD">
        <w:tab/>
      </w:r>
      <w:r>
        <w:fldChar w:fldCharType="begin"/>
      </w:r>
      <w:r w:rsidR="00075EAD">
        <w:instrText xml:space="preserve"> PAGEREF _Ref412098429 \h </w:instrText>
      </w:r>
      <w:r>
        <w:fldChar w:fldCharType="separate"/>
      </w:r>
      <w:r w:rsidR="009D45BB">
        <w:rPr>
          <w:noProof/>
        </w:rPr>
        <w:t>367</w:t>
      </w:r>
      <w:r>
        <w:fldChar w:fldCharType="end"/>
      </w:r>
    </w:p>
    <w:p w:rsidR="00075EAD" w:rsidRDefault="003A78C2" w:rsidP="00075EAD">
      <w:pPr>
        <w:pStyle w:val="EngHang"/>
        <w:tabs>
          <w:tab w:val="left" w:leader="dot" w:pos="8280"/>
        </w:tabs>
      </w:pPr>
      <w:fldSimple w:instr=" REF _Ref412026041 \h  \* MERGEFORMAT ">
        <w:r w:rsidR="009D45BB">
          <w:t>Psalm</w:t>
        </w:r>
        <w:r w:rsidR="009D45BB" w:rsidRPr="00AB1781">
          <w:t xml:space="preserve"> 66</w:t>
        </w:r>
        <w:r w:rsidR="009D45BB">
          <w:t>: My God have compassion on us and bless us</w:t>
        </w:r>
      </w:fldSimple>
      <w:r w:rsidR="00075EAD">
        <w:tab/>
      </w:r>
      <w:r>
        <w:fldChar w:fldCharType="begin"/>
      </w:r>
      <w:r w:rsidR="00075EAD">
        <w:instrText xml:space="preserve"> PAGEREF _Ref412026041 \h </w:instrText>
      </w:r>
      <w:r>
        <w:fldChar w:fldCharType="separate"/>
      </w:r>
      <w:r w:rsidR="009D45BB">
        <w:rPr>
          <w:noProof/>
        </w:rPr>
        <w:t>372</w:t>
      </w:r>
      <w:r>
        <w:fldChar w:fldCharType="end"/>
      </w:r>
    </w:p>
    <w:p w:rsidR="00075EAD" w:rsidRDefault="003A78C2" w:rsidP="00075EAD">
      <w:pPr>
        <w:pStyle w:val="EngHang"/>
        <w:tabs>
          <w:tab w:val="left" w:leader="dot" w:pos="8280"/>
        </w:tabs>
      </w:pPr>
      <w:fldSimple w:instr=" REF _Ref412026041 \h  \* MERGEFORMAT ">
        <w:r w:rsidR="009D45BB">
          <w:t>Psalm</w:t>
        </w:r>
        <w:r w:rsidR="009D45BB" w:rsidRPr="00AB1781">
          <w:t xml:space="preserve"> 66</w:t>
        </w:r>
        <w:r w:rsidR="009D45BB">
          <w:t>: My God have compassion on us and bless us</w:t>
        </w:r>
      </w:fldSimple>
      <w:r w:rsidR="00075EAD">
        <w:tab/>
      </w:r>
      <w:r>
        <w:fldChar w:fldCharType="begin"/>
      </w:r>
      <w:r w:rsidR="00075EAD">
        <w:instrText xml:space="preserve"> PAGEREF _Ref412026041 \h </w:instrText>
      </w:r>
      <w:r>
        <w:fldChar w:fldCharType="separate"/>
      </w:r>
      <w:r w:rsidR="009D45BB">
        <w:rPr>
          <w:noProof/>
        </w:rPr>
        <w:t>372</w:t>
      </w:r>
      <w:r>
        <w:fldChar w:fldCharType="end"/>
      </w:r>
    </w:p>
    <w:p w:rsidR="00075EAD" w:rsidRDefault="003A78C2" w:rsidP="00075EAD">
      <w:pPr>
        <w:pStyle w:val="EngHang"/>
        <w:tabs>
          <w:tab w:val="left" w:leader="dot" w:pos="8280"/>
        </w:tabs>
      </w:pPr>
      <w:fldSimple w:instr=" REF _Ref412111290 \h  \* MERGEFORMAT ">
        <w:r w:rsidR="009D45BB">
          <w:t>Psalm</w:t>
        </w:r>
        <w:r w:rsidR="009D45BB" w:rsidRPr="00AB1781">
          <w:t xml:space="preserve"> 83</w:t>
        </w:r>
        <w:r w:rsidR="009D45BB">
          <w:t>: How I love Your dwellings, O Lord of Hosts</w:t>
        </w:r>
      </w:fldSimple>
      <w:r w:rsidR="00075EAD">
        <w:tab/>
      </w:r>
      <w:r>
        <w:fldChar w:fldCharType="begin"/>
      </w:r>
      <w:r w:rsidR="00075EAD">
        <w:instrText xml:space="preserve"> PAGEREF _Ref412111290 \h </w:instrText>
      </w:r>
      <w:r>
        <w:fldChar w:fldCharType="separate"/>
      </w:r>
      <w:r w:rsidR="009D45BB">
        <w:rPr>
          <w:noProof/>
        </w:rPr>
        <w:t>404</w:t>
      </w:r>
      <w:r>
        <w:fldChar w:fldCharType="end"/>
      </w:r>
    </w:p>
    <w:p w:rsidR="00075EAD" w:rsidRDefault="003A78C2" w:rsidP="00075EAD">
      <w:pPr>
        <w:pStyle w:val="EngHang"/>
        <w:tabs>
          <w:tab w:val="left" w:leader="dot" w:pos="8280"/>
        </w:tabs>
      </w:pPr>
      <w:fldSimple w:instr=" REF _Ref412111302 \h  \* MERGEFORMAT ">
        <w:r w:rsidR="009D45BB">
          <w:t>Psalm</w:t>
        </w:r>
        <w:r w:rsidR="009D45BB" w:rsidRPr="00AB1781">
          <w:t xml:space="preserve"> 84</w:t>
        </w:r>
        <w:r w:rsidR="009D45BB">
          <w:t>: O Lord, You has blessed Your land</w:t>
        </w:r>
      </w:fldSimple>
      <w:r w:rsidR="00075EAD">
        <w:tab/>
      </w:r>
      <w:r>
        <w:fldChar w:fldCharType="begin"/>
      </w:r>
      <w:r w:rsidR="00075EAD">
        <w:instrText xml:space="preserve"> PAGEREF _Ref412111302 \h </w:instrText>
      </w:r>
      <w:r>
        <w:fldChar w:fldCharType="separate"/>
      </w:r>
      <w:r w:rsidR="009D45BB">
        <w:rPr>
          <w:noProof/>
        </w:rPr>
        <w:t>405</w:t>
      </w:r>
      <w:r>
        <w:fldChar w:fldCharType="end"/>
      </w:r>
    </w:p>
    <w:p w:rsidR="00075EAD" w:rsidRDefault="003A78C2" w:rsidP="00075EAD">
      <w:pPr>
        <w:pStyle w:val="EngHang"/>
        <w:tabs>
          <w:tab w:val="left" w:leader="dot" w:pos="8280"/>
        </w:tabs>
      </w:pPr>
      <w:fldSimple w:instr=" REF _Ref412026212 \h  \* MERGEFORMAT ">
        <w:r w:rsidR="009D45BB">
          <w:t>Psalm</w:t>
        </w:r>
        <w:r w:rsidR="009D45BB" w:rsidRPr="00AB1781">
          <w:t xml:space="preserve"> 85</w:t>
        </w:r>
        <w:r w:rsidR="009D45BB">
          <w:t>: Incline Your ear, O Lord, and answer me</w:t>
        </w:r>
      </w:fldSimple>
      <w:r w:rsidR="00075EAD">
        <w:tab/>
      </w:r>
      <w:r>
        <w:fldChar w:fldCharType="begin"/>
      </w:r>
      <w:r w:rsidR="00075EAD">
        <w:instrText xml:space="preserve"> PAGEREF _Ref412026212 \h </w:instrText>
      </w:r>
      <w:r>
        <w:fldChar w:fldCharType="separate"/>
      </w:r>
      <w:r w:rsidR="009D45BB">
        <w:rPr>
          <w:noProof/>
        </w:rPr>
        <w:t>406</w:t>
      </w:r>
      <w:r>
        <w:fldChar w:fldCharType="end"/>
      </w:r>
    </w:p>
    <w:p w:rsidR="00075EAD" w:rsidRDefault="003A78C2" w:rsidP="00075EAD">
      <w:pPr>
        <w:pStyle w:val="EngHang"/>
        <w:tabs>
          <w:tab w:val="left" w:leader="dot" w:pos="8280"/>
        </w:tabs>
      </w:pPr>
      <w:fldSimple w:instr=" REF _Ref412111328 \h  \* MERGEFORMAT ">
        <w:r w:rsidR="009D45BB">
          <w:t>Psalm</w:t>
        </w:r>
        <w:r w:rsidR="009D45BB" w:rsidRPr="00AB1781">
          <w:t xml:space="preserve"> 86</w:t>
        </w:r>
        <w:r w:rsidR="009D45BB">
          <w:t>: His foundations are on the holy mountains</w:t>
        </w:r>
      </w:fldSimple>
      <w:r w:rsidR="00075EAD">
        <w:tab/>
      </w:r>
      <w:r>
        <w:fldChar w:fldCharType="begin"/>
      </w:r>
      <w:r w:rsidR="00075EAD">
        <w:instrText xml:space="preserve"> PAGEREF _Ref412111328 \h </w:instrText>
      </w:r>
      <w:r>
        <w:fldChar w:fldCharType="separate"/>
      </w:r>
      <w:r w:rsidR="009D45BB">
        <w:rPr>
          <w:noProof/>
        </w:rPr>
        <w:t>407</w:t>
      </w:r>
      <w:r>
        <w:fldChar w:fldCharType="end"/>
      </w:r>
    </w:p>
    <w:p w:rsidR="00075EAD" w:rsidRDefault="003A78C2" w:rsidP="00075EAD">
      <w:pPr>
        <w:pStyle w:val="EngHang"/>
        <w:tabs>
          <w:tab w:val="left" w:leader="dot" w:pos="8280"/>
        </w:tabs>
      </w:pPr>
      <w:fldSimple w:instr=" REF _Ref412026283 \h  \* MERGEFORMAT ">
        <w:r w:rsidR="009D45BB">
          <w:t>Psalm</w:t>
        </w:r>
        <w:r w:rsidR="009D45BB" w:rsidRPr="00AB1781">
          <w:t xml:space="preserve"> 90</w:t>
        </w:r>
        <w:r w:rsidR="009D45BB">
          <w:t>: He who dwells in the help of the Most High will live</w:t>
        </w:r>
      </w:fldSimple>
      <w:r w:rsidR="00075EAD">
        <w:tab/>
      </w:r>
      <w:r>
        <w:fldChar w:fldCharType="begin"/>
      </w:r>
      <w:r w:rsidR="00075EAD">
        <w:instrText xml:space="preserve"> PAGEREF _Ref412026283 \h </w:instrText>
      </w:r>
      <w:r>
        <w:fldChar w:fldCharType="separate"/>
      </w:r>
      <w:r w:rsidR="009D45BB">
        <w:rPr>
          <w:noProof/>
        </w:rPr>
        <w:t>415</w:t>
      </w:r>
      <w:r>
        <w:fldChar w:fldCharType="end"/>
      </w:r>
    </w:p>
    <w:p w:rsidR="00075EAD" w:rsidRDefault="003A78C2" w:rsidP="00075EAD">
      <w:pPr>
        <w:pStyle w:val="EngHang"/>
        <w:tabs>
          <w:tab w:val="left" w:leader="dot" w:pos="8280"/>
        </w:tabs>
      </w:pPr>
      <w:fldSimple w:instr=" REF _Ref412111374 \h  \* MERGEFORMAT ">
        <w:r w:rsidR="009D45BB">
          <w:t>Psalm</w:t>
        </w:r>
        <w:r w:rsidR="009D45BB" w:rsidRPr="00AB1781">
          <w:t xml:space="preserve"> 92</w:t>
        </w:r>
        <w:r w:rsidR="009D45BB">
          <w:t>: The Lord is reigning, He is robed in beauty</w:t>
        </w:r>
      </w:fldSimple>
      <w:r w:rsidR="00075EAD">
        <w:tab/>
      </w:r>
      <w:r>
        <w:fldChar w:fldCharType="begin"/>
      </w:r>
      <w:r w:rsidR="00075EAD">
        <w:instrText xml:space="preserve"> PAGEREF _Ref412111374 \h </w:instrText>
      </w:r>
      <w:r>
        <w:fldChar w:fldCharType="separate"/>
      </w:r>
      <w:r w:rsidR="009D45BB">
        <w:rPr>
          <w:noProof/>
        </w:rPr>
        <w:t>418</w:t>
      </w:r>
      <w:r>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9"/>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D45BB">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D45BB">
        <w:rPr>
          <w:noProof/>
          <w:lang w:val="en-GB"/>
        </w:rPr>
        <w:t>13</w:t>
      </w:r>
      <w:r w:rsidR="003A78C2">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6" w:name="_Toc410196193"/>
      <w:bookmarkStart w:id="817" w:name="_Toc410196435"/>
      <w:bookmarkStart w:id="818" w:name="_Toc410196937"/>
      <w:bookmarkStart w:id="819" w:name="_Toc433973315"/>
      <w:r>
        <w:lastRenderedPageBreak/>
        <w:t>Afternoon (The Ninth Hour)</w:t>
      </w:r>
      <w:bookmarkEnd w:id="816"/>
      <w:bookmarkEnd w:id="817"/>
      <w:bookmarkEnd w:id="818"/>
      <w:bookmarkEnd w:id="819"/>
    </w:p>
    <w:p w:rsidR="00495F1A" w:rsidRDefault="00495F1A" w:rsidP="00495F1A">
      <w:pPr>
        <w:pStyle w:val="Heading3"/>
      </w:pPr>
      <w:bookmarkStart w:id="820" w:name="_Toc410196194"/>
      <w:bookmarkStart w:id="821" w:name="_Toc410196436"/>
      <w:bookmarkStart w:id="822" w:name="_Toc410196938"/>
      <w:r>
        <w:t>The Psalms of the Ninth Hour</w:t>
      </w:r>
      <w:bookmarkEnd w:id="820"/>
      <w:bookmarkEnd w:id="821"/>
      <w:bookmarkEnd w:id="822"/>
    </w:p>
    <w:p w:rsidR="00075EAD" w:rsidRDefault="00075EAD" w:rsidP="00075EAD">
      <w:pPr>
        <w:pStyle w:val="Rubric"/>
        <w:rPr>
          <w:lang w:val="en-US"/>
        </w:rPr>
      </w:pPr>
      <w:r>
        <w:rPr>
          <w:lang w:val="en-US"/>
        </w:rPr>
        <w:t>The worshipper prays the introductory prayers,</w:t>
      </w:r>
    </w:p>
    <w:p w:rsidR="00075EAD" w:rsidRDefault="003A78C2" w:rsidP="00075EAD">
      <w:pPr>
        <w:pStyle w:val="Prose"/>
        <w:tabs>
          <w:tab w:val="left" w:pos="8280"/>
        </w:tabs>
        <w:rPr>
          <w:lang w:val="en-US"/>
        </w:rPr>
      </w:pPr>
      <w:fldSimple w:instr=" REF _Ref411967832 \h  \* MERGEFORMAT ">
        <w:r w:rsidR="009D45BB">
          <w:t>The Lord's Prayer</w:t>
        </w:r>
      </w:fldSimple>
      <w:r w:rsidR="00075EAD">
        <w:rPr>
          <w:lang w:val="en-US"/>
        </w:rPr>
        <w:tab/>
      </w:r>
      <w:r>
        <w:rPr>
          <w:lang w:val="en-US"/>
        </w:rPr>
        <w:fldChar w:fldCharType="begin"/>
      </w:r>
      <w:r w:rsidR="00075EAD">
        <w:rPr>
          <w:lang w:val="en-US"/>
        </w:rPr>
        <w:instrText xml:space="preserve"> PAGEREF _Ref411967832 \h </w:instrText>
      </w:r>
      <w:r>
        <w:rPr>
          <w:lang w:val="en-US"/>
        </w:rPr>
      </w:r>
      <w:r>
        <w:rPr>
          <w:lang w:val="en-US"/>
        </w:rPr>
        <w:fldChar w:fldCharType="separate"/>
      </w:r>
      <w:r w:rsidR="009D45BB">
        <w:rPr>
          <w:noProof/>
          <w:lang w:val="en-US"/>
        </w:rPr>
        <w:t>8</w:t>
      </w:r>
      <w:r>
        <w:rPr>
          <w:lang w:val="en-US"/>
        </w:rPr>
        <w:fldChar w:fldCharType="end"/>
      </w:r>
    </w:p>
    <w:p w:rsidR="00075EAD" w:rsidRDefault="003A78C2" w:rsidP="00075EAD">
      <w:pPr>
        <w:pStyle w:val="Prose"/>
        <w:tabs>
          <w:tab w:val="left" w:pos="8280"/>
        </w:tabs>
        <w:rPr>
          <w:lang w:val="en-US"/>
        </w:rPr>
      </w:pPr>
      <w:fldSimple w:instr=" REF _Ref411967872 \h  \* MERGEFORMAT ">
        <w:r w:rsidR="009D45BB">
          <w:t>The Prayer of Thanksgiving</w:t>
        </w:r>
      </w:fldSimple>
      <w:r w:rsidR="00075EAD">
        <w:rPr>
          <w:lang w:val="en-US"/>
        </w:rPr>
        <w:tab/>
      </w:r>
      <w:r>
        <w:rPr>
          <w:lang w:val="en-US"/>
        </w:rPr>
        <w:fldChar w:fldCharType="begin"/>
      </w:r>
      <w:r w:rsidR="00075EAD">
        <w:rPr>
          <w:lang w:val="en-US"/>
        </w:rPr>
        <w:instrText xml:space="preserve"> PAGEREF _Ref411967872 \h </w:instrText>
      </w:r>
      <w:r>
        <w:rPr>
          <w:lang w:val="en-US"/>
        </w:rPr>
      </w:r>
      <w:r>
        <w:rPr>
          <w:lang w:val="en-US"/>
        </w:rPr>
        <w:fldChar w:fldCharType="separate"/>
      </w:r>
      <w:r w:rsidR="009D45BB">
        <w:rPr>
          <w:noProof/>
          <w:lang w:val="en-US"/>
        </w:rPr>
        <w:t>8</w:t>
      </w:r>
      <w:r>
        <w:rPr>
          <w:lang w:val="en-US"/>
        </w:rPr>
        <w:fldChar w:fldCharType="end"/>
      </w:r>
    </w:p>
    <w:p w:rsidR="00075EAD" w:rsidRDefault="003A78C2" w:rsidP="00075EAD">
      <w:pPr>
        <w:pStyle w:val="Prose"/>
        <w:tabs>
          <w:tab w:val="left" w:pos="8280"/>
        </w:tabs>
        <w:rPr>
          <w:lang w:val="en-US"/>
        </w:rPr>
      </w:pPr>
      <w:fldSimple w:instr=" REF _Ref411967565 \h  \* MERGEFORMAT ">
        <w:r w:rsidR="009D45BB">
          <w:t>Psalm</w:t>
        </w:r>
        <w:r w:rsidR="009D45BB" w:rsidRPr="00AB1781">
          <w:t xml:space="preserve"> 50</w:t>
        </w:r>
        <w:r w:rsidR="009D45BB">
          <w:t>: Have mercy on me, O God, in Your great mercy</w:t>
        </w:r>
      </w:fldSimple>
      <w:r w:rsidR="00075EAD">
        <w:rPr>
          <w:lang w:val="en-US"/>
        </w:rPr>
        <w:tab/>
      </w:r>
      <w:r>
        <w:rPr>
          <w:lang w:val="en-US"/>
        </w:rPr>
        <w:fldChar w:fldCharType="begin"/>
      </w:r>
      <w:r w:rsidR="00075EAD">
        <w:rPr>
          <w:lang w:val="en-US"/>
        </w:rPr>
        <w:instrText xml:space="preserve"> PAGEREF _Ref411967565 \h </w:instrText>
      </w:r>
      <w:r>
        <w:rPr>
          <w:lang w:val="en-US"/>
        </w:rPr>
      </w:r>
      <w:r>
        <w:rPr>
          <w:lang w:val="en-US"/>
        </w:rPr>
        <w:fldChar w:fldCharType="separate"/>
      </w:r>
      <w:r w:rsidR="009D45BB">
        <w:rPr>
          <w:noProof/>
          <w:lang w:val="en-US"/>
        </w:rPr>
        <w:t>352</w:t>
      </w:r>
      <w:r>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3A78C2" w:rsidP="00075EAD">
      <w:pPr>
        <w:pStyle w:val="EngHang"/>
        <w:tabs>
          <w:tab w:val="left" w:leader="dot" w:pos="8280"/>
        </w:tabs>
      </w:pPr>
      <w:fldSimple w:instr=" REF _Ref412111699 \h  \* MERGEFORMAT ">
        <w:r w:rsidR="009D45BB">
          <w:t>Psalm</w:t>
        </w:r>
        <w:r w:rsidR="009D45BB" w:rsidRPr="00AB1781">
          <w:t xml:space="preserve"> 95</w:t>
        </w:r>
        <w:r w:rsidR="009D45BB">
          <w:t>: Sing to the Lord a new song; sing to the Lord all the earth</w:t>
        </w:r>
      </w:fldSimple>
      <w:r w:rsidR="00075EAD">
        <w:tab/>
      </w:r>
      <w:r>
        <w:fldChar w:fldCharType="begin"/>
      </w:r>
      <w:r w:rsidR="00075EAD">
        <w:instrText xml:space="preserve"> PAGEREF _Ref412111699 \h </w:instrText>
      </w:r>
      <w:r>
        <w:fldChar w:fldCharType="separate"/>
      </w:r>
      <w:r w:rsidR="009D45BB">
        <w:rPr>
          <w:noProof/>
        </w:rPr>
        <w:t>421</w:t>
      </w:r>
      <w:r>
        <w:fldChar w:fldCharType="end"/>
      </w:r>
    </w:p>
    <w:p w:rsidR="00075EAD" w:rsidRDefault="003A78C2" w:rsidP="00075EAD">
      <w:pPr>
        <w:pStyle w:val="EngHang"/>
        <w:tabs>
          <w:tab w:val="left" w:leader="dot" w:pos="8280"/>
        </w:tabs>
      </w:pPr>
      <w:fldSimple w:instr=" REF _Ref412026313 \h  \* MERGEFORMAT ">
        <w:r w:rsidR="009D45BB">
          <w:t>Psalm</w:t>
        </w:r>
        <w:r w:rsidR="009D45BB" w:rsidRPr="00AB1781">
          <w:t xml:space="preserve"> 96</w:t>
        </w:r>
        <w:r w:rsidR="009D45BB">
          <w:t>: The Lord is reigning, let the earth rejoice</w:t>
        </w:r>
      </w:fldSimple>
      <w:r w:rsidR="00075EAD">
        <w:tab/>
      </w:r>
      <w:r>
        <w:fldChar w:fldCharType="begin"/>
      </w:r>
      <w:r w:rsidR="00075EAD">
        <w:instrText xml:space="preserve"> PAGEREF _Ref412026313 \h </w:instrText>
      </w:r>
      <w:r>
        <w:fldChar w:fldCharType="separate"/>
      </w:r>
      <w:r w:rsidR="009D45BB">
        <w:rPr>
          <w:noProof/>
        </w:rPr>
        <w:t>423</w:t>
      </w:r>
      <w:r>
        <w:fldChar w:fldCharType="end"/>
      </w:r>
    </w:p>
    <w:p w:rsidR="00075EAD" w:rsidRDefault="003A78C2" w:rsidP="00075EAD">
      <w:pPr>
        <w:pStyle w:val="EngHang"/>
        <w:tabs>
          <w:tab w:val="left" w:leader="dot" w:pos="8280"/>
        </w:tabs>
      </w:pPr>
      <w:fldSimple w:instr=" REF _Ref412111720 \h  \* MERGEFORMAT ">
        <w:r w:rsidR="009D45BB">
          <w:t>Psalm</w:t>
        </w:r>
        <w:r w:rsidR="009D45BB" w:rsidRPr="00AB1781">
          <w:t xml:space="preserve"> 97</w:t>
        </w:r>
        <w:r w:rsidR="009D45BB">
          <w:t>: O sing to the Lord a new song, for the Lord has done wonders</w:t>
        </w:r>
      </w:fldSimple>
      <w:r w:rsidR="00075EAD">
        <w:tab/>
      </w:r>
      <w:r>
        <w:fldChar w:fldCharType="begin"/>
      </w:r>
      <w:r w:rsidR="00075EAD">
        <w:instrText xml:space="preserve"> PAGEREF _Ref412111720 \h </w:instrText>
      </w:r>
      <w:r>
        <w:fldChar w:fldCharType="separate"/>
      </w:r>
      <w:r w:rsidR="009D45BB">
        <w:rPr>
          <w:noProof/>
        </w:rPr>
        <w:t>424</w:t>
      </w:r>
      <w:r>
        <w:fldChar w:fldCharType="end"/>
      </w:r>
    </w:p>
    <w:p w:rsidR="00075EAD" w:rsidRDefault="003A78C2" w:rsidP="00075EAD">
      <w:pPr>
        <w:pStyle w:val="EngHang"/>
        <w:tabs>
          <w:tab w:val="left" w:leader="dot" w:pos="8280"/>
        </w:tabs>
      </w:pPr>
      <w:fldSimple w:instr=" REF _Ref412111731 \h  \* MERGEFORMAT ">
        <w:r w:rsidR="009D45BB">
          <w:t>Psalm</w:t>
        </w:r>
        <w:r w:rsidR="009D45BB" w:rsidRPr="00AB1781">
          <w:t xml:space="preserve"> 98</w:t>
        </w:r>
        <w:r w:rsidR="009D45BB">
          <w:t>: The Lord is reigning, let the peoples rage</w:t>
        </w:r>
      </w:fldSimple>
      <w:r w:rsidR="00075EAD">
        <w:tab/>
      </w:r>
      <w:r>
        <w:fldChar w:fldCharType="begin"/>
      </w:r>
      <w:r w:rsidR="00075EAD">
        <w:instrText xml:space="preserve"> PAGEREF _Ref412111731 \h </w:instrText>
      </w:r>
      <w:r>
        <w:fldChar w:fldCharType="separate"/>
      </w:r>
      <w:r w:rsidR="009D45BB">
        <w:rPr>
          <w:noProof/>
        </w:rPr>
        <w:t>425</w:t>
      </w:r>
      <w:r>
        <w:fldChar w:fldCharType="end"/>
      </w:r>
    </w:p>
    <w:p w:rsidR="00075EAD" w:rsidRDefault="003A78C2" w:rsidP="00075EAD">
      <w:pPr>
        <w:pStyle w:val="EngHang"/>
        <w:tabs>
          <w:tab w:val="left" w:leader="dot" w:pos="8280"/>
        </w:tabs>
      </w:pPr>
      <w:fldSimple w:instr=" REF _Ref412111741 \h  \* MERGEFORMAT ">
        <w:r w:rsidR="009D45BB">
          <w:t>Psalm</w:t>
        </w:r>
        <w:r w:rsidR="009D45BB" w:rsidRPr="00AB1781">
          <w:t xml:space="preserve"> 99</w:t>
        </w:r>
        <w:r w:rsidR="009D45BB">
          <w:t>: Shout for joy to the Lord, all the earth</w:t>
        </w:r>
      </w:fldSimple>
      <w:r w:rsidR="00075EAD">
        <w:tab/>
      </w:r>
      <w:r>
        <w:fldChar w:fldCharType="begin"/>
      </w:r>
      <w:r w:rsidR="00075EAD">
        <w:instrText xml:space="preserve"> PAGEREF _Ref412111741 \h </w:instrText>
      </w:r>
      <w:r>
        <w:fldChar w:fldCharType="separate"/>
      </w:r>
      <w:r w:rsidR="009D45BB">
        <w:rPr>
          <w:noProof/>
        </w:rPr>
        <w:t>425</w:t>
      </w:r>
      <w:r>
        <w:fldChar w:fldCharType="end"/>
      </w:r>
    </w:p>
    <w:p w:rsidR="00075EAD" w:rsidRDefault="003A78C2" w:rsidP="00075EAD">
      <w:pPr>
        <w:pStyle w:val="EngHang"/>
        <w:tabs>
          <w:tab w:val="left" w:leader="dot" w:pos="8280"/>
        </w:tabs>
      </w:pPr>
      <w:fldSimple w:instr=" REF _Ref412111752 \h  \* MERGEFORMAT ">
        <w:r w:rsidR="009D45BB">
          <w:t>Psalm</w:t>
        </w:r>
        <w:r w:rsidR="009D45BB" w:rsidRPr="00AB1781">
          <w:t xml:space="preserve"> 100</w:t>
        </w:r>
        <w:r w:rsidR="009D45BB">
          <w:t>: I will sing to You of mercy and judgment, O Lord</w:t>
        </w:r>
      </w:fldSimple>
      <w:r w:rsidR="00075EAD">
        <w:tab/>
      </w:r>
      <w:r>
        <w:fldChar w:fldCharType="begin"/>
      </w:r>
      <w:r w:rsidR="00075EAD">
        <w:instrText xml:space="preserve"> PAGEREF _Ref412111752 \h </w:instrText>
      </w:r>
      <w:r>
        <w:fldChar w:fldCharType="separate"/>
      </w:r>
      <w:r w:rsidR="009D45BB">
        <w:rPr>
          <w:noProof/>
        </w:rPr>
        <w:t>426</w:t>
      </w:r>
      <w:r>
        <w:fldChar w:fldCharType="end"/>
      </w:r>
    </w:p>
    <w:p w:rsidR="00075EAD" w:rsidRDefault="003A78C2" w:rsidP="00075EAD">
      <w:pPr>
        <w:pStyle w:val="EngHang"/>
        <w:tabs>
          <w:tab w:val="left" w:leader="dot" w:pos="8280"/>
        </w:tabs>
      </w:pPr>
      <w:fldSimple w:instr=" REF _Ref412026343 \h  \* MERGEFORMAT ">
        <w:r w:rsidR="009D45BB">
          <w:t>Psalm</w:t>
        </w:r>
        <w:r w:rsidR="009D45BB" w:rsidRPr="00AB1781">
          <w:t xml:space="preserve"> 109</w:t>
        </w:r>
        <w:r w:rsidR="009D45BB">
          <w:t>: The Lord said to my Lord: 'Sit at My right hand</w:t>
        </w:r>
      </w:fldSimple>
      <w:r w:rsidR="00075EAD">
        <w:tab/>
      </w:r>
      <w:r>
        <w:fldChar w:fldCharType="begin"/>
      </w:r>
      <w:r w:rsidR="00075EAD">
        <w:instrText xml:space="preserve"> PAGEREF _Ref412026343 \h </w:instrText>
      </w:r>
      <w:r>
        <w:fldChar w:fldCharType="separate"/>
      </w:r>
      <w:r w:rsidR="009D45BB">
        <w:rPr>
          <w:noProof/>
        </w:rPr>
        <w:t>447</w:t>
      </w:r>
      <w:r>
        <w:fldChar w:fldCharType="end"/>
      </w:r>
    </w:p>
    <w:commentRangeStart w:id="823"/>
    <w:p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9D45BB">
        <w:t>Psalm</w:t>
      </w:r>
      <w:r w:rsidR="009D45BB" w:rsidRPr="00AB1781">
        <w:t xml:space="preserve"> 110</w:t>
      </w:r>
      <w:r w:rsidR="009D45BB">
        <w:t>: I will thank You, O Lord, with my whole heart</w:t>
      </w:r>
      <w:r>
        <w:fldChar w:fldCharType="end"/>
      </w:r>
      <w:commentRangeEnd w:id="823"/>
      <w:r w:rsidR="00984EE6">
        <w:rPr>
          <w:rStyle w:val="CommentReference"/>
          <w:rFonts w:eastAsiaTheme="minorHAnsi" w:cstheme="minorBidi"/>
          <w:color w:val="auto"/>
          <w:lang w:val="en-CA"/>
        </w:rPr>
        <w:commentReference w:id="823"/>
      </w:r>
      <w:r w:rsidR="00075EAD">
        <w:tab/>
      </w:r>
      <w:r>
        <w:fldChar w:fldCharType="begin"/>
      </w:r>
      <w:r w:rsidR="00075EAD">
        <w:instrText xml:space="preserve"> PAGEREF _Ref412111792 \h </w:instrText>
      </w:r>
      <w:r>
        <w:fldChar w:fldCharType="separate"/>
      </w:r>
      <w:r w:rsidR="009D45BB">
        <w:rPr>
          <w:noProof/>
        </w:rPr>
        <w:t>448</w:t>
      </w:r>
      <w:r>
        <w:fldChar w:fldCharType="end"/>
      </w:r>
    </w:p>
    <w:p w:rsidR="00075EAD" w:rsidRDefault="003A78C2" w:rsidP="00075EAD">
      <w:pPr>
        <w:pStyle w:val="EngHang"/>
        <w:tabs>
          <w:tab w:val="left" w:leader="dot" w:pos="8280"/>
        </w:tabs>
      </w:pPr>
      <w:fldSimple w:instr=" REF _Ref412111806 \h  \* MERGEFORMAT ">
        <w:r w:rsidR="009D45BB">
          <w:t>Psalm</w:t>
        </w:r>
        <w:r w:rsidR="009D45BB" w:rsidRPr="00AB1781">
          <w:t xml:space="preserve"> 111</w:t>
        </w:r>
        <w:r w:rsidR="009D45BB">
          <w:t>: Blessed is the man who fears the Lord</w:t>
        </w:r>
      </w:fldSimple>
      <w:r w:rsidR="00075EAD">
        <w:tab/>
      </w:r>
      <w:r>
        <w:fldChar w:fldCharType="begin"/>
      </w:r>
      <w:r w:rsidR="00075EAD">
        <w:instrText xml:space="preserve"> PAGEREF _Ref412111806 \h </w:instrText>
      </w:r>
      <w:r>
        <w:fldChar w:fldCharType="separate"/>
      </w:r>
      <w:r w:rsidR="009D45BB">
        <w:rPr>
          <w:noProof/>
        </w:rPr>
        <w:t>449</w:t>
      </w:r>
      <w:r>
        <w:fldChar w:fldCharType="end"/>
      </w:r>
    </w:p>
    <w:p w:rsidR="00075EAD" w:rsidRDefault="003A78C2" w:rsidP="00075EAD">
      <w:pPr>
        <w:pStyle w:val="EngHang"/>
        <w:tabs>
          <w:tab w:val="left" w:leader="dot" w:pos="8280"/>
        </w:tabs>
      </w:pPr>
      <w:fldSimple w:instr=" REF _Ref412098484 \h  \* MERGEFORMAT ">
        <w:r w:rsidR="009D45BB">
          <w:t>Psalm</w:t>
        </w:r>
        <w:r w:rsidR="009D45BB" w:rsidRPr="00AB1781">
          <w:t xml:space="preserve"> 112</w:t>
        </w:r>
        <w:r w:rsidR="009D45BB">
          <w:t>: Praise the Lord, you children</w:t>
        </w:r>
      </w:fldSimple>
      <w:r w:rsidR="00075EAD">
        <w:tab/>
      </w:r>
      <w:r>
        <w:fldChar w:fldCharType="begin"/>
      </w:r>
      <w:r w:rsidR="00075EAD">
        <w:instrText xml:space="preserve"> PAGEREF _Ref412098484 \h </w:instrText>
      </w:r>
      <w:r>
        <w:fldChar w:fldCharType="separate"/>
      </w:r>
      <w:r w:rsidR="009D45BB">
        <w:rPr>
          <w:noProof/>
        </w:rPr>
        <w:t>450</w:t>
      </w:r>
      <w:r>
        <w:fldChar w:fldCharType="end"/>
      </w:r>
    </w:p>
    <w:p w:rsidR="00075EAD" w:rsidRDefault="003A78C2" w:rsidP="00075EAD">
      <w:pPr>
        <w:pStyle w:val="EngHang"/>
        <w:tabs>
          <w:tab w:val="left" w:leader="dot" w:pos="8280"/>
        </w:tabs>
      </w:pPr>
      <w:fldSimple w:instr=" REF _Ref412026361 \h  \* MERGEFORMAT ">
        <w:r w:rsidR="009D45BB">
          <w:t>Psalm</w:t>
        </w:r>
        <w:r w:rsidR="009D45BB" w:rsidRPr="00AB1781">
          <w:t xml:space="preserve"> 114</w:t>
        </w:r>
        <w:r w:rsidR="009D45BB">
          <w:t>: I love Him because the Lord hears the cry of my prayer</w:t>
        </w:r>
      </w:fldSimple>
      <w:r w:rsidR="00075EAD">
        <w:tab/>
      </w:r>
      <w:r>
        <w:fldChar w:fldCharType="begin"/>
      </w:r>
      <w:r w:rsidR="00075EAD">
        <w:instrText xml:space="preserve"> PAGEREF _Ref412026361 \h </w:instrText>
      </w:r>
      <w:r>
        <w:fldChar w:fldCharType="separate"/>
      </w:r>
      <w:r w:rsidR="009D45BB">
        <w:rPr>
          <w:noProof/>
        </w:rPr>
        <w:t>453</w:t>
      </w:r>
      <w:r>
        <w:fldChar w:fldCharType="end"/>
      </w:r>
    </w:p>
    <w:p w:rsidR="00075EAD" w:rsidRDefault="003A78C2" w:rsidP="00075EAD">
      <w:pPr>
        <w:pStyle w:val="EngHang"/>
        <w:tabs>
          <w:tab w:val="left" w:leader="dot" w:pos="8280"/>
        </w:tabs>
      </w:pPr>
      <w:fldSimple w:instr=" REF _Ref412026376 \h  \* MERGEFORMAT ">
        <w:r w:rsidR="009D45BB">
          <w:t>Psalm</w:t>
        </w:r>
        <w:r w:rsidR="009D45BB" w:rsidRPr="00AB1781">
          <w:t xml:space="preserve"> 115</w:t>
        </w:r>
        <w:r w:rsidR="009D45BB">
          <w:t>: I believed and so I spoke; but I was deeply humiliated</w:t>
        </w:r>
      </w:fldSimple>
      <w:r w:rsidR="00075EAD">
        <w:tab/>
      </w:r>
      <w:r>
        <w:fldChar w:fldCharType="begin"/>
      </w:r>
      <w:r w:rsidR="00075EAD">
        <w:instrText xml:space="preserve"> PAGEREF _Ref412026376 \h </w:instrText>
      </w:r>
      <w:r>
        <w:fldChar w:fldCharType="separate"/>
      </w:r>
      <w:r w:rsidR="009D45BB">
        <w:rPr>
          <w:noProof/>
        </w:rPr>
        <w:t>454</w:t>
      </w:r>
      <w:r>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9D45BB">
        <w:rPr>
          <w:noProof/>
          <w:lang w:val="en-GB"/>
        </w:rPr>
        <w:t>12</w:t>
      </w:r>
      <w:r w:rsidR="003A78C2">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9D45BB">
        <w:rPr>
          <w:noProof/>
          <w:lang w:val="en-GB"/>
        </w:rPr>
        <w:t>13</w:t>
      </w:r>
      <w:r w:rsidR="003A78C2">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4" w:name="_Toc410196195"/>
      <w:bookmarkStart w:id="825" w:name="_Toc410196437"/>
      <w:bookmarkStart w:id="826" w:name="_Toc410196939"/>
      <w:bookmarkStart w:id="827" w:name="_Toc433973316"/>
      <w:r>
        <w:t>The Book of the Psalter</w:t>
      </w:r>
      <w:bookmarkEnd w:id="824"/>
      <w:bookmarkEnd w:id="825"/>
      <w:bookmarkEnd w:id="826"/>
      <w:bookmarkEnd w:id="827"/>
    </w:p>
    <w:p w:rsidR="00980D99" w:rsidRDefault="00980D99" w:rsidP="00980D99">
      <w:pPr>
        <w:pStyle w:val="Heading3"/>
      </w:pPr>
      <w:bookmarkStart w:id="828" w:name="_Ref412098127"/>
      <w:r>
        <w:t>Psalm 1: Blessed is the man</w:t>
      </w:r>
      <w:bookmarkEnd w:id="828"/>
    </w:p>
    <w:p w:rsidR="00980D99" w:rsidRDefault="00980D99" w:rsidP="00E54261">
      <w:pPr>
        <w:jc w:val="center"/>
        <w:rPr>
          <w:b/>
        </w:rPr>
      </w:pPr>
      <w:r w:rsidRPr="00E54261">
        <w:rPr>
          <w:b/>
        </w:rPr>
        <w:t>The Two Ways: Tree or Dust</w:t>
      </w:r>
    </w:p>
    <w:p w:rsidR="00091E79" w:rsidRPr="00E54261" w:rsidRDefault="00091E79" w:rsidP="00091E79">
      <w:pPr>
        <w:pStyle w:val="Rubric"/>
      </w:pPr>
      <w:r>
        <w:t>Early Morning (The First Hour). Reserved for the Presbyter if present.</w:t>
      </w:r>
    </w:p>
    <w:p w:rsidR="00091E79" w:rsidRPr="00980D99" w:rsidRDefault="00980D99" w:rsidP="00091E79">
      <w:pPr>
        <w:pStyle w:val="EnglishHangNoCoptic"/>
      </w:pPr>
      <w:r w:rsidRPr="00980D99">
        <w:t xml:space="preserve">1 </w:t>
      </w:r>
      <w:r w:rsidR="00091E79" w:rsidRPr="00980D99">
        <w:t>Blessed is the man</w:t>
      </w:r>
    </w:p>
    <w:p w:rsidR="00091E79" w:rsidRPr="00980D99" w:rsidRDefault="00091E79" w:rsidP="00091E79">
      <w:pPr>
        <w:pStyle w:val="EnglishHangNoCoptic"/>
      </w:pPr>
      <w:r w:rsidRPr="00980D99">
        <w:tab/>
      </w:r>
      <w:r>
        <w:t>who has not walked in the counsel of the ungodly</w:t>
      </w:r>
      <w:r w:rsidRPr="00980D99">
        <w:t>,</w:t>
      </w:r>
    </w:p>
    <w:p w:rsidR="00091E79" w:rsidRPr="00980D99" w:rsidRDefault="00091E79" w:rsidP="00091E79">
      <w:pPr>
        <w:pStyle w:val="EnglishHangNoCoptic"/>
      </w:pPr>
      <w:r w:rsidRPr="00980D99">
        <w:tab/>
        <w:t xml:space="preserve">who never </w:t>
      </w:r>
      <w:r>
        <w:t>stays</w:t>
      </w:r>
      <w:r w:rsidRPr="00980D99">
        <w:t xml:space="preserve"> in the way of sinners,</w:t>
      </w:r>
    </w:p>
    <w:p w:rsidR="00980D99" w:rsidRPr="00980D99" w:rsidRDefault="00091E79" w:rsidP="00091E7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r w:rsidR="00091E79">
        <w:t>,</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21"/>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29" w:name="_Ref412098168"/>
      <w:r>
        <w:t>Psalm</w:t>
      </w:r>
      <w:r w:rsidR="00E54261" w:rsidRPr="00AB1781">
        <w:t xml:space="preserve"> 2</w:t>
      </w:r>
      <w:r>
        <w:t>: Why do the nations rage</w:t>
      </w:r>
      <w:bookmarkEnd w:id="829"/>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22"/>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23"/>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4"/>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5"/>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6"/>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0" w:name="_Ref412026989"/>
      <w:r>
        <w:t>Psalm</w:t>
      </w:r>
      <w:r w:rsidR="00E54261" w:rsidRPr="00AB1781">
        <w:t xml:space="preserve"> 3</w:t>
      </w:r>
      <w:r>
        <w:t>: Lord, how many are those who trouble me</w:t>
      </w:r>
      <w:bookmarkEnd w:id="830"/>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7"/>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1" w:name="_Ref412025808"/>
      <w:r>
        <w:t>Psalm</w:t>
      </w:r>
      <w:r w:rsidR="00E54261" w:rsidRPr="00AB1781">
        <w:t xml:space="preserve"> 4</w:t>
      </w:r>
      <w:r>
        <w:t xml:space="preserve">: </w:t>
      </w:r>
      <w:r w:rsidR="00390B7C">
        <w:t>You hear</w:t>
      </w:r>
      <w:r>
        <w:t xml:space="preserve"> me when I call</w:t>
      </w:r>
      <w:bookmarkEnd w:id="831"/>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8"/>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9"/>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30"/>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31"/>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32"/>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33"/>
      </w:r>
    </w:p>
    <w:p w:rsidR="00E54261" w:rsidRPr="009C1C97" w:rsidRDefault="009C1C97" w:rsidP="009C1C97">
      <w:pPr>
        <w:pStyle w:val="Heading3"/>
      </w:pPr>
      <w:bookmarkStart w:id="832" w:name="_Ref412098238"/>
      <w:r>
        <w:t>Psalm</w:t>
      </w:r>
      <w:r w:rsidR="00E54261" w:rsidRPr="00AB1781">
        <w:t xml:space="preserve"> 5</w:t>
      </w:r>
      <w:r>
        <w:t>: Give ear to my words, O Lord</w:t>
      </w:r>
      <w:bookmarkEnd w:id="832"/>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34"/>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3" w:name="_Ref412025822"/>
      <w:r>
        <w:t>Psalm</w:t>
      </w:r>
      <w:r w:rsidR="00E54261" w:rsidRPr="00AB1781">
        <w:t xml:space="preserve"> 6</w:t>
      </w:r>
      <w:r>
        <w:t xml:space="preserve">: O Lord, rebuke me, but not in </w:t>
      </w:r>
      <w:r w:rsidR="00390B7C">
        <w:t>Your</w:t>
      </w:r>
      <w:r>
        <w:t xml:space="preserve"> anger</w:t>
      </w:r>
      <w:bookmarkEnd w:id="833"/>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5"/>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6"/>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7"/>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8"/>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9"/>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40"/>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4" w:name="_Ref412098295"/>
      <w:r>
        <w:t>Psalm</w:t>
      </w:r>
      <w:r w:rsidR="00E54261" w:rsidRPr="00AB1781">
        <w:t xml:space="preserve"> 8</w:t>
      </w:r>
      <w:r>
        <w:t xml:space="preserve">: O Lord, our Lord, how wonderful is </w:t>
      </w:r>
      <w:r w:rsidR="001040C8">
        <w:t>Your N</w:t>
      </w:r>
      <w:r>
        <w:t>ame</w:t>
      </w:r>
      <w:bookmarkEnd w:id="834"/>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41"/>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42"/>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43"/>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44"/>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5"/>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6"/>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7"/>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8"/>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9"/>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5" w:name="_Ref412098310"/>
      <w:r>
        <w:t>Psalm</w:t>
      </w:r>
      <w:r w:rsidRPr="00AB1781">
        <w:t xml:space="preserve"> 11</w:t>
      </w:r>
      <w:r>
        <w:t>: Save me, O Lord, for there is no saint left</w:t>
      </w:r>
      <w:bookmarkEnd w:id="835"/>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50"/>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6" w:name="_Ref412025965"/>
      <w:r>
        <w:t>Psalm</w:t>
      </w:r>
      <w:r w:rsidRPr="00AB1781">
        <w:t xml:space="preserve"> 12</w:t>
      </w:r>
      <w:r>
        <w:t xml:space="preserve">: How long, O Lord? Wilt </w:t>
      </w:r>
      <w:r w:rsidR="001040C8">
        <w:t>You</w:t>
      </w:r>
      <w:r>
        <w:t xml:space="preserve"> forget me for ever?</w:t>
      </w:r>
      <w:bookmarkEnd w:id="836"/>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51"/>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37" w:name="_Ref412098343"/>
      <w:r>
        <w:t>Psalm</w:t>
      </w:r>
      <w:r w:rsidRPr="00AB1781">
        <w:t xml:space="preserve"> 14</w:t>
      </w:r>
      <w:r>
        <w:t xml:space="preserve">: Lord, who can dwell in </w:t>
      </w:r>
      <w:r w:rsidR="00E570CB">
        <w:t>Your</w:t>
      </w:r>
      <w:r>
        <w:t xml:space="preserve"> sanctuary</w:t>
      </w:r>
      <w:bookmarkEnd w:id="837"/>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38" w:name="_Ref412025981"/>
      <w:r>
        <w:t>Psalm</w:t>
      </w:r>
      <w:r w:rsidR="00435BD3" w:rsidRPr="00AB1781">
        <w:t xml:space="preserve"> 15</w:t>
      </w:r>
      <w:r>
        <w:t xml:space="preserve">: Keep me, O Lord, for my trust is in </w:t>
      </w:r>
      <w:r w:rsidR="001040C8">
        <w:t>You</w:t>
      </w:r>
      <w:bookmarkEnd w:id="838"/>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52"/>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53"/>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54"/>
      </w:r>
    </w:p>
    <w:p w:rsidR="00435BD3" w:rsidRPr="00435BD3" w:rsidRDefault="00435BD3" w:rsidP="00435BD3">
      <w:pPr>
        <w:pStyle w:val="EnglishHangEndNoCoptic"/>
      </w:pPr>
      <w:r w:rsidRPr="00AB1781">
        <w:lastRenderedPageBreak/>
        <w:tab/>
        <w:t>At</w:t>
      </w:r>
      <w:r w:rsidRPr="00AB1781">
        <w:rPr>
          <w:rStyle w:val="FootnoteReference"/>
        </w:rPr>
        <w:footnoteReference w:id="55"/>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6"/>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7"/>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8"/>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9"/>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60"/>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61"/>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62"/>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63"/>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64"/>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5"/>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6"/>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7"/>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8"/>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9"/>
      </w:r>
    </w:p>
    <w:p w:rsidR="00CF35A1" w:rsidRPr="00CF35A1" w:rsidRDefault="002D71F0" w:rsidP="00CF35A1">
      <w:pPr>
        <w:pStyle w:val="Heading3"/>
        <w:rPr>
          <w:rFonts w:ascii="FreeSerifAvvaShenouda" w:hAnsi="FreeSerifAvvaShenouda" w:cs="FreeSerifAvvaShenouda"/>
        </w:rPr>
      </w:pPr>
      <w:bookmarkStart w:id="839" w:name="_Ref412098373"/>
      <w:r>
        <w:lastRenderedPageBreak/>
        <w:t>Psalm</w:t>
      </w:r>
      <w:r w:rsidR="00CF35A1" w:rsidRPr="00AB1781">
        <w:t xml:space="preserve"> 18</w:t>
      </w:r>
      <w:r>
        <w:t>: The heavens declare the glory of God</w:t>
      </w:r>
      <w:bookmarkEnd w:id="839"/>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70"/>
      </w:r>
    </w:p>
    <w:p w:rsidR="00CF35A1" w:rsidRPr="00AB1781" w:rsidRDefault="00CF35A1" w:rsidP="00CF35A1">
      <w:pPr>
        <w:pStyle w:val="EnglishHangNoCoptic"/>
      </w:pPr>
      <w:r w:rsidRPr="00AB1781">
        <w:t>6 He has set His sanctuary in the sun;</w:t>
      </w:r>
      <w:r w:rsidRPr="00AB1781">
        <w:rPr>
          <w:rStyle w:val="FootnoteReference"/>
        </w:rPr>
        <w:footnoteReference w:id="71"/>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72"/>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73"/>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74"/>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0" w:name="_Ref412110716"/>
      <w:r>
        <w:t>Psalm</w:t>
      </w:r>
      <w:r w:rsidR="00CF35A1" w:rsidRPr="00AB1781">
        <w:t xml:space="preserve"> 19</w:t>
      </w:r>
      <w:r>
        <w:t>: May the Lord hear you in the day of trouble</w:t>
      </w:r>
      <w:bookmarkEnd w:id="840"/>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5"/>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6"/>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7"/>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8"/>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9"/>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80"/>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w:t>
      </w:r>
      <w:r w:rsidR="00C104A1">
        <w:t>are</w:t>
      </w:r>
      <w:r w:rsidRPr="00AB1781">
        <w:t xml:space="preserve">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81"/>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82"/>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83"/>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84"/>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5"/>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6"/>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7"/>
      </w:r>
    </w:p>
    <w:p w:rsidR="00CF35A1" w:rsidRPr="00CF35A1" w:rsidRDefault="002D71F0" w:rsidP="00CF35A1">
      <w:pPr>
        <w:pStyle w:val="Heading3"/>
      </w:pPr>
      <w:bookmarkStart w:id="841" w:name="_Ref412026111"/>
      <w:r>
        <w:t>Psalm</w:t>
      </w:r>
      <w:r w:rsidR="00CF35A1" w:rsidRPr="00AB1781">
        <w:t xml:space="preserve"> 22</w:t>
      </w:r>
      <w:r>
        <w:t>: The Lord is my Shepherd, and will deny me nothing</w:t>
      </w:r>
      <w:bookmarkEnd w:id="841"/>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8"/>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9"/>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90"/>
      </w:r>
    </w:p>
    <w:p w:rsidR="00CF35A1" w:rsidRPr="00CF35A1" w:rsidRDefault="002D71F0" w:rsidP="00CF35A1">
      <w:pPr>
        <w:pStyle w:val="Heading3"/>
      </w:pPr>
      <w:bookmarkStart w:id="842" w:name="_Ref412110755"/>
      <w:r>
        <w:lastRenderedPageBreak/>
        <w:t>Psalm</w:t>
      </w:r>
      <w:r w:rsidR="00CF35A1" w:rsidRPr="00AB1781">
        <w:t xml:space="preserve"> 23</w:t>
      </w:r>
      <w:r>
        <w:t>: The earth is the Lord's and all that is in it</w:t>
      </w:r>
      <w:bookmarkEnd w:id="842"/>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91"/>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92"/>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93"/>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3" w:name="_Ref412026003"/>
      <w:r>
        <w:t>Psalm</w:t>
      </w:r>
      <w:r w:rsidRPr="00AB1781">
        <w:t xml:space="preserve"> 24</w:t>
      </w:r>
      <w:r>
        <w:t xml:space="preserve">: To </w:t>
      </w:r>
      <w:r w:rsidR="001040C8">
        <w:t>You</w:t>
      </w:r>
      <w:r>
        <w:t>, O Lord, I lift up my soul</w:t>
      </w:r>
      <w:bookmarkEnd w:id="843"/>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xml:space="preserve">, O God, </w:t>
      </w:r>
      <w:r w:rsidR="00C104A1">
        <w:t>are</w:t>
      </w:r>
      <w:r w:rsidRPr="00AB1781">
        <w:t xml:space="preserve">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94"/>
      </w:r>
      <w:r w:rsidRPr="00AB1781">
        <w:t xml:space="preserve"> His covenant and His laws.</w:t>
      </w:r>
      <w:r w:rsidRPr="00AB1781">
        <w:rPr>
          <w:rStyle w:val="FootnoteReference"/>
        </w:rPr>
        <w:footnoteReference w:id="95"/>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6"/>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7"/>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8"/>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4" w:name="_Ref412110770"/>
      <w:r>
        <w:lastRenderedPageBreak/>
        <w:t>Psalm</w:t>
      </w:r>
      <w:r w:rsidR="002D71F0" w:rsidRPr="00AB1781">
        <w:t xml:space="preserve"> 25</w:t>
      </w:r>
      <w:r>
        <w:t>: Judge me, O Lord, for I have walked in my innocence</w:t>
      </w:r>
      <w:bookmarkEnd w:id="844"/>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9"/>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00"/>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01"/>
      </w:r>
    </w:p>
    <w:p w:rsidR="002D71F0" w:rsidRPr="00906079" w:rsidRDefault="00906079" w:rsidP="00906079">
      <w:pPr>
        <w:pStyle w:val="Heading3"/>
      </w:pPr>
      <w:bookmarkStart w:id="845" w:name="_Ref412026021"/>
      <w:r>
        <w:t>Psalm</w:t>
      </w:r>
      <w:r w:rsidR="002D71F0" w:rsidRPr="00AB1781">
        <w:t xml:space="preserve"> 26</w:t>
      </w:r>
      <w:r>
        <w:t xml:space="preserve"> The Lord is my light and my Saviour; whom shall I fear</w:t>
      </w:r>
      <w:bookmarkEnd w:id="845"/>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102"/>
      </w:r>
    </w:p>
    <w:p w:rsidR="002D71F0" w:rsidRPr="00AB1781" w:rsidRDefault="002D71F0" w:rsidP="00906079">
      <w:pPr>
        <w:pStyle w:val="EnglishHangEndNoCoptic"/>
      </w:pPr>
      <w:r w:rsidRPr="00AB1781">
        <w:tab/>
        <w:t>I will sing and praise the Lord.</w:t>
      </w:r>
      <w:r w:rsidRPr="00AB1781">
        <w:rPr>
          <w:rStyle w:val="FootnoteReference"/>
        </w:rPr>
        <w:footnoteReference w:id="103"/>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104"/>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5"/>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6"/>
      </w:r>
    </w:p>
    <w:p w:rsidR="002D71F0" w:rsidRPr="00906079" w:rsidRDefault="00906079" w:rsidP="00906079">
      <w:pPr>
        <w:pStyle w:val="Heading3"/>
      </w:pPr>
      <w:bookmarkStart w:id="846" w:name="_Ref412110790"/>
      <w:r>
        <w:t>Psalm</w:t>
      </w:r>
      <w:r w:rsidR="002D71F0" w:rsidRPr="00AB1781">
        <w:t xml:space="preserve"> 28</w:t>
      </w:r>
      <w:r>
        <w:t>: Bring to the Lord, O sons of God</w:t>
      </w:r>
      <w:bookmarkEnd w:id="846"/>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7"/>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8"/>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47" w:name="_Ref412026124"/>
      <w:r>
        <w:t>Psalm</w:t>
      </w:r>
      <w:r w:rsidR="002D71F0" w:rsidRPr="00AB1781">
        <w:t xml:space="preserve"> 29</w:t>
      </w:r>
      <w:r>
        <w:t xml:space="preserve">: I will lift </w:t>
      </w:r>
      <w:r w:rsidR="001040C8">
        <w:t>You</w:t>
      </w:r>
      <w:r>
        <w:t xml:space="preserve"> on high, O Lord</w:t>
      </w:r>
      <w:bookmarkEnd w:id="847"/>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9"/>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10"/>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 xml:space="preserve">9 To </w:t>
      </w:r>
      <w:r w:rsidR="00C104A1">
        <w:t>You</w:t>
      </w:r>
      <w:r w:rsidRPr="00AB1781">
        <w:t>,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11"/>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12"/>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13"/>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14"/>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5"/>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6"/>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7"/>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8"/>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9"/>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20"/>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21"/>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22"/>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23"/>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24"/>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48" w:name="_Ref412110815"/>
      <w:r>
        <w:t>Psalm</w:t>
      </w:r>
      <w:r w:rsidRPr="00AB1781">
        <w:t xml:space="preserve"> 33</w:t>
      </w:r>
      <w:r>
        <w:t>: I will bless the Lord at all times</w:t>
      </w:r>
      <w:bookmarkEnd w:id="848"/>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5"/>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6"/>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7"/>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8"/>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9"/>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30"/>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31"/>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32"/>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33"/>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34"/>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5"/>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6"/>
      </w:r>
      <w:r w:rsidRPr="00AB1781">
        <w:t xml:space="preserve"> and be fed on its wealth.</w:t>
      </w:r>
      <w:r w:rsidRPr="00AB1781">
        <w:rPr>
          <w:rStyle w:val="FootnoteReference"/>
        </w:rPr>
        <w:footnoteReference w:id="137"/>
      </w:r>
    </w:p>
    <w:p w:rsidR="00950468" w:rsidRPr="00AB1781" w:rsidRDefault="00950468" w:rsidP="00950468">
      <w:pPr>
        <w:pStyle w:val="EnglishHangNoCoptic"/>
      </w:pPr>
      <w:r w:rsidRPr="00AB1781">
        <w:t>4 Delight in the Lord,</w:t>
      </w:r>
      <w:r w:rsidRPr="00AB1781">
        <w:rPr>
          <w:rStyle w:val="FootnoteReference"/>
        </w:rPr>
        <w:footnoteReference w:id="138"/>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9"/>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40"/>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41"/>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42"/>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43"/>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44"/>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5"/>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6"/>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7"/>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8"/>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9"/>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50"/>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49" w:name="_Ref412110829"/>
      <w:r>
        <w:t>Psalm</w:t>
      </w:r>
      <w:r w:rsidR="00950468" w:rsidRPr="00AB1781">
        <w:t xml:space="preserve"> 40</w:t>
      </w:r>
      <w:r>
        <w:t>: Blessed is he who considers the poor and needy</w:t>
      </w:r>
      <w:bookmarkEnd w:id="849"/>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51"/>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52"/>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53"/>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54"/>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5"/>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0" w:name="_Ref412026139"/>
      <w:r>
        <w:t>Psalm</w:t>
      </w:r>
      <w:r w:rsidR="00950468" w:rsidRPr="00AB1781">
        <w:t xml:space="preserve"> 42</w:t>
      </w:r>
      <w:r>
        <w:t>: Judge me, O God, and defend my cause</w:t>
      </w:r>
      <w:bookmarkEnd w:id="850"/>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6"/>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7"/>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8"/>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9"/>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1" w:name="_Ref412110857"/>
      <w:r>
        <w:t>Psalm</w:t>
      </w:r>
      <w:r w:rsidR="00950468" w:rsidRPr="00AB1781">
        <w:t xml:space="preserve"> 44</w:t>
      </w:r>
      <w:r>
        <w:t>: My heart is bubbling over with a good word</w:t>
      </w:r>
      <w:bookmarkEnd w:id="851"/>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60"/>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61"/>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62"/>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63"/>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64"/>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2" w:name="_Ref412110915"/>
      <w:r>
        <w:lastRenderedPageBreak/>
        <w:t>Psalm</w:t>
      </w:r>
      <w:r w:rsidR="00950468" w:rsidRPr="00AB1781">
        <w:t xml:space="preserve"> 45</w:t>
      </w:r>
      <w:r>
        <w:t>: Our God is our refuge and strength</w:t>
      </w:r>
      <w:bookmarkEnd w:id="852"/>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5"/>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6"/>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7"/>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8"/>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3" w:name="_Ref412110929"/>
      <w:r>
        <w:t>Psalm</w:t>
      </w:r>
      <w:r w:rsidRPr="00AB1781">
        <w:t xml:space="preserve"> 46</w:t>
      </w:r>
      <w:r>
        <w:t>: All you nations, clap your hands</w:t>
      </w:r>
      <w:bookmarkEnd w:id="853"/>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9"/>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70"/>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71"/>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72"/>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73"/>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74"/>
      </w:r>
    </w:p>
    <w:p w:rsidR="00A6346F" w:rsidRPr="00AB1781" w:rsidRDefault="00A6346F" w:rsidP="00A6346F">
      <w:pPr>
        <w:pStyle w:val="EnglishHangNoCoptic"/>
      </w:pPr>
      <w:r w:rsidRPr="00AB1781">
        <w:t>9 As we have heard, so we have seen</w:t>
      </w:r>
      <w:r w:rsidRPr="00AB1781">
        <w:rPr>
          <w:rStyle w:val="FootnoteReference"/>
        </w:rPr>
        <w:footnoteReference w:id="175"/>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6"/>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7"/>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8"/>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9"/>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4" w:name="_Ref411967565"/>
      <w:r>
        <w:t>Psalm</w:t>
      </w:r>
      <w:r w:rsidRPr="00AB1781">
        <w:t xml:space="preserve"> 50</w:t>
      </w:r>
      <w:r>
        <w:t xml:space="preserve">: Have mercy on me, O God, in </w:t>
      </w:r>
      <w:r w:rsidR="00E570CB">
        <w:t>Your</w:t>
      </w:r>
      <w:r>
        <w:t xml:space="preserve"> great mercy</w:t>
      </w:r>
      <w:bookmarkEnd w:id="854"/>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80"/>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81"/>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5" w:name="_Ref412111187"/>
      <w:r>
        <w:t>Psalm</w:t>
      </w:r>
      <w:r w:rsidR="00A6346F" w:rsidRPr="00AB1781">
        <w:t xml:space="preserve"> 53</w:t>
      </w:r>
      <w:r>
        <w:t xml:space="preserve">: O God, save me by </w:t>
      </w:r>
      <w:r w:rsidR="00E570CB">
        <w:t>Your</w:t>
      </w:r>
      <w:r>
        <w:t xml:space="preserve"> Name</w:t>
      </w:r>
      <w:bookmarkEnd w:id="855"/>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82"/>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83"/>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84"/>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5"/>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6"/>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7"/>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8"/>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9"/>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6" w:name="_Ref412026190"/>
      <w:r>
        <w:t>Psalm</w:t>
      </w:r>
      <w:r w:rsidRPr="00AB1781">
        <w:t xml:space="preserve"> 56</w:t>
      </w:r>
      <w:r>
        <w:t>: Have mercy on me, O God, have mercy on me</w:t>
      </w:r>
      <w:bookmarkEnd w:id="856"/>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90"/>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91"/>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92"/>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193"/>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94"/>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5"/>
      </w:r>
    </w:p>
    <w:p w:rsidR="009E7111" w:rsidRPr="00AB1781" w:rsidRDefault="009E7111" w:rsidP="00035647">
      <w:pPr>
        <w:pStyle w:val="EnglishHangNoCoptic"/>
      </w:pPr>
      <w:r w:rsidRPr="00AB1781">
        <w:tab/>
        <w:t>over Edom I will extend my sway,</w:t>
      </w:r>
      <w:r w:rsidRPr="00AB1781">
        <w:rPr>
          <w:rStyle w:val="FootnoteReference"/>
        </w:rPr>
        <w:footnoteReference w:id="196"/>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7"/>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57" w:name="_Ref412111219"/>
      <w:r>
        <w:t>Psalm</w:t>
      </w:r>
      <w:r w:rsidR="009E7111" w:rsidRPr="00AB1781">
        <w:t xml:space="preserve"> 60</w:t>
      </w:r>
      <w:r>
        <w:t>: Hear, O God, my supplication</w:t>
      </w:r>
      <w:bookmarkEnd w:id="857"/>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8"/>
      </w:r>
    </w:p>
    <w:p w:rsidR="009E7111" w:rsidRPr="00AB1781" w:rsidRDefault="009E7111" w:rsidP="00035647">
      <w:pPr>
        <w:pStyle w:val="EnglishHangNoCoptic"/>
      </w:pPr>
      <w:r w:rsidRPr="00AB1781">
        <w:tab/>
        <w:t>they themselves, the whole brood,</w:t>
      </w:r>
      <w:r w:rsidRPr="00AB1781">
        <w:rPr>
          <w:rStyle w:val="FootnoteReference"/>
        </w:rPr>
        <w:footnoteReference w:id="199"/>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200"/>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58" w:name="_Ref412098429"/>
      <w:r>
        <w:t>Psalm</w:t>
      </w:r>
      <w:r w:rsidR="009E7111" w:rsidRPr="00AB1781">
        <w:t xml:space="preserve"> 62</w:t>
      </w:r>
      <w:r>
        <w:t xml:space="preserve">: O God, my God, I rise early and pray to </w:t>
      </w:r>
      <w:r w:rsidR="001040C8">
        <w:t>You</w:t>
      </w:r>
      <w:bookmarkEnd w:id="858"/>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201"/>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02"/>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203"/>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204"/>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5"/>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6"/>
      </w:r>
    </w:p>
    <w:p w:rsidR="00C879D4" w:rsidRPr="00AB1781" w:rsidRDefault="00C879D4" w:rsidP="00C879D4">
      <w:pPr>
        <w:pStyle w:val="EnglishHangNoCoptic"/>
      </w:pPr>
      <w:r w:rsidRPr="00AB1781">
        <w:t>4 Let all the earth</w:t>
      </w:r>
      <w:r w:rsidRPr="00AB1781">
        <w:rPr>
          <w:rStyle w:val="FootnoteReference"/>
        </w:rPr>
        <w:footnoteReference w:id="207"/>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8"/>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9"/>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10"/>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11"/>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12"/>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59" w:name="_Ref412026041"/>
      <w:r>
        <w:t>Psalm</w:t>
      </w:r>
      <w:r w:rsidRPr="00AB1781">
        <w:t xml:space="preserve"> 66</w:t>
      </w:r>
      <w:r>
        <w:t>: My God have compassion on us and bless us</w:t>
      </w:r>
      <w:bookmarkEnd w:id="859"/>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13"/>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C104A1">
        <w:t>You</w:t>
      </w:r>
      <w:r w:rsidRPr="00AB1781">
        <w:t>.</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14"/>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5"/>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6"/>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7"/>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8"/>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9"/>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20"/>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21"/>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22"/>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23"/>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24"/>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5"/>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6"/>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7"/>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8"/>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9"/>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30"/>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0" w:name="_Ref412026055"/>
      <w:r>
        <w:t>Psalm</w:t>
      </w:r>
      <w:r w:rsidR="00C879D4" w:rsidRPr="00AB1781">
        <w:t xml:space="preserve"> 69</w:t>
      </w:r>
      <w:r>
        <w:t>: O God, come to my help</w:t>
      </w:r>
      <w:bookmarkEnd w:id="860"/>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31"/>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32"/>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33"/>
      </w:r>
    </w:p>
    <w:p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34"/>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5"/>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6"/>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7"/>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8"/>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9"/>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40"/>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41"/>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42"/>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43"/>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44"/>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5"/>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6"/>
      </w:r>
    </w:p>
    <w:p w:rsidR="00CA0029" w:rsidRPr="00AB1781" w:rsidRDefault="00CA0029" w:rsidP="00CA0029">
      <w:pPr>
        <w:pStyle w:val="EnglishHangNoCoptic"/>
      </w:pPr>
      <w:r w:rsidRPr="00AB1781">
        <w:t>28 But my happiness is to cling to God,</w:t>
      </w:r>
      <w:r w:rsidRPr="00AB1781">
        <w:rPr>
          <w:rStyle w:val="FootnoteReference"/>
        </w:rPr>
        <w:footnoteReference w:id="247"/>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8"/>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49"/>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50"/>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51"/>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52"/>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53"/>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54"/>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5"/>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6"/>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7"/>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8"/>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9"/>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60"/>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61"/>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62"/>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63"/>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64"/>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5"/>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6"/>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67"/>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8"/>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9"/>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70"/>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71"/>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72"/>
      </w:r>
    </w:p>
    <w:p w:rsidR="004A51E7" w:rsidRPr="00AB1781" w:rsidRDefault="004A51E7" w:rsidP="00A93CE8">
      <w:pPr>
        <w:pStyle w:val="EnglishHangEndNoCoptic"/>
      </w:pPr>
      <w:r w:rsidRPr="00AB1781">
        <w:tab/>
        <w:t>and in our midst He judges rulers.</w:t>
      </w:r>
      <w:r w:rsidRPr="00AB1781">
        <w:rPr>
          <w:rStyle w:val="FootnoteReference"/>
        </w:rPr>
        <w:footnoteReference w:id="273"/>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74"/>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5"/>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6"/>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1" w:name="_Ref412111290"/>
      <w:r>
        <w:t>Psalm</w:t>
      </w:r>
      <w:r w:rsidR="004A51E7" w:rsidRPr="00AB1781">
        <w:t xml:space="preserve"> 83</w:t>
      </w:r>
      <w:r>
        <w:t xml:space="preserve">: How I love </w:t>
      </w:r>
      <w:r w:rsidR="00E570CB">
        <w:t>Your</w:t>
      </w:r>
      <w:r>
        <w:t xml:space="preserve"> dwellings, O Lord of Hosts</w:t>
      </w:r>
      <w:bookmarkEnd w:id="861"/>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7"/>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8"/>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9"/>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2"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2"/>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80"/>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3" w:name="_Ref412026212"/>
      <w:r>
        <w:t>Psalm</w:t>
      </w:r>
      <w:r w:rsidRPr="00AB1781">
        <w:t xml:space="preserve"> 85</w:t>
      </w:r>
      <w:r>
        <w:t xml:space="preserve">: Incline </w:t>
      </w:r>
      <w:r w:rsidR="001040C8">
        <w:t>Your</w:t>
      </w:r>
      <w:r>
        <w:t xml:space="preserve"> ear, O Lord, and answer me</w:t>
      </w:r>
      <w:bookmarkEnd w:id="863"/>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81"/>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82"/>
      </w:r>
    </w:p>
    <w:p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83"/>
      </w:r>
    </w:p>
    <w:p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4" w:name="_Ref412111328"/>
      <w:r>
        <w:t>Psalm</w:t>
      </w:r>
      <w:r w:rsidRPr="00AB1781">
        <w:t xml:space="preserve"> 86</w:t>
      </w:r>
      <w:r>
        <w:t>: His foundations are on the holy mountains</w:t>
      </w:r>
      <w:bookmarkEnd w:id="864"/>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84"/>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5"/>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6"/>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7"/>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8"/>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9"/>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90"/>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91"/>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92"/>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93"/>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94"/>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5"/>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6"/>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7"/>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8"/>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9"/>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5" w:name="_Ref412026283"/>
      <w:r>
        <w:t>Psalm</w:t>
      </w:r>
      <w:r w:rsidRPr="00AB1781">
        <w:t xml:space="preserve"> 90</w:t>
      </w:r>
      <w:r>
        <w:t>: He who dwells in the help of the Most High will live</w:t>
      </w:r>
      <w:bookmarkEnd w:id="865"/>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300"/>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301"/>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302"/>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303"/>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6" w:name="_Ref412111374"/>
      <w:r>
        <w:t>Psalm</w:t>
      </w:r>
      <w:r w:rsidRPr="00AB1781">
        <w:t xml:space="preserve"> 92</w:t>
      </w:r>
      <w:r>
        <w:t>: The Lord is reigning, He is robed in beauty</w:t>
      </w:r>
      <w:bookmarkEnd w:id="866"/>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04"/>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5"/>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6"/>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7"/>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8"/>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9"/>
      </w:r>
    </w:p>
    <w:p w:rsidR="008016CF" w:rsidRPr="00AB1781" w:rsidRDefault="008016CF" w:rsidP="008016CF">
      <w:pPr>
        <w:pStyle w:val="Heading3"/>
      </w:pPr>
      <w:bookmarkStart w:id="867" w:name="_Ref412111699"/>
      <w:r>
        <w:t>Psalm</w:t>
      </w:r>
      <w:r w:rsidRPr="00AB1781">
        <w:t xml:space="preserve"> 95</w:t>
      </w:r>
      <w:r>
        <w:t>: Sing to the Lord a new song; sing to the Lord all the earth</w:t>
      </w:r>
      <w:bookmarkEnd w:id="867"/>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10"/>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11"/>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68" w:name="_Ref412026313"/>
      <w:r>
        <w:lastRenderedPageBreak/>
        <w:t>Psalm</w:t>
      </w:r>
      <w:r w:rsidR="008016CF" w:rsidRPr="00AB1781">
        <w:t xml:space="preserve"> 96</w:t>
      </w:r>
      <w:r>
        <w:t>: The Lord is reigning, let the earth rejoice</w:t>
      </w:r>
      <w:bookmarkEnd w:id="868"/>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12"/>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69" w:name="_Ref412111720"/>
      <w:r>
        <w:t>Psalm</w:t>
      </w:r>
      <w:r w:rsidR="008016CF" w:rsidRPr="00AB1781">
        <w:t xml:space="preserve"> 97</w:t>
      </w:r>
      <w:r>
        <w:t>: O sing to the Lord a new song, for the Lord has done wonders</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13"/>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0" w:name="_Ref412111731"/>
      <w:r>
        <w:lastRenderedPageBreak/>
        <w:t>Psalm</w:t>
      </w:r>
      <w:r w:rsidR="008016CF" w:rsidRPr="00AB1781">
        <w:t xml:space="preserve"> 98</w:t>
      </w:r>
      <w:r>
        <w:t>: The Lord is reigning, let the peoples rage</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14"/>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1" w:name="_Ref412111741"/>
      <w:r>
        <w:t>Psalm</w:t>
      </w:r>
      <w:r w:rsidR="008016CF" w:rsidRPr="00AB1781">
        <w:t xml:space="preserve"> 99</w:t>
      </w:r>
      <w:r>
        <w:t>: Shout for joy to the Lord, all the earth</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2" w:name="_Ref412111752"/>
      <w:r>
        <w:t>Psalm</w:t>
      </w:r>
      <w:r w:rsidR="008016CF" w:rsidRPr="00AB1781">
        <w:t xml:space="preserve"> 100</w:t>
      </w:r>
      <w:r>
        <w:t xml:space="preserve">: I will sing to </w:t>
      </w:r>
      <w:r w:rsidR="001040C8">
        <w:t>You</w:t>
      </w:r>
      <w:r>
        <w:t xml:space="preserve"> of mercy and judgment, O Lord</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5"/>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6"/>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7"/>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8"/>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9"/>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20"/>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21"/>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22"/>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23"/>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24"/>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5"/>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6"/>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7"/>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8"/>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9"/>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30"/>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31"/>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32"/>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33"/>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34"/>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5"/>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6"/>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7"/>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8"/>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9"/>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40"/>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41"/>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42"/>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43"/>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3" w:name="_Ref412026343"/>
      <w:r>
        <w:t>Psalm</w:t>
      </w:r>
      <w:r w:rsidR="00510795" w:rsidRPr="00AB1781">
        <w:t xml:space="preserve"> 109</w:t>
      </w:r>
      <w:r>
        <w:t>: The Lord said to my Lord: 'Sit at My right hand</w:t>
      </w:r>
      <w:bookmarkEnd w:id="87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44"/>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5"/>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6"/>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7"/>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8"/>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9"/>
      </w:r>
    </w:p>
    <w:p w:rsidR="00510795" w:rsidRPr="00267F42" w:rsidRDefault="00267F42" w:rsidP="00267F42">
      <w:pPr>
        <w:pStyle w:val="Heading3"/>
      </w:pPr>
      <w:bookmarkStart w:id="874" w:name="_Ref412111792"/>
      <w:r>
        <w:t>Psalm</w:t>
      </w:r>
      <w:r w:rsidR="00510795" w:rsidRPr="00AB1781">
        <w:t xml:space="preserve"> 110</w:t>
      </w:r>
      <w:r>
        <w:t xml:space="preserve">: I will thank </w:t>
      </w:r>
      <w:r w:rsidR="001040C8">
        <w:t>You</w:t>
      </w:r>
      <w:r>
        <w:t>, O Lord, with my whole heart</w:t>
      </w:r>
      <w:bookmarkEnd w:id="874"/>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50"/>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51"/>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52"/>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53"/>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5" w:name="_Ref412111806"/>
      <w:r>
        <w:t>Psalm</w:t>
      </w:r>
      <w:r w:rsidR="00510795" w:rsidRPr="00AB1781">
        <w:t xml:space="preserve"> 111</w:t>
      </w:r>
      <w:r>
        <w:t>: Blessed is the man who fears the Lord</w:t>
      </w:r>
      <w:bookmarkEnd w:id="875"/>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54"/>
      </w:r>
    </w:p>
    <w:p w:rsidR="00510795" w:rsidRPr="00267F42" w:rsidRDefault="00075EAD" w:rsidP="00267F42">
      <w:pPr>
        <w:pStyle w:val="Heading3"/>
      </w:pPr>
      <w:bookmarkStart w:id="87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5"/>
      </w:r>
      <w:r w:rsidR="00267F42">
        <w:t>: Praise the Lord, you children</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6"/>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7"/>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8"/>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9"/>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60"/>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77" w:name="_Ref412026361"/>
      <w:r>
        <w:t>Psalm</w:t>
      </w:r>
      <w:r w:rsidR="00510795" w:rsidRPr="00AB1781">
        <w:t xml:space="preserve"> 114</w:t>
      </w:r>
      <w:r>
        <w:t>: I love Him because the Lord hears the cry of my prayer</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61"/>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62"/>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78" w:name="_Ref412026376"/>
      <w:r>
        <w:t>Psalm</w:t>
      </w:r>
      <w:r w:rsidR="00510795" w:rsidRPr="00AB1781">
        <w:t xml:space="preserve"> 115</w:t>
      </w:r>
      <w:r>
        <w:t>: I believed and so I spoke; but I was deeply humiliated</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63"/>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64"/>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79" w:name="_Ref411967180"/>
      <w:r>
        <w:t>Psalm</w:t>
      </w:r>
      <w:r w:rsidR="00510795" w:rsidRPr="00AB1781">
        <w:t xml:space="preserve"> 116</w:t>
      </w:r>
      <w:r>
        <w:t>: All you nations, praise the Lord</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5"/>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0" w:name="_Ref411967211"/>
      <w:r>
        <w:t>Psalm</w:t>
      </w:r>
      <w:r w:rsidR="00510795" w:rsidRPr="00AB1781">
        <w:t xml:space="preserve"> 117</w:t>
      </w:r>
      <w:r>
        <w:t>: Give thanks to the Lord, He is good</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6"/>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7"/>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8"/>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9"/>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70"/>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1" w:name="_Ref412027139"/>
      <w:r>
        <w:t>Psalm</w:t>
      </w:r>
      <w:r w:rsidRPr="00AB1781">
        <w:t xml:space="preserve"> 118</w:t>
      </w:r>
      <w:r>
        <w:t>: Blessed are they who are faultless in the way</w:t>
      </w:r>
      <w:bookmarkEnd w:id="881"/>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71"/>
      </w:r>
    </w:p>
    <w:p w:rsidR="00385CB8" w:rsidRPr="00AB1781" w:rsidRDefault="00385CB8" w:rsidP="00385CB8">
      <w:pPr>
        <w:pStyle w:val="EnglishHangEndNoCoptic"/>
      </w:pPr>
      <w:r w:rsidRPr="00AB1781">
        <w:tab/>
        <w:t>who live by the law of the Lord.</w:t>
      </w:r>
      <w:r w:rsidRPr="00AB1781">
        <w:rPr>
          <w:rStyle w:val="FootnoteReference"/>
        </w:rPr>
        <w:footnoteReference w:id="372"/>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73"/>
      </w:r>
    </w:p>
    <w:p w:rsidR="00385CB8" w:rsidRPr="00AB1781" w:rsidRDefault="00385CB8" w:rsidP="00385CB8">
      <w:pPr>
        <w:pStyle w:val="EnglishHangEndNoCoptic"/>
      </w:pPr>
      <w:r w:rsidRPr="00AB1781">
        <w:tab/>
        <w:t>who seek Him with their whole heart.</w:t>
      </w:r>
      <w:r w:rsidRPr="00AB1781">
        <w:rPr>
          <w:rStyle w:val="FootnoteReference"/>
        </w:rPr>
        <w:footnoteReference w:id="374"/>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5"/>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6"/>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7"/>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8"/>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9"/>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80"/>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81"/>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82"/>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83"/>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84"/>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5"/>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6"/>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7"/>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8"/>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9"/>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90"/>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91"/>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92"/>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93"/>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94"/>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5"/>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6"/>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7"/>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8"/>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9"/>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00"/>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401"/>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02"/>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403"/>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04"/>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2" w:name="_Ref411967235"/>
      <w:r>
        <w:t>Psalm</w:t>
      </w:r>
      <w:r w:rsidRPr="00AB1781">
        <w:t xml:space="preserve"> 119</w:t>
      </w:r>
      <w:r>
        <w:t>: To the Lord in the hour of my distress I cry</w:t>
      </w:r>
      <w:bookmarkEnd w:id="88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5"/>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3" w:name="_Ref411967252"/>
      <w:r>
        <w:t>Psalm</w:t>
      </w:r>
      <w:r w:rsidRPr="00AB1781">
        <w:t xml:space="preserve"> 120</w:t>
      </w:r>
      <w:r>
        <w:t>: I lift up my eyes to the mountains</w:t>
      </w:r>
      <w:bookmarkEnd w:id="88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6"/>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7"/>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4" w:name="_Ref411967283"/>
      <w:r>
        <w:t>Psalm</w:t>
      </w:r>
      <w:r w:rsidRPr="00AB1781">
        <w:t xml:space="preserve"> 121</w:t>
      </w:r>
      <w:r>
        <w:t>: I was glad when they said to me: 'Let us go to the house of the Lord'</w:t>
      </w:r>
      <w:bookmarkEnd w:id="88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8"/>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9"/>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5"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10"/>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11"/>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6" w:name="_Ref411967321"/>
      <w:r>
        <w:t>Psalm</w:t>
      </w:r>
      <w:r w:rsidRPr="00AB1781">
        <w:t xml:space="preserve"> 123</w:t>
      </w:r>
      <w:r>
        <w:t>: 'Unless the Lord had been among us,' let Israel now say</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87" w:name="_Ref411967338"/>
      <w:r>
        <w:t>Psalm</w:t>
      </w:r>
      <w:r w:rsidRPr="00AB1781">
        <w:t xml:space="preserve"> 124</w:t>
      </w:r>
      <w:r>
        <w:t>: Those who trust in the Lord are like Mount Zion</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88" w:name="_Ref411967353"/>
      <w:r>
        <w:t>Psalm</w:t>
      </w:r>
      <w:r w:rsidRPr="00AB1781">
        <w:t xml:space="preserve"> 125</w:t>
      </w:r>
      <w:r>
        <w:t>: When the Lord brought back the captives to Zion</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12"/>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89" w:name="_Ref411967372"/>
      <w:r>
        <w:t>Psalm</w:t>
      </w:r>
      <w:r w:rsidRPr="00AB1781">
        <w:t xml:space="preserve"> 126</w:t>
      </w:r>
      <w:r>
        <w:t>: Unless the Lord builds the house, the builders labour in vain</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13"/>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0" w:name="_Ref411967385"/>
      <w:r>
        <w:t>Psalm</w:t>
      </w:r>
      <w:r w:rsidRPr="00AB1781">
        <w:t xml:space="preserve"> 127</w:t>
      </w:r>
      <w:r>
        <w:t>: Blessed are</w:t>
      </w:r>
      <w:r w:rsidR="000D0A3F">
        <w:t xml:space="preserve"> </w:t>
      </w:r>
      <w:r>
        <w:t>all who fear the Lord, who walk in His ways</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1" w:name="_Ref411967400"/>
      <w:r>
        <w:t>Psalm</w:t>
      </w:r>
      <w:r w:rsidRPr="00AB1781">
        <w:t xml:space="preserve"> 128</w:t>
      </w:r>
      <w:r>
        <w:t>: Often have they warred against me from my youth</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2" w:name="_Ref411968046"/>
      <w:r>
        <w:t>Psalm</w:t>
      </w:r>
      <w:r w:rsidRPr="00AB1781">
        <w:t xml:space="preserve"> 129</w:t>
      </w:r>
      <w:r>
        <w:t xml:space="preserve">: Out of the depths I cry to </w:t>
      </w:r>
      <w:r w:rsidR="001040C8">
        <w:t>You</w:t>
      </w:r>
      <w:r>
        <w:t>, O Lord</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14"/>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5"/>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6"/>
      </w:r>
    </w:p>
    <w:p w:rsidR="00FD25B7" w:rsidRPr="00FD25B7" w:rsidRDefault="00FD25B7" w:rsidP="00FD25B7">
      <w:pPr>
        <w:pStyle w:val="Heading3"/>
      </w:pPr>
      <w:bookmarkStart w:id="893" w:name="_Ref411968066"/>
      <w:r>
        <w:t>Psalm</w:t>
      </w:r>
      <w:r w:rsidRPr="00AB1781">
        <w:t xml:space="preserve"> 130</w:t>
      </w:r>
      <w:r>
        <w:t>: O Lord, my heart is not haughty, nor my eyes lofty</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7"/>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4" w:name="_Ref411968081"/>
      <w:r>
        <w:t>Psalm</w:t>
      </w:r>
      <w:r w:rsidR="00FD25B7" w:rsidRPr="00AB1781">
        <w:t xml:space="preserve"> 131</w:t>
      </w:r>
      <w:r>
        <w:t>: O Lord, remember David and all his meekness</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8"/>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9"/>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20"/>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21"/>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22"/>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23"/>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5" w:name="_Ref411968095"/>
      <w:r>
        <w:t>Psalm</w:t>
      </w:r>
      <w:r w:rsidR="00FD25B7" w:rsidRPr="00AB1781">
        <w:t xml:space="preserve"> 132</w:t>
      </w:r>
      <w:r>
        <w:t>: Behold, how good and how delightful it is when brothers dwell together in unity</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24"/>
      </w:r>
    </w:p>
    <w:p w:rsidR="00FD25B7" w:rsidRPr="00AB1781" w:rsidRDefault="00FD25B7" w:rsidP="00F431B1">
      <w:pPr>
        <w:pStyle w:val="EnglishHangNoCoptic"/>
      </w:pPr>
      <w:r w:rsidRPr="00AB1781">
        <w:tab/>
        <w:t>for there</w:t>
      </w:r>
      <w:r w:rsidRPr="00AB1781">
        <w:rPr>
          <w:rStyle w:val="FootnoteReference"/>
        </w:rPr>
        <w:footnoteReference w:id="425"/>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6" w:name="_Ref411968119"/>
      <w:r>
        <w:t>Psalm</w:t>
      </w:r>
      <w:r w:rsidRPr="00AB1781">
        <w:t xml:space="preserve"> 133</w:t>
      </w:r>
      <w:r>
        <w:t>: Behold now bless the Lord, all you slaves of the Lord</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6"/>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7"/>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8"/>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9"/>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30"/>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897" w:name="_Ref411968136"/>
      <w:r>
        <w:t>Psalm</w:t>
      </w:r>
      <w:r w:rsidRPr="00AB1781">
        <w:t xml:space="preserve"> 136</w:t>
      </w:r>
      <w:r>
        <w:t>: By the rivers of Babylon we sat down and wept</w:t>
      </w:r>
      <w:bookmarkEnd w:id="89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31"/>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32"/>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33"/>
      </w:r>
    </w:p>
    <w:p w:rsidR="00E276C1" w:rsidRPr="00AB1781" w:rsidRDefault="00E276C1" w:rsidP="00E276C1">
      <w:pPr>
        <w:pStyle w:val="Heading3"/>
      </w:pPr>
      <w:bookmarkStart w:id="898" w:name="_Ref411968152"/>
      <w:r>
        <w:t>Psalm</w:t>
      </w:r>
      <w:r w:rsidRPr="00AB1781">
        <w:t xml:space="preserve"> 137</w:t>
      </w:r>
      <w:r>
        <w:t xml:space="preserve">: I will praise and thank </w:t>
      </w:r>
      <w:r w:rsidR="001040C8">
        <w:t>You</w:t>
      </w:r>
      <w:r>
        <w:t>, O Lord, with my whole heart</w:t>
      </w:r>
      <w:bookmarkEnd w:id="898"/>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34"/>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5"/>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6"/>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7"/>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8"/>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9"/>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899" w:name="_Ref411968172"/>
      <w:r>
        <w:t>Psalm</w:t>
      </w:r>
      <w:r w:rsidRPr="00AB1781">
        <w:t xml:space="preserve"> 140</w:t>
      </w:r>
      <w:r>
        <w:t xml:space="preserve">: Lord, I cry to </w:t>
      </w:r>
      <w:r w:rsidR="001040C8">
        <w:t>You</w:t>
      </w:r>
      <w:r>
        <w:t>, hear me</w:t>
      </w:r>
      <w:bookmarkEnd w:id="899"/>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40"/>
      </w:r>
    </w:p>
    <w:p w:rsidR="00E276C1" w:rsidRPr="00E276C1" w:rsidRDefault="00E276C1" w:rsidP="00E276C1">
      <w:pPr>
        <w:pStyle w:val="Heading3"/>
      </w:pPr>
      <w:bookmarkStart w:id="900" w:name="_Ref411968182"/>
      <w:r>
        <w:t>Psalm</w:t>
      </w:r>
      <w:r w:rsidRPr="00AB1781">
        <w:t xml:space="preserve"> 141</w:t>
      </w:r>
      <w:r>
        <w:t>: I cry to the Lord with all my voice, I pray with all my voice</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41"/>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1" w:name="_Ref412098508"/>
      <w:r>
        <w:t>Psalm</w:t>
      </w:r>
      <w:r w:rsidRPr="00AB1781">
        <w:t xml:space="preserve"> 142</w:t>
      </w:r>
      <w:r>
        <w:t xml:space="preserve">: Lord, hear my prayer; give ear to my petition in </w:t>
      </w:r>
      <w:r w:rsidR="00E570CB">
        <w:t>Your</w:t>
      </w:r>
      <w:r>
        <w:t xml:space="preserve"> truth</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42"/>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43"/>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44"/>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5"/>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6"/>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7"/>
      </w:r>
      <w:r w:rsidRPr="00AB1781">
        <w:t xml:space="preserve"> bless His holy name for ever and ever.</w:t>
      </w:r>
    </w:p>
    <w:p w:rsidR="00E276C1" w:rsidRPr="002A0A20" w:rsidRDefault="002A0A20" w:rsidP="002A0A20">
      <w:pPr>
        <w:pStyle w:val="Heading3"/>
      </w:pPr>
      <w:bookmarkStart w:id="902" w:name="_Ref411968206"/>
      <w:r>
        <w:lastRenderedPageBreak/>
        <w:t>Psalm</w:t>
      </w:r>
      <w:r w:rsidR="00E276C1" w:rsidRPr="00AB1781">
        <w:t xml:space="preserve"> 145</w:t>
      </w:r>
      <w:r>
        <w:t>: Praise the Lord, O my soul! I will praise the Lord all my life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8"/>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3" w:name="_Ref411968226"/>
      <w:r>
        <w:lastRenderedPageBreak/>
        <w:t>Psalm</w:t>
      </w:r>
      <w:r w:rsidR="00E276C1" w:rsidRPr="00AB1781">
        <w:t xml:space="preserve"> 146</w:t>
      </w:r>
      <w:r>
        <w:t>: Praise the Lord, for singing praise is good</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9"/>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4" w:name="_Ref411968245"/>
      <w:r>
        <w:lastRenderedPageBreak/>
        <w:t>Psalm</w:t>
      </w:r>
      <w:r w:rsidR="00E276C1" w:rsidRPr="00AB1781">
        <w:t xml:space="preserve"> 147</w:t>
      </w:r>
      <w:r>
        <w:t>: Praise the Lord, O Jerusalem! Praise your God, O Zion!</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50"/>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51"/>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52"/>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5" w:name="_Toc410196196"/>
      <w:bookmarkStart w:id="906" w:name="_Toc410196438"/>
      <w:bookmarkStart w:id="907" w:name="_Toc410196940"/>
      <w:bookmarkStart w:id="908" w:name="_Toc433973317"/>
      <w:r>
        <w:lastRenderedPageBreak/>
        <w:t>The Book of Psalis and Doxologies</w:t>
      </w:r>
      <w:bookmarkEnd w:id="905"/>
      <w:bookmarkEnd w:id="906"/>
      <w:bookmarkEnd w:id="907"/>
      <w:bookmarkEnd w:id="908"/>
    </w:p>
    <w:p w:rsidR="009C13E9" w:rsidRDefault="009C13E9" w:rsidP="009C13E9">
      <w:pPr>
        <w:pStyle w:val="Heading2"/>
      </w:pPr>
      <w:bookmarkStart w:id="909" w:name="_Toc433973318"/>
      <w:bookmarkStart w:id="910" w:name="_Toc410196197"/>
      <w:bookmarkStart w:id="911" w:name="_Toc410196439"/>
      <w:bookmarkStart w:id="912" w:name="_Toc410196941"/>
      <w:r>
        <w:lastRenderedPageBreak/>
        <w:t>General and Common Doxologies</w:t>
      </w:r>
      <w:bookmarkEnd w:id="909"/>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3"/>
            <w:r>
              <w:t>The great and holy luminaries,</w:t>
            </w:r>
            <w:commentRangeEnd w:id="913"/>
            <w:r>
              <w:rPr>
                <w:rStyle w:val="CommentReference"/>
                <w:rFonts w:ascii="Times New Roman" w:hAnsi="Times New Roman"/>
              </w:rPr>
              <w:commentReference w:id="913"/>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4"/>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4"/>
            <w:r>
              <w:rPr>
                <w:rStyle w:val="CommentReference"/>
                <w:rFonts w:ascii="Times New Roman" w:hAnsi="Times New Roman"/>
              </w:rPr>
              <w:commentReference w:id="914"/>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5"/>
            <w:r w:rsidRPr="00602B0F">
              <w:t xml:space="preserve">O Lord, </w:t>
            </w:r>
            <w:commentRangeEnd w:id="915"/>
            <w:r>
              <w:rPr>
                <w:rStyle w:val="CommentReference"/>
                <w:rFonts w:ascii="Times New Roman" w:hAnsi="Times New Roman"/>
              </w:rPr>
              <w:commentReference w:id="915"/>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6"/>
            <w:r>
              <w:t xml:space="preserve">called </w:t>
            </w:r>
            <w:commentRangeEnd w:id="916"/>
            <w:r>
              <w:rPr>
                <w:rStyle w:val="CommentReference"/>
                <w:rFonts w:ascii="Times New Roman" w:eastAsiaTheme="minorHAnsi" w:hAnsi="Times New Roman" w:cstheme="minorBidi"/>
                <w:color w:val="auto"/>
              </w:rPr>
              <w:commentReference w:id="916"/>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17"/>
            <w:r>
              <w:t>Who loved him greatly.</w:t>
            </w:r>
            <w:commentRangeEnd w:id="917"/>
            <w:r>
              <w:rPr>
                <w:rStyle w:val="CommentReference"/>
                <w:rFonts w:ascii="Times New Roman" w:eastAsiaTheme="minorHAnsi" w:hAnsi="Times New Roman" w:cstheme="minorBidi"/>
                <w:color w:val="auto"/>
              </w:rPr>
              <w:commentReference w:id="917"/>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18"/>
            <w:r>
              <w:t xml:space="preserve">Our </w:t>
            </w:r>
            <w:commentRangeEnd w:id="918"/>
            <w:r>
              <w:rPr>
                <w:rStyle w:val="CommentReference"/>
                <w:rFonts w:ascii="Times New Roman" w:eastAsiaTheme="minorHAnsi" w:hAnsi="Times New Roman" w:cstheme="minorBidi"/>
                <w:color w:val="auto"/>
              </w:rPr>
              <w:commentReference w:id="918"/>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19"/>
            <w:r>
              <w:t xml:space="preserve">And </w:t>
            </w:r>
            <w:commentRangeEnd w:id="919"/>
            <w:r>
              <w:rPr>
                <w:rStyle w:val="CommentReference"/>
                <w:rFonts w:ascii="Times New Roman" w:eastAsiaTheme="minorHAnsi" w:hAnsi="Times New Roman" w:cstheme="minorBidi"/>
                <w:color w:val="auto"/>
              </w:rPr>
              <w:commentReference w:id="919"/>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0"/>
            <w:r>
              <w:t>And was numbered with</w:t>
            </w:r>
          </w:p>
          <w:p w:rsidR="004C7F73" w:rsidRDefault="004C7F73" w:rsidP="004C7F73">
            <w:pPr>
              <w:pStyle w:val="EngHangEnd"/>
            </w:pPr>
            <w:r>
              <w:t>The rest of the Apostles.</w:t>
            </w:r>
            <w:commentRangeEnd w:id="920"/>
            <w:r>
              <w:rPr>
                <w:rStyle w:val="CommentReference"/>
                <w:rFonts w:ascii="Times New Roman" w:eastAsiaTheme="minorHAnsi" w:hAnsi="Times New Roman" w:cstheme="minorBidi"/>
                <w:color w:val="auto"/>
              </w:rPr>
              <w:commentReference w:id="920"/>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1"/>
            <w:r>
              <w:t xml:space="preserve">sound </w:t>
            </w:r>
            <w:commentRangeEnd w:id="921"/>
            <w:r>
              <w:rPr>
                <w:rStyle w:val="CommentReference"/>
                <w:rFonts w:ascii="Times New Roman" w:eastAsiaTheme="minorHAnsi" w:hAnsi="Times New Roman" w:cstheme="minorBidi"/>
                <w:color w:val="auto"/>
              </w:rPr>
              <w:commentReference w:id="921"/>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2"/>
            <w:r>
              <w:t>Beholder of God</w:t>
            </w:r>
            <w:commentRangeEnd w:id="922"/>
            <w:r>
              <w:rPr>
                <w:rStyle w:val="CommentReference"/>
                <w:rFonts w:ascii="Times New Roman" w:eastAsiaTheme="minorHAnsi" w:hAnsi="Times New Roman" w:cstheme="minorBidi"/>
                <w:color w:val="auto"/>
              </w:rPr>
              <w:commentReference w:id="922"/>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3"/>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3"/>
            <w:r>
              <w:rPr>
                <w:rStyle w:val="CommentReference"/>
                <w:rFonts w:ascii="Times New Roman" w:eastAsiaTheme="minorHAnsi" w:hAnsi="Times New Roman" w:cstheme="minorBidi"/>
                <w:color w:val="auto"/>
              </w:rPr>
              <w:commentReference w:id="923"/>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4"/>
            <w:r>
              <w:t>compatriots</w:t>
            </w:r>
            <w:commentRangeEnd w:id="924"/>
            <w:r>
              <w:rPr>
                <w:rStyle w:val="CommentReference"/>
                <w:rFonts w:ascii="Times New Roman" w:eastAsiaTheme="minorHAnsi" w:hAnsi="Times New Roman" w:cstheme="minorBidi"/>
                <w:color w:val="auto"/>
              </w:rPr>
              <w:commentReference w:id="924"/>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53"/>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r>
        <w:t>The Doxology of St. Demiana</w:t>
      </w:r>
    </w:p>
    <w:p w:rsidR="006B061A" w:rsidRPr="00AF6D10" w:rsidRDefault="006B061A" w:rsidP="006B061A">
      <w:pPr>
        <w:pStyle w:val="Rubric"/>
      </w:pPr>
      <w:r>
        <w:t>See also Another Doxology of St. Demiana under January 8 (9) / Tobi 13,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  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54"/>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F2298"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F2298" w:rsidP="006B061A">
            <w:pPr>
              <w:pStyle w:val="CopticCross"/>
            </w:pPr>
            <w:r w:rsidRPr="00FB5ACB">
              <w:t>¿</w:t>
            </w: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r>
        <w:t>The Doxology of the Martyrs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lastRenderedPageBreak/>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25"/>
            <w:r>
              <w:t>Akrash</w:t>
            </w:r>
            <w:commentRangeEnd w:id="925"/>
            <w:r>
              <w:rPr>
                <w:rStyle w:val="CommentReference"/>
              </w:rPr>
              <w:commentReference w:id="925"/>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6F2298" w:rsidRDefault="006F2298" w:rsidP="006F2298">
      <w:pPr>
        <w:pStyle w:val="Heading3"/>
      </w:pPr>
      <w:r>
        <w:t>The Doxology of St. Anthony and St. Paul</w:t>
      </w:r>
    </w:p>
    <w:p w:rsidR="006F2298" w:rsidRPr="00AF6D10" w:rsidRDefault="006F2298" w:rsidP="006F2298">
      <w:pPr>
        <w:pStyle w:val="Rubric"/>
      </w:pPr>
      <w:r>
        <w:t>See also the Doxology for St. Anthony on January 17 (18) / Tobi 22, page ##, and the Doxology of St. Paul on January 27 (28) / Meshir 2,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The two luminous pillars,</w:t>
            </w:r>
          </w:p>
          <w:p w:rsidR="006F2298" w:rsidRPr="004764BD" w:rsidRDefault="006F2298" w:rsidP="006F2298">
            <w:pPr>
              <w:pStyle w:val="EngHang"/>
            </w:pPr>
            <w:r w:rsidRPr="004764BD">
              <w:t>The two shining stars,</w:t>
            </w:r>
          </w:p>
          <w:p w:rsidR="006F2298" w:rsidRPr="004764BD" w:rsidRDefault="006F2298" w:rsidP="006F2298">
            <w:pPr>
              <w:pStyle w:val="EngHang"/>
            </w:pPr>
            <w:r w:rsidRPr="004764BD">
              <w:t xml:space="preserve">That </w:t>
            </w:r>
            <w:commentRangeStart w:id="926"/>
            <w:r w:rsidRPr="004764BD">
              <w:t>give light to</w:t>
            </w:r>
            <w:commentRangeEnd w:id="926"/>
            <w:r>
              <w:rPr>
                <w:rStyle w:val="CommentReference"/>
                <w:rFonts w:ascii="Times New Roman" w:eastAsiaTheme="minorHAnsi" w:hAnsi="Times New Roman" w:cstheme="minorBidi"/>
                <w:color w:val="auto"/>
              </w:rPr>
              <w:commentReference w:id="926"/>
            </w:r>
            <w:r w:rsidRPr="004764BD">
              <w:t xml:space="preserve"> our souls</w:t>
            </w:r>
          </w:p>
          <w:p w:rsidR="006F2298" w:rsidRDefault="006F2298" w:rsidP="006F2298">
            <w:pPr>
              <w:pStyle w:val="EngHangEnd"/>
            </w:pPr>
            <w:r w:rsidRPr="004764BD">
              <w:t>Through their holy virtues: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Ⲱ ⲛⲓⲥⲧⲩⲗⲗⲟⲥ ⲛ̀ⲣⲉϥⲉⲣⲟⲩⲱⲓⲛⲓ:</w:t>
            </w:r>
          </w:p>
          <w:p w:rsidR="006F2298" w:rsidRDefault="006F2298" w:rsidP="006F2298">
            <w:pPr>
              <w:pStyle w:val="CopticVersemulti-line"/>
            </w:pPr>
            <w:r>
              <w:t>ⲛⲓⲫⲱⲥⲧⲏⲣ ⲛ̀ⲁⲗⲏⲑⲓⲛⲟⲛ:</w:t>
            </w:r>
          </w:p>
          <w:p w:rsidR="006F2298" w:rsidRDefault="006F2298" w:rsidP="006F2298">
            <w:pPr>
              <w:pStyle w:val="CopticVersemulti-line"/>
            </w:pPr>
            <w:r>
              <w:t>ⲉ̀ⲧⲉⲣⲟⲩⲱⲓⲛⲓ ⲛ̀ⲛⲉⲛⲯⲏⲭⲏ:</w:t>
            </w:r>
          </w:p>
          <w:p w:rsidR="006F2298" w:rsidRDefault="006F2298" w:rsidP="006F2298">
            <w:pPr>
              <w:pStyle w:val="CopticHangingVerse"/>
            </w:pPr>
            <w:r>
              <w:t>ϩⲓⲧⲉⲛ ⲛⲟⲩⲁ̀ⲣⲏⲧⲏ ⲉ̄ⲑ̄ⲩ̄.</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Abba Ant</w:t>
            </w:r>
            <w:r>
              <w:t>h</w:t>
            </w:r>
            <w:r w:rsidRPr="004764BD">
              <w:t>ony and Abba Paul,</w:t>
            </w:r>
          </w:p>
          <w:p w:rsidR="006F2298" w:rsidRPr="004764BD" w:rsidRDefault="006F2298" w:rsidP="006F2298">
            <w:pPr>
              <w:pStyle w:val="EngHang"/>
            </w:pPr>
            <w:r w:rsidRPr="004764BD">
              <w:t>Who adorned their lives</w:t>
            </w:r>
          </w:p>
          <w:p w:rsidR="006F2298" w:rsidRPr="004764BD" w:rsidRDefault="006F2298" w:rsidP="006F2298">
            <w:pPr>
              <w:pStyle w:val="EngHang"/>
            </w:pPr>
            <w:r w:rsidRPr="004764BD">
              <w:t>With fasting and prayer,</w:t>
            </w:r>
          </w:p>
          <w:p w:rsidR="006F2298" w:rsidRDefault="006F2298" w:rsidP="006F2298">
            <w:pPr>
              <w:pStyle w:val="EngHangEnd"/>
            </w:pPr>
            <w:r w:rsidRPr="004764BD">
              <w:t>And great purity;</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Ⲁⲃⲃⲁ Ⲁⲛⲧⲱⲛⲓ ⲛⲉⲙ Ⲁⲃⲃⲁ Ⲡⲁϣⲗⲉ:</w:t>
            </w:r>
          </w:p>
          <w:p w:rsidR="006F2298" w:rsidRDefault="006F2298" w:rsidP="006F2298">
            <w:pPr>
              <w:pStyle w:val="CopticVersemulti-line"/>
            </w:pPr>
            <w:r>
              <w:t>ⲛⲁⲓ ⲉ̀ⲧⲁⲩⲥⲟⲗⲥⲉⲗ ⲙ̀ⲡⲟⲩⲃⲓⲟⲥ:</w:t>
            </w:r>
          </w:p>
          <w:p w:rsidR="006F2298" w:rsidRDefault="006F2298" w:rsidP="006F2298">
            <w:pPr>
              <w:pStyle w:val="CopticVersemulti-line"/>
            </w:pPr>
            <w:r>
              <w:t>ϧⲉⲛ ϩⲁⲛⲛⲏⲥⲧⲓⲁ̀ ⲛⲉⲙ ϩⲁⲛϣ̀ⲗⲏⲗ:</w:t>
            </w:r>
          </w:p>
          <w:p w:rsidR="006F2298" w:rsidRDefault="006F2298" w:rsidP="006F2298">
            <w:pPr>
              <w:pStyle w:val="CopticHangingVerse"/>
            </w:pPr>
            <w:r>
              <w:t>ⲛⲉⲙ ⲟⲩⲛⲓϣϯ ⲛ̀ⲧⲟⲩⲃⲟ.</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Inhabiting the wilderness,</w:t>
            </w:r>
          </w:p>
          <w:p w:rsidR="006F2298" w:rsidRPr="004764BD" w:rsidRDefault="006F2298" w:rsidP="006F2298">
            <w:pPr>
              <w:pStyle w:val="EngHang"/>
            </w:pPr>
            <w:r w:rsidRPr="004764BD">
              <w:t>Praising God incessantly,</w:t>
            </w:r>
          </w:p>
          <w:p w:rsidR="006F2298" w:rsidRPr="004764BD" w:rsidRDefault="006F2298" w:rsidP="006F2298">
            <w:pPr>
              <w:pStyle w:val="EngHang"/>
            </w:pPr>
            <w:r w:rsidRPr="004764BD">
              <w:t>Resting not day and night,</w:t>
            </w:r>
          </w:p>
          <w:p w:rsidR="006F2298" w:rsidRDefault="006F2298" w:rsidP="006F2298">
            <w:pPr>
              <w:pStyle w:val="EngHangEnd"/>
            </w:pPr>
            <w:r w:rsidRPr="004764BD">
              <w:t>Like unto the angels.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Ⲉⲩϣⲟⲡ ⲛ̀ϧ̀ⲣⲏⲓ ϧⲉⲛ ⲛⲓϣⲁϥⲉⲩ:</w:t>
            </w:r>
          </w:p>
          <w:p w:rsidR="006F2298" w:rsidRDefault="006F2298" w:rsidP="006F2298">
            <w:pPr>
              <w:pStyle w:val="CopticVersemulti-line"/>
            </w:pPr>
            <w:r>
              <w:t>ⲉⲩϩⲱⲥ Ⲫϯ ϧⲉⲛ ⲟⲩⲙⲉⲧⲁⲧⲙⲟⲩⲛⲕ:</w:t>
            </w:r>
          </w:p>
          <w:p w:rsidR="006F2298" w:rsidRDefault="006F2298" w:rsidP="006F2298">
            <w:pPr>
              <w:pStyle w:val="CopticVersemulti-line"/>
            </w:pPr>
            <w:r>
              <w:t>ⲙ̀ⲡⲓⲉ̀ϩⲟⲟⲩ ⲛⲉⲙ ⲡⲓⲉ̀ϫⲱⲣϩ:</w:t>
            </w:r>
          </w:p>
          <w:p w:rsidR="006F2298" w:rsidRDefault="006F2298" w:rsidP="006F2298">
            <w:pPr>
              <w:pStyle w:val="CopticHangingVerse"/>
            </w:pPr>
            <w:r>
              <w:t>ⲙ̀ⲫ̀ⲣⲏϯ ⲛ̀ⲛⲓⲁⲅⲅⲉⲗⲟⲥ.</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They perfected their lives,</w:t>
            </w:r>
          </w:p>
          <w:p w:rsidR="006F2298" w:rsidRPr="004764BD" w:rsidRDefault="006F2298" w:rsidP="006F2298">
            <w:pPr>
              <w:pStyle w:val="EngHang"/>
            </w:pPr>
            <w:r w:rsidRPr="004764BD">
              <w:t>In joy and rejoicing,</w:t>
            </w:r>
          </w:p>
          <w:p w:rsidR="006F2298" w:rsidRPr="004764BD" w:rsidRDefault="006F2298" w:rsidP="006F2298">
            <w:pPr>
              <w:pStyle w:val="EngHang"/>
            </w:pPr>
            <w:r w:rsidRPr="004764BD">
              <w:t xml:space="preserve">And </w:t>
            </w:r>
            <w:r>
              <w:t>won</w:t>
            </w:r>
            <w:r w:rsidRPr="004764BD">
              <w:t xml:space="preserve"> the unfading crown,</w:t>
            </w:r>
          </w:p>
          <w:p w:rsidR="006F2298" w:rsidRDefault="006F2298" w:rsidP="006F2298">
            <w:pPr>
              <w:pStyle w:val="EngHangEnd"/>
            </w:pPr>
            <w:r w:rsidRPr="004764BD">
              <w:t>In the heavenly Jerusalem;</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Ϣⲁⲛ̀ⲧⲟⲩϫⲱⲕ ⲙ̀ⲡⲟⲩⲃⲓⲟⲥ ⲉ̀ⲃⲟⲗ:</w:t>
            </w:r>
          </w:p>
          <w:p w:rsidR="006F2298" w:rsidRDefault="006F2298" w:rsidP="006F2298">
            <w:pPr>
              <w:pStyle w:val="CopticVersemulti-line"/>
            </w:pPr>
            <w:r>
              <w:t>ϧⲉⲛ ⲟⲩⲟⲩⲛⲟϥ ⲛⲉⲙ ⲟⲩⲑⲉⲗⲏⲗ:</w:t>
            </w:r>
          </w:p>
          <w:p w:rsidR="006F2298" w:rsidRDefault="006F2298" w:rsidP="006F2298">
            <w:pPr>
              <w:pStyle w:val="CopticVersemulti-line"/>
            </w:pPr>
            <w:r>
              <w:t>ⲁⲩϭⲓ ⲙ̀ⲡⲓⲭ̀ⲗⲟⲙ ⲛ̀ⲁⲧⲧⲁⲕⲟ:</w:t>
            </w:r>
          </w:p>
          <w:p w:rsidR="006F2298" w:rsidRDefault="006F2298" w:rsidP="006F2298">
            <w:pPr>
              <w:pStyle w:val="CopticHangingVerse"/>
            </w:pPr>
            <w:r>
              <w:t>ϧⲉⲛ Ⲓⲉⲣⲟⲩⲥⲁⲗⲏⲙ ⲛ̀ⲧⲉ ⲧ̀ⲫⲉ.</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Praising with the angels</w:t>
            </w:r>
          </w:p>
          <w:p w:rsidR="006F2298" w:rsidRPr="004764BD" w:rsidRDefault="006F2298" w:rsidP="006F2298">
            <w:pPr>
              <w:pStyle w:val="EngHang"/>
            </w:pPr>
            <w:r w:rsidRPr="004764BD">
              <w:t>And the heavenly orders,</w:t>
            </w:r>
          </w:p>
          <w:p w:rsidR="006F2298" w:rsidRPr="004764BD" w:rsidRDefault="006F2298" w:rsidP="006F2298">
            <w:pPr>
              <w:pStyle w:val="EngHang"/>
            </w:pPr>
            <w:r w:rsidRPr="004764BD">
              <w:t>And the choir of the saints,</w:t>
            </w:r>
          </w:p>
          <w:p w:rsidR="006F2298" w:rsidRDefault="006F2298" w:rsidP="006F2298">
            <w:pPr>
              <w:pStyle w:val="EngHangEnd"/>
            </w:pPr>
            <w:r w:rsidRPr="004764BD">
              <w:t>In perfect harmony;</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Ⲉⲩϩⲱⲥ ⲛⲉⲙ ⲛⲓⲁⲅⲅⲉⲗⲟⲥ:</w:t>
            </w:r>
          </w:p>
          <w:p w:rsidR="006F2298" w:rsidRDefault="006F2298" w:rsidP="006F2298">
            <w:pPr>
              <w:pStyle w:val="CopticVersemulti-line"/>
            </w:pPr>
            <w:r>
              <w:t>ⲛⲉⲙ ⲛⲓⲧⲁⲅⲙⲁ ⲛ̀ⲉ̀ⲣⲟⲩⲣⲁⲛⲓⲟⲛ:</w:t>
            </w:r>
          </w:p>
          <w:p w:rsidR="006F2298" w:rsidRDefault="006F2298" w:rsidP="006F2298">
            <w:pPr>
              <w:pStyle w:val="CopticVersemulti-line"/>
            </w:pPr>
            <w:r>
              <w:t>ⲛⲉⲙ ⲡ̀ⲭⲟⲣⲟⲥ ⲛ̀ⲧⲉ ⲛⲏⲉ̄ⲑ̄ⲩ̄:</w:t>
            </w:r>
          </w:p>
          <w:p w:rsidR="006F2298" w:rsidRPr="003032D8" w:rsidRDefault="006F2298" w:rsidP="006F2298">
            <w:pPr>
              <w:pStyle w:val="CopticHangingVerse"/>
            </w:pPr>
            <w:r>
              <w:t>ϧⲉⲛ ⲟⲩⲥⲩⲙⲫⲱⲛⲓⲁ̀ ⲛ̀ⲟⲩⲱⲧ.</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Glorifying the Trinity,</w:t>
            </w:r>
          </w:p>
          <w:p w:rsidR="006F2298" w:rsidRPr="004764BD" w:rsidRDefault="006F2298" w:rsidP="006F2298">
            <w:pPr>
              <w:pStyle w:val="EngHang"/>
            </w:pPr>
            <w:r w:rsidRPr="004764BD">
              <w:t>The Holy and Co-Essential,</w:t>
            </w:r>
          </w:p>
          <w:p w:rsidR="006F2298" w:rsidRPr="004764BD" w:rsidRDefault="006F2298" w:rsidP="006F2298">
            <w:pPr>
              <w:pStyle w:val="EngHang"/>
            </w:pPr>
            <w:r w:rsidRPr="004764BD">
              <w:t>The beginning and the end</w:t>
            </w:r>
          </w:p>
          <w:p w:rsidR="006F2298" w:rsidRDefault="006F2298" w:rsidP="006F2298">
            <w:pPr>
              <w:pStyle w:val="EngHangEnd"/>
            </w:pPr>
            <w:r w:rsidRPr="004764BD">
              <w:t>Of all good things.</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Ⲉⲩϯⲱ̀ⲟⲩ ⲛ̀Ϯⲧ̀ⲣⲓⲁⲥ:</w:t>
            </w:r>
          </w:p>
          <w:p w:rsidR="006F2298" w:rsidRDefault="006F2298" w:rsidP="006F2298">
            <w:pPr>
              <w:pStyle w:val="CopticVersemulti-line"/>
            </w:pPr>
            <w:r>
              <w:t>ⲉ̄ⲑ̄ⲩ̄ ⲛ̀ⲟ̀ⲙⲟⲟⲩⲥⲓⲥⲟⲥ:</w:t>
            </w:r>
          </w:p>
          <w:p w:rsidR="006F2298" w:rsidRDefault="006F2298" w:rsidP="006F2298">
            <w:pPr>
              <w:pStyle w:val="CopticVersemulti-line"/>
            </w:pPr>
            <w:r>
              <w:t>ⲉ̀ⲧⲉ ⲛ̀ⲑⲟⲥ ⲧⲉ ϯⲁⲣⲭⲏ:</w:t>
            </w:r>
          </w:p>
          <w:p w:rsidR="006F2298" w:rsidRDefault="006F2298" w:rsidP="006F2298">
            <w:pPr>
              <w:pStyle w:val="CopticHangingVerse"/>
            </w:pPr>
            <w:r>
              <w:t>ⲛⲉⲙ ⲡ̀ϫⲱⲕ ⲉ̀ⲃⲟⲗ ⲛ̀ⲁⲅⲁⲑⲟⲛ ⲛⲓⲃⲉⲛ.</w:t>
            </w:r>
          </w:p>
        </w:tc>
      </w:tr>
      <w:tr w:rsidR="006F2298" w:rsidTr="006F2298">
        <w:trPr>
          <w:cantSplit/>
          <w:jc w:val="center"/>
        </w:trPr>
        <w:tc>
          <w:tcPr>
            <w:tcW w:w="288" w:type="dxa"/>
          </w:tcPr>
          <w:p w:rsidR="006F2298" w:rsidRPr="00FB5ACB" w:rsidRDefault="006F2298" w:rsidP="006F2298">
            <w:pPr>
              <w:pStyle w:val="CopticCross"/>
            </w:pPr>
          </w:p>
        </w:tc>
        <w:tc>
          <w:tcPr>
            <w:tcW w:w="3960" w:type="dxa"/>
          </w:tcPr>
          <w:p w:rsidR="006F2298" w:rsidRDefault="006F2298" w:rsidP="006F2298">
            <w:pPr>
              <w:pStyle w:val="EngHang"/>
            </w:pPr>
            <w:r>
              <w:t>You are truly blessed,</w:t>
            </w:r>
          </w:p>
          <w:p w:rsidR="006F2298" w:rsidRDefault="006F2298" w:rsidP="006F2298">
            <w:pPr>
              <w:pStyle w:val="EngHang"/>
            </w:pPr>
            <w:r>
              <w:t>O Our holy and righteous fathers,</w:t>
            </w:r>
          </w:p>
          <w:p w:rsidR="006F2298" w:rsidRDefault="006F2298" w:rsidP="006F2298">
            <w:pPr>
              <w:pStyle w:val="EngHang"/>
            </w:pPr>
            <w:r>
              <w:t>Abba Anthony and Abba Paul,</w:t>
            </w:r>
          </w:p>
          <w:p w:rsidR="006F2298" w:rsidRDefault="006F2298" w:rsidP="006F2298">
            <w:pPr>
              <w:pStyle w:val="EngHangEnd"/>
            </w:pPr>
            <w:r>
              <w:t>The beloved of Christ,</w:t>
            </w:r>
          </w:p>
        </w:tc>
        <w:tc>
          <w:tcPr>
            <w:tcW w:w="288" w:type="dxa"/>
          </w:tcPr>
          <w:p w:rsidR="006F2298" w:rsidRDefault="006F2298" w:rsidP="006F2298"/>
        </w:tc>
        <w:tc>
          <w:tcPr>
            <w:tcW w:w="288" w:type="dxa"/>
          </w:tcPr>
          <w:p w:rsidR="006F2298" w:rsidRPr="00FB5ACB" w:rsidRDefault="006F2298" w:rsidP="006F2298">
            <w:pPr>
              <w:pStyle w:val="CopticCross"/>
            </w:pPr>
          </w:p>
        </w:tc>
        <w:tc>
          <w:tcPr>
            <w:tcW w:w="3960" w:type="dxa"/>
          </w:tcPr>
          <w:p w:rsidR="006F2298" w:rsidRDefault="006F2298" w:rsidP="006F2298">
            <w:pPr>
              <w:pStyle w:val="CopticVersemulti-line"/>
            </w:pPr>
            <w:r>
              <w:t>Ⲱⲟⲓⲩⲛⲓⲁⲧⲟ ϧⲉⲛ ⲟⲩⲙⲉⲑⲙⲏⲓ:</w:t>
            </w:r>
          </w:p>
          <w:p w:rsidR="006F2298" w:rsidRDefault="006F2298" w:rsidP="006F2298">
            <w:pPr>
              <w:pStyle w:val="CopticVersemulti-line"/>
            </w:pPr>
            <w:r>
              <w:t>ⲛⲉⲛⲓⲟϯ ⲉ̄ⲑ̄ⲩ̄ ⲛ̀ⲇⲓⲕⲉⲟⲥ:</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ⲛⲓⲙⲣⲁϯ ⲛ̀ⲧⲉ Ⲡⲭ̄ⲥ̄.</w:t>
            </w:r>
          </w:p>
        </w:tc>
      </w:tr>
      <w:tr w:rsidR="006F2298" w:rsidTr="006F2298">
        <w:trPr>
          <w:cantSplit/>
          <w:jc w:val="center"/>
        </w:trPr>
        <w:tc>
          <w:tcPr>
            <w:tcW w:w="288" w:type="dxa"/>
          </w:tcPr>
          <w:p w:rsidR="006F2298" w:rsidRPr="00FB5ACB" w:rsidRDefault="006F2298" w:rsidP="006F2298">
            <w:pPr>
              <w:pStyle w:val="CopticCross"/>
            </w:pPr>
            <w:r w:rsidRPr="00FB5ACB">
              <w:t>¿</w:t>
            </w:r>
          </w:p>
        </w:tc>
        <w:tc>
          <w:tcPr>
            <w:tcW w:w="3960" w:type="dxa"/>
          </w:tcPr>
          <w:p w:rsidR="006F2298" w:rsidRPr="004764BD" w:rsidRDefault="006F2298" w:rsidP="006F2298">
            <w:pPr>
              <w:pStyle w:val="EngHang"/>
            </w:pPr>
            <w:r w:rsidRPr="004764BD">
              <w:t>Pray to the Lord on our behalf,</w:t>
            </w:r>
          </w:p>
          <w:p w:rsidR="006F2298" w:rsidRPr="004764BD" w:rsidRDefault="006F2298" w:rsidP="006F2298">
            <w:pPr>
              <w:pStyle w:val="EngHang"/>
            </w:pPr>
            <w:r w:rsidRPr="004764BD">
              <w:t>My lords and fathers who love their children,</w:t>
            </w:r>
          </w:p>
          <w:p w:rsidR="006F2298" w:rsidRPr="004764BD" w:rsidRDefault="006F2298" w:rsidP="006F2298">
            <w:pPr>
              <w:pStyle w:val="EngHang"/>
            </w:pPr>
            <w:r w:rsidRPr="004764BD">
              <w:t>Abba Ant</w:t>
            </w:r>
            <w:r>
              <w:t>h</w:t>
            </w:r>
            <w:r w:rsidRPr="004764BD">
              <w:t>ony and Abba Paul,</w:t>
            </w:r>
          </w:p>
          <w:p w:rsidR="006F2298" w:rsidRDefault="006F2298" w:rsidP="006F2298">
            <w:pPr>
              <w:pStyle w:val="EngHangEnd"/>
            </w:pPr>
            <w:r w:rsidRPr="004764BD">
              <w:t>That He may forgive us our sins.</w:t>
            </w:r>
          </w:p>
        </w:tc>
        <w:tc>
          <w:tcPr>
            <w:tcW w:w="288" w:type="dxa"/>
          </w:tcPr>
          <w:p w:rsidR="006F2298" w:rsidRDefault="006F2298" w:rsidP="006F2298"/>
        </w:tc>
        <w:tc>
          <w:tcPr>
            <w:tcW w:w="288" w:type="dxa"/>
          </w:tcPr>
          <w:p w:rsidR="006F2298" w:rsidRPr="00FB5ACB" w:rsidRDefault="006F2298" w:rsidP="006F2298">
            <w:pPr>
              <w:pStyle w:val="CopticCross"/>
            </w:pPr>
            <w:r w:rsidRPr="00FB5ACB">
              <w:t>¿</w:t>
            </w:r>
          </w:p>
        </w:tc>
        <w:tc>
          <w:tcPr>
            <w:tcW w:w="3960" w:type="dxa"/>
          </w:tcPr>
          <w:p w:rsidR="006F2298" w:rsidRDefault="006F2298" w:rsidP="006F2298">
            <w:pPr>
              <w:pStyle w:val="CopticVersemulti-line"/>
            </w:pPr>
            <w:r>
              <w:t>Ⲧⲱⲃϩ ⲙ̀Ⲡⲟ̄ⲥ̄ ⲉ̀ϩ̀ⲣⲏⲓ ⲉ̀ϫⲱⲛ:</w:t>
            </w:r>
          </w:p>
          <w:p w:rsidR="006F2298" w:rsidRDefault="006F2298" w:rsidP="006F2298">
            <w:pPr>
              <w:pStyle w:val="CopticVersemulti-line"/>
            </w:pPr>
            <w:r>
              <w:t>ⲛⲁⲟ̄ⲥ̄ ⲛ̀ⲓⲟϯ ⲙ̀ⲙⲁⲓⲛⲟⲩϣⲏⲣⲓ:</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ⲛ̀ⲧⲉϥⲭⲁ ⲛⲉⲛⲛⲟⲃⲓ ⲛⲁⲛ ⲉ̀ⲃⲟⲗ.</w:t>
            </w:r>
          </w:p>
        </w:tc>
      </w:tr>
    </w:tbl>
    <w:p w:rsidR="00FB36D8" w:rsidRDefault="00FB36D8" w:rsidP="00FB36D8">
      <w:pPr>
        <w:pStyle w:val="Heading3"/>
      </w:pPr>
      <w:r>
        <w:t>The Doxology of St. Pishoy and St. Paul of Tammah</w:t>
      </w:r>
    </w:p>
    <w:p w:rsidR="00FB36D8" w:rsidRPr="00AF6D10" w:rsidRDefault="00FB36D8" w:rsidP="00FB36D8">
      <w:pPr>
        <w:pStyle w:val="Rubric"/>
      </w:pPr>
      <w:r>
        <w:t>See also the Doxology for St. Pishoy on () /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O Joseph, the high priest</w:t>
            </w:r>
          </w:p>
          <w:p w:rsidR="00FB36D8" w:rsidRPr="004764BD" w:rsidRDefault="00FB36D8" w:rsidP="00FB36D8">
            <w:pPr>
              <w:pStyle w:val="EngHang"/>
            </w:pPr>
            <w:r w:rsidRPr="004764BD">
              <w:t>Of the great city, Alexandria;</w:t>
            </w:r>
          </w:p>
          <w:p w:rsidR="00FB36D8" w:rsidRPr="004764BD" w:rsidRDefault="00FB36D8" w:rsidP="00FB36D8">
            <w:pPr>
              <w:pStyle w:val="EngHang"/>
            </w:pPr>
            <w:r w:rsidRPr="004764BD">
              <w:t>The pure celibate,</w:t>
            </w:r>
          </w:p>
          <w:p w:rsidR="00FB36D8" w:rsidRDefault="00FB36D8" w:rsidP="00FB36D8">
            <w:pPr>
              <w:pStyle w:val="EngHangEnd"/>
            </w:pPr>
            <w:r w:rsidRPr="004764BD">
              <w:t>Adorned with true humility;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Ⲓⲱⲥⲏⲫ ⲡⲓⲁⲣⲭⲏⲉ̀ⲣⲉⲩⲥ:</w:t>
            </w:r>
          </w:p>
          <w:p w:rsidR="00FB36D8" w:rsidRDefault="00FB36D8" w:rsidP="00FB36D8">
            <w:pPr>
              <w:pStyle w:val="CopticVersemulti-line"/>
            </w:pPr>
            <w:r>
              <w:t>ⲉ̀ⲧⲉ ϯⲛⲓϣϯ ⲙ̀ⲃⲁⲕⲓ Ⲣⲁⲕⲟϯ:</w:t>
            </w:r>
          </w:p>
          <w:p w:rsidR="00FB36D8" w:rsidRDefault="00FB36D8" w:rsidP="00FB36D8">
            <w:pPr>
              <w:pStyle w:val="CopticVersemulti-line"/>
            </w:pPr>
            <w:r>
              <w:t>ⲡⲓⲡⲁⲣⲑⲉⲛⲟⲥ ⲉⲩⲧⲟⲩⲃⲏⲟⲩⲧ:</w:t>
            </w:r>
          </w:p>
          <w:p w:rsidR="00FB36D8" w:rsidRPr="00C35319" w:rsidRDefault="00FB36D8" w:rsidP="00FB36D8">
            <w:pPr>
              <w:pStyle w:val="CopticHangingVerse"/>
            </w:pPr>
            <w:r>
              <w:t>ⲉⲧϫⲟⲗϩ ⲙ̀ⲡⲓⲑⲉⲃⲓⲟ ⲙ̀ⲙⲏⲓ.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In the blessed days</w:t>
            </w:r>
          </w:p>
          <w:p w:rsidR="00FB36D8" w:rsidRPr="004764BD" w:rsidRDefault="00FB36D8" w:rsidP="00FB36D8">
            <w:pPr>
              <w:pStyle w:val="EngHang"/>
            </w:pPr>
            <w:r w:rsidRPr="004764BD">
              <w:t>Of your high-priesthood,</w:t>
            </w:r>
          </w:p>
          <w:p w:rsidR="00FB36D8" w:rsidRPr="004764BD" w:rsidRDefault="00FB36D8" w:rsidP="00FB36D8">
            <w:pPr>
              <w:pStyle w:val="EngHang"/>
            </w:pPr>
            <w:r w:rsidRPr="004764BD">
              <w:t>We, the undeserving,</w:t>
            </w:r>
          </w:p>
          <w:p w:rsidR="00FB36D8" w:rsidRDefault="00FB36D8" w:rsidP="00FB36D8">
            <w:pPr>
              <w:pStyle w:val="EngHangEnd"/>
            </w:pPr>
            <w:r w:rsidRPr="004764BD">
              <w:t>Received a blessing:</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Ⲛϩ̀ⲣⲏⲓ ϧⲉⲛ ⲛⲓⲉ̀ϩⲟⲟⲩ:</w:t>
            </w:r>
          </w:p>
          <w:p w:rsidR="00FB36D8" w:rsidRDefault="00FB36D8" w:rsidP="00FB36D8">
            <w:pPr>
              <w:pStyle w:val="CopticVersemulti-line"/>
            </w:pPr>
            <w:r>
              <w:t>ⲛ̀ⲧⲉ ⲧⲉⲕⲙⲉⲧⲁⲣⲭⲏⲉ̀ⲣⲉⲩⲥ:</w:t>
            </w:r>
          </w:p>
          <w:p w:rsidR="00FB36D8" w:rsidRDefault="00FB36D8" w:rsidP="00FB36D8">
            <w:pPr>
              <w:pStyle w:val="CopticVersemulti-line"/>
            </w:pPr>
            <w:r>
              <w:t>ⲁ̀ⲡⲁⲓⲛⲓϣϯ ⲛ̀ϩ̀ⲙⲟⲧ ⲧⲁϩⲟⲛ:</w:t>
            </w:r>
          </w:p>
          <w:p w:rsidR="00FB36D8" w:rsidRPr="00CF5919" w:rsidRDefault="00FB36D8" w:rsidP="00FB36D8">
            <w:pPr>
              <w:pStyle w:val="CopticHangingVerse"/>
            </w:pPr>
            <w:r>
              <w:t>ⲁ̀ⲛⲟⲛ ϧⲁ ⲛⲓⲁⲧⲉⲙⲡ̀ϣⲁ.</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The coming of our fathers,</w:t>
            </w:r>
          </w:p>
          <w:p w:rsidR="00FB36D8" w:rsidRPr="004764BD" w:rsidRDefault="00FB36D8" w:rsidP="00FB36D8">
            <w:pPr>
              <w:pStyle w:val="EngHang"/>
            </w:pPr>
            <w:r w:rsidRPr="004764BD">
              <w:t>The cross-bearers,</w:t>
            </w:r>
          </w:p>
          <w:p w:rsidR="00FB36D8" w:rsidRPr="004764BD" w:rsidRDefault="00FB36D8" w:rsidP="00FB36D8">
            <w:pPr>
              <w:pStyle w:val="EngHang"/>
            </w:pPr>
            <w:r w:rsidRPr="004764BD">
              <w:t>The shining stars,</w:t>
            </w:r>
          </w:p>
          <w:p w:rsidR="00FB36D8" w:rsidRDefault="00FB36D8" w:rsidP="00FB36D8">
            <w:pPr>
              <w:pStyle w:val="EngHangEnd"/>
            </w:pPr>
            <w:r w:rsidRPr="004764BD">
              <w:t>Abba Pishoy and Abba Paul;</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Ⲉⲧⲉ ⲡⲓϫⲓⲛⲓ̀ ϣⲁⲣⲟⲛ:</w:t>
            </w:r>
          </w:p>
          <w:p w:rsidR="00FB36D8" w:rsidRDefault="00FB36D8" w:rsidP="00FB36D8">
            <w:pPr>
              <w:pStyle w:val="CopticVersemulti-line"/>
            </w:pPr>
            <w:r>
              <w:t>ⲛ̀ⲧⲉ ⲛⲉⲛⲓⲟϯ ⲛ̀ⲥ̀ⲧⲁⲩⲣⲟⲫⲟⲣⲟⲥ:</w:t>
            </w:r>
          </w:p>
          <w:p w:rsidR="00FB36D8" w:rsidRDefault="00FB36D8" w:rsidP="00FB36D8">
            <w:pPr>
              <w:pStyle w:val="CopticVersemulti-line"/>
            </w:pPr>
            <w:r>
              <w:t>ⲁⲃⲃⲁ Ⲡⲓϣⲱⲓ ⲛⲉⲙ ⲁⲃⲃⲁ Ⲡⲁϣⲗⲉ:</w:t>
            </w:r>
          </w:p>
          <w:p w:rsidR="00FB36D8" w:rsidRDefault="00FB36D8" w:rsidP="00FB36D8">
            <w:pPr>
              <w:pStyle w:val="CopticHangingVerse"/>
            </w:pPr>
            <w:r>
              <w:t>ⲛⲓⲫⲱⲥⲧⲏⲣ ⲉ̀ⲧⲉⲣⲟⲩⲱⲓⲛⲓ.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 xml:space="preserve">Who became </w:t>
            </w:r>
            <w:r>
              <w:t>to</w:t>
            </w:r>
            <w:r w:rsidRPr="004764BD">
              <w:t xml:space="preserve"> us</w:t>
            </w:r>
          </w:p>
          <w:p w:rsidR="00FB36D8" w:rsidRPr="004764BD" w:rsidRDefault="00FB36D8" w:rsidP="00FB36D8">
            <w:pPr>
              <w:pStyle w:val="EngHang"/>
            </w:pPr>
            <w:r w:rsidRPr="004764BD">
              <w:t>A haven of salvation,</w:t>
            </w:r>
          </w:p>
          <w:p w:rsidR="00FB36D8" w:rsidRPr="004764BD" w:rsidRDefault="00FB36D8" w:rsidP="00FB36D8">
            <w:pPr>
              <w:pStyle w:val="EngHang"/>
            </w:pPr>
            <w:r>
              <w:t>Giving</w:t>
            </w:r>
            <w:r w:rsidRPr="004764BD">
              <w:t xml:space="preserve"> light to our souls</w:t>
            </w:r>
          </w:p>
          <w:p w:rsidR="00FB36D8" w:rsidRDefault="00FB36D8" w:rsidP="00FB36D8">
            <w:pPr>
              <w:pStyle w:val="EngHangEnd"/>
            </w:pPr>
            <w:r w:rsidRPr="004764BD">
              <w:t>Through their holy bodies.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Ⲛⲁⲓ ⲉ̀ⲧⲁⲩϣⲱⲡⲓ ⲛⲁⲛ:</w:t>
            </w:r>
          </w:p>
          <w:p w:rsidR="00FB36D8" w:rsidRDefault="00FB36D8" w:rsidP="00FB36D8">
            <w:pPr>
              <w:pStyle w:val="CopticVersemulti-line"/>
            </w:pPr>
            <w:r>
              <w:t>ⲥ̀ⲛⲁⲩ ⲛ̀ⲗⲩⲙⲏⲛ ⲛ̀ⲧⲉ ⲡⲓⲟⲩϫⲁⲓ:</w:t>
            </w:r>
          </w:p>
          <w:p w:rsidR="00FB36D8" w:rsidRDefault="00FB36D8" w:rsidP="00FB36D8">
            <w:pPr>
              <w:pStyle w:val="CopticVersemulti-line"/>
            </w:pPr>
            <w:r>
              <w:t>ⲁⲩⲉ̀ⲣⲟⲩⲱⲓⲛⲓ ⲛ̀ⲛⲉⲛⲯⲩⲭⲏ:</w:t>
            </w:r>
          </w:p>
          <w:p w:rsidR="00FB36D8" w:rsidRDefault="00FB36D8" w:rsidP="00FB36D8">
            <w:pPr>
              <w:pStyle w:val="CopticHangingVerse"/>
            </w:pPr>
            <w:r>
              <w:t>ϩⲓⲧⲉⲛ ⲛⲟⲩⲗⲩⲙⲯⲁⲛⲟⲛ ⲉ̄ⲑ̄ⲩ̄.</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Hail to our father Abba Pishoy,</w:t>
            </w:r>
          </w:p>
          <w:p w:rsidR="00FB36D8" w:rsidRPr="004764BD" w:rsidRDefault="00FB36D8" w:rsidP="00FB36D8">
            <w:pPr>
              <w:pStyle w:val="EngHang"/>
            </w:pPr>
            <w:r w:rsidRPr="004764BD">
              <w:t>The perfect and righteous man.</w:t>
            </w:r>
          </w:p>
          <w:p w:rsidR="00FB36D8" w:rsidRPr="004764BD" w:rsidRDefault="00FB36D8" w:rsidP="00FB36D8">
            <w:pPr>
              <w:pStyle w:val="EngHang"/>
            </w:pPr>
            <w:r w:rsidRPr="004764BD">
              <w:t>Hail to our father Abba Paul,</w:t>
            </w:r>
          </w:p>
          <w:p w:rsidR="00FB36D8" w:rsidRDefault="00FB36D8" w:rsidP="00FB36D8">
            <w:pPr>
              <w:pStyle w:val="EngHangEnd"/>
            </w:pPr>
            <w:r w:rsidRPr="004764BD">
              <w:t>The beloved of Christ.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Ⲭⲉⲣⲉ ⲡⲉⲛⲓⲱⲧ ⲁⲃⲃⲁ Ⲡⲓϣⲱⲓ:</w:t>
            </w:r>
          </w:p>
          <w:p w:rsidR="00FB36D8" w:rsidRDefault="00FB36D8" w:rsidP="00FB36D8">
            <w:pPr>
              <w:pStyle w:val="CopticVersemulti-line"/>
            </w:pPr>
            <w:r>
              <w:t>ⲡⲓⲑ̀ⲙⲏⲓ ⲡⲓⲣⲱⲙⲓ ⲛ̀ⲧⲉⲗⲓⲟⲥ:</w:t>
            </w:r>
          </w:p>
          <w:p w:rsidR="00FB36D8" w:rsidRDefault="00FB36D8" w:rsidP="00FB36D8">
            <w:pPr>
              <w:pStyle w:val="CopticVersemulti-line"/>
            </w:pPr>
            <w:r>
              <w:t>ⲭⲉⲣⲉ ⲡⲉⲛⲓⲱⲧ ⲁⲃⲃⲁ Ⲡⲁⲩⲗⲉ:</w:t>
            </w:r>
          </w:p>
          <w:p w:rsidR="00FB36D8" w:rsidRDefault="00FB36D8" w:rsidP="00FB36D8">
            <w:pPr>
              <w:pStyle w:val="CopticHangingVerse"/>
            </w:pPr>
            <w:r>
              <w:t>ⲡⲓⲙⲉⲛⲣⲓⲧ ⲛ̀ⲧⲉ Ⲡⲭ̄ⲥ̄.</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Pray to the Lord on our behalf,</w:t>
            </w:r>
          </w:p>
          <w:p w:rsidR="00FB36D8" w:rsidRPr="004764BD" w:rsidRDefault="00FB36D8" w:rsidP="00FB36D8">
            <w:pPr>
              <w:pStyle w:val="EngHang"/>
            </w:pPr>
            <w:r w:rsidRPr="004764BD">
              <w:t>My lords and fathers who love their children,</w:t>
            </w:r>
          </w:p>
          <w:p w:rsidR="00FB36D8" w:rsidRPr="004764BD" w:rsidRDefault="00FB36D8" w:rsidP="00FB36D8">
            <w:pPr>
              <w:pStyle w:val="EngHang"/>
            </w:pPr>
            <w:r w:rsidRPr="004764BD">
              <w:t>Abba Pishoy and Abba Paul,</w:t>
            </w:r>
          </w:p>
          <w:p w:rsidR="00FB36D8" w:rsidRDefault="00FB36D8" w:rsidP="00FB36D8">
            <w:pPr>
              <w:pStyle w:val="EngHangEnd"/>
            </w:pPr>
            <w:r w:rsidRPr="004764BD">
              <w:t>That He may forgive us our sins.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Ⲧⲱⲃϩ ⲙ̀Ⲡⲟ̄ⲥ̄ ⲉ̀ϩ̀ⲣⲏⲓ ⲉ̀ϫⲱⲛ:</w:t>
            </w:r>
          </w:p>
          <w:p w:rsidR="00FB36D8" w:rsidRDefault="00FB36D8" w:rsidP="00FB36D8">
            <w:pPr>
              <w:pStyle w:val="CopticVersemulti-line"/>
            </w:pPr>
            <w:r>
              <w:t>ⲱ̀ ⲛⲁⲟ̄ⲥ̄ ⲛ̀ⲓⲟϯ ⲙ̀ⲙ̀ⲁⲓⲛⲟⲩϣⲏⲣⲓ:</w:t>
            </w:r>
          </w:p>
          <w:p w:rsidR="00FB36D8" w:rsidRDefault="00FB36D8" w:rsidP="00FB36D8">
            <w:pPr>
              <w:pStyle w:val="CopticVersemulti-line"/>
            </w:pPr>
            <w:r>
              <w:t>ⲁⲃⲃⲁ Ⲡⲓϣⲱⲓ ⲛⲉⲙ ⲁⲃⲃⲁ Ⲡⲁⲩⲗⲉ:</w:t>
            </w:r>
          </w:p>
          <w:p w:rsidR="00FB36D8" w:rsidRDefault="00FB36D8" w:rsidP="00FB36D8">
            <w:pPr>
              <w:pStyle w:val="CopticHangingVerse"/>
            </w:pPr>
            <w:r>
              <w:t>ⲛ̀ⲧⲉϥⲭⲁ ⲛⲉⲛⲛⲟⲃⲓ ⲛⲁⲛ ⲉ̀ⲃⲟⲗ.</w:t>
            </w:r>
          </w:p>
        </w:tc>
      </w:tr>
    </w:tbl>
    <w:p w:rsidR="006C0C59" w:rsidRDefault="006C0C59" w:rsidP="006C0C59">
      <w:pPr>
        <w:pStyle w:val="Heading3"/>
      </w:pPr>
      <w:r>
        <w:t>The Doxology of St. Athanasius the Apostolic</w:t>
      </w:r>
    </w:p>
    <w:p w:rsidR="006C0C59" w:rsidRPr="00AF6D10" w:rsidRDefault="006C0C59" w:rsidP="006C0C59">
      <w:pPr>
        <w:pStyle w:val="Rubric"/>
      </w:pPr>
      <w:r>
        <w:t>See also the Doxologies for St. Athanasius on May 2 / Pashons 7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O great Athanasius,</w:t>
            </w:r>
          </w:p>
          <w:p w:rsidR="006C0C59" w:rsidRPr="004764BD" w:rsidRDefault="006C0C59" w:rsidP="00670C79">
            <w:pPr>
              <w:pStyle w:val="EngHang"/>
            </w:pPr>
            <w:r w:rsidRPr="004764BD">
              <w:t>The Pillar of the Church,</w:t>
            </w:r>
          </w:p>
          <w:p w:rsidR="006C0C59" w:rsidRPr="004764BD" w:rsidRDefault="006C0C59" w:rsidP="00670C79">
            <w:pPr>
              <w:pStyle w:val="EngHang"/>
            </w:pPr>
            <w:r w:rsidRPr="004764BD">
              <w:t>The unyielding defender</w:t>
            </w:r>
          </w:p>
          <w:p w:rsidR="006C0C59" w:rsidRDefault="006C0C59" w:rsidP="00670C79">
            <w:pPr>
              <w:pStyle w:val="EngHangEnd"/>
            </w:pPr>
            <w:r w:rsidRPr="004764BD">
              <w:t>Of the Orthodox Faith.</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Pr="00C353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The trusted shepherd</w:t>
            </w:r>
          </w:p>
          <w:p w:rsidR="006C0C59" w:rsidRPr="004764BD" w:rsidRDefault="006C0C59" w:rsidP="00670C79">
            <w:pPr>
              <w:pStyle w:val="EngHang"/>
            </w:pPr>
            <w:r w:rsidRPr="004764BD">
              <w:t>Of the flock of Jesus Christ,</w:t>
            </w:r>
          </w:p>
          <w:p w:rsidR="006C0C59" w:rsidRPr="004764BD" w:rsidRDefault="006C0C59" w:rsidP="00670C79">
            <w:pPr>
              <w:pStyle w:val="EngHang"/>
            </w:pPr>
            <w:r w:rsidRPr="004764BD">
              <w:t>The honoured patriarch,</w:t>
            </w:r>
          </w:p>
          <w:p w:rsidR="006C0C59" w:rsidRDefault="006C0C59" w:rsidP="00670C79">
            <w:pPr>
              <w:pStyle w:val="EngHangEnd"/>
            </w:pPr>
            <w:r w:rsidRPr="004764BD">
              <w:t>Saint Athanasius the Apostolic.</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Pr="00CF59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Blessed are you, indeed,</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The beloved of Christ.</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Pray to the Lord on our behalf,</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That He may forgive us our sins.</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Default="006C0C59" w:rsidP="00670C79">
            <w:pPr>
              <w:pStyle w:val="CopticHangingVerse"/>
            </w:pPr>
          </w:p>
        </w:tc>
      </w:tr>
    </w:tbl>
    <w:p w:rsidR="00727B3C" w:rsidRPr="00AF6D10" w:rsidRDefault="00727B3C" w:rsidP="00727B3C">
      <w:pPr>
        <w:pStyle w:val="Heading3"/>
      </w:pPr>
      <w:r>
        <w:t xml:space="preserve">The Doxology of </w:t>
      </w:r>
      <w:r w:rsidR="00231798">
        <w:t>the</w:t>
      </w:r>
      <w:r>
        <w:t xml:space="preserve"> Cross Bearers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The world is not worth of</w:t>
            </w:r>
          </w:p>
          <w:p w:rsidR="00727B3C" w:rsidRDefault="00727B3C" w:rsidP="00727B3C">
            <w:pPr>
              <w:pStyle w:val="EngHang"/>
            </w:pPr>
            <w:r>
              <w:t>All the righteous that have completed</w:t>
            </w:r>
          </w:p>
          <w:p w:rsidR="00727B3C" w:rsidRDefault="00727B3C" w:rsidP="00727B3C">
            <w:pPr>
              <w:pStyle w:val="EngHang"/>
            </w:pPr>
            <w:r>
              <w:t>The labours of virtue,</w:t>
            </w:r>
          </w:p>
          <w:p w:rsidR="00727B3C" w:rsidRDefault="00727B3C" w:rsidP="00727B3C">
            <w:pPr>
              <w:pStyle w:val="EngHangEnd"/>
            </w:pPr>
            <w:r>
              <w:t>In distress and suffering.</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Ⲑⲙⲏⲓ ⲛⲓⲃⲉⲛ ⲉ̀ⲧⲁⲩϫⲱⲕ ⲉ̀ⲃⲟⲗ:</w:t>
            </w:r>
          </w:p>
          <w:p w:rsidR="00727B3C" w:rsidRDefault="00727B3C" w:rsidP="00727B3C">
            <w:pPr>
              <w:pStyle w:val="CopticVersemulti-line"/>
            </w:pPr>
            <w:r>
              <w:t>ⲛ̀ⲛⲓϧⲓⲥⲓ ⲛ̀ⲧⲉ ⲛⲟⲩⲁ̀ⲣⲉⲧⲏ:</w:t>
            </w:r>
          </w:p>
          <w:p w:rsidR="00727B3C" w:rsidRDefault="00727B3C" w:rsidP="00727B3C">
            <w:pPr>
              <w:pStyle w:val="CopticVersemulti-line"/>
            </w:pPr>
            <w:r>
              <w:t>ⲉⲩϩⲉϫϩⲱϫ ⲉⲩϭⲓⲙ̀ⲕⲁϩ:</w:t>
            </w:r>
          </w:p>
          <w:p w:rsidR="00727B3C" w:rsidRDefault="00727B3C" w:rsidP="00727B3C">
            <w:pPr>
              <w:pStyle w:val="CopticHangingVerse"/>
            </w:pPr>
            <w:r>
              <w:t>ⲉ̀ⲣⲉ ⲡⲓⲕⲟⲥⲙⲟⲥ ⲙ̀ⲡ̀ϣⲁ ⲙ̀ⲙⲱⲟⲩ ⲁⲛ.</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They wandered in deserts,</w:t>
            </w:r>
          </w:p>
          <w:p w:rsidR="00727B3C" w:rsidRDefault="00727B3C" w:rsidP="00727B3C">
            <w:pPr>
              <w:pStyle w:val="EngHang"/>
            </w:pPr>
            <w:r>
              <w:t>In caves and in holes of the earth,</w:t>
            </w:r>
          </w:p>
          <w:p w:rsidR="00727B3C" w:rsidRDefault="00727B3C" w:rsidP="00727B3C">
            <w:pPr>
              <w:pStyle w:val="EngHang"/>
            </w:pPr>
            <w:r>
              <w:t>These that testified,</w:t>
            </w:r>
          </w:p>
          <w:p w:rsidR="00727B3C" w:rsidRDefault="00727B3C" w:rsidP="00727B3C">
            <w:pPr>
              <w:pStyle w:val="EngHangEnd"/>
            </w:pPr>
            <w:r>
              <w:t>Through their faith—</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Ⲉⲩⲥⲱⲣⲉⲙ ⲉ̀ⲃⲟⲗ ϩⲓ ⲛⲓϣⲁϥⲉⲩ:</w:t>
            </w:r>
          </w:p>
          <w:p w:rsidR="00727B3C" w:rsidRDefault="00727B3C" w:rsidP="00727B3C">
            <w:pPr>
              <w:pStyle w:val="CopticVersemulti-line"/>
            </w:pPr>
            <w:r>
              <w:t>ⲛⲉⲙ ⲛⲓⲃⲏⲃ ⲛⲉⲙ ⲛⲓⲭⲟⲗ ⲛ̀ⲧⲉ ⲡ̀ⲕⲁϩⲓ:</w:t>
            </w:r>
          </w:p>
          <w:p w:rsidR="00727B3C" w:rsidRDefault="00727B3C" w:rsidP="00727B3C">
            <w:pPr>
              <w:pStyle w:val="CopticVersemulti-line"/>
            </w:pPr>
            <w:r>
              <w:t>ⲛⲁⲓ ⲉ̀ⲧⲁⲩⲉⲣⲙⲉⲑⲣⲉ ϧⲁⲣⲱⲟⲩ:</w:t>
            </w:r>
          </w:p>
          <w:p w:rsidR="00727B3C" w:rsidRDefault="00727B3C" w:rsidP="00727B3C">
            <w:pPr>
              <w:pStyle w:val="CopticHangingVerse"/>
            </w:pPr>
            <w:r>
              <w:t>ϫⲉ ⲉ̀ⲃⲟⲗϩⲓⲧⲉⲛ ⲛⲟⲩⲛⲁϩϯ.</w:t>
            </w:r>
          </w:p>
        </w:tc>
      </w:tr>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—and their patience.</w:t>
            </w:r>
          </w:p>
          <w:p w:rsidR="00727B3C" w:rsidRDefault="00727B3C" w:rsidP="00727B3C">
            <w:pPr>
              <w:pStyle w:val="EngHang"/>
            </w:pPr>
            <w:r>
              <w:t>Let us run after their struggles,</w:t>
            </w:r>
          </w:p>
          <w:p w:rsidR="00727B3C" w:rsidRDefault="00727B3C" w:rsidP="00727B3C">
            <w:pPr>
              <w:pStyle w:val="EngHang"/>
            </w:pPr>
            <w:r>
              <w:t>And look to the author</w:t>
            </w:r>
          </w:p>
          <w:p w:rsidR="00727B3C" w:rsidRDefault="00727B3C" w:rsidP="00727B3C">
            <w:pPr>
              <w:pStyle w:val="EngHangEnd"/>
            </w:pPr>
            <w:r>
              <w:t xml:space="preserve">And completer of faith: Jesus. </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Ⲛⲉⲙ ⲧⲟⲩϩⲩⲡⲟⲙⲟⲛⲏ:</w:t>
            </w:r>
          </w:p>
          <w:p w:rsidR="00727B3C" w:rsidRDefault="00727B3C" w:rsidP="00727B3C">
            <w:pPr>
              <w:pStyle w:val="CopticVersemulti-line"/>
            </w:pPr>
            <w:r>
              <w:t>ⲙⲁⲣⲉⲛϭⲟϫⲓ ⲛ̀ⲥⲁ ⲛⲟⲩⲁ̀ⲅⲱⲛ:</w:t>
            </w:r>
          </w:p>
          <w:p w:rsidR="00727B3C" w:rsidRDefault="00727B3C" w:rsidP="00727B3C">
            <w:pPr>
              <w:pStyle w:val="CopticVersemulti-line"/>
            </w:pPr>
            <w:r>
              <w:t>ⲛ̀ⲧⲉⲛϫⲟⲩⲱϣⲧ ⲉ̀ⲡ̀ⲁⲣⲭⲏⲅⲟⲥ ⲛ̀ⲧⲉ ⲫ̀ⲛⲁϩϯ:</w:t>
            </w:r>
          </w:p>
          <w:p w:rsidR="00727B3C" w:rsidRDefault="00727B3C" w:rsidP="00727B3C">
            <w:pPr>
              <w:pStyle w:val="CopticHangingVerse"/>
            </w:pPr>
            <w:r>
              <w:t>ⲛⲉⲙ ⲛⲉϥⲣⲉϥϫⲱⲕ ⲉ̀ⲃⲟⲗ Ⲓⲏ̄ⲥ̄.</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Pray to the Lord on our behalf,</w:t>
            </w:r>
          </w:p>
          <w:p w:rsidR="00727B3C" w:rsidRDefault="00727B3C" w:rsidP="00727B3C">
            <w:pPr>
              <w:pStyle w:val="EngHang"/>
            </w:pPr>
            <w:r>
              <w:t>O choir of the cross-bearers,</w:t>
            </w:r>
          </w:p>
          <w:p w:rsidR="00727B3C" w:rsidRDefault="00727B3C" w:rsidP="00727B3C">
            <w:pPr>
              <w:pStyle w:val="EngHang"/>
            </w:pPr>
            <w:r>
              <w:t>Who were perfected in the wilderness,</w:t>
            </w:r>
          </w:p>
          <w:p w:rsidR="00727B3C" w:rsidRDefault="00727B3C" w:rsidP="00727B3C">
            <w:pPr>
              <w:pStyle w:val="EngHangEnd"/>
            </w:pPr>
            <w:r>
              <w:t>That He may forgive us our sins.</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Ⲧⲱⲃϩ ⲙ̀Ⲡⲟ̄ⲥ̄ ⲉ̀ϩ̀ⲣⲏⲓ ⲉ̀ϫⲱⲛ:</w:t>
            </w:r>
          </w:p>
          <w:p w:rsidR="00727B3C" w:rsidRDefault="00727B3C" w:rsidP="00727B3C">
            <w:pPr>
              <w:pStyle w:val="CopticVersemulti-line"/>
            </w:pPr>
            <w:r>
              <w:t>ⲛⲓⲭⲟⲣⲟⲥ ⲛ̀ⲧⲉ ⲛⲓⲥ̀ⲧⲁⲩⲣⲟⲫⲟⲣⲟⲥ:</w:t>
            </w:r>
          </w:p>
          <w:p w:rsidR="00727B3C" w:rsidRDefault="00727B3C" w:rsidP="00727B3C">
            <w:pPr>
              <w:pStyle w:val="CopticVersemulti-line"/>
            </w:pPr>
            <w:r>
              <w:t>ⲉ̀ⲧⲁⲩϫⲱⲕ ⲉ̀ⲃⲟⲗϩⲓ ⲛⲓϣⲁϥⲉⲩ:</w:t>
            </w:r>
          </w:p>
          <w:p w:rsidR="00727B3C" w:rsidRDefault="00727B3C" w:rsidP="00727B3C">
            <w:pPr>
              <w:pStyle w:val="CopticHangingVerse"/>
            </w:pPr>
            <w:r>
              <w:t>ⲛ̀ⲧⲉϥⲭⲁ ⲛⲉⲛⲛⲟⲃⲓ ⲛⲁⲛ ⲉ̀ⲃⲟⲗ.</w:t>
            </w:r>
          </w:p>
        </w:tc>
      </w:tr>
    </w:tbl>
    <w:p w:rsidR="00231798" w:rsidRPr="00AF6D10" w:rsidRDefault="00231798" w:rsidP="00231798">
      <w:pPr>
        <w:pStyle w:val="Heading3"/>
      </w:pPr>
      <w:r>
        <w:lastRenderedPageBreak/>
        <w:t>The Doxology for a Hierarch Who is Present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You received the grace of Moses</w:t>
            </w:r>
            <w:r w:rsidRPr="004764BD">
              <w:rPr>
                <w:rStyle w:val="FootnoteReference"/>
              </w:rPr>
              <w:footnoteReference w:id="455"/>
            </w:r>
            <w:r w:rsidRPr="004764BD">
              <w:t>,</w:t>
            </w:r>
          </w:p>
          <w:p w:rsidR="00231798" w:rsidRPr="004764BD" w:rsidRDefault="00231798" w:rsidP="003E70F4">
            <w:pPr>
              <w:pStyle w:val="EngHang"/>
            </w:pPr>
            <w:r w:rsidRPr="004764BD">
              <w:t>The priesthood of Aaron</w:t>
            </w:r>
            <w:r w:rsidRPr="004764BD">
              <w:rPr>
                <w:rStyle w:val="FootnoteReference"/>
              </w:rPr>
              <w:footnoteReference w:id="456"/>
            </w:r>
            <w:r w:rsidRPr="004764BD">
              <w:t>,</w:t>
            </w:r>
          </w:p>
          <w:p w:rsidR="00231798" w:rsidRPr="004764BD" w:rsidRDefault="00231798" w:rsidP="003E70F4">
            <w:pPr>
              <w:pStyle w:val="EngHang"/>
            </w:pPr>
            <w:r>
              <w:t>And t</w:t>
            </w:r>
            <w:r w:rsidRPr="004764BD">
              <w:t>he honour of Peter,</w:t>
            </w:r>
          </w:p>
          <w:p w:rsidR="00231798" w:rsidRDefault="00231798" w:rsidP="003E70F4">
            <w:pPr>
              <w:pStyle w:val="EngHangEnd"/>
            </w:pPr>
            <w:r>
              <w:t xml:space="preserve">The chief of the </w:t>
            </w:r>
            <w:r w:rsidRPr="006271AE">
              <w:t>A</w:t>
            </w:r>
            <w:r w:rsidRPr="004764BD">
              <w:t>postles</w:t>
            </w:r>
            <w:r w:rsidRPr="004764BD">
              <w:rPr>
                <w:rStyle w:val="FootnoteReference"/>
              </w:rPr>
              <w:footnoteReference w:id="457"/>
            </w:r>
            <w:r w:rsidRPr="004764BD">
              <w:t>.</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Ⲁⲕϭⲓ ⲧ̀ⲭⲁⲣⲓⲥ ⲙ̀Ⲙⲱⲩⲥⲏⲥ:</w:t>
            </w:r>
          </w:p>
          <w:p w:rsidR="00231798" w:rsidRDefault="00231798" w:rsidP="00231798">
            <w:pPr>
              <w:pStyle w:val="CopticVersemulti-line"/>
            </w:pPr>
            <w:r>
              <w:t>Ϯⲙⲉⲧⲟⲩⲏⲃ ⲛ̀ⲧⲉ Ⲙⲉⲗⲭⲓⲥⲉⲇⲉⲕ:</w:t>
            </w:r>
          </w:p>
          <w:p w:rsidR="00231798" w:rsidRDefault="00231798" w:rsidP="00231798">
            <w:pPr>
              <w:pStyle w:val="CopticVersemulti-line"/>
            </w:pPr>
            <w:r>
              <w:t>ⲁⲕϭⲓ ⲙ̀ⲡ̀ⲧⲁⲓⲟ ⲙ̀ⲡⲉⲛⲓⲱⲧ Ⲡⲉⲧⲣⲟⲥ:</w:t>
            </w:r>
          </w:p>
          <w:p w:rsidR="00231798" w:rsidRDefault="00231798" w:rsidP="00231798">
            <w:pPr>
              <w:pStyle w:val="CopticHangingVerse"/>
            </w:pPr>
            <w:r>
              <w:t>ⲡⲓⲁⲛϫⲱϫ ⲛ̀ⲛⲓⲁ̀ⲡⲟⲥⲧⲟⲗⲟⲥ.</w:t>
            </w:r>
          </w:p>
        </w:tc>
      </w:tr>
      <w:tr w:rsidR="00231798" w:rsidTr="003E70F4">
        <w:trPr>
          <w:cantSplit/>
          <w:jc w:val="center"/>
        </w:trPr>
        <w:tc>
          <w:tcPr>
            <w:tcW w:w="288" w:type="dxa"/>
          </w:tcPr>
          <w:p w:rsidR="00231798" w:rsidRDefault="00231798" w:rsidP="003E70F4">
            <w:pPr>
              <w:pStyle w:val="CopticCross"/>
            </w:pPr>
            <w:r w:rsidRPr="00FB5ACB">
              <w:t>¿</w:t>
            </w:r>
          </w:p>
        </w:tc>
        <w:tc>
          <w:tcPr>
            <w:tcW w:w="3960" w:type="dxa"/>
          </w:tcPr>
          <w:p w:rsidR="00231798" w:rsidRPr="004764BD" w:rsidRDefault="00231798" w:rsidP="003E70F4">
            <w:pPr>
              <w:pStyle w:val="EngHang"/>
            </w:pPr>
            <w:r w:rsidRPr="004764BD">
              <w:t>Christ laid</w:t>
            </w:r>
            <w:r>
              <w:t xml:space="preserve"> His right hand</w:t>
            </w:r>
          </w:p>
          <w:p w:rsidR="00231798" w:rsidRPr="004764BD" w:rsidRDefault="00231798" w:rsidP="003E70F4">
            <w:pPr>
              <w:pStyle w:val="EngHang"/>
            </w:pPr>
            <w:r w:rsidRPr="004764BD">
              <w:t>Upon your head,</w:t>
            </w:r>
          </w:p>
          <w:p w:rsidR="00231798" w:rsidRPr="004764BD" w:rsidRDefault="00231798" w:rsidP="003E70F4">
            <w:pPr>
              <w:pStyle w:val="EngHang"/>
            </w:pPr>
            <w:r w:rsidRPr="004764BD">
              <w:t xml:space="preserve">And entrusted to you </w:t>
            </w:r>
            <w:r>
              <w:t>the keys</w:t>
            </w:r>
          </w:p>
          <w:p w:rsidR="00231798" w:rsidRDefault="00231798" w:rsidP="003E70F4">
            <w:pPr>
              <w:pStyle w:val="EngHangEnd"/>
            </w:pPr>
            <w:r w:rsidRPr="004764BD">
              <w:t xml:space="preserve">Of the </w:t>
            </w:r>
            <w:r>
              <w:t>Kingdom of Heaven</w:t>
            </w:r>
            <w:r w:rsidRPr="004764BD">
              <w:t>.</w:t>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ⲀⲠⲭ̄ⲥ̄ ⲧⲁⲗⲟ ⲛ̀ⲧⲉϥϫⲓϫ:</w:t>
            </w:r>
          </w:p>
          <w:p w:rsidR="00231798" w:rsidRDefault="00231798" w:rsidP="00231798">
            <w:pPr>
              <w:pStyle w:val="CopticVersemulti-line"/>
            </w:pPr>
            <w:r>
              <w:t>ⲛ̀ⲟⲩⲓ̀ⲛⲁⲙ ⲉ̀ϫⲉⲛ ⲧⲉⲕⲁ̀ⲫⲉ:</w:t>
            </w:r>
          </w:p>
          <w:p w:rsidR="00231798" w:rsidRDefault="00231798" w:rsidP="00231798">
            <w:pPr>
              <w:pStyle w:val="CopticVersemulti-line"/>
            </w:pPr>
            <w:r>
              <w:t>ⲁϥⲧⲉⲛϩⲟⲩⲧⲕ ⲉ̀ⲛⲓϣⲟϣⲧ:</w:t>
            </w:r>
          </w:p>
          <w:p w:rsidR="00231798" w:rsidRDefault="00231798" w:rsidP="00231798">
            <w:pPr>
              <w:pStyle w:val="CopticHangingVerse"/>
            </w:pPr>
            <w:r>
              <w:t>ⲛ̀ⲧⲉ ⲑ̀ⲙⲉⲧⲟⲩⲣⲟ ⲛ̀ⲛⲓⲫⲏⲟⲩⲓ̀.</w:t>
            </w:r>
          </w:p>
        </w:tc>
      </w:tr>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That you may be a helmsman,</w:t>
            </w:r>
          </w:p>
          <w:p w:rsidR="00231798" w:rsidRPr="004764BD" w:rsidRDefault="00231798" w:rsidP="003E70F4">
            <w:pPr>
              <w:pStyle w:val="EngHang"/>
            </w:pPr>
            <w:r w:rsidRPr="004764BD">
              <w:t>Elevated in the Church,</w:t>
            </w:r>
          </w:p>
          <w:p w:rsidR="00231798" w:rsidRPr="004764BD" w:rsidRDefault="00231798" w:rsidP="003E70F4">
            <w:pPr>
              <w:pStyle w:val="EngHang"/>
            </w:pPr>
            <w:r w:rsidRPr="004764BD">
              <w:t>To shepherd your people,</w:t>
            </w:r>
          </w:p>
          <w:p w:rsidR="00231798" w:rsidRDefault="00231798" w:rsidP="003E70F4">
            <w:pPr>
              <w:pStyle w:val="EngHangEnd"/>
            </w:pPr>
            <w:r w:rsidRPr="004764BD">
              <w:t>In purity and righteousness.</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Ⲉⲑⲣⲉⲕϣⲁⲱⲡⲓ ⲛ̀ⲟⲩⲣⲉϥⲉⲣϩⲉⲙⲓ:</w:t>
            </w:r>
          </w:p>
          <w:p w:rsidR="00231798" w:rsidRDefault="00231798" w:rsidP="00231798">
            <w:pPr>
              <w:pStyle w:val="CopticVersemulti-line"/>
            </w:pPr>
            <w:r>
              <w:t>ⲥⲁⲡ̀ϣⲱⲓ ⲛ̀ϯⲉⲕⲕ̀ⲗⲏⲥⲓⲁ:</w:t>
            </w:r>
          </w:p>
          <w:p w:rsidR="00231798" w:rsidRDefault="00231798" w:rsidP="00231798">
            <w:pPr>
              <w:pStyle w:val="CopticVersemulti-line"/>
            </w:pPr>
            <w:r>
              <w:t>ⲉⲑⲣⲉⲕⲁ̀ⲙⲟⲛⲓ ⲙ̀ⲡⲉⲕⲗⲁⲟⲥ:</w:t>
            </w:r>
          </w:p>
          <w:p w:rsidR="00231798" w:rsidRDefault="00231798" w:rsidP="00231798">
            <w:pPr>
              <w:pStyle w:val="CopticHangingVerse"/>
            </w:pPr>
            <w:r>
              <w:t>ϧⲉⲛ ⲟⲩⲧⲟⲩⲃⲟ ⲛⲉⲙ ⲟⲩⲙⲉⲑⲙⲏⲓ.</w:t>
            </w:r>
          </w:p>
        </w:tc>
      </w:tr>
      <w:tr w:rsidR="00231798" w:rsidTr="003E70F4">
        <w:trPr>
          <w:cantSplit/>
          <w:jc w:val="center"/>
        </w:trPr>
        <w:tc>
          <w:tcPr>
            <w:tcW w:w="288" w:type="dxa"/>
          </w:tcPr>
          <w:p w:rsidR="00231798" w:rsidRDefault="00231798" w:rsidP="003E70F4">
            <w:pPr>
              <w:pStyle w:val="CopticCross"/>
            </w:pPr>
            <w:r w:rsidRPr="00FB5ACB">
              <w:t>¿</w:t>
            </w:r>
          </w:p>
        </w:tc>
        <w:tc>
          <w:tcPr>
            <w:tcW w:w="3960" w:type="dxa"/>
          </w:tcPr>
          <w:p w:rsidR="00231798" w:rsidRDefault="00231798" w:rsidP="003E70F4">
            <w:pPr>
              <w:pStyle w:val="EngHang"/>
            </w:pPr>
            <w:commentRangeStart w:id="936"/>
            <w:r>
              <w:t>As Paul the Apostle</w:t>
            </w:r>
          </w:p>
          <w:p w:rsidR="00231798" w:rsidRDefault="00231798" w:rsidP="003E70F4">
            <w:pPr>
              <w:pStyle w:val="EngHang"/>
            </w:pPr>
            <w:r>
              <w:t>Said, “Christ fulfills</w:t>
            </w:r>
          </w:p>
          <w:p w:rsidR="00231798" w:rsidRDefault="00231798" w:rsidP="003E70F4">
            <w:pPr>
              <w:pStyle w:val="EngHang"/>
            </w:pPr>
            <w:r>
              <w:t>The type and likeness</w:t>
            </w:r>
          </w:p>
          <w:p w:rsidR="00231798" w:rsidRDefault="00231798" w:rsidP="00231798">
            <w:pPr>
              <w:pStyle w:val="EngHangEnd"/>
            </w:pPr>
            <w:r>
              <w:t>Of Aaron the priest.”</w:t>
            </w:r>
            <w:commentRangeEnd w:id="936"/>
            <w:r>
              <w:rPr>
                <w:rStyle w:val="CommentReference"/>
                <w:rFonts w:ascii="Times New Roman" w:eastAsiaTheme="minorHAnsi" w:hAnsi="Times New Roman" w:cstheme="minorBidi"/>
                <w:color w:val="auto"/>
              </w:rPr>
              <w:commentReference w:id="936"/>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Ⲕⲁⲧⲁ ⲫ̀ⲣⲏϯ ⲉ̀ⲧⲁϥϫⲟⲥ:</w:t>
            </w:r>
          </w:p>
          <w:p w:rsidR="00231798" w:rsidRDefault="00231798" w:rsidP="00231798">
            <w:pPr>
              <w:pStyle w:val="CopticVersemulti-line"/>
            </w:pPr>
            <w:r>
              <w:t>ⲛ̀ϫⲉ Ⲡⲁⲩⲗⲟⲥ ⲡⲓⲁⲡⲟⲥⲧⲟⲗⲟⲥ:</w:t>
            </w:r>
          </w:p>
          <w:p w:rsidR="00231798" w:rsidRDefault="00231798" w:rsidP="00231798">
            <w:pPr>
              <w:pStyle w:val="CopticVersemulti-line"/>
            </w:pPr>
            <w:r>
              <w:t>ϫⲉ ⲕⲁⲧⲁ ⲫ̀ⲣⲏϯ ⲛ̀Ⲁⲁⲣⲱⲛ:</w:t>
            </w:r>
          </w:p>
          <w:p w:rsidR="00231798" w:rsidRDefault="00231798" w:rsidP="00231798">
            <w:pPr>
              <w:pStyle w:val="CopticHangingVerse"/>
            </w:pPr>
            <w:r>
              <w:t>ⲡⲁⲓⲣⲏϯ ϩⲱϥ ⲙ̀Ⲡⲭ̄ⲥ̄.</w:t>
            </w:r>
          </w:p>
        </w:tc>
      </w:tr>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Likewise we exalt you,</w:t>
            </w:r>
          </w:p>
          <w:p w:rsidR="00231798" w:rsidRPr="004764BD" w:rsidRDefault="00231798" w:rsidP="003E70F4">
            <w:pPr>
              <w:pStyle w:val="EngHang"/>
            </w:pPr>
            <w:r w:rsidRPr="004764BD">
              <w:t>With David the psalmist,</w:t>
            </w:r>
          </w:p>
          <w:p w:rsidR="00231798" w:rsidRPr="004764BD" w:rsidRDefault="00231798" w:rsidP="003E70F4">
            <w:pPr>
              <w:pStyle w:val="EngHang"/>
            </w:pPr>
            <w:r w:rsidRPr="004764BD">
              <w:t>You are a priest forever,</w:t>
            </w:r>
          </w:p>
          <w:p w:rsidR="00231798" w:rsidRDefault="00231798" w:rsidP="003E70F4">
            <w:pPr>
              <w:pStyle w:val="EngHangEnd"/>
            </w:pPr>
            <w:r w:rsidRPr="004764BD">
              <w:t>After the order of Melchizedek</w:t>
            </w:r>
            <w:r w:rsidRPr="004764BD">
              <w:rPr>
                <w:rStyle w:val="FootnoteReference"/>
              </w:rPr>
              <w:footnoteReference w:id="458"/>
            </w:r>
            <w:r w:rsidRPr="004764BD">
              <w:t>.</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Ⲱⲥⲁⲩⲧⲱⲥ ⲧⲉⲛϭⲓⲥⲓ ⲙ̀ⲙⲟⲕ:</w:t>
            </w:r>
          </w:p>
          <w:p w:rsidR="00231798" w:rsidRDefault="00231798" w:rsidP="00231798">
            <w:pPr>
              <w:pStyle w:val="CopticVersemulti-line"/>
            </w:pPr>
            <w:r>
              <w:t>ⲛⲉⲙ ⲡⲓϩⲩⲙⲛⲟⲇⲟⲥ Ⲇⲁⲩⲓⲇ:</w:t>
            </w:r>
          </w:p>
          <w:p w:rsidR="00231798" w:rsidRDefault="00231798" w:rsidP="00231798">
            <w:pPr>
              <w:pStyle w:val="CopticVersemulti-line"/>
            </w:pPr>
            <w:r>
              <w:t>ϫⲉ ⲛ̀ⲑⲟⲕ ⲡⲉ ⲡⲓⲟⲩⲏⲃ ϣⲁ ⲉ̀ⲛⲉϩ:</w:t>
            </w:r>
          </w:p>
          <w:p w:rsidR="00231798" w:rsidRDefault="00231798" w:rsidP="00231798">
            <w:pPr>
              <w:pStyle w:val="CopticHangingVerse"/>
            </w:pPr>
            <w:r>
              <w:t>ⲕⲁⲧⲁ ⲧ̀ⲧⲁⲝⲓⲥ ⲙ̀Ⲙⲉⲗⲭⲓⲥⲉⲇⲉⲕ.</w:t>
            </w:r>
          </w:p>
        </w:tc>
      </w:tr>
      <w:tr w:rsidR="00231798" w:rsidTr="003E70F4">
        <w:trPr>
          <w:cantSplit/>
          <w:jc w:val="center"/>
        </w:trPr>
        <w:tc>
          <w:tcPr>
            <w:tcW w:w="288" w:type="dxa"/>
          </w:tcPr>
          <w:p w:rsidR="00231798" w:rsidRDefault="00231798" w:rsidP="003E70F4">
            <w:pPr>
              <w:pStyle w:val="CopticCross"/>
            </w:pPr>
            <w:r w:rsidRPr="00FB5ACB">
              <w:lastRenderedPageBreak/>
              <w:t>¿</w:t>
            </w:r>
          </w:p>
        </w:tc>
        <w:tc>
          <w:tcPr>
            <w:tcW w:w="3960" w:type="dxa"/>
          </w:tcPr>
          <w:p w:rsidR="00231798" w:rsidRPr="004764BD" w:rsidRDefault="00231798" w:rsidP="003E70F4">
            <w:pPr>
              <w:pStyle w:val="EngHang"/>
            </w:pPr>
            <w:r w:rsidRPr="004764BD">
              <w:t>Pray to the Lord on our behalf,</w:t>
            </w:r>
          </w:p>
          <w:p w:rsidR="00231798" w:rsidRPr="004764BD" w:rsidRDefault="00231798" w:rsidP="003E70F4">
            <w:pPr>
              <w:pStyle w:val="EngHang"/>
            </w:pPr>
            <w:r w:rsidRPr="004764BD">
              <w:t>Our holy father the Patriarch,</w:t>
            </w:r>
          </w:p>
          <w:p w:rsidR="00231798" w:rsidRPr="004764BD" w:rsidRDefault="00231798" w:rsidP="003E70F4">
            <w:pPr>
              <w:pStyle w:val="EngHang"/>
            </w:pPr>
            <w:r w:rsidRPr="004764BD">
              <w:t>Papa Abba _______ the high priest,</w:t>
            </w:r>
          </w:p>
          <w:p w:rsidR="00231798" w:rsidRDefault="00231798" w:rsidP="003E70F4">
            <w:pPr>
              <w:pStyle w:val="EngHangEnd"/>
            </w:pPr>
            <w:r w:rsidRPr="004764BD">
              <w:t>That He</w:t>
            </w:r>
            <w:r>
              <w:t xml:space="preserve"> may forgive us our sins.</w:t>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 xml:space="preserve">ⲱ̀ ⲡⲁⲟ̄ⲥ̄ ⲛ̀ⲓⲱⲧ ⲙ̀ⲡⲁⲧⲣⲓⲁⲣⲭⲏⲥ: </w:t>
            </w:r>
          </w:p>
          <w:p w:rsidR="00231798" w:rsidRDefault="00231798" w:rsidP="00231798">
            <w:pPr>
              <w:pStyle w:val="CopticVersemulti-line"/>
            </w:pPr>
            <w:r>
              <w:t>ⲡⲉⲛⲓⲱⲧ ⲉ̄ⲑ̄ⲩ̄ ⲁⲃⲃⲁ (…):</w:t>
            </w:r>
          </w:p>
          <w:p w:rsidR="00231798" w:rsidRDefault="00231798" w:rsidP="00231798">
            <w:pPr>
              <w:pStyle w:val="CopticHangingVerse"/>
            </w:pPr>
            <w:r>
              <w:t>ⲛ̀ⲧⲉϥⲭⲁ ⲛⲉⲛⲟⲃⲓ ⲛⲁⲛ ⲉ̀ⲃⲟⲗ.</w:t>
            </w:r>
          </w:p>
        </w:tc>
      </w:tr>
      <w:tr w:rsidR="00231798" w:rsidTr="003E70F4">
        <w:trPr>
          <w:cantSplit/>
          <w:jc w:val="center"/>
        </w:trPr>
        <w:tc>
          <w:tcPr>
            <w:tcW w:w="288" w:type="dxa"/>
          </w:tcPr>
          <w:p w:rsidR="00231798" w:rsidRPr="00FB5ACB" w:rsidRDefault="00231798" w:rsidP="003E70F4">
            <w:pPr>
              <w:pStyle w:val="CopticCross"/>
            </w:pPr>
          </w:p>
        </w:tc>
        <w:tc>
          <w:tcPr>
            <w:tcW w:w="3960" w:type="dxa"/>
          </w:tcPr>
          <w:p w:rsidR="00231798" w:rsidRPr="004764BD" w:rsidRDefault="00231798" w:rsidP="003E70F4">
            <w:pPr>
              <w:pStyle w:val="EngHang"/>
            </w:pPr>
            <w:r w:rsidRPr="004764BD">
              <w:t>Pray to the Lord on our behalf,</w:t>
            </w:r>
          </w:p>
          <w:p w:rsidR="00231798" w:rsidRPr="004764BD" w:rsidRDefault="00231798" w:rsidP="003E70F4">
            <w:pPr>
              <w:pStyle w:val="EngHang"/>
            </w:pPr>
            <w:r w:rsidRPr="004764BD">
              <w:t>Our holy and righteous father,</w:t>
            </w:r>
          </w:p>
          <w:p w:rsidR="00231798" w:rsidRPr="004764BD" w:rsidRDefault="00231798" w:rsidP="003E70F4">
            <w:pPr>
              <w:pStyle w:val="EngHang"/>
            </w:pPr>
            <w:r>
              <w:t>Abba _______ the {Metropolitan/Bishop}</w:t>
            </w:r>
            <w:r w:rsidRPr="004764BD">
              <w:t>,</w:t>
            </w:r>
          </w:p>
          <w:p w:rsidR="00231798" w:rsidRDefault="00231798" w:rsidP="003E70F4">
            <w:pPr>
              <w:pStyle w:val="EngHangEnd"/>
            </w:pPr>
            <w:r w:rsidRPr="004764BD">
              <w:t>That He</w:t>
            </w:r>
            <w:r>
              <w:t xml:space="preserve"> may forgive us our sins.</w:t>
            </w:r>
          </w:p>
        </w:tc>
        <w:tc>
          <w:tcPr>
            <w:tcW w:w="288" w:type="dxa"/>
          </w:tcPr>
          <w:p w:rsidR="00231798" w:rsidRDefault="00231798" w:rsidP="003E70F4"/>
        </w:tc>
        <w:tc>
          <w:tcPr>
            <w:tcW w:w="288" w:type="dxa"/>
          </w:tcPr>
          <w:p w:rsidR="00231798" w:rsidRPr="00FB5ACB" w:rsidRDefault="00231798" w:rsidP="003E70F4">
            <w:pPr>
              <w:pStyle w:val="CopticCross"/>
            </w:pP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ⲡⲉⲛⲓⲱⲧ ⲉⲑⲟⲩⲁⲃ ⲛ̀ⲇⲓⲕⲉⲟⲥ:</w:t>
            </w:r>
          </w:p>
          <w:p w:rsidR="00231798" w:rsidRDefault="00231798" w:rsidP="00231798">
            <w:pPr>
              <w:pStyle w:val="CopticVersemulti-line"/>
            </w:pPr>
            <w:r>
              <w:t>ⲁⲃⲃⲁ (…) ⲡⲓⲉ̀ⲡⲓⲥⲕⲟⲡⲟⲥ (ⲙ̀ⲙⲏⲧⲣⲟⲡⲟⲗⲏⲧⲏⲥ):</w:t>
            </w:r>
          </w:p>
          <w:p w:rsidR="00231798" w:rsidRDefault="00231798" w:rsidP="00231798">
            <w:pPr>
              <w:pStyle w:val="CopticHangingVerse"/>
            </w:pPr>
            <w:r>
              <w:t>ⲛ̀ⲧⲉϥ 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40" w:name="_Toc433973319"/>
      <w:r>
        <w:lastRenderedPageBreak/>
        <w:t>September</w:t>
      </w:r>
      <w:bookmarkEnd w:id="910"/>
      <w:bookmarkEnd w:id="911"/>
      <w:bookmarkEnd w:id="912"/>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40"/>
    </w:p>
    <w:p w:rsidR="00495F1A" w:rsidRDefault="0092592B" w:rsidP="00495F1A">
      <w:pPr>
        <w:pStyle w:val="Heading3"/>
      </w:pPr>
      <w:bookmarkStart w:id="941" w:name="_Toc410196198"/>
      <w:bookmarkStart w:id="942" w:name="_Toc410196440"/>
      <w:bookmarkStart w:id="943" w:name="_Toc410196942"/>
      <w:r>
        <w:t xml:space="preserve">August 29 (30) / Tho-out 1: </w:t>
      </w:r>
      <w:r w:rsidR="00495F1A">
        <w:t>Ecclesiastical New Year: Nairouz</w:t>
      </w:r>
      <w:bookmarkEnd w:id="941"/>
      <w:bookmarkEnd w:id="942"/>
      <w:bookmarkEnd w:id="943"/>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44"/>
            <w:r>
              <w:t xml:space="preserve">wiles </w:t>
            </w:r>
            <w:commentRangeEnd w:id="944"/>
            <w:r>
              <w:rPr>
                <w:rStyle w:val="CommentReference"/>
                <w:rFonts w:ascii="Times New Roman" w:eastAsiaTheme="minorHAnsi" w:hAnsi="Times New Roman" w:cstheme="minorBidi"/>
                <w:color w:val="auto"/>
              </w:rPr>
              <w:commentReference w:id="944"/>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45"/>
            <w:r>
              <w:t xml:space="preserve">Ϯⲛⲁⲟⲩⲱϣⲧ </w:t>
            </w:r>
            <w:commentRangeEnd w:id="945"/>
            <w:r>
              <w:rPr>
                <w:rStyle w:val="CommentReference"/>
                <w:rFonts w:ascii="Times New Roman" w:hAnsi="Times New Roman"/>
              </w:rPr>
              <w:commentReference w:id="945"/>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46"/>
            <w:r>
              <w:t>reign</w:t>
            </w:r>
            <w:commentRangeEnd w:id="946"/>
            <w:r>
              <w:rPr>
                <w:rStyle w:val="CommentReference"/>
              </w:rPr>
              <w:commentReference w:id="946"/>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47"/>
            <w:r>
              <w:t xml:space="preserve">be </w:t>
            </w:r>
            <w:commentRangeEnd w:id="947"/>
            <w:r>
              <w:rPr>
                <w:rStyle w:val="CommentReference"/>
              </w:rPr>
              <w:commentReference w:id="947"/>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48"/>
            <w:r>
              <w:t xml:space="preserve">Ⲁⲙⲱⲛⲓ </w:t>
            </w:r>
            <w:commentRangeEnd w:id="948"/>
            <w:r>
              <w:rPr>
                <w:rStyle w:val="CommentReference"/>
                <w:rFonts w:ascii="Times New Roman" w:hAnsi="Times New Roman"/>
              </w:rPr>
              <w:commentReference w:id="948"/>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49"/>
            <w:r>
              <w:t xml:space="preserve">the </w:t>
            </w:r>
            <w:commentRangeEnd w:id="949"/>
            <w:r>
              <w:rPr>
                <w:rStyle w:val="CommentReference"/>
              </w:rPr>
              <w:commentReference w:id="949"/>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50"/>
            <w:r>
              <w:t xml:space="preserve">entreat </w:t>
            </w:r>
            <w:commentRangeEnd w:id="950"/>
            <w:r>
              <w:rPr>
                <w:rStyle w:val="CommentReference"/>
              </w:rPr>
              <w:commentReference w:id="950"/>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C46B09" w:rsidRDefault="00C46B09" w:rsidP="0039635A">
      <w:pPr>
        <w:pStyle w:val="Heading3"/>
      </w:pPr>
      <w:r>
        <w:t>September 1 (2) / Tho-out 4: St. Verena</w:t>
      </w:r>
    </w:p>
    <w:p w:rsidR="00C46B09" w:rsidRDefault="00C46B09" w:rsidP="00C46B0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You are truly blessed,</w:t>
            </w:r>
          </w:p>
          <w:p w:rsidR="00C46B09" w:rsidRDefault="00C46B09" w:rsidP="00C46B09">
            <w:pPr>
              <w:pStyle w:val="EngHang"/>
            </w:pPr>
            <w:r>
              <w:t>O holy virgin, Verena,</w:t>
            </w:r>
          </w:p>
          <w:p w:rsidR="00C46B09" w:rsidRDefault="00C46B09" w:rsidP="00C46B09">
            <w:pPr>
              <w:pStyle w:val="EngHang"/>
            </w:pPr>
            <w:r>
              <w:t>The bride of the</w:t>
            </w:r>
          </w:p>
          <w:p w:rsidR="00C46B09" w:rsidRDefault="00C46B09" w:rsidP="00C46B09">
            <w:pPr>
              <w:pStyle w:val="EngHangEnd"/>
            </w:pPr>
            <w:r>
              <w:t>Pure bridegroom, Christ.</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Ⲱⲟⲩⲛⲓⲁϯ ϧⲉⲛ ⲟⲩⲙⲉⲑⲙⲏⲓ:</w:t>
            </w:r>
          </w:p>
          <w:p w:rsidR="00C46B09" w:rsidRDefault="00C46B09" w:rsidP="00C46B09">
            <w:pPr>
              <w:pStyle w:val="CopticVersemulti-line"/>
            </w:pPr>
            <w:r>
              <w:t>ⲱ̀ ⲑⲏⲉⲑⲟⲩⲁⲃ Ⲃⲓⲣⲏⲛⲁ ϯⲡⲁⲣⲑⲉⲛⲟⲥ:</w:t>
            </w:r>
          </w:p>
          <w:p w:rsidR="00C46B09" w:rsidRDefault="00C46B09" w:rsidP="00C46B09">
            <w:pPr>
              <w:pStyle w:val="CopticVersemulti-line"/>
            </w:pPr>
            <w:r>
              <w:t>ϯϣⲉⲗⲉⲧ ⲛ̀ⲧⲉ ⲡⲓⲭ̀ⲣⲓⲥⲧⲟⲥ:</w:t>
            </w:r>
          </w:p>
          <w:p w:rsidR="00C46B09" w:rsidRDefault="00C46B09" w:rsidP="00C46B09">
            <w:pPr>
              <w:pStyle w:val="CopticHangingVerse"/>
            </w:pPr>
            <w:r>
              <w:t>Ⲡⲓⲡⲁⲧϣⲉⲗⲉⲧ ⲙ̀ⲙⲏⲓ.</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For you despised</w:t>
            </w:r>
          </w:p>
          <w:p w:rsidR="00C46B09" w:rsidRDefault="00C46B09" w:rsidP="00C46B09">
            <w:pPr>
              <w:pStyle w:val="EngHang"/>
            </w:pPr>
            <w:r>
              <w:t>The glory of the whole world</w:t>
            </w:r>
          </w:p>
          <w:p w:rsidR="00C46B09" w:rsidRDefault="00C46B09" w:rsidP="00C46B09">
            <w:pPr>
              <w:pStyle w:val="EngHang"/>
            </w:pPr>
            <w:r>
              <w:t>And the pride of this life,</w:t>
            </w:r>
          </w:p>
          <w:p w:rsidR="00C46B09" w:rsidRDefault="00C46B09" w:rsidP="00C46B09">
            <w:pPr>
              <w:pStyle w:val="EngHangEnd"/>
            </w:pPr>
            <w:r>
              <w:t>And you loved purity.</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ⲁ̀ⲣⲉϣⲱϣ:</w:t>
            </w:r>
          </w:p>
          <w:p w:rsidR="00C46B09" w:rsidRDefault="00C46B09" w:rsidP="00C46B09">
            <w:pPr>
              <w:pStyle w:val="CopticVersemulti-line"/>
            </w:pPr>
            <w:r>
              <w:t>ⲙⲡ̀ⲱ̀ⲟⲩ ⲙ̀ⲡⲁⲓⲕⲟⲥⲙⲟⲥ:</w:t>
            </w:r>
          </w:p>
          <w:p w:rsidR="00C46B09" w:rsidRDefault="00C46B09" w:rsidP="00C46B09">
            <w:pPr>
              <w:pStyle w:val="CopticVersemulti-line"/>
            </w:pPr>
            <w:r>
              <w:t>ⲛⲉⲙ ϯⲙⲉⲧϭⲁⲥⲓϩⲏⲧ ⲙ̀ⲡⲓⲃⲓⲟⲥ:</w:t>
            </w:r>
          </w:p>
          <w:p w:rsidR="00C46B09" w:rsidRDefault="00C46B09" w:rsidP="00C46B09">
            <w:pPr>
              <w:pStyle w:val="CopticHangingVerse"/>
            </w:pPr>
            <w:r>
              <w:t>ⲁⲣⲉⲙⲉⲛⲣⲉ ⲡⲓⲧⲟⲩⲃⲟ.</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humiliated Satan</w:t>
            </w:r>
          </w:p>
          <w:p w:rsidR="00C46B09" w:rsidRDefault="00C46B09" w:rsidP="00C46B09">
            <w:pPr>
              <w:pStyle w:val="EngHang"/>
            </w:pPr>
            <w:r>
              <w:t>And his evil demons,</w:t>
            </w:r>
          </w:p>
          <w:p w:rsidR="00C46B09" w:rsidRDefault="00C46B09" w:rsidP="00C46B09">
            <w:pPr>
              <w:pStyle w:val="EngHang"/>
            </w:pPr>
            <w:r>
              <w:t>With her great endurance</w:t>
            </w:r>
          </w:p>
          <w:p w:rsidR="00C46B09" w:rsidRDefault="00C46B09" w:rsidP="00C46B09">
            <w:pPr>
              <w:pStyle w:val="EngHangEnd"/>
            </w:pPr>
            <w:r>
              <w:t>In the purity of virginity.</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Ⲁⲥϣⲟϣϥ ⲙ̀ⲡ̀ⲥⲁⲧⲁⲛⲁⲥ:</w:t>
            </w:r>
          </w:p>
          <w:p w:rsidR="00C46B09" w:rsidRDefault="00C46B09" w:rsidP="00C46B09">
            <w:pPr>
              <w:pStyle w:val="CopticVersemulti-line"/>
            </w:pPr>
            <w:r>
              <w:t>ⲛⲉⲙ ⲛⲉϥⲇⲉⲙⲱⲛ ⲉⲩϩⲱⲟⲩ:</w:t>
            </w:r>
          </w:p>
          <w:p w:rsidR="00C46B09" w:rsidRDefault="00C46B09" w:rsidP="00C46B09">
            <w:pPr>
              <w:pStyle w:val="CopticVersemulti-line"/>
            </w:pPr>
            <w:r>
              <w:t>ϩⲓⲧⲉⲛ ⲧⲉⲛⲥⲛⲓϣϯ ⲛ̀ϩⲩⲡⲟⲙⲟⲛⲏ:</w:t>
            </w:r>
          </w:p>
          <w:p w:rsidR="00C46B09" w:rsidRDefault="00C46B09" w:rsidP="00C46B09">
            <w:pPr>
              <w:pStyle w:val="CopticHangingVerse"/>
            </w:pPr>
            <w:r>
              <w:t>ϧⲉⲛ ⲡⲓⲧⲟⲩⲃⲟ ⲛ̀ⲧⲉ ⲧⲉⲥⲡⲁⲣⲑⲉⲛⲓⲁ.</w:t>
            </w:r>
          </w:p>
        </w:tc>
      </w:tr>
      <w:tr w:rsidR="00C46B09" w:rsidTr="00C46B09">
        <w:trPr>
          <w:cantSplit/>
          <w:jc w:val="center"/>
        </w:trPr>
        <w:tc>
          <w:tcPr>
            <w:tcW w:w="288" w:type="dxa"/>
          </w:tcPr>
          <w:p w:rsidR="00C46B09" w:rsidRDefault="00C46B09" w:rsidP="00C46B09">
            <w:pPr>
              <w:pStyle w:val="CopticCross"/>
            </w:pPr>
            <w:r w:rsidRPr="00FB5ACB">
              <w:lastRenderedPageBreak/>
              <w:t>¿</w:t>
            </w:r>
          </w:p>
        </w:tc>
        <w:tc>
          <w:tcPr>
            <w:tcW w:w="3960" w:type="dxa"/>
          </w:tcPr>
          <w:p w:rsidR="00C46B09" w:rsidRDefault="00C46B09" w:rsidP="00C46B09">
            <w:pPr>
              <w:pStyle w:val="EngHang"/>
            </w:pPr>
            <w:r>
              <w:t>For the elect sanctity</w:t>
            </w:r>
          </w:p>
          <w:p w:rsidR="00C46B09" w:rsidRDefault="00C46B09" w:rsidP="00C46B09">
            <w:pPr>
              <w:pStyle w:val="EngHang"/>
            </w:pPr>
            <w:r>
              <w:t>Of Saint Verena,</w:t>
            </w:r>
          </w:p>
          <w:p w:rsidR="00C46B09" w:rsidRDefault="00C46B09" w:rsidP="00C46B09">
            <w:pPr>
              <w:pStyle w:val="EngHang"/>
            </w:pPr>
            <w:r>
              <w:t>The bride of Christ,</w:t>
            </w:r>
          </w:p>
          <w:p w:rsidR="00C46B09" w:rsidRDefault="00C46B09" w:rsidP="00C46B09">
            <w:pPr>
              <w:pStyle w:val="EngHangEnd"/>
            </w:pPr>
            <w:r>
              <w:t>Is truly great.</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ⲟⲩⲛⲓϣϯ ⲡⲉ ϧⲉⲛ ⲟⲩⲙⲉⲑⲙⲏⲓ:</w:t>
            </w:r>
          </w:p>
          <w:p w:rsidR="00C46B09" w:rsidRDefault="00C46B09" w:rsidP="00C46B09">
            <w:pPr>
              <w:pStyle w:val="CopticVersemulti-line"/>
            </w:pPr>
            <w:r>
              <w:t>ⲡⲉ ⲡⲓⲥⲱⲧⲡ ⲛ̀ⲧⲟⲩⲃⲟ:</w:t>
            </w:r>
          </w:p>
          <w:p w:rsidR="00C46B09" w:rsidRDefault="00C46B09" w:rsidP="00C46B09">
            <w:pPr>
              <w:pStyle w:val="CopticVersemulti-line"/>
            </w:pPr>
            <w:r>
              <w:t>ⲛ̀ⲧⲉ ⲑⲏⲉⲑⲟⲩⲁⲃ Ⲃⲓⲣⲏⲛⲁ:</w:t>
            </w:r>
          </w:p>
          <w:p w:rsidR="00C46B09" w:rsidRDefault="00C46B09" w:rsidP="00C46B09">
            <w:pPr>
              <w:pStyle w:val="CopticHangingVerse"/>
            </w:pPr>
            <w:r>
              <w:t>ϯϣⲉⲗⲉⲧ ⲛ̀ⲧⲉ ⲡⲓⲭ̀ⲣⲓⲥⲧⲟⲥ.</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completed her life</w:t>
            </w:r>
          </w:p>
          <w:p w:rsidR="00C46B09" w:rsidRDefault="00C46B09" w:rsidP="00C46B09">
            <w:pPr>
              <w:pStyle w:val="EngHang"/>
            </w:pPr>
            <w:r>
              <w:t>With great humility;</w:t>
            </w:r>
          </w:p>
          <w:p w:rsidR="00C46B09" w:rsidRDefault="00C46B09" w:rsidP="00C46B09">
            <w:pPr>
              <w:pStyle w:val="EngHang"/>
            </w:pPr>
            <w:r>
              <w:t>She reposed with the saints</w:t>
            </w:r>
          </w:p>
          <w:p w:rsidR="00C46B09" w:rsidRDefault="00C46B09" w:rsidP="00C46B09">
            <w:pPr>
              <w:pStyle w:val="EngHangEnd"/>
            </w:pPr>
            <w:r>
              <w:t>In the land of the living.</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Ⲁⲥϫⲱⲕ ⲉ̀ⲃⲟⲗ ⲙ̀ⲡⲉⲥⲃⲓⲟⲥ:</w:t>
            </w:r>
          </w:p>
          <w:p w:rsidR="00C46B09" w:rsidRDefault="00C46B09" w:rsidP="00C46B09">
            <w:pPr>
              <w:pStyle w:val="CopticVersemulti-line"/>
            </w:pPr>
            <w:r>
              <w:t>ϧⲉⲛ ⲡⲉⲥⲛⲓϣϯ ⲛ̀ⲑⲉⲃⲓⲟ:</w:t>
            </w:r>
          </w:p>
          <w:p w:rsidR="00C46B09" w:rsidRDefault="00C46B09" w:rsidP="00C46B09">
            <w:pPr>
              <w:pStyle w:val="CopticVersemulti-line"/>
            </w:pPr>
            <w:r>
              <w:t>ⲁⲥⲉⲛⲕⲟⲧ ⲛⲉⲙ ⲛⲏⲉⲑⲟⲩⲁⲃ:</w:t>
            </w:r>
          </w:p>
          <w:p w:rsidR="00C46B09" w:rsidRPr="003032D8" w:rsidRDefault="00C46B09" w:rsidP="00C46B09">
            <w:pPr>
              <w:pStyle w:val="CopticHangingVerse"/>
            </w:pPr>
            <w:r>
              <w:t>ϧⲉⲛ ⲧ̀ⲭⲱⲣⲁ ⲛ̀ⲛⲏⲉⲧⲟⲛϧ.</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Hail O virgin maiden,</w:t>
            </w:r>
          </w:p>
          <w:p w:rsidR="00C46B09" w:rsidRDefault="00C46B09" w:rsidP="00C46B09">
            <w:pPr>
              <w:pStyle w:val="EngHang"/>
            </w:pPr>
            <w:r>
              <w:t>Adorned with all holiness,</w:t>
            </w:r>
          </w:p>
          <w:p w:rsidR="00C46B09" w:rsidRDefault="00C46B09" w:rsidP="00C46B09">
            <w:pPr>
              <w:pStyle w:val="EngHang"/>
            </w:pPr>
            <w:r>
              <w:t>The pure bride,</w:t>
            </w:r>
          </w:p>
          <w:p w:rsidR="00C46B09" w:rsidRDefault="00C46B09" w:rsidP="00C46B09">
            <w:pPr>
              <w:pStyle w:val="EngHangEnd"/>
            </w:pPr>
            <w:r>
              <w:t>The truly holy, Verena.</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Ⲭⲉⲣⲉ ⲛⲉ ⲱ̀ϯⲁ̀ⲗⲟⲩ ⲙ̀ⲡⲁⲣⲑⲉⲛⲟⲥ:</w:t>
            </w:r>
          </w:p>
          <w:p w:rsidR="00C46B09" w:rsidRDefault="00C46B09" w:rsidP="00C46B09">
            <w:pPr>
              <w:pStyle w:val="CopticVersemulti-line"/>
            </w:pPr>
            <w:r>
              <w:t>ⲱ̀ ⲡⲁⲛⲁⲅⲓⲁ ⲙ̀ⲡ̀ⲥⲟⲗⲥⲉⲗ:</w:t>
            </w:r>
          </w:p>
          <w:p w:rsidR="00C46B09" w:rsidRDefault="00C46B09" w:rsidP="00C46B09">
            <w:pPr>
              <w:pStyle w:val="CopticVersemulti-line"/>
            </w:pPr>
            <w:r>
              <w:t>ⲱ̀ϯϣⲉⲗⲉⲧ ⲉⲥⲧⲟⲩⲃⲏⲟⲩⲧ:</w:t>
            </w:r>
          </w:p>
          <w:p w:rsidR="00C46B09" w:rsidRDefault="00C46B09" w:rsidP="00C46B09">
            <w:pPr>
              <w:pStyle w:val="CopticHangingVerse"/>
            </w:pPr>
            <w:r>
              <w:t>ϯⲁ̀ⲅⲓⲁ ⲙ̀ⲙⲏⲓ Ⲃⲓⲣⲏⲛⲁ.</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Hail to you O holy one,</w:t>
            </w:r>
          </w:p>
          <w:p w:rsidR="00C46B09" w:rsidRDefault="00C46B09" w:rsidP="00C46B09">
            <w:pPr>
              <w:pStyle w:val="EngHang"/>
            </w:pPr>
            <w:r>
              <w:t>Hail to you O pure one,</w:t>
            </w:r>
          </w:p>
          <w:p w:rsidR="00C46B09" w:rsidRDefault="00C46B09" w:rsidP="00C46B09">
            <w:pPr>
              <w:pStyle w:val="EngHang"/>
            </w:pPr>
            <w:r>
              <w:t>Hail to you O ascetic one,</w:t>
            </w:r>
          </w:p>
          <w:p w:rsidR="00C46B09" w:rsidRDefault="00C46B09" w:rsidP="00C46B09">
            <w:pPr>
              <w:pStyle w:val="EngHangEnd"/>
            </w:pPr>
            <w:r>
              <w:t>The bride of the Lord.</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Ⲭⲉⲣⲉ ⲛⲉ ⲱ̀ ϯⲁ̀ⲅⲓⲁ:</w:t>
            </w:r>
          </w:p>
          <w:p w:rsidR="00C46B09" w:rsidRDefault="00C46B09" w:rsidP="00C46B09">
            <w:pPr>
              <w:pStyle w:val="CopticVersemulti-line"/>
            </w:pPr>
            <w:r>
              <w:t>ⲭⲉⲣⲉ ⲛⲉ ⲱ̀ ⲑⲏⲉⲑ̀ⲟⲩⲁⲃ:</w:t>
            </w:r>
          </w:p>
          <w:p w:rsidR="00C46B09" w:rsidRDefault="00C46B09" w:rsidP="00C46B09">
            <w:pPr>
              <w:pStyle w:val="CopticVersemulti-line"/>
            </w:pPr>
            <w:r>
              <w:t>ⲭⲉⲣⲉ ⲛⲉ ⲱ̀ ⲁⲥⲕⲏⲧⲏⲥ:</w:t>
            </w:r>
          </w:p>
          <w:p w:rsidR="00C46B09" w:rsidRDefault="00C46B09" w:rsidP="00C46B09">
            <w:pPr>
              <w:pStyle w:val="CopticHangingVerse"/>
            </w:pPr>
            <w:r>
              <w:t>ϯϣⲉⲗⲉⲧ ⲛ̀ⲧⲉ ⲫ̀ⲛⲏⲃ ⲡ̀ϭⲟⲓⲥ.</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Pray to the Lord on our behalf,</w:t>
            </w:r>
          </w:p>
          <w:p w:rsidR="00C46B09" w:rsidRDefault="00C46B09" w:rsidP="00C46B09">
            <w:pPr>
              <w:pStyle w:val="EngHang"/>
            </w:pPr>
            <w:r>
              <w:t>O bride of Christ,</w:t>
            </w:r>
          </w:p>
          <w:p w:rsidR="00C46B09" w:rsidRDefault="00C46B09" w:rsidP="00C46B09">
            <w:pPr>
              <w:pStyle w:val="EngHang"/>
            </w:pPr>
            <w:r>
              <w:t>The truly holy, Verena,</w:t>
            </w:r>
          </w:p>
          <w:p w:rsidR="00C46B09" w:rsidRDefault="00C46B09" w:rsidP="00C46B09">
            <w:pPr>
              <w:pStyle w:val="EngHangEnd"/>
            </w:pPr>
            <w:r>
              <w:t>That He may forgive us ours sins.</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Ⲧⲱⲃϩ ⲙ̀ⲡ̀ϭⲟⲓⲥ ⲉ̀ϩ̀ⲣⲏⲓ ⲉ̀ϫⲱⲛ:</w:t>
            </w:r>
          </w:p>
          <w:p w:rsidR="00C46B09" w:rsidRDefault="00C46B09" w:rsidP="00C46B09">
            <w:pPr>
              <w:pStyle w:val="CopticVersemulti-line"/>
            </w:pPr>
            <w:r>
              <w:t>ⲱ̀ ϯϣⲉⲗⲉⲧ ⲛ̀ⲧⲉ ⲡⲓⲭ̀ⲣⲓⲥⲧⲟⲥ:</w:t>
            </w:r>
          </w:p>
          <w:p w:rsidR="00C46B09" w:rsidRDefault="00C46B09" w:rsidP="00C46B09">
            <w:pPr>
              <w:pStyle w:val="CopticVersemulti-line"/>
            </w:pPr>
            <w:r>
              <w:t>ϯⲁ̀ⲅⲓⲁ ⲙ̀ⲙⲏⲓ Ⲃⲓⲣⲏⲛⲁ:</w:t>
            </w:r>
          </w:p>
          <w:p w:rsidR="00C46B09" w:rsidRDefault="00C46B09" w:rsidP="00C46B09">
            <w:pPr>
              <w:pStyle w:val="CopticHangingVerse"/>
            </w:pPr>
            <w:r>
              <w:t>ⲛⲧⲉϥⲭⲁ ⲛⲉⲛⲛⲟⲃⲓ ⲛⲁⲛ ⲉ̀ⲃⲟⲗ.</w:t>
            </w:r>
          </w:p>
        </w:tc>
      </w:tr>
    </w:tbl>
    <w:p w:rsidR="00C140A9" w:rsidRDefault="00C140A9" w:rsidP="00C140A9">
      <w:pPr>
        <w:pStyle w:val="Heading3"/>
      </w:pPr>
      <w:r>
        <w:t>September 3 (4) / Tho-out 6: St. Phoebe the Protodeaconess</w:t>
      </w:r>
      <w:r w:rsidR="008C4D26">
        <w:rPr>
          <w:rStyle w:val="FootnoteReference"/>
        </w:rPr>
        <w:footnoteReference w:id="459"/>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46481B" w:rsidRDefault="0046481B" w:rsidP="0046481B">
      <w:pPr>
        <w:pStyle w:val="Heading3"/>
      </w:pPr>
      <w:r>
        <w:lastRenderedPageBreak/>
        <w:t>September 4 (5) / Tho-out 7: Also St. Rebecca and her Children</w:t>
      </w:r>
    </w:p>
    <w:p w:rsidR="0046481B" w:rsidRDefault="0046481B" w:rsidP="0046481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Rebecca and her children,</w:t>
            </w:r>
          </w:p>
          <w:p w:rsidR="0046481B" w:rsidRDefault="0046481B" w:rsidP="0046481B">
            <w:pPr>
              <w:pStyle w:val="EngHang"/>
            </w:pPr>
            <w:r>
              <w:t>The faithful martyrs</w:t>
            </w:r>
          </w:p>
          <w:p w:rsidR="0046481B" w:rsidRDefault="0046481B" w:rsidP="0046481B">
            <w:pPr>
              <w:pStyle w:val="EngHang"/>
            </w:pPr>
            <w:r>
              <w:t>Who endured persecutions</w:t>
            </w:r>
          </w:p>
          <w:p w:rsidR="0046481B" w:rsidRDefault="0046481B" w:rsidP="0046481B">
            <w:pPr>
              <w:pStyle w:val="EngHangEnd"/>
            </w:pPr>
            <w:r>
              <w:t>For the Name of the Lord Christ.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Ⲛⲓ ⲡⲓⲥⲧⲟⲥ ⲙ̀ⲙⲁⲣⲧⲩⲣⲟⲥ:</w:t>
            </w:r>
          </w:p>
          <w:p w:rsidR="0046481B" w:rsidRDefault="0046481B" w:rsidP="0046481B">
            <w:pPr>
              <w:pStyle w:val="CopticVersemulti-line"/>
            </w:pPr>
            <w:r>
              <w:t>ⲉⲧⲁⲩϥⲁⲓ ϭⲁ ⲛⲓⲇⲓⲱⲅⲙⲟⲥ:</w:t>
            </w:r>
          </w:p>
          <w:p w:rsidR="0046481B" w:rsidRDefault="0046481B" w:rsidP="0046481B">
            <w:pPr>
              <w:pStyle w:val="CopticVersemulti-line"/>
            </w:pPr>
            <w:r>
              <w:t>ⲉⲑⲃⲉ ⲡⲓⲣⲁⲛ ⲙ̀ⲡⲓⲛⲏⲃ Ⲡⲭ̄ⲥ̄:</w:t>
            </w:r>
          </w:p>
          <w:p w:rsidR="0046481B" w:rsidRDefault="0046481B" w:rsidP="0046481B">
            <w:pPr>
              <w:pStyle w:val="CopticHangingVerse"/>
            </w:pPr>
            <w:r>
              <w:t>Ⲓⲉⲣⲉⲃⲉⲕⲕⲁ ⲛⲉⲙ ⲛⲉⲥϣⲏⲉⲣⲉ</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While they prayed, the angel</w:t>
            </w:r>
          </w:p>
          <w:p w:rsidR="0046481B" w:rsidRDefault="0046481B" w:rsidP="0046481B">
            <w:pPr>
              <w:pStyle w:val="EngHang"/>
            </w:pPr>
            <w:r>
              <w:t>Of the Lord appeared to them.</w:t>
            </w:r>
          </w:p>
          <w:p w:rsidR="0046481B" w:rsidRDefault="0046481B" w:rsidP="0046481B">
            <w:pPr>
              <w:pStyle w:val="EngHang"/>
            </w:pPr>
            <w:r>
              <w:t>They rejoiced when</w:t>
            </w:r>
          </w:p>
          <w:p w:rsidR="0046481B" w:rsidRDefault="0046481B" w:rsidP="0046481B">
            <w:pPr>
              <w:pStyle w:val="EngHangEnd"/>
            </w:pPr>
            <w:r>
              <w:t>He announced their martyrdom.</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Ⲉⲛⲁⲩϣ̀ⲗⲏⲗ ⲁϥⲟⲩⲱⲛϩ ⲛⲱⲟⲩ:</w:t>
            </w:r>
          </w:p>
          <w:p w:rsidR="0046481B" w:rsidRDefault="0046481B" w:rsidP="0046481B">
            <w:pPr>
              <w:pStyle w:val="CopticVersemulti-line"/>
            </w:pPr>
            <w:r>
              <w:t>ⲉ̀ⲃⲟⲗ ⲛ̀ϫⲉ ⲡ̀ⲁⲅⲅⲉⲗⲟⲥ ⲙ̀Ⲡⲟ̄ⲥ̄:</w:t>
            </w:r>
          </w:p>
          <w:p w:rsidR="0046481B" w:rsidRDefault="0046481B" w:rsidP="0046481B">
            <w:pPr>
              <w:pStyle w:val="CopticVersemulti-line"/>
            </w:pPr>
            <w:r>
              <w:t>ⲁⲩⲟⲩⲛⲟϥ ⲙ̀ⲙⲱⲟⲩ ⲉⲧⲁϥ ϩⲓⲃⲉⲛⲛⲟⲩϥⲓ:</w:t>
            </w:r>
          </w:p>
          <w:p w:rsidR="0046481B" w:rsidRDefault="0046481B" w:rsidP="0046481B">
            <w:pPr>
              <w:pStyle w:val="CopticHangingVerse"/>
            </w:pPr>
            <w:r>
              <w:t>ⲛⲱⲟⲩ ϧⲉⲛ ϯⲙⲉⲧⲙⲁⲣⲧⲩⲣⲟⲥ.</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gave their wealth to the poor,</w:t>
            </w:r>
          </w:p>
          <w:p w:rsidR="0046481B" w:rsidRDefault="0046481B" w:rsidP="0046481B">
            <w:pPr>
              <w:pStyle w:val="EngHang"/>
            </w:pPr>
            <w:r>
              <w:t>They gave themselves to death,</w:t>
            </w:r>
          </w:p>
          <w:p w:rsidR="0046481B" w:rsidRDefault="0046481B" w:rsidP="0046481B">
            <w:pPr>
              <w:pStyle w:val="EngHang"/>
            </w:pPr>
            <w:r>
              <w:t>They refused to worship idols,</w:t>
            </w:r>
          </w:p>
          <w:p w:rsidR="0046481B" w:rsidRDefault="0046481B" w:rsidP="0046481B">
            <w:pPr>
              <w:pStyle w:val="EngHangEnd"/>
            </w:pPr>
            <w:r>
              <w:t>They were thrown in fire but burned not.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Ⲁⲩϯ ⲛ̀ⲛⲟⲩϩⲩⲡⲁⲣⲭⲟⲛⲧⲁ:</w:t>
            </w:r>
          </w:p>
          <w:p w:rsidR="0046481B" w:rsidRDefault="0046481B" w:rsidP="0046481B">
            <w:pPr>
              <w:pStyle w:val="CopticVersemulti-line"/>
            </w:pPr>
            <w:r>
              <w:t>ⲛ̀ⲛⲓϩⲏⲕⲓ ⲁⲩⲧⲏⲓⲧⲟⲩ ⲙ̀ⲫ̀ⲙⲟⲩ:</w:t>
            </w:r>
          </w:p>
          <w:p w:rsidR="0046481B" w:rsidRDefault="0046481B" w:rsidP="0046481B">
            <w:pPr>
              <w:pStyle w:val="CopticVersemulti-line"/>
            </w:pPr>
            <w:r>
              <w:t>ⲙ̀ⲡⲟⲩⲑⲱⲧ ⲛ̀ⲧⲟⲩⲟⲩⲱϣⲧ ⲛ̀ⲛⲓ̀ⲇⲱⲗⲟⲛ:</w:t>
            </w:r>
          </w:p>
          <w:p w:rsidR="0046481B" w:rsidRDefault="0046481B" w:rsidP="0046481B">
            <w:pPr>
              <w:pStyle w:val="CopticHangingVerse"/>
            </w:pPr>
            <w:r>
              <w:t>ⲑⲩϩⲓⲧⲟⲩ ⲉ̀ⲡⲓⲭ̀ⲣⲱⲙ ⲙ̀ⲡⲟⲩⲙⲟϩ.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were tempted to deny their God</w:t>
            </w:r>
          </w:p>
          <w:p w:rsidR="0046481B" w:rsidRDefault="0046481B" w:rsidP="0046481B">
            <w:pPr>
              <w:pStyle w:val="EngHang"/>
            </w:pPr>
            <w:r>
              <w:t>For the glory of this world in Alexandria.</w:t>
            </w:r>
          </w:p>
          <w:p w:rsidR="0046481B" w:rsidRDefault="0046481B" w:rsidP="0046481B">
            <w:pPr>
              <w:pStyle w:val="EngHang"/>
            </w:pPr>
            <w:r>
              <w:t>They rejected the offerings,</w:t>
            </w:r>
          </w:p>
          <w:p w:rsidR="0046481B" w:rsidRDefault="0046481B" w:rsidP="0046481B">
            <w:pPr>
              <w:pStyle w:val="EngHangEnd"/>
            </w:pPr>
            <w:r>
              <w:t>And were crucified, head down.</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Ϧⲉⲛ Ⲣⲁⲕⲟϯ ⲁⲩⲥⲉⲡⲥⲱⲡⲟⲩ ϧⲉⲛ:</w:t>
            </w:r>
          </w:p>
          <w:p w:rsidR="0046481B" w:rsidRDefault="0046481B" w:rsidP="0046481B">
            <w:pPr>
              <w:pStyle w:val="CopticVersemulti-line"/>
            </w:pPr>
            <w:r>
              <w:t>ⲡ̀ϣⲱⲟⲩ ⲙ̀ⲡⲓⲑⲟ ⲛ̀ⲧⲟⲩⲭⲁ ⲡⲟⲩⲛⲟⲩϯ:</w:t>
            </w:r>
          </w:p>
          <w:p w:rsidR="0046481B" w:rsidRDefault="0046481B" w:rsidP="0046481B">
            <w:pPr>
              <w:pStyle w:val="CopticVersemulti-line"/>
            </w:pPr>
            <w:r>
              <w:t>ⲟⲩⲟϩ ⲁⲩⲉⲣⲁⲑⲉⲧⲓⲛ ⲛ̀ⲛⲟⲩϫⲓⲛϯ:</w:t>
            </w:r>
          </w:p>
          <w:p w:rsidR="0046481B" w:rsidRDefault="0046481B" w:rsidP="0046481B">
            <w:pPr>
              <w:pStyle w:val="CopticHangingVerse"/>
            </w:pPr>
            <w:r>
              <w:t>ⲁⲩⲁϣⲟⲩ ⲇⲉ ⲉⲩⲟⲓ ⲛ̀ⲣⲁⲃⲛⲁϩⲃⲓ.</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were raised after three days</w:t>
            </w:r>
          </w:p>
          <w:p w:rsidR="0046481B" w:rsidRDefault="0046481B" w:rsidP="0046481B">
            <w:pPr>
              <w:pStyle w:val="EngHang"/>
            </w:pPr>
            <w:r>
              <w:t>In good health.</w:t>
            </w:r>
          </w:p>
          <w:p w:rsidR="0046481B" w:rsidRDefault="0046481B" w:rsidP="0046481B">
            <w:pPr>
              <w:pStyle w:val="EngHang"/>
            </w:pPr>
            <w:r>
              <w:t>They were put in boiling oil, but not harmed,</w:t>
            </w:r>
          </w:p>
          <w:p w:rsidR="0046481B" w:rsidRDefault="0046481B" w:rsidP="0046481B">
            <w:pPr>
              <w:pStyle w:val="EngHangEnd"/>
            </w:pPr>
            <w:r>
              <w:t>The soldiers were enraged.</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Ⲙⲉⲛⲉⲛⲥⲁ ϣⲟⲙⲧ ⲛ̀ⲉ̀ϩⲟⲟⲩ ⲉⲩϫⲏⲕ:</w:t>
            </w:r>
          </w:p>
          <w:p w:rsidR="0046481B" w:rsidRDefault="0046481B" w:rsidP="0046481B">
            <w:pPr>
              <w:pStyle w:val="CopticVersemulti-line"/>
            </w:pPr>
            <w:r>
              <w:t>ⲁⲩⲟ̀ϩⲓ ⲉⲣⲁⲧⲟⲩ ⲉⲩⲧⲟⲩϫⲏⲟⲩⲧ:</w:t>
            </w:r>
          </w:p>
          <w:p w:rsidR="0046481B" w:rsidRDefault="0046481B" w:rsidP="0046481B">
            <w:pPr>
              <w:pStyle w:val="CopticVersemulti-line"/>
            </w:pPr>
            <w:r>
              <w:t>ⲁⲩⲭⲁⲧⲟⲩ ϧⲉⲛ ⲟⲩⲛⲉϩ ⲉϥⲃⲉⲣⲃⲉⲣ:</w:t>
            </w:r>
          </w:p>
          <w:p w:rsidR="0046481B" w:rsidRPr="003032D8" w:rsidRDefault="0046481B" w:rsidP="0046481B">
            <w:pPr>
              <w:pStyle w:val="CopticHangingVerse"/>
            </w:pPr>
            <w:r>
              <w:t>ⲙ̀ⲡⲟⲩϭⲓⲑⲱⲃϣ ⲛⲓⲙⲁⲧⲟⲓ ⲁⲩϣⲁϩϣⲉϩ.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beheaded the children</w:t>
            </w:r>
          </w:p>
          <w:p w:rsidR="0046481B" w:rsidRDefault="0046481B" w:rsidP="0046481B">
            <w:pPr>
              <w:pStyle w:val="EngHang"/>
            </w:pPr>
            <w:r>
              <w:t>On their mother’s lap, then her.</w:t>
            </w:r>
          </w:p>
          <w:p w:rsidR="0046481B" w:rsidRDefault="0046481B" w:rsidP="0046481B">
            <w:pPr>
              <w:pStyle w:val="EngHang"/>
            </w:pPr>
            <w:r>
              <w:t>The believers built a church</w:t>
            </w:r>
          </w:p>
          <w:p w:rsidR="0046481B" w:rsidRDefault="0046481B" w:rsidP="0046481B">
            <w:pPr>
              <w:pStyle w:val="EngHangEnd"/>
            </w:pPr>
            <w:r>
              <w:t>And miracles were manifest in their names.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Ⲁⲩϣⲁⲧ ⲛⲓⲁ̀ⲫⲏⲟⲩ ⲛ̀ⲛⲓϣⲏⲣⲓ ϧⲉⲛ:</w:t>
            </w:r>
          </w:p>
          <w:p w:rsidR="0046481B" w:rsidRDefault="0046481B" w:rsidP="0046481B">
            <w:pPr>
              <w:pStyle w:val="CopticVersemulti-line"/>
            </w:pPr>
            <w:r>
              <w:t>ⲡ̀ⲁⲙⲏⲣ ⲛ̀ⲧⲟⲩⲙⲁⲩ ⲓ̀ⲧⲁ ⲧⲉⲥⲁ̀ⲫⲉ:</w:t>
            </w:r>
          </w:p>
          <w:p w:rsidR="0046481B" w:rsidRDefault="0046481B" w:rsidP="0046481B">
            <w:pPr>
              <w:pStyle w:val="CopticVersemulti-line"/>
            </w:pPr>
            <w:r>
              <w:t>ⲛⲓⲡⲓⲥⲧⲟⲥ ⲁⲩⲕⲉⲧ ⲟⲩⲉⲕⲕ̀ⲗⲏⲉⲥⲓⲁ:</w:t>
            </w:r>
          </w:p>
          <w:p w:rsidR="0046481B" w:rsidRDefault="0046481B" w:rsidP="0046481B">
            <w:pPr>
              <w:pStyle w:val="CopticHangingVerse"/>
            </w:pPr>
            <w:r>
              <w:t>ⲛⲱⲟⲩ ⲁⲩⲟⲩⲱⲛϩ ⲛ̀ϫⲉ ⲛⲟⲩϣ̀ⲫⲏⲣⲓ ⲉ̀ⲃⲟⲗ.</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Hail to you, O martyrs,</w:t>
            </w:r>
          </w:p>
          <w:p w:rsidR="0046481B" w:rsidRDefault="0046481B" w:rsidP="0046481B">
            <w:pPr>
              <w:pStyle w:val="EngHang"/>
            </w:pPr>
            <w:r>
              <w:t>Who endured much suffering</w:t>
            </w:r>
          </w:p>
          <w:p w:rsidR="0046481B" w:rsidRDefault="0046481B" w:rsidP="0046481B">
            <w:pPr>
              <w:pStyle w:val="EngHang"/>
            </w:pPr>
            <w:r>
              <w:t>For your love for Christ,</w:t>
            </w:r>
          </w:p>
          <w:p w:rsidR="0046481B" w:rsidRDefault="0046481B" w:rsidP="0046481B">
            <w:pPr>
              <w:pStyle w:val="EngHangEnd"/>
            </w:pPr>
            <w:r>
              <w:t>Rejoice in Paradise.</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Ⲭⲉⲣⲉ ⲛⲱⲧⲉⲛ ⲱ̀ ⲛⲓⲙⲁⲣⲧⲩⲣⲟⲥ:</w:t>
            </w:r>
          </w:p>
          <w:p w:rsidR="0046481B" w:rsidRDefault="0046481B" w:rsidP="0046481B">
            <w:pPr>
              <w:pStyle w:val="CopticVersemulti-line"/>
            </w:pPr>
            <w:r>
              <w:t>ⲉⲧⲁⲩϣⲉⲡ ϩⲁⲛⲙⲏϣ ⲙ̀ⲃⲁⲥⲁⲛⲟⲥ:</w:t>
            </w:r>
          </w:p>
          <w:p w:rsidR="0046481B" w:rsidRDefault="0046481B" w:rsidP="0046481B">
            <w:pPr>
              <w:pStyle w:val="CopticVersemulti-line"/>
            </w:pPr>
            <w:r>
              <w:t>ⲉⲑⲃⲉ ⲡⲟⲩⲙⲉⲓ ⲙ̀Ⲡⲭ̄ⲥ̄:</w:t>
            </w:r>
          </w:p>
          <w:p w:rsidR="0046481B" w:rsidRDefault="0046481B" w:rsidP="0046481B">
            <w:pPr>
              <w:pStyle w:val="CopticHangingVerse"/>
            </w:pPr>
            <w:r>
              <w:t>ⲣⲁϣⲓ ⲙ̀ⲙⲱⲧⲉⲛ ϧⲉⲛ ⲡⲓⲡⲁⲣⲁⲇⲓⲥⲟⲥ.</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Pray to the Lord on our behalf,</w:t>
            </w:r>
          </w:p>
          <w:p w:rsidR="0046481B" w:rsidRDefault="0046481B" w:rsidP="0046481B">
            <w:pPr>
              <w:pStyle w:val="EngHang"/>
            </w:pPr>
            <w:r>
              <w:t>O beloved of Christ the King,</w:t>
            </w:r>
          </w:p>
          <w:p w:rsidR="0046481B" w:rsidRDefault="0046481B" w:rsidP="0046481B">
            <w:pPr>
              <w:pStyle w:val="EngHang"/>
            </w:pPr>
            <w:r>
              <w:t>Rebecca and her children,</w:t>
            </w:r>
          </w:p>
          <w:p w:rsidR="0046481B" w:rsidRDefault="0046481B" w:rsidP="0046481B">
            <w:pPr>
              <w:pStyle w:val="EngHangEnd"/>
            </w:pPr>
            <w:r>
              <w:t>That He may forgive us our sins.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Ⲧⲱⲃϩ ⲙ̀Ⲡϭⲟⲓⲥ ⲉ̀ϩ̀ⲣⲏⲓ ⲉ̀ϫⲱⲛ:</w:t>
            </w:r>
          </w:p>
          <w:p w:rsidR="0046481B" w:rsidRDefault="0046481B" w:rsidP="0046481B">
            <w:pPr>
              <w:pStyle w:val="CopticVersemulti-line"/>
            </w:pPr>
            <w:r>
              <w:t>ⲛⲓⲙⲉⲛⲣⲁϯ ⲙ̀ⲡ̀ⲟⲩⲣⲟ Ⲡⲭ̄ⲥ̄:</w:t>
            </w:r>
          </w:p>
          <w:p w:rsidR="0046481B" w:rsidRDefault="0046481B" w:rsidP="0046481B">
            <w:pPr>
              <w:pStyle w:val="CopticVersemulti-line"/>
            </w:pPr>
            <w:r>
              <w:t>Ⲓⲉⲣⲃⲉⲕⲕⲁ ⲛⲉⲙ ⲛⲉⲥϣⲏⲣⲓ:</w:t>
            </w:r>
          </w:p>
          <w:p w:rsidR="0046481B" w:rsidRDefault="0046481B" w:rsidP="0046481B">
            <w:pPr>
              <w:pStyle w:val="CopticHangingVerse"/>
            </w:pPr>
            <w:r>
              <w:t>ⲛ̀ⲧⲉϥⲭⲁ ⲛⲉⲛⲛⲟⲃⲓ ⲛⲁⲛ ⲉ̀ⲃⲟⲗ.</w:t>
            </w:r>
          </w:p>
        </w:tc>
      </w:tr>
    </w:tbl>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51" w:name="_Toc410196199"/>
      <w:bookmarkStart w:id="952" w:name="_Toc410196441"/>
      <w:bookmarkStart w:id="953" w:name="_Toc410196943"/>
      <w:r>
        <w:t xml:space="preserve">September 14 (15) / Tho-out 17: </w:t>
      </w:r>
      <w:r w:rsidR="00495F1A">
        <w:t>The Dedication of the Church of the Holy Cross</w:t>
      </w:r>
      <w:bookmarkEnd w:id="951"/>
      <w:bookmarkEnd w:id="952"/>
      <w:bookmarkEnd w:id="953"/>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54"/>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54"/>
            <w:r>
              <w:rPr>
                <w:rStyle w:val="CommentReference"/>
              </w:rPr>
              <w:commentReference w:id="954"/>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lastRenderedPageBreak/>
        <w:t xml:space="preserve">September 22 (23) / </w:t>
      </w:r>
      <w:commentRangeStart w:id="955"/>
      <w:r>
        <w:t>Tho-out 24</w:t>
      </w:r>
      <w:commentRangeEnd w:id="955"/>
      <w:r w:rsidR="00C46B09">
        <w:rPr>
          <w:rStyle w:val="CommentReference"/>
          <w:rFonts w:eastAsiaTheme="minorHAnsi" w:cstheme="minorBidi"/>
          <w:b w:val="0"/>
          <w:bCs w:val="0"/>
        </w:rPr>
        <w:commentReference w:id="955"/>
      </w:r>
      <w:r>
        <w:t>: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lastRenderedPageBreak/>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6C0C59" w:rsidRDefault="006C0C59" w:rsidP="006C0C59">
      <w:pPr>
        <w:pStyle w:val="Heading3"/>
      </w:pPr>
      <w:r>
        <w:t>September 27 (28) / Tho-out 30: Miracle performed by St. Athanasius the Apostolic</w:t>
      </w:r>
    </w:p>
    <w:p w:rsidR="006C0C59" w:rsidRPr="006C0C59" w:rsidRDefault="006C0C59" w:rsidP="006C0C59">
      <w:pPr>
        <w:pStyle w:val="Rubric"/>
      </w:pPr>
      <w:r>
        <w:t>See May 2 / Pashons 7: St. Athanasius the Apostolic</w:t>
      </w:r>
    </w:p>
    <w:p w:rsidR="0039635A" w:rsidRDefault="0039635A" w:rsidP="0039635A">
      <w:pPr>
        <w:pStyle w:val="Heading3"/>
      </w:pPr>
      <w:r>
        <w:t xml:space="preserve">September 29 (30) / Paopi 2: </w:t>
      </w:r>
      <w:r w:rsidR="000274A5">
        <w:t xml:space="preserve">The Coming of </w:t>
      </w:r>
      <w:r>
        <w:t>St. Severus</w:t>
      </w:r>
      <w:r w:rsidR="000274A5">
        <w:t xml:space="preserve"> to Egypt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The </w:t>
            </w:r>
            <w:commentRangeStart w:id="956"/>
            <w:r w:rsidRPr="004764BD">
              <w:t xml:space="preserve">confirmed </w:t>
            </w:r>
            <w:commentRangeEnd w:id="956"/>
            <w:r>
              <w:rPr>
                <w:rStyle w:val="CommentReference"/>
                <w:rFonts w:ascii="Times New Roman" w:eastAsiaTheme="minorHAnsi" w:hAnsi="Times New Roman" w:cstheme="minorBidi"/>
                <w:color w:val="auto"/>
              </w:rPr>
              <w:commentReference w:id="956"/>
            </w:r>
            <w:r w:rsidRPr="004764BD">
              <w:t>leader,</w:t>
            </w:r>
          </w:p>
          <w:p w:rsidR="00900F68" w:rsidRPr="004764BD" w:rsidRDefault="00900F68" w:rsidP="00C46B09">
            <w:pPr>
              <w:pStyle w:val="EngHang"/>
            </w:pPr>
            <w:r w:rsidRPr="004764BD">
              <w:t>The good fighter,</w:t>
            </w:r>
          </w:p>
          <w:p w:rsidR="00900F68" w:rsidRPr="004764BD" w:rsidRDefault="00900F68" w:rsidP="00C46B09">
            <w:pPr>
              <w:pStyle w:val="EngHang"/>
            </w:pPr>
            <w:r w:rsidRPr="004764BD">
              <w:t>The victor in wars,</w:t>
            </w:r>
          </w:p>
          <w:p w:rsidR="00900F68" w:rsidRDefault="00900F68" w:rsidP="00C46B09">
            <w:pPr>
              <w:pStyle w:val="EngHangEnd"/>
            </w:pPr>
            <w:r>
              <w:t>The shining lamp,</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Ⲡⲓⲕⲉⲃⲉⲣⲛⲓⲧⲏⲥ ⲉⲧⲧⲁϫⲣⲏⲟⲩⲧ:</w:t>
            </w:r>
          </w:p>
          <w:p w:rsidR="00900F68" w:rsidRDefault="00900F68" w:rsidP="00900F68">
            <w:pPr>
              <w:pStyle w:val="CopticVersemulti-line"/>
            </w:pPr>
            <w:r>
              <w:t>ⲡⲓⲣⲉϥⲙⲓϣⲓ ⲛ̀ⲕⲁⲗⲱⲥ:</w:t>
            </w:r>
          </w:p>
          <w:p w:rsidR="00900F68" w:rsidRDefault="00900F68" w:rsidP="00900F68">
            <w:pPr>
              <w:pStyle w:val="CopticVersemulti-line"/>
            </w:pPr>
            <w:r>
              <w:t>ⲡⲓⲣⲉϥϭⲣⲟ ϧⲉⲛ ⲛⲓⲃⲉⲱⲧⲥ:</w:t>
            </w:r>
          </w:p>
          <w:p w:rsidR="00900F68" w:rsidRDefault="00900F68" w:rsidP="00900F68">
            <w:pPr>
              <w:pStyle w:val="CopticHangingVerse"/>
            </w:pPr>
            <w:r>
              <w:t>ⲛⲓϧⲏⲃⲥ ⲉ̀ⲧⲁϥⲉ̀ⲣⲟⲩⲱⲓⲛⲓ.</w:t>
            </w:r>
          </w:p>
        </w:tc>
      </w:tr>
      <w:tr w:rsidR="00900F68" w:rsidTr="00C46B09">
        <w:trPr>
          <w:cantSplit/>
          <w:jc w:val="center"/>
        </w:trPr>
        <w:tc>
          <w:tcPr>
            <w:tcW w:w="288" w:type="dxa"/>
          </w:tcPr>
          <w:p w:rsidR="00900F68" w:rsidRDefault="00900F68" w:rsidP="00C46B09">
            <w:pPr>
              <w:pStyle w:val="CopticCross"/>
            </w:pPr>
            <w:r w:rsidRPr="00FB5ACB">
              <w:lastRenderedPageBreak/>
              <w:t>¿</w:t>
            </w:r>
          </w:p>
        </w:tc>
        <w:tc>
          <w:tcPr>
            <w:tcW w:w="3960" w:type="dxa"/>
          </w:tcPr>
          <w:p w:rsidR="00900F68" w:rsidRDefault="00900F68" w:rsidP="00C46B09">
            <w:pPr>
              <w:pStyle w:val="EngHang"/>
            </w:pPr>
            <w:r>
              <w:t>Patriarch Severus</w:t>
            </w:r>
            <w:r>
              <w:rPr>
                <w:rStyle w:val="FootnoteReference"/>
              </w:rPr>
              <w:footnoteReference w:id="460"/>
            </w:r>
            <w:r>
              <w:t xml:space="preserve"> is</w:t>
            </w:r>
          </w:p>
          <w:p w:rsidR="00900F68" w:rsidRPr="004764BD" w:rsidRDefault="00900F68" w:rsidP="00C46B09">
            <w:pPr>
              <w:pStyle w:val="EngHang"/>
            </w:pPr>
            <w:r w:rsidRPr="004764BD">
              <w:t>The pillar of Orthodoxy,</w:t>
            </w:r>
          </w:p>
          <w:p w:rsidR="00900F68" w:rsidRPr="004764BD" w:rsidRDefault="00900F68" w:rsidP="00C46B09">
            <w:pPr>
              <w:pStyle w:val="EngHang"/>
            </w:pPr>
            <w:r w:rsidRPr="004764BD">
              <w:t>The eloquent</w:t>
            </w:r>
            <w:r>
              <w:t xml:space="preserve"> teacher</w:t>
            </w:r>
          </w:p>
          <w:p w:rsidR="00900F68" w:rsidRDefault="00900F68" w:rsidP="00C46B09">
            <w:pPr>
              <w:pStyle w:val="EngHangEnd"/>
            </w:pPr>
            <w:r w:rsidRPr="004764BD">
              <w:t xml:space="preserve">Of </w:t>
            </w:r>
            <w:r>
              <w:t xml:space="preserve">the flock of </w:t>
            </w:r>
            <w:r w:rsidRPr="004764BD">
              <w:t>Jesus Christ.</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Ⲡⲓⲕⲩⲣⲓⲝ ⲛ̀ⲧⲉ ϯⲟⲣⲑⲟⲇⲟⲝⲓⲁ:</w:t>
            </w:r>
          </w:p>
          <w:p w:rsidR="00900F68" w:rsidRDefault="00900F68" w:rsidP="00900F68">
            <w:pPr>
              <w:pStyle w:val="CopticVersemulti-line"/>
            </w:pPr>
            <w:r>
              <w:t>ⲡⲉ Ⲥⲉⲩⲏ̀ⲣⲟⲥ ⲡⲓⲡⲁⲧⲣⲓⲁⲣⲭⲏⲥ:</w:t>
            </w:r>
          </w:p>
          <w:p w:rsidR="00900F68" w:rsidRDefault="00900F68" w:rsidP="00900F68">
            <w:pPr>
              <w:pStyle w:val="CopticVersemulti-line"/>
            </w:pPr>
            <w:r>
              <w:t>ⲡⲓⲣⲉϥϯⲥ̀ⲃⲱ ⲛ̀ⲧⲉ ⲡⲓⲟ̀ϩⲓ:</w:t>
            </w:r>
          </w:p>
          <w:p w:rsidR="00900F68" w:rsidRDefault="00900F68" w:rsidP="00900F68">
            <w:pPr>
              <w:pStyle w:val="CopticHangingVerse"/>
            </w:pPr>
            <w:r>
              <w:t>ⲛ̀ⲗⲟⲅⲓⲕⲟⲛ ⲛ̀ⲧⲉ Ⲡⲭ̄ⲥ̄.</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t>Your upright dogmas</w:t>
            </w:r>
          </w:p>
          <w:p w:rsidR="00900F68" w:rsidRPr="004764BD" w:rsidRDefault="00900F68" w:rsidP="00C46B09">
            <w:pPr>
              <w:pStyle w:val="EngHang"/>
            </w:pPr>
            <w:r w:rsidRPr="004764BD">
              <w:t>Struck the heart of the heretics,</w:t>
            </w:r>
          </w:p>
          <w:p w:rsidR="00900F68" w:rsidRPr="004764BD" w:rsidRDefault="00900F68" w:rsidP="00C46B09">
            <w:pPr>
              <w:pStyle w:val="EngHang"/>
            </w:pPr>
            <w:r w:rsidRPr="004764BD">
              <w:t>Like a two-edged sword,</w:t>
            </w:r>
          </w:p>
          <w:p w:rsidR="00900F68" w:rsidRDefault="00900F68" w:rsidP="00C46B09">
            <w:pPr>
              <w:pStyle w:val="EngHangEnd"/>
            </w:pPr>
            <w:r>
              <w:t>By</w:t>
            </w:r>
            <w:r w:rsidRPr="004764BD">
              <w:t xml:space="preserve"> the power of the Trinity.</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Ⲁⲛⲉⲕⲇⲟⲅⲙⲁ ⲉⲧⲥⲟⲩⲧⲱⲛ:</w:t>
            </w:r>
          </w:p>
          <w:p w:rsidR="00900F68" w:rsidRDefault="00900F68" w:rsidP="00900F68">
            <w:pPr>
              <w:pStyle w:val="CopticVersemulti-line"/>
            </w:pPr>
            <w:r>
              <w:t>ⲙⲓϣⲓ ⲙ̀ⲡ̀ϩⲏⲧ ⲛ̀ⲛⲓϩⲉⲣⲉⲧⲓⲕⲟⲥ:</w:t>
            </w:r>
          </w:p>
          <w:p w:rsidR="00900F68" w:rsidRDefault="00900F68" w:rsidP="00900F68">
            <w:pPr>
              <w:pStyle w:val="CopticVersemulti-line"/>
            </w:pPr>
            <w:r>
              <w:t>ⲙ̀ⲫ̀ⲣⲏϯ ⲛ̀ⲟⲩⲥⲏϥⲓ ⲛ̀ⲣⲟⲃ̄:</w:t>
            </w:r>
          </w:p>
          <w:p w:rsidR="00900F68" w:rsidRDefault="00900F68" w:rsidP="00900F68">
            <w:pPr>
              <w:pStyle w:val="CopticHangingVerse"/>
            </w:pPr>
            <w:r>
              <w:t>ϩⲓⲧⲉⲛ ⲧ̀ϫⲟⲙ ⲙ̀Ϯⲧ̀ⲣⲓⲁⲥ.</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Likewise we exalt you,</w:t>
            </w:r>
          </w:p>
          <w:p w:rsidR="00900F68" w:rsidRPr="004764BD" w:rsidRDefault="00900F68" w:rsidP="00C46B09">
            <w:pPr>
              <w:pStyle w:val="EngHang"/>
            </w:pPr>
            <w:r w:rsidRPr="004764BD">
              <w:t>With David the psalmist,</w:t>
            </w:r>
          </w:p>
          <w:p w:rsidR="00900F68" w:rsidRPr="004764BD" w:rsidRDefault="00900F68" w:rsidP="00C46B09">
            <w:pPr>
              <w:pStyle w:val="EngHang"/>
            </w:pPr>
            <w:r w:rsidRPr="004764BD">
              <w:t>You are a priest forever,</w:t>
            </w:r>
          </w:p>
          <w:p w:rsidR="00900F68" w:rsidRDefault="00900F68" w:rsidP="00C46B09">
            <w:pPr>
              <w:pStyle w:val="EngHangEnd"/>
            </w:pPr>
            <w:r w:rsidRPr="004764BD">
              <w:t>After the order of Melchizedek.</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Ⲱⲥⲁⲩⲧⲱⲥ ⲧⲉⲛϭⲓⲥⲓ ⲙ̀ⲙⲟⲕ:</w:t>
            </w:r>
          </w:p>
          <w:p w:rsidR="00900F68" w:rsidRDefault="00900F68" w:rsidP="00900F68">
            <w:pPr>
              <w:pStyle w:val="CopticVersemulti-line"/>
            </w:pPr>
            <w:r>
              <w:t>ⲛⲉⲙ ⲡⲓϩⲩⲙⲛⲟⲇⲟⲥ Ⲇⲁⲩⲓⲇ:</w:t>
            </w:r>
          </w:p>
          <w:p w:rsidR="00900F68" w:rsidRDefault="00900F68" w:rsidP="00900F68">
            <w:pPr>
              <w:pStyle w:val="CopticVersemulti-line"/>
            </w:pPr>
            <w:r>
              <w:t>ϫⲉ ⲛ̀ⲑⲟⲕ ⲡⲉ ⲡⲓⲟⲩⲏⲃ ϣⲁ ⲉ̀ⲛⲉϩ:</w:t>
            </w:r>
          </w:p>
          <w:p w:rsidR="00900F68" w:rsidRDefault="00900F68" w:rsidP="00900F68">
            <w:pPr>
              <w:pStyle w:val="CopticHangingVerse"/>
            </w:pPr>
            <w:r>
              <w:t>ⲕⲁⲧⲁ ⲧ̀ⲧⲁⲝⲓⲥ ⲙ̀Ⲙⲉⲗⲭⲓⲥⲉⲇⲉⲕ.</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Every knee </w:t>
            </w:r>
            <w:r>
              <w:t xml:space="preserve">has </w:t>
            </w:r>
            <w:r w:rsidRPr="004764BD">
              <w:t>bowed to the Lord,</w:t>
            </w:r>
          </w:p>
          <w:p w:rsidR="00900F68" w:rsidRPr="004764BD" w:rsidRDefault="00900F68" w:rsidP="00C46B09">
            <w:pPr>
              <w:pStyle w:val="EngHang"/>
            </w:pPr>
            <w:r w:rsidRPr="004764BD">
              <w:t>Every tongue praised Him,</w:t>
            </w:r>
          </w:p>
          <w:p w:rsidR="00900F68" w:rsidRPr="004764BD" w:rsidRDefault="00900F68" w:rsidP="00C46B09">
            <w:pPr>
              <w:pStyle w:val="EngHang"/>
            </w:pPr>
            <w:r w:rsidRPr="004764BD">
              <w:t>The glory of God has spread,</w:t>
            </w:r>
          </w:p>
          <w:p w:rsidR="00900F68" w:rsidRDefault="00900F68" w:rsidP="00C46B09">
            <w:pPr>
              <w:pStyle w:val="EngHangEnd"/>
            </w:pPr>
            <w:r w:rsidRPr="004764BD">
              <w:t>And filled the face of the universe.</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Ⲁⲕⲉⲗⲓ ⲛⲓⲃⲉⲛ ⲕⲱⲗϫ ⲙ̀Ⲡⲟ̄ⲥ̄:</w:t>
            </w:r>
          </w:p>
          <w:p w:rsidR="00900F68" w:rsidRDefault="00900F68" w:rsidP="00900F68">
            <w:pPr>
              <w:pStyle w:val="CopticVersemulti-line"/>
            </w:pPr>
            <w:r>
              <w:t>ⲁ̀ⲗⲁⲥ ⲛⲓⲃⲉⲛ ⲥ̀ⲙⲟⲩ ⲉ̀ⲣⲟϥ:</w:t>
            </w:r>
          </w:p>
          <w:p w:rsidR="00900F68" w:rsidRDefault="00900F68" w:rsidP="00900F68">
            <w:pPr>
              <w:pStyle w:val="CopticVersemulti-line"/>
            </w:pPr>
            <w:r>
              <w:t>ⲁ̀ⲡ̀ⲱ̀ⲟⲩ ⲙ̀Ⲫϯ ⲟⲩⲱϣⲥ ⲉ̀ⲃⲟⲗ:</w:t>
            </w:r>
          </w:p>
          <w:p w:rsidR="00900F68" w:rsidRPr="003032D8" w:rsidRDefault="00900F68" w:rsidP="00900F68">
            <w:pPr>
              <w:pStyle w:val="CopticHangingVerse"/>
            </w:pPr>
            <w:r>
              <w:t>ⲁϥⲙⲟϩ ⲙ̀ⲡ̀ⲏⲟ ⲛ̀ϯⲟⲓⲕⲟⲩⲙⲉⲛⲏ.</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Pray to the Lord on our behalf,</w:t>
            </w:r>
          </w:p>
          <w:p w:rsidR="00900F68" w:rsidRPr="004764BD" w:rsidRDefault="00900F68" w:rsidP="00C46B09">
            <w:pPr>
              <w:pStyle w:val="EngHang"/>
            </w:pPr>
            <w:r w:rsidRPr="004764BD">
              <w:t>O Teacher</w:t>
            </w:r>
            <w:r>
              <w:t>s</w:t>
            </w:r>
            <w:r w:rsidRPr="004764BD">
              <w:t xml:space="preserve"> of Orthodoxy,</w:t>
            </w:r>
          </w:p>
          <w:p w:rsidR="00900F68" w:rsidRPr="004764BD" w:rsidRDefault="00900F68" w:rsidP="00C46B09">
            <w:pPr>
              <w:pStyle w:val="EngHang"/>
            </w:pPr>
            <w:r w:rsidRPr="004764BD">
              <w:t>Severus and Dioscorus,</w:t>
            </w:r>
          </w:p>
          <w:p w:rsidR="00900F68" w:rsidRDefault="00900F68" w:rsidP="00C46B09">
            <w:pPr>
              <w:pStyle w:val="EngHangEnd"/>
            </w:pPr>
            <w:r w:rsidRPr="004764BD">
              <w:t>That He</w:t>
            </w:r>
            <w:r>
              <w:t xml:space="preserve"> may forgive us our sins.</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Ⲧⲱⲃϩ ⲙ̀Ⲡⲟ̄ⲥ̄ ⲉ̀ϩ̀ⲣⲏⲓ ⲉ̀ϫⲱⲛ:</w:t>
            </w:r>
          </w:p>
          <w:p w:rsidR="00900F68" w:rsidRDefault="00900F68" w:rsidP="00900F68">
            <w:pPr>
              <w:pStyle w:val="CopticVersemulti-line"/>
            </w:pPr>
            <w:r>
              <w:t>ⲱ̀ ⲡ̀ⲥⲁϧ ⲛ̀ⲧⲉ ϯⲟⲣⲑⲟⲇⲟⲝⲓⲁ̀:</w:t>
            </w:r>
          </w:p>
          <w:p w:rsidR="00900F68" w:rsidRDefault="00900F68" w:rsidP="00900F68">
            <w:pPr>
              <w:pStyle w:val="CopticVersemulti-line"/>
            </w:pPr>
            <w:r>
              <w:t>Ⲥⲉⲩⲏ̀ⲣⲟⲥ ⲛⲉⲙ Ⲇⲓⲟⲥⲕⲟⲣⲟⲥ:</w:t>
            </w:r>
          </w:p>
          <w:p w:rsidR="00900F68" w:rsidRDefault="00900F68" w:rsidP="00900F68">
            <w:pPr>
              <w:pStyle w:val="CopticHangingVerse"/>
            </w:pPr>
            <w:r>
              <w:t>ⲛ̀ⲧⲉϥⲭⲁ ⲛⲉⲛⲛⲟⲃⲓ ⲛⲁⲛ ⲉ̀ⲃⲟⲗ.</w:t>
            </w:r>
          </w:p>
        </w:tc>
      </w:tr>
    </w:tbl>
    <w:p w:rsidR="00495F1A" w:rsidRDefault="00495F1A" w:rsidP="00495F1A">
      <w:pPr>
        <w:pStyle w:val="Heading2"/>
        <w:rPr>
          <w:rFonts w:ascii="FreeSerifAvvaShenouda" w:hAnsi="FreeSerifAvvaShenouda" w:cs="FreeSerifAvvaShenouda"/>
        </w:rPr>
      </w:pPr>
      <w:bookmarkStart w:id="957" w:name="_Toc410196200"/>
      <w:bookmarkStart w:id="958" w:name="_Toc410196442"/>
      <w:bookmarkStart w:id="959" w:name="_Toc410196944"/>
      <w:bookmarkStart w:id="960" w:name="_Toc433973320"/>
      <w:r>
        <w:lastRenderedPageBreak/>
        <w:t>October</w:t>
      </w:r>
      <w:bookmarkEnd w:id="957"/>
      <w:bookmarkEnd w:id="958"/>
      <w:bookmarkEnd w:id="959"/>
      <w:r w:rsidR="006E370D">
        <w:t xml:space="preserve"> or </w:t>
      </w:r>
      <w:r w:rsidR="006E370D">
        <w:rPr>
          <w:rFonts w:ascii="FreeSerifAvvaShenouda" w:hAnsi="FreeSerifAvvaShenouda" w:cs="FreeSerifAvvaShenouda"/>
        </w:rPr>
        <w:t>Ⲡⲁⲱⲡⲉ</w:t>
      </w:r>
      <w:bookmarkEnd w:id="960"/>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61"/>
            <w:r>
              <w:t>heroes</w:t>
            </w:r>
            <w:commentRangeEnd w:id="961"/>
            <w:r>
              <w:rPr>
                <w:rStyle w:val="CommentReference"/>
                <w:rFonts w:ascii="Times New Roman" w:eastAsiaTheme="minorHAnsi" w:hAnsi="Times New Roman" w:cstheme="minorBidi"/>
                <w:color w:val="auto"/>
              </w:rPr>
              <w:commentReference w:id="961"/>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FB36D8" w:rsidRPr="00FB36D8" w:rsidRDefault="00FB36D8" w:rsidP="00FB36D8">
      <w:pPr>
        <w:pStyle w:val="Rubric"/>
      </w:pPr>
      <w:r>
        <w:t>See the Doxology for St. Pishoy and St. Paul, page ##.</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lastRenderedPageBreak/>
        <w:t>October 17 (18) Paopi 20: St. John the Short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For you became a shining</w:t>
            </w:r>
          </w:p>
          <w:p w:rsidR="003D4209" w:rsidRDefault="003D4209" w:rsidP="003D4209">
            <w:pPr>
              <w:pStyle w:val="EngHang"/>
            </w:pPr>
            <w:r>
              <w:t>Star upon the earth</w:t>
            </w:r>
            <w:r>
              <w:rPr>
                <w:rStyle w:val="FootnoteReference"/>
              </w:rPr>
              <w:footnoteReference w:id="461"/>
            </w:r>
            <w:r>
              <w:t>,</w:t>
            </w:r>
          </w:p>
          <w:p w:rsidR="003D4209" w:rsidRDefault="003D4209" w:rsidP="003D4209">
            <w:pPr>
              <w:pStyle w:val="EngHang"/>
            </w:pPr>
            <w:r>
              <w:t>O blessed and holy one,</w:t>
            </w:r>
          </w:p>
          <w:p w:rsidR="003D4209" w:rsidRDefault="003D4209" w:rsidP="003D4209">
            <w:pPr>
              <w:pStyle w:val="EngHangEnd"/>
            </w:pPr>
            <w:r>
              <w:t>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Ⲁⲕϣⲱⲡⲓ ⲅⲁⲣ ⲛ̀ⲟⲩⲫⲱⲥⲧⲏⲣ:</w:t>
            </w:r>
          </w:p>
          <w:p w:rsidR="003D4209" w:rsidRDefault="003D4209" w:rsidP="003D4209">
            <w:pPr>
              <w:pStyle w:val="CopticVersemulti-line"/>
            </w:pPr>
            <w:r>
              <w:t>ⲛ̀ⲣⲉϥⲉ̀ⲣⲟⲩⲱⲓⲛⲓ ϧⲓⲏⲉⲛ ⲡⲓⲕⲁϩⲓ:</w:t>
            </w:r>
          </w:p>
          <w:p w:rsidR="003D4209" w:rsidRDefault="003D4209" w:rsidP="003D4209">
            <w:pPr>
              <w:pStyle w:val="CopticVersemulti-line"/>
            </w:pPr>
            <w:r>
              <w:t>ⲱ̀ ⲡⲓⲙⲁⲕⲁⲣⲓⲟⲥ ⲉ̄ⲑ̄ⲩ̄:</w:t>
            </w:r>
          </w:p>
          <w:p w:rsidR="003D4209" w:rsidRPr="00C35319" w:rsidRDefault="003D4209" w:rsidP="003D4209">
            <w:pPr>
              <w:pStyle w:val="CopticHangingVerse"/>
            </w:pPr>
            <w:r>
              <w:t>ⲡⲁⲟ̄ⲥ̄ ⲛ̀ⲓⲱⲧ ⲁⲃⲃⲁ Ⲓⲱⲁⲛⲛⲏⲥ.</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That through your humility,</w:t>
            </w:r>
          </w:p>
          <w:p w:rsidR="003D4209" w:rsidRDefault="003D4209" w:rsidP="003D4209">
            <w:pPr>
              <w:pStyle w:val="EngHang"/>
            </w:pPr>
            <w:r>
              <w:t>And your angelic life,</w:t>
            </w:r>
          </w:p>
          <w:p w:rsidR="003D4209" w:rsidRDefault="003D4209" w:rsidP="003D4209">
            <w:pPr>
              <w:pStyle w:val="EngHang"/>
            </w:pPr>
            <w:r>
              <w:t>You suspended all Sheheet</w:t>
            </w:r>
            <w:r>
              <w:rPr>
                <w:rStyle w:val="FootnoteReference"/>
              </w:rPr>
              <w:footnoteReference w:id="462"/>
            </w:r>
            <w:r>
              <w:t xml:space="preserve"> by your finger,</w:t>
            </w:r>
          </w:p>
          <w:p w:rsidR="003D4209" w:rsidRDefault="003D4209" w:rsidP="003D4209">
            <w:pPr>
              <w:pStyle w:val="EngHangEnd"/>
            </w:pPr>
            <w:r>
              <w:t>Like a drop of water.</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Ϩⲱⲥⲧⲉ ϩⲓⲧⲉⲛ ⲡⲉⲕⲑⲉⲃⲓⲟ̀:</w:t>
            </w:r>
          </w:p>
          <w:p w:rsidR="003D4209" w:rsidRDefault="003D4209" w:rsidP="003D4209">
            <w:pPr>
              <w:pStyle w:val="CopticVersemulti-line"/>
            </w:pPr>
            <w:r>
              <w:t>ⲛⲉⲙ ⲡⲉⲕⲃⲓⲟⲥ ⲛ̀ⲁⲅⲅⲉⲗⲓⲕⲟⲛ:</w:t>
            </w:r>
          </w:p>
          <w:p w:rsidR="003D4209" w:rsidRDefault="003D4209" w:rsidP="003D4209">
            <w:pPr>
              <w:pStyle w:val="CopticVersemulti-line"/>
            </w:pPr>
            <w:r>
              <w:t>ⲁⲕⲉϣ Ϣⲓϩⲏⲧ ⲧⲏⲣϥ ⲛ̀ⲥⲁ ⲡⲉⲕⲧⲏⲃ:</w:t>
            </w:r>
          </w:p>
          <w:p w:rsidR="003D4209" w:rsidRPr="00CF5919" w:rsidRDefault="003D4209" w:rsidP="003D4209">
            <w:pPr>
              <w:pStyle w:val="CopticHangingVerse"/>
            </w:pPr>
            <w:r>
              <w:t>ⲙ̀ⲫ̀ⲣⲏϯ ⲛ̀ⲟⲩⲧⲉⲗⲧⲓⲗⲓ ⲙ̀ⲙⲱⲟⲩ.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And you subdued your body,</w:t>
            </w:r>
          </w:p>
          <w:p w:rsidR="003D4209" w:rsidRDefault="003D4209" w:rsidP="003D4209">
            <w:pPr>
              <w:pStyle w:val="EngHang"/>
            </w:pPr>
            <w:r>
              <w:t>With ascetic labours,</w:t>
            </w:r>
          </w:p>
          <w:p w:rsidR="003D4209" w:rsidRDefault="003D4209" w:rsidP="003D4209">
            <w:pPr>
              <w:pStyle w:val="EngHang"/>
            </w:pPr>
            <w:r>
              <w:t>So that you may be blameless</w:t>
            </w:r>
          </w:p>
          <w:p w:rsidR="003D4209" w:rsidRDefault="003D4209" w:rsidP="003D4209">
            <w:pPr>
              <w:pStyle w:val="EngHangEnd"/>
            </w:pPr>
            <w:r>
              <w:t>In the day of judgment.</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ⲁⲕⲱ̀ϥⲓ ⲙ̀ⲡⲉⲕⲥⲱⲙⲁ:</w:t>
            </w:r>
          </w:p>
          <w:p w:rsidR="003D4209" w:rsidRDefault="003D4209" w:rsidP="003D4209">
            <w:pPr>
              <w:pStyle w:val="CopticVersemulti-line"/>
            </w:pPr>
            <w:r>
              <w:t>ϧⲉⲛ ϩⲁⲛⲁⲥⲕⲏⲥⲓⲥ ⲉⲩϧⲟⲥⲓ:</w:t>
            </w:r>
          </w:p>
          <w:p w:rsidR="003D4209" w:rsidRDefault="003D4209" w:rsidP="003D4209">
            <w:pPr>
              <w:pStyle w:val="CopticVersemulti-line"/>
            </w:pPr>
            <w:r>
              <w:t>ϣⲁⲛ̀ⲧⲉⲕϣⲱⲡⲓ ⲛ̀ⲁⲧⲕⲩⲛⲇⲓⲛⲟⲥ:</w:t>
            </w:r>
          </w:p>
          <w:p w:rsidR="003D4209" w:rsidRDefault="003D4209" w:rsidP="003D4209">
            <w:pPr>
              <w:pStyle w:val="CopticHangingVerse"/>
            </w:pPr>
            <w:r>
              <w:t xml:space="preserve">ϧⲉⲛ ⲡⲓⲉ̀ϩⲟⲟⲩ ⲛ̀ⲧⲉ ϯⲕ̀ⲣⲓⲥⲓⲥ. </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You became a harbour of salvation,</w:t>
            </w:r>
          </w:p>
          <w:p w:rsidR="003D4209" w:rsidRDefault="003D4209" w:rsidP="003D4209">
            <w:pPr>
              <w:pStyle w:val="EngHang"/>
            </w:pPr>
            <w:r>
              <w:t>You raised the dead,</w:t>
            </w:r>
          </w:p>
          <w:p w:rsidR="003D4209" w:rsidRDefault="003D4209" w:rsidP="003D4209">
            <w:pPr>
              <w:pStyle w:val="EngHang"/>
            </w:pPr>
            <w:r>
              <w:t>You cast out the demons,</w:t>
            </w:r>
          </w:p>
          <w:p w:rsidR="003D4209" w:rsidRDefault="003D4209" w:rsidP="003D4209">
            <w:pPr>
              <w:pStyle w:val="EngHangEnd"/>
            </w:pPr>
            <w:r>
              <w:t>You healed the sick.</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Ⲁⲕϣⲱⲡⲓ ⲛ̀ⲗⲩⲙⲛⲏ ⲛ̀ⲟⲩⲟⲩϫⲁⲓ:</w:t>
            </w:r>
          </w:p>
          <w:p w:rsidR="003D4209" w:rsidRDefault="003D4209" w:rsidP="003D4209">
            <w:pPr>
              <w:pStyle w:val="CopticVersemulti-line"/>
            </w:pPr>
            <w:r>
              <w:t>ⲛⲓⲣⲉϥⲙⲱⲟⲩⲧ ⲁⲕⲧⲟⲩⲛⲟⲥⲟⲩ:</w:t>
            </w:r>
          </w:p>
          <w:p w:rsidR="003D4209" w:rsidRDefault="003D4209" w:rsidP="003D4209">
            <w:pPr>
              <w:pStyle w:val="CopticVersemulti-line"/>
            </w:pPr>
            <w:r>
              <w:t>ⲛⲓⲇⲉⲙⲱⲛ ⲁⲕϩⲓⲧⲟⲩ ⲉ̀ⲃⲟⲗ:</w:t>
            </w:r>
          </w:p>
          <w:p w:rsidR="003D4209" w:rsidRDefault="003D4209" w:rsidP="003D4209">
            <w:pPr>
              <w:pStyle w:val="CopticHangingVerse"/>
            </w:pPr>
            <w:r>
              <w:t>ⲛⲏⲉⲧϣⲱⲛⲓ ⲁⲕⲧⲁⲗϭⲱⲟⲩ.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You were also made worthy</w:t>
            </w:r>
          </w:p>
          <w:p w:rsidR="003D4209" w:rsidRDefault="003D4209" w:rsidP="003D4209">
            <w:pPr>
              <w:pStyle w:val="EngHang"/>
            </w:pPr>
            <w:r>
              <w:t>To sit with the Apostles</w:t>
            </w:r>
          </w:p>
          <w:p w:rsidR="003D4209" w:rsidRDefault="003D4209" w:rsidP="003D4209">
            <w:pPr>
              <w:pStyle w:val="EngHang"/>
            </w:pPr>
            <w:r>
              <w:t>And judge your generation</w:t>
            </w:r>
            <w:r>
              <w:rPr>
                <w:rStyle w:val="FootnoteReference"/>
              </w:rPr>
              <w:footnoteReference w:id="463"/>
            </w:r>
            <w:r>
              <w:t>,</w:t>
            </w:r>
          </w:p>
          <w:p w:rsidR="003D4209" w:rsidRPr="00A40E4E" w:rsidRDefault="003D4209" w:rsidP="003D4209">
            <w:pPr>
              <w:pStyle w:val="EngHangEnd"/>
            </w:pPr>
            <w:r>
              <w:t>O 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ⲟⲛ ⲁⲕⲉⲣⲡ̀ⲉⲙⲡ̀ϣⲁ:</w:t>
            </w:r>
          </w:p>
          <w:p w:rsidR="003D4209" w:rsidRDefault="003D4209" w:rsidP="003D4209">
            <w:pPr>
              <w:pStyle w:val="CopticVersemulti-line"/>
            </w:pPr>
            <w:r>
              <w:t>ⲡⲁⲟ̄ⲥ̄ ⲛ̀ⲓⲱⲧ ⲁⲃⲃⲁ Ⲓⲱⲁⲛⲛⲏⲥ:</w:t>
            </w:r>
          </w:p>
          <w:p w:rsidR="003D4209" w:rsidRDefault="003D4209" w:rsidP="003D4209">
            <w:pPr>
              <w:pStyle w:val="CopticVersemulti-line"/>
            </w:pPr>
            <w:r>
              <w:t>ⲛ̀ⲧⲉⲕϩⲉⲙⲥⲓ ⲛⲉⲙ ⲛⲓⲁ̀ⲡⲟⲥⲧⲟⲗⲟⲥ:</w:t>
            </w:r>
          </w:p>
          <w:p w:rsidR="003D4209" w:rsidRDefault="003D4209" w:rsidP="003D4209">
            <w:pPr>
              <w:pStyle w:val="CopticHangingVerse"/>
            </w:pPr>
            <w:r>
              <w:t>ⲛ̀ⲧⲉⲕϯϩⲁⲡ ⲛ̀ⲧⲉⲕ̋ⲉⲛⲉⲁ.</w:t>
            </w:r>
          </w:p>
        </w:tc>
      </w:tr>
      <w:tr w:rsidR="003D4209" w:rsidTr="00220DFD">
        <w:trPr>
          <w:cantSplit/>
          <w:jc w:val="center"/>
        </w:trPr>
        <w:tc>
          <w:tcPr>
            <w:tcW w:w="288" w:type="dxa"/>
          </w:tcPr>
          <w:p w:rsidR="003D4209" w:rsidRDefault="003D4209" w:rsidP="00220DFD">
            <w:pPr>
              <w:pStyle w:val="CopticCross"/>
            </w:pPr>
            <w:r w:rsidRPr="00FB5ACB">
              <w:lastRenderedPageBreak/>
              <w:t>¿</w:t>
            </w:r>
          </w:p>
        </w:tc>
        <w:tc>
          <w:tcPr>
            <w:tcW w:w="3960" w:type="dxa"/>
          </w:tcPr>
          <w:p w:rsidR="003D4209" w:rsidRDefault="003D4209" w:rsidP="003D4209">
            <w:pPr>
              <w:pStyle w:val="EngHang"/>
            </w:pPr>
            <w:r>
              <w:t>Pray to the Lord on our behalf,</w:t>
            </w:r>
          </w:p>
          <w:p w:rsidR="003D4209" w:rsidRDefault="003D4209" w:rsidP="003D4209">
            <w:pPr>
              <w:pStyle w:val="EngHang"/>
            </w:pPr>
            <w:r>
              <w:t>O my lord and father Abba John,</w:t>
            </w:r>
          </w:p>
          <w:p w:rsidR="003D4209" w:rsidRDefault="003D4209" w:rsidP="003D4209">
            <w:pPr>
              <w:pStyle w:val="EngHang"/>
            </w:pPr>
            <w:r>
              <w:t>The short hegoumen,</w:t>
            </w:r>
          </w:p>
          <w:p w:rsidR="003D4209" w:rsidRDefault="003D4209" w:rsidP="003D4209">
            <w:pPr>
              <w:pStyle w:val="EngHangEnd"/>
            </w:pPr>
            <w:r>
              <w:t>That He may forgive us our sins.</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Ⲧⲱⲃϩ ⲙ̀Ⲡ</w:t>
            </w:r>
            <w:r>
              <w:pgNum/>
            </w:r>
            <w:r>
              <w:pgNum/>
            </w:r>
            <w:r>
              <w:t>ⲟ̄ⲥ̄ ⲉ̀ϩ̀ⲣⲏⲓ ⲉ̀ϫⲱⲛ:</w:t>
            </w:r>
          </w:p>
          <w:p w:rsidR="003D4209" w:rsidRDefault="003D4209" w:rsidP="003D4209">
            <w:pPr>
              <w:pStyle w:val="CopticVersemulti-line"/>
            </w:pPr>
            <w:r>
              <w:t>ⲱ̀ ⲡⲁⲟ̄ⲥ̄ ⲛ̀ⲓⲱⲧ ⲁⲃⲃⲁ Ⲓⲱⲁⲛⲛⲏⲥ:</w:t>
            </w:r>
          </w:p>
          <w:p w:rsidR="003D4209" w:rsidRDefault="003D4209" w:rsidP="003D4209">
            <w:pPr>
              <w:pStyle w:val="CopticVersemulti-line"/>
            </w:pPr>
            <w:r>
              <w:t>ⲡⲓϩⲏⲅⲟⲩⲙⲉⲛⲟⲥ ⲛ̀ⲕⲟⲗⲟⲃⲟⲥ:</w:t>
            </w:r>
          </w:p>
          <w:p w:rsidR="003D4209" w:rsidRDefault="003D4209" w:rsidP="003D4209">
            <w:pPr>
              <w:pStyle w:val="CopticHangingVerse"/>
            </w:pPr>
            <w:r>
              <w:t>ⲛ̀ⲧⲉϥⲭⲁ ⲛⲉⲛⲛⲟⲃⲓ ⲛⲁⲛ ⲉ̀ⲃⲟⲗ.</w:t>
            </w:r>
          </w:p>
        </w:tc>
      </w:tr>
    </w:tbl>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BF2674" w:rsidRDefault="00BF2674" w:rsidP="00BF2674">
      <w:pPr>
        <w:pStyle w:val="Heading3"/>
      </w:pPr>
      <w:r>
        <w:t>October 18 (19) / Paopi  21: Also St. Teji (Reweiss)</w:t>
      </w:r>
    </w:p>
    <w:p w:rsidR="00BF2674" w:rsidRPr="00137929" w:rsidRDefault="00BF2674" w:rsidP="00BF267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truly you were worthy,</w:t>
            </w:r>
          </w:p>
          <w:p w:rsidR="00BF2674" w:rsidRPr="004764BD" w:rsidRDefault="00BF2674" w:rsidP="002B038E">
            <w:pPr>
              <w:pStyle w:val="EngHang"/>
            </w:pPr>
            <w:r w:rsidRPr="004764BD">
              <w:t>To be taken by the angels,</w:t>
            </w:r>
          </w:p>
          <w:p w:rsidR="00BF2674" w:rsidRPr="004764BD" w:rsidRDefault="00BF2674" w:rsidP="002B038E">
            <w:pPr>
              <w:pStyle w:val="EngHang"/>
            </w:pPr>
            <w:r w:rsidRPr="004764BD">
              <w:t>To the heavenly Jerusalem,</w:t>
            </w:r>
          </w:p>
          <w:p w:rsidR="00BF2674" w:rsidRDefault="00BF2674" w:rsidP="002B038E">
            <w:pPr>
              <w:pStyle w:val="EngHangEnd"/>
            </w:pPr>
            <w:r w:rsidRPr="004764BD">
              <w:t>Abba Teji, beholder of God,</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Ⲁⲕⲉⲙⲡ̀ϣⲁ ⲅⲁⲣ ⲁⲗⲏⲑⲱⲥ:</w:t>
            </w:r>
          </w:p>
          <w:p w:rsidR="00BF2674" w:rsidRDefault="00BF2674" w:rsidP="00BF2674">
            <w:pPr>
              <w:pStyle w:val="CopticVersemulti-line"/>
            </w:pPr>
            <w:r>
              <w:t>ⲉ̀ⲧⲁⲩⲱ̀ⲗⲓ ⲙ̀ⲙⲟⲕ ⲛ̀ϫⲉ ⲛⲓⲁⲅⲅⲉⲗⲟⲥ:</w:t>
            </w:r>
          </w:p>
          <w:p w:rsidR="00BF2674" w:rsidRDefault="00BF2674" w:rsidP="00BF2674">
            <w:pPr>
              <w:pStyle w:val="CopticVersemulti-line"/>
            </w:pPr>
            <w:r>
              <w:t>ⲉ̀ϧⲟⲩⲛ ⲉ̀Ⲓⲗⲏ̄ⲙ̄ ⲛ̀ⲧⲉ ⲧ̀ⲫⲉ:</w:t>
            </w:r>
          </w:p>
          <w:p w:rsidR="00BF2674" w:rsidRPr="00C35319" w:rsidRDefault="00BF2674" w:rsidP="00BF2674">
            <w:pPr>
              <w:pStyle w:val="CopticHangingVerse"/>
            </w:pPr>
            <w:r>
              <w:t>ⲁⲃⲃⲁ Ⲧⲉϫⲓ Ⲑⲉⲟⲫⲁⲛⲓⲟⲥ.</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Because of your many toils,</w:t>
            </w:r>
          </w:p>
          <w:p w:rsidR="00BF2674" w:rsidRPr="004764BD" w:rsidRDefault="00BF2674" w:rsidP="002B038E">
            <w:pPr>
              <w:pStyle w:val="EngHang"/>
            </w:pPr>
            <w:r w:rsidRPr="004764BD">
              <w:t xml:space="preserve">That you </w:t>
            </w:r>
            <w:r>
              <w:t>performed with your body</w:t>
            </w:r>
            <w:r w:rsidRPr="004764BD">
              <w:t>,</w:t>
            </w:r>
          </w:p>
          <w:p w:rsidR="00BF2674" w:rsidRPr="004764BD" w:rsidRDefault="00BF2674" w:rsidP="002B038E">
            <w:pPr>
              <w:pStyle w:val="EngHang"/>
            </w:pPr>
            <w:r w:rsidRPr="004764BD">
              <w:t>To cause your soul to become,</w:t>
            </w:r>
          </w:p>
          <w:p w:rsidR="00BF2674" w:rsidRDefault="00BF2674" w:rsidP="002B038E">
            <w:pPr>
              <w:pStyle w:val="EngHangEnd"/>
            </w:pPr>
            <w:r w:rsidRPr="004764BD">
              <w:t>A sanctuary of the Holy Spirit.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Ⲉⲑⲃⲉ ⲡ̀ⲁ̀ϣⲁⲓ ⲛ̀ⲧⲉⲛⲓϧⲓⲥⲓ:</w:t>
            </w:r>
          </w:p>
          <w:p w:rsidR="00BF2674" w:rsidRDefault="00BF2674" w:rsidP="00BF2674">
            <w:pPr>
              <w:pStyle w:val="CopticVersemulti-line"/>
            </w:pPr>
            <w:r>
              <w:t>ⲉ̀ⲧⲁⲕⲓ̀ⲣⲓ ⲙ̀ⲙⲱⲟⲩ ϧⲉⲛ ⲡⲉⲕⲥⲱⲙⲁ:</w:t>
            </w:r>
          </w:p>
          <w:p w:rsidR="00BF2674" w:rsidRDefault="00BF2674" w:rsidP="00BF2674">
            <w:pPr>
              <w:pStyle w:val="CopticVersemulti-line"/>
            </w:pPr>
            <w:r>
              <w:t>ϣⲁⲛ̀ⲧⲉⲥϣⲱⲡⲓ ⲛ̀ϫⲉ ⲧⲉⲕⲯⲩⲭⲏ:</w:t>
            </w:r>
          </w:p>
          <w:p w:rsidR="00BF2674" w:rsidRPr="00CF5919" w:rsidRDefault="00BF2674" w:rsidP="00BF2674">
            <w:pPr>
              <w:pStyle w:val="CopticHangingVerse"/>
            </w:pPr>
            <w:r>
              <w:t>ⲛ̀ⲟⲩⲉⲣⲫⲉⲓ ⲛ̀ⲧⲉ Ⲡⲓⲡⲛ̄ⲁ̄ ⲉⲑⲟⲩⲁⲃ.</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Your holy name has spread,</w:t>
            </w:r>
          </w:p>
          <w:p w:rsidR="00BF2674" w:rsidRPr="004764BD" w:rsidRDefault="00BF2674" w:rsidP="002B038E">
            <w:pPr>
              <w:pStyle w:val="EngHang"/>
            </w:pPr>
            <w:r w:rsidRPr="004764BD">
              <w:t>Throughout the borders of the lands of Egypt,</w:t>
            </w:r>
          </w:p>
          <w:p w:rsidR="00BF2674" w:rsidRPr="004764BD" w:rsidRDefault="00BF2674" w:rsidP="002B038E">
            <w:pPr>
              <w:pStyle w:val="EngHang"/>
            </w:pPr>
            <w:r w:rsidRPr="004764BD">
              <w:t>Because of the signs and wonders,</w:t>
            </w:r>
          </w:p>
          <w:p w:rsidR="00BF2674" w:rsidRDefault="00BF2674" w:rsidP="002B038E">
            <w:pPr>
              <w:pStyle w:val="EngHangEnd"/>
            </w:pPr>
            <w:r w:rsidRPr="004764BD">
              <w:t>That God worked through you.</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Pr="005F48E9" w:rsidRDefault="00BF2674" w:rsidP="00BF2674">
            <w:pPr>
              <w:pStyle w:val="CopticVersemulti-line"/>
            </w:pPr>
            <w:r w:rsidRPr="005F48E9">
              <w:t>Ⲥⲱⲡ ⲉ̀ⲃⲟⲗ ⲛ̀ϫⲉ ⲡⲉⲕⲣⲁⲛ ⲉⲑⲟⲩⲁⲃ:</w:t>
            </w:r>
          </w:p>
          <w:p w:rsidR="00BF2674" w:rsidRDefault="00BF2674" w:rsidP="00BF2674">
            <w:pPr>
              <w:pStyle w:val="CopticVersemulti-line"/>
            </w:pPr>
            <w:r w:rsidRPr="005F48E9">
              <w:t>ϧⲉⲛ ⲛⲓⲑⲱϣ ⲛ̀ⲧⲉ ⲛⲓⲭⲱⲣⲁ ⲛ̀Ⲭ</w:t>
            </w:r>
            <w:r>
              <w:t>ⲏⲙⲓ:</w:t>
            </w:r>
          </w:p>
          <w:p w:rsidR="00BF2674" w:rsidRDefault="00BF2674" w:rsidP="00BF2674">
            <w:pPr>
              <w:pStyle w:val="CopticVersemulti-line"/>
            </w:pPr>
            <w:r>
              <w:t>ⲉⲑⲃⲉ ⲛⲓⲙⲏⲛⲓ ⲛⲉⲙ ϩⲁⲛϣ̀ⲫⲏⲣⲓ:</w:t>
            </w:r>
          </w:p>
          <w:p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The prints of your holy feet,</w:t>
            </w:r>
          </w:p>
          <w:p w:rsidR="00BF2674" w:rsidRPr="004764BD" w:rsidRDefault="00BF2674" w:rsidP="002B038E">
            <w:pPr>
              <w:pStyle w:val="EngHang"/>
            </w:pPr>
            <w:r w:rsidRPr="004764BD">
              <w:t>Testify to us of your wonders,</w:t>
            </w:r>
          </w:p>
          <w:p w:rsidR="00BF2674" w:rsidRPr="004764BD" w:rsidRDefault="00BF2674" w:rsidP="002B038E">
            <w:pPr>
              <w:pStyle w:val="EngHang"/>
            </w:pPr>
            <w:r w:rsidRPr="004764BD">
              <w:t>That you performed in the land of Egypt,</w:t>
            </w:r>
          </w:p>
          <w:p w:rsidR="00BF2674" w:rsidRDefault="00BF2674" w:rsidP="002B038E">
            <w:pPr>
              <w:pStyle w:val="EngHangEnd"/>
            </w:pPr>
            <w:r w:rsidRPr="004764BD">
              <w:t>By the power of Christ.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Ⲧⲁⲧⲥⲓ ⲛ̀ⲛⲉⲕϭⲁⲗⲁⲩϫ ⲉⲑⲟⲩⲁⲃ:</w:t>
            </w:r>
          </w:p>
          <w:p w:rsidR="00BF2674" w:rsidRDefault="00BF2674" w:rsidP="00BF2674">
            <w:pPr>
              <w:pStyle w:val="CopticVersemulti-line"/>
            </w:pPr>
            <w:r>
              <w:t>ⲁⲥⲉⲣⲙⲉⲑⲣⲉ ⲛⲁⲛ ϧⲉⲛ ⲛⲉⲕϣ̀ⲫⲏⲣⲓ:</w:t>
            </w:r>
          </w:p>
          <w:p w:rsidR="00BF2674" w:rsidRDefault="00BF2674" w:rsidP="00BF2674">
            <w:pPr>
              <w:pStyle w:val="CopticVersemulti-line"/>
            </w:pPr>
            <w:r>
              <w:t>ⲉ̀ⲧⲁⲕⲓ̀ⲣⲓ ⲙ̀ⲙⲱⲟⲩ ϧⲉⲛ ⲧ̀ⲭⲱⲣⲁ ⲛ̀ Ⲭⲏⲙⲓ:</w:t>
            </w:r>
          </w:p>
          <w:p w:rsidR="00BF2674" w:rsidRDefault="00BF2674" w:rsidP="00BF2674">
            <w:pPr>
              <w:pStyle w:val="CopticHangingVerse"/>
            </w:pPr>
            <w:r>
              <w:t>ϧⲉⲛ ⲧ̀ϫⲟⲙ ⲛ̀ⲧⲉ Ⲡⲭ̄ⲥ̄.</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the light of your body,</w:t>
            </w:r>
          </w:p>
          <w:p w:rsidR="00BF2674" w:rsidRPr="004764BD" w:rsidRDefault="00BF2674" w:rsidP="002B038E">
            <w:pPr>
              <w:pStyle w:val="EngHang"/>
            </w:pPr>
            <w:r w:rsidRPr="004764BD">
              <w:t>Enlightens our bodies,</w:t>
            </w:r>
          </w:p>
          <w:p w:rsidR="00BF2674" w:rsidRPr="004764BD" w:rsidRDefault="00BF2674" w:rsidP="002B038E">
            <w:pPr>
              <w:pStyle w:val="EngHang"/>
            </w:pPr>
            <w:r w:rsidRPr="004764BD">
              <w:t>And your holy soul,</w:t>
            </w:r>
          </w:p>
          <w:p w:rsidR="00BF2674" w:rsidRDefault="00BF2674" w:rsidP="002B038E">
            <w:pPr>
              <w:pStyle w:val="EngHangEnd"/>
            </w:pPr>
            <w:r w:rsidRPr="004764BD">
              <w:t>Prays on behalf of our souls.</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Ⲟⲩⲱⲓⲛⲓ ⲅⲁⲣ ⲛ̀ⲧⲉ ⲡⲉⲕⲥⲱⲙⲁ:</w:t>
            </w:r>
          </w:p>
          <w:p w:rsidR="00BF2674" w:rsidRDefault="00BF2674" w:rsidP="00BF2674">
            <w:pPr>
              <w:pStyle w:val="CopticVersemulti-line"/>
            </w:pPr>
            <w:r>
              <w:t>Ϣⲁϥⲉ̀ⲣⲟⲩⲱⲓⲛⲓ ⲛ̀ϫⲉ ⲛⲉⲛⲥⲙⲱⲁ:</w:t>
            </w:r>
          </w:p>
          <w:p w:rsidR="00BF2674" w:rsidRDefault="00BF2674" w:rsidP="00BF2674">
            <w:pPr>
              <w:pStyle w:val="CopticVersemulti-line"/>
            </w:pPr>
            <w:r>
              <w:t>ⲟⲩⲟϩ ⲧⲉⲕⲯⲩⲭⲏ ⲉⲑⲟⲩⲁⲃ:</w:t>
            </w:r>
          </w:p>
          <w:p w:rsidR="00BF2674" w:rsidRDefault="00BF2674" w:rsidP="00BF2674">
            <w:pPr>
              <w:pStyle w:val="CopticHangingVerse"/>
            </w:pPr>
            <w:r>
              <w:t>ⲉⲧⲱϣϩ ⲉ̀ϩ̀ⲣⲏⲓ ⲉ̀ϫⲉⲛ ⲛⲉⲛⲯⲩⲭⲏ.</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Your life is a wonder,</w:t>
            </w:r>
          </w:p>
          <w:p w:rsidR="00BF2674" w:rsidRPr="004764BD" w:rsidRDefault="00BF2674" w:rsidP="002B038E">
            <w:pPr>
              <w:pStyle w:val="EngHang"/>
            </w:pPr>
            <w:r w:rsidRPr="004764BD">
              <w:t>Your struggle is great,</w:t>
            </w:r>
          </w:p>
          <w:p w:rsidR="00BF2674" w:rsidRPr="004764BD" w:rsidRDefault="00BF2674" w:rsidP="002B038E">
            <w:pPr>
              <w:pStyle w:val="EngHang"/>
            </w:pPr>
            <w:r w:rsidRPr="004764BD">
              <w:t xml:space="preserve">Your glory is </w:t>
            </w:r>
            <w:r>
              <w:t>highly</w:t>
            </w:r>
            <w:r w:rsidRPr="004764BD">
              <w:t xml:space="preserve"> exalted,</w:t>
            </w:r>
          </w:p>
          <w:p w:rsidR="00BF2674" w:rsidRDefault="00BF2674" w:rsidP="002B038E">
            <w:pPr>
              <w:pStyle w:val="EngHangEnd"/>
            </w:pPr>
            <w:r w:rsidRPr="004764BD">
              <w:t>In the midst of the ascetics.</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Ⲡⲉⲕⲃⲓⲟⲥ ⲟⲩϣ̀ⲫⲏⲣⲓ ⲧⲉ:</w:t>
            </w:r>
          </w:p>
          <w:p w:rsidR="00BF2674" w:rsidRDefault="00BF2674" w:rsidP="00BF2674">
            <w:pPr>
              <w:pStyle w:val="CopticVersemulti-line"/>
            </w:pPr>
            <w:r>
              <w:t>ⲡⲉⲕⲁ̀ⲅⲱⲛ ⲟⲩⲛⲓϣϯ ⲡⲉ ⲡⲉⲕⲱ̀ⲟⲩ:</w:t>
            </w:r>
          </w:p>
          <w:p w:rsidR="00BF2674" w:rsidRDefault="00BF2674" w:rsidP="00BF2674">
            <w:pPr>
              <w:pStyle w:val="CopticVersemulti-line"/>
            </w:pPr>
            <w:r>
              <w:t>ϥ̀ϭⲓⲥⲓ ⲉ̀ⲙⲁϣⲱ:</w:t>
            </w:r>
          </w:p>
          <w:p w:rsidR="00BF2674" w:rsidRDefault="00BF2674" w:rsidP="00BF2674">
            <w:pPr>
              <w:pStyle w:val="CopticHangingVerse"/>
            </w:pPr>
            <w:r>
              <w:t>ϧⲉⲛ ⲑ̀ⲙⲏϯ ⲛ̀ⲛⲓⲁⲥⲕⲏⲧⲏⲥ.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Blessed are you, truly,</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The beloved of Christ.</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Ⲱⲟⲩⲛⲓⲁⲧⲕ ϧⲉⲛ ⲟⲩⲙⲉⲑⲙⲏⲓ:</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ⲡⲓⲙⲉⲛⲣⲓⲧ ⲛ̀ⲧⲉ Ⲡⲭ̄ⲥ̄.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Pray to the Lord on our behalf,</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That He</w:t>
            </w:r>
            <w:r>
              <w:t xml:space="preserve"> may forgive us our sins.</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Ⲧⲱⲃϩ ⲙ̀Ⲡϭⲟⲓⲥ ⲉ̀ϩ̀ⲣⲏⲓ ⲉ̀ϫⲱⲛ:</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ⲛ̀ⲧⲉϥⲭⲁ ⲛⲉⲛⲛⲟⲃⲓ ⲛⲁⲛ ⲉ̀ⲃⲟⲗ.</w:t>
            </w:r>
          </w:p>
        </w:tc>
      </w:tr>
    </w:tbl>
    <w:p w:rsidR="00E30E2D" w:rsidRDefault="00E30E2D" w:rsidP="00E30E2D">
      <w:pPr>
        <w:pStyle w:val="Heading3"/>
      </w:pPr>
      <w:r>
        <w:t>October 23 (24) / Paopi  26: St. Apip the Friend of St. Apollo</w:t>
      </w:r>
    </w:p>
    <w:p w:rsidR="00E30E2D" w:rsidRPr="00137929" w:rsidRDefault="00E30E2D" w:rsidP="00E30E2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Gather today, O believers,</w:t>
            </w:r>
          </w:p>
          <w:p w:rsidR="00E30E2D" w:rsidRPr="004764BD" w:rsidRDefault="00E30E2D" w:rsidP="002B038E">
            <w:pPr>
              <w:pStyle w:val="EngHang"/>
            </w:pPr>
            <w:r w:rsidRPr="004764BD">
              <w:t>That we may praise Christ our King,</w:t>
            </w:r>
          </w:p>
          <w:p w:rsidR="00E30E2D" w:rsidRPr="004764BD" w:rsidRDefault="00E30E2D" w:rsidP="002B038E">
            <w:pPr>
              <w:pStyle w:val="EngHang"/>
            </w:pPr>
            <w:r w:rsidRPr="004764BD">
              <w:t>And honour the righteous</w:t>
            </w:r>
          </w:p>
          <w:p w:rsidR="00E30E2D" w:rsidRDefault="00E30E2D" w:rsidP="002B038E">
            <w:pPr>
              <w:pStyle w:val="EngHangEnd"/>
            </w:pPr>
            <w:r>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Pr="00C353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They loved purity,</w:t>
            </w:r>
          </w:p>
          <w:p w:rsidR="00E30E2D" w:rsidRPr="004764BD" w:rsidRDefault="00E30E2D" w:rsidP="002B038E">
            <w:pPr>
              <w:pStyle w:val="EngHang"/>
            </w:pPr>
            <w:r w:rsidRPr="004764BD">
              <w:t>Because of their firm hope,</w:t>
            </w:r>
          </w:p>
          <w:p w:rsidR="00E30E2D" w:rsidRPr="004764BD" w:rsidRDefault="00E30E2D" w:rsidP="002B038E">
            <w:pPr>
              <w:pStyle w:val="EngHang"/>
            </w:pPr>
            <w:r w:rsidRPr="004764BD">
              <w:t>In Christ the King of Glory,</w:t>
            </w:r>
          </w:p>
          <w:p w:rsidR="00E30E2D" w:rsidRDefault="00E30E2D" w:rsidP="002B038E">
            <w:pPr>
              <w:pStyle w:val="EngHangEnd"/>
            </w:pPr>
            <w:r w:rsidRPr="004764BD">
              <w:t>The Co-Essential with the Father.</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Pr="00CF59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Let us all cry out,</w:t>
            </w:r>
          </w:p>
          <w:p w:rsidR="00E30E2D" w:rsidRPr="004764BD" w:rsidRDefault="00E30E2D" w:rsidP="002B038E">
            <w:pPr>
              <w:pStyle w:val="EngHang"/>
            </w:pPr>
            <w:r w:rsidRPr="004764BD">
              <w:t>In songs and psalms,</w:t>
            </w:r>
          </w:p>
          <w:p w:rsidR="00E30E2D" w:rsidRPr="004764BD" w:rsidRDefault="00E30E2D" w:rsidP="002B038E">
            <w:pPr>
              <w:pStyle w:val="EngHang"/>
            </w:pPr>
            <w:r w:rsidRPr="004764BD">
              <w:t>Hail to our fathers the cross-bearers,</w:t>
            </w:r>
          </w:p>
          <w:p w:rsidR="00E30E2D" w:rsidRDefault="00E30E2D" w:rsidP="002B038E">
            <w:pPr>
              <w:pStyle w:val="EngHangEnd"/>
            </w:pPr>
            <w:r w:rsidRPr="004764BD">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Hail to the elect ascetics,</w:t>
            </w:r>
          </w:p>
          <w:p w:rsidR="00E30E2D" w:rsidRPr="004764BD" w:rsidRDefault="00E30E2D" w:rsidP="002B038E">
            <w:pPr>
              <w:pStyle w:val="EngHang"/>
            </w:pPr>
            <w:r w:rsidRPr="004764BD">
              <w:t>Abba Apollo and Abba Apip,</w:t>
            </w:r>
          </w:p>
          <w:p w:rsidR="00E30E2D" w:rsidRPr="004764BD" w:rsidRDefault="00E30E2D" w:rsidP="002B038E">
            <w:pPr>
              <w:pStyle w:val="EngHang"/>
            </w:pPr>
            <w:r w:rsidRPr="004764BD">
              <w:t xml:space="preserve">Who ran in the </w:t>
            </w:r>
            <w:r>
              <w:t>arena</w:t>
            </w:r>
            <w:r w:rsidRPr="004764BD">
              <w:t>,</w:t>
            </w:r>
          </w:p>
          <w:p w:rsidR="00E30E2D" w:rsidRDefault="00E30E2D" w:rsidP="002B038E">
            <w:pPr>
              <w:pStyle w:val="EngHangEnd"/>
            </w:pPr>
            <w:r w:rsidRPr="004764BD">
              <w:t>Of monasticism.</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Blessed are they, the cross-bearers,</w:t>
            </w:r>
          </w:p>
          <w:p w:rsidR="00E30E2D" w:rsidRPr="004764BD" w:rsidRDefault="00E30E2D" w:rsidP="002B038E">
            <w:pPr>
              <w:pStyle w:val="EngHang"/>
            </w:pPr>
            <w:r w:rsidRPr="004764BD">
              <w:t>Abba Apollo and Abba Apip,</w:t>
            </w:r>
          </w:p>
          <w:p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rsidR="00E30E2D" w:rsidRDefault="00E30E2D" w:rsidP="002B038E">
            <w:pPr>
              <w:pStyle w:val="EngHangEnd"/>
            </w:pPr>
            <w:r w:rsidRPr="004764BD">
              <w:t>For the sake of the prayers of the righteous.</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Pray to the Lord on our behave,</w:t>
            </w:r>
          </w:p>
          <w:p w:rsidR="00E30E2D" w:rsidRPr="004764BD" w:rsidRDefault="00E30E2D" w:rsidP="002B038E">
            <w:pPr>
              <w:pStyle w:val="EngHang"/>
            </w:pPr>
            <w:r w:rsidRPr="004764BD">
              <w:t>Our two elder fathers,</w:t>
            </w:r>
          </w:p>
          <w:p w:rsidR="00E30E2D" w:rsidRPr="004764BD" w:rsidRDefault="00E30E2D" w:rsidP="002B038E">
            <w:pPr>
              <w:pStyle w:val="EngHang"/>
            </w:pPr>
            <w:r w:rsidRPr="004764BD">
              <w:t>Abba Apollo and Abba Apip,</w:t>
            </w:r>
          </w:p>
          <w:p w:rsidR="00E30E2D" w:rsidRDefault="00E30E2D" w:rsidP="002B038E">
            <w:pPr>
              <w:pStyle w:val="EngHangEnd"/>
            </w:pPr>
            <w:r w:rsidRPr="004764BD">
              <w:t>That He</w:t>
            </w:r>
            <w:r>
              <w:t xml:space="preserve"> may forgive us our sins.</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bl>
    <w:p w:rsidR="00013EB0" w:rsidRDefault="00013EB0" w:rsidP="00013EB0">
      <w:pPr>
        <w:pStyle w:val="Heading3"/>
      </w:pPr>
      <w:r>
        <w:t>October 23 (24) / Paopi  26: The Martyrdom of St. Timothy the Apostle</w:t>
      </w:r>
    </w:p>
    <w:p w:rsidR="00013EB0" w:rsidRDefault="00013EB0" w:rsidP="00013EB0">
      <w:pPr>
        <w:pStyle w:val="Rubric"/>
      </w:pPr>
      <w:r>
        <w:t>See the Doxologies for the Apostles, or for Any Apostle, on page ##.</w:t>
      </w:r>
    </w:p>
    <w:p w:rsidR="00137929" w:rsidRDefault="00137929" w:rsidP="00137929">
      <w:pPr>
        <w:pStyle w:val="Heading3"/>
      </w:pPr>
      <w:r>
        <w:t>October 24 (25) / Paopi  27: St. Macarius the Bishop of Edkow</w:t>
      </w:r>
    </w:p>
    <w:p w:rsidR="00137929" w:rsidRP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What should your people,</w:t>
            </w:r>
          </w:p>
          <w:p w:rsidR="00137929" w:rsidRDefault="00137929" w:rsidP="00137929">
            <w:pPr>
              <w:pStyle w:val="EngHang"/>
            </w:pPr>
            <w:r>
              <w:t>Whom you shepherded in purity</w:t>
            </w:r>
          </w:p>
          <w:p w:rsidR="00137929" w:rsidRDefault="00137929" w:rsidP="00137929">
            <w:pPr>
              <w:pStyle w:val="EngHang"/>
            </w:pPr>
            <w:r>
              <w:t>And righteousness call you,</w:t>
            </w:r>
          </w:p>
          <w:p w:rsidR="00137929" w:rsidRDefault="00137929" w:rsidP="00137929">
            <w:pPr>
              <w:pStyle w:val="EngHangEnd"/>
            </w:pPr>
            <w:r>
              <w:t>O Abba Macarius the Bishop?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Ⲁϥⲛⲁⲙⲟⲩϯ ⲉ̀ⲣⲟⲕ ϫⲉ ⲛⲓⲙ:</w:t>
            </w:r>
          </w:p>
          <w:p w:rsidR="00137929" w:rsidRDefault="00137929" w:rsidP="00137929">
            <w:pPr>
              <w:pStyle w:val="CopticVersemulti-line"/>
            </w:pPr>
            <w:r>
              <w:t>ⲛ̀ϫⲉ ⲡⲉⲕⲗⲁⲟⲥ ⲉ̀ⲧⲁⲕⲁ̀ⲙⲟⲛⲓ ⲙ̀ⲙⲟϥ:</w:t>
            </w:r>
          </w:p>
          <w:p w:rsidR="00137929" w:rsidRDefault="00137929" w:rsidP="00137929">
            <w:pPr>
              <w:pStyle w:val="CopticVersemulti-line"/>
            </w:pPr>
            <w:r>
              <w:t>ϧⲉⲛ ⲟⲩⲧⲟⲩⲃⲟ ⲛⲉⲙ ⲟⲩⲙⲉⲑⲙⲏⲓ:</w:t>
            </w:r>
          </w:p>
          <w:p w:rsidR="00137929" w:rsidRPr="00C35319" w:rsidRDefault="00137929" w:rsidP="00137929">
            <w:pPr>
              <w:pStyle w:val="CopticHangingVerse"/>
            </w:pPr>
            <w:r>
              <w:t>ⲁⲃⲃⲁ Ⲙⲁⲕⲁⲣⲓ ⲡⲓⲉ̀ⲡⲓⲥⲕⲟⲡⲟⲥ.</w:t>
            </w:r>
          </w:p>
        </w:tc>
      </w:tr>
      <w:tr w:rsidR="00137929" w:rsidTr="00220DFD">
        <w:trPr>
          <w:cantSplit/>
          <w:jc w:val="center"/>
        </w:trPr>
        <w:tc>
          <w:tcPr>
            <w:tcW w:w="288" w:type="dxa"/>
          </w:tcPr>
          <w:p w:rsidR="00137929" w:rsidRDefault="00137929" w:rsidP="00220DFD">
            <w:pPr>
              <w:pStyle w:val="CopticCross"/>
            </w:pPr>
            <w:r w:rsidRPr="00FB5ACB">
              <w:lastRenderedPageBreak/>
              <w:t>¿</w:t>
            </w:r>
          </w:p>
        </w:tc>
        <w:tc>
          <w:tcPr>
            <w:tcW w:w="3960" w:type="dxa"/>
          </w:tcPr>
          <w:p w:rsidR="00137929" w:rsidRDefault="00137929" w:rsidP="00137929">
            <w:pPr>
              <w:pStyle w:val="EngHang"/>
            </w:pPr>
            <w:r>
              <w:t>If I call you an angel,</w:t>
            </w:r>
          </w:p>
          <w:p w:rsidR="00137929" w:rsidRDefault="00137929" w:rsidP="00137929">
            <w:pPr>
              <w:pStyle w:val="EngHang"/>
            </w:pPr>
            <w:r>
              <w:t>Or a shepherd or a martyr,</w:t>
            </w:r>
          </w:p>
          <w:p w:rsidR="00137929" w:rsidRDefault="00137929" w:rsidP="00137929">
            <w:pPr>
              <w:pStyle w:val="EngHang"/>
            </w:pPr>
            <w:r>
              <w:t>You have truly fulfilled these names</w:t>
            </w:r>
          </w:p>
          <w:p w:rsidR="00137929" w:rsidRDefault="00137929" w:rsidP="00137929">
            <w:pPr>
              <w:pStyle w:val="EngHangEnd"/>
            </w:pPr>
            <w:r>
              <w:t>In deed and in word of truth.</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ⲓⲥ ⲙⲁⲛⲉ̀ⲥⲱⲟⲩ ⲓⲥ ⲙⲁⲣⲧⲩⲣⲟⲥ:</w:t>
            </w:r>
          </w:p>
          <w:p w:rsidR="00137929" w:rsidRDefault="00137929" w:rsidP="00137929">
            <w:pPr>
              <w:pStyle w:val="CopticVersemulti-line"/>
            </w:pPr>
            <w:r>
              <w:t>ⲛⲁⲓ ⲁⲕϫⲟⲕⲟⲩ ⲉ̀ⲃⲟⲗ ⲕⲁⲗⲱⲥ:</w:t>
            </w:r>
          </w:p>
          <w:p w:rsidR="00137929" w:rsidRPr="00CF5919" w:rsidRDefault="00137929" w:rsidP="00137929">
            <w:pPr>
              <w:pStyle w:val="CopticHangingVerse"/>
            </w:pPr>
            <w:r>
              <w:t>ϧⲉⲛ ⲡ̀ϩⲱⲃ ⲛⲉⲙ ⲡ̀ⲥⲁϫⲓ ⲛ̀ⲧⲉ ϯⲙⲉⲑⲙⲏⲓ.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I call you an angel,</w:t>
            </w:r>
          </w:p>
          <w:p w:rsidR="00137929" w:rsidRDefault="00137929" w:rsidP="00137929">
            <w:pPr>
              <w:pStyle w:val="EngHang"/>
            </w:pPr>
            <w:r>
              <w:t>For you have left your body.</w:t>
            </w:r>
          </w:p>
          <w:p w:rsidR="00137929" w:rsidRDefault="00137929" w:rsidP="00137929">
            <w:pPr>
              <w:pStyle w:val="EngHang"/>
            </w:pPr>
            <w:r>
              <w:t>I call you a shepherd,</w:t>
            </w:r>
          </w:p>
          <w:p w:rsidR="00137929" w:rsidRDefault="00137929" w:rsidP="00137929">
            <w:pPr>
              <w:pStyle w:val="EngHangEnd"/>
            </w:pPr>
            <w:r>
              <w:t>For you gave your life for your sheep.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ⲕⲉ ⲅⲁⲣ ⲁⲕⲭⲱ ⲙ̀ⲡⲉⲕⲥⲱⲙⲁ ⲉ̀ϧ̀ⲣⲏⲓ:</w:t>
            </w:r>
          </w:p>
          <w:p w:rsidR="00137929" w:rsidRDefault="00137929" w:rsidP="00137929">
            <w:pPr>
              <w:pStyle w:val="CopticVersemulti-line"/>
            </w:pPr>
            <w:r>
              <w:t>ⲁⲓϣⲁⲛϫⲟⲥ ⲉ̀ⲣⲟⲕ ⲙⲁⲛⲉ̀ⲥⲱⲟⲩ:</w:t>
            </w:r>
          </w:p>
          <w:p w:rsidR="00137929" w:rsidRDefault="00137929" w:rsidP="00137929">
            <w:pPr>
              <w:pStyle w:val="CopticHangingVerse"/>
            </w:pPr>
            <w:r>
              <w:t>ⲁⲕϯ ⲛ̀ⲧⲉⲕⲩⲭⲏ ⲉ̀ϫⲉⲛ ⲛⲉⲕⲉ̀ⲥⲱⲟⲩ.</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I call you a martyr,</w:t>
            </w:r>
          </w:p>
          <w:p w:rsidR="00137929" w:rsidRDefault="00137929" w:rsidP="00137929">
            <w:pPr>
              <w:pStyle w:val="EngHang"/>
            </w:pPr>
            <w:r>
              <w:t>For you gave your head for Christ,</w:t>
            </w:r>
          </w:p>
          <w:p w:rsidR="00137929" w:rsidRDefault="00137929" w:rsidP="00137929">
            <w:pPr>
              <w:pStyle w:val="EngHang"/>
            </w:pPr>
            <w:r>
              <w:t>Who was martyred for us</w:t>
            </w:r>
          </w:p>
          <w:p w:rsidR="00137929" w:rsidRDefault="00137929" w:rsidP="00137929">
            <w:pPr>
              <w:pStyle w:val="EngHangEnd"/>
            </w:pPr>
            <w:r>
              <w:t>Before Pontius Pilate.</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ⲙⲁⲣⲧⲩⲣⲟⲥ:</w:t>
            </w:r>
          </w:p>
          <w:p w:rsidR="00137929" w:rsidRDefault="00137929" w:rsidP="00137929">
            <w:pPr>
              <w:pStyle w:val="CopticVersemulti-line"/>
            </w:pPr>
            <w:r>
              <w:t>ⲁⲕϯ ⲛ̀ⲧⲉⲕⲁ̀ⲫⲉ ϧⲁ Ⲡⲭ̄ⲥ̄:</w:t>
            </w:r>
          </w:p>
          <w:p w:rsidR="00137929" w:rsidRDefault="00137929" w:rsidP="00137929">
            <w:pPr>
              <w:pStyle w:val="CopticVersemulti-line"/>
            </w:pPr>
            <w:r>
              <w:t>ⲫⲁⲓ ⲉ̀ⲧⲁϥⲉⲣⲙⲁⲣⲧⲩⲣⲟⲥ ⲉⲑⲃⲏⲧⲉⲛ:</w:t>
            </w:r>
          </w:p>
          <w:p w:rsidR="00137929" w:rsidRDefault="00137929" w:rsidP="00137929">
            <w:pPr>
              <w:pStyle w:val="CopticHangingVerse"/>
            </w:pPr>
            <w:r>
              <w:t>ⲛⲁϩⲣⲉⲛ Ⲡⲟⲛⲧⲓⲟⲥ ⲡⲓⲗⲁⲧⲟⲥ.</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fulfilled your priesthood,</w:t>
            </w:r>
          </w:p>
          <w:p w:rsidR="00137929" w:rsidRDefault="00137929" w:rsidP="00137929">
            <w:pPr>
              <w:pStyle w:val="EngHang"/>
            </w:pPr>
            <w:r>
              <w:t>You kept the faith for us,</w:t>
            </w:r>
          </w:p>
          <w:p w:rsidR="00137929" w:rsidRDefault="00137929" w:rsidP="00137929">
            <w:pPr>
              <w:pStyle w:val="EngHang"/>
            </w:pPr>
            <w:r>
              <w:t>You wore the unfading crown</w:t>
            </w:r>
          </w:p>
          <w:p w:rsidR="00137929" w:rsidRPr="00A40E4E" w:rsidRDefault="00137929" w:rsidP="00137929">
            <w:pPr>
              <w:pStyle w:val="EngHang"/>
            </w:pPr>
            <w:r>
              <w:t>Of mart</w:t>
            </w:r>
            <w:r w:rsidRPr="00137929">
              <w:rPr>
                <w:rStyle w:val="EngHangEndChar"/>
              </w:rPr>
              <w:t>y</w:t>
            </w:r>
            <w:r>
              <w:t>rdom.</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Ϯⲙⲉⲧⲟⲩⲏⲃ ⲁⲕϫⲟⲕⲥ ⲉ̀ⲃⲟⲗ:</w:t>
            </w:r>
          </w:p>
          <w:p w:rsidR="00137929" w:rsidRDefault="00137929" w:rsidP="00137929">
            <w:pPr>
              <w:pStyle w:val="CopticVersemulti-line"/>
            </w:pPr>
            <w:r>
              <w:t>ⲡⲓⲛⲁϩϯ ⲁⲕⲁ̀ⲣⲉϩ ⲉ̀ⲣⲟⲛ:</w:t>
            </w:r>
          </w:p>
          <w:p w:rsidR="00137929" w:rsidRDefault="00137929" w:rsidP="00137929">
            <w:pPr>
              <w:pStyle w:val="CopticVersemulti-line"/>
            </w:pPr>
            <w:r>
              <w:t>ⲁⲕⲉⲣⲫⲟⲣⲓⲛ ⲙ̀ⲡⲓⲭ̀ⲗⲟⲙ ⲛ̀ⲁⲧⲗⲱⲙ:</w:t>
            </w:r>
          </w:p>
          <w:p w:rsidR="00137929" w:rsidRDefault="00137929" w:rsidP="00137929">
            <w:pPr>
              <w:pStyle w:val="CopticHangingVerse"/>
            </w:pPr>
            <w:r>
              <w:t>ⲛ̀ⲧⲉ ϯⲙⲉⲧⲙⲁⲣⲧⲩⲣⲟⲥ.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my lord the ascetic father,</w:t>
            </w:r>
          </w:p>
          <w:p w:rsidR="00137929" w:rsidRDefault="00137929" w:rsidP="00137929">
            <w:pPr>
              <w:pStyle w:val="EngHang"/>
            </w:pPr>
            <w:r>
              <w:t>Abba Macarius the Bishop,</w:t>
            </w:r>
          </w:p>
          <w:p w:rsidR="00137929" w:rsidRDefault="00137929" w:rsidP="00137929">
            <w:pPr>
              <w:pStyle w:val="EngHangEnd"/>
            </w:pPr>
            <w:r>
              <w:t>That He may forgive us ours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ⲡⲁⲟ̄ⲥ̄ ⲛ̀ⲓⲱⲧ ⲛ̀ⲁⲥⲕⲏⲧⲏⲥ:</w:t>
            </w:r>
          </w:p>
          <w:p w:rsidR="00137929" w:rsidRDefault="00137929" w:rsidP="00137929">
            <w:pPr>
              <w:pStyle w:val="CopticVersemulti-line"/>
            </w:pPr>
            <w:r>
              <w:t>ⲁⲃⲃⲁ Ⲙⲁⲕⲁⲣⲓ ⲡⲓⲉ̀ⲡⲓⲥⲕⲟⲡⲟⲥ:</w:t>
            </w:r>
          </w:p>
          <w:p w:rsidR="00137929" w:rsidRDefault="00137929" w:rsidP="00137929">
            <w:pPr>
              <w:pStyle w:val="CopticHangingVerse"/>
            </w:pPr>
            <w:r>
              <w:t>ⲛ̀ⲧⲉϥⲭⲁ ⲛⲉⲛⲛⲟⲃⲓ ⲛⲁⲛ ⲉ̀ⲃⲟⲗ.</w:t>
            </w:r>
          </w:p>
        </w:tc>
      </w:tr>
    </w:tbl>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62" w:name="_Toc410196201"/>
      <w:bookmarkStart w:id="963" w:name="_Toc410196443"/>
      <w:bookmarkStart w:id="964" w:name="_Toc410196945"/>
      <w:bookmarkStart w:id="965" w:name="_Toc433973321"/>
      <w:r>
        <w:lastRenderedPageBreak/>
        <w:t>November</w:t>
      </w:r>
      <w:r w:rsidR="00495F1A">
        <w:t xml:space="preserve"> or </w:t>
      </w:r>
      <w:bookmarkEnd w:id="962"/>
      <w:bookmarkEnd w:id="963"/>
      <w:bookmarkEnd w:id="964"/>
      <w:r w:rsidRPr="00FB5E62">
        <w:rPr>
          <w:rFonts w:ascii="FreeSerifAvvaShenouda" w:eastAsia="Arial Unicode MS" w:hAnsi="FreeSerifAvvaShenouda" w:cs="FreeSerifAvvaShenouda"/>
        </w:rPr>
        <w:t>Ⲁⲑⲟⲣ</w:t>
      </w:r>
      <w:bookmarkEnd w:id="965"/>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66"/>
            <w:r>
              <w:t>Beats</w:t>
            </w:r>
            <w:commentRangeEnd w:id="966"/>
            <w:r>
              <w:rPr>
                <w:rStyle w:val="CommentReference"/>
                <w:rFonts w:ascii="Times New Roman" w:eastAsiaTheme="minorHAnsi" w:hAnsi="Times New Roman" w:cstheme="minorBidi"/>
                <w:color w:val="auto"/>
              </w:rPr>
              <w:commentReference w:id="966"/>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64"/>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67"/>
            <w:r>
              <w:t xml:space="preserve">incessant </w:t>
            </w:r>
            <w:commentRangeEnd w:id="967"/>
            <w:r>
              <w:rPr>
                <w:rStyle w:val="CommentReference"/>
                <w:rFonts w:ascii="Times New Roman" w:eastAsiaTheme="minorHAnsi" w:hAnsi="Times New Roman" w:cstheme="minorBidi"/>
                <w:color w:val="auto"/>
              </w:rPr>
              <w:commentReference w:id="967"/>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68"/>
            <w:r>
              <w:t>The ministering flames of fire,</w:t>
            </w:r>
            <w:commentRangeEnd w:id="968"/>
            <w:r>
              <w:rPr>
                <w:rStyle w:val="CommentReference"/>
                <w:rFonts w:ascii="Times New Roman" w:eastAsiaTheme="minorHAnsi" w:hAnsi="Times New Roman" w:cstheme="minorBidi"/>
                <w:color w:val="auto"/>
              </w:rPr>
              <w:commentReference w:id="968"/>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69"/>
            <w:r w:rsidRPr="004764BD">
              <w:t xml:space="preserve">before </w:t>
            </w:r>
            <w:commentRangeEnd w:id="969"/>
            <w:r>
              <w:rPr>
                <w:rStyle w:val="CommentReference"/>
                <w:rFonts w:ascii="Times New Roman" w:eastAsiaTheme="minorHAnsi" w:hAnsi="Times New Roman" w:cstheme="minorBidi"/>
                <w:color w:val="auto"/>
              </w:rPr>
              <w:commentReference w:id="969"/>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65"/>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66"/>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67"/>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78"/>
            <w:r w:rsidRPr="004764BD">
              <w:t>Voice Divine</w:t>
            </w:r>
            <w:commentRangeEnd w:id="978"/>
            <w:r>
              <w:rPr>
                <w:rStyle w:val="CommentReference"/>
                <w:rFonts w:ascii="Times New Roman" w:eastAsiaTheme="minorHAnsi" w:hAnsi="Times New Roman" w:cstheme="minorBidi"/>
                <w:color w:val="auto"/>
              </w:rPr>
              <w:commentReference w:id="978"/>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79"/>
            <w:r w:rsidRPr="004764BD">
              <w:t xml:space="preserve">received </w:t>
            </w:r>
            <w:commentRangeEnd w:id="979"/>
            <w:r>
              <w:rPr>
                <w:rStyle w:val="CommentReference"/>
                <w:rFonts w:ascii="Times New Roman" w:eastAsiaTheme="minorHAnsi" w:hAnsi="Times New Roman" w:cstheme="minorBidi"/>
                <w:color w:val="auto"/>
              </w:rPr>
              <w:commentReference w:id="979"/>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80"/>
            <w:r>
              <w:t>Prabioc</w:t>
            </w:r>
            <w:commentRangeEnd w:id="980"/>
            <w:r>
              <w:rPr>
                <w:rStyle w:val="CommentReference"/>
                <w:rFonts w:ascii="Times New Roman" w:eastAsiaTheme="minorHAnsi" w:hAnsi="Times New Roman" w:cstheme="minorBidi"/>
                <w:color w:val="auto"/>
              </w:rPr>
              <w:commentReference w:id="980"/>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81"/>
            <w:r>
              <w:t xml:space="preserve">confirming </w:t>
            </w:r>
            <w:commentRangeEnd w:id="981"/>
            <w:r>
              <w:rPr>
                <w:rStyle w:val="CommentReference"/>
                <w:rFonts w:ascii="Times New Roman" w:eastAsiaTheme="minorHAnsi" w:hAnsi="Times New Roman" w:cstheme="minorBidi"/>
                <w:color w:val="auto"/>
              </w:rPr>
              <w:commentReference w:id="981"/>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78548F" w:rsidRDefault="0078548F" w:rsidP="0078548F">
      <w:pPr>
        <w:pStyle w:val="Heading3"/>
      </w:pPr>
      <w:r>
        <w:t>November 19 (20) / Athor 23: Consecration of the Church of St. Marina</w:t>
      </w:r>
    </w:p>
    <w:p w:rsidR="0078548F" w:rsidRDefault="0078548F" w:rsidP="0078548F">
      <w:pPr>
        <w:pStyle w:val="Rubric"/>
      </w:pPr>
      <w:r>
        <w:t>See July 17 / Epip 23: The Martyrdom of St. Marina, page ##.</w:t>
      </w:r>
    </w:p>
    <w:p w:rsidR="00205EA4" w:rsidRDefault="00205EA4" w:rsidP="00205EA4">
      <w:pPr>
        <w:pStyle w:val="Heading3"/>
      </w:pPr>
      <w:r>
        <w:lastRenderedPageBreak/>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68"/>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69"/>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70"/>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85"/>
            <w:r>
              <w:t>Placed</w:t>
            </w:r>
            <w:commentRangeEnd w:id="985"/>
            <w:r>
              <w:rPr>
                <w:rStyle w:val="CommentReference"/>
                <w:rFonts w:ascii="Times New Roman" w:eastAsiaTheme="minorHAnsi" w:hAnsi="Times New Roman" w:cstheme="minorBidi"/>
                <w:color w:val="auto"/>
              </w:rPr>
              <w:commentReference w:id="985"/>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86"/>
            <w:r>
              <w:t>emperate</w:t>
            </w:r>
            <w:r w:rsidRPr="004764BD">
              <w:t xml:space="preserve"> </w:t>
            </w:r>
            <w:r>
              <w:t>with</w:t>
            </w:r>
            <w:commentRangeEnd w:id="986"/>
            <w:r>
              <w:rPr>
                <w:rStyle w:val="CommentReference"/>
                <w:rFonts w:ascii="Times New Roman" w:eastAsiaTheme="minorHAnsi" w:hAnsi="Times New Roman" w:cstheme="minorBidi"/>
                <w:color w:val="auto"/>
              </w:rPr>
              <w:commentReference w:id="986"/>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71"/>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lastRenderedPageBreak/>
              <w:t>¿</w:t>
            </w:r>
          </w:p>
        </w:tc>
        <w:tc>
          <w:tcPr>
            <w:tcW w:w="3960" w:type="dxa"/>
          </w:tcPr>
          <w:p w:rsidR="00DF43CA" w:rsidRDefault="00DF43CA" w:rsidP="00DF43CA">
            <w:pPr>
              <w:pStyle w:val="EngHang"/>
            </w:pPr>
            <w:r>
              <w:t xml:space="preserve">He </w:t>
            </w:r>
            <w:commentRangeStart w:id="990"/>
            <w:r>
              <w:t>sprang forth</w:t>
            </w:r>
            <w:commentRangeEnd w:id="990"/>
            <w:r>
              <w:rPr>
                <w:rStyle w:val="CommentReference"/>
                <w:rFonts w:ascii="Times New Roman" w:eastAsiaTheme="minorHAnsi" w:hAnsi="Times New Roman" w:cstheme="minorBidi"/>
                <w:color w:val="auto"/>
              </w:rPr>
              <w:commentReference w:id="990"/>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lastRenderedPageBreak/>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F67B89" w:rsidRDefault="00F67B89" w:rsidP="00F67B89">
      <w:pPr>
        <w:pStyle w:val="Heading3"/>
      </w:pPr>
      <w:r>
        <w:t>November 27 (28) / Koiak 1: Consecration of the Church of St. Shenoute</w:t>
      </w:r>
    </w:p>
    <w:p w:rsidR="00F67B89" w:rsidRPr="00F67B89" w:rsidRDefault="00F67B89" w:rsidP="00F67B89">
      <w:pPr>
        <w:pStyle w:val="Rubric"/>
      </w:pPr>
      <w:r>
        <w:t>See July 1 / Epip 7, page ##.</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91" w:name="_Toc410196202"/>
      <w:bookmarkStart w:id="992" w:name="_Toc410196444"/>
      <w:bookmarkStart w:id="993" w:name="_Toc410196946"/>
      <w:bookmarkStart w:id="994" w:name="_Toc433973322"/>
      <w:r>
        <w:lastRenderedPageBreak/>
        <w:t>December</w:t>
      </w:r>
      <w:bookmarkEnd w:id="991"/>
      <w:bookmarkEnd w:id="992"/>
      <w:bookmarkEnd w:id="993"/>
      <w:r w:rsidR="00205EA4">
        <w:t xml:space="preserve"> or </w:t>
      </w:r>
      <w:r w:rsidR="00205EA4">
        <w:rPr>
          <w:rFonts w:ascii="FreeSerifAvvaShenouda" w:hAnsi="FreeSerifAvvaShenouda" w:cs="FreeSerifAvvaShenouda"/>
        </w:rPr>
        <w:t>Ⲕⲟⲓⲁϩⲕ</w:t>
      </w:r>
      <w:bookmarkEnd w:id="994"/>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95"/>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95"/>
            <w:r>
              <w:rPr>
                <w:rStyle w:val="CommentReference"/>
                <w:rFonts w:ascii="Times New Roman" w:eastAsiaTheme="minorHAnsi" w:hAnsi="Times New Roman" w:cstheme="minorBidi"/>
                <w:color w:val="auto"/>
              </w:rPr>
              <w:commentReference w:id="995"/>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96"/>
            <w:r>
              <w:t xml:space="preserve">Announced </w:t>
            </w:r>
            <w:commentRangeEnd w:id="996"/>
            <w:r>
              <w:rPr>
                <w:rStyle w:val="CommentReference"/>
                <w:rFonts w:ascii="Times New Roman" w:eastAsiaTheme="minorHAnsi" w:hAnsi="Times New Roman" w:cstheme="minorBidi"/>
                <w:color w:val="auto"/>
              </w:rPr>
              <w:commentReference w:id="996"/>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97"/>
            <w:r>
              <w:t>He raised us with a new invitation.</w:t>
            </w:r>
            <w:commentRangeEnd w:id="997"/>
            <w:r>
              <w:rPr>
                <w:rStyle w:val="CommentReference"/>
                <w:rFonts w:ascii="Times New Roman" w:eastAsiaTheme="minorHAnsi" w:hAnsi="Times New Roman" w:cstheme="minorBidi"/>
                <w:color w:val="auto"/>
              </w:rPr>
              <w:commentReference w:id="997"/>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98"/>
            <w:r>
              <w:t>Bride</w:t>
            </w:r>
            <w:commentRangeEnd w:id="998"/>
            <w:r>
              <w:rPr>
                <w:rStyle w:val="CommentReference"/>
                <w:rFonts w:ascii="Times New Roman" w:eastAsiaTheme="minorHAnsi" w:hAnsi="Times New Roman" w:cstheme="minorBidi"/>
                <w:color w:val="auto"/>
              </w:rPr>
              <w:commentReference w:id="998"/>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99"/>
            <w:r>
              <w:t xml:space="preserve">return </w:t>
            </w:r>
            <w:commentRangeEnd w:id="999"/>
            <w:r>
              <w:rPr>
                <w:rStyle w:val="CommentReference"/>
              </w:rPr>
              <w:commentReference w:id="999"/>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1000"/>
            <w:r>
              <w:t xml:space="preserve">confirmation </w:t>
            </w:r>
            <w:commentRangeEnd w:id="1000"/>
            <w:r>
              <w:rPr>
                <w:rStyle w:val="CommentReference"/>
              </w:rPr>
              <w:commentReference w:id="1000"/>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1001"/>
            <w:r>
              <w:t>Angel-evangel of Good News</w:t>
            </w:r>
            <w:commentRangeEnd w:id="1001"/>
            <w:r>
              <w:rPr>
                <w:rStyle w:val="CommentReference"/>
                <w:rFonts w:ascii="Times New Roman" w:eastAsiaTheme="minorHAnsi" w:hAnsi="Times New Roman" w:cstheme="minorBidi"/>
                <w:color w:val="auto"/>
              </w:rPr>
              <w:commentReference w:id="1001"/>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1002"/>
            <w:r>
              <w:t>Hail, O full of grace</w:t>
            </w:r>
            <w:commentRangeEnd w:id="1002"/>
            <w:r>
              <w:rPr>
                <w:rStyle w:val="CommentReference"/>
                <w:rFonts w:ascii="Times New Roman" w:eastAsiaTheme="minorHAnsi" w:hAnsi="Times New Roman" w:cstheme="minorBidi"/>
                <w:color w:val="auto"/>
              </w:rPr>
              <w:commentReference w:id="1002"/>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1003"/>
            <w:r>
              <w:t>Angel-Evangel</w:t>
            </w:r>
            <w:commentRangeEnd w:id="1003"/>
            <w:r>
              <w:rPr>
                <w:rStyle w:val="CommentReference"/>
                <w:rFonts w:ascii="Times New Roman" w:eastAsiaTheme="minorHAnsi" w:hAnsi="Times New Roman" w:cstheme="minorBidi"/>
                <w:color w:val="auto"/>
              </w:rPr>
              <w:commentReference w:id="1003"/>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1004" w:name="_Toc410196203"/>
      <w:bookmarkStart w:id="1005" w:name="_Toc410196445"/>
      <w:bookmarkStart w:id="1006"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1007"/>
            <w:r>
              <w:t>saint</w:t>
            </w:r>
            <w:commentRangeEnd w:id="1007"/>
            <w:r>
              <w:rPr>
                <w:rStyle w:val="CommentReference"/>
                <w:rFonts w:ascii="Times New Roman" w:eastAsiaTheme="minorHAnsi" w:hAnsi="Times New Roman" w:cstheme="minorBidi"/>
                <w:color w:val="auto"/>
              </w:rPr>
              <w:commentReference w:id="1007"/>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F416C6" w:rsidRDefault="00F416C6" w:rsidP="00F416C6">
      <w:pPr>
        <w:pStyle w:val="Heading3"/>
      </w:pPr>
      <w:r>
        <w:lastRenderedPageBreak/>
        <w:t>December 2 (3) / Koiak 6: Pope Abraam the Syrian</w:t>
      </w:r>
    </w:p>
    <w:p w:rsidR="00F416C6" w:rsidRDefault="00F416C6" w:rsidP="00F416C6">
      <w:pPr>
        <w:pStyle w:val="Heading4"/>
      </w:pPr>
      <w:r>
        <w:t>The Doxology of St. Simon the Tanner</w:t>
      </w:r>
      <w:r>
        <w:rPr>
          <w:rStyle w:val="FootnoteReference"/>
        </w:rPr>
        <w:footnoteReference w:id="47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worthy to chosen by God,</w:t>
            </w:r>
          </w:p>
          <w:p w:rsidR="00F416C6" w:rsidRDefault="00F416C6" w:rsidP="00F416C6">
            <w:pPr>
              <w:pStyle w:val="EngHang"/>
            </w:pPr>
            <w:r>
              <w:t>Who entrusted you with moving</w:t>
            </w:r>
          </w:p>
          <w:p w:rsidR="00F416C6" w:rsidRDefault="00332876" w:rsidP="00F416C6">
            <w:pPr>
              <w:pStyle w:val="EngHang"/>
            </w:pPr>
            <w:r>
              <w:t>Mount Mok</w:t>
            </w:r>
            <w:r w:rsidR="00F416C6">
              <w:t>attam By your great faith,</w:t>
            </w:r>
          </w:p>
          <w:p w:rsidR="00F416C6" w:rsidRDefault="00F416C6" w:rsidP="00F416C6">
            <w:pPr>
              <w:pStyle w:val="EngHangEnd"/>
            </w:pPr>
            <w:r>
              <w:t>Simon the Tanner of Old Cairo.</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Ⲁⲕⲉⲙⲡ̀ϣⲁ ⲙ̀ⲡ̀ϫⲓⲛⲥⲱⲧⲡ ⲙ̀Ⲫϯ:</w:t>
            </w:r>
          </w:p>
          <w:p w:rsidR="00F416C6" w:rsidRDefault="00F416C6" w:rsidP="00F416C6">
            <w:pPr>
              <w:pStyle w:val="CopticVersemulti-line"/>
            </w:pPr>
            <w:r>
              <w:t>ⲉⲧⲁϥⲧⲉⲛϩⲟⲩⲧⲕ ⲛ̀ⲧⲉⲕⲟⲩⲱⲧⲉⲃ ⲙ̀ⲡⲓⲧⲱⲟⲩ:</w:t>
            </w:r>
          </w:p>
          <w:p w:rsidR="00F416C6" w:rsidRDefault="00F416C6" w:rsidP="00F416C6">
            <w:pPr>
              <w:pStyle w:val="CopticVersemulti-line"/>
            </w:pPr>
            <w:r>
              <w:t>ⲛ̀ⲉⲗⲟⲙⲟⲕⲁⲧⲁⲙ ⲉⲑⲃⲉ ⲡⲉⲕⲛⲓϣϯ ⲛ̀ⲛⲁϩϯ:</w:t>
            </w:r>
          </w:p>
          <w:p w:rsidR="00F416C6" w:rsidRDefault="00F416C6" w:rsidP="00F416C6">
            <w:pPr>
              <w:pStyle w:val="CopticHangingVerse"/>
            </w:pPr>
            <w:r>
              <w:t>Ⲥⲓⲙⲱⲛ ⲡⲓⲃⲁⲕϣⲁⲣ ⲫⲁ ⲭⲏⲙⲓ ⲛ̀ⲁ̀ⲡⲁⲥ.</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fulfilled Jesus’ Law in simplicity,</w:t>
            </w:r>
          </w:p>
          <w:p w:rsidR="00F416C6" w:rsidRDefault="00F416C6" w:rsidP="00F416C6">
            <w:pPr>
              <w:pStyle w:val="EngHang"/>
            </w:pPr>
            <w:r>
              <w:t>When you plucked your offending eye,</w:t>
            </w:r>
          </w:p>
          <w:p w:rsidR="00F416C6" w:rsidRDefault="00F416C6" w:rsidP="00F416C6">
            <w:pPr>
              <w:pStyle w:val="EngHang"/>
            </w:pPr>
            <w:r>
              <w:t>And you spent your life in purity,</w:t>
            </w:r>
          </w:p>
          <w:p w:rsidR="00F416C6" w:rsidRDefault="00F416C6" w:rsidP="00F416C6">
            <w:pPr>
              <w:pStyle w:val="EngHangEnd"/>
            </w:pPr>
            <w:r>
              <w:t>With humility and steadfast faith.</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Ⲁⲕϫⲱⲕ ⲛ̀ⲧ̀ⲉⲛⲧⲟⲗⲏ ⲛ̀Ⲓⲏ̄ⲥ̄ ⲁⲡⲗⲱⲥ:</w:t>
            </w:r>
          </w:p>
          <w:p w:rsidR="00F416C6" w:rsidRDefault="00F416C6" w:rsidP="00F416C6">
            <w:pPr>
              <w:pStyle w:val="CopticVersemulti-line"/>
            </w:pPr>
            <w:r>
              <w:t>ⲉⲧⲁⲕⲫⲱⲣⲕ ⲙ̀ⲡⲉⲕϣⲁⲗ ⲉⲧⲁϥⲉⲣϭⲣⲟϥ:</w:t>
            </w:r>
          </w:p>
          <w:p w:rsidR="00F416C6" w:rsidRDefault="00F416C6" w:rsidP="00F416C6">
            <w:pPr>
              <w:pStyle w:val="CopticVersemulti-line"/>
            </w:pPr>
            <w:r>
              <w:t>ⲁⲕⲥⲓⲛⲓ ⲙ̀ⲡⲉⲕⲁϩⲓ ϧⲉⲛ ⲟⲩⲙⲉⲧⲥⲟⲫⲣⲟⲥ:</w:t>
            </w:r>
          </w:p>
          <w:p w:rsidR="00F416C6" w:rsidRDefault="00F416C6" w:rsidP="00F416C6">
            <w:pPr>
              <w:pStyle w:val="CopticHangingVerse"/>
            </w:pPr>
            <w:r>
              <w:t>ⲉⲕⲑⲉⲃⲓⲏⲟⲩⲧ ⲫⲁ ⲟⲩⲛⲁϩϯ ⲉϥⲥⲟⲩⲧⲱⲛ.</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ascetic and ate little,</w:t>
            </w:r>
          </w:p>
          <w:p w:rsidR="00F416C6" w:rsidRDefault="00F416C6" w:rsidP="00F416C6">
            <w:pPr>
              <w:pStyle w:val="EngHang"/>
            </w:pPr>
            <w:r>
              <w:t>Your clothes were simple,</w:t>
            </w:r>
          </w:p>
          <w:p w:rsidR="00F416C6" w:rsidRDefault="00F416C6" w:rsidP="00F416C6">
            <w:pPr>
              <w:pStyle w:val="EngHang"/>
            </w:pPr>
            <w:r>
              <w:t>You stayed all night in vigil,</w:t>
            </w:r>
          </w:p>
          <w:p w:rsidR="00F416C6" w:rsidRDefault="00F416C6" w:rsidP="00F416C6">
            <w:pPr>
              <w:pStyle w:val="EngHangEnd"/>
            </w:pPr>
            <w:r>
              <w:t>You were truly a man of prayer.</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Ⲛⲉ ⲛ̀ⲑⲟⲕ ⲟⲩⲉⲅⲕⲣⲁⲧⲏⲥ ⲛⲁⲕⲟⲩⲱⲙ:</w:t>
            </w:r>
          </w:p>
          <w:p w:rsidR="00F416C6" w:rsidRDefault="00F416C6" w:rsidP="00F416C6">
            <w:pPr>
              <w:pStyle w:val="CopticVersemulti-line"/>
            </w:pPr>
            <w:r>
              <w:t>ⲙ̀ⲡⲓⲕⲟⲩϫⲓ ⲛⲉⲕϩ̀ⲃⲱⲥ ⲛⲉ ϩⲁⲛϩⲁⲡⲗⲟⲩⲥ:</w:t>
            </w:r>
          </w:p>
          <w:p w:rsidR="00F416C6" w:rsidRDefault="00F416C6" w:rsidP="00F416C6">
            <w:pPr>
              <w:pStyle w:val="CopticVersemulti-line"/>
            </w:pPr>
            <w:r>
              <w:t>ⲟⲩⲟϩ ⲛⲁⲕϣ̀ⲗⲏⲗ ⲙ̀ⲡⲓⲉϫⲱⲣϩ ⲧⲏⲣϥ:</w:t>
            </w:r>
          </w:p>
          <w:p w:rsidR="00F416C6" w:rsidRDefault="00F416C6" w:rsidP="00F416C6">
            <w:pPr>
              <w:pStyle w:val="CopticHangingVerse"/>
            </w:pPr>
            <w:r>
              <w:t>ⲣⲱ ⲁⲕϣⲱⲡⲓ ⲛ̀ⲟⲩⲣⲱⲙⲓ ⲛ̀ⲉⲩⲭⲏ.</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were a faithful servant,</w:t>
            </w:r>
          </w:p>
          <w:p w:rsidR="00F416C6" w:rsidRDefault="00F416C6" w:rsidP="00F416C6">
            <w:pPr>
              <w:pStyle w:val="EngHang"/>
            </w:pPr>
            <w:r>
              <w:t>Bearing water in your jar</w:t>
            </w:r>
          </w:p>
          <w:p w:rsidR="00F416C6" w:rsidRDefault="00F416C6" w:rsidP="00F416C6">
            <w:pPr>
              <w:pStyle w:val="EngHang"/>
            </w:pPr>
            <w:r>
              <w:t>To the elderly and sick,</w:t>
            </w:r>
          </w:p>
          <w:p w:rsidR="00F416C6" w:rsidRDefault="00F416C6" w:rsidP="00F416C6">
            <w:pPr>
              <w:pStyle w:val="EngHangEnd"/>
            </w:pPr>
            <w:r>
              <w:t>And giving bread to the poor.</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Ⲛⲉ ⲛ̀ⲑⲟⲕ ⲟⲛ ⲟⲩⲣⲉϥϣⲉⲙϣⲓ ⲉϥⲉⲛϩⲟⲧ:</w:t>
            </w:r>
          </w:p>
          <w:p w:rsidR="00F416C6" w:rsidRDefault="00F416C6" w:rsidP="00F416C6">
            <w:pPr>
              <w:pStyle w:val="CopticVersemulti-line"/>
            </w:pPr>
            <w:r>
              <w:t>ⲛⲁⲕⲧ̀ⲫⲟ ⲙ̀ⲡⲓⲙⲱⲟⲩ ϧⲉⲛ ⲡⲉⲕϧⲟⲧ:</w:t>
            </w:r>
          </w:p>
          <w:p w:rsidR="00F416C6" w:rsidRDefault="00F416C6" w:rsidP="00F416C6">
            <w:pPr>
              <w:pStyle w:val="CopticVersemulti-line"/>
            </w:pPr>
            <w:r>
              <w:t>ⲉ̀ⲛⲓϧⲉⲗⲗⲟⲓ ⲛⲉⲙ ⲛⲏⲉⲧϣⲱⲛⲓ:</w:t>
            </w:r>
          </w:p>
          <w:p w:rsidR="00F416C6" w:rsidRDefault="00F416C6" w:rsidP="00F416C6">
            <w:pPr>
              <w:pStyle w:val="CopticHangingVerse"/>
            </w:pPr>
            <w:r>
              <w:t>ⲛⲁⲕϯ ⲟⲛ ⲛ̀ⲱⲓⲕ ⲛ̀ⲛⲓⲉⲧϣⲁⲧ.</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Hail to you, O great star;</w:t>
            </w:r>
          </w:p>
          <w:p w:rsidR="00F416C6" w:rsidRDefault="00F416C6" w:rsidP="00F416C6">
            <w:pPr>
              <w:pStyle w:val="EngHang"/>
            </w:pPr>
            <w:r>
              <w:t>The Virgin revealed your holiness</w:t>
            </w:r>
          </w:p>
          <w:p w:rsidR="00F416C6" w:rsidRDefault="00F416C6" w:rsidP="00F416C6">
            <w:pPr>
              <w:pStyle w:val="EngHang"/>
            </w:pPr>
            <w:r>
              <w:t>When you were not known,</w:t>
            </w:r>
          </w:p>
          <w:p w:rsidR="00F416C6" w:rsidRDefault="00F416C6" w:rsidP="00F416C6">
            <w:pPr>
              <w:pStyle w:val="EngHangEnd"/>
            </w:pPr>
            <w:r>
              <w:t>For you loved to appear weak.</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Ⲭⲉⲣⲉ ⲛⲁⲕ ⲡⲓⲛⲓϣϯ ⲛ̀ⲥⲓⲟⲩ ⲉ̀ⲧⲁ:</w:t>
            </w:r>
          </w:p>
          <w:p w:rsidR="00F416C6" w:rsidRDefault="00F416C6" w:rsidP="00F416C6">
            <w:pPr>
              <w:pStyle w:val="CopticVersemulti-line"/>
            </w:pPr>
            <w:r>
              <w:t>Ϯⲡⲁⲣⲏⲉⲛⲟⲥ ϭⲱⲣⲡ ⲛ̀ⲧⲉϥⲙⲉⲧⲟⲩⲁⲃ:</w:t>
            </w:r>
          </w:p>
          <w:p w:rsidR="00F416C6" w:rsidRDefault="00F416C6" w:rsidP="00F416C6">
            <w:pPr>
              <w:pStyle w:val="CopticVersemulti-line"/>
            </w:pPr>
            <w:r>
              <w:t>ⲟⲩⲟϩ ⲛⲉ ⲛ̀ⲑⲟⲕ ⲟⲩⲁⲧⲥⲟⲩⲱⲛⲕ:</w:t>
            </w:r>
          </w:p>
          <w:p w:rsidR="00F416C6" w:rsidRPr="003032D8" w:rsidRDefault="00F416C6" w:rsidP="00F416C6">
            <w:pPr>
              <w:pStyle w:val="CopticHangingVerse"/>
            </w:pPr>
            <w:r>
              <w:t>ϫⲉ ⲕ̀ⲙⲉⲓ ⲉ̀ ⲟⲩⲱⲛϩ ⲛ̀ⲧⲉⲕⲙⲉⲧϫⲱⲃ ⲉ̀ⲃⲟⲗ.</w:t>
            </w:r>
          </w:p>
        </w:tc>
      </w:tr>
      <w:tr w:rsidR="00F416C6" w:rsidTr="00F416C6">
        <w:trPr>
          <w:cantSplit/>
          <w:jc w:val="center"/>
        </w:trPr>
        <w:tc>
          <w:tcPr>
            <w:tcW w:w="288" w:type="dxa"/>
          </w:tcPr>
          <w:p w:rsidR="00F416C6" w:rsidRDefault="00F416C6" w:rsidP="00F416C6">
            <w:pPr>
              <w:pStyle w:val="CopticCross"/>
            </w:pPr>
            <w:r w:rsidRPr="00FB5ACB">
              <w:lastRenderedPageBreak/>
              <w:t>¿</w:t>
            </w:r>
          </w:p>
        </w:tc>
        <w:tc>
          <w:tcPr>
            <w:tcW w:w="3960" w:type="dxa"/>
          </w:tcPr>
          <w:p w:rsidR="00F416C6" w:rsidRDefault="00F416C6" w:rsidP="00F416C6">
            <w:pPr>
              <w:pStyle w:val="EngHang"/>
            </w:pPr>
            <w:r>
              <w:t>Pray to the Lord on our behalf,</w:t>
            </w:r>
          </w:p>
          <w:p w:rsidR="00F416C6" w:rsidRDefault="00F416C6" w:rsidP="00F416C6">
            <w:pPr>
              <w:pStyle w:val="EngHang"/>
            </w:pPr>
            <w:r>
              <w:t>O great struggler of Babylon</w:t>
            </w:r>
            <w:r>
              <w:rPr>
                <w:rStyle w:val="FootnoteReference"/>
              </w:rPr>
              <w:footnoteReference w:id="473"/>
            </w:r>
            <w:r>
              <w:t>,</w:t>
            </w:r>
          </w:p>
          <w:p w:rsidR="00F416C6" w:rsidRDefault="00F416C6" w:rsidP="00F416C6">
            <w:pPr>
              <w:pStyle w:val="EngHang"/>
            </w:pPr>
            <w:r>
              <w:t>Saint Simon the Tanner,</w:t>
            </w:r>
          </w:p>
          <w:p w:rsidR="00F416C6" w:rsidRDefault="00F416C6" w:rsidP="00F416C6">
            <w:pPr>
              <w:pStyle w:val="EngHangEnd"/>
            </w:pPr>
            <w:r>
              <w:t>That He may forgive us our sins.</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Ⲧⲱⲃϩ ⲙ̀Ⲡⲟ̄ⲥ̄ ⲉ̀ϩ̀ⲣⲏⲓ ⲉϫⲱⲛ:</w:t>
            </w:r>
          </w:p>
          <w:p w:rsidR="00F416C6" w:rsidRDefault="00F416C6" w:rsidP="00F416C6">
            <w:pPr>
              <w:pStyle w:val="CopticVersemulti-line"/>
            </w:pPr>
            <w:r>
              <w:t>ⲡⲓⲛⲓϣϯ ⲛ̀ⲁⲑⲗⲏⲧⲏⲥ ⲫⲁ Ⲃⲁⲃⲩⲗⲱⲛ:</w:t>
            </w:r>
          </w:p>
          <w:p w:rsidR="00F416C6" w:rsidRDefault="00F416C6" w:rsidP="00F416C6">
            <w:pPr>
              <w:pStyle w:val="CopticVersemulti-line"/>
            </w:pPr>
            <w:r>
              <w:t>ⲡⲓⲁⲅⲓⲟⲥ Ⲥⲓⲙⲱⲛ ⲡⲓⲃⲁⲕϣⲁⲣ:</w:t>
            </w:r>
          </w:p>
          <w:p w:rsidR="00F416C6" w:rsidRDefault="00F416C6" w:rsidP="00F416C6">
            <w:pPr>
              <w:pStyle w:val="CopticHangingVerse"/>
            </w:pPr>
            <w:r>
              <w:t>ⲛ̀ⲧⲉϥ ⲭⲁ ⲛⲉⲛⲛⲟⲃⲓ ⲃⲁⲃ ⲉ̀ⲃⲟⲗ.</w:t>
            </w:r>
          </w:p>
        </w:tc>
      </w:tr>
    </w:tbl>
    <w:p w:rsidR="00205EA4" w:rsidRDefault="00FF5FF3" w:rsidP="00495F1A">
      <w:pPr>
        <w:pStyle w:val="Heading3"/>
      </w:pPr>
      <w:r>
        <w:t xml:space="preserve">December 4 (5) / Koiak 8: </w:t>
      </w:r>
      <w:r w:rsidR="00743CE8">
        <w:t xml:space="preserve">The Martyrdom of </w:t>
      </w:r>
      <w:r>
        <w:t>Sts. Barbara and Juliana</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The light of the Holy Trinity</w:t>
            </w:r>
          </w:p>
          <w:p w:rsidR="00743CE8" w:rsidRDefault="00743CE8" w:rsidP="00743CE8">
            <w:pPr>
              <w:pStyle w:val="EngHang"/>
            </w:pPr>
            <w:r>
              <w:t>Has shone upon this virgin,</w:t>
            </w:r>
          </w:p>
          <w:p w:rsidR="00743CE8" w:rsidRDefault="00743CE8" w:rsidP="00743CE8">
            <w:pPr>
              <w:pStyle w:val="EngHang"/>
            </w:pPr>
            <w:r>
              <w:t>Saint Barbara,</w:t>
            </w:r>
          </w:p>
          <w:p w:rsidR="00743CE8" w:rsidRDefault="00743CE8" w:rsidP="00743CE8">
            <w:pPr>
              <w:pStyle w:val="EngHangEnd"/>
            </w:pPr>
            <w:r>
              <w:t>The bride of Christ.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Ⲡⲓⲟⲩⲱⲓⲛⲓ ⲛ̀Ϯⲧ̀ⲣⲓⲁⲥ ⲉ̄ⲑ̄ⲩ̄:</w:t>
            </w:r>
          </w:p>
          <w:p w:rsidR="00743CE8" w:rsidRDefault="00743CE8" w:rsidP="00743CE8">
            <w:pPr>
              <w:pStyle w:val="CopticVersemulti-line"/>
            </w:pPr>
            <w:r>
              <w:t>ⲁϥϣⲁⲓ ⲉ̀ϫⲉⲛ ⲧⲁⲓⲡⲁⲣⲑⲉⲛⲟⲥ:</w:t>
            </w:r>
          </w:p>
          <w:p w:rsidR="00743CE8" w:rsidRDefault="00743CE8" w:rsidP="00743CE8">
            <w:pPr>
              <w:pStyle w:val="CopticVersemulti-line"/>
            </w:pPr>
            <w:r>
              <w:t>ϯⲁ̀ⲅⲓⲁ Ⲃⲁⲣⲃⲁⲣⲁ:</w:t>
            </w:r>
          </w:p>
          <w:p w:rsidR="00743CE8" w:rsidRDefault="00743CE8" w:rsidP="00743CE8">
            <w:pPr>
              <w:pStyle w:val="CopticHangingVerse"/>
            </w:pPr>
            <w:r>
              <w:t>ϯϣⲉⲗⲉⲧ ⲛ̀ⲧⲉ Ⲡⲭ̄ⲥ̄.</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She loved the Holy Trinity,</w:t>
            </w:r>
          </w:p>
          <w:p w:rsidR="00743CE8" w:rsidRDefault="00743CE8" w:rsidP="00743CE8">
            <w:pPr>
              <w:pStyle w:val="EngHang"/>
            </w:pPr>
            <w:r>
              <w:t>And despised her father,</w:t>
            </w:r>
          </w:p>
          <w:p w:rsidR="00743CE8" w:rsidRDefault="00743CE8" w:rsidP="00743CE8">
            <w:pPr>
              <w:pStyle w:val="EngHang"/>
            </w:pPr>
            <w:r>
              <w:t>The lawless man that</w:t>
            </w:r>
          </w:p>
          <w:p w:rsidR="00743CE8" w:rsidRDefault="00743CE8" w:rsidP="00743CE8">
            <w:pPr>
              <w:pStyle w:val="EngHangEnd"/>
            </w:pPr>
            <w:r>
              <w:t>Beheaded her by his own hand.</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Ⲉⲥⲙⲉⲛⲣⲉ ⲛ̀Ϯⲧ̀ⲣⲓⲁⲥ ⲉ̄ⲑ̄ⲩ̄:</w:t>
            </w:r>
          </w:p>
          <w:p w:rsidR="00743CE8" w:rsidRDefault="00743CE8" w:rsidP="00743CE8">
            <w:pPr>
              <w:pStyle w:val="CopticVersemulti-line"/>
            </w:pPr>
            <w:r>
              <w:t>ⲟⲩⲟϩ ⲉⲑⲙⲟⲥϯ ⲅⲁⲣ ⲙ̀ⲡⲉⲥⲓⲱⲧ:</w:t>
            </w:r>
          </w:p>
          <w:p w:rsidR="00743CE8" w:rsidRDefault="00743CE8" w:rsidP="00743CE8">
            <w:pPr>
              <w:pStyle w:val="CopticVersemulti-line"/>
            </w:pPr>
            <w:r>
              <w:t>ⲡⲓⲣⲱⲙⲓ ⲛ̀ⲁ̀ⲛⲟⲙⲟⲥ ⲉ̀ⲧⲁϥϣⲁⲧ:</w:t>
            </w:r>
          </w:p>
          <w:p w:rsidR="00743CE8" w:rsidRDefault="00743CE8" w:rsidP="00743CE8">
            <w:pPr>
              <w:pStyle w:val="CopticHangingVerse"/>
            </w:pPr>
            <w:r>
              <w:t>ⲛ̀ⲧⲉⲥⲁ̀ⲫⲉ ϧⲉⲛ ⲧⲉϥϫⲓϫ.</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Rejoice O righteous bride,</w:t>
            </w:r>
          </w:p>
          <w:p w:rsidR="00743CE8" w:rsidRDefault="00743CE8" w:rsidP="00743CE8">
            <w:pPr>
              <w:pStyle w:val="EngHang"/>
            </w:pPr>
            <w:r>
              <w:t>Who since her childhood</w:t>
            </w:r>
          </w:p>
          <w:p w:rsidR="00743CE8" w:rsidRDefault="00743CE8" w:rsidP="00743CE8">
            <w:pPr>
              <w:pStyle w:val="EngHang"/>
            </w:pPr>
            <w:r>
              <w:t>Became a sanctuary</w:t>
            </w:r>
          </w:p>
          <w:p w:rsidR="00743CE8" w:rsidRDefault="00743CE8" w:rsidP="00743CE8">
            <w:pPr>
              <w:pStyle w:val="EngHangEnd"/>
            </w:pPr>
            <w:r>
              <w:t>For the Holy Spirit.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Ⲣⲁϣⲓ ⲱ̀ ϯϣⲉⲗⲉⲧ ⲙ̀ⲙⲛⲏⲓ:</w:t>
            </w:r>
          </w:p>
          <w:p w:rsidR="00743CE8" w:rsidRDefault="00743CE8" w:rsidP="00743CE8">
            <w:pPr>
              <w:pStyle w:val="CopticVersemulti-line"/>
            </w:pPr>
            <w:r>
              <w:t>ⲉⲏⲉ̀ⲧⲁⲥϣⲱⲡⲓ ⲛ̀ⲟⲩⲉ̀ⲣⲫⲉⲓ:</w:t>
            </w:r>
          </w:p>
          <w:p w:rsidR="00743CE8" w:rsidRDefault="00743CE8" w:rsidP="00743CE8">
            <w:pPr>
              <w:pStyle w:val="CopticVersemulti-line"/>
            </w:pPr>
            <w:r>
              <w:t>ⲛ̀ⲧⲉ ⲡⲓⲠⲛⲉⲩⲙⲁ ⲉ̄ⲑ̄ⲩ̄:</w:t>
            </w:r>
          </w:p>
          <w:p w:rsidR="00743CE8" w:rsidRDefault="00743CE8" w:rsidP="00743CE8">
            <w:pPr>
              <w:pStyle w:val="CopticHangingVerse"/>
            </w:pPr>
            <w:r>
              <w:t>ⲓⲥϫⲉⲛ ⲧⲉⲥⲙⲉⲧⲕⲟⲩϫⲓ ⲛ̀ⲁ̀ⲗⲟⲩ.</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For you became a daughter</w:t>
            </w:r>
          </w:p>
          <w:p w:rsidR="00743CE8" w:rsidRDefault="00743CE8" w:rsidP="00743CE8">
            <w:pPr>
              <w:pStyle w:val="EngHang"/>
            </w:pPr>
            <w:r>
              <w:t>Of the heavenly Father,</w:t>
            </w:r>
          </w:p>
          <w:p w:rsidR="00743CE8" w:rsidRDefault="00743CE8" w:rsidP="00743CE8">
            <w:pPr>
              <w:pStyle w:val="EngHang"/>
            </w:pPr>
            <w:r>
              <w:t>And a daughter</w:t>
            </w:r>
          </w:p>
          <w:p w:rsidR="00743CE8" w:rsidRDefault="00743CE8" w:rsidP="00743CE8">
            <w:pPr>
              <w:pStyle w:val="EngHangEnd"/>
            </w:pPr>
            <w:r>
              <w:t>Of the Virgin Mary.</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Ⲉⲣⲉϣⲱⲡⲓ ⲅⲁⲣ ⲛ̀ⲑⲟ:</w:t>
            </w:r>
          </w:p>
          <w:p w:rsidR="00743CE8" w:rsidRDefault="00743CE8" w:rsidP="00743CE8">
            <w:pPr>
              <w:pStyle w:val="CopticVersemulti-line"/>
            </w:pPr>
            <w:r>
              <w:t>ⲧϣⲉⲣⲓ ⲙ̀Ⲫⲓⲱⲧ ⲉⲧ ϧⲉⲛ ⲛⲓⲫⲏⲟⲩⲓ̀:</w:t>
            </w:r>
          </w:p>
          <w:p w:rsidR="00743CE8" w:rsidRDefault="00743CE8" w:rsidP="00743CE8">
            <w:pPr>
              <w:pStyle w:val="CopticVersemulti-line"/>
            </w:pPr>
            <w:r>
              <w:t>ⲟⲩⲟϩ ⲉ̀ⲣⲉ ϣⲱⲡⲓ ⲅⲁⲣ ⲛ̀ⲟⲩϣⲉⲣⲓ:</w:t>
            </w:r>
          </w:p>
          <w:p w:rsidR="00743CE8" w:rsidRDefault="00743CE8" w:rsidP="00743CE8">
            <w:pPr>
              <w:pStyle w:val="CopticHangingVerse"/>
            </w:pPr>
            <w:r>
              <w:t>ⲙ̀Ⲙⲁⲣⲓⲁ ϯⲡⲁⲣⲑⲉⲛⲟⲥ.</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We honour you joyfully,</w:t>
            </w:r>
          </w:p>
          <w:p w:rsidR="00743CE8" w:rsidRDefault="00743CE8" w:rsidP="00743CE8">
            <w:pPr>
              <w:pStyle w:val="EngHang"/>
            </w:pPr>
            <w:r>
              <w:t>O brides of Christ:</w:t>
            </w:r>
          </w:p>
          <w:p w:rsidR="00743CE8" w:rsidRDefault="00743CE8" w:rsidP="00743CE8">
            <w:pPr>
              <w:pStyle w:val="EngHang"/>
            </w:pPr>
            <w:r>
              <w:t>Saint Barbara</w:t>
            </w:r>
          </w:p>
          <w:p w:rsidR="00743CE8" w:rsidRDefault="00743CE8" w:rsidP="00743CE8">
            <w:pPr>
              <w:pStyle w:val="EngHangEnd"/>
            </w:pPr>
            <w:r>
              <w:t>And Saint Juliana.</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Ⲧⲉⲛⲧⲁⲓⲟ̀ ⲙ̀ⲙⲱⲧⲉⲛ ϧⲉⲛ ⲟⲩⲟⲩⲛⲟϥ:</w:t>
            </w:r>
          </w:p>
          <w:p w:rsidR="00743CE8" w:rsidRDefault="00743CE8" w:rsidP="00743CE8">
            <w:pPr>
              <w:pStyle w:val="CopticVersemulti-line"/>
            </w:pPr>
            <w:r>
              <w:t>ⲱ̀ ⲛⲓϣⲉⲗⲉⲧ ⲛ̀ⲧⲉ Ⲡⲭ̄ⲥ̄:</w:t>
            </w:r>
          </w:p>
          <w:p w:rsidR="00743CE8" w:rsidRDefault="00743CE8" w:rsidP="00743CE8">
            <w:pPr>
              <w:pStyle w:val="CopticVersemulti-line"/>
            </w:pPr>
            <w:r>
              <w:t>ϯⲁ̀ⲅⲓⲁ Ⲃⲁⲣⲃⲁⲣⲁ:</w:t>
            </w:r>
          </w:p>
          <w:p w:rsidR="00743CE8" w:rsidRPr="003032D8" w:rsidRDefault="00743CE8" w:rsidP="00743CE8">
            <w:pPr>
              <w:pStyle w:val="CopticHangingVerse"/>
            </w:pPr>
            <w:r>
              <w:t>ⲛⲉⲙ ϯⲁⲅⲓⲁ Ⲓⲱⲗⲓⲁⲛⲁ.</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Pray to the Lord on our behalf,</w:t>
            </w:r>
          </w:p>
          <w:p w:rsidR="00743CE8" w:rsidRDefault="00743CE8" w:rsidP="00743CE8">
            <w:pPr>
              <w:pStyle w:val="EngHang"/>
            </w:pPr>
            <w:r>
              <w:t>O brides of Christ,</w:t>
            </w:r>
          </w:p>
          <w:p w:rsidR="00743CE8" w:rsidRDefault="00743CE8" w:rsidP="00743CE8">
            <w:pPr>
              <w:pStyle w:val="EngHang"/>
            </w:pPr>
            <w:r>
              <w:t>Barbara and Juliana,</w:t>
            </w:r>
          </w:p>
          <w:p w:rsidR="00743CE8" w:rsidRDefault="00743CE8" w:rsidP="00743CE8">
            <w:pPr>
              <w:pStyle w:val="EngHangEnd"/>
            </w:pPr>
            <w:r>
              <w:t>That He may forgive us our sins.</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Ⲧⲱⲃϩ ⲙ̀Ⲡⲟ̄ⲥ̄ ⲉ̀ϩ̀ⲣⲏⲓ ⲉ̀ϫⲱⲛ:</w:t>
            </w:r>
          </w:p>
          <w:p w:rsidR="00743CE8" w:rsidRDefault="00743CE8" w:rsidP="00743CE8">
            <w:pPr>
              <w:pStyle w:val="CopticVersemulti-line"/>
            </w:pPr>
            <w:r>
              <w:t>ⲱ̀ ⲛⲓϣⲉⲗⲉⲧ ⲛ̀ⲧⲉ Ⲡⲭ̄ⲥ̄:</w:t>
            </w:r>
          </w:p>
          <w:p w:rsidR="00743CE8" w:rsidRDefault="00743CE8" w:rsidP="00743CE8">
            <w:pPr>
              <w:pStyle w:val="CopticVersemulti-line"/>
            </w:pPr>
            <w:r>
              <w:t>Ⲃⲁⲣⲃⲁⲣⲁ ⲛⲉⲙ Ⲓⲱⲗⲓⲁⲛⲁ:</w:t>
            </w:r>
          </w:p>
          <w:p w:rsidR="00743CE8" w:rsidRDefault="00743CE8" w:rsidP="00743CE8">
            <w:pPr>
              <w:pStyle w:val="CopticHangingVerse"/>
            </w:pPr>
            <w:r>
              <w:t>ⲛ̀ⲧⲉϥ ⲭⲁ ⲛⲉⲛⲛⲟⲃⲓ ⲛⲁⲛ ⲉⲃⲟⲗ.</w:t>
            </w:r>
          </w:p>
        </w:tc>
      </w:tr>
    </w:tbl>
    <w:p w:rsidR="00743CE8" w:rsidRDefault="00743CE8" w:rsidP="00743CE8">
      <w:pPr>
        <w:pStyle w:val="Heading3"/>
      </w:pPr>
      <w:r>
        <w:t>December 4 (5) / Koiak 8: Also St. Samuel the Confessor</w:t>
      </w:r>
    </w:p>
    <w:p w:rsidR="00224925" w:rsidRDefault="00224925" w:rsidP="0022492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rsidR="00224925" w:rsidRPr="004764BD" w:rsidRDefault="00224925" w:rsidP="002B038E">
            <w:pPr>
              <w:pStyle w:val="EngHang"/>
            </w:pPr>
            <w:r w:rsidRPr="004764BD">
              <w:t xml:space="preserve">Who has </w:t>
            </w:r>
            <w:r>
              <w:t>gained</w:t>
            </w:r>
            <w:r w:rsidRPr="004764BD">
              <w:t xml:space="preserve"> great virtues,</w:t>
            </w:r>
          </w:p>
          <w:p w:rsidR="00224925" w:rsidRDefault="00224925" w:rsidP="002B038E">
            <w:pPr>
              <w:pStyle w:val="EngHangEnd"/>
            </w:pPr>
            <w:r w:rsidRPr="004764BD">
              <w:t xml:space="preserve">In the desert of </w:t>
            </w:r>
            <w:r>
              <w:t>Shiheet</w:t>
            </w:r>
            <w:r w:rsidRPr="004764BD">
              <w:rPr>
                <w:rStyle w:val="FootnoteReference"/>
              </w:rPr>
              <w:footnoteReference w:id="474"/>
            </w:r>
            <w:r w:rsidRPr="004764BD">
              <w:t>.</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ⲡⲓⲛⲓϣϯ ϧⲉⲛ ⲛⲓⲁ̀ⲅⲓⲟⲥ:</w:t>
            </w:r>
          </w:p>
          <w:p w:rsidR="00224925" w:rsidRDefault="00224925" w:rsidP="00224925">
            <w:pPr>
              <w:pStyle w:val="CopticVersemulti-line"/>
            </w:pPr>
            <w:r>
              <w:t>ⲫⲏⲉ̀ⲧⲁϥⲓ̀ⲣⲓ ⲛ̀ϩⲁⲛⲛⲓϣϯ ⲛ̀ⲁⲣⲉ̀ⲧⲏ:</w:t>
            </w:r>
          </w:p>
          <w:p w:rsidR="00224925" w:rsidRPr="00C35319" w:rsidRDefault="00224925" w:rsidP="00224925">
            <w:pPr>
              <w:pStyle w:val="CopticHangingVerse"/>
            </w:pPr>
            <w:r>
              <w:t>ϧⲉⲛ ⲡ̀ⲧⲱⲟⲩ ⲛ̀ⲧⲉ Ϣⲓϩⲏⲧ.</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tore the Tome of Leo,</w:t>
            </w:r>
          </w:p>
          <w:p w:rsidR="00224925" w:rsidRPr="004764BD" w:rsidRDefault="00224925" w:rsidP="002B038E">
            <w:pPr>
              <w:pStyle w:val="EngHang"/>
            </w:pPr>
            <w:r>
              <w:t>And confirmed his brother</w:t>
            </w:r>
          </w:p>
          <w:p w:rsidR="00224925" w:rsidRDefault="00224925" w:rsidP="002B038E">
            <w:pPr>
              <w:pStyle w:val="EngHangEnd"/>
            </w:pPr>
            <w:r w:rsidRPr="004764BD">
              <w:t>In the Orthodox faith.</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ⲫⲏⲉ̀ⲧⲁϥⲫⲱϧ ⲙ̀ⲡ̀ⲧⲟⲙⲟⲥ ⲛ̀Ⲗⲉⲱⲛ:</w:t>
            </w:r>
          </w:p>
          <w:p w:rsidR="00224925" w:rsidRDefault="00224925" w:rsidP="00224925">
            <w:pPr>
              <w:pStyle w:val="CopticVersemulti-line"/>
            </w:pPr>
            <w:r>
              <w:t>ⲟⲩⲟϩ ⲁϥⲧⲁϫⲣⲟ ⲛ̀ⲛⲉϥⲥ̀ⲛⲏⲟⲩ:</w:t>
            </w:r>
          </w:p>
          <w:p w:rsidR="00224925" w:rsidRPr="00CF5919" w:rsidRDefault="00224925" w:rsidP="00224925">
            <w:pPr>
              <w:pStyle w:val="CopticHangingVerse"/>
            </w:pPr>
            <w:r>
              <w:t>ϧⲉⲛ ⲡⲓⲛⲁϩϯ ⲛ̀ⲟⲣⲑⲟⲇⲟⲝⲟⲥ.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t>T</w:t>
            </w:r>
            <w:r w:rsidRPr="004764BD">
              <w:t>herefore  the ungodly Makis Atrianos</w:t>
            </w:r>
            <w:r w:rsidRPr="004764BD">
              <w:rPr>
                <w:rStyle w:val="FootnoteReference"/>
              </w:rPr>
              <w:footnoteReference w:id="475"/>
            </w:r>
          </w:p>
          <w:p w:rsidR="00224925" w:rsidRPr="004764BD" w:rsidRDefault="00224925" w:rsidP="002B038E">
            <w:pPr>
              <w:pStyle w:val="EngHang"/>
            </w:pPr>
            <w:r>
              <w:t>Pursued after him;</w:t>
            </w:r>
          </w:p>
          <w:p w:rsidR="00224925" w:rsidRPr="004764BD" w:rsidRDefault="00224925" w:rsidP="002B038E">
            <w:pPr>
              <w:pStyle w:val="EngHang"/>
            </w:pPr>
            <w:r w:rsidRPr="004764BD">
              <w:t xml:space="preserve">He </w:t>
            </w:r>
            <w:r>
              <w:t>sent him</w:t>
            </w:r>
            <w:r w:rsidRPr="004764BD">
              <w:t xml:space="preserve"> to the desert of Kalamon,</w:t>
            </w:r>
          </w:p>
          <w:p w:rsidR="00224925" w:rsidRDefault="00224925" w:rsidP="002B038E">
            <w:pPr>
              <w:pStyle w:val="EngHangEnd"/>
            </w:pPr>
            <w:r w:rsidRPr="004764BD">
              <w:t>With four chosen monks.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Ⲉⲑⲃⲉ ⲫⲁⲓ ⲁϥϭⲟϫⲓ ⲛ̀ⲥⲱϥ:</w:t>
            </w:r>
          </w:p>
          <w:p w:rsidR="00224925" w:rsidRDefault="00224925" w:rsidP="00224925">
            <w:pPr>
              <w:pStyle w:val="CopticVersemulti-line"/>
            </w:pPr>
            <w:r>
              <w:t>ⲛ̀ϫⲉ Ⲙⲁⲕⲓⲥ Ⲁⲧⲣⲓⲁ̀ⲛⲟⲥ ⲡⲓⲁ̀ⲥⲉⲃⲏⲥ:</w:t>
            </w:r>
          </w:p>
          <w:p w:rsidR="00224925" w:rsidRDefault="00224925" w:rsidP="00224925">
            <w:pPr>
              <w:pStyle w:val="CopticVersemulti-line"/>
            </w:pPr>
            <w:r>
              <w:t>ⲟⲩⲟϩ ⲁϥⲓ̀ ϩⲁ ⲡ̀ⲧⲱⲟⲩ ⲛ̀Ⲕⲁⲗⲁⲙⲟⲛ:</w:t>
            </w:r>
          </w:p>
          <w:p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rsidTr="002B038E">
        <w:trPr>
          <w:cantSplit/>
          <w:jc w:val="center"/>
        </w:trPr>
        <w:tc>
          <w:tcPr>
            <w:tcW w:w="288" w:type="dxa"/>
          </w:tcPr>
          <w:p w:rsidR="00224925" w:rsidRDefault="00224925" w:rsidP="002B038E">
            <w:pPr>
              <w:pStyle w:val="CopticCross"/>
            </w:pPr>
            <w:r w:rsidRPr="00FB5ACB">
              <w:lastRenderedPageBreak/>
              <w:t>¿</w:t>
            </w:r>
          </w:p>
        </w:tc>
        <w:tc>
          <w:tcPr>
            <w:tcW w:w="3960" w:type="dxa"/>
          </w:tcPr>
          <w:p w:rsidR="00224925" w:rsidRPr="004764BD" w:rsidRDefault="00224925" w:rsidP="002B038E">
            <w:pPr>
              <w:pStyle w:val="EngHang"/>
            </w:pPr>
            <w:r w:rsidRPr="004764BD">
              <w:t>Abba Samuel the confessor,</w:t>
            </w:r>
          </w:p>
          <w:p w:rsidR="00224925" w:rsidRPr="004764BD" w:rsidRDefault="00224925" w:rsidP="002B038E">
            <w:pPr>
              <w:pStyle w:val="EngHang"/>
            </w:pPr>
            <w:r>
              <w:t>Endured through</w:t>
            </w:r>
          </w:p>
          <w:p w:rsidR="00224925" w:rsidRPr="004764BD" w:rsidRDefault="00224925" w:rsidP="002B038E">
            <w:pPr>
              <w:pStyle w:val="EngHang"/>
            </w:pPr>
            <w:r>
              <w:t>T</w:t>
            </w:r>
            <w:r w:rsidRPr="004764BD">
              <w:t>he travails of persecution,</w:t>
            </w:r>
          </w:p>
          <w:p w:rsidR="00224925" w:rsidRDefault="00224925" w:rsidP="002B038E">
            <w:pPr>
              <w:pStyle w:val="EngHangEnd"/>
            </w:pPr>
            <w:r w:rsidRPr="004764BD">
              <w:t>And the captivity of the Barbarians.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Ⲁⲃⲃⲁ Ⲥⲁⲙⲟⲩⲏⲗ ⲡⲓⲟ̀ⲙⲟⲗⲟⲅⲓⲧⲏⲥ:</w:t>
            </w:r>
          </w:p>
          <w:p w:rsidR="00224925" w:rsidRDefault="00224925" w:rsidP="00224925">
            <w:pPr>
              <w:pStyle w:val="CopticVersemulti-line"/>
            </w:pPr>
            <w:r>
              <w:t>ⲛ̀ⲑⲟϥ ⲁϥⲉⲣϩⲩⲛⲟⲙⲟⲛⲓⲛ:</w:t>
            </w:r>
          </w:p>
          <w:p w:rsidR="00224925" w:rsidRDefault="00224925" w:rsidP="00224925">
            <w:pPr>
              <w:pStyle w:val="CopticVersemulti-line"/>
            </w:pPr>
            <w:r>
              <w:t>ⲉ̀ϫⲉⲛ ⲛⲓϧⲓⲥⲓ ⲛ̀ⲧⲉ ⲡⲓⲇⲓⲱⲅⲙⲟⲥ:</w:t>
            </w:r>
          </w:p>
          <w:p w:rsidR="00224925" w:rsidRDefault="00224925" w:rsidP="00224925">
            <w:pPr>
              <w:pStyle w:val="CopticHangingVerse"/>
            </w:pPr>
            <w:r>
              <w:t>ⲛⲉⲙ ϯⲉⲭⲙⲁⲗⲱⲥⲓⲁ̀ ⲛ̀ⲧⲉ ⲛⲓⲃⲁⲣⲃⲁⲣⲟⲥ.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worked great signs and wonders,</w:t>
            </w:r>
          </w:p>
          <w:p w:rsidR="00224925" w:rsidRPr="004764BD" w:rsidRDefault="00224925" w:rsidP="002B038E">
            <w:pPr>
              <w:pStyle w:val="EngHang"/>
            </w:pPr>
            <w:r w:rsidRPr="004764BD">
              <w:t>And healed the sick,</w:t>
            </w:r>
          </w:p>
          <w:p w:rsidR="00224925" w:rsidRDefault="00224925" w:rsidP="002B038E">
            <w:pPr>
              <w:pStyle w:val="EngHangEnd"/>
            </w:pPr>
            <w:r w:rsidRPr="004764BD">
              <w:t>In the monastery and city of the Barbarians.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ⲫⲏⲉ̀ⲧⲁϥⲓ̀ⲣⲓ ⲛ̀ϩⲁⲛⲙⲏⲓⲛⲓ ⲛⲉⲙ ϩⲁⲛϣ̀ⲫⲏⲣⲓ:</w:t>
            </w:r>
          </w:p>
          <w:p w:rsidR="00224925" w:rsidRDefault="00224925" w:rsidP="00224925">
            <w:pPr>
              <w:pStyle w:val="CopticVersemulti-line"/>
            </w:pPr>
            <w:r>
              <w:t>ⲟⲩⲟϩ ⲁϥⲧⲁⲗϭⲟ ⲛ̀ⲛⲏⲉⲧϣⲱⲛⲓ:</w:t>
            </w:r>
          </w:p>
          <w:p w:rsidR="00224925" w:rsidRDefault="00224925" w:rsidP="00224925">
            <w:pPr>
              <w:pStyle w:val="CopticHangingVerse"/>
            </w:pPr>
            <w:r>
              <w:t>ϧⲉⲛ ⲡⲓⲙⲟⲛⲁⲥⲧⲏⲣⲓⲟⲛ ⲛⲉⲙ ⲑ̀ⲃⲁⲕⲓ ⲛ̀ⲛⲓⲃⲁⲣⲃⲁⲣⲟⲥ.</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a compassionate father,</w:t>
            </w:r>
          </w:p>
          <w:p w:rsidR="00224925" w:rsidRPr="004764BD" w:rsidRDefault="00224925" w:rsidP="002B038E">
            <w:pPr>
              <w:pStyle w:val="EngHang"/>
            </w:pPr>
            <w:r w:rsidRPr="004764BD">
              <w:t>And a good teacher,</w:t>
            </w:r>
          </w:p>
          <w:p w:rsidR="00224925" w:rsidRDefault="00224925" w:rsidP="002B038E">
            <w:pPr>
              <w:pStyle w:val="EngHangEnd"/>
            </w:pPr>
            <w:r w:rsidRPr="004764BD">
              <w:t>To his monastic sons.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Ⲫⲏⲉ̀ⲧⲁϥϣⲱⲡⲓ ⲛ̀ⲓⲱⲧ ⲛ̀ⲛⲁⲏⲧ:</w:t>
            </w:r>
          </w:p>
          <w:p w:rsidR="00224925" w:rsidRDefault="00224925" w:rsidP="00224925">
            <w:pPr>
              <w:pStyle w:val="CopticVersemulti-line"/>
            </w:pPr>
            <w:r>
              <w:t>ⲛⲉⲙ ⲟⲩⲣⲉϥⲧⲥ̀ⲃⲱ ⲛ̀ⲁ̀ⲅⲁⲑⲟⲥ:</w:t>
            </w:r>
          </w:p>
          <w:p w:rsidR="00224925" w:rsidRDefault="00224925" w:rsidP="00224925">
            <w:pPr>
              <w:pStyle w:val="CopticHangingVerse"/>
            </w:pPr>
            <w:r>
              <w:t>ⲛ̀ⲛⲉϥϣⲏⲣⲓ ⲙ̀ⲙⲟⲛⲁⲭⲟⲥ.</w:t>
            </w:r>
          </w:p>
        </w:tc>
      </w:tr>
      <w:tr w:rsidR="00224925" w:rsidTr="002B038E">
        <w:trPr>
          <w:cantSplit/>
          <w:jc w:val="center"/>
        </w:trPr>
        <w:tc>
          <w:tcPr>
            <w:tcW w:w="288" w:type="dxa"/>
          </w:tcPr>
          <w:p w:rsidR="00224925" w:rsidRPr="00FB5ACB"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very great,</w:t>
            </w:r>
          </w:p>
          <w:p w:rsidR="00224925" w:rsidRPr="004764BD" w:rsidRDefault="00224925" w:rsidP="002B038E">
            <w:pPr>
              <w:pStyle w:val="EngHang"/>
            </w:pPr>
            <w:r w:rsidRPr="004764BD">
              <w:t>In heaven and on the earth,</w:t>
            </w:r>
          </w:p>
          <w:p w:rsidR="00224925" w:rsidRDefault="00224925" w:rsidP="002B038E">
            <w:pPr>
              <w:pStyle w:val="EngHangEnd"/>
            </w:pPr>
            <w:r w:rsidRPr="004764BD">
              <w:t xml:space="preserve">Before God and </w:t>
            </w:r>
            <w:r>
              <w:t xml:space="preserve">before </w:t>
            </w:r>
            <w:r w:rsidRPr="004764BD">
              <w:t>men.</w:t>
            </w:r>
          </w:p>
        </w:tc>
        <w:tc>
          <w:tcPr>
            <w:tcW w:w="288" w:type="dxa"/>
          </w:tcPr>
          <w:p w:rsidR="00224925" w:rsidRDefault="00224925" w:rsidP="002B038E"/>
        </w:tc>
        <w:tc>
          <w:tcPr>
            <w:tcW w:w="288" w:type="dxa"/>
          </w:tcPr>
          <w:p w:rsidR="00224925" w:rsidRPr="00FB5ACB"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ⲫⲏⲉ̀ⲧⲁϥⲉⲣⲛⲓϣϯ ⲉ̀ⲙⲁϣⲱ:</w:t>
            </w:r>
          </w:p>
          <w:p w:rsidR="00224925" w:rsidRDefault="00224925" w:rsidP="00224925">
            <w:pPr>
              <w:pStyle w:val="CopticVersemulti-line"/>
            </w:pPr>
            <w:r>
              <w:t>ϧⲉⲛ ⲧ̀ⲫⲉ ⲛⲉⲙ ϩⲓϫⲉⲛ ⲡⲓⲕⲁϩⲓ:</w:t>
            </w:r>
          </w:p>
          <w:p w:rsidR="00224925" w:rsidRDefault="00224925" w:rsidP="00224925">
            <w:pPr>
              <w:pStyle w:val="CopticHangingVerse"/>
            </w:pPr>
            <w:r>
              <w:t>ϧⲁⲧⲉⲛ Ⲫϯ ⲛⲉⲙ ⲛⲓⲣⲱⲙⲓ.</w:t>
            </w:r>
          </w:p>
        </w:tc>
      </w:tr>
      <w:tr w:rsidR="00224925" w:rsidTr="002B038E">
        <w:trPr>
          <w:cantSplit/>
          <w:jc w:val="center"/>
        </w:trPr>
        <w:tc>
          <w:tcPr>
            <w:tcW w:w="288" w:type="dxa"/>
          </w:tcPr>
          <w:p w:rsidR="00224925" w:rsidRPr="00FB5ACB" w:rsidRDefault="00224925" w:rsidP="002B038E">
            <w:pPr>
              <w:pStyle w:val="CopticCross"/>
            </w:pPr>
            <w:r w:rsidRPr="00FB5ACB">
              <w:t>¿</w:t>
            </w:r>
          </w:p>
        </w:tc>
        <w:tc>
          <w:tcPr>
            <w:tcW w:w="3960" w:type="dxa"/>
          </w:tcPr>
          <w:p w:rsidR="00224925" w:rsidRPr="004764BD" w:rsidRDefault="00224925" w:rsidP="002B038E">
            <w:pPr>
              <w:pStyle w:val="EngHang"/>
            </w:pPr>
            <w:r w:rsidRPr="004764BD">
              <w:t>Pray to the Lord on our behalf,</w:t>
            </w:r>
          </w:p>
          <w:p w:rsidR="00224925" w:rsidRPr="004764BD" w:rsidRDefault="00224925" w:rsidP="002B038E">
            <w:pPr>
              <w:pStyle w:val="EngHang"/>
            </w:pPr>
            <w:r w:rsidRPr="004764BD">
              <w:t>O our holy father Abba Samuel,</w:t>
            </w:r>
          </w:p>
          <w:p w:rsidR="00224925" w:rsidRPr="004764BD" w:rsidRDefault="00224925" w:rsidP="002B038E">
            <w:pPr>
              <w:pStyle w:val="EngHang"/>
            </w:pPr>
            <w:r w:rsidRPr="004764BD">
              <w:t>And his sons the monks,</w:t>
            </w:r>
          </w:p>
          <w:p w:rsidR="00224925" w:rsidRDefault="00224925" w:rsidP="002B038E">
            <w:pPr>
              <w:pStyle w:val="EngHangEnd"/>
            </w:pPr>
            <w:r w:rsidRPr="004764BD">
              <w:t>That He</w:t>
            </w:r>
            <w:r>
              <w:t xml:space="preserve"> may forgive us our sins.</w:t>
            </w:r>
          </w:p>
        </w:tc>
        <w:tc>
          <w:tcPr>
            <w:tcW w:w="288" w:type="dxa"/>
          </w:tcPr>
          <w:p w:rsidR="00224925" w:rsidRDefault="00224925" w:rsidP="002B038E"/>
        </w:tc>
        <w:tc>
          <w:tcPr>
            <w:tcW w:w="288" w:type="dxa"/>
          </w:tcPr>
          <w:p w:rsidR="00224925" w:rsidRPr="00FB5ACB" w:rsidRDefault="00224925" w:rsidP="002B038E">
            <w:pPr>
              <w:pStyle w:val="CopticCross"/>
            </w:pPr>
            <w:r w:rsidRPr="00FB5ACB">
              <w:t>¿</w:t>
            </w:r>
          </w:p>
        </w:tc>
        <w:tc>
          <w:tcPr>
            <w:tcW w:w="3960" w:type="dxa"/>
          </w:tcPr>
          <w:p w:rsidR="00224925" w:rsidRDefault="00224925" w:rsidP="00224925">
            <w:pPr>
              <w:pStyle w:val="CopticVersemulti-line"/>
            </w:pPr>
            <w:r>
              <w:t>Ⲧⲱⲃϩ ⲙ̀Ⲡⲟ̄ⲥ̄ ⲉ̀ϩ̀ⲣⲏⲓ ⲉ̀ϫⲱⲛ:</w:t>
            </w:r>
          </w:p>
          <w:p w:rsidR="00224925" w:rsidRDefault="00224925" w:rsidP="00224925">
            <w:pPr>
              <w:pStyle w:val="CopticVersemulti-line"/>
            </w:pPr>
            <w:r>
              <w:t>ⲱ̀ ⲡⲉⲛⲓⲱⲧ ⲉ̄ⲑ̄ⲩ̄ ⲁⲃⲃⲁ Ⲥⲁⲙⲟⲩⲏⲗ:</w:t>
            </w:r>
          </w:p>
          <w:p w:rsidR="00224925" w:rsidRDefault="00224925" w:rsidP="00224925">
            <w:pPr>
              <w:pStyle w:val="CopticVersemulti-line"/>
            </w:pPr>
            <w:r>
              <w:t>ⲛⲉⲙ ⲛⲉϥϣ̀ⲏⲣⲓ ⲙ̀ⲙⲟⲛⲁⲭⲟⲥ:</w:t>
            </w:r>
          </w:p>
          <w:p w:rsidR="00224925" w:rsidRDefault="00224925" w:rsidP="00224925">
            <w:pPr>
              <w:pStyle w:val="CopticHangingVerse"/>
            </w:pPr>
            <w:r>
              <w:t>ⲛ̀ⲧⲉϥⲭⲁ ⲛⲉⲛⲛⲟⲃⲓ ⲛⲁⲛ ⲉ̀ⲃⲟⲗ.</w:t>
            </w:r>
          </w:p>
        </w:tc>
      </w:tr>
    </w:tbl>
    <w:p w:rsidR="000274A5" w:rsidRDefault="000274A5" w:rsidP="000274A5">
      <w:pPr>
        <w:pStyle w:val="Heading3"/>
      </w:pPr>
      <w:r>
        <w:t>December 6 (7) / Koiak 10: Relocation of St. Severus’ Relics</w:t>
      </w:r>
    </w:p>
    <w:p w:rsidR="000274A5" w:rsidRPr="000274A5" w:rsidRDefault="000274A5" w:rsidP="000274A5">
      <w:pPr>
        <w:pStyle w:val="Rubric"/>
      </w:pPr>
      <w:r>
        <w:t>See September 29 (30) / Paopi 2: The Coming of St. Severus to Egypt, page ##.</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lastRenderedPageBreak/>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t>December 17 (18) / Koiak 21: Also the Martyrdom of St. Barnabas, on</w:t>
      </w:r>
      <w:r w:rsidR="00743CE8">
        <w:t>e</w:t>
      </w:r>
      <w:r>
        <w:t xml:space="preserve">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9F60F1" w:rsidRDefault="009F60F1" w:rsidP="009F60F1">
      <w:pPr>
        <w:pStyle w:val="Heading3"/>
      </w:pPr>
      <w:r>
        <w:t>December 20 (21) / Koiak 24: The Birth of St. Takle Haymanot</w:t>
      </w:r>
    </w:p>
    <w:p w:rsidR="009F60F1" w:rsidRDefault="009F60F1" w:rsidP="009F60F1">
      <w:pPr>
        <w:pStyle w:val="Rubric"/>
      </w:pPr>
      <w:r>
        <w:t>See August 17 / Mesori 24: Departure of St. Takle Haymanot, page ##.</w:t>
      </w:r>
    </w:p>
    <w:p w:rsidR="00FF5FF3" w:rsidRDefault="00FF5FF3" w:rsidP="00FF5FF3">
      <w:pPr>
        <w:pStyle w:val="Heading3"/>
      </w:pPr>
      <w:r>
        <w:t>December 21 (22) / Koiak 25: St. John Kami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O Abba John Kami, our father,</w:t>
            </w:r>
          </w:p>
          <w:p w:rsidR="00F74D12" w:rsidRDefault="00F74D12" w:rsidP="00F74D12">
            <w:pPr>
              <w:pStyle w:val="EngHang"/>
            </w:pPr>
            <w:r>
              <w:t>You perfect purity,</w:t>
            </w:r>
          </w:p>
          <w:p w:rsidR="00F74D12" w:rsidRDefault="00F74D12" w:rsidP="00F74D12">
            <w:pPr>
              <w:pStyle w:val="EngHang"/>
            </w:pPr>
            <w:r>
              <w:t>And your temperance</w:t>
            </w:r>
          </w:p>
          <w:p w:rsidR="00F74D12" w:rsidRDefault="00F74D12" w:rsidP="00F74D12">
            <w:pPr>
              <w:pStyle w:val="EngHangEnd"/>
            </w:pPr>
            <w:r>
              <w:t>Rise like incense.</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Ⲁⲡⲓⲥ̀ⲑⲟⲓⲛⲟⲩϥⲓ ϣⲱϣ ⲉ̀ⲃⲟⲗ:</w:t>
            </w:r>
          </w:p>
          <w:p w:rsidR="00F74D12" w:rsidRDefault="00F74D12" w:rsidP="00F74D12">
            <w:pPr>
              <w:pStyle w:val="CopticVersemulti-line"/>
            </w:pPr>
            <w:r>
              <w:t>ⲛ̀ⲧⲉ ⲡⲉⲕⲧⲟⲩⲃⲟ ⲉⲧϫⲏⲕ ⲉ̀ⲃⲟⲗ:</w:t>
            </w:r>
          </w:p>
          <w:p w:rsidR="00F74D12" w:rsidRDefault="00F74D12" w:rsidP="00F74D12">
            <w:pPr>
              <w:pStyle w:val="CopticVersemulti-line"/>
            </w:pPr>
            <w:r>
              <w:t>ⲛⲉⲙ ⲡⲓⲉⲕⲁ̀ⲙⲟⲛⲓ ϣⲁ ⲉ̀ⲃⲟⲗ:</w:t>
            </w:r>
          </w:p>
          <w:p w:rsidR="00F74D12" w:rsidRPr="00C35319" w:rsidRDefault="00F74D12" w:rsidP="00F74D12">
            <w:pPr>
              <w:pStyle w:val="CopticHangingVerse"/>
            </w:pPr>
            <w:r>
              <w:t>ⲡⲉⲛⲓⲱⲧ ⲁⲃⲃⲁ Ⲓⲱⲁⲛⲛⲏⲥ Ⲭⲁⲙⲉ.</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The elders have smelled it,</w:t>
            </w:r>
          </w:p>
          <w:p w:rsidR="00F74D12" w:rsidRDefault="00F74D12" w:rsidP="00F74D12">
            <w:pPr>
              <w:pStyle w:val="EngHang"/>
            </w:pPr>
            <w:r>
              <w:t>And envied your elect way,</w:t>
            </w:r>
          </w:p>
          <w:p w:rsidR="00F74D12" w:rsidRDefault="00F74D12" w:rsidP="00F74D12">
            <w:pPr>
              <w:pStyle w:val="EngHang"/>
            </w:pPr>
            <w:r>
              <w:t>For through your purity</w:t>
            </w:r>
          </w:p>
          <w:p w:rsidR="00F74D12" w:rsidRDefault="00F74D12" w:rsidP="00F74D12">
            <w:pPr>
              <w:pStyle w:val="EngHangEnd"/>
            </w:pPr>
            <w:r>
              <w:t>And unblemished celibacy,</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Ⲁⲛⲓⲥⲟⲫⲟⲥ ϣⲱⲗⲉⲙ ⲉ̀ⲣⲟϥ:</w:t>
            </w:r>
          </w:p>
          <w:p w:rsidR="00F74D12" w:rsidRDefault="00F74D12" w:rsidP="00F74D12">
            <w:pPr>
              <w:pStyle w:val="CopticVersemulti-line"/>
            </w:pPr>
            <w:r>
              <w:t>ⲁⲩⲭⲟϩ ⲉ̀ⲡⲉⲕⲃⲓⲟⲥ ⲉⲧⲥⲱⲧⲡ:</w:t>
            </w:r>
          </w:p>
          <w:p w:rsidR="00F74D12" w:rsidRDefault="00F74D12" w:rsidP="00F74D12">
            <w:pPr>
              <w:pStyle w:val="CopticVersemulti-line"/>
            </w:pPr>
            <w:r>
              <w:t>ϫⲉ ⲉ̀ⲃⲟⲗ ϩⲓⲧⲉⲛ ⲡⲉⲕⲧⲟⲩⲃⲟ:</w:t>
            </w:r>
          </w:p>
          <w:p w:rsidR="00F74D12" w:rsidRPr="00CF5919" w:rsidRDefault="00F74D12" w:rsidP="00F74D12">
            <w:pPr>
              <w:pStyle w:val="CopticHangingVerse"/>
            </w:pPr>
            <w:r>
              <w:t>ⲛⲉⲙ ⲧⲉⲕⲡⲁⲣⲑⲉⲛⲓⲁ ⲉⲧⲟⲓ ⲛ̀ⲁⲧⲁϭⲛⲓ.</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 Lord grew a grapevine,</w:t>
            </w:r>
          </w:p>
          <w:p w:rsidR="00F74D12" w:rsidRDefault="00F74D12" w:rsidP="00F74D12">
            <w:pPr>
              <w:pStyle w:val="EngHang"/>
            </w:pPr>
            <w:r>
              <w:t>Which gave shade to your bridal chamber,</w:t>
            </w:r>
          </w:p>
          <w:p w:rsidR="00F74D12" w:rsidRDefault="00F74D12" w:rsidP="00F74D12">
            <w:pPr>
              <w:pStyle w:val="EngHang"/>
            </w:pPr>
            <w:r>
              <w:t>A sign revealing and testifying</w:t>
            </w:r>
          </w:p>
          <w:p w:rsidR="00F74D12" w:rsidRDefault="00F74D12" w:rsidP="00F74D12">
            <w:pPr>
              <w:pStyle w:val="EngHangEnd"/>
            </w:pPr>
            <w:r>
              <w:t>Of your angelic purity.</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ⲀⲠⲟ̄ⲥ̄ ⲫⲓⲣⲓ ⲛ̀ⲟⲩⲃⲱ ⲛ̀ⲁ̀ⲗⲟⲗⲓ:</w:t>
            </w:r>
          </w:p>
          <w:p w:rsidR="00F74D12" w:rsidRDefault="00F74D12" w:rsidP="00F74D12">
            <w:pPr>
              <w:pStyle w:val="CopticVersemulti-line"/>
            </w:pPr>
            <w:r>
              <w:t>ⲁⲥⲉⲣϧⲏⲓⲃⲓ ⲉ̀ⲡⲉⲕⲙⲁⲛ̀ϣⲉⲗⲉⲧ:</w:t>
            </w:r>
          </w:p>
          <w:p w:rsidR="00F74D12" w:rsidRDefault="00F74D12" w:rsidP="00F74D12">
            <w:pPr>
              <w:pStyle w:val="CopticVersemulti-line"/>
            </w:pPr>
            <w:r>
              <w:t>ⲟⲩⲙⲏⲓⲛⲓ ⲉϥⲟⲩⲱⲛϩ ⲉϥⲉⲣⲙⲉⲑⲣⲉ:</w:t>
            </w:r>
          </w:p>
          <w:p w:rsidR="00F74D12" w:rsidRPr="001B4E41" w:rsidRDefault="00F74D12" w:rsidP="00F74D12">
            <w:pPr>
              <w:pStyle w:val="CopticHangingVerse"/>
            </w:pPr>
            <w:r>
              <w:t>ⲉ̀ⲡⲉⲕⲧⲟⲩⲃⲟ ⲛ̀ⲁⲅⲅⲉⲗⲓⲕⲟⲛ.</w:t>
            </w:r>
          </w:p>
        </w:tc>
      </w:tr>
      <w:tr w:rsidR="00F74D12" w:rsidTr="00E77C68">
        <w:trPr>
          <w:cantSplit/>
          <w:jc w:val="center"/>
        </w:trPr>
        <w:tc>
          <w:tcPr>
            <w:tcW w:w="288" w:type="dxa"/>
          </w:tcPr>
          <w:p w:rsidR="00F74D12" w:rsidRDefault="00F74D12" w:rsidP="00E77C68">
            <w:pPr>
              <w:pStyle w:val="CopticCross"/>
            </w:pPr>
            <w:r w:rsidRPr="00FB5ACB">
              <w:lastRenderedPageBreak/>
              <w:t>¿</w:t>
            </w:r>
          </w:p>
        </w:tc>
        <w:tc>
          <w:tcPr>
            <w:tcW w:w="3960" w:type="dxa"/>
          </w:tcPr>
          <w:p w:rsidR="00F74D12" w:rsidRDefault="00F74D12" w:rsidP="00F74D12">
            <w:pPr>
              <w:pStyle w:val="EngHang"/>
            </w:pPr>
            <w:r>
              <w:t>Your honoured remembrance,</w:t>
            </w:r>
          </w:p>
          <w:p w:rsidR="00F74D12" w:rsidRDefault="00F74D12" w:rsidP="00F74D12">
            <w:pPr>
              <w:pStyle w:val="EngHang"/>
            </w:pPr>
            <w:r>
              <w:t>And that of your virgin wife,</w:t>
            </w:r>
          </w:p>
          <w:p w:rsidR="00F74D12" w:rsidRDefault="00F74D12" w:rsidP="00F74D12">
            <w:pPr>
              <w:pStyle w:val="EngHang"/>
            </w:pPr>
            <w:r>
              <w:t>The bride of Christ,</w:t>
            </w:r>
          </w:p>
          <w:p w:rsidR="00F74D12" w:rsidRDefault="00F74D12" w:rsidP="00F74D12">
            <w:pPr>
              <w:pStyle w:val="EngHangEnd"/>
            </w:pPr>
            <w:r>
              <w:t>Has spread throughout the whole world.</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Ⲡⲉⲕⲉⲣⲫ̀ⲙⲉⲩⲓ̀ ⲉⲧⲧⲁⲓⲏⲟⲩⲧ:</w:t>
            </w:r>
          </w:p>
          <w:p w:rsidR="00F74D12" w:rsidRDefault="00F74D12" w:rsidP="00F74D12">
            <w:pPr>
              <w:pStyle w:val="CopticVersemulti-line"/>
            </w:pPr>
            <w:r>
              <w:t>ⲛⲉⲙ ⲧⲉⲕⲥ̀ϩⲓⲙⲓ ⲙ̀ⲡⲁⲣⲑⲉⲛⲟⲥ:</w:t>
            </w:r>
          </w:p>
          <w:p w:rsidR="00F74D12" w:rsidRDefault="00F74D12" w:rsidP="00F74D12">
            <w:pPr>
              <w:pStyle w:val="CopticVersemulti-line"/>
            </w:pPr>
            <w:r>
              <w:t>ϯϣⲉⲗⲉⲧ ⲛ̀ⲧⲉ Ⲡⲭ̄ⲥ̄:</w:t>
            </w:r>
          </w:p>
          <w:p w:rsidR="00F74D12" w:rsidRDefault="00F74D12" w:rsidP="00F74D12">
            <w:pPr>
              <w:pStyle w:val="CopticHangingVerse"/>
            </w:pPr>
            <w:r>
              <w:t>ⲁϥⲥⲱⲡ ⲉ̀ⲃⲟⲗ ϧⲉⲛ ⲡⲓⲕⲟⲥⲙⲟⲥ ⲧⲏⲣϥ.</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Therefore those who seek the Lord</w:t>
            </w:r>
          </w:p>
          <w:p w:rsidR="00F74D12" w:rsidRDefault="00F74D12" w:rsidP="00F74D12">
            <w:pPr>
              <w:pStyle w:val="EngHang"/>
            </w:pPr>
            <w:r>
              <w:t>Came to you,</w:t>
            </w:r>
          </w:p>
          <w:p w:rsidR="00F74D12" w:rsidRDefault="00F74D12" w:rsidP="00F74D12">
            <w:pPr>
              <w:pStyle w:val="EngHang"/>
            </w:pPr>
            <w:r>
              <w:t>O pastoral priest</w:t>
            </w:r>
          </w:p>
          <w:p w:rsidR="00F74D12" w:rsidRDefault="00F74D12" w:rsidP="00F74D12">
            <w:pPr>
              <w:pStyle w:val="EngHangEnd"/>
            </w:pPr>
            <w:r>
              <w:t>Of the flock of Christ.</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Ⲉⲑⲃⲉ ⲫⲁⲓ ⲑⲩⲓ̀ ϩⲁⲣⲟⲕ:</w:t>
            </w:r>
          </w:p>
          <w:p w:rsidR="00F74D12" w:rsidRDefault="00F74D12" w:rsidP="00F74D12">
            <w:pPr>
              <w:pStyle w:val="CopticVersemulti-line"/>
            </w:pPr>
            <w:r>
              <w:t>ⲛ̀ϫⲉ ⲛⲏⲉⲧⲕⲱϯ ⲛ̀ⲥⲁ Ⲡⲟ̄ⲥ̄:</w:t>
            </w:r>
          </w:p>
          <w:p w:rsidR="00F74D12" w:rsidRDefault="00F74D12" w:rsidP="00F74D12">
            <w:pPr>
              <w:pStyle w:val="CopticVersemulti-line"/>
            </w:pPr>
            <w:r>
              <w:t>ⲱ̀ ⲡⲓⲟⲩⲏⲃ ⲙ̀ⲙⲁⲛⲉ̀ⲥⲱⲟⲩ:</w:t>
            </w:r>
          </w:p>
          <w:p w:rsidR="00F74D12" w:rsidRDefault="00F74D12" w:rsidP="00F74D12">
            <w:pPr>
              <w:pStyle w:val="CopticHangingVerse"/>
            </w:pPr>
            <w:r>
              <w:t>ⲛ̀ⲧⲉ ⲡⲓⲟ̀ϩⲓ ⲛ̀ⲧⲉ Ⲡⲭ̄ⲥ̄.</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You taught them monasticism</w:t>
            </w:r>
          </w:p>
          <w:p w:rsidR="00F74D12" w:rsidRDefault="00F74D12" w:rsidP="00F74D12">
            <w:pPr>
              <w:pStyle w:val="EngHang"/>
            </w:pPr>
            <w:r>
              <w:t>According to the angelic rites,</w:t>
            </w:r>
          </w:p>
          <w:p w:rsidR="00F74D12" w:rsidRDefault="00F74D12" w:rsidP="00F74D12">
            <w:pPr>
              <w:pStyle w:val="EngHang"/>
            </w:pPr>
            <w:r>
              <w:t>You raised an acceptable sacrifice</w:t>
            </w:r>
          </w:p>
          <w:p w:rsidR="00F74D12" w:rsidRDefault="00F74D12" w:rsidP="00F74D12">
            <w:pPr>
              <w:pStyle w:val="EngHangEnd"/>
            </w:pPr>
            <w:r>
              <w:t>Before God the Father.</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Ⲁⲕϯⲥ̀ⲃⲱ ⲛⲱⲟⲩ ⲛ̀ϯⲙⲉⲧⲙⲟⲛⲁⲭⲟⲥ:</w:t>
            </w:r>
          </w:p>
          <w:p w:rsidR="00F74D12" w:rsidRDefault="00F74D12" w:rsidP="00F74D12">
            <w:pPr>
              <w:pStyle w:val="CopticVersemulti-line"/>
            </w:pPr>
            <w:r>
              <w:t>ⲕⲁⲧⲁ ⲧ̀ⲧⲁⲝⲓⲥ ⲛ̀ⲛⲓⲁⲅⲅⲉⲗⲟⲥ:</w:t>
            </w:r>
          </w:p>
          <w:p w:rsidR="00F74D12" w:rsidRDefault="00F74D12" w:rsidP="00F74D12">
            <w:pPr>
              <w:pStyle w:val="CopticVersemulti-line"/>
            </w:pPr>
            <w:r>
              <w:t>ⲁⲕⲉⲛⲟⲩ ⲉ̀ⲡ̀ϣⲱⲓ ⲛ̀ⲟⲩⲑⲩⲥⲓⲁ̀ ⲉⲥϣⲏⲡ:</w:t>
            </w:r>
          </w:p>
          <w:p w:rsidR="00F74D12" w:rsidRDefault="00F74D12" w:rsidP="00F74D12">
            <w:pPr>
              <w:pStyle w:val="CopticHangingVerse"/>
            </w:pPr>
            <w:r>
              <w:t>ⲛⲁϩⲣⲉⲛ Ⲫϯ Ⲫⲓⲱⲧ.</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You received honours and crowns</w:t>
            </w:r>
          </w:p>
          <w:p w:rsidR="00F74D12" w:rsidRDefault="00F74D12" w:rsidP="00F74D12">
            <w:pPr>
              <w:pStyle w:val="EngHang"/>
            </w:pPr>
            <w:r>
              <w:t>From Christ the King;</w:t>
            </w:r>
          </w:p>
          <w:p w:rsidR="00F74D12" w:rsidRDefault="00F74D12" w:rsidP="00F74D12">
            <w:pPr>
              <w:pStyle w:val="EngHang"/>
            </w:pPr>
            <w:r>
              <w:t>You rejoiced with the saints</w:t>
            </w:r>
          </w:p>
          <w:p w:rsidR="00F74D12" w:rsidRDefault="00F74D12" w:rsidP="00F74D12">
            <w:pPr>
              <w:pStyle w:val="EngHangEnd"/>
            </w:pPr>
            <w:r>
              <w:t>In His Kingdom.</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Ⲁⲕϭⲓ ⲛ̀ϩⲁⲛⲧⲁⲓⲟ̀ ⲛⲉⲙ ϩⲁⲛⲭ̀ⲗⲟⲙ:</w:t>
            </w:r>
          </w:p>
          <w:p w:rsidR="00F74D12" w:rsidRDefault="00F74D12" w:rsidP="00F74D12">
            <w:pPr>
              <w:pStyle w:val="CopticVersemulti-line"/>
            </w:pPr>
            <w:r>
              <w:t>ⲉ̀ⲃⲟⲗ ϩⲓⲧⲉⲛ ⲡ̀ⲟⲩⲣⲟ Ⲡⲭ̄ⲥ̄:</w:t>
            </w:r>
          </w:p>
          <w:p w:rsidR="00F74D12" w:rsidRDefault="00F74D12" w:rsidP="00F74D12">
            <w:pPr>
              <w:pStyle w:val="CopticVersemulti-line"/>
            </w:pPr>
            <w:r>
              <w:t>ⲁⲕⲟⲩⲛⲟϥ ⲛⲉⲙ ⲛⲏⲉ̄ⲑ̄ⲩ̄:</w:t>
            </w:r>
          </w:p>
          <w:p w:rsidR="00F74D12" w:rsidRDefault="00F74D12" w:rsidP="00F74D12">
            <w:pPr>
              <w:pStyle w:val="CopticHangingVerse"/>
            </w:pPr>
            <w:r>
              <w:t>ⲛ̀ϩ̀ⲣⲏⲓ ϧⲉⲛ ⲧⲉϥⲙⲉⲧⲟⲩⲣⲟ.</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Pray to the Lord on our behalf,</w:t>
            </w:r>
          </w:p>
          <w:p w:rsidR="00F74D12" w:rsidRDefault="00F74D12" w:rsidP="00F74D12">
            <w:pPr>
              <w:pStyle w:val="EngHang"/>
            </w:pPr>
            <w:r>
              <w:t>O pure celibate</w:t>
            </w:r>
          </w:p>
          <w:p w:rsidR="00F74D12" w:rsidRDefault="00F74D12" w:rsidP="00F74D12">
            <w:pPr>
              <w:pStyle w:val="EngHang"/>
            </w:pPr>
            <w:r>
              <w:t>Abba John Kami, our father,</w:t>
            </w:r>
          </w:p>
          <w:p w:rsidR="00F74D12" w:rsidRDefault="00F74D12" w:rsidP="00F74D12">
            <w:pPr>
              <w:pStyle w:val="EngHangEnd"/>
            </w:pPr>
            <w:r>
              <w:t>That He may forgive us our sins.</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Ⲧⲱⲃϩ ⲙ̀Ⲡⲟ̄ⲥ̄ ⲉ̀ϩ̀ⲣⲏⲓ ⲉ̀ϫⲱⲛ:</w:t>
            </w:r>
          </w:p>
          <w:p w:rsidR="00F74D12" w:rsidRDefault="00F74D12" w:rsidP="00F74D12">
            <w:pPr>
              <w:pStyle w:val="CopticVersemulti-line"/>
            </w:pPr>
            <w:r>
              <w:t>ⲱ̀ ⲡⲓⲡⲁⲣⲑⲉⲛⲟⲥ ⲉⲧⲧⲟⲩⲃⲏⲟⲩⲧ:</w:t>
            </w:r>
          </w:p>
          <w:p w:rsidR="00F74D12" w:rsidRDefault="00F74D12" w:rsidP="00F74D12">
            <w:pPr>
              <w:pStyle w:val="CopticVersemulti-line"/>
            </w:pPr>
            <w:r>
              <w:t>ⲡⲉⲛⲓⲱⲧ ⲁⲃⲃⲁ Ⲓⲱⲁⲛⲛⲏⲥ Ⲭⲁⲙⲉ:</w:t>
            </w:r>
          </w:p>
          <w:p w:rsidR="00F74D12" w:rsidRDefault="00F74D12" w:rsidP="00F74D12">
            <w:pPr>
              <w:pStyle w:val="CopticHangingVerse"/>
            </w:pPr>
            <w:r>
              <w:t>ⲛ̀ⲧⲉϥⲭⲁ ⲛⲉⲛⲛⲟⲃⲓ ⲛⲁⲛ ⲉ̀ⲃⲟⲗ.</w:t>
            </w:r>
          </w:p>
        </w:tc>
      </w:tr>
    </w:tbl>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lastRenderedPageBreak/>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1018"/>
            <w:r>
              <w:t xml:space="preserve">rescued </w:t>
            </w:r>
            <w:commentRangeEnd w:id="1018"/>
            <w:r>
              <w:rPr>
                <w:rStyle w:val="CommentReference"/>
                <w:rFonts w:ascii="Times New Roman" w:eastAsiaTheme="minorHAnsi" w:hAnsi="Times New Roman" w:cstheme="minorBidi"/>
                <w:color w:val="auto"/>
              </w:rPr>
              <w:commentReference w:id="1018"/>
            </w:r>
            <w:r>
              <w:t>and saved us,</w:t>
            </w:r>
          </w:p>
          <w:p w:rsidR="00C33BEB" w:rsidRDefault="00C33BEB" w:rsidP="00C33BEB">
            <w:pPr>
              <w:pStyle w:val="EngHangEnd"/>
            </w:pPr>
            <w:commentRangeStart w:id="1019"/>
            <w:r>
              <w:t xml:space="preserve">We </w:t>
            </w:r>
            <w:commentRangeEnd w:id="1019"/>
            <w:r>
              <w:rPr>
                <w:rStyle w:val="CommentReference"/>
                <w:rFonts w:ascii="Times New Roman" w:eastAsiaTheme="minorHAnsi" w:hAnsi="Times New Roman" w:cstheme="minorBidi"/>
                <w:color w:val="auto"/>
              </w:rPr>
              <w:commentReference w:id="1019"/>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76"/>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lastRenderedPageBreak/>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1020"/>
            <w:r>
              <w:t xml:space="preserve">Shone </w:t>
            </w:r>
            <w:commentRangeEnd w:id="1020"/>
            <w:r>
              <w:rPr>
                <w:rStyle w:val="CommentReference"/>
              </w:rPr>
              <w:commentReference w:id="1020"/>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21"/>
            <w:r>
              <w:t>All</w:t>
            </w:r>
            <w:commentRangeEnd w:id="1021"/>
            <w:r>
              <w:rPr>
                <w:rStyle w:val="CommentReference"/>
              </w:rPr>
              <w:commentReference w:id="1021"/>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1022"/>
            <w:r>
              <w:t>seals</w:t>
            </w:r>
            <w:commentRangeEnd w:id="1022"/>
            <w:r>
              <w:rPr>
                <w:rStyle w:val="CommentReference"/>
              </w:rPr>
              <w:commentReference w:id="1022"/>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23"/>
            <w:r>
              <w:t>Tetra</w:t>
            </w:r>
            <w:commentRangeEnd w:id="1023"/>
            <w:r>
              <w:rPr>
                <w:rStyle w:val="CommentReference"/>
              </w:rPr>
              <w:commentReference w:id="1023"/>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024"/>
            <w:r>
              <w:t xml:space="preserve">flaming </w:t>
            </w:r>
            <w:commentRangeEnd w:id="1024"/>
            <w:r>
              <w:rPr>
                <w:rStyle w:val="CommentReference"/>
              </w:rPr>
              <w:commentReference w:id="1024"/>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25"/>
            <w:r>
              <w:t>disease</w:t>
            </w:r>
            <w:commentRangeEnd w:id="1025"/>
            <w:r>
              <w:rPr>
                <w:rStyle w:val="CommentReference"/>
              </w:rPr>
              <w:commentReference w:id="1025"/>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lastRenderedPageBreak/>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lastRenderedPageBreak/>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commentRangeStart w:id="1026"/>
            <w:r>
              <w:t xml:space="preserve">Isaiah </w:t>
            </w:r>
            <w:commentRangeEnd w:id="1026"/>
            <w:r>
              <w:rPr>
                <w:rStyle w:val="CommentReference"/>
              </w:rPr>
              <w:commentReference w:id="1026"/>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lastRenderedPageBreak/>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lastRenderedPageBreak/>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27"/>
            <w:r>
              <w:t>For I cannot speak.</w:t>
            </w:r>
            <w:commentRangeEnd w:id="1027"/>
            <w:r>
              <w:rPr>
                <w:rStyle w:val="CommentReference"/>
              </w:rPr>
              <w:commentReference w:id="1027"/>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77"/>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lastRenderedPageBreak/>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78"/>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28"/>
            <w:r>
              <w:t>Zebulun</w:t>
            </w:r>
            <w:commentRangeEnd w:id="1028"/>
            <w:r>
              <w:rPr>
                <w:rStyle w:val="FootnoteReference"/>
              </w:rPr>
              <w:footnoteReference w:id="479"/>
            </w:r>
            <w:r>
              <w:rPr>
                <w:rStyle w:val="CommentReference"/>
                <w:rFonts w:ascii="Times New Roman" w:eastAsiaTheme="minorHAnsi" w:hAnsi="Times New Roman" w:cstheme="minorBidi"/>
                <w:color w:val="auto"/>
              </w:rPr>
              <w:commentReference w:id="1028"/>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80"/>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29" w:name="_Toc410196204"/>
      <w:bookmarkStart w:id="1030" w:name="_Toc410196446"/>
      <w:bookmarkStart w:id="1031" w:name="_Toc410196948"/>
      <w:bookmarkStart w:id="1032" w:name="_Toc433973323"/>
      <w:bookmarkEnd w:id="1004"/>
      <w:bookmarkEnd w:id="1005"/>
      <w:bookmarkEnd w:id="1006"/>
      <w:r>
        <w:lastRenderedPageBreak/>
        <w:t>January</w:t>
      </w:r>
      <w:bookmarkEnd w:id="1029"/>
      <w:bookmarkEnd w:id="1030"/>
      <w:bookmarkEnd w:id="1031"/>
      <w:r w:rsidR="00FF5FF3">
        <w:t xml:space="preserve"> or </w:t>
      </w:r>
      <w:r w:rsidR="00FF5FF3">
        <w:rPr>
          <w:rFonts w:ascii="FreeSerifAvvaShenouda" w:hAnsi="FreeSerifAvvaShenouda" w:cs="FreeSerifAvvaShenouda"/>
        </w:rPr>
        <w:t>Ⲧⲱⲃⲓ</w:t>
      </w:r>
      <w:bookmarkEnd w:id="1032"/>
    </w:p>
    <w:p w:rsidR="00495F1A" w:rsidRDefault="00073003" w:rsidP="00495F1A">
      <w:pPr>
        <w:pStyle w:val="Heading3"/>
      </w:pPr>
      <w:bookmarkStart w:id="1033" w:name="_Toc410196205"/>
      <w:bookmarkStart w:id="1034" w:name="_Toc410196447"/>
      <w:bookmarkStart w:id="1035" w:name="_Toc410196949"/>
      <w:r>
        <w:rPr>
          <w:lang w:val="en-US"/>
        </w:rPr>
        <w:t>January 1 (2) / Tobi 6</w:t>
      </w:r>
      <w:r w:rsidR="00FF5FF3">
        <w:rPr>
          <w:lang w:val="en-US"/>
        </w:rPr>
        <w:t xml:space="preserve">: The Feast of the </w:t>
      </w:r>
      <w:r w:rsidR="00495F1A">
        <w:t>Circumcision</w:t>
      </w:r>
      <w:bookmarkEnd w:id="1033"/>
      <w:bookmarkEnd w:id="1034"/>
      <w:bookmarkEnd w:id="1035"/>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36"/>
            <w:r>
              <w:t xml:space="preserve">Christian </w:t>
            </w:r>
            <w:commentRangeEnd w:id="1036"/>
            <w:r>
              <w:rPr>
                <w:rStyle w:val="CommentReference"/>
                <w:rFonts w:ascii="Times New Roman" w:eastAsiaTheme="minorHAnsi" w:hAnsi="Times New Roman" w:cstheme="minorBidi"/>
                <w:color w:val="auto"/>
              </w:rPr>
              <w:commentReference w:id="1036"/>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37"/>
            <w:r>
              <w:t xml:space="preserve">Victorious </w:t>
            </w:r>
            <w:commentRangeEnd w:id="1037"/>
            <w:r>
              <w:rPr>
                <w:rStyle w:val="CommentReference"/>
              </w:rPr>
              <w:commentReference w:id="1037"/>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38"/>
            <w:r>
              <w:t>divinity</w:t>
            </w:r>
            <w:commentRangeEnd w:id="1038"/>
            <w:r>
              <w:rPr>
                <w:rStyle w:val="CommentReference"/>
              </w:rPr>
              <w:commentReference w:id="1038"/>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39" w:name="_Toc410196206"/>
      <w:bookmarkStart w:id="1040" w:name="_Toc410196448"/>
      <w:bookmarkStart w:id="1041" w:name="_Toc410196950"/>
      <w:r>
        <w:lastRenderedPageBreak/>
        <w:t xml:space="preserve">January 6 (7) / Tobi 11: The Feast of </w:t>
      </w:r>
      <w:r w:rsidR="00495F1A">
        <w:t>Theophany</w:t>
      </w:r>
      <w:bookmarkEnd w:id="1039"/>
      <w:bookmarkEnd w:id="1040"/>
      <w:bookmarkEnd w:id="1041"/>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42"/>
            <w:r>
              <w:t xml:space="preserve">confirm </w:t>
            </w:r>
            <w:commentRangeEnd w:id="1042"/>
            <w:r>
              <w:rPr>
                <w:rStyle w:val="CommentReference"/>
              </w:rPr>
              <w:commentReference w:id="1042"/>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43"/>
            <w:r>
              <w:t>ⲛ̀ϫⲉ</w:t>
            </w:r>
            <w:commentRangeEnd w:id="1043"/>
            <w:r>
              <w:rPr>
                <w:rStyle w:val="CommentReference"/>
                <w:rFonts w:ascii="Times New Roman" w:hAnsi="Times New Roman"/>
              </w:rPr>
              <w:commentReference w:id="1043"/>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44"/>
            <w:r>
              <w:t>moved</w:t>
            </w:r>
            <w:commentRangeEnd w:id="1044"/>
            <w:r>
              <w:rPr>
                <w:rStyle w:val="CommentReference"/>
              </w:rPr>
              <w:commentReference w:id="1044"/>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45"/>
            <w:r>
              <w:t>thrice holy,</w:t>
            </w:r>
            <w:commentRangeEnd w:id="1045"/>
            <w:r>
              <w:rPr>
                <w:rStyle w:val="CommentReference"/>
              </w:rPr>
              <w:commentReference w:id="1045"/>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46"/>
            <w:r>
              <w:t xml:space="preserve">Ⲓⲱⲁⲛⲛⲟⲩ </w:t>
            </w:r>
            <w:commentRangeEnd w:id="1046"/>
            <w:r>
              <w:rPr>
                <w:rStyle w:val="CommentReference"/>
                <w:rFonts w:ascii="Times New Roman" w:hAnsi="Times New Roman"/>
              </w:rPr>
              <w:commentReference w:id="1046"/>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47"/>
            <w:r>
              <w:rPr>
                <w:rFonts w:eastAsia="Arial Unicode MS" w:cs="FreeSerifAvvaShenouda"/>
              </w:rPr>
              <w:t>ⲛⲓϯϩⲟ</w:t>
            </w:r>
            <w:commentRangeEnd w:id="1047"/>
            <w:r>
              <w:rPr>
                <w:rStyle w:val="CommentReference"/>
                <w:rFonts w:ascii="Times New Roman" w:hAnsi="Times New Roman"/>
              </w:rPr>
              <w:commentReference w:id="1047"/>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48"/>
            <w:r>
              <w:t>ⲫⲏ</w:t>
            </w:r>
            <w:commentRangeEnd w:id="1048"/>
            <w:r>
              <w:rPr>
                <w:rStyle w:val="CommentReference"/>
                <w:rFonts w:ascii="Times New Roman" w:hAnsi="Times New Roman"/>
              </w:rPr>
              <w:commentReference w:id="1048"/>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49"/>
            <w:r>
              <w:t>ϯⲥⲩⲛⲧⲉⲗⲓⲁ</w:t>
            </w:r>
            <w:commentRangeEnd w:id="1049"/>
            <w:r>
              <w:rPr>
                <w:rStyle w:val="CommentReference"/>
                <w:rFonts w:ascii="Times New Roman" w:hAnsi="Times New Roman"/>
              </w:rPr>
              <w:commentReference w:id="1049"/>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50"/>
            <w:r>
              <w:t>liberty</w:t>
            </w:r>
            <w:commentRangeEnd w:id="1050"/>
            <w:r>
              <w:rPr>
                <w:rStyle w:val="CommentReference"/>
              </w:rPr>
              <w:commentReference w:id="1050"/>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51"/>
            <w:r>
              <w:t xml:space="preserve">confirm </w:t>
            </w:r>
            <w:commentRangeEnd w:id="1051"/>
            <w:r>
              <w:rPr>
                <w:rStyle w:val="CommentReference"/>
              </w:rPr>
              <w:commentReference w:id="1051"/>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  Also the Commemoration of Archangel Michael</w:t>
      </w:r>
    </w:p>
    <w:p w:rsidR="00B637D8" w:rsidRDefault="00B637D8" w:rsidP="00B637D8">
      <w:pPr>
        <w:pStyle w:val="Rubric"/>
      </w:pPr>
      <w:r>
        <w:t>See the Feast of Archangel M</w:t>
      </w:r>
      <w:r w:rsidR="006B44CE">
        <w:t>ichael on November 8 (9) / Atho</w:t>
      </w:r>
      <w:r>
        <w:t>r 12, page ##.</w:t>
      </w:r>
      <w:bookmarkStart w:id="1052" w:name="_Toc410196207"/>
      <w:bookmarkStart w:id="1053" w:name="_Toc410196449"/>
      <w:bookmarkStart w:id="1054" w:name="_Toc410196951"/>
    </w:p>
    <w:p w:rsidR="006B44CE" w:rsidRDefault="006B44CE" w:rsidP="006B44CE">
      <w:pPr>
        <w:pStyle w:val="Heading3"/>
      </w:pPr>
      <w:r>
        <w:lastRenderedPageBreak/>
        <w:t xml:space="preserve">January 7 (8) / Tobi 12:  </w:t>
      </w:r>
      <w:commentRangeStart w:id="1055"/>
      <w:r>
        <w:t>Also St. Theodore Anatoly</w:t>
      </w:r>
      <w:commentRangeEnd w:id="1055"/>
      <w:r>
        <w:rPr>
          <w:rStyle w:val="CommentReference"/>
          <w:rFonts w:eastAsiaTheme="minorHAnsi" w:cstheme="minorBidi"/>
          <w:b w:val="0"/>
          <w:bCs w:val="0"/>
        </w:rPr>
        <w:commentReference w:id="1055"/>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52"/>
      <w:bookmarkEnd w:id="1053"/>
      <w:bookmarkEnd w:id="1054"/>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r>
        <w:lastRenderedPageBreak/>
        <w:t>January 8 (9) / Tobi 13: Also the Martyrdom of St. Demiana</w:t>
      </w:r>
    </w:p>
    <w:p w:rsidR="00B53E05" w:rsidRDefault="00B53E05" w:rsidP="00B53E05">
      <w:pPr>
        <w:pStyle w:val="Rubric"/>
      </w:pPr>
      <w:r>
        <w:t>See the Doxology of St. Demiana on page ##.</w:t>
      </w:r>
    </w:p>
    <w:p w:rsidR="00B53E05" w:rsidRDefault="00B53E05" w:rsidP="00B53E05">
      <w:pPr>
        <w:pStyle w:val="Heading4"/>
      </w:pPr>
      <w:r>
        <w:t>Another Doxology of St. Demiana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751B8B">
        <w:trPr>
          <w:cantSplit/>
          <w:jc w:val="center"/>
        </w:trPr>
        <w:tc>
          <w:tcPr>
            <w:tcW w:w="288" w:type="dxa"/>
          </w:tcPr>
          <w:p w:rsidR="00B53E05" w:rsidRDefault="00B53E05" w:rsidP="00751B8B">
            <w:pPr>
              <w:pStyle w:val="CopticCross"/>
            </w:pPr>
            <w:r w:rsidRPr="00FB5ACB">
              <w:lastRenderedPageBreak/>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81"/>
            </w:r>
            <w:r>
              <w:t>,</w:t>
            </w:r>
          </w:p>
          <w:p w:rsidR="00B53E05" w:rsidRDefault="00B53E05" w:rsidP="00B53E05">
            <w:pPr>
              <w:pStyle w:val="EngHangEnd"/>
            </w:pPr>
            <w:r>
              <w:t>The elect virgin.</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82"/>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r>
        <w:t>January 9 (10) / Tobi 14: St. Maximus</w:t>
      </w:r>
    </w:p>
    <w:p w:rsidR="00662600" w:rsidRDefault="00662600" w:rsidP="00662600">
      <w:pPr>
        <w:pStyle w:val="Heading3"/>
      </w:pPr>
      <w:r>
        <w:t>The Doxology of Sts. Maximus and Dometius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 stars of</w:t>
            </w:r>
            <w:r>
              <w:rPr>
                <w:rStyle w:val="FootnoteReference"/>
              </w:rPr>
              <w:t xml:space="preserve"> </w:t>
            </w:r>
            <w:r>
              <w:t>righteousness</w:t>
            </w:r>
            <w:r w:rsidRPr="004764BD">
              <w:t>,</w:t>
            </w:r>
          </w:p>
          <w:p w:rsidR="00662600" w:rsidRPr="004764BD" w:rsidRDefault="00662600" w:rsidP="00662600">
            <w:pPr>
              <w:pStyle w:val="EngHang"/>
            </w:pPr>
            <w:r w:rsidRPr="004764BD">
              <w:t>And the great princes,</w:t>
            </w:r>
          </w:p>
          <w:p w:rsidR="00662600" w:rsidRPr="004764BD" w:rsidRDefault="00662600" w:rsidP="00662600">
            <w:pPr>
              <w:pStyle w:val="EngHang"/>
            </w:pPr>
            <w:r w:rsidRPr="004764BD">
              <w:t>Of our holy synod,</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Ⲛⲓⲫⲱⲥⲧⲏⲣ ⲛ̀ⲧⲉ ϯⲙⲉⲑⲙⲏⲓ:</w:t>
            </w:r>
          </w:p>
          <w:p w:rsidR="00662600" w:rsidRDefault="00662600" w:rsidP="00662600">
            <w:pPr>
              <w:pStyle w:val="CopticVersemulti-line"/>
            </w:pPr>
            <w:r>
              <w:t>ⲟⲩⲟϩ ⲛⲓⲛⲓϣϯ ⲛ̀ⲁⲣⲭⲏⲅⲟⲥ:</w:t>
            </w:r>
          </w:p>
          <w:p w:rsidR="00662600" w:rsidRDefault="00662600" w:rsidP="00662600">
            <w:pPr>
              <w:pStyle w:val="CopticVersemulti-line"/>
            </w:pPr>
            <w:r>
              <w:t>ⲛ̀ⲧⲉ ⲧⲉⲛⲥⲩⲛⲟⲩⲇⲓⲁ̀ ⲉ̄ⲑ̄ⲩ̄:</w:t>
            </w:r>
          </w:p>
          <w:p w:rsidR="00662600" w:rsidRPr="00C35319"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t>I</w:t>
            </w:r>
            <w:r w:rsidRPr="004764BD">
              <w:t>n whose name we have been gathered,</w:t>
            </w:r>
          </w:p>
          <w:p w:rsidR="00662600" w:rsidRPr="004764BD" w:rsidRDefault="00662600" w:rsidP="00662600">
            <w:pPr>
              <w:pStyle w:val="EngHang"/>
            </w:pPr>
            <w:r w:rsidRPr="004764BD">
              <w:t>By the Life-giving Trinity,</w:t>
            </w:r>
          </w:p>
          <w:p w:rsidR="00662600" w:rsidRPr="004764BD" w:rsidRDefault="00662600" w:rsidP="00662600">
            <w:pPr>
              <w:pStyle w:val="EngHang"/>
            </w:pPr>
            <w:r w:rsidRPr="004764BD">
              <w:t>Th</w:t>
            </w:r>
            <w:r>
              <w:t>at we may follow their footsteps</w:t>
            </w:r>
            <w:r w:rsidRPr="004764BD">
              <w:t>,</w:t>
            </w:r>
          </w:p>
          <w:p w:rsidR="00662600" w:rsidRDefault="00662600" w:rsidP="00662600">
            <w:pPr>
              <w:pStyle w:val="EngHangEnd"/>
            </w:pPr>
            <w:r w:rsidRPr="004764BD">
              <w:t>And wear their holy schema</w:t>
            </w:r>
            <w:r>
              <w:rPr>
                <w:rStyle w:val="FootnoteReference"/>
              </w:rPr>
              <w:footnoteReference w:id="483"/>
            </w:r>
            <w:r w:rsidRPr="004764BD">
              <w: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Ⲛⲁⲓ ⲉ̀ⲧⲁⲥⲑⲟⲩⲱⲧⲉⲛ ϧⲉⲛ ⲛⲟⲩⲣⲁⲛ:</w:t>
            </w:r>
          </w:p>
          <w:p w:rsidR="00662600" w:rsidRDefault="00662600" w:rsidP="00662600">
            <w:pPr>
              <w:pStyle w:val="CopticVersemulti-line"/>
            </w:pPr>
            <w:r>
              <w:t>ⲛ̀ϫⲉ Ϯⲧ̀ⲣⲓⲁⲥ ⲛ̀ⲣⲉϥⲧⲁⲛϧⲟ:</w:t>
            </w:r>
          </w:p>
          <w:p w:rsidR="00662600" w:rsidRDefault="00662600" w:rsidP="00662600">
            <w:pPr>
              <w:pStyle w:val="CopticVersemulti-line"/>
            </w:pPr>
            <w:r>
              <w:t>ⲉⲑⲣⲉⲛⲙⲟϣⲓ ⲛ̀ⲥⲁ ⲛⲟⲩϣⲉⲛⲧⲁⲧⲥⲓ:</w:t>
            </w:r>
          </w:p>
          <w:p w:rsidR="00662600" w:rsidRPr="00CF5919" w:rsidRDefault="00662600" w:rsidP="00662600">
            <w:pPr>
              <w:pStyle w:val="CopticHangingVerse"/>
            </w:pPr>
            <w:r>
              <w:t>ⲛ̀ⲧⲉⲛⲉⲣⲫⲟⲣⲓⲛ ⲙ̀ⲡⲟⲩⲥ̀ⲭⲏⲙⲁ ⲉ̄ⲑ̄ⲩ̄.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They gave us the promises,</w:t>
            </w:r>
          </w:p>
          <w:p w:rsidR="00662600" w:rsidRPr="004764BD" w:rsidRDefault="00662600" w:rsidP="00662600">
            <w:pPr>
              <w:pStyle w:val="EngHang"/>
            </w:pPr>
            <w:r w:rsidRPr="004764BD">
              <w:t>Written in the Gospel:</w:t>
            </w:r>
          </w:p>
          <w:p w:rsidR="00662600" w:rsidRPr="004764BD" w:rsidRDefault="00662600" w:rsidP="00662600">
            <w:pPr>
              <w:pStyle w:val="EngHang"/>
            </w:pPr>
            <w:r>
              <w:t>B</w:t>
            </w:r>
            <w:r w:rsidRPr="004764BD">
              <w:t>rotherly love,</w:t>
            </w:r>
          </w:p>
          <w:p w:rsidR="00662600" w:rsidRDefault="00662600" w:rsidP="00662600">
            <w:pPr>
              <w:pStyle w:val="EngHangEnd"/>
            </w:pPr>
            <w:r w:rsidRPr="004764BD">
              <w:t>The perfection of all virtues</w:t>
            </w:r>
            <w:r w:rsidRPr="004764BD">
              <w:rPr>
                <w:rStyle w:val="FootnoteReference"/>
              </w:rPr>
              <w:footnoteReference w:id="484"/>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Ⲁⲩϯ ⲉ̀ⲧⲟⲧⲉⲛ ⲛ̀ⲛⲓⲱϣ:</w:t>
            </w:r>
          </w:p>
          <w:p w:rsidR="00662600" w:rsidRDefault="00662600" w:rsidP="00662600">
            <w:pPr>
              <w:pStyle w:val="CopticVersemulti-line"/>
            </w:pPr>
            <w:r>
              <w:t>ⲉⲧⲉ̀ϧⲏⲟⲩⲧ ϧⲉⲛ ⲛⲓⲉⲩⲁⲅⲅⲉⲗⲓⲟⲛ:</w:t>
            </w:r>
          </w:p>
          <w:p w:rsidR="00662600" w:rsidRDefault="00662600" w:rsidP="00662600">
            <w:pPr>
              <w:pStyle w:val="CopticVersemulti-line"/>
            </w:pPr>
            <w:r>
              <w:t>ⲉ̀ⲧⲉ ⲑⲁⲓ ⲧⲉ ϯⲙⲉⲧⲙⲁⲓⲥⲟⲛ:</w:t>
            </w:r>
          </w:p>
          <w:p w:rsidR="00662600" w:rsidRDefault="00662600" w:rsidP="00662600">
            <w:pPr>
              <w:pStyle w:val="CopticHangingVerse"/>
            </w:pPr>
            <w:r>
              <w:t>ⲡ̀ϫⲱⲕ ⲉ̀ⲃⲟⲗ ⲛ̀ⲛⲓⲁⲣⲉ̀ⲧⲏ ⲧⲏⲣⲟⲩ.</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We keep a feast in their church,</w:t>
            </w:r>
          </w:p>
          <w:p w:rsidR="00662600" w:rsidRPr="004764BD" w:rsidRDefault="00662600" w:rsidP="00662600">
            <w:pPr>
              <w:pStyle w:val="EngHang"/>
            </w:pPr>
            <w:r w:rsidRPr="004764BD">
              <w:t>And complete their remembrance,</w:t>
            </w:r>
          </w:p>
          <w:p w:rsidR="00662600" w:rsidRPr="004764BD" w:rsidRDefault="00662600" w:rsidP="00662600">
            <w:pPr>
              <w:pStyle w:val="EngHang"/>
            </w:pPr>
            <w:r w:rsidRPr="004764BD">
              <w:t>We glorify the Trinity,</w:t>
            </w:r>
          </w:p>
          <w:p w:rsidR="00662600" w:rsidRDefault="00662600" w:rsidP="00662600">
            <w:pPr>
              <w:pStyle w:val="EngHangEnd"/>
            </w:pPr>
            <w:r w:rsidRPr="004764BD">
              <w:t>By day and by night.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Ⲉⲛⲉⲣϣⲁⲓ ϧⲉⲛ ⲧⲟⲩⲉⲕⲕ̀ⲗⲏⲥⲓⲁ̀:</w:t>
            </w:r>
          </w:p>
          <w:p w:rsidR="00662600" w:rsidRDefault="00662600" w:rsidP="00662600">
            <w:pPr>
              <w:pStyle w:val="CopticVersemulti-line"/>
            </w:pPr>
            <w:r>
              <w:t>ⲉⲛϫⲱⲕ ⲙ̀ⲡⲟⲩⲉⲣⲫ̀ⲙⲉⲩⲓ̀ ⲉ̀ⲃⲟⲗ:</w:t>
            </w:r>
          </w:p>
          <w:p w:rsidR="00662600" w:rsidRDefault="00662600" w:rsidP="00662600">
            <w:pPr>
              <w:pStyle w:val="CopticVersemulti-line"/>
            </w:pPr>
            <w:r>
              <w:t>ⲉⲛϯⲱ̀ⲟⲩ ⲛ̀Ϯⲧ̀ⲣⲓⲁⲥ:</w:t>
            </w:r>
          </w:p>
          <w:p w:rsidR="00662600" w:rsidRDefault="00662600" w:rsidP="00662600">
            <w:pPr>
              <w:pStyle w:val="CopticHangingVerse"/>
            </w:pPr>
            <w:r>
              <w:t>ⲙ̀ⲡⲓⲉ̀ϩⲟⲟⲩ ⲛⲉⲙ ⲡⲓⲉ̀ϫⲱⲣϩ.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Hail to you O righteous ones,</w:t>
            </w:r>
          </w:p>
          <w:p w:rsidR="00662600" w:rsidRPr="004764BD" w:rsidRDefault="00662600" w:rsidP="00662600">
            <w:pPr>
              <w:pStyle w:val="EngHang"/>
            </w:pPr>
            <w:r w:rsidRPr="004764BD">
              <w:t>Hail to the Spirit-bearers,</w:t>
            </w:r>
          </w:p>
          <w:p w:rsidR="00662600" w:rsidRPr="004764BD" w:rsidRDefault="00662600" w:rsidP="00662600">
            <w:pPr>
              <w:pStyle w:val="EngHang"/>
            </w:pPr>
            <w:r w:rsidRPr="004764BD">
              <w:t>Hail to our holy Roman fathers,</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Ⲭⲉⲣⲉ ⲛⲱⲧⲉⲛ ⲱ̀ ⲛⲓⲇⲓⲕⲱⲟⲥ:</w:t>
            </w:r>
          </w:p>
          <w:p w:rsidR="00662600" w:rsidRDefault="00662600" w:rsidP="00662600">
            <w:pPr>
              <w:pStyle w:val="CopticVersemulti-line"/>
            </w:pPr>
            <w:r>
              <w:t>ⲭⲉⲣⲉ ⲛⲓⲡ̄ⲛ̄ⲁ̄ⲧⲟⲫⲟⲣⲟⲥ:</w:t>
            </w:r>
          </w:p>
          <w:p w:rsidR="00662600" w:rsidRDefault="00662600" w:rsidP="00662600">
            <w:pPr>
              <w:pStyle w:val="CopticVersemulti-line"/>
            </w:pPr>
            <w:r>
              <w:t>ⲭⲉⲣⲉ ⲛⲉⲛⲓⲟϯ ⲉ̄ⲑ̄ⲩ̄ ⲛ̀ⲣⲱⲙⲉⲟⲥ:</w:t>
            </w:r>
          </w:p>
          <w:p w:rsidR="00662600"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Pray to the Lord on our behalf,</w:t>
            </w:r>
          </w:p>
          <w:p w:rsidR="00662600" w:rsidRPr="004764BD" w:rsidRDefault="00662600" w:rsidP="00662600">
            <w:pPr>
              <w:pStyle w:val="EngHang"/>
            </w:pPr>
            <w:r w:rsidRPr="004764BD">
              <w:t>O our holy Roman fathers,</w:t>
            </w:r>
          </w:p>
          <w:p w:rsidR="00662600" w:rsidRPr="004764BD" w:rsidRDefault="00662600" w:rsidP="00662600">
            <w:pPr>
              <w:pStyle w:val="EngHang"/>
            </w:pPr>
            <w:r w:rsidRPr="004764BD">
              <w:t xml:space="preserve">Maximus and </w:t>
            </w:r>
            <w:r>
              <w:t>Dometius</w:t>
            </w:r>
            <w:r w:rsidRPr="004764BD">
              <w:t>,</w:t>
            </w:r>
          </w:p>
          <w:p w:rsidR="00662600" w:rsidRDefault="00662600" w:rsidP="00662600">
            <w:pPr>
              <w:pStyle w:val="EngHangEnd"/>
            </w:pPr>
            <w:r w:rsidRPr="004764BD">
              <w:t>That He</w:t>
            </w:r>
            <w:r>
              <w:t xml:space="preserve"> may forgive us our sins.</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Ⲧⲟⲃϩ ⲙ̀Ⲡⲟ̄ⲥ̄ ⲉ̀ϩ̀ⲣⲏⲓ ⲉ̀ϫⲱⲛ:</w:t>
            </w:r>
          </w:p>
          <w:p w:rsidR="00662600" w:rsidRDefault="00662600" w:rsidP="00662600">
            <w:pPr>
              <w:pStyle w:val="CopticVersemulti-line"/>
            </w:pPr>
            <w:r>
              <w:t>ⲱ̀ ⲛⲉⲛⲓⲟϯ ⲉ̄ⲑ̄ⲩ̄ ⲛ̀ⲣⲱⲙⲉⲟⲥ:</w:t>
            </w:r>
          </w:p>
          <w:p w:rsidR="00662600" w:rsidRDefault="00662600" w:rsidP="00662600">
            <w:pPr>
              <w:pStyle w:val="CopticVersemulti-line"/>
            </w:pPr>
            <w:r>
              <w:t>Ⲙⲁⲝⲓⲙⲟⲥ ⲛⲉⲙ Ⲇⲟⲙⲉⲧⲓⲟⲥ:</w:t>
            </w:r>
          </w:p>
          <w:p w:rsidR="00662600" w:rsidRDefault="00662600" w:rsidP="00662600">
            <w:pPr>
              <w:pStyle w:val="CopticHangingVerse"/>
            </w:pPr>
            <w:r>
              <w:t>ⲛ̀ⲧⲉϥⲭⲁ ⲛⲉⲛⲛⲟⲃⲓ ⲛⲁⲛ ⲉ̀ⲃⲟⲗ.</w:t>
            </w:r>
          </w:p>
        </w:tc>
      </w:tr>
    </w:tbl>
    <w:p w:rsidR="00FF5FF3" w:rsidRDefault="00FF5FF3" w:rsidP="00FF5FF3">
      <w:pPr>
        <w:pStyle w:val="Heading3"/>
      </w:pPr>
      <w:r>
        <w:t>Jan</w:t>
      </w:r>
      <w:r w:rsidR="00662600">
        <w:t>uary 12 (13) / Tobi 17: St. Dome</w:t>
      </w:r>
      <w:r>
        <w:t>tius</w:t>
      </w:r>
    </w:p>
    <w:p w:rsidR="00FF5FF3" w:rsidRPr="00FF5FF3" w:rsidRDefault="00FF5FF3" w:rsidP="00FF5FF3">
      <w:pPr>
        <w:pStyle w:val="Rubric"/>
      </w:pPr>
      <w:r>
        <w:t>See the Feast of St</w:t>
      </w:r>
      <w:r w:rsidR="00662600">
        <w:t>s</w:t>
      </w:r>
      <w:r>
        <w:t>. Maximus</w:t>
      </w:r>
      <w:r w:rsidR="00662600">
        <w:t xml:space="preserve"> and Dometius </w:t>
      </w:r>
      <w:r>
        <w:t>on January 9 (10) / Tobi 14, page ##.</w:t>
      </w:r>
    </w:p>
    <w:p w:rsidR="00160DE3" w:rsidRDefault="00160DE3" w:rsidP="00160DE3">
      <w:pPr>
        <w:pStyle w:val="Heading3"/>
      </w:pPr>
      <w:bookmarkStart w:id="1059" w:name="_Toc410196208"/>
      <w:bookmarkStart w:id="1060" w:name="_Toc410196450"/>
      <w:bookmarkStart w:id="1061"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59"/>
      <w:bookmarkEnd w:id="1060"/>
      <w:bookmarkEnd w:id="1061"/>
    </w:p>
    <w:p w:rsidR="00336FAA" w:rsidRDefault="00336FAA" w:rsidP="00336FAA">
      <w:pPr>
        <w:pStyle w:val="Rubric"/>
      </w:pPr>
      <w:r>
        <w:t>See the Doxologies, Psali, and Theotokia for the Virgin.</w:t>
      </w:r>
    </w:p>
    <w:p w:rsidR="00FF5FF3" w:rsidRDefault="00FF5FF3" w:rsidP="00FF5FF3">
      <w:pPr>
        <w:pStyle w:val="Heading3"/>
      </w:pPr>
      <w:r>
        <w:lastRenderedPageBreak/>
        <w:t>January 17 (18) / Tobi 22: St. Anthony the Great</w:t>
      </w:r>
    </w:p>
    <w:p w:rsidR="00FF5FF3" w:rsidRDefault="00FF5FF3" w:rsidP="00FF5FF3">
      <w:pPr>
        <w:pStyle w:val="Heading4"/>
      </w:pPr>
      <w:r>
        <w:t>The Doxology</w:t>
      </w:r>
    </w:p>
    <w:p w:rsidR="00751B8B" w:rsidRPr="00751B8B" w:rsidRDefault="00751B8B" w:rsidP="00751B8B">
      <w:pPr>
        <w:pStyle w:val="Rubric"/>
      </w:pPr>
      <w:r>
        <w:t>See also the Doxology for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pPr>
            <w:r w:rsidRPr="00735DD6">
              <w:t>Chase away from your hearts</w:t>
            </w:r>
          </w:p>
          <w:p w:rsidR="00B83964" w:rsidRPr="00735DD6" w:rsidRDefault="00B83964" w:rsidP="00751B8B">
            <w:pPr>
              <w:pStyle w:val="EngHang"/>
            </w:pPr>
            <w:r w:rsidRPr="00735DD6">
              <w:t>The thoughts of darkness,</w:t>
            </w:r>
          </w:p>
          <w:p w:rsidR="00B83964" w:rsidRPr="00735DD6" w:rsidRDefault="00B83964" w:rsidP="00751B8B">
            <w:pPr>
              <w:pStyle w:val="EngHang"/>
            </w:pPr>
            <w:r w:rsidRPr="00735DD6">
              <w:t>And the memories that deceive</w:t>
            </w:r>
          </w:p>
          <w:p w:rsidR="00B83964" w:rsidRDefault="00B83964" w:rsidP="00751B8B">
            <w:pPr>
              <w:pStyle w:val="EngHangEnd"/>
            </w:pPr>
            <w:r w:rsidRPr="00735DD6">
              <w:t>And darken the mind.</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Ⲃⲱⲗ ⲉ̀ⲃⲟⲗ ϧⲉⲛ ⲛⲉⲧⲉⲛϩⲏⲧ:</w:t>
            </w:r>
          </w:p>
          <w:p w:rsidR="00B83964" w:rsidRDefault="00B83964" w:rsidP="00B83964">
            <w:pPr>
              <w:pStyle w:val="CopticVersemulti-line"/>
            </w:pPr>
            <w:r>
              <w:t>ⲛ̀ⲛⲓⲙⲟⲕⲙⲉⲕ ⲛ̀ⲧⲉ ϯⲕⲁⲕⲓⲁ̀:</w:t>
            </w:r>
          </w:p>
          <w:p w:rsidR="00B83964" w:rsidRDefault="00B83964" w:rsidP="00B83964">
            <w:pPr>
              <w:pStyle w:val="CopticVersemulti-line"/>
            </w:pPr>
            <w:r>
              <w:t>ⲛⲉⲙ ⲛⲓⲙⲉⲩⲓ̀ ⲉⲧϣⲉⲃϣⲱⲃ:</w:t>
            </w:r>
          </w:p>
          <w:p w:rsidR="00B83964" w:rsidRDefault="00B83964" w:rsidP="00B83964">
            <w:pPr>
              <w:pStyle w:val="CopticHangingVerse"/>
            </w:pPr>
            <w:r>
              <w:t>ⲉⲧⲓ̀ⲣⲓ ⲙ̀ⲡⲓⲛⲟⲩⲥ ⲛ̀ⲭⲁⲕⲓ.</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pPr>
            <w:r w:rsidRPr="00735DD6">
              <w:t xml:space="preserve">Consider </w:t>
            </w:r>
            <w:r>
              <w:t>attentively,</w:t>
            </w:r>
          </w:p>
          <w:p w:rsidR="00B83964" w:rsidRPr="00735DD6" w:rsidRDefault="00B83964" w:rsidP="00751B8B">
            <w:pPr>
              <w:pStyle w:val="EngHang"/>
            </w:pPr>
            <w:r w:rsidRPr="00735DD6">
              <w:t>The exalted righteousness</w:t>
            </w:r>
          </w:p>
          <w:p w:rsidR="00B83964" w:rsidRPr="00735DD6" w:rsidRDefault="00B83964" w:rsidP="00751B8B">
            <w:pPr>
              <w:pStyle w:val="EngHang"/>
            </w:pPr>
            <w:r w:rsidRPr="00735DD6">
              <w:t>Of our blessed father</w:t>
            </w:r>
            <w:r>
              <w:t>,</w:t>
            </w:r>
          </w:p>
          <w:p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Ⲁⲣⲓⲛⲟⲓⲛ ϧⲉⲛ ⲟⲩϯϩ̀ⲑⲏϥ:</w:t>
            </w:r>
          </w:p>
          <w:p w:rsidR="00B83964" w:rsidRDefault="00B83964" w:rsidP="00B83964">
            <w:pPr>
              <w:pStyle w:val="CopticVersemulti-line"/>
            </w:pPr>
            <w:r>
              <w:t>ⲛ̀ⲛⲓⲕⲁⲑⲁⲣⲧⲱⲙⲁ ⲉⲧϭⲟⲥⲓ:</w:t>
            </w:r>
          </w:p>
          <w:p w:rsidR="00B83964" w:rsidRDefault="00B83964" w:rsidP="00B83964">
            <w:pPr>
              <w:pStyle w:val="CopticVersemulti-line"/>
            </w:pPr>
            <w:r>
              <w:t>ⲛ̀ⲧⲉ ⲡⲉⲛⲙⲁⲕⲁⲣⲓⲟⲥ ⲛ̀ⲓⲱⲧ:</w:t>
            </w:r>
          </w:p>
          <w:p w:rsidR="00B83964" w:rsidRDefault="00B83964" w:rsidP="00B83964">
            <w:pPr>
              <w:pStyle w:val="CopticHangingVerse"/>
            </w:pPr>
            <w:r>
              <w:t>ⲡⲁⲟ̄ⲥ̄ ⲡⲓⲛⲓϣϯ Ⲁⲃⲃⲁ Ⲁⲛⲧⲱⲛⲓ.</w:t>
            </w:r>
          </w:p>
        </w:tc>
      </w:tr>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rPr>
                <w:rFonts w:cs="Antonious Normal"/>
                <w:szCs w:val="28"/>
              </w:rPr>
            </w:pPr>
            <w:r>
              <w:rPr>
                <w:rFonts w:cs="Antonious Normal"/>
                <w:szCs w:val="28"/>
              </w:rPr>
              <w:t>He became our guide, and</w:t>
            </w:r>
          </w:p>
          <w:p w:rsidR="00B83964" w:rsidRPr="00735DD6" w:rsidRDefault="00B83964" w:rsidP="00751B8B">
            <w:pPr>
              <w:pStyle w:val="EngHang"/>
              <w:rPr>
                <w:rFonts w:cs="Antonious Normal"/>
                <w:szCs w:val="28"/>
              </w:rPr>
            </w:pPr>
            <w:r>
              <w:rPr>
                <w:rFonts w:cs="Antonious Normal"/>
                <w:szCs w:val="28"/>
              </w:rPr>
              <w:t>A harbour of salvation;</w:t>
            </w:r>
          </w:p>
          <w:p w:rsidR="00B83964" w:rsidRPr="00735DD6" w:rsidRDefault="00B83964" w:rsidP="00751B8B">
            <w:pPr>
              <w:pStyle w:val="EngHang"/>
              <w:rPr>
                <w:rFonts w:cs="Antonious Normal"/>
                <w:szCs w:val="28"/>
              </w:rPr>
            </w:pPr>
            <w:r w:rsidRPr="00735DD6">
              <w:rPr>
                <w:rFonts w:cs="Antonious Normal"/>
                <w:szCs w:val="28"/>
              </w:rPr>
              <w:t>He called us all gladly,</w:t>
            </w:r>
          </w:p>
          <w:p w:rsidR="00B83964" w:rsidRDefault="00B83964" w:rsidP="00751B8B">
            <w:pPr>
              <w:pStyle w:val="EngHangEnd"/>
            </w:pPr>
            <w:r w:rsidRPr="00735DD6">
              <w:t>To enter into eternal life</w:t>
            </w:r>
            <w:r>
              <w:t>.</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Ⲫⲁⲓ ⲉ̀ⲧⲁϥϣⲱⲡⲓ ⲛⲁⲛ ⲛ̀ Ϭⲁⲩⲙⲱⲓⲧ:</w:t>
            </w:r>
          </w:p>
          <w:p w:rsidR="00B83964" w:rsidRDefault="00B83964" w:rsidP="00B83964">
            <w:pPr>
              <w:pStyle w:val="CopticVersemulti-line"/>
            </w:pPr>
            <w:r>
              <w:t>ⲛ̀ⲗⲩⲙⲏⲛ ⲛ̀ⲧⲉ ⲡⲓⲟⲩϫⲁⲓ:</w:t>
            </w:r>
          </w:p>
          <w:p w:rsidR="00B83964" w:rsidRDefault="00B83964" w:rsidP="00B83964">
            <w:pPr>
              <w:pStyle w:val="CopticVersemulti-line"/>
            </w:pPr>
            <w:r>
              <w:t>ⲁϥⲑⲱϩⲉⲙ ⲙ̀ⲙⲟⲛ ϧⲉⲛ ⲟⲩⲉ̀ⲣⲟⲩⲱⲧ:</w:t>
            </w:r>
          </w:p>
          <w:p w:rsidR="00B83964" w:rsidRDefault="00B83964" w:rsidP="00B83964">
            <w:pPr>
              <w:pStyle w:val="CopticHangingVerse"/>
            </w:pPr>
            <w:r>
              <w:t>ⲉ̀ϧⲟⲩⲛ ⲉ̀ⲡⲓⲱⲛϧ ⲛ̀ⲉ̀ⲛⲉϩ.</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rPr>
                <w:rFonts w:cs="Antonious"/>
                <w:szCs w:val="28"/>
              </w:rPr>
            </w:pPr>
            <w:r w:rsidRPr="00735DD6">
              <w:rPr>
                <w:rFonts w:cs="Antonious"/>
                <w:szCs w:val="28"/>
              </w:rPr>
              <w:t>The fragrance of his virtues,</w:t>
            </w:r>
          </w:p>
          <w:p w:rsidR="00B83964" w:rsidRPr="00735DD6" w:rsidRDefault="00B83964" w:rsidP="00751B8B">
            <w:pPr>
              <w:pStyle w:val="EngHang"/>
              <w:rPr>
                <w:rFonts w:cs="Antonious"/>
                <w:szCs w:val="28"/>
              </w:rPr>
            </w:pPr>
            <w:r w:rsidRPr="00735DD6">
              <w:rPr>
                <w:rFonts w:cs="Antonious"/>
                <w:szCs w:val="28"/>
              </w:rPr>
              <w:t>Gave joy to our souls,</w:t>
            </w:r>
          </w:p>
          <w:p w:rsidR="00B83964" w:rsidRPr="00735DD6" w:rsidRDefault="00B83964" w:rsidP="00751B8B">
            <w:pPr>
              <w:pStyle w:val="EngHang"/>
              <w:rPr>
                <w:rFonts w:cs="Antonious"/>
                <w:szCs w:val="28"/>
              </w:rPr>
            </w:pPr>
            <w:r w:rsidRPr="00735DD6">
              <w:rPr>
                <w:rFonts w:cs="Antonious"/>
                <w:szCs w:val="28"/>
              </w:rPr>
              <w:t>Like the aroma</w:t>
            </w:r>
          </w:p>
          <w:p w:rsidR="00B83964" w:rsidRDefault="00B83964" w:rsidP="00751B8B">
            <w:pPr>
              <w:pStyle w:val="EngHangEnd"/>
            </w:pPr>
            <w:r w:rsidRPr="00735DD6">
              <w:t>That blossoms in paradise.</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Ⲁⲡⲓⲥ̀ⲑⲟⲓⲛⲟⲩϥⲓ ⲛ̀ⲧⲉ ⲛⲉϥⲁⲣⲉⲧⲏ:</w:t>
            </w:r>
          </w:p>
          <w:p w:rsidR="00B83964" w:rsidRDefault="00B83964" w:rsidP="00B83964">
            <w:pPr>
              <w:pStyle w:val="CopticVersemulti-line"/>
            </w:pPr>
            <w:r>
              <w:t>ϯ ⲙ̀ⲡ̀ⲟⲩⲛⲟϥ ⲛ̀ⲛⲉⲛⲯⲩⲭⲏ:</w:t>
            </w:r>
          </w:p>
          <w:p w:rsidR="00B83964" w:rsidRDefault="00B83964" w:rsidP="00B83964">
            <w:pPr>
              <w:pStyle w:val="CopticVersemulti-line"/>
            </w:pPr>
            <w:r>
              <w:t>ⲙ̀ⲫ̀ⲣⲏϯ ⲙ̀ⲡⲓⲁⲣⲱⲙⲁⲧⲁ:</w:t>
            </w:r>
          </w:p>
          <w:p w:rsidR="00B83964" w:rsidRDefault="00B83964" w:rsidP="00B83964">
            <w:pPr>
              <w:pStyle w:val="CopticHangingVerse"/>
            </w:pPr>
            <w:r>
              <w:t>ⲉⲧⲣⲏⲧ ϧⲉⲛ ⲡⲓⲡⲁⲣⲁⲇⲓⲥⲟⲥ.</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rsidR="00B83964" w:rsidRPr="00735DD6" w:rsidRDefault="00B83964" w:rsidP="00751B8B">
            <w:pPr>
              <w:pStyle w:val="EngHang"/>
              <w:rPr>
                <w:rFonts w:cs="Antonious Normal"/>
                <w:szCs w:val="28"/>
              </w:rPr>
            </w:pPr>
            <w:r w:rsidRPr="00735DD6">
              <w:rPr>
                <w:rFonts w:cs="Antonious Normal"/>
                <w:szCs w:val="28"/>
              </w:rPr>
              <w:t>In the upright faith,</w:t>
            </w:r>
          </w:p>
          <w:p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rsidR="00B83964" w:rsidRDefault="00B83964" w:rsidP="00751B8B">
            <w:pPr>
              <w:pStyle w:val="EngHangEnd"/>
            </w:pPr>
            <w:r w:rsidRPr="00735DD6">
              <w:t>Proclaiming and saying:</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Ⲙⲁⲣⲉⲛⲧⲁϫⲣⲟⲛ ϧⲉⲛ ⲡⲓⲛⲁϩϯ:</w:t>
            </w:r>
          </w:p>
          <w:p w:rsidR="00B83964" w:rsidRDefault="00B83964" w:rsidP="00B83964">
            <w:pPr>
              <w:pStyle w:val="CopticVersemulti-line"/>
            </w:pPr>
            <w:r>
              <w:t>ⲉⲧⲥⲟⲩⲧⲱⲛ ϧⲉⲛ ⲟⲩⲙⲉⲑⲙⲏⲓ:</w:t>
            </w:r>
          </w:p>
          <w:p w:rsidR="00B83964" w:rsidRDefault="00B83964" w:rsidP="00B83964">
            <w:pPr>
              <w:pStyle w:val="CopticVersemulti-line"/>
            </w:pPr>
            <w:r>
              <w:t>ⲛ̀ⲧⲉ ⲡⲓⲛⲓϣϯ Ⲁⲛⲧⲱⲛⲓⲟⲥ:</w:t>
            </w:r>
          </w:p>
          <w:p w:rsidR="00B83964" w:rsidRPr="003032D8" w:rsidRDefault="00B83964" w:rsidP="00B83964">
            <w:pPr>
              <w:pStyle w:val="CopticHangingVerse"/>
            </w:pPr>
            <w:r>
              <w:t>ⲉⲛⲱϣ ⲉ̀ⲃⲟⲗ ⲉ̀ⲛϫⲱ ⲙ̀ⲙⲟⲥ.</w:t>
            </w:r>
          </w:p>
        </w:tc>
      </w:tr>
      <w:tr w:rsidR="00B83964" w:rsidTr="00751B8B">
        <w:trPr>
          <w:cantSplit/>
          <w:jc w:val="center"/>
        </w:trPr>
        <w:tc>
          <w:tcPr>
            <w:tcW w:w="288" w:type="dxa"/>
          </w:tcPr>
          <w:p w:rsidR="00B83964" w:rsidRPr="00FB5ACB" w:rsidRDefault="002D09C5" w:rsidP="00751B8B">
            <w:pPr>
              <w:pStyle w:val="CopticCross"/>
            </w:pPr>
            <w:r w:rsidRPr="00FB5ACB">
              <w:lastRenderedPageBreak/>
              <w:t>¿</w:t>
            </w:r>
          </w:p>
        </w:tc>
        <w:tc>
          <w:tcPr>
            <w:tcW w:w="3960" w:type="dxa"/>
          </w:tcPr>
          <w:p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rsidR="00B83964" w:rsidRPr="00735DD6" w:rsidRDefault="00B83964" w:rsidP="00751B8B">
            <w:pPr>
              <w:pStyle w:val="EngHang"/>
              <w:rPr>
                <w:rFonts w:cs="Antonious Normal"/>
                <w:szCs w:val="28"/>
              </w:rPr>
            </w:pPr>
            <w:r w:rsidRPr="00735DD6">
              <w:rPr>
                <w:rFonts w:cs="Antonious Normal"/>
                <w:szCs w:val="28"/>
              </w:rPr>
              <w:t>I asked and I received,</w:t>
            </w:r>
          </w:p>
          <w:p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rsidR="00B83964" w:rsidRDefault="00B83964" w:rsidP="00751B8B">
            <w:pPr>
              <w:pStyle w:val="EngHangEnd"/>
            </w:pPr>
            <w:r w:rsidRPr="00735DD6">
              <w:t>That it will be opened for me.”</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Ϫⲉ ⲁⲓⲕⲱϯ ⲟⲩⲟϩ ⲁⲓϫⲓⲙⲓ:</w:t>
            </w:r>
          </w:p>
          <w:p w:rsidR="00B83964" w:rsidRDefault="00B83964" w:rsidP="00B83964">
            <w:pPr>
              <w:pStyle w:val="CopticVersemulti-line"/>
            </w:pPr>
            <w:r>
              <w:t>ⲁⲓⲉ̀ⲣⲉⲧⲓⲛ ⲟⲩⲟϩ ⲁⲓϭⲓ:</w:t>
            </w:r>
          </w:p>
          <w:p w:rsidR="00B83964" w:rsidRDefault="00B83964" w:rsidP="00B83964">
            <w:pPr>
              <w:pStyle w:val="CopticVersemulti-line"/>
            </w:pPr>
            <w:r>
              <w:t>ⲁⲓⲕⲱⲗϩ ⲟⲩⲟϩ ϯⲛⲁϩϯ:</w:t>
            </w:r>
          </w:p>
          <w:p w:rsidR="00B83964" w:rsidRDefault="00B83964" w:rsidP="00B83964">
            <w:pPr>
              <w:pStyle w:val="CopticHangingVerse"/>
            </w:pPr>
            <w:r>
              <w:t>ϫⲉ ⲥⲉⲛⲁⲁ̀ⲟⲩⲱⲛ ⲛⲏⲓ.</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rsidR="00B83964" w:rsidRPr="00735DD6" w:rsidRDefault="00B83964" w:rsidP="00751B8B">
            <w:pPr>
              <w:pStyle w:val="EngHang"/>
              <w:rPr>
                <w:rFonts w:cs="Antonious Normal"/>
                <w:szCs w:val="28"/>
              </w:rPr>
            </w:pPr>
            <w:r w:rsidRPr="00735DD6">
              <w:rPr>
                <w:rFonts w:cs="Antonious Normal"/>
                <w:szCs w:val="28"/>
              </w:rPr>
              <w:t>The lamp of monasticism;</w:t>
            </w:r>
          </w:p>
          <w:p w:rsidR="00B83964" w:rsidRPr="00735DD6" w:rsidRDefault="00B83964" w:rsidP="00751B8B">
            <w:pPr>
              <w:pStyle w:val="EngHang"/>
              <w:rPr>
                <w:rFonts w:cs="Antonious Normal"/>
                <w:szCs w:val="28"/>
              </w:rPr>
            </w:pPr>
            <w:r w:rsidRPr="00735DD6">
              <w:rPr>
                <w:rFonts w:cs="Antonious Normal"/>
                <w:szCs w:val="28"/>
              </w:rPr>
              <w:t>Hail to our father Abba Paul,</w:t>
            </w:r>
          </w:p>
          <w:p w:rsidR="00B83964" w:rsidRDefault="00B83964" w:rsidP="00751B8B">
            <w:pPr>
              <w:pStyle w:val="EngHangEnd"/>
            </w:pPr>
            <w:r w:rsidRPr="00735DD6">
              <w:t>The beloved of Christ.</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Ⲭⲉⲣⲉ ⲡⲉⲛⲓⲱⲧ Ⲁⲛⲧⲱⲛⲓⲟⲥ:</w:t>
            </w:r>
          </w:p>
          <w:p w:rsidR="00B83964" w:rsidRDefault="00B83964" w:rsidP="00B83964">
            <w:pPr>
              <w:pStyle w:val="CopticVersemulti-line"/>
            </w:pPr>
            <w:r>
              <w:t>ⲡⲓϧⲏⲃⲥ ⲛ̀ⲧⲉ ϯⲙⲉⲧⲙⲟⲛⲁⲭⲟⲥ:</w:t>
            </w:r>
          </w:p>
          <w:p w:rsidR="00B83964" w:rsidRDefault="00B83964" w:rsidP="00B83964">
            <w:pPr>
              <w:pStyle w:val="CopticVersemulti-line"/>
            </w:pPr>
            <w:r>
              <w:t>ⲭⲉⲣⲉ ⲡⲉⲛⲓⲱⲧ ⲁⲃⲃⲁ Ⲡⲁⲩⲗⲉ:</w:t>
            </w:r>
          </w:p>
          <w:p w:rsidR="00B83964" w:rsidRDefault="00B83964" w:rsidP="00B83964">
            <w:pPr>
              <w:pStyle w:val="CopticHangingVerse"/>
            </w:pPr>
            <w:r>
              <w:t>ⲡⲓⲙⲉⲛⲣⲓⲧ ⲛ̀ⲧⲉ Ⲡⲭ̄ⲥ̄.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rFonts w:cs="Antonious Normal"/>
                <w:szCs w:val="28"/>
              </w:rPr>
              <w:t>Pray to the Lord on our behalf,</w:t>
            </w:r>
          </w:p>
          <w:p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rsidR="00B83964" w:rsidRPr="00735DD6" w:rsidRDefault="00B83964" w:rsidP="00B83964">
            <w:pPr>
              <w:pStyle w:val="EngHang"/>
            </w:pPr>
            <w:r w:rsidRPr="00735DD6">
              <w:t>Abba Antony and Abba Paul,</w:t>
            </w:r>
          </w:p>
          <w:p w:rsidR="00B83964" w:rsidRDefault="00B83964" w:rsidP="00751B8B">
            <w:pPr>
              <w:pStyle w:val="EngHangEnd"/>
            </w:pPr>
            <w:r w:rsidRPr="00735DD6">
              <w:t>That he may forgive us our sins.</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Ⲧⲱⲃϩ ⲙ̀Ⲡⲟ̄ⲥ̄ ⲉ̀ϩ̀ⲣⲏⲓ ⲉ̀ϫⲱⲛ:</w:t>
            </w:r>
          </w:p>
          <w:p w:rsidR="00B83964" w:rsidRDefault="00B83964" w:rsidP="00B83964">
            <w:pPr>
              <w:pStyle w:val="CopticVersemulti-line"/>
            </w:pPr>
            <w:r>
              <w:t>ⲛⲁⲟ̄ⲥ̄ ⲛ̀ⲓⲟϯ ⲙ̀ⲙⲁⲓⲛⲟⲩϣⲏⲣⲓ:</w:t>
            </w:r>
          </w:p>
          <w:p w:rsidR="00B83964" w:rsidRDefault="00B83964" w:rsidP="00B83964">
            <w:pPr>
              <w:pStyle w:val="CopticVersemulti-line"/>
            </w:pPr>
            <w:r>
              <w:t>ⲁⲃⲃⲁ Ⲁⲛⲧⲱⲛⲓⲟⲥ ⲛⲉⲙ ⲁⲃⲃⲁ ⲡⲁⲩⲗⲉ:</w:t>
            </w:r>
          </w:p>
          <w:p w:rsidR="00B83964" w:rsidRDefault="00B83964" w:rsidP="00B83964">
            <w:pPr>
              <w:pStyle w:val="CopticHangingVerse"/>
            </w:pPr>
            <w:r>
              <w:t>ⲛ̀ⲧⲉϥⲭⲁ ⲛⲉⲛⲛⲟⲃⲓ ⲛⲁⲛ ⲉ̀ⲃⲟⲗ.</w:t>
            </w:r>
          </w:p>
        </w:tc>
      </w:tr>
    </w:tbl>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E22010" w:rsidRPr="00E22010" w:rsidRDefault="00E22010" w:rsidP="00E22010">
      <w:pPr>
        <w:pStyle w:val="Rubric"/>
      </w:pPr>
      <w:r>
        <w:t>See also the Doxology of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Our holy father Abba Paul</w:t>
            </w:r>
          </w:p>
          <w:p w:rsidR="00E22010" w:rsidRDefault="00E22010" w:rsidP="00E22010">
            <w:pPr>
              <w:pStyle w:val="EngHang"/>
            </w:pPr>
            <w:r>
              <w:t>Was the first in the wilderness,</w:t>
            </w:r>
          </w:p>
          <w:p w:rsidR="00E22010" w:rsidRDefault="00E22010" w:rsidP="00E22010">
            <w:pPr>
              <w:pStyle w:val="EngHang"/>
            </w:pPr>
            <w:r>
              <w:t>Striving unceasingly</w:t>
            </w:r>
          </w:p>
          <w:p w:rsidR="00E22010" w:rsidRDefault="00E22010" w:rsidP="00E22010">
            <w:pPr>
              <w:pStyle w:val="EngHangEnd"/>
            </w:pPr>
            <w:r>
              <w:t>By day and by night.</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Ⲡⲉⲛⲓⲱⲧ ⲉ̄ⲑ̄ⲩ̄ ⲁⲃⲃⲁ Ⲡⲁⲩⲗⲉ:</w:t>
            </w:r>
          </w:p>
          <w:p w:rsidR="00E22010" w:rsidRDefault="00E22010" w:rsidP="00E22010">
            <w:pPr>
              <w:pStyle w:val="CopticVersemulti-line"/>
            </w:pPr>
            <w:r>
              <w:t>ⲁϥϣⲱⲡⲓ ⲛ̀ϩⲟⲩⲓⲧ ϩⲓ ⲡ̀ϣⲁϥⲉ:</w:t>
            </w:r>
          </w:p>
          <w:p w:rsidR="00E22010" w:rsidRDefault="00E22010" w:rsidP="00E22010">
            <w:pPr>
              <w:pStyle w:val="CopticVersemulti-line"/>
            </w:pPr>
            <w:r>
              <w:t>ⲁϥⲉⲣⲥⲕⲓⲛ ϧⲉⲛ ⲟⲩⲙⲉⲧⲁⲑⲙⲟⲩⲛⲕ:</w:t>
            </w:r>
          </w:p>
          <w:p w:rsidR="00E22010" w:rsidRDefault="00E22010" w:rsidP="00E22010">
            <w:pPr>
              <w:pStyle w:val="CopticHangingVerse"/>
            </w:pPr>
            <w:r>
              <w:t>ⲙ̀ⲡⲓⲉ̀ϩⲟⲟⲩ ⲛⲉⲙ ⲡⲓⲉ̀ϫⲱⲣϩ.</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He fought in the arena</w:t>
            </w:r>
          </w:p>
          <w:p w:rsidR="00E22010" w:rsidRDefault="00E22010" w:rsidP="00E22010">
            <w:pPr>
              <w:pStyle w:val="EngHang"/>
            </w:pPr>
            <w:r>
              <w:t>Of godliness,</w:t>
            </w:r>
          </w:p>
          <w:p w:rsidR="00E22010" w:rsidRDefault="00E22010" w:rsidP="00E22010">
            <w:pPr>
              <w:pStyle w:val="EngHang"/>
            </w:pPr>
            <w:r>
              <w:t>He received the prize of victory,</w:t>
            </w:r>
          </w:p>
          <w:p w:rsidR="00E22010" w:rsidRDefault="00E22010" w:rsidP="00E22010">
            <w:pPr>
              <w:pStyle w:val="EngHangEnd"/>
            </w:pPr>
            <w:r>
              <w:t>Through the power of Christ.</w:t>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Ⲁϥϭⲟϫⲓ ϧⲉⲛ ⲡⲓⲥ̀ⲧⲁⲇⲓⲟⲛ:</w:t>
            </w:r>
          </w:p>
          <w:p w:rsidR="00E22010" w:rsidRDefault="00E22010" w:rsidP="00E22010">
            <w:pPr>
              <w:pStyle w:val="CopticVersemulti-line"/>
            </w:pPr>
            <w:r>
              <w:t>ⲛ̀ⲧⲉ ϯⲙⲉⲧⲉⲩⲥⲉⲃⲏⲥ:</w:t>
            </w:r>
          </w:p>
          <w:p w:rsidR="00E22010" w:rsidRDefault="00E22010" w:rsidP="00E22010">
            <w:pPr>
              <w:pStyle w:val="CopticVersemulti-line"/>
            </w:pPr>
            <w:r>
              <w:t>ⲁϥϭⲓ ⲙ̀ⲡⲓⲃⲁⲓ ⲛ̀ⲧⲉ ⲡⲓϭⲣⲟ:</w:t>
            </w:r>
          </w:p>
          <w:p w:rsidR="00E22010" w:rsidRDefault="00E22010" w:rsidP="00E22010">
            <w:pPr>
              <w:pStyle w:val="CopticHangingVerse"/>
            </w:pPr>
            <w:r>
              <w:t>ϩⲓⲧⲉⲛ ⲧ̀ϫⲱⲙ ⲛ̀ⲧⲉ Ⲡⲭ̄ⲥ̄.</w:t>
            </w:r>
          </w:p>
        </w:tc>
      </w:tr>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He proclaimed and said,</w:t>
            </w:r>
          </w:p>
          <w:p w:rsidR="00E22010" w:rsidRDefault="00E22010" w:rsidP="00E22010">
            <w:pPr>
              <w:pStyle w:val="EngHang"/>
            </w:pPr>
            <w:r>
              <w:t>To our righteous father,</w:t>
            </w:r>
          </w:p>
          <w:p w:rsidR="00E22010" w:rsidRDefault="00E22010" w:rsidP="00E22010">
            <w:pPr>
              <w:pStyle w:val="EngHang"/>
            </w:pPr>
            <w:r>
              <w:t>The holy Anthony the Great,</w:t>
            </w:r>
          </w:p>
          <w:p w:rsidR="00E22010" w:rsidRDefault="00E22010" w:rsidP="00E22010">
            <w:pPr>
              <w:pStyle w:val="EngHangEnd"/>
            </w:pPr>
            <w:r>
              <w:t>These words of the wise Paul,</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Ⲉϥⲱϣ ⲉ̀ⲃⲟⲗ ⲉϥϫⲱ ⲙ̀ⲙⲟⲥ:</w:t>
            </w:r>
          </w:p>
          <w:p w:rsidR="00E22010" w:rsidRDefault="00E22010" w:rsidP="00E22010">
            <w:pPr>
              <w:pStyle w:val="CopticVersemulti-line"/>
            </w:pPr>
            <w:r>
              <w:t>ⲙ̀ⲫ̀ⲣⲏϯ ⲙ̀ⲡⲓⲥⲟⲫⲟⲥ Ⲡⲁⲩⲗⲟⲥ:</w:t>
            </w:r>
          </w:p>
          <w:p w:rsidR="00E22010" w:rsidRDefault="00E22010" w:rsidP="00E22010">
            <w:pPr>
              <w:pStyle w:val="CopticVersemulti-line"/>
            </w:pPr>
            <w:r>
              <w:t>ⲙ̀ⲡⲉⲙ̀ⲑⲟ ⲙ̀ⲡⲉⲛⲓⲱⲧ ⲡⲓⲑ̀ⲙⲏⲓ:</w:t>
            </w:r>
          </w:p>
          <w:p w:rsidR="00E22010" w:rsidRDefault="00E22010" w:rsidP="00E22010">
            <w:pPr>
              <w:pStyle w:val="CopticHangingVerse"/>
            </w:pPr>
            <w:r>
              <w:t>ⲡⲓⲛⲓϣϯ ⲉ̄ⲑ̄ⲩ̄ Ⲁⲛⲧⲱⲛⲓⲟⲥ.</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“I have fought</w:t>
            </w:r>
          </w:p>
          <w:p w:rsidR="00E22010" w:rsidRDefault="00E22010" w:rsidP="00E22010">
            <w:pPr>
              <w:pStyle w:val="EngHang"/>
            </w:pPr>
            <w:r>
              <w:t>The good fight,</w:t>
            </w:r>
          </w:p>
          <w:p w:rsidR="00E22010" w:rsidRDefault="00E22010" w:rsidP="00E22010">
            <w:pPr>
              <w:pStyle w:val="EngHang"/>
            </w:pPr>
            <w:r>
              <w:t>I have finished the race,</w:t>
            </w:r>
          </w:p>
          <w:p w:rsidR="00E22010" w:rsidRDefault="00E22010" w:rsidP="00E22010">
            <w:pPr>
              <w:pStyle w:val="EngHangEnd"/>
            </w:pPr>
            <w:r>
              <w:t>I have kept the faith.</w:t>
            </w:r>
            <w:r>
              <w:rPr>
                <w:rStyle w:val="FootnoteReference"/>
              </w:rPr>
              <w:footnoteReference w:id="485"/>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Ⲁⲛⲟⲕ ⲡⲓⲁ̀ⲅⲱⲛ ⲉⲑⲛⲁⲛⲉϥ:</w:t>
            </w:r>
          </w:p>
          <w:p w:rsidR="00E22010" w:rsidRDefault="00E22010" w:rsidP="00E22010">
            <w:pPr>
              <w:pStyle w:val="CopticVersemulti-line"/>
            </w:pPr>
            <w:r>
              <w:t>ⲁⲓⲉⲣⲁ̀ⲅⲱⲛⲓⲍⲉⲥⲑⲉ ⲙ̀ⲙⲟϥ:</w:t>
            </w:r>
          </w:p>
          <w:p w:rsidR="00E22010" w:rsidRDefault="00E22010" w:rsidP="00E22010">
            <w:pPr>
              <w:pStyle w:val="CopticVersemulti-line"/>
            </w:pPr>
            <w:r>
              <w:t>ⲡⲓⲇ̀ⲣⲟⲙⲟⲥ ⲁⲓϫⲟⲕϥ ⲉ̀ⲃⲟⲗ:</w:t>
            </w:r>
          </w:p>
          <w:p w:rsidR="00E22010" w:rsidRDefault="00E22010" w:rsidP="00E22010">
            <w:pPr>
              <w:pStyle w:val="CopticHangingVerse"/>
            </w:pPr>
            <w:r>
              <w:t>ⲡⲓϣⲁϩϯ ⲁⲓⲁ̀ⲣⲉϩ ⲉ̀ⲣⲟϥ.</w:t>
            </w:r>
          </w:p>
        </w:tc>
      </w:tr>
      <w:tr w:rsidR="00E22010" w:rsidTr="006F2298">
        <w:trPr>
          <w:cantSplit/>
          <w:jc w:val="center"/>
        </w:trPr>
        <w:tc>
          <w:tcPr>
            <w:tcW w:w="288" w:type="dxa"/>
          </w:tcPr>
          <w:p w:rsidR="00E22010" w:rsidRPr="00FB5ACB" w:rsidRDefault="00E22010" w:rsidP="006F2298">
            <w:pPr>
              <w:pStyle w:val="CopticCross"/>
            </w:pPr>
          </w:p>
        </w:tc>
        <w:tc>
          <w:tcPr>
            <w:tcW w:w="3960" w:type="dxa"/>
          </w:tcPr>
          <w:p w:rsidR="00E22010" w:rsidRDefault="00E22010" w:rsidP="00E22010">
            <w:pPr>
              <w:pStyle w:val="EngHang"/>
            </w:pPr>
            <w:r>
              <w:t>Henceforth there is laid up for me,</w:t>
            </w:r>
          </w:p>
          <w:p w:rsidR="00E22010" w:rsidRDefault="00E22010" w:rsidP="00E22010">
            <w:pPr>
              <w:pStyle w:val="EngHang"/>
            </w:pPr>
            <w:r>
              <w:t>The crown of righteousness,</w:t>
            </w:r>
          </w:p>
          <w:p w:rsidR="00E22010" w:rsidRDefault="00E22010" w:rsidP="00E22010">
            <w:pPr>
              <w:pStyle w:val="EngHang"/>
            </w:pPr>
            <w:r>
              <w:t>Which the Lord, the righteous judge,</w:t>
            </w:r>
          </w:p>
          <w:p w:rsidR="00E22010" w:rsidRDefault="00E22010" w:rsidP="00E22010">
            <w:pPr>
              <w:pStyle w:val="EngHangEnd"/>
            </w:pPr>
            <w:r>
              <w:t>Will award me on that Day</w:t>
            </w:r>
            <w:r>
              <w:rPr>
                <w:rStyle w:val="FootnoteReference"/>
              </w:rPr>
              <w:footnoteReference w:id="486"/>
            </w:r>
            <w:r>
              <w:t>.”</w:t>
            </w:r>
          </w:p>
        </w:tc>
        <w:tc>
          <w:tcPr>
            <w:tcW w:w="288" w:type="dxa"/>
          </w:tcPr>
          <w:p w:rsidR="00E22010" w:rsidRDefault="00E22010" w:rsidP="006F2298"/>
        </w:tc>
        <w:tc>
          <w:tcPr>
            <w:tcW w:w="288" w:type="dxa"/>
          </w:tcPr>
          <w:p w:rsidR="00E22010" w:rsidRPr="00FB5ACB" w:rsidRDefault="00E22010" w:rsidP="006F2298">
            <w:pPr>
              <w:pStyle w:val="CopticCross"/>
            </w:pPr>
          </w:p>
        </w:tc>
        <w:tc>
          <w:tcPr>
            <w:tcW w:w="3960" w:type="dxa"/>
          </w:tcPr>
          <w:p w:rsidR="00E22010" w:rsidRDefault="00E22010" w:rsidP="00E22010">
            <w:pPr>
              <w:pStyle w:val="CopticVersemulti-line"/>
            </w:pPr>
            <w:r>
              <w:t>Ⲡⲁⲗⲓⲛ ϥ̀ⲭⲏ ⲛⲏⲓ ⲛ̀ϫⲉ ⲡⲓⲭ̀ⲗⲟⲙ:</w:t>
            </w:r>
          </w:p>
          <w:p w:rsidR="00E22010" w:rsidRDefault="00E22010" w:rsidP="00E22010">
            <w:pPr>
              <w:pStyle w:val="CopticVersemulti-line"/>
            </w:pPr>
            <w:r>
              <w:t>ⲛ̀ⲧⲉ ϯⲇⲓⲕⲉⲥⲩⲛⲏ:</w:t>
            </w:r>
          </w:p>
          <w:p w:rsidR="00E22010" w:rsidRDefault="00E22010" w:rsidP="00E22010">
            <w:pPr>
              <w:pStyle w:val="CopticVersemulti-line"/>
            </w:pPr>
            <w:r>
              <w:t>ⲫⲁⲓ ⲉ̀ⲧⲉ Ⲡⲟ̄ⲥ̄ ⲛⲁϯⲏⲓϥ ⲛⲏⲓ:</w:t>
            </w:r>
          </w:p>
          <w:p w:rsidR="00E22010" w:rsidRPr="003032D8" w:rsidRDefault="00E22010" w:rsidP="00E22010">
            <w:pPr>
              <w:pStyle w:val="CopticHangingVerse"/>
            </w:pPr>
            <w:r>
              <w:t>ϧⲉⲛ ⲡⲓⲉ̀ϩⲟⲟⲩ ⲉ̀ⲧⲉ ⲙ̀ⲙⲁⲩ.</w:t>
            </w:r>
          </w:p>
        </w:tc>
      </w:tr>
      <w:tr w:rsidR="00E22010" w:rsidTr="006F2298">
        <w:trPr>
          <w:cantSplit/>
          <w:jc w:val="center"/>
        </w:trPr>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EngHang"/>
            </w:pPr>
            <w:r>
              <w:t>Pray to the Lord on our behalf,</w:t>
            </w:r>
          </w:p>
          <w:p w:rsidR="00E22010" w:rsidRDefault="00E22010" w:rsidP="00E22010">
            <w:pPr>
              <w:pStyle w:val="EngHang"/>
            </w:pPr>
            <w:r>
              <w:t>O great and holy Abba Paul,</w:t>
            </w:r>
          </w:p>
          <w:p w:rsidR="00E22010" w:rsidRDefault="00E22010" w:rsidP="00E22010">
            <w:pPr>
              <w:pStyle w:val="EngHang"/>
            </w:pPr>
            <w:r>
              <w:t>That your beloved Lord,</w:t>
            </w:r>
          </w:p>
          <w:p w:rsidR="00E22010" w:rsidRDefault="00E22010" w:rsidP="00E22010">
            <w:pPr>
              <w:pStyle w:val="EngHangEnd"/>
            </w:pPr>
            <w:r>
              <w:t>May forgive us our sins.</w:t>
            </w:r>
          </w:p>
        </w:tc>
        <w:tc>
          <w:tcPr>
            <w:tcW w:w="288" w:type="dxa"/>
          </w:tcPr>
          <w:p w:rsidR="00E22010" w:rsidRDefault="00E22010" w:rsidP="006F2298"/>
        </w:tc>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CopticVersemulti-line"/>
            </w:pPr>
            <w:r>
              <w:t>Ⲧⲱⲃϩ ⲙ̀Ⲡⲟ̄ⲥ̄ ⲉ̀ϩ̀ⲣⲏⲓ ⲉ̀ϫⲱⲛ:</w:t>
            </w:r>
          </w:p>
          <w:p w:rsidR="00E22010" w:rsidRDefault="00E22010" w:rsidP="00E22010">
            <w:pPr>
              <w:pStyle w:val="CopticVersemulti-line"/>
            </w:pPr>
            <w:r>
              <w:t>ⲱ̀ ⲡⲓⲛⲓϣϯ ⲉ̄ⲑ̄ⲩ̄ ⲁⲃⲃⲁ Ⲡⲁⲩⲗⲉ:</w:t>
            </w:r>
          </w:p>
          <w:p w:rsidR="00E22010" w:rsidRDefault="00E22010" w:rsidP="00E22010">
            <w:pPr>
              <w:pStyle w:val="CopticVersemulti-line"/>
            </w:pPr>
            <w:r>
              <w:t>ϩⲓⲛⲁ ⲛ̀ⲧⲉ Ⲡⲟ̄ⲥ̄ ⲫⲏⲉ̀ⲧⲁⲕⲙⲉⲛⲣⲓⲧϥ:</w:t>
            </w:r>
          </w:p>
          <w:p w:rsidR="00E22010" w:rsidRDefault="00E22010" w:rsidP="00E22010">
            <w:pPr>
              <w:pStyle w:val="CopticHangingVerse"/>
            </w:pPr>
            <w:r>
              <w:t>ⲭⲁ ⲛⲉⲛⲛⲟⲃⲓ ⲛⲁⲛ ⲉ̀ⲃⲟⲗ.</w:t>
            </w:r>
          </w:p>
        </w:tc>
      </w:tr>
    </w:tbl>
    <w:p w:rsidR="00160DE3" w:rsidRDefault="00160DE3" w:rsidP="00160DE3">
      <w:pPr>
        <w:pStyle w:val="Heading3"/>
      </w:pPr>
      <w:r>
        <w:t>January 29 (30) / Meshir 4: Martyrdom of St. Agabus the Disciple</w:t>
      </w:r>
    </w:p>
    <w:p w:rsidR="00160DE3" w:rsidRDefault="00160DE3" w:rsidP="00160DE3">
      <w:pPr>
        <w:pStyle w:val="Rubric"/>
      </w:pPr>
      <w:bookmarkStart w:id="1062" w:name="_Toc410196209"/>
      <w:bookmarkStart w:id="1063" w:name="_Toc410196451"/>
      <w:bookmarkStart w:id="1064" w:name="_Toc410196953"/>
      <w:r>
        <w:t>See the Doxologies for the Apostles, or for Any Apostle, on page ##.</w:t>
      </w:r>
    </w:p>
    <w:p w:rsidR="00E30E2D" w:rsidRDefault="00E30E2D" w:rsidP="00E30E2D">
      <w:pPr>
        <w:pStyle w:val="Heading3"/>
      </w:pPr>
      <w:r>
        <w:t>January 21 (31) / Meshir 5: St. Apollo the Friend of St. Apip</w:t>
      </w:r>
    </w:p>
    <w:p w:rsidR="00E30E2D" w:rsidRDefault="00E30E2D" w:rsidP="00E30E2D">
      <w:pPr>
        <w:pStyle w:val="Rubric"/>
      </w:pPr>
      <w:r>
        <w:t>See October 23 (24) / Paopi  26: St. Apip the Friend of St. Apollo, page ##.</w:t>
      </w:r>
    </w:p>
    <w:p w:rsidR="00495F1A" w:rsidRDefault="00495F1A" w:rsidP="00495F1A">
      <w:pPr>
        <w:pStyle w:val="Heading2"/>
      </w:pPr>
      <w:bookmarkStart w:id="1065" w:name="_Toc433973324"/>
      <w:r>
        <w:lastRenderedPageBreak/>
        <w:t>February</w:t>
      </w:r>
      <w:bookmarkEnd w:id="1062"/>
      <w:bookmarkEnd w:id="1063"/>
      <w:bookmarkEnd w:id="1064"/>
      <w:r w:rsidR="00C30529">
        <w:t xml:space="preserve"> or </w:t>
      </w:r>
      <w:r w:rsidR="00C30529">
        <w:rPr>
          <w:rFonts w:ascii="FreeSerifAvvaShenouda" w:hAnsi="FreeSerifAvvaShenouda" w:cs="FreeSerifAvvaShenouda"/>
        </w:rPr>
        <w:t>Ⲙϣⲓⲣ</w:t>
      </w:r>
      <w:bookmarkEnd w:id="1065"/>
    </w:p>
    <w:p w:rsidR="00495F1A" w:rsidRDefault="00C30529" w:rsidP="00495F1A">
      <w:pPr>
        <w:pStyle w:val="Heading3"/>
      </w:pPr>
      <w:bookmarkStart w:id="1066" w:name="_Toc410196210"/>
      <w:bookmarkStart w:id="1067" w:name="_Toc410196452"/>
      <w:bookmarkStart w:id="1068" w:name="_Toc410196954"/>
      <w:r>
        <w:t xml:space="preserve">February 2 (3): Meshir 8: </w:t>
      </w:r>
      <w:r w:rsidR="00495F1A">
        <w:t>The Entrance into the Temple</w:t>
      </w:r>
      <w:bookmarkEnd w:id="1066"/>
      <w:bookmarkEnd w:id="1067"/>
      <w:bookmarkEnd w:id="1068"/>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0274A5" w:rsidRDefault="000274A5" w:rsidP="000274A5">
      <w:pPr>
        <w:pStyle w:val="Heading3"/>
      </w:pPr>
      <w:r>
        <w:t xml:space="preserve">February 8 (9) / Meshir 14: The Departure of St. Severus </w:t>
      </w:r>
    </w:p>
    <w:p w:rsidR="000274A5" w:rsidRDefault="000274A5" w:rsidP="000274A5">
      <w:pPr>
        <w:pStyle w:val="Rubric"/>
      </w:pPr>
      <w:r>
        <w:t>See September 29 (30) / Paopi 2: The Coming of St. Severus to Egypt, page ##.</w:t>
      </w:r>
    </w:p>
    <w:p w:rsidR="00420011" w:rsidRDefault="00420011" w:rsidP="00420011">
      <w:pPr>
        <w:pStyle w:val="Heading3"/>
      </w:pPr>
      <w:r>
        <w:t>February 10 (11) / Meshir 16: Isaac the Syrian</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69" w:name="_Toc410196211"/>
      <w:bookmarkStart w:id="1070" w:name="_Toc410196453"/>
      <w:bookmarkStart w:id="1071" w:name="_Toc410196955"/>
      <w:r>
        <w:t>See the Doxologies for St. John the Baptist on page ##.</w:t>
      </w:r>
    </w:p>
    <w:p w:rsidR="001779C0" w:rsidRDefault="001779C0" w:rsidP="001779C0">
      <w:pPr>
        <w:pStyle w:val="Heading3"/>
      </w:pPr>
      <w:r>
        <w:lastRenderedPageBreak/>
        <w:t>February 24 (25) / Meshir 30: Also St. Cyril VI</w:t>
      </w:r>
    </w:p>
    <w:p w:rsidR="001779C0" w:rsidRDefault="001779C0" w:rsidP="001779C0">
      <w:pPr>
        <w:pStyle w:val="Heading4"/>
      </w:pPr>
      <w:r>
        <w:t>The Doxology</w:t>
      </w:r>
      <w:r>
        <w:rPr>
          <w:rStyle w:val="FootnoteReference"/>
        </w:rPr>
        <w:footnoteReference w:id="48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Papa Abba Cyril VI,</w:t>
            </w:r>
          </w:p>
          <w:p w:rsidR="001779C0" w:rsidRDefault="001779C0" w:rsidP="001779C0">
            <w:pPr>
              <w:pStyle w:val="EngHang"/>
            </w:pPr>
            <w:r>
              <w:t>Is truly honoured;</w:t>
            </w:r>
          </w:p>
          <w:p w:rsidR="001779C0" w:rsidRDefault="001779C0" w:rsidP="001779C0">
            <w:pPr>
              <w:pStyle w:val="EngHang"/>
            </w:pPr>
            <w:r>
              <w:t>He confirmed us in</w:t>
            </w:r>
          </w:p>
          <w:p w:rsidR="001779C0" w:rsidRDefault="001779C0" w:rsidP="001779C0">
            <w:pPr>
              <w:pStyle w:val="EngHangEnd"/>
            </w:pPr>
            <w:r>
              <w:t>The true Orthodox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Ⲡⲁⲡⲁ Ⲁⲃⲃⲁ Ⲕⲩⲣⲓⲗⲗⲟⲥ ⲡⲓⲙⲁϩ ⲋ:</w:t>
            </w:r>
          </w:p>
          <w:p w:rsidR="001779C0" w:rsidRDefault="001779C0" w:rsidP="001779C0">
            <w:pPr>
              <w:pStyle w:val="CopticVersemulti-line"/>
            </w:pPr>
            <w:r>
              <w:t>ⲡⲓⲙ̀ⲁⲕⲁⲣⲓⲟⲥ ϧⲉⲛ ⲟⲩⲙⲉⲑⲙⲏⲓ:</w:t>
            </w:r>
          </w:p>
          <w:p w:rsidR="001779C0" w:rsidRDefault="001779C0" w:rsidP="001779C0">
            <w:pPr>
              <w:pStyle w:val="CopticVersemulti-line"/>
            </w:pPr>
            <w:r>
              <w:t>ⲫⲏⲉⲧⲁϥ ⲧⲁϫⲣⲟⲛ ϧⲉⲛ ⲡⲓⲛⲁϩϯ:</w:t>
            </w:r>
          </w:p>
          <w:p w:rsidR="001779C0" w:rsidRDefault="001779C0" w:rsidP="001779C0">
            <w:pPr>
              <w:pStyle w:val="CopticHangingVerse"/>
            </w:pPr>
            <w:r>
              <w:t>ⲛ̀ⲟⲣⲑⲟⲍⲟⲝⲟⲥ ⲛ̀ⲧⲁⲫ̀ⲙⲏⲓ.</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Your name is full of pride,</w:t>
            </w:r>
          </w:p>
          <w:p w:rsidR="001779C0" w:rsidRDefault="001779C0" w:rsidP="001779C0">
            <w:pPr>
              <w:pStyle w:val="EngHang"/>
            </w:pPr>
            <w:r>
              <w:t>O pure monk,</w:t>
            </w:r>
          </w:p>
          <w:p w:rsidR="001779C0" w:rsidRDefault="001779C0" w:rsidP="001779C0">
            <w:pPr>
              <w:pStyle w:val="EngHang"/>
            </w:pPr>
            <w:r>
              <w:t>The strong hermit,</w:t>
            </w:r>
          </w:p>
          <w:p w:rsidR="001779C0" w:rsidRDefault="001779C0" w:rsidP="001779C0">
            <w:pPr>
              <w:pStyle w:val="EngHangEnd"/>
            </w:pPr>
            <w:r>
              <w:t>The friend of the anchorites,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Ⲟⲩⲣⲁⲛ ⲛ̀ϣⲟⲩϣⲟⲩ ⲡⲉ ⲡⲉⲕⲣⲁⲛ:</w:t>
            </w:r>
          </w:p>
          <w:p w:rsidR="001779C0" w:rsidRDefault="001779C0" w:rsidP="001779C0">
            <w:pPr>
              <w:pStyle w:val="CopticVersemulti-line"/>
            </w:pPr>
            <w:r>
              <w:t>ⲱ̀ ⲡⲓⲙⲟⲛⲁⲭⲟⲥ ⲉⲧⲧⲟⲩⲃⲏⲟⲩⲧ:</w:t>
            </w:r>
          </w:p>
          <w:p w:rsidR="001779C0" w:rsidRDefault="001779C0" w:rsidP="001779C0">
            <w:pPr>
              <w:pStyle w:val="CopticVersemulti-line"/>
            </w:pPr>
            <w:r>
              <w:t>ⲡⲓⲙⲁⲛⲇ̀ⲣⲓⲧⲏⲥ ⲉⲧⲧⲁϫⲣⲏⲟⲩⲧ:</w:t>
            </w:r>
          </w:p>
          <w:p w:rsidR="001779C0" w:rsidRDefault="001779C0" w:rsidP="001779C0">
            <w:pPr>
              <w:pStyle w:val="CopticHangingVerse"/>
            </w:pPr>
            <w:r>
              <w:t>ⲡⲓϣ̀ⲫⲏⲣ ⲛ̀ⲛⲓⲁⲛⲁⲭⲱⲣⲓⲧⲏⲥ.</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For you have become</w:t>
            </w:r>
          </w:p>
          <w:p w:rsidR="001779C0" w:rsidRDefault="001779C0" w:rsidP="001779C0">
            <w:pPr>
              <w:pStyle w:val="EngHang"/>
            </w:pPr>
            <w:r>
              <w:t>A prime example,</w:t>
            </w:r>
          </w:p>
          <w:p w:rsidR="001779C0" w:rsidRDefault="001779C0" w:rsidP="001779C0">
            <w:pPr>
              <w:pStyle w:val="EngHang"/>
            </w:pPr>
            <w:r>
              <w:t>Of words, love, deeds,</w:t>
            </w:r>
          </w:p>
          <w:p w:rsidR="001779C0" w:rsidRDefault="001779C0" w:rsidP="001779C0">
            <w:pPr>
              <w:pStyle w:val="EngHangEnd"/>
            </w:pPr>
            <w:r>
              <w:t>And purity in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Ⲉⲑⲃⲉ ⲫⲁⲓ ⲁⲕϣⲱⲡⲓ ⲛⲁⲛ:</w:t>
            </w:r>
          </w:p>
          <w:p w:rsidR="001779C0" w:rsidRDefault="001779C0" w:rsidP="001779C0">
            <w:pPr>
              <w:pStyle w:val="CopticVersemulti-line"/>
            </w:pPr>
            <w:r>
              <w:t>ⲛ̀ⲟⲩⲧⲩⲡⲟⲥ ϧⲉⲛ ⲡ̀ⲥⲁϫⲓ:</w:t>
            </w:r>
          </w:p>
          <w:p w:rsidR="001779C0" w:rsidRDefault="001779C0" w:rsidP="001779C0">
            <w:pPr>
              <w:pStyle w:val="CopticVersemulti-line"/>
            </w:pPr>
            <w:r>
              <w:t>ϧⲉⲛ ϯⲁⲅⲁⲡⲏ: ϧⲉⲛ ⲡⲓϫⲓⲛⲙⲟϣⲓ:</w:t>
            </w:r>
          </w:p>
          <w:p w:rsidR="001779C0" w:rsidRDefault="001779C0" w:rsidP="001779C0">
            <w:pPr>
              <w:pStyle w:val="CopticHangingVerse"/>
            </w:pPr>
            <w:r>
              <w:t>ϧⲉⲛ ⲡⲓⲧⲟⲩⲃⲟ ϧⲉⲛ ⲫ̀ⲛⲁϩϯ.</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Hail to you, O loving father</w:t>
            </w:r>
          </w:p>
          <w:p w:rsidR="001779C0" w:rsidRDefault="001779C0" w:rsidP="001779C0">
            <w:pPr>
              <w:pStyle w:val="EngHang"/>
            </w:pPr>
            <w:r>
              <w:t>Who healed the sick,</w:t>
            </w:r>
          </w:p>
          <w:p w:rsidR="001779C0" w:rsidRDefault="001779C0" w:rsidP="001779C0">
            <w:pPr>
              <w:pStyle w:val="EngHang"/>
            </w:pPr>
            <w:r>
              <w:t>And worked miracles,</w:t>
            </w:r>
          </w:p>
          <w:p w:rsidR="001779C0" w:rsidRDefault="001779C0" w:rsidP="001779C0">
            <w:pPr>
              <w:pStyle w:val="EngHangEnd"/>
            </w:pPr>
            <w:r>
              <w:t>And cast out demons.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Ⲭⲉⲣⲉ ⲡⲓⲙⲁⲓⲛⲉϥϣⲏⲣⲓ:</w:t>
            </w:r>
          </w:p>
          <w:p w:rsidR="001779C0" w:rsidRDefault="001779C0" w:rsidP="001779C0">
            <w:pPr>
              <w:pStyle w:val="CopticVersemulti-line"/>
            </w:pPr>
            <w:r>
              <w:t>ⲫⲏⲉⲧⲁϥⲧⲁⲗϭⲟ ⲛ̀ⲛⲏⲉⲧϣⲱⲛⲓ:</w:t>
            </w:r>
          </w:p>
          <w:p w:rsidR="001779C0" w:rsidRDefault="001779C0" w:rsidP="001779C0">
            <w:pPr>
              <w:pStyle w:val="CopticVersemulti-line"/>
            </w:pPr>
            <w:r>
              <w:t>ⲁϥⲉⲣ ⲡ̀ⲣⲟⲫⲏⲧⲉⲩⲓⲛ ⲛ̀ⲛⲓϣ̀ⲫⲏⲣⲓ:</w:t>
            </w:r>
          </w:p>
          <w:p w:rsidR="001779C0" w:rsidRDefault="001779C0" w:rsidP="001779C0">
            <w:pPr>
              <w:pStyle w:val="CopticHangingVerse"/>
            </w:pPr>
            <w:r>
              <w:t>ⲟⲩⲟϩ ⲛⲓⲇⲩⲙⲱⲛ ⲁϥϩⲓⲧⲟⲩ ⲉⲃⲟⲗ.</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Your era was blessed,</w:t>
            </w:r>
          </w:p>
          <w:p w:rsidR="001779C0" w:rsidRDefault="001779C0" w:rsidP="001779C0">
            <w:pPr>
              <w:pStyle w:val="EngHang"/>
            </w:pPr>
            <w:r>
              <w:t>O our honoured father,</w:t>
            </w:r>
          </w:p>
          <w:p w:rsidR="001779C0" w:rsidRDefault="001779C0" w:rsidP="001779C0">
            <w:pPr>
              <w:pStyle w:val="EngHang"/>
            </w:pPr>
            <w:r>
              <w:t>You received St. Mark’s relics,</w:t>
            </w:r>
          </w:p>
          <w:p w:rsidR="001779C0" w:rsidRDefault="001779C0" w:rsidP="001779C0">
            <w:pPr>
              <w:pStyle w:val="EngHangEnd"/>
            </w:pPr>
            <w:r>
              <w:t>And consecrated the holy Myron.</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Ϥⲥ̀ⲙⲁⲣⲱⲟⲩⲧ ⲛ̀ϫⲉ ⲡⲉⲕⲃⲓⲟⲥ:</w:t>
            </w:r>
          </w:p>
          <w:p w:rsidR="001779C0" w:rsidRDefault="001779C0" w:rsidP="001779C0">
            <w:pPr>
              <w:pStyle w:val="CopticVersemulti-line"/>
            </w:pPr>
            <w:r>
              <w:t>ⲱ̀ ⲡⲉⲛⲓⲱⲧ ⲙ̀ⲙⲁⲕⲁⲣⲓⲟⲥ:</w:t>
            </w:r>
          </w:p>
          <w:p w:rsidR="001779C0" w:rsidRDefault="001779C0" w:rsidP="001779C0">
            <w:pPr>
              <w:pStyle w:val="CopticVersemulti-line"/>
            </w:pPr>
            <w:r>
              <w:t>ⲁⲕⲧⲁⲭⲑⲟ ⲛⲁⲛ ⲙ̀ⲡⲓⲥⲱⲙⲁ ⲛ̀ⲁⲃⲃⲁ Ⲙⲁⲣⲕⲟⲥ:</w:t>
            </w:r>
          </w:p>
          <w:p w:rsidR="001779C0" w:rsidRPr="003032D8" w:rsidRDefault="001779C0" w:rsidP="001779C0">
            <w:pPr>
              <w:pStyle w:val="CopticHangingVerse"/>
            </w:pPr>
            <w:r>
              <w:t>ⲟⲩⲟϩ ⲁⲕⲓ̀ⲣⲓ ⲙ̀ⲡⲓⲙⲩⲣⲟⲛ ⲉⲑⲟⲩⲁⲃ.</w:t>
            </w:r>
          </w:p>
        </w:tc>
      </w:tr>
      <w:tr w:rsidR="001779C0" w:rsidTr="00727B3C">
        <w:trPr>
          <w:cantSplit/>
          <w:jc w:val="center"/>
        </w:trPr>
        <w:tc>
          <w:tcPr>
            <w:tcW w:w="288" w:type="dxa"/>
          </w:tcPr>
          <w:p w:rsidR="001779C0" w:rsidRDefault="001779C0" w:rsidP="00727B3C">
            <w:pPr>
              <w:pStyle w:val="CopticCross"/>
            </w:pPr>
            <w:r w:rsidRPr="00FB5ACB">
              <w:lastRenderedPageBreak/>
              <w:t>¿</w:t>
            </w:r>
          </w:p>
        </w:tc>
        <w:tc>
          <w:tcPr>
            <w:tcW w:w="3960" w:type="dxa"/>
          </w:tcPr>
          <w:p w:rsidR="001779C0" w:rsidRDefault="001779C0" w:rsidP="001779C0">
            <w:pPr>
              <w:pStyle w:val="EngHang"/>
            </w:pPr>
            <w:r>
              <w:t>Mary the Mother of God</w:t>
            </w:r>
          </w:p>
          <w:p w:rsidR="001779C0" w:rsidRDefault="001779C0" w:rsidP="001779C0">
            <w:pPr>
              <w:pStyle w:val="EngHang"/>
            </w:pPr>
            <w:r>
              <w:t>Appeared miraculously,</w:t>
            </w:r>
          </w:p>
          <w:p w:rsidR="001779C0" w:rsidRDefault="001779C0" w:rsidP="001779C0">
            <w:pPr>
              <w:pStyle w:val="EngHang"/>
            </w:pPr>
            <w:r>
              <w:t>With doves and incense,</w:t>
            </w:r>
          </w:p>
          <w:p w:rsidR="001779C0" w:rsidRDefault="001779C0" w:rsidP="001779C0">
            <w:pPr>
              <w:pStyle w:val="EngHangEnd"/>
            </w:pPr>
            <w:r>
              <w:t>Above her church in Zeitoun.</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Ⲙⲁⲣⲓⲁ̀ ϯⲙⲁⲥⲛⲟⲩϯ:</w:t>
            </w:r>
          </w:p>
          <w:p w:rsidR="001779C0" w:rsidRDefault="001779C0" w:rsidP="001779C0">
            <w:pPr>
              <w:pStyle w:val="CopticVersemulti-line"/>
            </w:pPr>
            <w:r>
              <w:t>ⲁⲥⲟⲩⲱⲛϩ ϧⲉⲛ ⲟⲩⲛⲓϣⲧ ⲛ̀ϣ̀ⲫⲏⲣⲓ:</w:t>
            </w:r>
          </w:p>
          <w:p w:rsidR="001779C0" w:rsidRDefault="001779C0" w:rsidP="001779C0">
            <w:pPr>
              <w:pStyle w:val="CopticVersemulti-line"/>
            </w:pPr>
            <w:r>
              <w:t>ⲛⲉⲙ ⲛⲓϭⲣⲟⲙⲡⲓ ⲛⲉⲙ ⲛⲓⲥ̀ⲑⲟⲓⲛⲟⲩϥⲓ:</w:t>
            </w:r>
          </w:p>
          <w:p w:rsidR="001779C0" w:rsidRDefault="001779C0" w:rsidP="001779C0">
            <w:pPr>
              <w:pStyle w:val="CopticHangingVerse"/>
            </w:pPr>
            <w:r>
              <w:t>ϧⲉⲛ ⲧⲉⲥⲉⲕⲕ̀ⲗⲏⲥⲓⲁ ϧⲉⲛ Ⲍⲁⲓⲧⲟⲩⲛ.</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You built a new cathedral,</w:t>
            </w:r>
          </w:p>
          <w:p w:rsidR="001779C0" w:rsidRDefault="001779C0" w:rsidP="001779C0">
            <w:pPr>
              <w:pStyle w:val="EngHang"/>
            </w:pPr>
            <w:r>
              <w:t>As well as St. Mina’s great monastery,</w:t>
            </w:r>
          </w:p>
          <w:p w:rsidR="001779C0" w:rsidRDefault="001779C0" w:rsidP="001779C0">
            <w:pPr>
              <w:pStyle w:val="EngHang"/>
            </w:pPr>
            <w:r>
              <w:t>And many more churches,</w:t>
            </w:r>
          </w:p>
          <w:p w:rsidR="001779C0" w:rsidRDefault="001779C0" w:rsidP="001779C0">
            <w:pPr>
              <w:pStyle w:val="EngHangEnd"/>
            </w:pPr>
            <w:r>
              <w:t>But you remained humble.</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Ⲁⲕⲕⲱⲧ ⲛ̀ⲟⲩⲙⲁⲛⲕⲁⲑⲉⲇⲣⲁ ⲙ̀ⲃⲉⲣⲓ:</w:t>
            </w:r>
          </w:p>
          <w:p w:rsidR="001779C0" w:rsidRDefault="001779C0" w:rsidP="001779C0">
            <w:pPr>
              <w:pStyle w:val="CopticVersemulti-line"/>
            </w:pPr>
            <w:r>
              <w:t>ⲛⲉⲙ ⲡⲓⲛⲓϣϯ ⲛ̀ⲁ̀ⲃⲏⲧ ⲛ̀ⲁⲃⲃⲁ Ⲙⲏⲛⲁ:</w:t>
            </w:r>
          </w:p>
          <w:p w:rsidR="001779C0" w:rsidRDefault="001779C0" w:rsidP="001779C0">
            <w:pPr>
              <w:pStyle w:val="CopticVersemulti-line"/>
            </w:pPr>
            <w:r>
              <w:t>ⲛⲉⲙ ϩⲁⲛⲙⲏϣ ⲛ̀ⲉⲕⲕ̀ⲗⲏⲥⲓⲁ:</w:t>
            </w:r>
          </w:p>
          <w:p w:rsidR="001779C0" w:rsidRDefault="001779C0" w:rsidP="001779C0">
            <w:pPr>
              <w:pStyle w:val="CopticHangingVerse"/>
            </w:pPr>
            <w:r>
              <w:t>ⲡⲉⲕϩⲏⲧ ⲙ̀ⲡⲉϥϭⲁⲥ ⲛⲁϩⲃⲓ ⲉ̀ⲡ̀ⲧⲏⲣϥ.</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You rose at dawn,</w:t>
            </w:r>
          </w:p>
          <w:p w:rsidR="001779C0" w:rsidRDefault="001779C0" w:rsidP="001779C0">
            <w:pPr>
              <w:pStyle w:val="EngHang"/>
            </w:pPr>
            <w:r>
              <w:t>In health and in sickness,</w:t>
            </w:r>
          </w:p>
          <w:p w:rsidR="001779C0" w:rsidRDefault="001779C0" w:rsidP="001779C0">
            <w:pPr>
              <w:pStyle w:val="EngHang"/>
            </w:pPr>
            <w:r>
              <w:t>To praise with the angels,</w:t>
            </w:r>
          </w:p>
          <w:p w:rsidR="001779C0" w:rsidRDefault="001779C0" w:rsidP="001779C0">
            <w:pPr>
              <w:pStyle w:val="EngHangEnd"/>
            </w:pPr>
            <w:r>
              <w:t>And your beloved saints.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Ϣⲁⲕⲧⲱⲛⲕ ⲙ̀ⲃ̀ⲛⲁⲩ ⲛ̀ϣⲟⲣⲡ:</w:t>
            </w:r>
          </w:p>
          <w:p w:rsidR="001779C0" w:rsidRDefault="001779C0" w:rsidP="001779C0">
            <w:pPr>
              <w:pStyle w:val="CopticVersemulti-line"/>
            </w:pPr>
            <w:r>
              <w:t>ϧⲉⲛ ⲧⲉⲕϫⲟⲙ ⲛⲉⲙ ⲛⲉⲕϣⲱⲛⲓ:</w:t>
            </w:r>
          </w:p>
          <w:p w:rsidR="001779C0" w:rsidRDefault="001779C0" w:rsidP="001779C0">
            <w:pPr>
              <w:pStyle w:val="CopticVersemulti-line"/>
            </w:pPr>
            <w:r>
              <w:t>ⲉⲑⲣⲉⲕ ϩⲱⲥ ⲛⲉⲙ ⲛⲓⲁⲅⲅⲓⲗⲟⲥ:</w:t>
            </w:r>
          </w:p>
          <w:p w:rsidR="001779C0" w:rsidRDefault="001779C0" w:rsidP="001779C0">
            <w:pPr>
              <w:pStyle w:val="CopticHangingVerse"/>
            </w:pPr>
            <w:r>
              <w:t>ⲛⲉⲙ ⲛⲏⲉⲑⲟⲩⲁⲃ ⲉⲧⲉⲕⲙⲉⲛⲣⲓⲧⲟⲩ.</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Now remember us,</w:t>
            </w:r>
          </w:p>
          <w:p w:rsidR="001779C0" w:rsidRDefault="001779C0" w:rsidP="001779C0">
            <w:pPr>
              <w:pStyle w:val="EngHang"/>
            </w:pPr>
            <w:r>
              <w:t>Before our God,</w:t>
            </w:r>
          </w:p>
          <w:p w:rsidR="001779C0" w:rsidRDefault="001779C0" w:rsidP="001779C0">
            <w:pPr>
              <w:pStyle w:val="EngHang"/>
            </w:pPr>
            <w:r>
              <w:t>That He may keep us</w:t>
            </w:r>
          </w:p>
          <w:p w:rsidR="001779C0" w:rsidRPr="004764BD" w:rsidRDefault="001779C0" w:rsidP="001779C0">
            <w:pPr>
              <w:pStyle w:val="EngHangEnd"/>
            </w:pPr>
            <w:r>
              <w:t>In His love and His faith.</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Ϯⲛⲟⲩ ⲁⲣⲓⲡⲉⲛⲙⲉⲩⲓ̀:</w:t>
            </w:r>
          </w:p>
          <w:p w:rsidR="001779C0" w:rsidRDefault="001779C0" w:rsidP="001779C0">
            <w:pPr>
              <w:pStyle w:val="CopticVersemulti-line"/>
            </w:pPr>
            <w:r>
              <w:t>ⲛⲁϩⲣⲉⲛ ⲡⲉⲛⲛⲟⲩϯ:</w:t>
            </w:r>
          </w:p>
          <w:p w:rsidR="001779C0" w:rsidRDefault="001779C0" w:rsidP="001779C0">
            <w:pPr>
              <w:pStyle w:val="CopticVersemulti-line"/>
            </w:pPr>
            <w:r>
              <w:t>ⲉⲑⲣⲉϥϫⲱⲕ ⲛⲁⲛ ⲉ̀ⲃⲟⲗ ⲙ̀ⲡⲉⲕⲣⲏϯ:</w:t>
            </w:r>
          </w:p>
          <w:p w:rsidR="001779C0" w:rsidRDefault="001779C0" w:rsidP="001779C0">
            <w:pPr>
              <w:pStyle w:val="CopticHangingVerse"/>
            </w:pPr>
            <w:r>
              <w:t>ϧⲉⲛ ϯⲁⲅⲁⲡⲏ ϧⲉⲛ ⲫ̀ⲛⲁϩϯ.</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Pray to the Lord on our behalf,</w:t>
            </w:r>
          </w:p>
          <w:p w:rsidR="001779C0" w:rsidRDefault="001779C0" w:rsidP="001779C0">
            <w:pPr>
              <w:pStyle w:val="EngHang"/>
            </w:pPr>
            <w:r>
              <w:t>O Our holy father, the patriarch,</w:t>
            </w:r>
          </w:p>
          <w:p w:rsidR="001779C0" w:rsidRDefault="001779C0" w:rsidP="001779C0">
            <w:pPr>
              <w:pStyle w:val="EngHang"/>
            </w:pPr>
            <w:r>
              <w:t>Abba Cyril VI,</w:t>
            </w:r>
          </w:p>
          <w:p w:rsidR="001779C0" w:rsidRPr="004764BD" w:rsidRDefault="001779C0" w:rsidP="001779C0">
            <w:pPr>
              <w:pStyle w:val="EngHangEnd"/>
            </w:pPr>
            <w:r>
              <w:t>That He may forgive us our sins.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Ⲧⲱⲃϩ ⲙ̀Ⲡϭⲟⲓⲥ ⲉ̀ϩ̀ⲣⲏⲓ ⲉ̀ϫⲱⲛ:</w:t>
            </w:r>
          </w:p>
          <w:p w:rsidR="001779C0" w:rsidRDefault="001779C0" w:rsidP="001779C0">
            <w:pPr>
              <w:pStyle w:val="CopticVersemulti-line"/>
            </w:pPr>
            <w:r>
              <w:t>ⲡⲉⲛⲓⲱⲧ ⲉⲑⲟⲩⲁⲃ ⲙ̀ⲡⲁⲧⲣⲓⲁⲣⲭⲏⲥ:</w:t>
            </w:r>
          </w:p>
          <w:p w:rsidR="001779C0" w:rsidRDefault="001779C0" w:rsidP="001779C0">
            <w:pPr>
              <w:pStyle w:val="CopticVersemulti-line"/>
            </w:pPr>
            <w:r>
              <w:t>Ⲁⲃⲃⲁ Ⲕⲩⲣⲓⲗⲗⲟⲥ ⲠⲓⲙⲁϩⲤⲟⲟⲩ:</w:t>
            </w:r>
          </w:p>
          <w:p w:rsidR="001779C0" w:rsidRDefault="001779C0" w:rsidP="001779C0">
            <w:pPr>
              <w:pStyle w:val="CopticHangingVerse"/>
            </w:pPr>
            <w:r>
              <w:t>ⲛ̀ⲧⲉϥⲭⲁ ⲛⲉⲛⲛⲟⲃⲓ ⲛⲁⲛ ⲉ̀ⲃⲟⲗ.</w:t>
            </w:r>
          </w:p>
        </w:tc>
      </w:tr>
    </w:tbl>
    <w:p w:rsidR="00495F1A" w:rsidRPr="00C30529" w:rsidRDefault="00495F1A" w:rsidP="00495F1A">
      <w:pPr>
        <w:pStyle w:val="Heading2"/>
        <w:rPr>
          <w:lang w:val="en-US"/>
        </w:rPr>
      </w:pPr>
      <w:bookmarkStart w:id="1072" w:name="_Toc433973325"/>
      <w:r>
        <w:lastRenderedPageBreak/>
        <w:t>March</w:t>
      </w:r>
      <w:bookmarkEnd w:id="1069"/>
      <w:bookmarkEnd w:id="1070"/>
      <w:bookmarkEnd w:id="1071"/>
      <w:r w:rsidR="00C30529">
        <w:t xml:space="preserve"> or </w:t>
      </w:r>
      <w:r w:rsidR="00C30529">
        <w:rPr>
          <w:rFonts w:ascii="FreeSerifAvvaShenouda" w:hAnsi="FreeSerifAvvaShenouda" w:cs="FreeSerifAvvaShenouda"/>
        </w:rPr>
        <w:t>Ⲡⲁⲣⲙϩⲟⲧⲡ</w:t>
      </w:r>
      <w:bookmarkEnd w:id="1072"/>
    </w:p>
    <w:p w:rsidR="006A140A" w:rsidRDefault="006A140A" w:rsidP="007F571C">
      <w:pPr>
        <w:pStyle w:val="Heading3"/>
      </w:pPr>
      <w:bookmarkStart w:id="1073" w:name="_Toc410196212"/>
      <w:bookmarkStart w:id="1074" w:name="_Toc410196454"/>
      <w:bookmarkStart w:id="1075" w:name="_Toc410196956"/>
      <w:r>
        <w:t>March 2: Departure of St. Chad of Mercia</w:t>
      </w:r>
      <w:r w:rsidR="00377E51">
        <w:rPr>
          <w:rStyle w:val="FootnoteReference"/>
        </w:rPr>
        <w:footnoteReference w:id="488"/>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73"/>
      <w:bookmarkEnd w:id="1074"/>
      <w:bookmarkEnd w:id="1075"/>
    </w:p>
    <w:p w:rsidR="00C30529" w:rsidRDefault="00C30529" w:rsidP="00C30529">
      <w:pPr>
        <w:pStyle w:val="Rubric"/>
      </w:pPr>
      <w:r>
        <w:t>See the Principle Feast on September 14 (15) / Tho-out 17, page ##.</w:t>
      </w:r>
    </w:p>
    <w:p w:rsidR="00DD5136" w:rsidRDefault="00DD5136" w:rsidP="00DD5136">
      <w:pPr>
        <w:pStyle w:val="Heading3"/>
      </w:pPr>
      <w:r>
        <w:lastRenderedPageBreak/>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494FE4" w:rsidRDefault="00494FE4" w:rsidP="00494FE4">
      <w:pPr>
        <w:pStyle w:val="Heading3"/>
      </w:pPr>
      <w:r>
        <w:t>March 9 / Phamenoth 13: Return of St. Macarius the Great and St. Macarius of Alexandria from Exile</w:t>
      </w:r>
    </w:p>
    <w:p w:rsidR="00494FE4" w:rsidRPr="00494FE4" w:rsidRDefault="00494FE4" w:rsidP="00494FE4">
      <w:pPr>
        <w:pStyle w:val="Rubric"/>
      </w:pPr>
      <w:r>
        <w:t>See St. Macarius the Great on March 23 / Phamenoth 27, page ##, and St. Macarius of Alexandria on May 1 / Pashons 6,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76" w:name="_Toc410196213"/>
      <w:bookmarkStart w:id="1077" w:name="_Toc410196455"/>
      <w:bookmarkStart w:id="1078"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3E7329" w:rsidRDefault="003E7329" w:rsidP="003E7329">
      <w:pPr>
        <w:pStyle w:val="Heading4"/>
      </w:pPr>
      <w:r>
        <w:t>The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Hail to the Great Abba Macarius,</w:t>
            </w:r>
          </w:p>
          <w:p w:rsidR="003E7329" w:rsidRPr="004764BD" w:rsidRDefault="003E7329" w:rsidP="003E7329">
            <w:pPr>
              <w:pStyle w:val="EngHang"/>
            </w:pPr>
            <w:r w:rsidRPr="004764BD">
              <w:t>The lamp of monasticism,</w:t>
            </w:r>
          </w:p>
          <w:p w:rsidR="003E7329" w:rsidRPr="004764BD" w:rsidRDefault="003E7329" w:rsidP="003E7329">
            <w:pPr>
              <w:pStyle w:val="EngHang"/>
            </w:pPr>
            <w:r w:rsidRPr="004764BD">
              <w:t>Who became a golden candlestick,</w:t>
            </w:r>
          </w:p>
          <w:p w:rsidR="003E7329" w:rsidRDefault="003E7329" w:rsidP="003E7329">
            <w:pPr>
              <w:pStyle w:val="EngHangEnd"/>
            </w:pPr>
            <w:r>
              <w:t>Shining</w:t>
            </w:r>
            <w:r w:rsidRPr="004764BD">
              <w:t xml:space="preserve"> than the sun.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Ⲭⲉⲣⲉ ⲡⲓⲛⲓϣϯ ⲁⲃⲃⲁ Ⲙⲁⲕⲁⲣⲓ:</w:t>
            </w:r>
          </w:p>
          <w:p w:rsidR="003E7329" w:rsidRDefault="003E7329" w:rsidP="003E7329">
            <w:pPr>
              <w:pStyle w:val="CopticVersemulti-line"/>
            </w:pPr>
            <w:r>
              <w:t>ⲡⲓϧⲏⲃⲥ ⲛ̀ⲧⲉ ϯⲙⲉⲧⲙⲟⲛⲁⲭⲟⲥ:</w:t>
            </w:r>
          </w:p>
          <w:p w:rsidR="003E7329" w:rsidRDefault="003E7329" w:rsidP="003E7329">
            <w:pPr>
              <w:pStyle w:val="CopticVersemulti-line"/>
            </w:pPr>
            <w:r>
              <w:t>ⲫⲏⲉⲧⲁϥϣⲱⲡⲓ ⲛ̀ⲟⲩⲗⲩⲭⲛⲓⲁ̀ ⲛ̀ⲛⲟⲩⲃ:</w:t>
            </w:r>
          </w:p>
          <w:p w:rsidR="003E7329" w:rsidRDefault="003E7329" w:rsidP="003E7329">
            <w:pPr>
              <w:pStyle w:val="CopticHangingVerse"/>
            </w:pPr>
            <w:r>
              <w:t>ⲉⲥⲉⲣⲗⲁⲙⲡⲓⲛ ⲉ̀ϩⲟⲧⲉ ⲫ̀ⲣⲏ.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For your soul is </w:t>
            </w:r>
            <w:r>
              <w:t>illuminated</w:t>
            </w:r>
          </w:p>
          <w:p w:rsidR="003E7329" w:rsidRPr="004764BD" w:rsidRDefault="003E7329" w:rsidP="003E7329">
            <w:pPr>
              <w:pStyle w:val="EngHang"/>
            </w:pPr>
            <w:r w:rsidRPr="004764BD">
              <w:t>In the heavenly Jerusalem</w:t>
            </w:r>
            <w:r w:rsidRPr="004764BD">
              <w:rPr>
                <w:rStyle w:val="FootnoteReference"/>
              </w:rPr>
              <w:footnoteReference w:id="489"/>
            </w:r>
            <w:r w:rsidRPr="004764BD">
              <w:t>,</w:t>
            </w:r>
          </w:p>
          <w:p w:rsidR="003E7329" w:rsidRPr="004764BD" w:rsidRDefault="003E7329" w:rsidP="003E7329">
            <w:pPr>
              <w:pStyle w:val="EngHang"/>
            </w:pPr>
            <w:r w:rsidRPr="004764BD">
              <w:t>And your body is shining,</w:t>
            </w:r>
          </w:p>
          <w:p w:rsidR="003E7329" w:rsidRDefault="003E7329" w:rsidP="003E7329">
            <w:pPr>
              <w:pStyle w:val="EngHangEnd"/>
            </w:pPr>
            <w:r w:rsidRPr="004764BD">
              <w:t>In your church.</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Ⲥⲉⲣⲟⲩⲱⲓⲛⲓ ⲅⲁⲣ ⲛ̀ϫⲉ ⲧⲉⲕⲯⲩⲭⲏ:</w:t>
            </w:r>
          </w:p>
          <w:p w:rsidR="003E7329" w:rsidRDefault="003E7329" w:rsidP="003E7329">
            <w:pPr>
              <w:pStyle w:val="CopticVersemulti-line"/>
            </w:pPr>
            <w:r>
              <w:t>Ϧⲉⲛ Ⲓⲉⲣⲟⲩⲥⲁⲗⲓⲙ ⲛ̀ⲧⲉ ⲧ̀ⲫⲉ:</w:t>
            </w:r>
          </w:p>
          <w:p w:rsidR="003E7329" w:rsidRDefault="003E7329" w:rsidP="003E7329">
            <w:pPr>
              <w:pStyle w:val="CopticVersemulti-line"/>
            </w:pPr>
            <w:r>
              <w:t>Ϥ̀ϯⲙⲟⲩⲉ̀ ⲛ̀ϫⲉ ⲡⲉⲕⲥⲱⲙⲁ:</w:t>
            </w:r>
          </w:p>
          <w:p w:rsidR="003E7329" w:rsidRDefault="003E7329" w:rsidP="003E7329">
            <w:pPr>
              <w:pStyle w:val="CopticHangingVerse"/>
            </w:pPr>
            <w:r>
              <w:t>ϧⲉⲛ ⲑⲏⲉⲧⲉ ⲑⲱⲕ ⲛ̀ⲉⲕⲕ̀ⲗⲏⲥⲓⲁ̀.</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Yes, we believe that you are with us:</w:t>
            </w:r>
          </w:p>
          <w:p w:rsidR="003E7329" w:rsidRPr="004764BD" w:rsidRDefault="003E7329" w:rsidP="003E7329">
            <w:pPr>
              <w:pStyle w:val="EngHang"/>
            </w:pPr>
            <w:r>
              <w:t>Soul, body, and spirit;</w:t>
            </w:r>
          </w:p>
          <w:p w:rsidR="003E7329" w:rsidRPr="004764BD" w:rsidRDefault="003E7329" w:rsidP="003E7329">
            <w:pPr>
              <w:pStyle w:val="EngHang"/>
            </w:pPr>
            <w:r w:rsidRPr="004764BD">
              <w:t>You became for us a comforter,</w:t>
            </w:r>
          </w:p>
          <w:p w:rsidR="003E7329" w:rsidRDefault="003E7329" w:rsidP="003E7329">
            <w:pPr>
              <w:pStyle w:val="EngHangEnd"/>
            </w:pPr>
            <w:r w:rsidRPr="004764BD">
              <w:t>And consolation to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Ⲥⲉ ⲧⲉⲛⲛⲁϩϯ ϫⲉ ⲕ̀ⲭⲏ ⲛⲉⲙⲁⲛ:</w:t>
            </w:r>
          </w:p>
          <w:p w:rsidR="003E7329" w:rsidRDefault="003E7329" w:rsidP="003E7329">
            <w:pPr>
              <w:pStyle w:val="CopticVersemulti-line"/>
            </w:pPr>
            <w:r>
              <w:t>ⲯⲩⲭⲏ ⲛⲉⲙ ⲥⲱⲙⲁ ⲛⲉⲙ ⲡ̄ⲛ̄ⲁ̄:</w:t>
            </w:r>
          </w:p>
          <w:p w:rsidR="003E7329" w:rsidRDefault="003E7329" w:rsidP="003E7329">
            <w:pPr>
              <w:pStyle w:val="CopticVersemulti-line"/>
            </w:pPr>
            <w:r>
              <w:t>ⲕ̀ϣⲟⲡ ⲛⲁⲛ ⲙ̀ⲡⲁⲣⲁⲕⲗⲏⲥⲓⲥ:</w:t>
            </w:r>
          </w:p>
          <w:p w:rsidR="003E7329" w:rsidRDefault="003E7329" w:rsidP="003E7329">
            <w:pPr>
              <w:pStyle w:val="CopticHangingVerse"/>
            </w:pPr>
            <w:r>
              <w:t>ⲟⲩⲟϩ ⲛ̀ⲥⲟⲗⲥⲉⲗ ⲛ̀ⲛⲉⲛⲯⲩⲭⲏ.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All the </w:t>
            </w:r>
            <w:r>
              <w:t>ascetics</w:t>
            </w:r>
            <w:r w:rsidRPr="004764BD">
              <w:rPr>
                <w:rStyle w:val="FootnoteReference"/>
              </w:rPr>
              <w:footnoteReference w:id="490"/>
            </w:r>
            <w:r w:rsidRPr="004764BD">
              <w:t>,</w:t>
            </w:r>
          </w:p>
          <w:p w:rsidR="003E7329" w:rsidRPr="004764BD" w:rsidRDefault="003E7329" w:rsidP="003E7329">
            <w:pPr>
              <w:pStyle w:val="EngHang"/>
            </w:pPr>
            <w:r w:rsidRPr="004764BD">
              <w:t>Praise and bless God,</w:t>
            </w:r>
          </w:p>
          <w:p w:rsidR="003E7329" w:rsidRPr="004764BD" w:rsidRDefault="003E7329" w:rsidP="003E7329">
            <w:pPr>
              <w:pStyle w:val="EngHang"/>
            </w:pPr>
            <w:r w:rsidRPr="004764BD">
              <w:t>For your coming to us,</w:t>
            </w:r>
          </w:p>
          <w:p w:rsidR="003E7329" w:rsidRDefault="003E7329" w:rsidP="003E7329">
            <w:pPr>
              <w:pStyle w:val="EngHangEnd"/>
            </w:pPr>
            <w:r w:rsidRPr="004764BD">
              <w:t>Our holy father Abba Macarius.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Ϥ̀ϩⲱⲥ ⲟⲩⲟϩ ϥ̀ⲥ̀ⲙⲟⲩ ⲉ̀Ⲫϯ:</w:t>
            </w:r>
          </w:p>
          <w:p w:rsidR="003E7329" w:rsidRDefault="003E7329" w:rsidP="003E7329">
            <w:pPr>
              <w:pStyle w:val="CopticVersemulti-line"/>
            </w:pPr>
            <w:r>
              <w:t>ⲛ̀ϫⲉ ⲡⲓϣ̀ⲗⲟⲗ ⲧⲏⲣϥ ⲛ̀ⲧⲉ ⲛⲓⲙⲟⲛⲁⲭⲟⲥ:</w:t>
            </w:r>
          </w:p>
          <w:p w:rsidR="003E7329" w:rsidRDefault="003E7329" w:rsidP="003E7329">
            <w:pPr>
              <w:pStyle w:val="CopticVersemulti-line"/>
            </w:pPr>
            <w:r>
              <w:t>ⲉ̀ϩ̀ⲣⲏⲓ ⲉ̀ϫⲉⲛ ⲡⲉⲕϫⲓⲛⲓ̀ ϣⲁⲣⲟⲛ:</w:t>
            </w:r>
          </w:p>
          <w:p w:rsidR="003E7329" w:rsidRDefault="003E7329" w:rsidP="003E7329">
            <w:pPr>
              <w:pStyle w:val="CopticHangingVerse"/>
            </w:pPr>
            <w:r>
              <w:t>ⲡⲉⲛⲓⲱⲧ ⲉ̄ⲑ̄ⲩ̄ ⲁⲃⲃⲁ Ⲙⲁⲕⲁⲣⲓ.</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t>So we entreat you</w:t>
            </w:r>
          </w:p>
          <w:p w:rsidR="003E7329" w:rsidRPr="004764BD" w:rsidRDefault="003E7329" w:rsidP="003E7329">
            <w:pPr>
              <w:pStyle w:val="EngHang"/>
            </w:pPr>
            <w:r w:rsidRPr="004764BD">
              <w:t>As sons of your prayers,</w:t>
            </w:r>
          </w:p>
          <w:p w:rsidR="003E7329" w:rsidRPr="004764BD" w:rsidRDefault="003E7329" w:rsidP="003E7329">
            <w:pPr>
              <w:pStyle w:val="EngHang"/>
            </w:pPr>
            <w:r w:rsidRPr="004764BD">
              <w:t>Ask the Lord on our behalf,</w:t>
            </w:r>
          </w:p>
          <w:p w:rsidR="003E7329" w:rsidRDefault="003E7329" w:rsidP="003E7329">
            <w:pPr>
              <w:pStyle w:val="EngHangEnd"/>
            </w:pPr>
            <w:r w:rsidRPr="004764BD">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Pray to the Lord on our behalf,</w:t>
            </w:r>
          </w:p>
          <w:p w:rsidR="003E7329" w:rsidRPr="004764BD" w:rsidRDefault="003E7329" w:rsidP="003E7329">
            <w:pPr>
              <w:pStyle w:val="EngHang"/>
            </w:pPr>
            <w:r w:rsidRPr="004764BD">
              <w:t>O my lord and father Abba Macarius,</w:t>
            </w:r>
          </w:p>
          <w:p w:rsidR="003E7329" w:rsidRPr="004764BD" w:rsidRDefault="003E7329" w:rsidP="003E7329">
            <w:pPr>
              <w:pStyle w:val="EngHang"/>
            </w:pPr>
            <w:r w:rsidRPr="004764BD">
              <w:t>And his children the crossbearers,</w:t>
            </w:r>
          </w:p>
          <w:p w:rsidR="003E7329" w:rsidRDefault="003E7329" w:rsidP="003E7329">
            <w:pPr>
              <w:pStyle w:val="EngHangEnd"/>
            </w:pPr>
            <w:r w:rsidRPr="004764BD">
              <w:t>That He may</w:t>
            </w:r>
            <w:r>
              <w:t xml:space="preserve">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Ⲧⲱϣϩ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ⲛⲉϥϣⲏⲣⲓ ⲛ̀ⲥ̀ⲁⲩⲣⲟⲫⲟⲣⲟⲥ:</w:t>
            </w:r>
          </w:p>
          <w:p w:rsidR="003E7329" w:rsidRDefault="003E7329" w:rsidP="003E7329">
            <w:pPr>
              <w:pStyle w:val="CopticHangingVerse"/>
            </w:pPr>
            <w:r>
              <w:t>ⲛ̀ⲧⲉϥⲭⲁ ⲛⲉⲛⲛⲟⲃⲓ ⲛⲁⲛ ⲉ̀ⲃⲟⲗ.</w:t>
            </w:r>
          </w:p>
        </w:tc>
      </w:tr>
    </w:tbl>
    <w:p w:rsidR="003E7329" w:rsidRDefault="003E7329" w:rsidP="003E7329">
      <w:pPr>
        <w:pStyle w:val="Heading4"/>
      </w:pPr>
      <w:r>
        <w:t>Another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What tongue can speak of,</w:t>
            </w:r>
          </w:p>
          <w:p w:rsidR="003E7329" w:rsidRDefault="003E7329" w:rsidP="003E7329">
            <w:pPr>
              <w:pStyle w:val="EngHang"/>
            </w:pPr>
            <w:r>
              <w:t>The signs and wonders,</w:t>
            </w:r>
          </w:p>
          <w:p w:rsidR="003E7329" w:rsidRDefault="003E7329" w:rsidP="003E7329">
            <w:pPr>
              <w:pStyle w:val="EngHang"/>
            </w:pPr>
            <w:r>
              <w:t>Which were worked through you,</w:t>
            </w:r>
          </w:p>
          <w:p w:rsidR="003E7329" w:rsidRDefault="003E7329" w:rsidP="003E7329">
            <w:pPr>
              <w:pStyle w:val="EngHangEnd"/>
            </w:pPr>
            <w:r>
              <w:t>O my lord and father, Abba Macarius?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Ⲗⲁⲥ ⲛⲓⲃⲉⲛ ⲛⲁϣ̀ϫⲱ ⲁⲛ:</w:t>
            </w:r>
          </w:p>
          <w:p w:rsidR="003E7329" w:rsidRDefault="003E7329" w:rsidP="003E7329">
            <w:pPr>
              <w:pStyle w:val="CopticVersemulti-line"/>
            </w:pPr>
            <w:r>
              <w:t>ⲛ̀ⲛⲓⲙⲏⲓⲛⲓ ⲛⲉⲙ ⲛⲓϣ̀ⲫⲏⲣⲓ:</w:t>
            </w:r>
          </w:p>
          <w:p w:rsidR="003E7329" w:rsidRDefault="003E7329" w:rsidP="003E7329">
            <w:pPr>
              <w:pStyle w:val="CopticVersemulti-line"/>
            </w:pPr>
            <w:r>
              <w:t>ⲛⲁⲓ ⲉ̀ⲧⲁⲩϣⲱⲡⲓ ⲉ̀ⲃⲟⲗϩⲓⲧⲟⲧⲕ:</w:t>
            </w:r>
          </w:p>
          <w:p w:rsidR="003E7329" w:rsidRDefault="003E7329" w:rsidP="003E7329">
            <w:pPr>
              <w:pStyle w:val="CopticHangingVerse"/>
            </w:pPr>
            <w:r>
              <w:t>ⲡⲁⲟ̄ⲥ̄ ⲛ̀ⲓⲱⲧ ⲁⲃⲃⲁ Ⲙⲁⲕⲁⲣⲓ.</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You raised the dead,</w:t>
            </w:r>
          </w:p>
          <w:p w:rsidR="003E7329" w:rsidRDefault="003E7329" w:rsidP="003E7329">
            <w:pPr>
              <w:pStyle w:val="EngHang"/>
            </w:pPr>
            <w:r>
              <w:t>You cast out demons,</w:t>
            </w:r>
          </w:p>
          <w:p w:rsidR="003E7329" w:rsidRDefault="003E7329" w:rsidP="003E7329">
            <w:pPr>
              <w:pStyle w:val="EngHang"/>
            </w:pPr>
            <w:r>
              <w:t>You healed divers sicknesses</w:t>
            </w:r>
          </w:p>
          <w:p w:rsidR="003E7329" w:rsidRDefault="003E7329" w:rsidP="003E7329">
            <w:pPr>
              <w:pStyle w:val="EngHangEnd"/>
            </w:pPr>
            <w:r>
              <w:t>In the Name of the Lord.</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Ⲛⲓⲣⲉϥⲙⲱⲟⲩⲧ ⲁⲕⲧⲟⲩⲛⲟⲥⲟⲩ:</w:t>
            </w:r>
          </w:p>
          <w:p w:rsidR="003E7329" w:rsidRDefault="003E7329" w:rsidP="003E7329">
            <w:pPr>
              <w:pStyle w:val="CopticVersemulti-line"/>
            </w:pPr>
            <w:r>
              <w:t>ⲛⲓⲇⲉⲙⲱⲛ ⲁⲕϩⲓⲧⲟⲩ ⲉ̀ⲃⲟⲗ:</w:t>
            </w:r>
          </w:p>
          <w:p w:rsidR="003E7329" w:rsidRDefault="003E7329" w:rsidP="003E7329">
            <w:pPr>
              <w:pStyle w:val="CopticVersemulti-line"/>
            </w:pPr>
            <w:r>
              <w:t>ⲛⲏⲉⲧϣⲱⲛⲓ ϧⲉⲛ ⲟⲩⲙⲏϣ ⲛ̀ⲥ̀ⲙⲟⲧ:</w:t>
            </w:r>
          </w:p>
          <w:p w:rsidR="003E7329" w:rsidRDefault="003E7329" w:rsidP="003E7329">
            <w:pPr>
              <w:pStyle w:val="CopticHangingVerse"/>
            </w:pPr>
            <w:r>
              <w:t>ⲁⲕⲧⲁⲗϭⲱⲟⲩ ϧⲉⲛ ⲫ̀ⲣⲁⲛ ⲙ̀Ⲡⲟ̄ⲥ̄.</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many came to you,</w:t>
            </w:r>
          </w:p>
          <w:p w:rsidR="003E7329" w:rsidRDefault="003E7329" w:rsidP="003E7329">
            <w:pPr>
              <w:pStyle w:val="EngHang"/>
            </w:pPr>
            <w:r>
              <w:t>From the ends of the Earth,</w:t>
            </w:r>
          </w:p>
          <w:p w:rsidR="003E7329" w:rsidRDefault="003E7329" w:rsidP="003E7329">
            <w:pPr>
              <w:pStyle w:val="EngHang"/>
            </w:pPr>
            <w:r>
              <w:t>From Romania to Syria,</w:t>
            </w:r>
          </w:p>
          <w:p w:rsidR="003E7329" w:rsidRDefault="003E7329" w:rsidP="003E7329">
            <w:pPr>
              <w:pStyle w:val="EngHangEnd"/>
            </w:pPr>
            <w:r>
              <w:t>And from Anatole to Spain.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Ⲉⲑⲃⲉ ⲫⲁⲓ ⲥⲉⲛⲏⲟⲩ ϩⲁⲣⲟⲕ:</w:t>
            </w:r>
          </w:p>
          <w:p w:rsidR="003E7329" w:rsidRDefault="003E7329" w:rsidP="003E7329">
            <w:pPr>
              <w:pStyle w:val="CopticVersemulti-line"/>
            </w:pPr>
            <w:r>
              <w:t>ⲉ̀ⲃⲟⲗ ϧⲉⲛ ⲛⲉⲁⲧ ⲙ̀ⲡ̀ⲕⲁϩⲓ:</w:t>
            </w:r>
          </w:p>
          <w:p w:rsidR="003E7329" w:rsidRDefault="003E7329" w:rsidP="003E7329">
            <w:pPr>
              <w:pStyle w:val="CopticVersemulti-line"/>
            </w:pPr>
            <w:r>
              <w:t xml:space="preserve">ϯⲢⲱⲙⲁⲛⲓⲁ̀ ⲛⲉⲙ ϯⲤⲩⲣⲓⲁ̀: </w:t>
            </w:r>
          </w:p>
          <w:p w:rsidR="003E7329" w:rsidRDefault="003E7329" w:rsidP="003E7329">
            <w:pPr>
              <w:pStyle w:val="CopticHangingVerse"/>
            </w:pPr>
            <w:r>
              <w:t>ϯⲀⲛⲁⲧⲟⲗⲏ ⲛⲉⲙ ϯⲤⲡⲁⲛⲓⲁ̀.</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Not only in the past,</w:t>
            </w:r>
          </w:p>
          <w:p w:rsidR="003E7329" w:rsidRDefault="003E7329" w:rsidP="003E7329">
            <w:pPr>
              <w:pStyle w:val="EngHang"/>
            </w:pPr>
            <w:r>
              <w:t>But also today,</w:t>
            </w:r>
          </w:p>
          <w:p w:rsidR="003E7329" w:rsidRDefault="003E7329" w:rsidP="003E7329">
            <w:pPr>
              <w:pStyle w:val="EngHang"/>
            </w:pPr>
            <w:r>
              <w:t>Many from come from everywhere</w:t>
            </w:r>
          </w:p>
          <w:p w:rsidR="003E7329" w:rsidRDefault="003E7329" w:rsidP="003E7329">
            <w:pPr>
              <w:pStyle w:val="EngHangEnd"/>
            </w:pPr>
            <w:r>
              <w:t>To venerate your holy relics.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Ⲟⲩ ⲙⲟⲛⲟⲛ ⲙ̀ⲡⲓⲥⲏⲟⲩ ⲉ̀ⲧⲁϥⲥⲓⲛⲓ:</w:t>
            </w:r>
          </w:p>
          <w:p w:rsidR="003E7329" w:rsidRDefault="003E7329" w:rsidP="003E7329">
            <w:pPr>
              <w:pStyle w:val="CopticVersemulti-line"/>
            </w:pPr>
            <w:r>
              <w:t>ⲁⲗⲗⲁ ϩⲏⲡⲡⲉ ⲟⲛ ϯⲛⲟⲩ:</w:t>
            </w:r>
          </w:p>
          <w:p w:rsidR="003E7329" w:rsidRDefault="003E7329" w:rsidP="003E7329">
            <w:pPr>
              <w:pStyle w:val="CopticVersemulti-line"/>
            </w:pPr>
            <w:r>
              <w:t>ⲥⲉⲛⲏⲟⲩ ⲉ̀ⲃⲟⲗϧⲉⲛ ⲙⲁⲓ ⲛⲓⲃⲉⲛ:</w:t>
            </w:r>
          </w:p>
          <w:p w:rsidR="003E7329" w:rsidRDefault="003E7329" w:rsidP="003E7329">
            <w:pPr>
              <w:pStyle w:val="CopticHangingVerse"/>
            </w:pPr>
            <w:r>
              <w:t>ⲥⲉⲟⲩⲱϣⲧ ⲉ̀ϫⲉⲛ ⲡⲉⲕⲗⲩⲙⲯⲁⲛⲟⲛ ⲉⲑⲟⲩⲁⲃ.</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we entreat you,</w:t>
            </w:r>
          </w:p>
          <w:p w:rsidR="003E7329" w:rsidRDefault="003E7329" w:rsidP="003E7329">
            <w:pPr>
              <w:pStyle w:val="EngHang"/>
            </w:pPr>
            <w:r>
              <w:t>As sons of your prayers</w:t>
            </w:r>
          </w:p>
          <w:p w:rsidR="003E7329" w:rsidRDefault="003E7329" w:rsidP="003E7329">
            <w:pPr>
              <w:pStyle w:val="EngHang"/>
            </w:pPr>
            <w:r>
              <w:t>To ask the Lord on our behalf,</w:t>
            </w:r>
          </w:p>
          <w:p w:rsidR="003E7329" w:rsidRDefault="003E7329" w:rsidP="003E7329">
            <w:pPr>
              <w:pStyle w:val="EngHangEnd"/>
            </w:pPr>
            <w:r>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Pray to the Lord on our behalf,</w:t>
            </w:r>
          </w:p>
          <w:p w:rsidR="003E7329" w:rsidRDefault="003E7329" w:rsidP="003E7329">
            <w:pPr>
              <w:pStyle w:val="EngHang"/>
            </w:pPr>
            <w:r>
              <w:t>O my lord and father, Abba Macarius,</w:t>
            </w:r>
          </w:p>
          <w:p w:rsidR="003E7329" w:rsidRDefault="003E7329" w:rsidP="003E7329">
            <w:pPr>
              <w:pStyle w:val="EngHang"/>
            </w:pPr>
            <w:r>
              <w:t>And his children the cross-bearers,</w:t>
            </w:r>
          </w:p>
          <w:p w:rsidR="003E7329" w:rsidRDefault="003E7329" w:rsidP="003E7329">
            <w:pPr>
              <w:pStyle w:val="EngHangEnd"/>
            </w:pPr>
            <w:r>
              <w:t>That He may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Ⲧⲱⲃϩ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ⲛⲉϥϣⲏⲉⲣⲓ ⲛ̀ⲥ̀ⲧⲁⲩⲣⲟⲫⲟⲣⲟⲥ:</w:t>
            </w:r>
          </w:p>
          <w:p w:rsidR="003E7329" w:rsidRDefault="003E7329" w:rsidP="003E7329">
            <w:pPr>
              <w:pStyle w:val="CopticHangingVerse"/>
            </w:pPr>
            <w:r>
              <w:t>ⲛ̀ⲧⲉϥⲭⲁ ⲛⲉⲛⲛⲟⲃⲓ ⲛⲁⲛ ⲉ̀ⲃⲟⲗ.</w:t>
            </w:r>
          </w:p>
        </w:tc>
      </w:tr>
    </w:tbl>
    <w:p w:rsidR="00C30529" w:rsidRDefault="003E7329" w:rsidP="00C30529">
      <w:pPr>
        <w:pStyle w:val="Heading4"/>
      </w:pPr>
      <w:r>
        <w:t>Another</w:t>
      </w:r>
      <w:r w:rsidR="00C30529">
        <w:t xml:space="preserve"> Doxology</w:t>
      </w:r>
      <w:r>
        <w:t xml:space="preserve"> of St. Macarius the Great</w:t>
      </w:r>
      <w:r>
        <w:rPr>
          <w:rStyle w:val="FootnoteReference"/>
        </w:rPr>
        <w:footnoteReference w:id="49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Ⲡⲓⲭⲉⲣⲟⲩⲃⲓⲙ ⲉⲑⲙⲏⲛ ⲉ̀ⲣⲟⲕ:</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ϣⲁⲛ̀ⲧⲉϥⲉⲛⲕ ⲉ̀ⲛⲓϣⲁϥⲉⲩ:</w:t>
            </w:r>
          </w:p>
          <w:p w:rsidR="00B4739C" w:rsidRPr="00C35319" w:rsidRDefault="00B4739C" w:rsidP="00B4739C">
            <w:pPr>
              <w:pStyle w:val="CopticHangingVerse"/>
            </w:pPr>
            <w:r>
              <w:t>ⲉϥⲟⲓ ⲛ̀ⲇ̄ ⲙ̀ⲡ̀ⲣⲟⲥⲱⲡⲟⲛ.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Ⲟⲩϩⲟ ⲙ̀ⲙⲟⲩⲓ̀ⲛⲉⲙ ⲟⲩϩⲟ ⲙ̀ⲙⲁⲥⲓ:</w:t>
            </w:r>
          </w:p>
          <w:p w:rsidR="00B4739C" w:rsidRDefault="00B4739C" w:rsidP="00B4739C">
            <w:pPr>
              <w:pStyle w:val="CopticVersemulti-line"/>
            </w:pPr>
            <w:r>
              <w:t>ⲟⲩⲟϩ ⲛ̀ⲣⲱⲙⲓ ⲛⲉⲙ ⲟⲩϩⲟ ⲛ̀ⲁ̀ⲉ̀ⲧⲟⲥ:</w:t>
            </w:r>
          </w:p>
          <w:p w:rsidR="00B4739C" w:rsidRDefault="00B4739C" w:rsidP="00B4739C">
            <w:pPr>
              <w:pStyle w:val="CopticVersemulti-line"/>
            </w:pPr>
            <w:r>
              <w:t>ⲫⲁⲓ ⲡⲉ ⲡ̀ⲧⲩⲛⲟⲥ ⲙ̀ⲡⲓⲬⲉⲣⲟⲩⲃⲓⲙ</w:t>
            </w:r>
          </w:p>
          <w:p w:rsidR="00B4739C" w:rsidRPr="00CF5919" w:rsidRDefault="00B4739C" w:rsidP="00365B9E">
            <w:pPr>
              <w:pStyle w:val="CopticHangingVerse"/>
            </w:pPr>
            <w:r>
              <w:t>ⲕⲁⲧⲁ ⲡ̀ⲥⲁϫⲓ ⲛ̀ⲛⲓⲅ̀ⲣⲁⲫⲏ.</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ⲙ̀ⲙⲟⲩⲒ:</w:t>
            </w:r>
          </w:p>
          <w:p w:rsidR="00B4739C" w:rsidRDefault="00B4739C" w:rsidP="00B4739C">
            <w:pPr>
              <w:pStyle w:val="CopticVersemulti-line"/>
            </w:pPr>
            <w:r>
              <w:t>ⲉ̀ϫⲉⲛ ⲡⲉⲛⲓⲱⲧ ⲁⲃⲃⲁ Ⲙⲁⲕⲁⲣⲓ:</w:t>
            </w:r>
          </w:p>
          <w:p w:rsidR="00B4739C" w:rsidRDefault="00B4739C" w:rsidP="00B4739C">
            <w:pPr>
              <w:pStyle w:val="CopticVersemulti-line"/>
            </w:pPr>
            <w:r>
              <w:t>ϫⲉ ⲛ̀ⲑⲟϥ ⲁϥϣⲱⲡⲓ ⲛ̀ⲟⲩⲙⲟⲩⲓ̀ ⲉϥϩⲉⲙϩⲉⲙ:</w:t>
            </w:r>
          </w:p>
          <w:p w:rsidR="00B4739C" w:rsidRDefault="00B4739C" w:rsidP="00365B9E">
            <w:pPr>
              <w:pStyle w:val="CopticHangingVerse"/>
            </w:pPr>
            <w:r>
              <w:t>ⲟⲩⲃⲉ ⲛⲓⲡ̄ⲛ̄ⲁ̄ ⲙ̀ⲡⲟⲛⲏⲣⲟⲛ.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ⲙ̀ⲙⲁⲥⲓ:</w:t>
            </w:r>
          </w:p>
          <w:p w:rsidR="00B4739C" w:rsidRDefault="00B4739C" w:rsidP="00B4739C">
            <w:pPr>
              <w:pStyle w:val="CopticVersemulti-line"/>
            </w:pPr>
            <w:r>
              <w:t>ⲉ̀ϫⲉⲛ ⲡⲉⲛⲓⲱⲧ ⲁⲃⲃⲁ Ⲓⲱ̄ⲁ̄:</w:t>
            </w:r>
          </w:p>
          <w:p w:rsidR="00B4739C" w:rsidRDefault="00B4739C" w:rsidP="00B4739C">
            <w:pPr>
              <w:pStyle w:val="CopticVersemulti-line"/>
            </w:pPr>
            <w:r>
              <w:t>ϫⲉ ⲛ̀ⲑⲟϥ ⲁϥϭⲟ ⲙ̀ⲡⲓϣⲉ ⲉⲧϣⲟⲩⲱⲟⲩ:</w:t>
            </w:r>
          </w:p>
          <w:p w:rsidR="00B4739C" w:rsidRDefault="00B4739C" w:rsidP="00365B9E">
            <w:pPr>
              <w:pStyle w:val="CopticHangingVerse"/>
            </w:pPr>
            <w:r>
              <w:t>ⲁϥⲫⲓⲣⲓ ⲉ̀ⲃⲟⲗ ⲁϥϯⲕⲁⲣⲡⲟⲥ.</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Pr="00A40E4E"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ⲛ̀ⲣⲱⲙⲓ:</w:t>
            </w:r>
          </w:p>
          <w:p w:rsidR="00B4739C" w:rsidRDefault="00B4739C" w:rsidP="00B4739C">
            <w:pPr>
              <w:pStyle w:val="CopticVersemulti-line"/>
            </w:pPr>
            <w:r>
              <w:t>ⲉ̀ϫⲉⲛ ⲡⲉⲛⲓⲱⲧ ⲁⲃⲃⲁ Ⲡⲓϣⲱⲓ:</w:t>
            </w:r>
          </w:p>
          <w:p w:rsidR="00B4739C" w:rsidRDefault="00B4739C" w:rsidP="00B4739C">
            <w:pPr>
              <w:pStyle w:val="CopticVersemulti-line"/>
            </w:pPr>
            <w:r>
              <w:t>ϫⲉ ⲛ̀ⲑⲟϥ ⲁϥⲥⲁϫⲓ ⲛⲉⲙ Ⲡⲭ̄ⲥ̄:</w:t>
            </w:r>
          </w:p>
          <w:p w:rsidR="00B4739C" w:rsidRDefault="00B4739C" w:rsidP="00365B9E">
            <w:pPr>
              <w:pStyle w:val="CopticHangingVerse"/>
            </w:pPr>
            <w:r>
              <w:t>ⲙ̀ⲫⲣⲏϯ ⲙ̀Ⲙⲱⲩ̀ⲥⲏⲥ ⲡⲓⲛⲟⲙⲟⲑⲉⲧⲏⲥ.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ⲛ̀ⲁ̀ⲉ̀ⲧⲟⲥ:</w:t>
            </w:r>
          </w:p>
          <w:p w:rsidR="00B4739C" w:rsidRDefault="00B4739C" w:rsidP="00B4739C">
            <w:pPr>
              <w:pStyle w:val="CopticVersemulti-line"/>
            </w:pPr>
            <w:r>
              <w:t>ⲉ̀ϫⲉⲛ ⲛⲉⲛⲓⲟϯ ⲛ̀ⲣⲱⲙⲉⲟⲥ:</w:t>
            </w:r>
          </w:p>
          <w:p w:rsidR="00B4739C" w:rsidRDefault="00B4739C" w:rsidP="00B4739C">
            <w:pPr>
              <w:pStyle w:val="CopticVersemulti-line"/>
            </w:pPr>
            <w:r>
              <w:t>ϫⲉ ⲛ̀ⲑⲱⲟⲩ ⲁⲩϭⲓ ⲛ̀ϩⲁⲛⲧⲉⲛϩ ⲛ̀ⲭ̀ⲣⲱⲙ:</w:t>
            </w:r>
          </w:p>
          <w:p w:rsidR="00B4739C" w:rsidRDefault="00B4739C" w:rsidP="00365B9E">
            <w:pPr>
              <w:pStyle w:val="CopticHangingVerse"/>
            </w:pPr>
            <w:r>
              <w:t>ⲁⲩϩⲱⲗ ⲥⲁϧⲟⲩⲛ ⲉ̀ⲛⲓϣⲁϥⲉⲩ.</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ⲒⲥⲘⲱⲥⲏ ⲡⲓⲭⲁⲙⲉ ϩⲱϥ:</w:t>
            </w:r>
          </w:p>
          <w:p w:rsidR="00B4739C" w:rsidRDefault="00B4739C" w:rsidP="00B4739C">
            <w:pPr>
              <w:pStyle w:val="CopticVersemulti-line"/>
            </w:pPr>
            <w:r>
              <w:t>ⲁϥⲒ ⲉ̀ϭⲟⲩⲛ ⲉ̀ⲛⲓϣⲁϥⲉⲩ:</w:t>
            </w:r>
          </w:p>
          <w:p w:rsidR="00B4739C" w:rsidRDefault="00B4739C" w:rsidP="00B4739C">
            <w:pPr>
              <w:pStyle w:val="CopticVersemulti-line"/>
            </w:pPr>
            <w:r>
              <w:t>ⲁϥⲉⲣⲫⲟⲣⲓⲛ ⲙ̀ⲡⲓⲭ̀ⲗⲟⲙ ⲛ̀ⲁⲧⲗⲱⲙ:</w:t>
            </w:r>
          </w:p>
          <w:p w:rsidR="00B4739C" w:rsidRDefault="00B4739C" w:rsidP="00365B9E">
            <w:pPr>
              <w:pStyle w:val="CopticHangingVerse"/>
            </w:pPr>
            <w:r>
              <w:t>ⲛ̀ⲧⲉ ϯⲙⲉⲧⲙⲁⲣⲧⲩⲣⲟⲥ.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Ⲡⲓⲙ̄ⲑ̄ ⲙ̀ⲙⲁⲣⲧⲩⲣⲟⲥ:</w:t>
            </w:r>
          </w:p>
          <w:p w:rsidR="00B4739C" w:rsidRDefault="00B4739C" w:rsidP="00B4739C">
            <w:pPr>
              <w:pStyle w:val="CopticVersemulti-line"/>
            </w:pPr>
            <w:r>
              <w:t>ⲛⲓϧⲉⲗⲗⲟⲓ ⲛ̀ⲧⲉ ⲛⲓϣⲁϥⲉⲩ:</w:t>
            </w:r>
          </w:p>
          <w:p w:rsidR="00B4739C" w:rsidRDefault="00B4739C" w:rsidP="00B4739C">
            <w:pPr>
              <w:pStyle w:val="CopticVersemulti-line"/>
            </w:pPr>
            <w:r>
              <w:t>ⲁ̀ ⲛⲓⲃⲁⲣⲃⲁⲣⲟⲥ</w:t>
            </w:r>
          </w:p>
          <w:p w:rsidR="00B4739C" w:rsidRDefault="00B4739C" w:rsidP="00B4739C">
            <w:pPr>
              <w:pStyle w:val="CopticVersemulti-line"/>
            </w:pPr>
            <w:r>
              <w:t>ϧⲱⲧⲉⲃ ⲙ̀ⲙⲱⲟⲩ:</w:t>
            </w:r>
          </w:p>
          <w:p w:rsidR="00B4739C" w:rsidRDefault="00B4739C" w:rsidP="00365B9E">
            <w:pPr>
              <w:pStyle w:val="CopticHangingVerse"/>
            </w:pPr>
            <w:r>
              <w:t>ϩⲓϫⲉⲛ ϯⲡⲉⲧⲣⲁ ⲛ̀ⲧⲉ ⲡⲓⲁ̀ⲙⲟⲩⲛ.</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Ϯⲁ̀ⲅⲓⲁ̀ Ⲉⲗⲗⲁⲣⲓⲁ̀:</w:t>
            </w:r>
          </w:p>
          <w:p w:rsidR="00B4739C" w:rsidRDefault="00B4739C" w:rsidP="00B4739C">
            <w:pPr>
              <w:pStyle w:val="CopticVersemulti-line"/>
            </w:pPr>
            <w:r>
              <w:t>ϯⲁ̀ⲅⲓⲁ̀ Ⲁⲛⲁⲥⲧⲁⲥⲓⲁ̀:</w:t>
            </w:r>
          </w:p>
          <w:p w:rsidR="00B4739C" w:rsidRDefault="00B4739C" w:rsidP="00B4739C">
            <w:pPr>
              <w:pStyle w:val="CopticVersemulti-line"/>
            </w:pPr>
            <w:r>
              <w:t>ϯⲁ̀ⲅⲓⲁ̀ Ⲁⲣⲓⲯⲩⲙⲁ̀:</w:t>
            </w:r>
          </w:p>
          <w:p w:rsidR="00B4739C" w:rsidRDefault="00B4739C" w:rsidP="00365B9E">
            <w:pPr>
              <w:pStyle w:val="CopticHangingVerse"/>
            </w:pPr>
            <w:r>
              <w:t>ⲛⲓϣⲉⲗⲁⲧⲉ ⲛ̀ⲧⲉ Ⲡⲭ̄ⲥ̄.</w:t>
            </w:r>
          </w:p>
        </w:tc>
      </w:tr>
      <w:tr w:rsidR="00B4739C" w:rsidTr="00751B8B">
        <w:trPr>
          <w:cantSplit/>
          <w:jc w:val="center"/>
        </w:trPr>
        <w:tc>
          <w:tcPr>
            <w:tcW w:w="288" w:type="dxa"/>
          </w:tcPr>
          <w:p w:rsidR="00B4739C" w:rsidRPr="00FB5ACB" w:rsidRDefault="003E7329" w:rsidP="00751B8B">
            <w:pPr>
              <w:pStyle w:val="CopticCross"/>
            </w:pPr>
            <w:r w:rsidRPr="00FB5ACB">
              <w:lastRenderedPageBreak/>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365B9E" w:rsidP="00751B8B">
            <w:pPr>
              <w:pStyle w:val="CopticCross"/>
            </w:pPr>
            <w:r w:rsidRPr="00FB5ACB">
              <w:t>¿</w:t>
            </w:r>
          </w:p>
        </w:tc>
        <w:tc>
          <w:tcPr>
            <w:tcW w:w="3960" w:type="dxa"/>
          </w:tcPr>
          <w:p w:rsidR="00B4739C" w:rsidRDefault="00B4739C" w:rsidP="00B4739C">
            <w:pPr>
              <w:pStyle w:val="CopticVersemulti-line"/>
            </w:pPr>
            <w:r>
              <w:t>Ⲛⲓⲧⲟⲡⲟⲥ ⲧⲏⲣⲟⲩ ⲉ̀ⲧⲁⲕⲥⲉⲙⲛⲏ ⲧⲟⲩ:</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ⲥⲉⲛⲁⲕⲏⲛⲁⲛ ⲉⲩϯⲟⲩⲧⲁϩ:</w:t>
            </w:r>
          </w:p>
          <w:p w:rsidR="00B4739C" w:rsidRDefault="00B4739C" w:rsidP="00365B9E">
            <w:pPr>
              <w:pStyle w:val="CopticHangingVerse"/>
            </w:pPr>
            <w:r>
              <w:t>ϣⲁ ⲧ̀ⲥⲩⲛⲧⲉⲗⲓⲁ̀ ⲛ̀ⲧⲉ ⲡⲁⲓⲉ̀ⲛⲉϩ.</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Ⲧⲱⲃϩ ⲙ̀Ⲡϭⲟⲓⲥ ⲉ̀ϩ̀ⲣⲏⲓ ⲉ̀ϫⲱⲛ:</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ⲛⲉⲙ ⲛⲉⲕϣⲏⲣⲓ ⲛ̀ⲥⲧⲁⲩⲣⲟⲫⲟⲣⲟⲥ:</w:t>
            </w:r>
          </w:p>
          <w:p w:rsidR="00B4739C" w:rsidRDefault="00B4739C" w:rsidP="00365B9E">
            <w:pPr>
              <w:pStyle w:val="CopticHangingVerse"/>
            </w:pPr>
            <w:r>
              <w:t>ⲛ̀ⲧⲉϥⲭⲁ ⲛⲉⲛⲛⲟⲃⲓ ⲛⲁⲛ ⲉ̀ⲃⲟⲗ.</w:t>
            </w:r>
          </w:p>
        </w:tc>
      </w:tr>
    </w:tbl>
    <w:p w:rsidR="00495F1A" w:rsidRDefault="00C30529" w:rsidP="00495F1A">
      <w:pPr>
        <w:pStyle w:val="Heading3"/>
      </w:pPr>
      <w:r>
        <w:t xml:space="preserve">March 25 / Phamenoth 29: </w:t>
      </w:r>
      <w:r w:rsidR="00495F1A">
        <w:t>Annunciation</w:t>
      </w:r>
      <w:bookmarkEnd w:id="1076"/>
      <w:bookmarkEnd w:id="1077"/>
      <w:bookmarkEnd w:id="1078"/>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85" w:name="_Toc410196214"/>
      <w:bookmarkStart w:id="1086" w:name="_Toc410196456"/>
      <w:bookmarkStart w:id="1087"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88"/>
            <w:r>
              <w:t>Head</w:t>
            </w:r>
            <w:commentRangeEnd w:id="1088"/>
            <w:r>
              <w:rPr>
                <w:rStyle w:val="CommentReference"/>
              </w:rPr>
              <w:commentReference w:id="1088"/>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89"/>
            <w:r>
              <w:t>ruler</w:t>
            </w:r>
            <w:commentRangeEnd w:id="1089"/>
            <w:r>
              <w:rPr>
                <w:rStyle w:val="CommentReference"/>
              </w:rPr>
              <w:commentReference w:id="1089"/>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90"/>
            <w:r>
              <w:t xml:space="preserve">peoples </w:t>
            </w:r>
            <w:commentRangeEnd w:id="1090"/>
            <w:r>
              <w:rPr>
                <w:rStyle w:val="CommentReference"/>
              </w:rPr>
              <w:commentReference w:id="1090"/>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91"/>
            <w:r>
              <w:t>burned</w:t>
            </w:r>
            <w:commentRangeEnd w:id="1091"/>
            <w:r>
              <w:rPr>
                <w:rStyle w:val="CommentReference"/>
              </w:rPr>
              <w:commentReference w:id="1091"/>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92"/>
            <w:r>
              <w:t>Servant</w:t>
            </w:r>
            <w:commentRangeEnd w:id="1092"/>
            <w:r>
              <w:rPr>
                <w:rStyle w:val="CommentReference"/>
              </w:rPr>
              <w:commentReference w:id="1092"/>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93"/>
            <w:r>
              <w:t xml:space="preserve">Ⲫⲱⲕ </w:t>
            </w:r>
            <w:commentRangeEnd w:id="1093"/>
            <w:r>
              <w:rPr>
                <w:rStyle w:val="CommentReference"/>
                <w:rFonts w:ascii="Times New Roman" w:hAnsi="Times New Roman"/>
              </w:rPr>
              <w:commentReference w:id="1093"/>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lastRenderedPageBreak/>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bookmarkStart w:id="1094" w:name="_Toc433973326"/>
      <w:r>
        <w:lastRenderedPageBreak/>
        <w:t>April</w:t>
      </w:r>
      <w:bookmarkEnd w:id="1085"/>
      <w:bookmarkEnd w:id="1086"/>
      <w:bookmarkEnd w:id="1087"/>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94"/>
    </w:p>
    <w:p w:rsidR="006E4762" w:rsidRDefault="00254945" w:rsidP="006E4762">
      <w:pPr>
        <w:pStyle w:val="Heading3"/>
      </w:pPr>
      <w:r>
        <w:t>April 1 / Pharamuthi 6</w:t>
      </w:r>
      <w:r w:rsidR="006E4762">
        <w:t xml:space="preserve">: </w:t>
      </w:r>
      <w:r>
        <w:t>Saint Mary of Egypt</w:t>
      </w:r>
    </w:p>
    <w:p w:rsidR="00254945" w:rsidRDefault="00254945" w:rsidP="0025494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Blessed are you in truth,</w:t>
            </w:r>
          </w:p>
          <w:p w:rsidR="00254945" w:rsidRDefault="00254945" w:rsidP="00254945">
            <w:pPr>
              <w:pStyle w:val="EngHang"/>
            </w:pPr>
            <w:r>
              <w:t>O Saint Mary of Egypt,</w:t>
            </w:r>
          </w:p>
          <w:p w:rsidR="00254945" w:rsidRDefault="00254945" w:rsidP="00254945">
            <w:pPr>
              <w:pStyle w:val="EngHang"/>
            </w:pPr>
            <w:r>
              <w:t>The Bride of</w:t>
            </w:r>
          </w:p>
          <w:p w:rsidR="00254945" w:rsidRDefault="00254945" w:rsidP="00254945">
            <w:pPr>
              <w:pStyle w:val="EngHangEnd"/>
            </w:pPr>
            <w:r>
              <w:t>The pure Bridegroom, Christ.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Ⲱⲟⲩⲓⲛⲁϯ ⲁ̀ⲗⲏⲑⲱⲥ:</w:t>
            </w:r>
          </w:p>
          <w:p w:rsidR="00254945" w:rsidRDefault="00254945" w:rsidP="00254945">
            <w:pPr>
              <w:pStyle w:val="CopticVersemulti-line"/>
            </w:pPr>
            <w:r>
              <w:t>ⲱ̀ ϯⲁⲅⲓⲁ Ⲙⲁⲣⲓⲁ ⲛ̀ⲣⲉⲙ ⲛⲭ̀ⲉⲙⲓ:</w:t>
            </w:r>
          </w:p>
          <w:p w:rsidR="00254945" w:rsidRDefault="00254945" w:rsidP="00254945">
            <w:pPr>
              <w:pStyle w:val="CopticVersemulti-line"/>
            </w:pPr>
            <w:r>
              <w:t>ϯϣⲉⲗⲉⲧ ⲛ̀ⲧⲉ Ⲡⲭ̄ⲥ̄:</w:t>
            </w:r>
          </w:p>
          <w:p w:rsidR="00254945" w:rsidRDefault="00254945" w:rsidP="00254945">
            <w:pPr>
              <w:pStyle w:val="CopticHangingVerse"/>
            </w:pPr>
            <w:r>
              <w:t>ⲡⲓⲛⲩⲙⲑⲓⲟⲥ ⲛ̀ⲕⲁⲑⲁⲣⲟⲥ.</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For you have forsaken</w:t>
            </w:r>
          </w:p>
          <w:p w:rsidR="00254945" w:rsidRDefault="00254945" w:rsidP="00254945">
            <w:pPr>
              <w:pStyle w:val="EngHang"/>
            </w:pPr>
            <w:r>
              <w:t>The glory of this world,</w:t>
            </w:r>
          </w:p>
          <w:p w:rsidR="00254945" w:rsidRDefault="00254945" w:rsidP="00254945">
            <w:pPr>
              <w:pStyle w:val="EngHang"/>
            </w:pPr>
            <w:r>
              <w:t>And the pride of this age,</w:t>
            </w:r>
          </w:p>
          <w:p w:rsidR="00254945" w:rsidRDefault="00254945" w:rsidP="00254945">
            <w:pPr>
              <w:pStyle w:val="EngHangEnd"/>
            </w:pPr>
            <w:r>
              <w:t>For you have loved Christ.</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Ϫⲉ ⲁⲣⲉⲉⲣⲕⲁⲧⲁⲑ̀ⲣⲟⲛⲓⲛ:</w:t>
            </w:r>
          </w:p>
          <w:p w:rsidR="00254945" w:rsidRDefault="00254945" w:rsidP="00254945">
            <w:pPr>
              <w:pStyle w:val="CopticVersemulti-line"/>
            </w:pPr>
            <w:r>
              <w:t>ⲙ̀ⲡⲓⲱ̀ⲟⲩ ⲧⲏⲩⲣϥ ⲛ̀ⲧⲉ ⲡⲁⲓⲕⲟⲥⲙⲟⲥ:</w:t>
            </w:r>
          </w:p>
          <w:p w:rsidR="00254945" w:rsidRDefault="00254945" w:rsidP="00254945">
            <w:pPr>
              <w:pStyle w:val="CopticVersemulti-line"/>
            </w:pPr>
            <w:r>
              <w:t>ⲛⲉⲙ ⲡ̀ϣⲟⲩϣⲟⲩ ⲛ̀ⲧⲉ ⲡⲁⲓⲃⲓⲟⲥ:</w:t>
            </w:r>
          </w:p>
          <w:p w:rsidR="00254945" w:rsidRDefault="00254945" w:rsidP="00254945">
            <w:pPr>
              <w:pStyle w:val="CopticHangingVerse"/>
            </w:pPr>
            <w:r>
              <w:t>ⲁⲣⲉⲙⲉⲛⲣⲉ ⲙ̀ⲡⲓⲭ̀ⲣⲓⲥⲧⲟⲥ.</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The elect struggle,</w:t>
            </w:r>
          </w:p>
          <w:p w:rsidR="00254945" w:rsidRDefault="00254945" w:rsidP="00254945">
            <w:pPr>
              <w:pStyle w:val="EngHang"/>
            </w:pPr>
            <w:r>
              <w:t>Of Saint Mary of Egypt,</w:t>
            </w:r>
          </w:p>
          <w:p w:rsidR="00254945" w:rsidRDefault="00254945" w:rsidP="00254945">
            <w:pPr>
              <w:pStyle w:val="EngHang"/>
            </w:pPr>
            <w:r>
              <w:t>Full of holiness,</w:t>
            </w:r>
          </w:p>
          <w:p w:rsidR="00254945" w:rsidRDefault="00254945" w:rsidP="00254945">
            <w:pPr>
              <w:pStyle w:val="EngHangEnd"/>
            </w:pPr>
            <w:r>
              <w:t>Is truly great.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Ⲟⲩⲛⲓϣⲧ ⲅⲁⲣ ϧⲉⲛ ⲟⲩⲙⲉⲑⲙⲏⲓ:</w:t>
            </w:r>
          </w:p>
          <w:p w:rsidR="00254945" w:rsidRDefault="00254945" w:rsidP="00254945">
            <w:pPr>
              <w:pStyle w:val="CopticVersemulti-line"/>
            </w:pPr>
            <w:r>
              <w:t>ⲡⲉ ⲡⲓⲁ̀ⲅⲱⲛ ⲉⲧⲥⲱⲧⲡ:</w:t>
            </w:r>
          </w:p>
          <w:p w:rsidR="00254945" w:rsidRDefault="00254945" w:rsidP="00254945">
            <w:pPr>
              <w:pStyle w:val="CopticVersemulti-line"/>
            </w:pPr>
            <w:r>
              <w:t>ⲛ̀ⲧⲉ ϯⲁⲅⲓⲁ Ⲙⲁⲣⲓⲁ ⲛ̀ⲣⲉⲙ ⲛ̀ⲭⲏⲙⲓ:</w:t>
            </w:r>
          </w:p>
          <w:p w:rsidR="00254945" w:rsidRDefault="00254945" w:rsidP="00254945">
            <w:pPr>
              <w:pStyle w:val="CopticHangingVerse"/>
            </w:pPr>
            <w:r>
              <w:t>ϯⲉⲑⲙⲏⲉϩ ⲛ̀ⲉⲩⲗⲟⲅⲓⲁ.</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She completed her life</w:t>
            </w:r>
          </w:p>
          <w:p w:rsidR="00254945" w:rsidRDefault="00254945" w:rsidP="00254945">
            <w:pPr>
              <w:pStyle w:val="EngHang"/>
            </w:pPr>
            <w:r>
              <w:t>With great humility,</w:t>
            </w:r>
          </w:p>
          <w:p w:rsidR="00254945" w:rsidRDefault="00254945" w:rsidP="00254945">
            <w:pPr>
              <w:pStyle w:val="EngHang"/>
            </w:pPr>
            <w:r>
              <w:t>And reposed with the holy</w:t>
            </w:r>
          </w:p>
          <w:p w:rsidR="00254945" w:rsidRDefault="00254945" w:rsidP="00254945">
            <w:pPr>
              <w:pStyle w:val="EngHangEnd"/>
            </w:pPr>
            <w:r>
              <w:t>In the region of the living.</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Ⲁⲥϫⲱⲕ ⲉ̀ⲃⲟⲗ ⲙ̀ⲡⲉⲥⲃⲓⲟⲥ:</w:t>
            </w:r>
          </w:p>
          <w:p w:rsidR="00254945" w:rsidRDefault="00254945" w:rsidP="00254945">
            <w:pPr>
              <w:pStyle w:val="CopticVersemulti-line"/>
            </w:pPr>
            <w:r>
              <w:t>ϧⲉⲛ ⲡⲉⲥⲛⲓϣϯ ⲛ̀ⲑⲉⲃⲓⲟ:</w:t>
            </w:r>
          </w:p>
          <w:p w:rsidR="00254945" w:rsidRDefault="00254945" w:rsidP="00254945">
            <w:pPr>
              <w:pStyle w:val="CopticVersemulti-line"/>
            </w:pPr>
            <w:r>
              <w:t>ⲁⲥⲙ̀ⲧⲟⲛ ⲙ̀ⲙⲟⲥ ⲛⲉⲙ ⲛⲏⲉⲑⲟⲩⲁⲃ:</w:t>
            </w:r>
          </w:p>
          <w:p w:rsidR="00254945" w:rsidRDefault="00254945" w:rsidP="00254945">
            <w:pPr>
              <w:pStyle w:val="CopticHangingVerse"/>
            </w:pPr>
            <w:r>
              <w:t>ϧⲉⲛ ⲧ̀ⲭⲱⲣⲁ ⲛ̀ⲧⲉ ⲛⲏⲉⲧⲟⲛϧ.</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Hail to the holy acetic,</w:t>
            </w:r>
          </w:p>
          <w:p w:rsidR="00254945" w:rsidRDefault="00254945" w:rsidP="00254945">
            <w:pPr>
              <w:pStyle w:val="EngHang"/>
            </w:pPr>
            <w:r>
              <w:t>Hail to the truly elect,</w:t>
            </w:r>
          </w:p>
          <w:p w:rsidR="00254945" w:rsidRDefault="00254945" w:rsidP="00254945">
            <w:pPr>
              <w:pStyle w:val="EngHang"/>
            </w:pPr>
            <w:r>
              <w:t>Hail to the Bride of Christ,</w:t>
            </w:r>
          </w:p>
          <w:p w:rsidR="00254945" w:rsidRDefault="00254945" w:rsidP="00254945">
            <w:pPr>
              <w:pStyle w:val="EngHangEnd"/>
            </w:pPr>
            <w:r>
              <w:t>Saint Mary of Egypt.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Ⲭⲉⲣⲉ ϯⲁⲥⲕⲏⲧϩⲥ ⲉⲑⲟⲩⲁⲃ:</w:t>
            </w:r>
          </w:p>
          <w:p w:rsidR="00254945" w:rsidRDefault="00254945" w:rsidP="00254945">
            <w:pPr>
              <w:pStyle w:val="CopticVersemulti-line"/>
            </w:pPr>
            <w:r>
              <w:t>ⲭⲉⲣⲉ ϯⲥⲱⲧⲡ ⲙ̀ⲙⲏⲓ:</w:t>
            </w:r>
          </w:p>
          <w:p w:rsidR="00254945" w:rsidRDefault="00254945" w:rsidP="00254945">
            <w:pPr>
              <w:pStyle w:val="CopticVersemulti-line"/>
            </w:pPr>
            <w:r>
              <w:t>ⲭⲉⲣⲉ ⲧϣⲉⲗⲉⲧ ⲛ̀ⲧⲉ Ⲡⲭ̄ⲥ̄:</w:t>
            </w:r>
          </w:p>
          <w:p w:rsidR="00254945" w:rsidRPr="003032D8" w:rsidRDefault="00254945" w:rsidP="00254945">
            <w:pPr>
              <w:pStyle w:val="CopticHangingVerse"/>
            </w:pPr>
            <w:r>
              <w:t>ϯⲁⲅⲓⲁ Ⲙⲁⲣⲓⲁ ⲛ̀ⲣⲉⲙ ⲛ̀ⲭⲏⲙⲓ.</w:t>
            </w:r>
          </w:p>
        </w:tc>
      </w:tr>
      <w:tr w:rsidR="00254945" w:rsidTr="00F416C6">
        <w:trPr>
          <w:cantSplit/>
          <w:jc w:val="center"/>
        </w:trPr>
        <w:tc>
          <w:tcPr>
            <w:tcW w:w="288" w:type="dxa"/>
          </w:tcPr>
          <w:p w:rsidR="00254945" w:rsidRDefault="00254945" w:rsidP="00F416C6">
            <w:pPr>
              <w:pStyle w:val="CopticCross"/>
            </w:pPr>
            <w:r w:rsidRPr="00FB5ACB">
              <w:lastRenderedPageBreak/>
              <w:t>¿</w:t>
            </w:r>
          </w:p>
        </w:tc>
        <w:tc>
          <w:tcPr>
            <w:tcW w:w="3960" w:type="dxa"/>
          </w:tcPr>
          <w:p w:rsidR="00254945" w:rsidRDefault="00254945" w:rsidP="00254945">
            <w:pPr>
              <w:pStyle w:val="EngHang"/>
            </w:pPr>
            <w:r>
              <w:t>Pray to the Lord on our behalf,</w:t>
            </w:r>
          </w:p>
          <w:p w:rsidR="00254945" w:rsidRDefault="00254945" w:rsidP="00254945">
            <w:pPr>
              <w:pStyle w:val="EngHang"/>
            </w:pPr>
            <w:r>
              <w:t>O Bride of Christ,</w:t>
            </w:r>
          </w:p>
          <w:p w:rsidR="00254945" w:rsidRDefault="00254945" w:rsidP="00254945">
            <w:pPr>
              <w:pStyle w:val="EngHang"/>
            </w:pPr>
            <w:r>
              <w:t>Saint Mary of Egypt,</w:t>
            </w:r>
          </w:p>
          <w:p w:rsidR="00254945" w:rsidRDefault="00254945" w:rsidP="00254945">
            <w:pPr>
              <w:pStyle w:val="EngHangEnd"/>
            </w:pPr>
            <w:r>
              <w:t>That He may forgive us our sins.</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Ⲧⲱⲃϩ ⲙ̀Ⲡⲟ̄ⲥ̄ ⲉ̀ϩ̀ⲣⲏⲓ ⲉ̀ϫⲱⲛ:</w:t>
            </w:r>
          </w:p>
          <w:p w:rsidR="00254945" w:rsidRDefault="00254945" w:rsidP="00254945">
            <w:pPr>
              <w:pStyle w:val="CopticVersemulti-line"/>
            </w:pPr>
            <w:r>
              <w:t>ⲱ̀ ϯϣⲉⲗⲉⲧ ⲛ̀ⲧⲉ Ⲡⲭ̄ⲥ̄:</w:t>
            </w:r>
          </w:p>
          <w:p w:rsidR="00254945" w:rsidRDefault="00254945" w:rsidP="00254945">
            <w:pPr>
              <w:pStyle w:val="CopticVersemulti-line"/>
            </w:pPr>
            <w:r>
              <w:t>ϯⲁⲅⲓⲁ Ⲙⲁⲣⲓⲁ ⲛ̀ⲣⲉⲙ ⲛ̀ⲭⲏⲙⲓ:</w:t>
            </w:r>
          </w:p>
          <w:p w:rsidR="00254945" w:rsidRDefault="00254945" w:rsidP="00254945">
            <w:pPr>
              <w:pStyle w:val="CopticHangingVerse"/>
            </w:pPr>
            <w:r>
              <w:t>ⲛ̀ⲧⲉϥⲭⲁ ⲛⲉⲛⲛⲟⲃⲓ ⲛⲁⲛ ⲉ̀ⲃⲟⲗ.</w:t>
            </w:r>
          </w:p>
        </w:tc>
      </w:tr>
    </w:tbl>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95"/>
      <w:r>
        <w:t xml:space="preserve">James </w:t>
      </w:r>
      <w:commentRangeEnd w:id="1095"/>
      <w:r>
        <w:rPr>
          <w:rStyle w:val="CommentReference"/>
          <w:rFonts w:eastAsiaTheme="minorHAnsi" w:cstheme="minorBidi"/>
          <w:b w:val="0"/>
          <w:bCs w:val="0"/>
        </w:rPr>
        <w:commentReference w:id="1095"/>
      </w:r>
      <w:r>
        <w:t xml:space="preserve">the brother of </w:t>
      </w:r>
      <w:r w:rsidR="002E495E">
        <w:t>the Lord the bishop of Jerusalem</w:t>
      </w:r>
    </w:p>
    <w:p w:rsid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lastRenderedPageBreak/>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lastRenderedPageBreak/>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w:t>
      </w:r>
      <w:r w:rsidR="00F66BB3">
        <w:t xml:space="preserve"> Pashons 3: Departure of St. Jas</w:t>
      </w:r>
      <w:r>
        <w:t>on the Disciple</w:t>
      </w:r>
    </w:p>
    <w:p w:rsidR="00160DE3" w:rsidRDefault="00160DE3" w:rsidP="00160DE3">
      <w:pPr>
        <w:pStyle w:val="Rubric"/>
      </w:pPr>
      <w:bookmarkStart w:id="1096" w:name="_Toc410196215"/>
      <w:bookmarkStart w:id="1097" w:name="_Toc410196457"/>
      <w:bookmarkStart w:id="1098" w:name="_Toc410196959"/>
      <w:r>
        <w:t>See the Doxologies for the Apostles, or for Any Apostle, on page ##.</w:t>
      </w:r>
    </w:p>
    <w:p w:rsidR="00F66BB3" w:rsidRDefault="00F66BB3" w:rsidP="00F66BB3">
      <w:pPr>
        <w:pStyle w:val="Heading3"/>
      </w:pPr>
      <w:r>
        <w:t>April 28 / Pashons 3: Also St. Theodore</w:t>
      </w:r>
      <w:r w:rsidR="00AF6F9B">
        <w:t xml:space="preserve"> the Disciple of St. Pachom</w:t>
      </w:r>
    </w:p>
    <w:p w:rsidR="00F66BB3" w:rsidRDefault="00F66BB3" w:rsidP="00F66BB3">
      <w:pPr>
        <w:pStyle w:val="Rubric"/>
      </w:pPr>
      <w:r>
        <w:t>See May 9 / Pashons 14: St. Pachomius.</w:t>
      </w:r>
    </w:p>
    <w:p w:rsidR="00F66BB3" w:rsidRPr="00072324" w:rsidRDefault="00F66BB3" w:rsidP="00160DE3">
      <w:pPr>
        <w:pStyle w:val="Rubric"/>
      </w:pPr>
    </w:p>
    <w:p w:rsidR="00495F1A" w:rsidRPr="00FB5E62" w:rsidRDefault="00FB5E62" w:rsidP="00495F1A">
      <w:pPr>
        <w:pStyle w:val="Heading2"/>
        <w:rPr>
          <w:rFonts w:ascii="Arial Unicode MS" w:eastAsia="Arial Unicode MS" w:hAnsi="Arial Unicode MS" w:cs="Arial Unicode MS"/>
          <w:lang w:val="en-US"/>
        </w:rPr>
      </w:pPr>
      <w:bookmarkStart w:id="1099" w:name="_Toc433973327"/>
      <w:r>
        <w:lastRenderedPageBreak/>
        <w:t>May</w:t>
      </w:r>
      <w:r w:rsidR="00495F1A">
        <w:t xml:space="preserve"> or </w:t>
      </w:r>
      <w:bookmarkEnd w:id="1096"/>
      <w:bookmarkEnd w:id="1097"/>
      <w:bookmarkEnd w:id="1098"/>
      <w:r w:rsidRPr="00FB5E62">
        <w:rPr>
          <w:rFonts w:ascii="FreeSerifAvvaShenouda" w:eastAsia="Arial Unicode MS" w:hAnsi="FreeSerifAvvaShenouda" w:cs="FreeSerifAvvaShenouda"/>
          <w:lang w:val="en-US"/>
        </w:rPr>
        <w:t>Ⲡⲁϣⲁⲛⲥ</w:t>
      </w:r>
      <w:bookmarkEnd w:id="1099"/>
    </w:p>
    <w:p w:rsidR="00137929" w:rsidRDefault="00137929" w:rsidP="00137929">
      <w:pPr>
        <w:pStyle w:val="Heading3"/>
      </w:pPr>
      <w:bookmarkStart w:id="1100" w:name="_Toc410196216"/>
      <w:bookmarkStart w:id="1101" w:name="_Toc410196458"/>
      <w:bookmarkStart w:id="1102" w:name="_Toc410196960"/>
      <w:r>
        <w:t>May 1 / Pashons 6: St. Macarius of Alexandria, the Presbyter</w:t>
      </w:r>
    </w:p>
    <w:p w:rsid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The dark caves</w:t>
            </w:r>
          </w:p>
          <w:p w:rsidR="00137929" w:rsidRDefault="00137929" w:rsidP="00137929">
            <w:pPr>
              <w:pStyle w:val="EngHang"/>
            </w:pPr>
            <w:r>
              <w:t>In which you dwelt</w:t>
            </w:r>
          </w:p>
          <w:p w:rsidR="00137929" w:rsidRDefault="00137929" w:rsidP="00137929">
            <w:pPr>
              <w:pStyle w:val="EngHang"/>
            </w:pPr>
            <w:r>
              <w:t>Testify in truth of you,</w:t>
            </w:r>
          </w:p>
          <w:p w:rsidR="00137929" w:rsidRDefault="00137929" w:rsidP="00137929">
            <w:pPr>
              <w:pStyle w:val="EngHangEnd"/>
            </w:pPr>
            <w:r>
              <w:t>Abba Macarius the presbyter:</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Ⲥⲉⲉⲣⲙⲉⲑⲣⲉ ϧⲁⲣⲟⲕ ϧⲉⲛ ⲟⲩⲙⲉⲑⲙⲏⲓ:</w:t>
            </w:r>
          </w:p>
          <w:p w:rsidR="00137929" w:rsidRDefault="00137929" w:rsidP="00137929">
            <w:pPr>
              <w:pStyle w:val="CopticVersemulti-line"/>
            </w:pPr>
            <w:r>
              <w:t>ⲛ̀ϫⲉ ⲛⲓⲥ̀ⲡⲏⲗⲉⲟⲛ ⲛ̀ⲭⲁⲕⲓ:</w:t>
            </w:r>
          </w:p>
          <w:p w:rsidR="00137929" w:rsidRDefault="00137929" w:rsidP="00137929">
            <w:pPr>
              <w:pStyle w:val="CopticVersemulti-line"/>
            </w:pPr>
            <w:r>
              <w:t>ⲉ̀ⲧⲁⲕϣⲱⲡⲓ ⲛ̀ϧ̀ⲣⲏⲓ ⲛ̀ϧⲏⲧⲟⲩ:</w:t>
            </w:r>
          </w:p>
          <w:p w:rsidR="00137929" w:rsidRPr="00C35319" w:rsidRDefault="00137929" w:rsidP="00137929">
            <w:pPr>
              <w:pStyle w:val="CopticHangingVerse"/>
            </w:pPr>
            <w:r>
              <w:t>ⲁⲃⲃⲁ Ⲙⲁⲕⲁⲣⲓ ⲡⲓⲡ̀ⲣⲉⲥⲃⲩⲧⲉⲣⲟⲥ.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You were worthy</w:t>
            </w:r>
          </w:p>
          <w:p w:rsidR="00137929" w:rsidRDefault="00137929" w:rsidP="00137929">
            <w:pPr>
              <w:pStyle w:val="EngHang"/>
            </w:pPr>
            <w:r>
              <w:t>To stand before the Lord;</w:t>
            </w:r>
          </w:p>
          <w:p w:rsidR="00137929" w:rsidRDefault="00137929" w:rsidP="00137929">
            <w:pPr>
              <w:pStyle w:val="EngHang"/>
            </w:pPr>
            <w:r>
              <w:t>For five days and five nights,</w:t>
            </w:r>
          </w:p>
          <w:p w:rsidR="00137929" w:rsidRDefault="00137929" w:rsidP="00137929">
            <w:pPr>
              <w:pStyle w:val="EngHangEnd"/>
            </w:pPr>
            <w:r>
              <w:t>Your mind was in the heavens.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Ϩⲱⲥⲧⲉ ⲛ̀ⲧⲉⲕⲉⲣⲡ̀ⲉⲙⲡ̀ϣⲁ:</w:t>
            </w:r>
          </w:p>
          <w:p w:rsidR="00137929" w:rsidRDefault="00137929" w:rsidP="00137929">
            <w:pPr>
              <w:pStyle w:val="CopticVersemulti-line"/>
            </w:pPr>
            <w:r>
              <w:t>ⲛ̀ⲟ̀ϩⲓ ⲉ̀ⲣⲁⲧⲕ ⲙ̀ⲡⲉⲙ̀ⲑⲟ ⲙ̀Ⲡⲟ̄ⲥ̄:</w:t>
            </w:r>
          </w:p>
          <w:p w:rsidR="00137929" w:rsidRDefault="00137929" w:rsidP="00137929">
            <w:pPr>
              <w:pStyle w:val="CopticVersemulti-line"/>
            </w:pPr>
            <w:r>
              <w:t>ⲛ̀ⲧ̀ⲓⲟⲩ ⲛ̀ⲉ̀ϩⲟⲟⲩ ⲛⲉⲙ ⲧ̀ⲓⲟⲩ ⲛ̀ⲉ̀ϫⲱⲣϩ:</w:t>
            </w:r>
          </w:p>
          <w:p w:rsidR="00137929" w:rsidRPr="00CF5919" w:rsidRDefault="00137929" w:rsidP="00137929">
            <w:pPr>
              <w:pStyle w:val="CopticHangingVerse"/>
            </w:pPr>
            <w:r>
              <w:t>ⲉ̀ⲣⲉ ⲡⲉⲕⲛⲟⲩⲥ ⲭⲏ ϧⲛⲉ ⲛⲓⲅⲏⲟⲩⲓ̀.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praised with the angels,</w:t>
            </w:r>
          </w:p>
          <w:p w:rsidR="00137929" w:rsidRDefault="00137929" w:rsidP="00137929">
            <w:pPr>
              <w:pStyle w:val="EngHang"/>
            </w:pPr>
            <w:r>
              <w:t>And the heavenly orders,</w:t>
            </w:r>
          </w:p>
          <w:p w:rsidR="00137929" w:rsidRDefault="00137929" w:rsidP="00137929">
            <w:pPr>
              <w:pStyle w:val="EngHang"/>
            </w:pPr>
            <w:r>
              <w:t>And all the choir of the saints;</w:t>
            </w:r>
          </w:p>
          <w:p w:rsidR="00137929" w:rsidRDefault="00137929" w:rsidP="00137929">
            <w:pPr>
              <w:pStyle w:val="EngHangEnd"/>
            </w:pPr>
            <w:r>
              <w:t>You glorified the Trinity.</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Ⲉⲕϩⲱⲥ ⲛⲉⲙ ⲛⲓⲁⲅⲅⲉⲗⲟⲥ:</w:t>
            </w:r>
          </w:p>
          <w:p w:rsidR="00137929" w:rsidRDefault="00137929" w:rsidP="00137929">
            <w:pPr>
              <w:pStyle w:val="CopticVersemulti-line"/>
            </w:pPr>
            <w:r>
              <w:t>ⲛⲉⲙ ⲛⲓⲧⲁⲅⲙⲁ ⲛ̀ⲉ̀ⲡⲟⲩⲣⲁⲛⲓⲟⲛ:</w:t>
            </w:r>
          </w:p>
          <w:p w:rsidR="00137929" w:rsidRDefault="00137929" w:rsidP="00137929">
            <w:pPr>
              <w:pStyle w:val="CopticVersemulti-line"/>
            </w:pPr>
            <w:r>
              <w:t>ⲛⲉⲙ ⲡ̀ⲭⲟⲣⲟⲥ ⲧⲏⲣϥ ⲛ̀ⲧⲉ ⲛⲏⲉ̄ⲑ̄ⲩ̄:</w:t>
            </w:r>
          </w:p>
          <w:p w:rsidR="00137929" w:rsidRDefault="00137929" w:rsidP="00137929">
            <w:pPr>
              <w:pStyle w:val="CopticHangingVerse"/>
            </w:pPr>
            <w:r>
              <w:t>ⲉⲕϯⲱ̀ⲟⲩ ⲛ̀Ϯⲧ̀ⲣⲓⲁⲥ.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Abba Macarius the presbyter,</w:t>
            </w:r>
          </w:p>
          <w:p w:rsidR="00137929" w:rsidRDefault="00137929" w:rsidP="00137929">
            <w:pPr>
              <w:pStyle w:val="EngHang"/>
            </w:pPr>
            <w:r>
              <w:t>And his children the cross-bearers,</w:t>
            </w:r>
          </w:p>
          <w:p w:rsidR="00137929" w:rsidRDefault="00137929" w:rsidP="00137929">
            <w:pPr>
              <w:pStyle w:val="EngHangEnd"/>
            </w:pPr>
            <w:r>
              <w:t>That He may forgive us our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ⲁⲃⲃⲁ Ⲙⲁⲕⲁⲣⲓ ⲡⲓⲡ̀ⲣⲉⲥⲃⲩⲧⲉⲣⲟⲥ:</w:t>
            </w:r>
          </w:p>
          <w:p w:rsidR="00137929" w:rsidRDefault="00137929" w:rsidP="00137929">
            <w:pPr>
              <w:pStyle w:val="CopticVersemulti-line"/>
            </w:pPr>
            <w:r>
              <w:t>ⲛⲉⲙ ⲛⲉϥϣⲏⲣⲓ ⲛ̀ⲥ̀ⲧⲁⲩⲣⲟⲫⲟⲣⲟⲥ:</w:t>
            </w:r>
          </w:p>
          <w:p w:rsidR="00137929" w:rsidRDefault="00137929" w:rsidP="00137929">
            <w:pPr>
              <w:pStyle w:val="CopticHangingVerse"/>
            </w:pPr>
            <w:r>
              <w:t>ⲛ̀ⲧⲉϥⲭⲁ ⲛⲉⲛⲛⲟⲃⲓ ⲛⲁⲛ ⲉ̀ⲃⲟⲗ.</w:t>
            </w:r>
          </w:p>
        </w:tc>
      </w:tr>
    </w:tbl>
    <w:p w:rsidR="00EE657B" w:rsidRDefault="00EE657B" w:rsidP="00EE657B">
      <w:pPr>
        <w:pStyle w:val="Heading3"/>
      </w:pPr>
      <w:r>
        <w:lastRenderedPageBreak/>
        <w:t>May 2 / Pashons 7: St. Athanasius the Apostolic</w:t>
      </w:r>
    </w:p>
    <w:p w:rsidR="00EE657B" w:rsidRDefault="00EE657B" w:rsidP="00EE657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 xml:space="preserve">The strong </w:t>
            </w:r>
            <w:r w:rsidR="002F106A">
              <w:t>captain</w:t>
            </w:r>
            <w:r>
              <w:t>,</w:t>
            </w:r>
          </w:p>
          <w:p w:rsidR="00EE657B" w:rsidRDefault="00EE657B" w:rsidP="00EE657B">
            <w:pPr>
              <w:pStyle w:val="EngHang"/>
            </w:pPr>
            <w:r>
              <w:t>The distinguished fighter,</w:t>
            </w:r>
          </w:p>
          <w:p w:rsidR="00EE657B" w:rsidRDefault="00EE657B" w:rsidP="00EE657B">
            <w:pPr>
              <w:pStyle w:val="EngHang"/>
            </w:pPr>
            <w:r>
              <w:t>Victorious in war,</w:t>
            </w:r>
          </w:p>
          <w:p w:rsidR="00EE657B" w:rsidRDefault="00EE657B" w:rsidP="00EE657B">
            <w:pPr>
              <w:pStyle w:val="EngHangEnd"/>
            </w:pPr>
            <w:r>
              <w:t>The luminous lamp,</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Ⲡⲓⲕⲉⲃⲉⲣⲛⲓⲧⲏⲥ ⲉⲧⲧⲁϫⲣⲏⲟⲩⲧ:</w:t>
            </w:r>
          </w:p>
          <w:p w:rsidR="00EE657B" w:rsidRDefault="00EE657B" w:rsidP="00EE657B">
            <w:pPr>
              <w:pStyle w:val="CopticVersemulti-line"/>
            </w:pPr>
            <w:r>
              <w:t>ⲡⲓⲣⲉϥⲙⲓϣⲓ ⲛ̀ⲕⲁⲗⲱⲥ:</w:t>
            </w:r>
          </w:p>
          <w:p w:rsidR="00EE657B" w:rsidRDefault="00EE657B" w:rsidP="00EE657B">
            <w:pPr>
              <w:pStyle w:val="CopticVersemulti-line"/>
            </w:pPr>
            <w:r>
              <w:t>ⲡⲓⲣⲉϥϭⲣⲟ ϧⲉⲛ ⲛⲓⲃⲱⲧⲥ:</w:t>
            </w:r>
          </w:p>
          <w:p w:rsidR="00EE657B" w:rsidRDefault="00EE657B" w:rsidP="00EE657B">
            <w:pPr>
              <w:pStyle w:val="CopticHangingVerse"/>
            </w:pPr>
            <w:r>
              <w:t>ⲡⲓϧⲏⲃⲥ ⲉ̀ⲧⲁϥⲉ̀ⲣⲟⲩⲱⲓⲛⲓ.</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The leader of Orthodoxy,</w:t>
            </w:r>
          </w:p>
          <w:p w:rsidR="00EE657B" w:rsidRDefault="00EE657B" w:rsidP="00EE657B">
            <w:pPr>
              <w:pStyle w:val="EngHang"/>
            </w:pPr>
            <w:r>
              <w:t>The eloquent instructor</w:t>
            </w:r>
          </w:p>
          <w:p w:rsidR="00EE657B" w:rsidRDefault="00EE657B" w:rsidP="00EE657B">
            <w:pPr>
              <w:pStyle w:val="EngHang"/>
            </w:pPr>
            <w:r>
              <w:t>Of Christ’s sheep,</w:t>
            </w:r>
          </w:p>
          <w:p w:rsidR="00EE657B" w:rsidRDefault="00EE657B" w:rsidP="00EE657B">
            <w:pPr>
              <w:pStyle w:val="EngHangEnd"/>
            </w:pPr>
            <w:r>
              <w:t>St. Athanasius the Apostolic!</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Ⲡⲓⲕⲩⲣⲓⲝ ⲛ̀ⲧⲉ ϯⲟⲣⲑⲟⲇⲟⲝⲓⲁ:</w:t>
            </w:r>
          </w:p>
          <w:p w:rsidR="00EE657B" w:rsidRDefault="00EE657B" w:rsidP="00EE657B">
            <w:pPr>
              <w:pStyle w:val="CopticVersemulti-line"/>
            </w:pPr>
            <w:r>
              <w:t>ⲡⲉ Ⲁⲑⲁⲛⲁⲥⲓⲟⲥ ⲡⲓⲁ̀ⲡⲟⲥⲧⲟⲗⲓⲕⲟⲥ:</w:t>
            </w:r>
          </w:p>
          <w:p w:rsidR="00EE657B" w:rsidRDefault="00EE657B" w:rsidP="00EE657B">
            <w:pPr>
              <w:pStyle w:val="CopticVersemulti-line"/>
            </w:pPr>
            <w:r>
              <w:t>ⲡⲓⲣⲉϥϯⲥ̀ⲃⲱ ⲛ̀ⲧⲉ ⲡⲓⲟ̀ϩⲓ:</w:t>
            </w:r>
          </w:p>
          <w:p w:rsidR="00EE657B" w:rsidRDefault="00EE657B" w:rsidP="00EE657B">
            <w:pPr>
              <w:pStyle w:val="CopticHangingVerse"/>
            </w:pPr>
            <w:r>
              <w:t>ⲛ̀ⲗⲟⲅⲓⲕⲟⲛ ⲛ̀ⲧⲉ Ⲡⲭ̄ⲥ̄.</w:t>
            </w:r>
          </w:p>
        </w:tc>
      </w:tr>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Your true teachings</w:t>
            </w:r>
          </w:p>
          <w:p w:rsidR="00EE657B" w:rsidRDefault="00EE657B" w:rsidP="00EE657B">
            <w:pPr>
              <w:pStyle w:val="EngHang"/>
            </w:pPr>
            <w:r>
              <w:t>Pierced the hearts of the heretics,</w:t>
            </w:r>
          </w:p>
          <w:p w:rsidR="00EE657B" w:rsidRDefault="00EE657B" w:rsidP="00EE657B">
            <w:pPr>
              <w:pStyle w:val="EngHang"/>
            </w:pPr>
            <w:r>
              <w:t>As a double-edged sword,</w:t>
            </w:r>
          </w:p>
          <w:p w:rsidR="00EE657B" w:rsidRDefault="00EE657B" w:rsidP="00EE657B">
            <w:pPr>
              <w:pStyle w:val="EngHangEnd"/>
            </w:pPr>
            <w:r>
              <w:t>By the power of the Trinity.</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Ⲁⲛⲉⲕⲇⲟⲅⲙⲁ ⲉⲧⲥⲟⲩⲧⲱⲛ:</w:t>
            </w:r>
          </w:p>
          <w:p w:rsidR="00EE657B" w:rsidRDefault="00EE657B" w:rsidP="00EE657B">
            <w:pPr>
              <w:pStyle w:val="CopticVersemulti-line"/>
            </w:pPr>
            <w:r>
              <w:t>ⲙⲓϣⲓ ⲙ̀ⲡ̀ϩⲏⲧ ⲛ̀ⲛⲓϩⲉⲣⲉⲧⲓⲕⲟⲥ:</w:t>
            </w:r>
          </w:p>
          <w:p w:rsidR="00EE657B" w:rsidRDefault="00EE657B" w:rsidP="00EE657B">
            <w:pPr>
              <w:pStyle w:val="CopticVersemulti-line"/>
            </w:pPr>
            <w:r>
              <w:t>ⲙ̀ⲫ̀ⲣⲏϯ ⲛ̀ⲟⲩⲥⲏϥⲓ ⲛ̀ⲣⲟⲃ̄:</w:t>
            </w:r>
          </w:p>
          <w:p w:rsidR="00EE657B" w:rsidRDefault="00EE657B" w:rsidP="00EE657B">
            <w:pPr>
              <w:pStyle w:val="CopticHangingVerse"/>
            </w:pPr>
            <w:r>
              <w:t>ϩⲓⲧⲉⲛ ⲧ̀ϫⲟⲙ ⲛ̀Ϯⲧ̀ⲣⲓⲁⲥ.</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Every knee worshipped the Lord,</w:t>
            </w:r>
          </w:p>
          <w:p w:rsidR="00EE657B" w:rsidRDefault="00EE657B" w:rsidP="00EE657B">
            <w:pPr>
              <w:pStyle w:val="EngHang"/>
            </w:pPr>
            <w:r>
              <w:t>Every tongue praised Him,</w:t>
            </w:r>
          </w:p>
          <w:p w:rsidR="00EE657B" w:rsidRDefault="00EE657B" w:rsidP="00EE657B">
            <w:pPr>
              <w:pStyle w:val="EngHang"/>
            </w:pPr>
            <w:r>
              <w:t>The Glory of God was proclaimed,</w:t>
            </w:r>
          </w:p>
          <w:p w:rsidR="00EE657B" w:rsidRDefault="00EE657B" w:rsidP="00EE657B">
            <w:pPr>
              <w:pStyle w:val="EngHangEnd"/>
            </w:pPr>
            <w:r>
              <w:t>And filled all creation!</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Ⲁⲕⲉⲗⲓ ⲛⲓⲃⲉⲛ ⲕⲱⲗϫ ⲙ̀Ⲡⲭ̄ⲥ̄:</w:t>
            </w:r>
          </w:p>
          <w:p w:rsidR="00EE657B" w:rsidRDefault="00EE657B" w:rsidP="00EE657B">
            <w:pPr>
              <w:pStyle w:val="CopticVersemulti-line"/>
            </w:pPr>
            <w:r>
              <w:t>ⲁ̀ⲗⲁⲥ ⲛⲓⲃⲉⲛ ⲥ1ⲙⲟⲩ ⲉ̀ⲣⲟϥ:</w:t>
            </w:r>
          </w:p>
          <w:p w:rsidR="00EE657B" w:rsidRDefault="00EE657B" w:rsidP="00EE657B">
            <w:pPr>
              <w:pStyle w:val="CopticVersemulti-line"/>
            </w:pPr>
            <w:r>
              <w:t>ⲁ̀ⲡ̀ⲱ̀ⲟⲩ ⲙ̀Ⲫϯ ⲟⲩⲱϣⲥ ⲉ̀ⲃⲟⲗ:</w:t>
            </w:r>
          </w:p>
          <w:p w:rsidR="00EE657B" w:rsidRDefault="00EE657B" w:rsidP="00EE657B">
            <w:pPr>
              <w:pStyle w:val="CopticHangingVerse"/>
            </w:pPr>
            <w:r>
              <w:t>ⲁϥⲙⲟϩ ⲙ̀ⲡ̀ϩⲟ ⲛ̀ϯⲟⲓⲕⲟⲩⲙⲉⲛⲏ.</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Therefore we magnify you,</w:t>
            </w:r>
          </w:p>
          <w:p w:rsidR="00EE657B" w:rsidRDefault="00EE657B" w:rsidP="00EE657B">
            <w:pPr>
              <w:pStyle w:val="EngHang"/>
            </w:pPr>
            <w:r>
              <w:t>With David, the prophet,</w:t>
            </w:r>
          </w:p>
          <w:p w:rsidR="00EE657B" w:rsidRDefault="00EE657B" w:rsidP="00EE657B">
            <w:pPr>
              <w:pStyle w:val="EngHang"/>
            </w:pPr>
            <w:r>
              <w:t>You are a priest forever,</w:t>
            </w:r>
          </w:p>
          <w:p w:rsidR="00EE657B" w:rsidRDefault="00EE657B" w:rsidP="00EE657B">
            <w:pPr>
              <w:pStyle w:val="EngHangEnd"/>
            </w:pPr>
            <w:r>
              <w:t>After the order of Melchizedek.</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Ⲱⲥⲁⲩⲧⲱⲥ ⲧⲉⲛϭⲓⲥⲓ ⲙ̀ⲙⲟⲕ:</w:t>
            </w:r>
          </w:p>
          <w:p w:rsidR="00EE657B" w:rsidRDefault="00EE657B" w:rsidP="00EE657B">
            <w:pPr>
              <w:pStyle w:val="CopticVersemulti-line"/>
            </w:pPr>
            <w:r>
              <w:t>ⲛⲉⲙ ⲡⲓϩⲩⲙⲛⲟⲇⲟⲥ Ⲇⲁⲩⲓⲇ:</w:t>
            </w:r>
          </w:p>
          <w:p w:rsidR="00EE657B" w:rsidRDefault="00EE657B" w:rsidP="00EE657B">
            <w:pPr>
              <w:pStyle w:val="CopticVersemulti-line"/>
            </w:pPr>
            <w:r>
              <w:t>ϫⲉ ⲛ̀ⲑⲟⲕ ⲡⲉ ⲡⲓⲟⲩⲏⲃ ϣⲁ ⲉ̀ⲛⲉϩ:</w:t>
            </w:r>
          </w:p>
          <w:p w:rsidR="00EE657B" w:rsidRPr="003032D8" w:rsidRDefault="00EE657B" w:rsidP="00EE657B">
            <w:pPr>
              <w:pStyle w:val="CopticHangingVerse"/>
            </w:pPr>
            <w:r>
              <w:t>ⲕⲁⲧⲁ ⲧ̀ⲧⲁⲝⲓⲥ ⲙ̀Ⲙⲉⲗⲭⲓⲥⲉⲇⲉⲕ.</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Hail to the great patriarch,</w:t>
            </w:r>
          </w:p>
          <w:p w:rsidR="00EE657B" w:rsidRDefault="00EE657B" w:rsidP="00EE657B">
            <w:pPr>
              <w:pStyle w:val="EngHang"/>
            </w:pPr>
            <w:r>
              <w:t>Our saintly father, Abba Athanasius,</w:t>
            </w:r>
          </w:p>
          <w:p w:rsidR="00EE657B" w:rsidRDefault="00EE657B" w:rsidP="00EE657B">
            <w:pPr>
              <w:pStyle w:val="EngHang"/>
            </w:pPr>
            <w:r>
              <w:t>Whose holy teachings</w:t>
            </w:r>
          </w:p>
          <w:p w:rsidR="00EE657B" w:rsidRDefault="00EE657B" w:rsidP="00EE657B">
            <w:pPr>
              <w:pStyle w:val="EngHangEnd"/>
            </w:pPr>
            <w:r>
              <w:t>Enlightened our minds.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Ⲭⲉⲣⲉ ⲡⲓⲛⲓϣϯ ⲙ̀ⲡⲁⲧⲣⲓⲁⲣⲭⲏⲥ:</w:t>
            </w:r>
          </w:p>
          <w:p w:rsidR="00EE657B" w:rsidRDefault="00EE657B" w:rsidP="00EE657B">
            <w:pPr>
              <w:pStyle w:val="CopticVersemulti-line"/>
            </w:pPr>
            <w:r>
              <w:t>ⲡⲉⲛⲓⲱⲧ ⲉⲑⲟⲩⲁⲃ Ⲁⲃⲃⲁ Ⲁⲑⲁⲛⲁⲥⲓⲟⲥ:</w:t>
            </w:r>
          </w:p>
          <w:p w:rsidR="00EE657B" w:rsidRDefault="00EE657B" w:rsidP="00EE657B">
            <w:pPr>
              <w:pStyle w:val="CopticVersemulti-line"/>
            </w:pPr>
            <w:r>
              <w:t>ⲫⲏⲉ̀ⲧⲁ ⲛⲉϥⲥ̀ⲃⲱⲟⲩⲓ̀ ⲉⲑⲟⲩⲁⲃ:</w:t>
            </w:r>
          </w:p>
          <w:p w:rsidR="00EE657B" w:rsidRDefault="00EE657B" w:rsidP="00EE657B">
            <w:pPr>
              <w:pStyle w:val="CopticHangingVerse"/>
            </w:pPr>
            <w:r>
              <w:t>ⲉⲣⲟⲩⲱⲓⲛⲓ ⲙ̀ⲡⲉⲛⲛⲟⲩⲥ.</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Blessed are you indeed,</w:t>
            </w:r>
          </w:p>
          <w:p w:rsidR="00EE657B" w:rsidRDefault="00EE657B" w:rsidP="00EE657B">
            <w:pPr>
              <w:pStyle w:val="EngHang"/>
            </w:pPr>
            <w:r>
              <w:t>Our saintly father, the patriarch,</w:t>
            </w:r>
          </w:p>
          <w:p w:rsidR="00EE657B" w:rsidRDefault="00EE657B" w:rsidP="00EE657B">
            <w:pPr>
              <w:pStyle w:val="EngHang"/>
            </w:pPr>
            <w:r>
              <w:t>Abba Athanasius the Apostolic,</w:t>
            </w:r>
          </w:p>
          <w:p w:rsidR="00EE657B" w:rsidRDefault="00EE657B" w:rsidP="00EE657B">
            <w:pPr>
              <w:pStyle w:val="EngHangEnd"/>
            </w:pPr>
            <w:r>
              <w:t>The beloved of Christ.</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Ⲱⲟⲩⲛⲓⲁⲧⲕ ϧⲉⲛ ⲟⲩⲙⲉⲑⲙⲏⲓ:</w:t>
            </w:r>
          </w:p>
          <w:p w:rsidR="00EE657B" w:rsidRDefault="00EE657B" w:rsidP="00EE657B">
            <w:pPr>
              <w:pStyle w:val="CopticVersemulti-line"/>
            </w:pPr>
            <w:r>
              <w:t>ⲡⲉⲛⲓⲱⲧ ⲉⲑⲟⲩⲁⲃ ⲙ̀ⲡⲁⲧⲣⲓⲁⲣⲭⲏⲥ:</w:t>
            </w:r>
          </w:p>
          <w:p w:rsidR="00EE657B" w:rsidRDefault="00EE657B" w:rsidP="00EE657B">
            <w:pPr>
              <w:pStyle w:val="CopticVersemulti-line"/>
            </w:pPr>
            <w:r>
              <w:t>Ⲁⲃⲃⲁ Ⲁⲑⲁⲛⲁⲥⲓⲟⲥ ⲡⲓⲁ̀ⲡⲟⲥⲧⲟⲗⲓⲕⲟⲥ:</w:t>
            </w:r>
          </w:p>
          <w:p w:rsidR="00EE657B" w:rsidRDefault="00EE657B" w:rsidP="00EE657B">
            <w:pPr>
              <w:pStyle w:val="CopticHangingVerse"/>
            </w:pPr>
            <w:r>
              <w:t>ⲡⲓⲙⲉⲛⲣⲓⲧ ⲛ̀ⲧⲉ Ⲡⲓⲭ̀ⲣⲓⲥⲧⲟⲥ.</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Pray to the Lord on our behalf,</w:t>
            </w:r>
          </w:p>
          <w:p w:rsidR="00EE657B" w:rsidRDefault="00EE657B" w:rsidP="00EE657B">
            <w:pPr>
              <w:pStyle w:val="EngHang"/>
            </w:pPr>
            <w:r>
              <w:t>O teacher of Orthodoxy,</w:t>
            </w:r>
          </w:p>
          <w:p w:rsidR="00EE657B" w:rsidRDefault="00EE657B" w:rsidP="00EE657B">
            <w:pPr>
              <w:pStyle w:val="EngHang"/>
            </w:pPr>
            <w:r>
              <w:t>Athanasius the Apostolic,</w:t>
            </w:r>
          </w:p>
          <w:p w:rsidR="00EE657B" w:rsidRDefault="00EE657B" w:rsidP="00EE657B">
            <w:pPr>
              <w:pStyle w:val="EngHangEnd"/>
            </w:pPr>
            <w:r>
              <w:t>That He may forgive us our sins.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Ⲧⲱⲃϩ ⲙ̀Ⲡⲟ̄ⲥ̄ ⲉ̀ϩ̀ⲣⲏⲓ ⲉ̀ϫⲱⲛ:</w:t>
            </w:r>
          </w:p>
          <w:p w:rsidR="00EE657B" w:rsidRDefault="00EE657B" w:rsidP="00EE657B">
            <w:pPr>
              <w:pStyle w:val="CopticVersemulti-line"/>
            </w:pPr>
            <w:r>
              <w:t>ⲱ̀ ⲡ̀ⲥⲁϧ ⲛ̀ⲧⲉ ϯⲟⲣⲑⲟⲇⲟⲝⲓⲁ̀:</w:t>
            </w:r>
          </w:p>
          <w:p w:rsidR="00EE657B" w:rsidRDefault="00EE657B" w:rsidP="00EE657B">
            <w:pPr>
              <w:pStyle w:val="CopticVersemulti-line"/>
            </w:pPr>
            <w:r>
              <w:t>Ⲁⲑⲁⲛⲁⲥⲓⲟⲥ ⲡⲓⲁ̀ⲡⲟⲥⲧⲟⲗⲓⲕⲟⲥ:</w:t>
            </w:r>
          </w:p>
          <w:p w:rsidR="00EE657B" w:rsidRDefault="00EE657B" w:rsidP="00EE657B">
            <w:pPr>
              <w:pStyle w:val="CopticHangingVerse"/>
            </w:pPr>
            <w:r>
              <w:t>ⲛ̀ⲧⲉϥⲭⲁ ⲛⲉⲛⲛⲟⲃⲓ ⲛⲁⲛ ⲉ̀ⲃⲟⲗ.</w:t>
            </w:r>
          </w:p>
        </w:tc>
      </w:tr>
    </w:tbl>
    <w:p w:rsidR="0047441D" w:rsidRDefault="0047441D" w:rsidP="0047441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Athanasius the Apostolic,</w:t>
            </w:r>
          </w:p>
          <w:p w:rsidR="0047441D" w:rsidRDefault="0047441D" w:rsidP="0047441D">
            <w:pPr>
              <w:pStyle w:val="EngHang"/>
            </w:pPr>
            <w:r>
              <w:t>The Teacher of the Church,</w:t>
            </w:r>
          </w:p>
          <w:p w:rsidR="0047441D" w:rsidRDefault="0047441D" w:rsidP="0047441D">
            <w:pPr>
              <w:pStyle w:val="EngHang"/>
            </w:pPr>
            <w:r>
              <w:t>Was an athlete</w:t>
            </w:r>
          </w:p>
          <w:p w:rsidR="0047441D" w:rsidRDefault="0047441D" w:rsidP="0047441D">
            <w:pPr>
              <w:pStyle w:val="EngHangEnd"/>
            </w:pPr>
            <w:r>
              <w:t>On account of his Orthodoxy.</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Ⲁⲑⲁⲛⲁⲥⲓⲟⲥ ⲡⲓⲁⲡⲟⲥⲧⲟⲗⲓⲕⲟⲥ:</w:t>
            </w:r>
          </w:p>
          <w:p w:rsidR="0047441D" w:rsidRDefault="0047441D" w:rsidP="0047441D">
            <w:pPr>
              <w:pStyle w:val="CopticVersemulti-line"/>
            </w:pPr>
            <w:r>
              <w:t>ⲡⲓⲥⲁϧ ⲛ̀ⲧⲉ ϯⲉⲕⲕⲗⲏⲥⲓⲁ:</w:t>
            </w:r>
          </w:p>
          <w:p w:rsidR="0047441D" w:rsidRDefault="0047441D" w:rsidP="0047441D">
            <w:pPr>
              <w:pStyle w:val="CopticVersemulti-line"/>
            </w:pPr>
            <w:r>
              <w:t>ⲉ̀ⲧⲁϥϣⲱⲡⲓ ⲙ̀ⲡⲓⲁⲑⲗⲟⲫⲟⲣⲟⲥ:</w:t>
            </w:r>
          </w:p>
          <w:p w:rsidR="0047441D" w:rsidRDefault="0047441D" w:rsidP="0047441D">
            <w:pPr>
              <w:pStyle w:val="CopticHangingVerse"/>
            </w:pPr>
            <w:r>
              <w:t>ⲉⲑⲃⲉ ⲧⲉϥⲟⲣⲑⲟⲇⲟⲝⲓⲁ̀.</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became a lamp,</w:t>
            </w:r>
          </w:p>
          <w:p w:rsidR="0047441D" w:rsidRDefault="0047441D" w:rsidP="0047441D">
            <w:pPr>
              <w:pStyle w:val="EngHang"/>
            </w:pPr>
            <w:r>
              <w:t>Illuminating the whole world,</w:t>
            </w:r>
          </w:p>
          <w:p w:rsidR="0047441D" w:rsidRDefault="0047441D" w:rsidP="0047441D">
            <w:pPr>
              <w:pStyle w:val="EngHang"/>
            </w:pPr>
            <w:r>
              <w:t>When he defeated Arius,</w:t>
            </w:r>
          </w:p>
          <w:p w:rsidR="0047441D" w:rsidRDefault="0047441D" w:rsidP="0047441D">
            <w:pPr>
              <w:pStyle w:val="EngHangEnd"/>
            </w:pPr>
            <w:r>
              <w:t>Purging his darkness.</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Ϫⲉ ⲁϥϣⲱⲡⲓ ⲛ̀ⲟⲩϧⲏⲃⲥ:</w:t>
            </w:r>
          </w:p>
          <w:p w:rsidR="0047441D" w:rsidRDefault="0047441D" w:rsidP="0047441D">
            <w:pPr>
              <w:pStyle w:val="CopticVersemulti-line"/>
            </w:pPr>
            <w:r>
              <w:t>ⲉϥⲉⲣⲟⲩⲱⲓⲛⲓ ⲙ̀ⲡⲓⲕⲟⲥⲙⲟⲥ ⲧⲏⲣϥ:</w:t>
            </w:r>
          </w:p>
          <w:p w:rsidR="0047441D" w:rsidRDefault="0047441D" w:rsidP="0047441D">
            <w:pPr>
              <w:pStyle w:val="CopticVersemulti-line"/>
            </w:pPr>
            <w:r>
              <w:t>ⲉⲧⲁϥϭⲣⲟ ⲛ̀Ⲁⲣⲓⲟⲥ:</w:t>
            </w:r>
          </w:p>
          <w:p w:rsidR="0047441D" w:rsidRDefault="0047441D" w:rsidP="0047441D">
            <w:pPr>
              <w:pStyle w:val="CopticHangingVerse"/>
            </w:pPr>
            <w:r>
              <w:t>ⲛⲉϥⲙⲉⲧⲕⲁⲕⲓⲁ̀ ⲁϥϫⲟⲣⲟⲩ ⲉ̀ⲃⲟⲗ.</w:t>
            </w:r>
          </w:p>
        </w:tc>
      </w:tr>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He also taught us that the Logos</w:t>
            </w:r>
          </w:p>
          <w:p w:rsidR="0047441D" w:rsidRDefault="0047441D" w:rsidP="0047441D">
            <w:pPr>
              <w:pStyle w:val="EngHang"/>
            </w:pPr>
            <w:r>
              <w:t>Is coessential with the Father,</w:t>
            </w:r>
          </w:p>
          <w:p w:rsidR="0047441D" w:rsidRDefault="0047441D" w:rsidP="0047441D">
            <w:pPr>
              <w:pStyle w:val="EngHang"/>
            </w:pPr>
            <w:r>
              <w:t>Perfect in His divinity,</w:t>
            </w:r>
          </w:p>
          <w:p w:rsidR="0047441D" w:rsidRDefault="0047441D" w:rsidP="0047441D">
            <w:pPr>
              <w:pStyle w:val="EngHangEnd"/>
            </w:pPr>
            <w:r>
              <w:t>With One Incarnate Nature.</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Ⲟⲩⲟϩ ⲁϥⲧ̀ⲥⲁⲃⲟⲛ ϫⲉ Ⲡⲓⲗⲟⲅⲟⲥ:</w:t>
            </w:r>
          </w:p>
          <w:p w:rsidR="0047441D" w:rsidRDefault="0047441D" w:rsidP="0047441D">
            <w:pPr>
              <w:pStyle w:val="CopticVersemulti-line"/>
            </w:pPr>
            <w:r>
              <w:t>ⲛ̀ⲟ̀ⲙⲟⲟⲩⲥⲓⲟⲥ ⲛⲉⲙ Ⲫⲓⲱⲧ:</w:t>
            </w:r>
          </w:p>
          <w:p w:rsidR="0047441D" w:rsidRDefault="0047441D" w:rsidP="0047441D">
            <w:pPr>
              <w:pStyle w:val="CopticVersemulti-line"/>
            </w:pPr>
            <w:r>
              <w:t>ⲉϥϫⲏⲕ ⲉ̀ⲃⲟⲗ ϧⲉⲛ ⲧⲉϥⲙⲉⲑⲛⲟⲩϯ:</w:t>
            </w:r>
          </w:p>
          <w:p w:rsidR="0047441D" w:rsidRDefault="0047441D" w:rsidP="0047441D">
            <w:pPr>
              <w:pStyle w:val="CopticHangingVerse"/>
            </w:pPr>
            <w:r>
              <w:t>ϧⲉⲛ ⲟⲩⲫⲩⲥⲓⲥ ⲛ̀ⲟⲩⲱⲧ.</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fought the pagans</w:t>
            </w:r>
          </w:p>
          <w:p w:rsidR="0047441D" w:rsidRDefault="0047441D" w:rsidP="0047441D">
            <w:pPr>
              <w:pStyle w:val="EngHang"/>
            </w:pPr>
            <w:r>
              <w:t>And the heretics,</w:t>
            </w:r>
          </w:p>
          <w:p w:rsidR="0047441D" w:rsidRDefault="0047441D" w:rsidP="0047441D">
            <w:pPr>
              <w:pStyle w:val="EngHang"/>
            </w:pPr>
            <w:r>
              <w:t>Drawing them to the faith,</w:t>
            </w:r>
          </w:p>
          <w:p w:rsidR="0047441D" w:rsidRDefault="0047441D" w:rsidP="0047441D">
            <w:pPr>
              <w:pStyle w:val="EngHangEnd"/>
            </w:pPr>
            <w:r>
              <w:t>And fortifying his people in the faith.</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Ⲁϥϯ ⲟⲩⲃⲉ ⲛⲓⲣⲉⲙⲛ̀ⲓ̀ⲇⲟⲗⲟⲛ:</w:t>
            </w:r>
          </w:p>
          <w:p w:rsidR="0047441D" w:rsidRDefault="0047441D" w:rsidP="0047441D">
            <w:pPr>
              <w:pStyle w:val="CopticVersemulti-line"/>
            </w:pPr>
            <w:r>
              <w:t>ⲕⲉ ⲟⲛ ⲛⲓϩⲉⲣⲉⲧⲩⲕⲟⲥ:</w:t>
            </w:r>
          </w:p>
          <w:p w:rsidR="0047441D" w:rsidRDefault="0047441D" w:rsidP="0047441D">
            <w:pPr>
              <w:pStyle w:val="CopticVersemulti-line"/>
            </w:pPr>
            <w:r>
              <w:t>ⲁϥⲥⲉⲕ ⲉⲣⲱⲟⲩ ⲉ̀ⲡⲓⲛⲁϩϯ:</w:t>
            </w:r>
          </w:p>
          <w:p w:rsidR="0047441D" w:rsidRDefault="0047441D" w:rsidP="0047441D">
            <w:pPr>
              <w:pStyle w:val="CopticHangingVerse"/>
            </w:pPr>
            <w:r>
              <w:t>ⲉϥϯ ⲧⲁϫⲣⲟ ⲙ̀ⲡⲉϥⲗⲁⲟⲥ.</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The father of theology spent</w:t>
            </w:r>
          </w:p>
          <w:p w:rsidR="0047441D" w:rsidRDefault="0047441D" w:rsidP="0047441D">
            <w:pPr>
              <w:pStyle w:val="EngHang"/>
            </w:pPr>
            <w:r>
              <w:t>His whole life struggling,</w:t>
            </w:r>
          </w:p>
          <w:p w:rsidR="0047441D" w:rsidRDefault="0047441D" w:rsidP="0047441D">
            <w:pPr>
              <w:pStyle w:val="EngHang"/>
            </w:pPr>
            <w:r>
              <w:t>And was against the world,</w:t>
            </w:r>
          </w:p>
          <w:p w:rsidR="0047441D" w:rsidRDefault="0047441D" w:rsidP="0047441D">
            <w:pPr>
              <w:pStyle w:val="EngHangEnd"/>
            </w:pPr>
            <w:r>
              <w:t>For he was with Christ.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Ⲁⲫⲁϯⲙⲉⲑⲛⲟⲩϯ ϫⲉⲕⲉ̀ⲃⲟⲗ:</w:t>
            </w:r>
          </w:p>
          <w:p w:rsidR="0047441D" w:rsidRDefault="0047441D" w:rsidP="0047441D">
            <w:pPr>
              <w:pStyle w:val="CopticVersemulti-line"/>
            </w:pPr>
            <w:r>
              <w:t>ⲡⲉϥⲥⲏⲟⲩ ⲧⲏⲣϥ ϧⲉⲛ ⲡⲓⲁⲅⲱⲛ:</w:t>
            </w:r>
          </w:p>
          <w:p w:rsidR="0047441D" w:rsidRDefault="0047441D" w:rsidP="0047441D">
            <w:pPr>
              <w:pStyle w:val="CopticVersemulti-line"/>
            </w:pPr>
            <w:r>
              <w:t>ⲟⲩⲟϩ ⲁϥϣⲱⲡⲓ ⲟⲩⲃⲉ ⲡⲓⲕⲟⲥⲙⲟⲥ:</w:t>
            </w:r>
          </w:p>
          <w:p w:rsidR="0047441D" w:rsidRPr="003032D8" w:rsidRDefault="0047441D" w:rsidP="0047441D">
            <w:pPr>
              <w:pStyle w:val="CopticHangingVerse"/>
            </w:pPr>
            <w:r>
              <w:t>ϫⲉ ⲛⲁϥⲟⲓ ⲛⲉⲙ Ⲡⲭ̄ⲥ̄.</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The great among the Patriarchs,</w:t>
            </w:r>
          </w:p>
          <w:p w:rsidR="0047441D" w:rsidRDefault="0047441D" w:rsidP="0047441D">
            <w:pPr>
              <w:pStyle w:val="EngHang"/>
            </w:pPr>
            <w:r>
              <w:t>He was like the Apostles;</w:t>
            </w:r>
          </w:p>
          <w:p w:rsidR="0047441D" w:rsidRDefault="0047441D" w:rsidP="0047441D">
            <w:pPr>
              <w:pStyle w:val="EngHang"/>
            </w:pPr>
            <w:r>
              <w:t>He established monasticism</w:t>
            </w:r>
          </w:p>
          <w:p w:rsidR="0047441D" w:rsidRDefault="0047441D" w:rsidP="0047441D">
            <w:pPr>
              <w:pStyle w:val="EngHangEnd"/>
            </w:pPr>
            <w:r>
              <w:t>In the dark West.</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Ⲫⲏⲉⲧⲁϥϣⲱⲡⲓ ⲛⲉⲙ ⲛⲓⲁⲡⲟⲥⲧⲟⲗⲟⲥ:</w:t>
            </w:r>
          </w:p>
          <w:p w:rsidR="0047441D" w:rsidRDefault="0047441D" w:rsidP="0047441D">
            <w:pPr>
              <w:pStyle w:val="CopticVersemulti-line"/>
            </w:pPr>
            <w:r>
              <w:t>ⲡⲓⲛⲓϣϯ ϧⲉⲛ ⲛⲓⲡⲁⲧⲣⲓⲁⲣⲭⲏⲥ:</w:t>
            </w:r>
          </w:p>
          <w:p w:rsidR="0047441D" w:rsidRDefault="0047441D" w:rsidP="0047441D">
            <w:pPr>
              <w:pStyle w:val="CopticVersemulti-line"/>
            </w:pPr>
            <w:r>
              <w:t>ⲁϥϩⲓⲥⲉⲛϯ ⲛ̀ϯⲙⲉⲧⲙⲟⲛⲁⲭⲟⲥ:</w:t>
            </w:r>
          </w:p>
          <w:p w:rsidR="0047441D" w:rsidRDefault="0047441D" w:rsidP="0047441D">
            <w:pPr>
              <w:pStyle w:val="CopticHangingVerse"/>
            </w:pPr>
            <w:r>
              <w:t>ϧⲉⲛ ⲛⲉⲙϩⲏⲧ ⲉⲛⲁϥⲟⲓ ⲛ̀ⲭⲁⲕⲓ.</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And he established the Church</w:t>
            </w:r>
          </w:p>
          <w:p w:rsidR="0047441D" w:rsidRDefault="0047441D" w:rsidP="0047441D">
            <w:pPr>
              <w:pStyle w:val="EngHang"/>
            </w:pPr>
            <w:r>
              <w:t xml:space="preserve">In the land of </w:t>
            </w:r>
            <w:r w:rsidR="00670C79" w:rsidRPr="00670C79">
              <w:t>Abyssinia</w:t>
            </w:r>
            <w:r w:rsidR="00670C79">
              <w:rPr>
                <w:rStyle w:val="FootnoteReference"/>
              </w:rPr>
              <w:footnoteReference w:id="492"/>
            </w:r>
            <w:r>
              <w:t>;</w:t>
            </w:r>
          </w:p>
          <w:p w:rsidR="0047441D" w:rsidRDefault="0047441D" w:rsidP="0047441D">
            <w:pPr>
              <w:pStyle w:val="EngHang"/>
            </w:pPr>
            <w:r>
              <w:t>He sent them “the Father of Peace</w:t>
            </w:r>
            <w:r>
              <w:rPr>
                <w:rStyle w:val="FootnoteReference"/>
              </w:rPr>
              <w:footnoteReference w:id="493"/>
            </w:r>
            <w:r>
              <w:t>,”</w:t>
            </w:r>
          </w:p>
          <w:p w:rsidR="0047441D" w:rsidRDefault="0047441D" w:rsidP="0047441D">
            <w:pPr>
              <w:pStyle w:val="EngHangEnd"/>
            </w:pPr>
            <w:r>
              <w:t>The preacher of light.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Ⲁϥϩⲓⲥⲉⲛϯ ⲟⲛ ⲛ̀ϯⲉⲕⲕⲗⲏⲥⲓⲁ:</w:t>
            </w:r>
          </w:p>
          <w:p w:rsidR="0047441D" w:rsidRDefault="0047441D" w:rsidP="0047441D">
            <w:pPr>
              <w:pStyle w:val="CopticVersemulti-line"/>
            </w:pPr>
            <w:r>
              <w:t>ϧⲉⲛ ⲧ̀ⲡⲟⲗⲓⲥ ⲛ̀ⲛⲓⲉ̀ⲑⲁⲩϣ:</w:t>
            </w:r>
          </w:p>
          <w:p w:rsidR="0047441D" w:rsidRDefault="0047441D" w:rsidP="0047441D">
            <w:pPr>
              <w:pStyle w:val="CopticVersemulti-line"/>
            </w:pPr>
            <w:r>
              <w:t>ⲁⲕⲟⲩⲱⲣⲡⲛⲱⲟⲩ ⲛ̀ⲁⲡⲟⲩⲛⲥⲁⲗⲁⲙⲁ:</w:t>
            </w:r>
          </w:p>
          <w:p w:rsidR="0047441D" w:rsidRDefault="0047441D" w:rsidP="0047441D">
            <w:pPr>
              <w:pStyle w:val="CopticHangingVerse"/>
            </w:pPr>
            <w:r>
              <w:t>ⲉ̀ⲧⲉ ⲡⲓϩⲓⲱⲓϣ ⲛ̀ⲧⲉ ⲡⲓⲟⲩⲱⲓⲛⲓ.</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Pray to the Lord on our behalf,</w:t>
            </w:r>
          </w:p>
          <w:p w:rsidR="0047441D" w:rsidRDefault="0047441D" w:rsidP="0047441D">
            <w:pPr>
              <w:pStyle w:val="EngHang"/>
            </w:pPr>
            <w:r>
              <w:t>O great Patriarch,</w:t>
            </w:r>
          </w:p>
          <w:p w:rsidR="0047441D" w:rsidRDefault="0047441D" w:rsidP="0047441D">
            <w:pPr>
              <w:pStyle w:val="EngHang"/>
            </w:pPr>
            <w:r>
              <w:t>Abba Athanasius the Apostolic,</w:t>
            </w:r>
          </w:p>
          <w:p w:rsidR="0047441D" w:rsidRDefault="0047441D" w:rsidP="0047441D">
            <w:pPr>
              <w:pStyle w:val="EngHangEnd"/>
            </w:pPr>
            <w:r>
              <w:t>That He may forgive us our sins.</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Ⲧⲱⲃϩ ⲙⲠⲟ̄ⲥ̄ ⲉ̀ϩ̀ⲣⲏⲓ ⲉ̀ϫⲱⲛ:</w:t>
            </w:r>
          </w:p>
          <w:p w:rsidR="0047441D" w:rsidRDefault="0047441D" w:rsidP="0047441D">
            <w:pPr>
              <w:pStyle w:val="CopticVersemulti-line"/>
            </w:pPr>
            <w:r>
              <w:t>ⲱ̀ⲡⲓⲛⲓϣϯ ⲙ̀ⲡⲁⲧⲣⲓⲁⲣⲭⲏⲥ:</w:t>
            </w:r>
          </w:p>
          <w:p w:rsidR="0047441D" w:rsidRDefault="0047441D" w:rsidP="0047441D">
            <w:pPr>
              <w:pStyle w:val="CopticVersemulti-line"/>
            </w:pPr>
            <w:r>
              <w:t>ⲁⲃⲃⲁ Ⲁⲑⲁⲛⲁⲥⲓⲟⲥ ⲡⲓⲁⲡⲟⲥⲧⲟⲗⲓⲕⲟⲥ:</w:t>
            </w:r>
          </w:p>
          <w:p w:rsidR="0047441D" w:rsidRDefault="0047441D" w:rsidP="0047441D">
            <w:pPr>
              <w:pStyle w:val="CopticHangingVerse"/>
            </w:pPr>
            <w:r>
              <w:t>ⲛ̀ⲧⲉϥⲭⲁ ⲛⲉⲛⲛⲃⲟⲓ ⲛⲁⲛ ⲉ̀ⲃⲟⲗ.</w:t>
            </w:r>
          </w:p>
        </w:tc>
      </w:tr>
    </w:tbl>
    <w:p w:rsidR="0047441D" w:rsidRDefault="0047441D" w:rsidP="0047441D">
      <w:pPr>
        <w:pStyle w:val="Rubric"/>
      </w:pPr>
      <w:r>
        <w:t>See also “The Doxology of St. Athanasius,” on page ##.</w:t>
      </w:r>
    </w:p>
    <w:p w:rsidR="00DD5136" w:rsidRDefault="00DD5136" w:rsidP="00DD5136">
      <w:pPr>
        <w:pStyle w:val="Heading3"/>
      </w:pPr>
      <w:r>
        <w:t>May 7 / Pashons 12: Commemoration of Archangel Michael</w:t>
      </w:r>
    </w:p>
    <w:p w:rsidR="00DD5136" w:rsidRDefault="00DD5136" w:rsidP="00DD5136">
      <w:pPr>
        <w:pStyle w:val="Rubric"/>
      </w:pPr>
      <w:r>
        <w:t>See the Feast of Archangel Michael on November 8 (9) / Athor 12, page ##.</w:t>
      </w:r>
    </w:p>
    <w:p w:rsidR="00B53E05" w:rsidRDefault="00B53E05" w:rsidP="00B53E05">
      <w:pPr>
        <w:pStyle w:val="Heading3"/>
      </w:pPr>
      <w:r>
        <w:t>May 7 / Pashons 12: Also the Consecration of the Church of St. Demiana</w:t>
      </w:r>
    </w:p>
    <w:p w:rsidR="00B53E05" w:rsidRDefault="00B53E05" w:rsidP="00DD5136">
      <w:pPr>
        <w:pStyle w:val="Rubric"/>
      </w:pPr>
      <w:r>
        <w:t>See January 8 (9) / Tobi 13, page ##.</w:t>
      </w:r>
    </w:p>
    <w:p w:rsidR="00220DFD" w:rsidRDefault="00220DFD" w:rsidP="00220DFD">
      <w:pPr>
        <w:pStyle w:val="Heading3"/>
      </w:pPr>
      <w:r>
        <w:t>May 8 / Pashons 13 St. Junia of the Seventy Two Disciples</w:t>
      </w:r>
    </w:p>
    <w:p w:rsidR="00220DFD" w:rsidRPr="007F571C" w:rsidRDefault="00220DFD" w:rsidP="00220DFD">
      <w:pPr>
        <w:pStyle w:val="Rubric"/>
      </w:pPr>
      <w:r>
        <w:t>See the Doxologies for the Apostles, or for Any Apostle, on page ##.</w:t>
      </w:r>
    </w:p>
    <w:p w:rsidR="00220DFD" w:rsidRDefault="00220DFD" w:rsidP="00220DFD">
      <w:pPr>
        <w:pStyle w:val="Heading3"/>
      </w:pPr>
      <w:r>
        <w:lastRenderedPageBreak/>
        <w:t xml:space="preserve">May 8 / Pashons 13 Also St. </w:t>
      </w:r>
      <w:commentRangeStart w:id="1103"/>
      <w:r>
        <w:t>Arsenius</w:t>
      </w:r>
      <w:commentRangeEnd w:id="1103"/>
      <w:r>
        <w:rPr>
          <w:rStyle w:val="CommentReference"/>
          <w:rFonts w:eastAsiaTheme="minorHAnsi" w:cstheme="minorBidi"/>
          <w:b w:val="0"/>
          <w:bCs w:val="0"/>
        </w:rPr>
        <w:commentReference w:id="1103"/>
      </w:r>
    </w:p>
    <w:p w:rsidR="00220DFD" w:rsidRDefault="00220DFD" w:rsidP="00220DF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Arsenious the great teacher,</w:t>
            </w:r>
          </w:p>
          <w:p w:rsidR="00220DFD" w:rsidRPr="004764BD" w:rsidRDefault="00220DFD" w:rsidP="00220DFD">
            <w:pPr>
              <w:pStyle w:val="EngHang"/>
            </w:pPr>
            <w:r w:rsidRPr="004764BD">
              <w:t xml:space="preserve">Renounced the </w:t>
            </w:r>
            <w:r>
              <w:t>whole</w:t>
            </w:r>
            <w:r w:rsidRPr="004764BD">
              <w:t xml:space="preserve"> world,</w:t>
            </w:r>
          </w:p>
          <w:p w:rsidR="00220DFD" w:rsidRPr="004764BD" w:rsidRDefault="00220DFD" w:rsidP="00220DFD">
            <w:pPr>
              <w:pStyle w:val="EngHang"/>
            </w:pPr>
            <w:r w:rsidRPr="004764BD">
              <w:t xml:space="preserve">And </w:t>
            </w:r>
            <w:r>
              <w:t>its</w:t>
            </w:r>
            <w:r w:rsidRPr="004764BD">
              <w:t xml:space="preserve"> perishable glory,</w:t>
            </w:r>
          </w:p>
          <w:p w:rsidR="00220DFD" w:rsidRDefault="00220DFD" w:rsidP="00220DFD">
            <w:pPr>
              <w:pStyle w:val="EngHangEnd"/>
            </w:pPr>
            <w:r w:rsidRPr="004764BD">
              <w:t>And listened to the Divine voice:</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Ⲁⲣⲥⲉⲛⲓⲟⲥ ⲡⲓⲛⲓϣϯ ⲛ̀ⲥⲁϧ:</w:t>
            </w:r>
          </w:p>
          <w:p w:rsidR="00220DFD" w:rsidRDefault="00220DFD" w:rsidP="00220DFD">
            <w:pPr>
              <w:pStyle w:val="CopticVersemulti-line"/>
            </w:pPr>
            <w:r>
              <w:t>ⲁϥⲭⲱ ⲙ̀ⲡⲓⲕⲟⲥⲙⲟⲥ ⲧⲏⲣϥ ⲛ̀ⲥⲱϥ:</w:t>
            </w:r>
          </w:p>
          <w:p w:rsidR="00220DFD" w:rsidRDefault="00220DFD" w:rsidP="00220DFD">
            <w:pPr>
              <w:pStyle w:val="CopticVersemulti-line"/>
            </w:pPr>
            <w:r>
              <w:t>ⲛⲉⲙ ⲡⲉϥⲱ̀ⲟⲩ ⲉⲑⲛⲁⲧⲁⲕⲟ:</w:t>
            </w:r>
          </w:p>
          <w:p w:rsidR="00220DFD" w:rsidRPr="00C35319" w:rsidRDefault="00220DFD" w:rsidP="00220DFD">
            <w:pPr>
              <w:pStyle w:val="CopticHangingVerse"/>
            </w:pPr>
            <w:r>
              <w:t>ⲁϥⲥⲱⲧⲉⲙ ⲛⲉⲙ ϯⲥ̀ⲙⲏ ⲛ̀ⲛⲟⲩϯ.</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“Flee from men,</w:t>
            </w:r>
          </w:p>
          <w:p w:rsidR="00220DFD" w:rsidRPr="004764BD" w:rsidRDefault="00220DFD" w:rsidP="00220DFD">
            <w:pPr>
              <w:pStyle w:val="EngHang"/>
            </w:pPr>
            <w:r w:rsidRPr="004764BD">
              <w:t>And you will save your soul</w:t>
            </w:r>
            <w:r>
              <w:t>.</w:t>
            </w:r>
            <w:r w:rsidRPr="004764BD">
              <w:t>”</w:t>
            </w:r>
          </w:p>
          <w:p w:rsidR="00220DFD" w:rsidRPr="004764BD" w:rsidRDefault="00220DFD" w:rsidP="00220DFD">
            <w:pPr>
              <w:pStyle w:val="EngHang"/>
            </w:pPr>
            <w:r>
              <w:t>Arsenious fled</w:t>
            </w:r>
            <w:r w:rsidRPr="004764BD">
              <w:t xml:space="preserve"> to the wilderness,</w:t>
            </w:r>
          </w:p>
          <w:p w:rsidR="00220DFD" w:rsidRDefault="00220DFD" w:rsidP="00220DFD">
            <w:pPr>
              <w:pStyle w:val="EngHangEnd"/>
            </w:pPr>
            <w:r>
              <w:t>And</w:t>
            </w:r>
            <w:r w:rsidRPr="004764BD">
              <w:t xml:space="preserve"> suffered greatly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Ϫⲉ ⲫⲱⲧ ⲉ̀ⲃⲟⲗ ϩⲁ ⲛⲓⲣⲱⲙⲓ:</w:t>
            </w:r>
          </w:p>
          <w:p w:rsidR="00220DFD" w:rsidRDefault="00220DFD" w:rsidP="00220DFD">
            <w:pPr>
              <w:pStyle w:val="CopticVersemulti-line"/>
            </w:pPr>
            <w:r>
              <w:t>ⲉⲕⲉ̀ⲛⲟϩⲉⲙ ⲛ̀ⲧⲉⲕⲯⲩⲭⲏ:</w:t>
            </w:r>
          </w:p>
          <w:p w:rsidR="00220DFD" w:rsidRDefault="00220DFD" w:rsidP="00220DFD">
            <w:pPr>
              <w:pStyle w:val="CopticVersemulti-line"/>
            </w:pPr>
            <w:r>
              <w:t>Ⲁⲣⲉⲥⲛⲓⲟⲥ ⲁϥϩⲱⲗ ⲉ̀ⲡ̀ϣⲁϥⲉ:</w:t>
            </w:r>
          </w:p>
          <w:p w:rsidR="00220DFD" w:rsidRPr="00CF5919" w:rsidRDefault="00220DFD" w:rsidP="00220DFD">
            <w:pPr>
              <w:pStyle w:val="CopticHangingVerse"/>
            </w:pPr>
            <w:r>
              <w:t>ⲁϥϣⲉⲡϧⲓⲥⲓ ⲉ̀ⲙⲁϣⲱ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Default="00220DFD" w:rsidP="00220DFD">
            <w:pPr>
              <w:pStyle w:val="EngHang"/>
            </w:pPr>
            <w:r>
              <w:t>With silence and tears,</w:t>
            </w:r>
          </w:p>
          <w:p w:rsidR="00220DFD" w:rsidRDefault="00220DFD" w:rsidP="00220DFD">
            <w:pPr>
              <w:pStyle w:val="EngHang"/>
            </w:pPr>
            <w:r>
              <w:t>Your continual prayers</w:t>
            </w:r>
          </w:p>
          <w:p w:rsidR="00220DFD" w:rsidRPr="004764BD" w:rsidRDefault="00220DFD" w:rsidP="00220DFD">
            <w:pPr>
              <w:pStyle w:val="EngHang"/>
            </w:pPr>
            <w:r>
              <w:t>Spread like fragrant incense</w:t>
            </w:r>
            <w:r w:rsidRPr="004764BD">
              <w:t xml:space="preserve">, </w:t>
            </w:r>
          </w:p>
          <w:p w:rsidR="00220DFD" w:rsidRDefault="00220DFD" w:rsidP="00220DFD">
            <w:pPr>
              <w:pStyle w:val="EngHang"/>
            </w:pPr>
            <w:r>
              <w:t>And so has your fame.</w:t>
            </w:r>
          </w:p>
          <w:p w:rsidR="00220DFD" w:rsidRDefault="00220DFD" w:rsidP="00220DFD">
            <w:pPr>
              <w:pStyle w:val="EngHangEnd"/>
            </w:pP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 ⲡⲉⲕⲥ̀ⲑⲟⲓⲛⲟⲩϥⲓ ϣⲱϣ ⲉ̀ⲃⲟⲗ:</w:t>
            </w:r>
          </w:p>
          <w:p w:rsidR="00220DFD" w:rsidRDefault="00220DFD" w:rsidP="00220DFD">
            <w:pPr>
              <w:pStyle w:val="CopticVersemulti-line"/>
            </w:pPr>
            <w:r>
              <w:t>ⲁ̀ ⲡⲉⲕⲥⲱⲓⲧ ⲥⲱⲣ ⲉ̀ⲃⲟⲗ:</w:t>
            </w:r>
          </w:p>
          <w:p w:rsidR="00220DFD" w:rsidRDefault="00220DFD" w:rsidP="00220DFD">
            <w:pPr>
              <w:pStyle w:val="CopticVersemulti-line"/>
            </w:pPr>
            <w:r>
              <w:t>ⲉⲑⲃⲉ ⲛⲉⲕϣ̀ⲗⲏⲗ ⲉⲑⲙⲏⲛ ⲉ̀ⲃⲟⲗ:</w:t>
            </w:r>
          </w:p>
          <w:p w:rsidR="00220DFD" w:rsidRDefault="00220DFD" w:rsidP="00220DFD">
            <w:pPr>
              <w:pStyle w:val="CopticHangingVerse"/>
            </w:pPr>
            <w:r>
              <w:t>ⲡⲉⲕⲭⲁⲣⲱϥ ⲛⲉⲙ ⲛⲉⲕⲉⲣⲙⲱⲟⲩⲓ̀.</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The choir of the monks,</w:t>
            </w:r>
          </w:p>
          <w:p w:rsidR="00220DFD" w:rsidRPr="004764BD" w:rsidRDefault="00220DFD" w:rsidP="00220DFD">
            <w:pPr>
              <w:pStyle w:val="EngHang"/>
            </w:pPr>
            <w:r>
              <w:t>Along with all the saints</w:t>
            </w:r>
            <w:r w:rsidRPr="004764BD">
              <w:t>,</w:t>
            </w:r>
          </w:p>
          <w:p w:rsidR="00220DFD" w:rsidRPr="004764BD" w:rsidRDefault="00220DFD" w:rsidP="00220DFD">
            <w:pPr>
              <w:pStyle w:val="EngHang"/>
            </w:pPr>
            <w:r w:rsidRPr="004764BD">
              <w:t>Boast of your toils,</w:t>
            </w:r>
          </w:p>
          <w:p w:rsidR="00220DFD" w:rsidRDefault="00220DFD" w:rsidP="00220DFD">
            <w:pPr>
              <w:pStyle w:val="EngHangEnd"/>
            </w:pPr>
            <w:r>
              <w:t>Which</w:t>
            </w:r>
            <w:r w:rsidRPr="004764BD">
              <w:t xml:space="preserve"> you accepted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Ⲛⲓⲭⲟⲣⲟⲥ ⲛ̀ⲛⲓⲙⲟⲛⲁⲭⲟⲥ:</w:t>
            </w:r>
          </w:p>
          <w:p w:rsidR="00220DFD" w:rsidRDefault="00220DFD" w:rsidP="00220DFD">
            <w:pPr>
              <w:pStyle w:val="CopticVersemulti-line"/>
            </w:pPr>
            <w:r>
              <w:t>ⲛⲉⲙ ⲛⲏⲉⲑⲟⲩⲁⲃ ⲧⲏⲣⲟⲩ ⲉⲩⲥⲟⲡ:</w:t>
            </w:r>
          </w:p>
          <w:p w:rsidR="00220DFD" w:rsidRDefault="00220DFD" w:rsidP="00220DFD">
            <w:pPr>
              <w:pStyle w:val="CopticVersemulti-line"/>
            </w:pPr>
            <w:r>
              <w:t>ⲥⲉϣⲟⲩϣⲟⲩ ⲙ̀ⲙⲱⲟⲩ ϩⲓϫⲉⲛ ⲛⲓϧⲓⲥⲓ:</w:t>
            </w:r>
          </w:p>
          <w:p w:rsidR="00220DFD" w:rsidRDefault="00220DFD" w:rsidP="00220DFD">
            <w:pPr>
              <w:pStyle w:val="CopticHangingVerse"/>
            </w:pPr>
            <w:r>
              <w:t>ⲉ̀ⲧⲁⲕϣⲟⲡⲟⲩ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Hail to you O cross-bearer,</w:t>
            </w:r>
          </w:p>
          <w:p w:rsidR="00220DFD" w:rsidRPr="004764BD" w:rsidRDefault="00220DFD" w:rsidP="00220DFD">
            <w:pPr>
              <w:pStyle w:val="EngHang"/>
            </w:pPr>
            <w:r w:rsidRPr="004764BD">
              <w:t>Hail to the good fighter,</w:t>
            </w:r>
          </w:p>
          <w:p w:rsidR="00220DFD" w:rsidRPr="004764BD" w:rsidRDefault="00220DFD" w:rsidP="00220DFD">
            <w:pPr>
              <w:pStyle w:val="EngHang"/>
            </w:pPr>
            <w:r w:rsidRPr="004764BD">
              <w:t>Hail to the beloved of Christ,</w:t>
            </w:r>
          </w:p>
          <w:p w:rsidR="00220DFD" w:rsidRDefault="00220DFD" w:rsidP="00220DFD">
            <w:pPr>
              <w:pStyle w:val="EngHangEnd"/>
            </w:pPr>
            <w:r w:rsidRPr="004764BD">
              <w:t>Our holy father Abba Arsenious.</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Ⲭⲉⲣⲉ ⲛⲁⲕ ⲱ̀ ⲡⲓⲥ̀ⲧⲁⲩⲣⲟⲫⲟⲣⲟⲥ:</w:t>
            </w:r>
          </w:p>
          <w:p w:rsidR="00220DFD" w:rsidRDefault="00220DFD" w:rsidP="00220DFD">
            <w:pPr>
              <w:pStyle w:val="CopticVersemulti-line"/>
            </w:pPr>
            <w:r>
              <w:t>ⲭⲉⲣⲉ ⲡⲓⲣⲉϥⲙⲓϣⲓ ⲛ̀ⲕⲁⲗⲱⲥ:</w:t>
            </w:r>
          </w:p>
          <w:p w:rsidR="00220DFD" w:rsidRDefault="00220DFD" w:rsidP="00220DFD">
            <w:pPr>
              <w:pStyle w:val="CopticVersemulti-line"/>
            </w:pPr>
            <w:r>
              <w:t>ⲭⲉⲣⲉ ⲡⲓⲙⲉⲛⲣⲓⲧ ⲛ̀ⲧⲉ Ⲡⲓⲭ̀ⲣⲓⲥⲧⲟⲥ:</w:t>
            </w:r>
          </w:p>
          <w:p w:rsidR="00220DFD" w:rsidRDefault="00220DFD" w:rsidP="00220DFD">
            <w:pPr>
              <w:pStyle w:val="CopticHangingVerse"/>
            </w:pPr>
            <w:r>
              <w:t>ⲡⲉⲛⲓⲱⲧ ⲉⲑⲟⲩⲁⲃ ⲁⲃⲃⲁ Ⲁⲣⲥⲉⲛⲓⲟⲥ.</w:t>
            </w:r>
          </w:p>
        </w:tc>
      </w:tr>
      <w:tr w:rsidR="00220DFD" w:rsidTr="00220DFD">
        <w:trPr>
          <w:cantSplit/>
          <w:jc w:val="center"/>
        </w:trPr>
        <w:tc>
          <w:tcPr>
            <w:tcW w:w="288" w:type="dxa"/>
          </w:tcPr>
          <w:p w:rsidR="00220DFD" w:rsidRDefault="00220DFD" w:rsidP="00220DFD">
            <w:pPr>
              <w:pStyle w:val="CopticCross"/>
            </w:pPr>
            <w:r w:rsidRPr="00FB5ACB">
              <w:lastRenderedPageBreak/>
              <w:t>¿</w:t>
            </w:r>
          </w:p>
        </w:tc>
        <w:tc>
          <w:tcPr>
            <w:tcW w:w="3960" w:type="dxa"/>
          </w:tcPr>
          <w:p w:rsidR="00220DFD" w:rsidRPr="004764BD" w:rsidRDefault="00220DFD" w:rsidP="00220DFD">
            <w:pPr>
              <w:pStyle w:val="EngHang"/>
            </w:pPr>
            <w:r w:rsidRPr="004764BD">
              <w:t>Pray to the Lord on our behalf,</w:t>
            </w:r>
          </w:p>
          <w:p w:rsidR="00220DFD" w:rsidRPr="004764BD" w:rsidRDefault="00220DFD" w:rsidP="00220DFD">
            <w:pPr>
              <w:pStyle w:val="EngHang"/>
            </w:pPr>
            <w:r w:rsidRPr="004764BD">
              <w:t>Our holy and righteous,</w:t>
            </w:r>
          </w:p>
          <w:p w:rsidR="00220DFD" w:rsidRPr="004764BD" w:rsidRDefault="00220DFD" w:rsidP="00220DFD">
            <w:pPr>
              <w:pStyle w:val="EngHang"/>
            </w:pPr>
            <w:r w:rsidRPr="004764BD">
              <w:t xml:space="preserve">Abba Arsenious the teacher of </w:t>
            </w:r>
            <w:r>
              <w:t>princes</w:t>
            </w:r>
            <w:r w:rsidRPr="004764BD">
              <w:t>,</w:t>
            </w:r>
          </w:p>
          <w:p w:rsidR="00220DFD" w:rsidRDefault="00220DFD" w:rsidP="00220DFD">
            <w:pPr>
              <w:pStyle w:val="EngHangEnd"/>
            </w:pPr>
            <w:r w:rsidRPr="004764BD">
              <w:t>That He</w:t>
            </w:r>
            <w:r>
              <w:t xml:space="preserve"> may forgive us our sins.</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Ⲧⲱⲃϩ ⲙ̀Ⲡⲟ̄ⲥ̄ ⲉ̀ϩ̀ⲣⲏⲓ ⲉ̀ϫⲱⲛ:</w:t>
            </w:r>
          </w:p>
          <w:p w:rsidR="00220DFD" w:rsidRDefault="00220DFD" w:rsidP="00220DFD">
            <w:pPr>
              <w:pStyle w:val="CopticVersemulti-line"/>
            </w:pPr>
            <w:r>
              <w:t>ⲡⲉⲛⲓⲱⲧ ⲉⲑⲟⲩⲁⲃ ⲛ̀ⲇⲓⲕⲉⲟⲥ:</w:t>
            </w:r>
          </w:p>
          <w:p w:rsidR="00220DFD" w:rsidRDefault="00220DFD" w:rsidP="00220DFD">
            <w:pPr>
              <w:pStyle w:val="CopticVersemulti-line"/>
            </w:pPr>
            <w:r>
              <w:t>ⲁⲃⲃⲁ Ⲁⲣⲥⲉⲛⲓⲟⲥ ⲡ̀ⲥⲁϧ ⲛ̀ⲛⲓⲟⲩⲣⲱⲟⲩ:</w:t>
            </w:r>
          </w:p>
          <w:p w:rsidR="00220DFD" w:rsidRDefault="00220DFD" w:rsidP="00220DFD">
            <w:pPr>
              <w:pStyle w:val="CopticHangingVerse"/>
            </w:pPr>
            <w:r>
              <w:t>ⲛ̀ⲧⲉϥⲭⲁ ⲛⲉⲛⲛⲟⲃⲓ ⲛⲁⲛ ⲉ̀ⲃⲟⲗ.</w:t>
            </w:r>
          </w:p>
        </w:tc>
      </w:tr>
    </w:tbl>
    <w:p w:rsidR="00C30529" w:rsidRDefault="00C30529" w:rsidP="00495F1A">
      <w:pPr>
        <w:pStyle w:val="Heading3"/>
      </w:pPr>
      <w:r>
        <w:t>May 9 / Pashons 14: St. Pachomius</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042555" w:rsidTr="00E77C68">
        <w:trPr>
          <w:cantSplit/>
          <w:jc w:val="center"/>
        </w:trPr>
        <w:tc>
          <w:tcPr>
            <w:tcW w:w="288" w:type="dxa"/>
          </w:tcPr>
          <w:p w:rsidR="00042555" w:rsidRDefault="00042555" w:rsidP="00E77C68">
            <w:pPr>
              <w:pStyle w:val="CopticCross"/>
            </w:pPr>
          </w:p>
        </w:tc>
        <w:tc>
          <w:tcPr>
            <w:tcW w:w="3960" w:type="dxa"/>
          </w:tcPr>
          <w:p w:rsidR="00042555" w:rsidRDefault="00042555" w:rsidP="00042555">
            <w:pPr>
              <w:pStyle w:val="EngHang"/>
            </w:pPr>
            <w:r>
              <w:t>Our holy father, Abba Pachom,</w:t>
            </w:r>
          </w:p>
          <w:p w:rsidR="00042555" w:rsidRDefault="00042555" w:rsidP="00042555">
            <w:pPr>
              <w:pStyle w:val="EngHang"/>
            </w:pPr>
            <w:r>
              <w:t>You are blessed,</w:t>
            </w:r>
          </w:p>
          <w:p w:rsidR="00042555" w:rsidRPr="004764BD" w:rsidRDefault="00042555" w:rsidP="00042555">
            <w:pPr>
              <w:pStyle w:val="EngHang"/>
            </w:pPr>
            <w:r w:rsidRPr="004764BD">
              <w:t>You inherited the blessing,</w:t>
            </w:r>
          </w:p>
          <w:p w:rsidR="00042555" w:rsidRDefault="00042555" w:rsidP="00042555">
            <w:pPr>
              <w:pStyle w:val="EngHangEnd"/>
            </w:pPr>
            <w:r w:rsidRPr="004764BD">
              <w:t>From the Lord God.</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Ⲛⲑⲟⲕ ⲟⲩⲙⲁⲕⲁⲣⲓⲟⲥ:</w:t>
            </w:r>
          </w:p>
          <w:p w:rsidR="00042555" w:rsidRDefault="00042555" w:rsidP="00042555">
            <w:pPr>
              <w:pStyle w:val="CopticVersemulti-line"/>
            </w:pPr>
            <w:r>
              <w:t>ⲡⲉⲛⲓⲱⲧ ⲉ̄ⲑ̄ⲩ̄ ⲁⲃⲃⲁ Ⲡⲁϧⲱⲙ:</w:t>
            </w:r>
          </w:p>
          <w:p w:rsidR="00042555" w:rsidRDefault="00042555" w:rsidP="00042555">
            <w:pPr>
              <w:pStyle w:val="CopticVersemulti-line"/>
            </w:pPr>
            <w:r>
              <w:t>ⲁⲕⲉⲣⲕ̀ⲗⲏⲣⲟⲛⲟⲙⲓⲛ ⲙ̀ⲡⲓⲥ̀ⲙⲟⲩ:</w:t>
            </w:r>
          </w:p>
          <w:p w:rsidR="00042555" w:rsidRPr="00C35319" w:rsidRDefault="00042555" w:rsidP="00042555">
            <w:pPr>
              <w:pStyle w:val="CopticHangingVerse"/>
            </w:pPr>
            <w:r>
              <w:t>ⲉ̀ⲃⲟⲗ ϩⲓⲧⲉⲛ Ⲡⲟ̄ⲥ̄ Ⲫϯ.</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 xml:space="preserve">Was worthy </w:t>
            </w:r>
            <w:r>
              <w:t>to behold</w:t>
            </w:r>
            <w:r w:rsidRPr="004764BD">
              <w:t>,</w:t>
            </w:r>
          </w:p>
          <w:p w:rsidR="00042555" w:rsidRPr="004764BD" w:rsidRDefault="00042555" w:rsidP="00042555">
            <w:pPr>
              <w:pStyle w:val="EngHang"/>
            </w:pPr>
            <w:r>
              <w:t>The Lord and His</w:t>
            </w:r>
          </w:p>
          <w:p w:rsidR="00042555" w:rsidRDefault="00042555" w:rsidP="00042555">
            <w:pPr>
              <w:pStyle w:val="EngHangEnd"/>
            </w:pPr>
            <w:r>
              <w:t>H</w:t>
            </w:r>
            <w:r w:rsidRPr="004764BD">
              <w:t>oly angels</w:t>
            </w:r>
            <w:r>
              <w:t>, many times</w:t>
            </w:r>
            <w:r w:rsidRPr="004764BD">
              <w: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ⲁⲕⲉⲣⲙ̀ⲡ̀ϣⲁ ⲛ̀ⲟⲩⲙⲏϣ ⲛ̀ⲥⲟⲡ:</w:t>
            </w:r>
          </w:p>
          <w:p w:rsidR="00042555" w:rsidRDefault="00042555" w:rsidP="00042555">
            <w:pPr>
              <w:pStyle w:val="CopticVersemulti-line"/>
            </w:pPr>
            <w:r>
              <w:t>ⲁⲕⲉⲣⲑⲉⲟⲣⲓⲛ ⲙ̀Ⲡⲟ̄ⲥ̄:</w:t>
            </w:r>
          </w:p>
          <w:p w:rsidR="00042555" w:rsidRPr="00CF5919" w:rsidRDefault="00042555" w:rsidP="00042555">
            <w:pPr>
              <w:pStyle w:val="CopticHangingVerse"/>
            </w:pPr>
            <w:r>
              <w:t>ⲛⲉⲙ ⲛⲉϥⲁ̀ⲅⲅⲉⲗⲟⲥ ⲉ̄ⲑ̄ⲩ̄.</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You interpreted the commandments of God,</w:t>
            </w:r>
          </w:p>
          <w:p w:rsidR="00042555" w:rsidRPr="004764BD" w:rsidRDefault="00042555" w:rsidP="00042555">
            <w:pPr>
              <w:pStyle w:val="EngHang"/>
            </w:pPr>
            <w:r w:rsidRPr="004764BD">
              <w:t>You perfected all the virtues,</w:t>
            </w:r>
          </w:p>
          <w:p w:rsidR="00042555" w:rsidRDefault="00042555" w:rsidP="00042555">
            <w:pPr>
              <w:pStyle w:val="EngHangEnd"/>
            </w:pPr>
            <w:r w:rsidRPr="004764BD">
              <w:t>And you pleased Christ.</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ⲁⲕⲉ̀ⲣⲟⲩⲁ̀ϩⲉⲙ ⲛⲓⲉⲛⲧⲟⲗⲏ ⲛ̀ⲧⲉ Ⲫϯ:</w:t>
            </w:r>
          </w:p>
          <w:p w:rsidR="00042555" w:rsidRDefault="00042555" w:rsidP="00042555">
            <w:pPr>
              <w:pStyle w:val="CopticVersemulti-line"/>
            </w:pPr>
            <w:r>
              <w:t>ⲁⲕϫⲱⲕ ⲛ̀ⲛⲓⲁ̀ⲣⲉⲧⲏ ⲧⲏⲣⲟⲩ:</w:t>
            </w:r>
          </w:p>
          <w:p w:rsidR="00042555" w:rsidRPr="001B4E41" w:rsidRDefault="00042555" w:rsidP="00042555">
            <w:pPr>
              <w:pStyle w:val="CopticHangingVerse"/>
            </w:pPr>
            <w:r>
              <w:t>ⲟⲩⲟϩ ⲁⲕⲣⲁⲛⲁ ⲙ̀Ⲡⲟ̄ⲥ̄.</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Default="00042555" w:rsidP="00042555">
            <w:pPr>
              <w:pStyle w:val="EngHang"/>
            </w:pPr>
            <w:r>
              <w:t>Our holy father, Theodore</w:t>
            </w:r>
          </w:p>
          <w:p w:rsidR="00042555" w:rsidRPr="004764BD" w:rsidRDefault="00042555" w:rsidP="00042555">
            <w:pPr>
              <w:pStyle w:val="EngHang"/>
            </w:pPr>
            <w:r>
              <w:t>You are t</w:t>
            </w:r>
            <w:r w:rsidRPr="004764BD">
              <w:t>he comfort of the ascetics,</w:t>
            </w:r>
          </w:p>
          <w:p w:rsidR="00042555" w:rsidRPr="004764BD" w:rsidRDefault="00042555" w:rsidP="00042555">
            <w:pPr>
              <w:pStyle w:val="EngHang"/>
            </w:pPr>
            <w:r w:rsidRPr="004764BD">
              <w:t>For you became the successor,</w:t>
            </w:r>
          </w:p>
          <w:p w:rsidR="00042555" w:rsidRDefault="00042555" w:rsidP="00042555">
            <w:pPr>
              <w:pStyle w:val="EngHangEnd"/>
            </w:pPr>
            <w:r w:rsidRPr="004764BD">
              <w:t>Of your father</w:t>
            </w:r>
            <w:r>
              <w:t>,</w:t>
            </w:r>
            <w:r w:rsidRPr="004764BD">
              <w:t xml:space="preserve"> Pachomius.</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Ⲯⲟⲗⲥⲉⲗ ⲛ̀ⲛⲓⲁ̀ⲥⲕⲏⲧⲏⲥ:</w:t>
            </w:r>
          </w:p>
          <w:p w:rsidR="00042555" w:rsidRDefault="00042555" w:rsidP="00042555">
            <w:pPr>
              <w:pStyle w:val="CopticVersemulti-line"/>
            </w:pPr>
            <w:r>
              <w:t>ⲡⲉⲛⲓⲱⲧ ⲉ̄ⲑ̄ⲩ̄ ⲑⲉⲟⲇⲱⲣⲟⲥ:</w:t>
            </w:r>
          </w:p>
          <w:p w:rsidR="00042555" w:rsidRDefault="00042555" w:rsidP="00042555">
            <w:pPr>
              <w:pStyle w:val="CopticVersemulti-line"/>
            </w:pPr>
            <w:r>
              <w:t>ϫⲉ ⲁⲕϣⲱⲡⲓ ⲛ̀ⲧ̀ϣⲉⲃⲓⲙ:</w:t>
            </w:r>
          </w:p>
          <w:p w:rsidR="00042555" w:rsidRDefault="00042555" w:rsidP="00042555">
            <w:pPr>
              <w:pStyle w:val="CopticHangingVerse"/>
            </w:pPr>
            <w:r>
              <w:t>ⲙ̀ⲡⲉⲕⲓⲱⲧ Ⲡⲁϧⲱⲙⲓⲟⲥ.</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You made the brothers zealous,</w:t>
            </w:r>
          </w:p>
          <w:p w:rsidR="00042555" w:rsidRPr="004764BD" w:rsidRDefault="00042555" w:rsidP="00042555">
            <w:pPr>
              <w:pStyle w:val="EngHang"/>
            </w:pPr>
            <w:r>
              <w:t>For</w:t>
            </w:r>
            <w:r w:rsidRPr="004764BD">
              <w:t xml:space="preserve"> godliness,</w:t>
            </w:r>
          </w:p>
          <w:p w:rsidR="00042555" w:rsidRPr="004764BD" w:rsidRDefault="00042555" w:rsidP="00042555">
            <w:pPr>
              <w:pStyle w:val="EngHang"/>
            </w:pPr>
            <w:r w:rsidRPr="004764BD">
              <w:t>And you instructed them,</w:t>
            </w:r>
          </w:p>
          <w:p w:rsidR="00042555" w:rsidRDefault="00042555" w:rsidP="00042555">
            <w:pPr>
              <w:pStyle w:val="EngHangEnd"/>
            </w:pPr>
            <w:r w:rsidRPr="004764BD">
              <w:t>With your sweet words.</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Ⲁⲕⲭⲟϩⲕⲁϩ ⲛ̀ⲛⲓⲥ̀ⲏⲟⲩ:</w:t>
            </w:r>
          </w:p>
          <w:p w:rsidR="00042555" w:rsidRDefault="00042555" w:rsidP="00042555">
            <w:pPr>
              <w:pStyle w:val="CopticVersemulti-line"/>
            </w:pPr>
            <w:r>
              <w:t>ⲉ̀ϩ̀ⲣⲏⲓ ⲉ̀ϯⲙⲉⲧⲉⲩⲥⲉⲃⲏⲥ:</w:t>
            </w:r>
          </w:p>
          <w:p w:rsidR="00042555" w:rsidRDefault="00042555" w:rsidP="00042555">
            <w:pPr>
              <w:pStyle w:val="CopticVersemulti-line"/>
            </w:pPr>
            <w:r>
              <w:t>ⲁⲕⲉⲣⲕⲁⲑⲓⲭⲓⲛ ⲙ̀ⲙⲱⲟⲩ:</w:t>
            </w:r>
          </w:p>
          <w:p w:rsidR="00042555" w:rsidRDefault="00042555" w:rsidP="00042555">
            <w:pPr>
              <w:pStyle w:val="CopticHangingVerse"/>
            </w:pPr>
            <w:r>
              <w:t>ϧⲉⲛ ⲡⲉⲕⲥⲁϫⲓ ⲅⲁⲣ ⲉⲧϩⲟⲗϫ.</w:t>
            </w:r>
          </w:p>
        </w:tc>
      </w:tr>
      <w:tr w:rsidR="00042555" w:rsidTr="00E77C68">
        <w:trPr>
          <w:cantSplit/>
          <w:jc w:val="center"/>
        </w:trPr>
        <w:tc>
          <w:tcPr>
            <w:tcW w:w="288" w:type="dxa"/>
          </w:tcPr>
          <w:p w:rsidR="00042555" w:rsidRDefault="00042555" w:rsidP="00E77C68">
            <w:pPr>
              <w:pStyle w:val="CopticCross"/>
            </w:pPr>
            <w:r w:rsidRPr="00FB5ACB">
              <w:lastRenderedPageBreak/>
              <w:t>¿</w:t>
            </w:r>
          </w:p>
        </w:tc>
        <w:tc>
          <w:tcPr>
            <w:tcW w:w="3960" w:type="dxa"/>
          </w:tcPr>
          <w:p w:rsidR="00042555" w:rsidRPr="004764BD" w:rsidRDefault="00042555" w:rsidP="00042555">
            <w:pPr>
              <w:pStyle w:val="EngHang"/>
            </w:pPr>
            <w:r w:rsidRPr="004764BD">
              <w:t>You comforted the weak,</w:t>
            </w:r>
          </w:p>
          <w:p w:rsidR="00042555" w:rsidRPr="004764BD" w:rsidRDefault="00042555" w:rsidP="00042555">
            <w:pPr>
              <w:pStyle w:val="EngHang"/>
            </w:pPr>
            <w:r>
              <w:t>And the faint-</w:t>
            </w:r>
            <w:r w:rsidRPr="004764BD">
              <w:t>hearted,</w:t>
            </w:r>
          </w:p>
          <w:p w:rsidR="00042555" w:rsidRPr="004764BD" w:rsidRDefault="00042555" w:rsidP="00042555">
            <w:pPr>
              <w:pStyle w:val="EngHang"/>
            </w:pPr>
            <w:r w:rsidRPr="004764BD">
              <w:t>In perfect love,</w:t>
            </w:r>
          </w:p>
          <w:p w:rsidR="00042555" w:rsidRDefault="00042555" w:rsidP="00042555">
            <w:pPr>
              <w:pStyle w:val="EngHangEnd"/>
            </w:pPr>
            <w:r w:rsidRPr="004764BD">
              <w:t>Through our Lord Jesus Christ.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Ⲁⲕϯⲛⲟⲙϯ ⲛ̀ⲛⲏⲉⲧϩⲁϣ:</w:t>
            </w:r>
          </w:p>
          <w:p w:rsidR="00042555" w:rsidRDefault="00042555" w:rsidP="00042555">
            <w:pPr>
              <w:pStyle w:val="CopticVersemulti-line"/>
            </w:pPr>
            <w:r>
              <w:t>ⲛⲉⲙ ⲛⲏⲉ̀ⲧⲟⲓ ⲛ̀ⲕⲟⲩϫⲓ ⲛ̀ϩⲏⲧ:</w:t>
            </w:r>
          </w:p>
          <w:p w:rsidR="00042555" w:rsidRDefault="00042555" w:rsidP="00042555">
            <w:pPr>
              <w:pStyle w:val="CopticVersemulti-line"/>
            </w:pPr>
            <w:r>
              <w:t>ϧⲉⲛ ϯⲁ̀ⲅⲁⲡⲏ ⲉⲧϫⲕⲏ ⲉ̀ⲃⲟⲗ:</w:t>
            </w:r>
          </w:p>
          <w:p w:rsidR="00042555" w:rsidRDefault="00042555" w:rsidP="00042555">
            <w:pPr>
              <w:pStyle w:val="CopticHangingVerse"/>
            </w:pPr>
            <w:r>
              <w:t>ϩⲓⲧⲉⲛ ⲡⲉⲛⲟ̄ⲥ̄ Ⲓⲏ̄ⲥ̄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Hail to my lords and holy fathers,</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 xml:space="preserve">And </w:t>
            </w:r>
            <w:r>
              <w:t>his disciple, Theodore,</w:t>
            </w:r>
          </w:p>
          <w:p w:rsidR="00042555" w:rsidRPr="004764BD" w:rsidRDefault="00042555" w:rsidP="00042555">
            <w:pPr>
              <w:pStyle w:val="EngHangEnd"/>
            </w:pPr>
            <w:r w:rsidRPr="004764BD">
              <w:t>The beloved of Christ.</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Ⲭⲉⲣⲉ ⲛⲁⲟ̄ⲥ̄ ⲛ̀ⲓⲱϯ ⲉ̄ⲑ̄ⲩ̄:</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ⲛⲓⲙⲉⲛⲣⲁϯ ⲛ̀ⲧⲉ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 xml:space="preserve">Pray to the Lord on our behalf, </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And his disciple,</w:t>
            </w:r>
            <w:r>
              <w:t xml:space="preserve"> Theodore,</w:t>
            </w:r>
          </w:p>
          <w:p w:rsidR="00042555" w:rsidRDefault="00042555" w:rsidP="00042555">
            <w:pPr>
              <w:pStyle w:val="EngHangEnd"/>
            </w:pPr>
            <w:r w:rsidRPr="004764BD">
              <w:t>That He may</w:t>
            </w:r>
            <w:r>
              <w:t xml:space="preserve"> forgive us our sins.</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Ⲧⲱⲃϩ ⲙ̀Ⲡⲟ̄ⲥ̄ ⲉ̀ϩ̀ⲣⲏⲓ ⲉ̀ⲅⲱⲛ:</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ⲛ̀ⲧⲉϥ ⲭⲁ ⲛⲉⲛⲛⲟⲃⲓ ⲛⲁⲛ ⲉ̀ⲃⲟⲗ.</w:t>
            </w:r>
          </w:p>
        </w:tc>
      </w:tr>
    </w:tbl>
    <w:p w:rsidR="002E495E" w:rsidRDefault="002E495E" w:rsidP="002E495E">
      <w:pPr>
        <w:pStyle w:val="Heading3"/>
      </w:pPr>
      <w:r>
        <w:t>May 11 / Pashons 16: Commemoration of St. John the Evangelist</w:t>
      </w:r>
    </w:p>
    <w:p w:rsid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100"/>
      <w:bookmarkEnd w:id="1101"/>
      <w:bookmarkEnd w:id="1102"/>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104"/>
            <w:r>
              <w:t>approached</w:t>
            </w:r>
            <w:commentRangeEnd w:id="1104"/>
            <w:r>
              <w:rPr>
                <w:rStyle w:val="CommentReference"/>
              </w:rPr>
              <w:commentReference w:id="1104"/>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105"/>
            <w:r>
              <w:t xml:space="preserve">Ⲫⲱⲕ </w:t>
            </w:r>
            <w:commentRangeEnd w:id="1105"/>
            <w:r>
              <w:rPr>
                <w:rStyle w:val="CommentReference"/>
                <w:rFonts w:ascii="Times New Roman" w:hAnsi="Times New Roman"/>
              </w:rPr>
              <w:commentReference w:id="1105"/>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A055D8" w:rsidRDefault="00A055D8" w:rsidP="00A055D8">
      <w:pPr>
        <w:pStyle w:val="Heading3"/>
      </w:pPr>
      <w:r>
        <w:t>May 19 / Pashons 24: Also, St. Pashnouni, the Monk and Martyr</w:t>
      </w:r>
    </w:p>
    <w:p w:rsidR="00A055D8" w:rsidRDefault="00A055D8" w:rsidP="00A055D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May the Name of Jesus</w:t>
            </w:r>
          </w:p>
          <w:p w:rsidR="00A055D8" w:rsidRDefault="00A055D8" w:rsidP="00A055D8">
            <w:pPr>
              <w:pStyle w:val="EngHang"/>
            </w:pPr>
            <w:r>
              <w:t>Be glorified in all His saints,</w:t>
            </w:r>
          </w:p>
          <w:p w:rsidR="00A055D8" w:rsidRDefault="00A055D8" w:rsidP="00A055D8">
            <w:pPr>
              <w:pStyle w:val="EngHang"/>
            </w:pPr>
            <w:r>
              <w:t>Who have pleased Him with their deeds,</w:t>
            </w:r>
          </w:p>
          <w:p w:rsidR="00A055D8" w:rsidRDefault="00A055D8" w:rsidP="00A055D8">
            <w:pPr>
              <w:pStyle w:val="EngHangEnd"/>
            </w:pPr>
            <w:r>
              <w:t>Pashnouni among them.</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Ⲉϥϭⲓⲱⲟⲩ ⲛ̀ϫⲉ Ⲫⲣⲁⲛ ⲛ̀Ⲓⲏ̄ⲥ̄:</w:t>
            </w:r>
          </w:p>
          <w:p w:rsidR="00A055D8" w:rsidRDefault="00A055D8" w:rsidP="00A055D8">
            <w:pPr>
              <w:pStyle w:val="CopticVersemulti-line"/>
            </w:pPr>
            <w:r>
              <w:t>ϧⲉⲛ ⲛⲓⲁⲅⲓⲟⲥ ⲧⲏⲣⲟⲩ ⲛ̀ⲧⲁϥ:</w:t>
            </w:r>
          </w:p>
          <w:p w:rsidR="00A055D8" w:rsidRDefault="00A055D8" w:rsidP="00A055D8">
            <w:pPr>
              <w:pStyle w:val="CopticVersemulti-line"/>
            </w:pPr>
            <w:r>
              <w:t>ⲉⲧⲁⲩⲣⲁⲛⲁϥ ϧⲉⲛ ⲛⲟⲩϩ̀ⲃⲏⲟⲩⲓ:</w:t>
            </w:r>
          </w:p>
          <w:p w:rsidR="00A055D8" w:rsidRPr="00C35319" w:rsidRDefault="00A055D8" w:rsidP="00A055D8">
            <w:pPr>
              <w:pStyle w:val="CopticHangingVerse"/>
            </w:pPr>
            <w:r>
              <w:t>ⲛⲉⲙⲱⲟⲩ ⲡⲓⲙⲁⲣⲧⲩⲣⲟⲥ Ⲡⲁϣⲛⲟⲩⲛⲓ.</w:t>
            </w:r>
          </w:p>
        </w:tc>
      </w:tr>
      <w:tr w:rsidR="00A055D8" w:rsidTr="002B038E">
        <w:trPr>
          <w:cantSplit/>
          <w:jc w:val="center"/>
        </w:trPr>
        <w:tc>
          <w:tcPr>
            <w:tcW w:w="288" w:type="dxa"/>
          </w:tcPr>
          <w:p w:rsidR="00A055D8" w:rsidRDefault="00A055D8" w:rsidP="002B038E">
            <w:pPr>
              <w:pStyle w:val="CopticCross"/>
            </w:pPr>
            <w:r w:rsidRPr="00FB5ACB">
              <w:lastRenderedPageBreak/>
              <w:t>¿</w:t>
            </w:r>
          </w:p>
        </w:tc>
        <w:tc>
          <w:tcPr>
            <w:tcW w:w="3960" w:type="dxa"/>
          </w:tcPr>
          <w:p w:rsidR="00A055D8" w:rsidRDefault="00A055D8" w:rsidP="00A055D8">
            <w:pPr>
              <w:pStyle w:val="EngHang"/>
            </w:pPr>
            <w:r>
              <w:t>He became a monk</w:t>
            </w:r>
          </w:p>
          <w:p w:rsidR="00A055D8" w:rsidRDefault="00A055D8" w:rsidP="00A055D8">
            <w:pPr>
              <w:pStyle w:val="EngHang"/>
            </w:pPr>
            <w:r>
              <w:t>In Abba Makari’s monastery.</w:t>
            </w:r>
          </w:p>
          <w:p w:rsidR="00A055D8" w:rsidRDefault="00A055D8" w:rsidP="00A055D8">
            <w:pPr>
              <w:pStyle w:val="EngHang"/>
            </w:pPr>
            <w:r>
              <w:t>He was a righteous monk</w:t>
            </w:r>
          </w:p>
          <w:p w:rsidR="00A055D8" w:rsidRDefault="00A055D8" w:rsidP="00A055D8">
            <w:pPr>
              <w:pStyle w:val="EngHangEnd"/>
            </w:pPr>
            <w:r>
              <w:t>Steadfast in the true faith.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Ⲫⲁⲓ ⲉⲧⲁϥⲉⲣⲙⲟⲛⲁⲭⲟⲥ:</w:t>
            </w:r>
          </w:p>
          <w:p w:rsidR="00A055D8" w:rsidRDefault="00A055D8" w:rsidP="00A055D8">
            <w:pPr>
              <w:pStyle w:val="CopticVersemulti-line"/>
            </w:pPr>
            <w:r>
              <w:t>ϧⲉⲛ ⲡⲓⲁⲃⲏⲧ ⲛ̀ⲧⲉ Ⲁⲃⲃⲁ Ⲙⲁⲕⲁⲣⲓ:</w:t>
            </w:r>
          </w:p>
          <w:p w:rsidR="00A055D8" w:rsidRDefault="00A055D8" w:rsidP="00A055D8">
            <w:pPr>
              <w:pStyle w:val="CopticVersemulti-line"/>
            </w:pPr>
            <w:r>
              <w:t>ⲛⲉ ⲟⲩⲙⲟⲛⲁⲭⲟⲥ ⲛ̀ⲣⲉⲙⲁⲣⲉⲧⲏ:</w:t>
            </w:r>
          </w:p>
          <w:p w:rsidR="00A055D8" w:rsidRPr="00CF5919" w:rsidRDefault="00A055D8" w:rsidP="00A055D8">
            <w:pPr>
              <w:pStyle w:val="CopticHangingVerse"/>
            </w:pPr>
            <w:r>
              <w:t>ⲉϥⲁⲙⲟⲛⲓ ⲙⲡⲓⲛⲓⲁϩϯ ⲙ̀ⲙⲏⲓ.</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When he was taken by</w:t>
            </w:r>
          </w:p>
          <w:p w:rsidR="00A055D8" w:rsidRDefault="00A055D8" w:rsidP="00A055D8">
            <w:pPr>
              <w:pStyle w:val="EngHang"/>
            </w:pPr>
            <w:r>
              <w:t>King Dorgam’s soldiers,</w:t>
            </w:r>
          </w:p>
          <w:p w:rsidR="00A055D8" w:rsidRDefault="00A055D8" w:rsidP="00A055D8">
            <w:pPr>
              <w:pStyle w:val="EngHang"/>
            </w:pPr>
            <w:r>
              <w:t>He was pressed to deny his faith,</w:t>
            </w:r>
          </w:p>
          <w:p w:rsidR="00A055D8" w:rsidRDefault="00A055D8" w:rsidP="00A055D8">
            <w:pPr>
              <w:pStyle w:val="EngHangEnd"/>
            </w:pPr>
            <w:r>
              <w:t>But steadfastly refused.</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rsidRPr="00AD4477">
              <w:t>Ⲉ</w:t>
            </w:r>
            <w:r>
              <w:t>ⲧⲁⲩϭⲓⲧϥ ⲛ̀ϫⲉ ⲛⲓⲙⲁⲧⲟⲓ:</w:t>
            </w:r>
          </w:p>
          <w:p w:rsidR="00A055D8" w:rsidRDefault="00A055D8" w:rsidP="00A055D8">
            <w:pPr>
              <w:pStyle w:val="CopticVersemulti-line"/>
            </w:pPr>
            <w:r>
              <w:t>ⲛ̀ⲧⲉ ⲡⲓⲟⲩⲣⲟ Ⲇⲟⲣⲅⲁⲙ:</w:t>
            </w:r>
          </w:p>
          <w:p w:rsidR="00A055D8" w:rsidRDefault="00A055D8" w:rsidP="00A055D8">
            <w:pPr>
              <w:pStyle w:val="CopticVersemulti-line"/>
            </w:pPr>
            <w:r>
              <w:t>ⲁⲩⲕⲱϯ ⲛ̀ⲥⲱϥ ⲉⲭⲁ ⲧⲉϥⲡⲓⲥⲧⲓⲥ:</w:t>
            </w:r>
          </w:p>
          <w:p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They threw him</w:t>
            </w:r>
          </w:p>
          <w:p w:rsidR="00A055D8" w:rsidRDefault="00A055D8" w:rsidP="00A055D8">
            <w:pPr>
              <w:pStyle w:val="EngHang"/>
            </w:pPr>
            <w:r>
              <w:t>In the fire to be burned.</w:t>
            </w:r>
          </w:p>
          <w:p w:rsidR="00A055D8" w:rsidRDefault="00A055D8" w:rsidP="00A055D8">
            <w:pPr>
              <w:pStyle w:val="EngHang"/>
            </w:pPr>
            <w:r>
              <w:t>He was martyred, then</w:t>
            </w:r>
          </w:p>
          <w:p w:rsidR="00A055D8" w:rsidRDefault="00A055D8" w:rsidP="00A055D8">
            <w:pPr>
              <w:pStyle w:val="EngHangEnd"/>
            </w:pPr>
            <w:r>
              <w:t>Buried in St. Sergius’ Church.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Ⲁⲩϭⲟⲡϥ ⲇⲉ ⲟⲩⲟϩ ⲁⲩϩⲓⲧϥ:</w:t>
            </w:r>
          </w:p>
          <w:p w:rsidR="00A055D8" w:rsidRDefault="00A055D8" w:rsidP="00A055D8">
            <w:pPr>
              <w:pStyle w:val="CopticVersemulti-line"/>
            </w:pPr>
            <w:r>
              <w:t>ϧⲉⲛ ⲡⲓⲭ̀ⲣⲱⲙ ϣⲁⲧⲟⲩⲣⲟⲕϩϥ:</w:t>
            </w:r>
          </w:p>
          <w:p w:rsidR="00A055D8" w:rsidRDefault="00A055D8" w:rsidP="00A055D8">
            <w:pPr>
              <w:pStyle w:val="CopticVersemulti-line"/>
            </w:pPr>
            <w:r>
              <w:t>ⲁϥⲉⲣ ⲙⲁⲣⲧⲏⲣⲟⲥ ⲟⲩⲟϩ ⲁⲩⲕⲟⲥϥ:</w:t>
            </w:r>
          </w:p>
          <w:p w:rsidR="00A055D8" w:rsidRDefault="00A055D8" w:rsidP="00A055D8">
            <w:pPr>
              <w:pStyle w:val="CopticHangingVerse"/>
            </w:pPr>
            <w:r>
              <w:t>ϧⲉⲛ ϯⲉⲕⲕ̀ⲗⲏⲥⲓⲁ̀ ⲛⲤⲉⲣⲅⲓⲟⲥ.</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Blessed is he</w:t>
            </w:r>
          </w:p>
          <w:p w:rsidR="00A055D8" w:rsidRDefault="00A055D8" w:rsidP="00A055D8">
            <w:pPr>
              <w:pStyle w:val="EngHang"/>
            </w:pPr>
            <w:r>
              <w:t>Who sold is worldly possessions,</w:t>
            </w:r>
          </w:p>
          <w:p w:rsidR="00A055D8" w:rsidRDefault="00A055D8" w:rsidP="00A055D8">
            <w:pPr>
              <w:pStyle w:val="EngHang"/>
            </w:pPr>
            <w:r>
              <w:t>And bough the true pearl,</w:t>
            </w:r>
          </w:p>
          <w:p w:rsidR="00A055D8" w:rsidRDefault="00A055D8" w:rsidP="00A055D8">
            <w:pPr>
              <w:pStyle w:val="EngHangEnd"/>
            </w:pPr>
            <w:r>
              <w:t>The Lord Jesus Christ.</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Ⲱⲟⲩⲛⲓⲁⲧϥ ⲙ̀ⲫⲏⲉⲧⲁϥϯ:</w:t>
            </w:r>
          </w:p>
          <w:p w:rsidR="00A055D8" w:rsidRDefault="00A055D8" w:rsidP="00A055D8">
            <w:pPr>
              <w:pStyle w:val="CopticVersemulti-line"/>
            </w:pPr>
            <w:r>
              <w:t>ⲛ̀ⲛⲏⲉⲧⲉ ⲛⲟⲩϥ ϧⲉⲛ ⲡⲓⲑⲟ ⲉⲃⲟⲗ:</w:t>
            </w:r>
          </w:p>
          <w:p w:rsidR="00A055D8" w:rsidRDefault="00A055D8" w:rsidP="00A055D8">
            <w:pPr>
              <w:pStyle w:val="CopticVersemulti-line"/>
            </w:pPr>
            <w:r>
              <w:t>ⲟⲩⲟϩ ⲁϥϣⲱⲡⲓ ⲙ̀ⲡⲓⲁⲛⲁⲙⲏⲓ ⲙ̀ⲙⲏⲓ:</w:t>
            </w:r>
          </w:p>
          <w:p w:rsidR="00A055D8" w:rsidRDefault="00A055D8" w:rsidP="00A055D8">
            <w:pPr>
              <w:pStyle w:val="CopticHangingVerse"/>
            </w:pPr>
            <w:r>
              <w:t>ⲉⲧⲉ Ⲡⲟ̄ⲥ̄ Ⲓⲏ̄ⲥ̄ Ⲡⲭ̄ⲥ̄.</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He suffered burning,</w:t>
            </w:r>
          </w:p>
          <w:p w:rsidR="00A055D8" w:rsidRDefault="00A055D8" w:rsidP="00A055D8">
            <w:pPr>
              <w:pStyle w:val="EngHang"/>
            </w:pPr>
            <w:r>
              <w:t>To obtain the crown of martyrdom,</w:t>
            </w:r>
          </w:p>
          <w:p w:rsidR="00A055D8" w:rsidRDefault="00A055D8" w:rsidP="00A055D8">
            <w:pPr>
              <w:pStyle w:val="EngHang"/>
            </w:pPr>
            <w:r>
              <w:t>And reached Paradise, where</w:t>
            </w:r>
          </w:p>
          <w:p w:rsidR="00A055D8" w:rsidRDefault="00A055D8" w:rsidP="00A055D8">
            <w:pPr>
              <w:pStyle w:val="EngHangEnd"/>
            </w:pPr>
            <w:r>
              <w:t>He kept a feast with the saints.</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Ⲟⲩⲟϩ ⲁϥϣⲉⲡⲙ̀ⲕⲁϩ ⲛ̀ⲣⲱⲕϩ:</w:t>
            </w:r>
          </w:p>
          <w:p w:rsidR="00A055D8" w:rsidRDefault="00A055D8" w:rsidP="00A055D8">
            <w:pPr>
              <w:pStyle w:val="CopticVersemulti-line"/>
            </w:pPr>
            <w:r>
              <w:t>ⲛ̀ⲧⲉϥϭⲓ ⲡ̀ⲭ̀ⲗⲟⲙ ⲛ̀ϯⲙⲁⲣⲧⲩⲣⲓⲁ:</w:t>
            </w:r>
          </w:p>
          <w:p w:rsidR="00A055D8" w:rsidRDefault="00A055D8" w:rsidP="00A055D8">
            <w:pPr>
              <w:pStyle w:val="CopticVersemulti-line"/>
            </w:pPr>
            <w:r>
              <w:t>ⲁϥⲙⲁϯ ⲉⲡⲓⲡⲁⲣⲁⲇⲓⲥⲟⲥ:</w:t>
            </w:r>
          </w:p>
          <w:p w:rsidR="00A055D8" w:rsidRDefault="00A055D8" w:rsidP="00A055D8">
            <w:pPr>
              <w:pStyle w:val="CopticHangingVerse"/>
            </w:pPr>
            <w:r>
              <w:t>ⲁϥⲉⲣϣⲁⲓ ⲛⲉⲙ ⲛⲏⲉ̄ⲑ̄ⲩ̄ ⲙ̀ⲙⲁⲩ.</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Hail to you, O martyr,</w:t>
            </w:r>
          </w:p>
          <w:p w:rsidR="00A055D8" w:rsidRDefault="00A055D8" w:rsidP="00A055D8">
            <w:pPr>
              <w:pStyle w:val="EngHang"/>
            </w:pPr>
            <w:r>
              <w:t>Who loved Christ,</w:t>
            </w:r>
          </w:p>
          <w:p w:rsidR="00A055D8" w:rsidRDefault="00A055D8" w:rsidP="00A055D8">
            <w:pPr>
              <w:pStyle w:val="EngHang"/>
            </w:pPr>
            <w:r>
              <w:t>Whose body is in the Churches</w:t>
            </w:r>
          </w:p>
          <w:p w:rsidR="00A055D8" w:rsidRDefault="00A055D8" w:rsidP="00A055D8">
            <w:pPr>
              <w:pStyle w:val="EngHangEnd"/>
            </w:pPr>
            <w:r>
              <w:t>Of St. Sergius and St. George.</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Ⲭⲉⲣⲉ ⲛⲁⲕ ⲱ ⲡⲓⲙⲁⲣⲧⲏⲣⲟⲥ:</w:t>
            </w:r>
          </w:p>
          <w:p w:rsidR="00A055D8" w:rsidRDefault="00A055D8" w:rsidP="00A055D8">
            <w:pPr>
              <w:pStyle w:val="CopticVersemulti-line"/>
            </w:pPr>
            <w:r>
              <w:t>ⲫⲉⲧⲁϥⲙⲉⲓ ⲙ̀Ⲡⲭ̄ⲥ̄:</w:t>
            </w:r>
          </w:p>
          <w:p w:rsidR="00A055D8" w:rsidRDefault="00A055D8" w:rsidP="00A055D8">
            <w:pPr>
              <w:pStyle w:val="CopticVersemulti-line"/>
            </w:pPr>
            <w:r>
              <w:t>ⲉⲧⲉ ⲡⲉϥⲥⲱⲙⲁ ϧⲉⲛ ⲛⲓⲉⲕⲕⲗⲏⲥⲓⲁ:</w:t>
            </w:r>
          </w:p>
          <w:p w:rsidR="00A055D8" w:rsidRDefault="00A055D8" w:rsidP="00A055D8">
            <w:pPr>
              <w:pStyle w:val="CopticHangingVerse"/>
            </w:pPr>
            <w:r>
              <w:t>ⲛ̀ⲧⲉ Ⲥⲉⲣⲅⲓⲟⲥ ⲛⲉⲙ Ⲅⲉⲱⲣⲅⲓⲟⲥ.</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Pray to the Lord on our behalf,</w:t>
            </w:r>
          </w:p>
          <w:p w:rsidR="00A055D8" w:rsidRDefault="00A055D8" w:rsidP="00A055D8">
            <w:pPr>
              <w:pStyle w:val="EngHang"/>
            </w:pPr>
            <w:r>
              <w:t>Pashnouni, the pure</w:t>
            </w:r>
          </w:p>
          <w:p w:rsidR="00A055D8" w:rsidRDefault="00A055D8" w:rsidP="00A055D8">
            <w:pPr>
              <w:pStyle w:val="EngHang"/>
            </w:pPr>
            <w:r>
              <w:t>And God-loving monk,</w:t>
            </w:r>
          </w:p>
          <w:p w:rsidR="00A055D8" w:rsidRDefault="00A055D8" w:rsidP="00A055D8">
            <w:pPr>
              <w:pStyle w:val="EngHangEnd"/>
            </w:pPr>
            <w:r>
              <w:t>That He may forgive us our sins.</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Ⲧⲱⲃⲩ ⲙ̀Ⲡ</w:t>
            </w:r>
            <w:r>
              <w:pgNum/>
            </w:r>
            <w:r>
              <w:pgNum/>
            </w:r>
            <w:r>
              <w:t>ⲟ̄ⲥ̄ ⲉ̀ϩ̀ⲣⲏⲓ ⲉ̀ϫⲱⲛ:</w:t>
            </w:r>
          </w:p>
          <w:p w:rsidR="00A055D8" w:rsidRDefault="00A055D8" w:rsidP="00A055D8">
            <w:pPr>
              <w:pStyle w:val="CopticVersemulti-line"/>
            </w:pPr>
            <w:r>
              <w:t>ⲡⲓⲙⲁⲓⲛⲟⲩⲧ ⲉⲧⲧⲟⲩⲃⲏⲟⲩⲏⲧ:</w:t>
            </w:r>
          </w:p>
          <w:p w:rsidR="00A055D8" w:rsidRDefault="00A055D8" w:rsidP="00A055D8">
            <w:pPr>
              <w:pStyle w:val="CopticVersemulti-line"/>
            </w:pPr>
            <w:r>
              <w:t>Ⲡⲁϣⲛⲟⲩⲛⲓ ⲡⲓⲙⲟⲛⲁⲭⲟⲥ:</w:t>
            </w:r>
          </w:p>
          <w:p w:rsidR="00A055D8" w:rsidRDefault="00A055D8" w:rsidP="00A055D8">
            <w:pPr>
              <w:pStyle w:val="CopticHangingVerse"/>
            </w:pPr>
            <w:r>
              <w:t>ⲛ̀ⲧⲉϥⲭⲁ ⲛⲉⲛⲛⲟⲃⲓ ⲛⲁⲛ ⲉⲃⲟⲗ.</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7A6E4F" w:rsidRDefault="007A6E4F" w:rsidP="00160DE3">
      <w:pPr>
        <w:pStyle w:val="Heading3"/>
      </w:pPr>
      <w:r>
        <w:t>May 22 / Pashons 27: St. Thomas the Anchorite</w:t>
      </w:r>
    </w:p>
    <w:p w:rsidR="007A6E4F" w:rsidRDefault="007A6E4F" w:rsidP="007A6E4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Let us gather together,</w:t>
            </w:r>
          </w:p>
          <w:p w:rsidR="007A6E4F" w:rsidRDefault="007A6E4F" w:rsidP="007A6E4F">
            <w:pPr>
              <w:pStyle w:val="EngHang"/>
            </w:pPr>
            <w:r>
              <w:t>To joyfully glorify</w:t>
            </w:r>
          </w:p>
          <w:p w:rsidR="007A6E4F" w:rsidRDefault="007A6E4F" w:rsidP="007A6E4F">
            <w:pPr>
              <w:pStyle w:val="EngHang"/>
            </w:pPr>
            <w:r>
              <w:t>This righteous man,</w:t>
            </w:r>
          </w:p>
          <w:p w:rsidR="007A6E4F" w:rsidRDefault="007A6E4F" w:rsidP="007A6E4F">
            <w:pPr>
              <w:pStyle w:val="EngHangEnd"/>
            </w:pPr>
            <w:r>
              <w:t>Our holy father,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Ⲙⲁⲣⲉⲛⲑⲱⲟϯ ⲱ̀ ⲛⲁⲙⲉⲣⲁϯ:</w:t>
            </w:r>
          </w:p>
          <w:p w:rsidR="007A6E4F" w:rsidRDefault="007A6E4F" w:rsidP="007A6E4F">
            <w:pPr>
              <w:pStyle w:val="CopticVersemulti-line"/>
            </w:pPr>
            <w:r>
              <w:t>ⲛ̀ⲧⲉⲛⲧⲁⲓⲟ̀ ϧⲉⲛ ⲟⲩϯⲙⲁϯ:</w:t>
            </w:r>
          </w:p>
          <w:p w:rsidR="007A6E4F" w:rsidRDefault="007A6E4F" w:rsidP="007A6E4F">
            <w:pPr>
              <w:pStyle w:val="CopticVersemulti-line"/>
            </w:pPr>
            <w:r>
              <w:t>ⲙ̀ⲡⲁⲓⲣⲱⲙⲓ ⲛ̀ⲇⲓⲕⲉⲟⲥ:</w:t>
            </w:r>
          </w:p>
          <w:p w:rsidR="007A6E4F" w:rsidRDefault="007A6E4F" w:rsidP="007A6E4F">
            <w:pPr>
              <w:pStyle w:val="CopticHangingVerse"/>
            </w:pPr>
            <w:r>
              <w:t>ⲡⲉⲛⲓⲱⲧ ⲉ̄ⲑ̄ⲩ̄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On account of your humility,</w:t>
            </w:r>
          </w:p>
          <w:p w:rsidR="007A6E4F" w:rsidRDefault="007A6E4F" w:rsidP="007A6E4F">
            <w:pPr>
              <w:pStyle w:val="EngHang"/>
            </w:pPr>
            <w:r>
              <w:t>And your angelic life,</w:t>
            </w:r>
          </w:p>
          <w:p w:rsidR="007A6E4F" w:rsidRDefault="007A6E4F" w:rsidP="007A6E4F">
            <w:pPr>
              <w:pStyle w:val="EngHang"/>
            </w:pPr>
            <w:r>
              <w:t>You became a great lamp</w:t>
            </w:r>
          </w:p>
          <w:p w:rsidR="007A6E4F" w:rsidRDefault="007A6E4F" w:rsidP="007A6E4F">
            <w:pPr>
              <w:pStyle w:val="EngHangEnd"/>
            </w:pPr>
            <w:r>
              <w:t>On the mount of Shensheef in Akhmim.</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Ϩⲱⲥⲧⲉ ϩⲓϫⲉⲛ ⲡⲉⲕⲑⲉⲃⲓⲟ̀:</w:t>
            </w:r>
          </w:p>
          <w:p w:rsidR="007A6E4F" w:rsidRDefault="007A6E4F" w:rsidP="007A6E4F">
            <w:pPr>
              <w:pStyle w:val="CopticVersemulti-line"/>
            </w:pPr>
            <w:r>
              <w:t>ⲛⲉⲙ ⲡⲉⲕⲃⲓⲟⲥ ⲛ̀ⲁⲅⲅⲉⲗⲓⲕⲟⲛ:</w:t>
            </w:r>
          </w:p>
          <w:p w:rsidR="007A6E4F" w:rsidRDefault="007A6E4F" w:rsidP="007A6E4F">
            <w:pPr>
              <w:pStyle w:val="CopticVersemulti-line"/>
            </w:pPr>
            <w:r>
              <w:t>ⲁⲕϣⲱⲡⲓ ⲛ̀ⲟⲩⲛⲓⲃϯ ⲛ̀ⲗⲁⲙⲡⲁⲥ:</w:t>
            </w:r>
          </w:p>
          <w:p w:rsidR="007A6E4F" w:rsidRDefault="007A6E4F" w:rsidP="007A6E4F">
            <w:pPr>
              <w:pStyle w:val="CopticHangingVerse"/>
            </w:pPr>
            <w:r>
              <w:t>ϧⲉⲛ ⲡⲓⲧⲱⲟⲩ ⲛ̀Ϣⲉⲛⲥⲏϥⲓ ⲛ̀Ϧⲙⲏⲙ.</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For you have become a star</w:t>
            </w:r>
          </w:p>
          <w:p w:rsidR="007A6E4F" w:rsidRDefault="007A6E4F" w:rsidP="007A6E4F">
            <w:pPr>
              <w:pStyle w:val="EngHang"/>
            </w:pPr>
            <w:r>
              <w:t>Upon the Earth,</w:t>
            </w:r>
          </w:p>
          <w:p w:rsidR="007A6E4F" w:rsidRDefault="007A6E4F" w:rsidP="007A6E4F">
            <w:pPr>
              <w:pStyle w:val="EngHang"/>
            </w:pPr>
            <w:r>
              <w:t>O my lord and father,</w:t>
            </w:r>
          </w:p>
          <w:p w:rsidR="007A6E4F" w:rsidRDefault="007A6E4F" w:rsidP="007A6E4F">
            <w:pPr>
              <w:pStyle w:val="EngHangEnd"/>
            </w:pPr>
            <w:r>
              <w:t>The holy and blessed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Ⲁⲕϣⲱⲡⲓ ⲅⲁⲣ ⲛ̀ⲟⲩⲫⲱⲥⲧⲏⲣ:</w:t>
            </w:r>
          </w:p>
          <w:p w:rsidR="007A6E4F" w:rsidRDefault="007A6E4F" w:rsidP="007A6E4F">
            <w:pPr>
              <w:pStyle w:val="CopticVersemulti-line"/>
            </w:pPr>
            <w:r>
              <w:t>ⲛ̀ⲣⲉϥⲉⲣⲟⲩⲱⲛⲓ ϩⲓϫⲉⲛ ⲡⲓⲕⲁϩⲓ:</w:t>
            </w:r>
          </w:p>
          <w:p w:rsidR="007A6E4F" w:rsidRDefault="007A6E4F" w:rsidP="007A6E4F">
            <w:pPr>
              <w:pStyle w:val="CopticVersemulti-line"/>
            </w:pPr>
            <w:r>
              <w:t>ⲱ̀ ⲡⲓⲙⲁⲕⲁⲣⲓⲟⲥ ⲉⲑⲟⲩⲁⲃ:</w:t>
            </w:r>
          </w:p>
          <w:p w:rsidR="007A6E4F" w:rsidRDefault="007A6E4F" w:rsidP="007A6E4F">
            <w:pPr>
              <w:pStyle w:val="CopticHangingVerse"/>
            </w:pPr>
            <w:r>
              <w:t>ⲡⲁϭⲟⲓⲥ ⲛ̀ⲓⲱⲧ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subdued your body</w:t>
            </w:r>
          </w:p>
          <w:p w:rsidR="007A6E4F" w:rsidRDefault="007A6E4F" w:rsidP="007A6E4F">
            <w:pPr>
              <w:pStyle w:val="EngHang"/>
            </w:pPr>
            <w:r>
              <w:t>Through various ascetic pains,</w:t>
            </w:r>
          </w:p>
          <w:p w:rsidR="007A6E4F" w:rsidRDefault="007A6E4F" w:rsidP="007A6E4F">
            <w:pPr>
              <w:pStyle w:val="EngHang"/>
            </w:pPr>
            <w:r>
              <w:t>That you may be blameless</w:t>
            </w:r>
          </w:p>
          <w:p w:rsidR="007A6E4F" w:rsidRDefault="007A6E4F" w:rsidP="007A6E4F">
            <w:pPr>
              <w:pStyle w:val="EngHangEnd"/>
            </w:pPr>
            <w:r>
              <w:t>On the day of judgment.</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Ⲟⲩⲟϩ ⲁⲕⲱ̀ϥⲓ ⲙ̀ⲡⲉⲕⲥⲱⲙⲁ:</w:t>
            </w:r>
          </w:p>
          <w:p w:rsidR="007A6E4F" w:rsidRDefault="007A6E4F" w:rsidP="007A6E4F">
            <w:pPr>
              <w:pStyle w:val="CopticVersemulti-line"/>
            </w:pPr>
            <w:r>
              <w:t>ϧⲉⲛ ϩⲁⲛⲁⲥⲕⲏⲧⲏⲥ ⲉⲩϧⲟⲥⲓ:</w:t>
            </w:r>
          </w:p>
          <w:p w:rsidR="007A6E4F" w:rsidRDefault="007A6E4F" w:rsidP="007A6E4F">
            <w:pPr>
              <w:pStyle w:val="CopticVersemulti-line"/>
            </w:pPr>
            <w:r>
              <w:t>ϣⲁⲛ̀ⲧⲉⲕϣⲱⲡⲓ ⲛ̀ⲁⲧⲕⲩⲛⲇⲓⲛⲟⲥ:</w:t>
            </w:r>
          </w:p>
          <w:p w:rsidR="007A6E4F" w:rsidRDefault="007A6E4F" w:rsidP="007A6E4F">
            <w:pPr>
              <w:pStyle w:val="CopticHangingVerse"/>
            </w:pPr>
            <w:r>
              <w:t>ϧⲉⲛ ⲡⲓⲉ̀ϩⲟⲟⲩ ⲛ̀ⲧⲉ ϯⲕ̀ⲣⲓⲥⲓⲥ.</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The incense of his virtue</w:t>
            </w:r>
          </w:p>
          <w:p w:rsidR="007A6E4F" w:rsidRDefault="007A6E4F" w:rsidP="007A6E4F">
            <w:pPr>
              <w:pStyle w:val="EngHang"/>
            </w:pPr>
            <w:r>
              <w:t>Gave joy to our souls,</w:t>
            </w:r>
          </w:p>
          <w:p w:rsidR="007A6E4F" w:rsidRDefault="007A6E4F" w:rsidP="007A6E4F">
            <w:pPr>
              <w:pStyle w:val="EngHang"/>
            </w:pPr>
            <w:commentRangeStart w:id="1106"/>
            <w:r>
              <w:t>Like amber</w:t>
            </w:r>
          </w:p>
          <w:p w:rsidR="007A6E4F" w:rsidRDefault="007A6E4F" w:rsidP="007A6E4F">
            <w:pPr>
              <w:pStyle w:val="EngHangEnd"/>
            </w:pPr>
            <w:r>
              <w:t>Spreading in paradise.</w:t>
            </w:r>
            <w:commentRangeEnd w:id="1106"/>
            <w:r>
              <w:rPr>
                <w:rStyle w:val="CommentReference"/>
                <w:rFonts w:ascii="Times New Roman" w:eastAsiaTheme="minorHAnsi" w:hAnsi="Times New Roman" w:cstheme="minorBidi"/>
                <w:color w:val="auto"/>
              </w:rPr>
              <w:commentReference w:id="1106"/>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 ⲡⲓⲥ̀ⲑⲟⲓⲛⲟⲩϥⲓ ⲛ̀ⲧⲉ ⲛⲉϥⲁ̀ⲣⲉⲧⲏ:</w:t>
            </w:r>
          </w:p>
          <w:p w:rsidR="007A6E4F" w:rsidRDefault="007A6E4F" w:rsidP="007A6E4F">
            <w:pPr>
              <w:pStyle w:val="CopticVersemulti-line"/>
            </w:pPr>
            <w:r>
              <w:t>Ϯⲙ̀ⲡ̀ⲟⲩⲛⲟϥ ⲛ̀ⲛⲉⲛⲯⲩⲭⲏ:</w:t>
            </w:r>
          </w:p>
          <w:p w:rsidR="007A6E4F" w:rsidRDefault="007A6E4F" w:rsidP="007A6E4F">
            <w:pPr>
              <w:pStyle w:val="CopticVersemulti-line"/>
            </w:pPr>
            <w:r>
              <w:t>ⲙ̀ⲫ̀ⲣⲏϯ ⲙ̀ⲡⲓⲁ̀ⲣⲱⲙⲁⲧⲁ:</w:t>
            </w:r>
          </w:p>
          <w:p w:rsidR="007A6E4F" w:rsidRPr="003032D8" w:rsidRDefault="007A6E4F" w:rsidP="007A6E4F">
            <w:pPr>
              <w:pStyle w:val="CopticHangingVerse"/>
            </w:pPr>
            <w:r>
              <w:t>ⲉⲧⲣⲏⲧ ϧⲉⲛ ⲡⲓⲡⲁⲣⲁⲇⲓⲥⲟⲥ.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were worthy to sit</w:t>
            </w:r>
          </w:p>
          <w:p w:rsidR="007A6E4F" w:rsidRDefault="007A6E4F" w:rsidP="007A6E4F">
            <w:pPr>
              <w:pStyle w:val="EngHang"/>
            </w:pPr>
            <w:r>
              <w:t>With Jesus, our God,</w:t>
            </w:r>
          </w:p>
          <w:p w:rsidR="007A6E4F" w:rsidRDefault="007A6E4F" w:rsidP="007A6E4F">
            <w:pPr>
              <w:pStyle w:val="EngHang"/>
            </w:pPr>
            <w:r>
              <w:t>To receive His mysteries,</w:t>
            </w:r>
          </w:p>
          <w:p w:rsidR="007A6E4F" w:rsidRDefault="007A6E4F" w:rsidP="007A6E4F">
            <w:pPr>
              <w:pStyle w:val="EngHangEnd"/>
            </w:pPr>
            <w:r>
              <w:t>Which no man could know.</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Ⲁⲕⲉⲙⲡ̀ϣⲁ ⲛ̀ⲧⲉⲕϩⲉⲙⲥⲓ:</w:t>
            </w:r>
          </w:p>
          <w:p w:rsidR="007A6E4F" w:rsidRDefault="007A6E4F" w:rsidP="007A6E4F">
            <w:pPr>
              <w:pStyle w:val="CopticVersemulti-line"/>
            </w:pPr>
            <w:r>
              <w:t>ⲛⲉⲙ Ⲡⲭ̄ⲥ̄ Ⲡⲉⲛⲛⲟⲩϯ:</w:t>
            </w:r>
          </w:p>
          <w:p w:rsidR="007A6E4F" w:rsidRDefault="007A6E4F" w:rsidP="007A6E4F">
            <w:pPr>
              <w:pStyle w:val="CopticVersemulti-line"/>
            </w:pPr>
            <w:r>
              <w:t>ϩⲓⲛⲁ ⲛ̀ⲧⲉϥⲟⲩⲱⲛϩ ⲛⲁⲕ ⲛ̀ϩⲁⲛⲙⲩⲥⲧⲏⲣⲓⲟⲛ ⲉⲧϩⲏⲡ:</w:t>
            </w:r>
          </w:p>
          <w:p w:rsidR="007A6E4F" w:rsidRDefault="007A6E4F" w:rsidP="007A6E4F">
            <w:pPr>
              <w:pStyle w:val="CopticHangingVerse"/>
            </w:pPr>
            <w:r>
              <w:t>ⲛ̀ⲛⲉϥⲥⲁϫⲓ ⲛ̀ϫⲉ ⲟⲩⲛⲟⲩⲥ ⲛ̀ⲣⲱⲙⲓ.</w:t>
            </w:r>
          </w:p>
        </w:tc>
      </w:tr>
      <w:tr w:rsidR="007A6E4F" w:rsidTr="00220DFD">
        <w:trPr>
          <w:cantSplit/>
          <w:jc w:val="center"/>
        </w:trPr>
        <w:tc>
          <w:tcPr>
            <w:tcW w:w="288" w:type="dxa"/>
          </w:tcPr>
          <w:p w:rsidR="007A6E4F" w:rsidRPr="00FB5ACB" w:rsidRDefault="007A6E4F" w:rsidP="00220DFD">
            <w:pPr>
              <w:pStyle w:val="CopticCross"/>
            </w:pPr>
          </w:p>
        </w:tc>
        <w:tc>
          <w:tcPr>
            <w:tcW w:w="3960" w:type="dxa"/>
          </w:tcPr>
          <w:p w:rsidR="007A6E4F" w:rsidRDefault="007A6E4F" w:rsidP="007A6E4F">
            <w:pPr>
              <w:pStyle w:val="EngHang"/>
            </w:pPr>
            <w:r>
              <w:t>The light of your body</w:t>
            </w:r>
          </w:p>
          <w:p w:rsidR="007A6E4F" w:rsidRDefault="007A6E4F" w:rsidP="007A6E4F">
            <w:pPr>
              <w:pStyle w:val="EngHang"/>
            </w:pPr>
            <w:r>
              <w:t>Has illuminated our bodies,</w:t>
            </w:r>
          </w:p>
          <w:p w:rsidR="007A6E4F" w:rsidRDefault="007A6E4F" w:rsidP="007A6E4F">
            <w:pPr>
              <w:pStyle w:val="EngHang"/>
            </w:pPr>
            <w:r>
              <w:t>And your holy soul</w:t>
            </w:r>
          </w:p>
          <w:p w:rsidR="007A6E4F" w:rsidRDefault="007A6E4F" w:rsidP="007A6E4F">
            <w:pPr>
              <w:pStyle w:val="EngHangEnd"/>
            </w:pPr>
            <w:r>
              <w:t>Prays on behalf of ours.</w:t>
            </w:r>
          </w:p>
        </w:tc>
        <w:tc>
          <w:tcPr>
            <w:tcW w:w="288" w:type="dxa"/>
          </w:tcPr>
          <w:p w:rsidR="007A6E4F" w:rsidRDefault="007A6E4F" w:rsidP="00220DFD"/>
        </w:tc>
        <w:tc>
          <w:tcPr>
            <w:tcW w:w="288" w:type="dxa"/>
          </w:tcPr>
          <w:p w:rsidR="007A6E4F" w:rsidRPr="00FB5ACB" w:rsidRDefault="007A6E4F" w:rsidP="00220DFD">
            <w:pPr>
              <w:pStyle w:val="CopticCross"/>
            </w:pPr>
          </w:p>
        </w:tc>
        <w:tc>
          <w:tcPr>
            <w:tcW w:w="3960" w:type="dxa"/>
          </w:tcPr>
          <w:p w:rsidR="007A6E4F" w:rsidRDefault="007A6E4F" w:rsidP="007A6E4F">
            <w:pPr>
              <w:pStyle w:val="CopticVersemulti-line"/>
            </w:pPr>
            <w:r>
              <w:t>Ⲟⲩⲟⲩⲱⲓⲛⲓ ⲅⲁⲣ ⲛ̀ⲧⲉ ⲡⲉⲕⲥⲱⲙⲁ:</w:t>
            </w:r>
          </w:p>
          <w:p w:rsidR="007A6E4F" w:rsidRDefault="007A6E4F" w:rsidP="007A6E4F">
            <w:pPr>
              <w:pStyle w:val="CopticVersemulti-line"/>
            </w:pPr>
            <w:r>
              <w:t>Ϣⲁϥⲉⲣⲟⲩⲱⲓⲛⲓ ⲛ̀ⲛⲉⲛⲥⲱⲙⲁ:</w:t>
            </w:r>
          </w:p>
          <w:p w:rsidR="007A6E4F" w:rsidRDefault="007A6E4F" w:rsidP="007A6E4F">
            <w:pPr>
              <w:pStyle w:val="CopticVersemulti-line"/>
            </w:pPr>
            <w:r>
              <w:t>ⲟⲩⲟϩ ⲧⲉⲕⲯⲩⲭⲏ ⲉ̄ⲑ̄ⲩ̄:</w:t>
            </w:r>
          </w:p>
          <w:p w:rsidR="007A6E4F" w:rsidRDefault="007A6E4F" w:rsidP="007A6E4F">
            <w:pPr>
              <w:pStyle w:val="CopticHangingVerse"/>
            </w:pPr>
            <w:r>
              <w:t>ⲉⲥⲧⲱⲃϩ ⲉ̀ϩ̀ⲣⲏⲓ ⲉ̀ϫⲉⲛ ⲛⲉⲛⲯⲩⲭⲏ.</w:t>
            </w:r>
          </w:p>
        </w:tc>
      </w:tr>
      <w:tr w:rsidR="007A6E4F" w:rsidTr="00220DFD">
        <w:trPr>
          <w:cantSplit/>
          <w:jc w:val="center"/>
        </w:trPr>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EngHang"/>
            </w:pPr>
            <w:r>
              <w:t>Pray to the Lord on our behalf,</w:t>
            </w:r>
          </w:p>
          <w:p w:rsidR="007A6E4F" w:rsidRDefault="007A6E4F" w:rsidP="007A6E4F">
            <w:pPr>
              <w:pStyle w:val="EngHang"/>
            </w:pPr>
            <w:r>
              <w:t>Our saintly and righteous father,</w:t>
            </w:r>
          </w:p>
          <w:p w:rsidR="007A6E4F" w:rsidRDefault="007A6E4F" w:rsidP="007A6E4F">
            <w:pPr>
              <w:pStyle w:val="EngHang"/>
            </w:pPr>
            <w:r>
              <w:t>Abba Thomas the Anchorite,</w:t>
            </w:r>
          </w:p>
          <w:p w:rsidR="007A6E4F" w:rsidRDefault="007A6E4F" w:rsidP="007A6E4F">
            <w:pPr>
              <w:pStyle w:val="EngHangEnd"/>
            </w:pPr>
            <w:r>
              <w:t>That He may forgive us ours sins.</w:t>
            </w:r>
          </w:p>
        </w:tc>
        <w:tc>
          <w:tcPr>
            <w:tcW w:w="288" w:type="dxa"/>
          </w:tcPr>
          <w:p w:rsidR="007A6E4F" w:rsidRDefault="007A6E4F" w:rsidP="00220DFD"/>
        </w:tc>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CopticVersemulti-line"/>
            </w:pPr>
            <w:r>
              <w:t>Ⲧⲱⲃϩ ⲙ̀Ⲡⲟ̄ⲥ̄ ⲉϩⲣⲏⲓ ⲉϫⲱⲛ:</w:t>
            </w:r>
          </w:p>
          <w:p w:rsidR="007A6E4F" w:rsidRDefault="007A6E4F" w:rsidP="007A6E4F">
            <w:pPr>
              <w:pStyle w:val="CopticVersemulti-line"/>
            </w:pPr>
            <w:r>
              <w:t>ⲡⲉⲛⲓⲱⲧ ⲉ̄ⲑ̄ⲩ̄ ⲛ̀ⲇⲓⲕⲉⲟⲥ:</w:t>
            </w:r>
          </w:p>
          <w:p w:rsidR="007A6E4F" w:rsidRDefault="007A6E4F" w:rsidP="007A6E4F">
            <w:pPr>
              <w:pStyle w:val="CopticVersemulti-line"/>
            </w:pPr>
            <w:r>
              <w:t>Ⲁⲃⲃⲁ Ⲑⲱⲙⲁⲥ ⲡⲓⲁⲛⲁⲭⲱⲣⲓⲧⲏⲥ:</w:t>
            </w:r>
          </w:p>
          <w:p w:rsidR="007A6E4F" w:rsidRDefault="007A6E4F" w:rsidP="007A6E4F">
            <w:pPr>
              <w:pStyle w:val="CopticHangingVerse"/>
            </w:pPr>
            <w:r>
              <w:t>ⲛ̀ⲧⲉϥⲭⲁ ⲛⲉⲛⲟⲃⲓ ⲛⲁⲛ ⲉⲃⲟⲗ.</w:t>
            </w:r>
          </w:p>
        </w:tc>
      </w:tr>
    </w:tbl>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lastRenderedPageBreak/>
        <w:t xml:space="preserve">May 28 / Paoni 3: </w:t>
      </w:r>
      <w:r w:rsidR="00601ED3">
        <w:t xml:space="preserve">Also </w:t>
      </w:r>
      <w:r>
        <w:t>St. Abraam of Fayyoum</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6A4A82" w:rsidTr="006A4A82">
        <w:trPr>
          <w:cantSplit/>
          <w:jc w:val="center"/>
        </w:trPr>
        <w:tc>
          <w:tcPr>
            <w:tcW w:w="288" w:type="dxa"/>
          </w:tcPr>
          <w:p w:rsidR="006A4A82" w:rsidRDefault="006A4A82" w:rsidP="006A4A82">
            <w:pPr>
              <w:pStyle w:val="CopticCross"/>
            </w:pPr>
          </w:p>
        </w:tc>
        <w:tc>
          <w:tcPr>
            <w:tcW w:w="3960" w:type="dxa"/>
          </w:tcPr>
          <w:p w:rsidR="006A4A82" w:rsidRDefault="006A4A82" w:rsidP="006A4A82">
            <w:pPr>
              <w:pStyle w:val="EngHang"/>
            </w:pPr>
            <w:r>
              <w:t>Because of his wonders and signs,</w:t>
            </w:r>
          </w:p>
          <w:p w:rsidR="006A4A82" w:rsidRDefault="006A4A82" w:rsidP="006A4A82">
            <w:pPr>
              <w:pStyle w:val="EngHang"/>
            </w:pPr>
            <w:r>
              <w:t>And his love for Christ,</w:t>
            </w:r>
          </w:p>
          <w:p w:rsidR="006A4A82" w:rsidRPr="004764BD" w:rsidRDefault="006A4A82" w:rsidP="006A4A82">
            <w:pPr>
              <w:pStyle w:val="EngHang"/>
            </w:pPr>
            <w:r>
              <w:t>He is t</w:t>
            </w:r>
            <w:r w:rsidRPr="004764BD">
              <w:t>he shining lamp,</w:t>
            </w:r>
          </w:p>
          <w:p w:rsidR="006A4A82" w:rsidRDefault="006A4A82" w:rsidP="006A4A82">
            <w:pPr>
              <w:pStyle w:val="EngHangEnd"/>
            </w:pPr>
            <w:r w:rsidRPr="004764BD">
              <w:t>In Fayoum and all Egypt,</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Ⲡⲓϧⲏⲃⲥ ⲉⲧⲉ̀ⲣⲟⲩⲱⲓⲛⲓ:</w:t>
            </w:r>
          </w:p>
          <w:p w:rsidR="006A4A82" w:rsidRDefault="006A4A82" w:rsidP="006A4A82">
            <w:pPr>
              <w:pStyle w:val="CopticVersemulti-line"/>
            </w:pPr>
            <w:r>
              <w:t>ϧⲉⲛ Ⲫⲓⲟⲙ ⲛⲉⲙ Ⲭⲏⲙⲓ ⲧⲏⲣⲥ:</w:t>
            </w:r>
          </w:p>
          <w:p w:rsidR="006A4A82" w:rsidRDefault="006A4A82" w:rsidP="006A4A82">
            <w:pPr>
              <w:pStyle w:val="CopticVersemulti-line"/>
            </w:pPr>
            <w:r>
              <w:t>ⲉⲑⲃⲉ ⲛⲉϥϣ̀ⲫⲏⲣⲓ ⲛⲉⲙ ⲛⲉϥⲙⲏⲛⲓ:</w:t>
            </w:r>
          </w:p>
          <w:p w:rsidR="006A4A82" w:rsidRDefault="006A4A82" w:rsidP="00173F9C">
            <w:pPr>
              <w:pStyle w:val="CopticHangingVerse"/>
            </w:pPr>
            <w:r>
              <w:t>ⲛⲉⲙ ⲛⲉϥⲙⲉⲓ ⲙ̀Ⲡⲭ̄ⲥ̄.</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t>Bearing</w:t>
            </w:r>
            <w:r w:rsidRPr="004764BD">
              <w:t xml:space="preserve"> the crown of pearls,</w:t>
            </w:r>
          </w:p>
          <w:p w:rsidR="006A4A82" w:rsidRPr="004764BD" w:rsidRDefault="006A4A82" w:rsidP="006A4A82">
            <w:pPr>
              <w:pStyle w:val="EngHang"/>
            </w:pPr>
            <w:r w:rsidRPr="004764BD">
              <w:t>The friend of the hermits,</w:t>
            </w:r>
          </w:p>
          <w:p w:rsidR="006A4A82" w:rsidRPr="004764BD" w:rsidRDefault="006A4A82" w:rsidP="006A4A82">
            <w:pPr>
              <w:pStyle w:val="EngHang"/>
            </w:pPr>
            <w:r w:rsidRPr="004764BD">
              <w:t>And the righteous and the prophets,</w:t>
            </w:r>
          </w:p>
          <w:p w:rsidR="006A4A82" w:rsidRDefault="006A4A82" w:rsidP="006A4A82">
            <w:pPr>
              <w:pStyle w:val="EngHangEnd"/>
            </w:pPr>
            <w:r>
              <w:t>He who followed our Master,</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Ⲫⲁ ⲡⲓⲭ̀ⲗⲟⲙ ⲙ̀ⲙⲁⲣⲅⲁⲣⲓⲧⲏⲥ:</w:t>
            </w:r>
          </w:p>
          <w:p w:rsidR="006A4A82" w:rsidRDefault="006A4A82" w:rsidP="006A4A82">
            <w:pPr>
              <w:pStyle w:val="CopticVersemulti-line"/>
            </w:pPr>
            <w:r>
              <w:t>ⲡⲓϣ̀ⲫⲏⲣ ⲛ̀ⲛⲓⲁ̀ⲛⲁⲭⲱⲣⲓⲧⲏⲥ:</w:t>
            </w:r>
          </w:p>
          <w:p w:rsidR="006A4A82" w:rsidRDefault="006A4A82" w:rsidP="006A4A82">
            <w:pPr>
              <w:pStyle w:val="CopticVersemulti-line"/>
            </w:pPr>
            <w:r>
              <w:t>ⲛⲉⲙ ⲛⲓⲑ̀ⲙⲏⲓ ⲛⲉⲙ ⲛⲓⲡ̀ⲣⲟⲫⲏⲧⲏⲥ:</w:t>
            </w:r>
          </w:p>
          <w:p w:rsidR="006A4A82" w:rsidRDefault="006A4A82" w:rsidP="00173F9C">
            <w:pPr>
              <w:pStyle w:val="CopticHangingVerse"/>
            </w:pPr>
            <w:r>
              <w:t>ⲫⲏⲉ̀ⲧⲁϥⲙⲟϣⲓ ⲛⲥⲁ ⲡⲉⲛⲆⲩⲥⲡⲟⲧⲏⲥ.</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Abba Abraam,</w:t>
            </w:r>
          </w:p>
          <w:p w:rsidR="006A4A82" w:rsidRPr="004764BD" w:rsidRDefault="006A4A82" w:rsidP="006A4A82">
            <w:pPr>
              <w:pStyle w:val="EngHang"/>
            </w:pPr>
            <w:r w:rsidRPr="004764BD">
              <w:t>The Bishop of Fayoum,</w:t>
            </w:r>
          </w:p>
          <w:p w:rsidR="006A4A82" w:rsidRPr="004764BD" w:rsidRDefault="006A4A82" w:rsidP="006A4A82">
            <w:pPr>
              <w:pStyle w:val="EngHang"/>
            </w:pPr>
            <w:r w:rsidRPr="004764BD">
              <w:t>The true shepherd,</w:t>
            </w:r>
          </w:p>
          <w:p w:rsidR="006A4A82" w:rsidRDefault="006A4A82" w:rsidP="006A4A82">
            <w:pPr>
              <w:pStyle w:val="EngHangEnd"/>
            </w:pPr>
            <w:r w:rsidRPr="004764BD">
              <w:t>The teacher of virtues.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Ⲛⲑⲟϥ ⲡⲉ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Versemulti-line"/>
            </w:pPr>
            <w:r>
              <w:t>ⲡⲓⲙⲁⲛⲉⲥⲱⲟⲩ ⲛ̀ⲧⲁⲫ̀ⲙⲏⲓ:</w:t>
            </w:r>
          </w:p>
          <w:p w:rsidR="006A4A82" w:rsidRDefault="006A4A82" w:rsidP="00173F9C">
            <w:pPr>
              <w:pStyle w:val="CopticHangingVerse"/>
            </w:pPr>
            <w:r>
              <w:t>ⲡⲓⲥⲁϧ ⲛ̀ⲧⲉ ⲛⲓⲁ̀ⲣⲉⲧⲏ.</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rsidRPr="004764BD">
              <w:t>David told us in truth,</w:t>
            </w:r>
          </w:p>
          <w:p w:rsidR="006A4A82" w:rsidRPr="004764BD" w:rsidRDefault="006A4A82" w:rsidP="006A4A82">
            <w:pPr>
              <w:pStyle w:val="EngHang"/>
            </w:pPr>
            <w:r w:rsidRPr="004764BD">
              <w:t>“Blessed are they that consider,</w:t>
            </w:r>
          </w:p>
          <w:p w:rsidR="006A4A82" w:rsidRPr="004764BD" w:rsidRDefault="006A4A82" w:rsidP="006A4A82">
            <w:pPr>
              <w:pStyle w:val="EngHang"/>
            </w:pPr>
            <w:r w:rsidRPr="004764BD">
              <w:t>the feeble and poor:</w:t>
            </w:r>
          </w:p>
          <w:p w:rsidR="006A4A82" w:rsidRDefault="006A4A82" w:rsidP="006A4A82">
            <w:pPr>
              <w:pStyle w:val="EngHangEnd"/>
            </w:pPr>
            <w:r w:rsidRPr="004764BD">
              <w:t>God will deliver</w:t>
            </w:r>
            <w:r w:rsidRPr="004764BD">
              <w:rPr>
                <w:rStyle w:val="FootnoteReference"/>
              </w:rPr>
              <w:footnoteReference w:id="494"/>
            </w:r>
            <w:r w:rsidRPr="004764BD">
              <w:t xml:space="preserve"> them.</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Ⲇⲁⲩⲓⲇ ⲁϥⲧⲁⲙⲟⲛ ϧⲉⲛ ⲟⲩⲙⲉⲑⲙⲏ:</w:t>
            </w:r>
          </w:p>
          <w:p w:rsidR="006A4A82" w:rsidRDefault="006A4A82" w:rsidP="006A4A82">
            <w:pPr>
              <w:pStyle w:val="CopticVersemulti-line"/>
            </w:pPr>
            <w:r>
              <w:t>Ϫⲉ ⲱ̀ⲟⲩⲛⲓⲁⲧϥ ⲙ̀ⲫⲏⲉⲑⲛⲁⲕⲁϯ:</w:t>
            </w:r>
          </w:p>
          <w:p w:rsidR="006A4A82" w:rsidRDefault="006A4A82" w:rsidP="006A4A82">
            <w:pPr>
              <w:pStyle w:val="CopticVersemulti-line"/>
            </w:pPr>
            <w:r>
              <w:t>ⲉ̀ϫⲉⲛ ⲟⲩϫⲱⲃ ⲛⲉⲙ ⲟⲩϩⲏⲕⲓ:</w:t>
            </w:r>
          </w:p>
          <w:p w:rsidR="006A4A82" w:rsidRDefault="006A4A82" w:rsidP="00173F9C">
            <w:pPr>
              <w:pStyle w:val="CopticHangingVerse"/>
            </w:pPr>
            <w:r>
              <w:t>ⲟⲩⲟϩ ⲉϥⲉ̀ⲛⲁϩⲙⲉϥ ⲛ̀ϫⲉ ⲫϯ.</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Like our father Abraham,</w:t>
            </w:r>
          </w:p>
          <w:p w:rsidR="006A4A82" w:rsidRPr="004764BD" w:rsidRDefault="006A4A82" w:rsidP="006A4A82">
            <w:pPr>
              <w:pStyle w:val="EngHang"/>
            </w:pPr>
            <w:r w:rsidRPr="004764BD">
              <w:t>The father of Isaac and Jacob,</w:t>
            </w:r>
          </w:p>
          <w:p w:rsidR="006A4A82" w:rsidRPr="004764BD" w:rsidRDefault="006A4A82" w:rsidP="006A4A82">
            <w:pPr>
              <w:pStyle w:val="EngHang"/>
            </w:pPr>
            <w:r w:rsidRPr="004764BD">
              <w:t>You loved charity,</w:t>
            </w:r>
          </w:p>
          <w:p w:rsidR="006A4A82" w:rsidRDefault="006A4A82" w:rsidP="006A4A82">
            <w:pPr>
              <w:pStyle w:val="EngHangEnd"/>
            </w:pPr>
            <w:r w:rsidRPr="004764BD">
              <w:t>And fulfilled the commandments.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Ⲙⲫ̀ⲣⲏϯ ⲙ̀ⲡⲉⲛⲓⲱⲧ Ⲁⲃⲣⲁⲁⲙ:</w:t>
            </w:r>
          </w:p>
          <w:p w:rsidR="006A4A82" w:rsidRDefault="006A4A82" w:rsidP="006A4A82">
            <w:pPr>
              <w:pStyle w:val="CopticVersemulti-line"/>
            </w:pPr>
            <w:r>
              <w:t>ⲫ̀ⲓⲱⲧ ⲛ̀Ⲓⲥⲁⲁⲕ ⲛⲉⲙ Ⲓⲁⲕⲱⲃ:</w:t>
            </w:r>
          </w:p>
          <w:p w:rsidR="006A4A82" w:rsidRDefault="006A4A82" w:rsidP="006A4A82">
            <w:pPr>
              <w:pStyle w:val="CopticVersemulti-line"/>
            </w:pPr>
            <w:r>
              <w:t>ⲁⲕⲙⲉⲛⲣⲉ ϯⲙⲉⲑⲛⲁⲏ̀ⲧ:</w:t>
            </w:r>
          </w:p>
          <w:p w:rsidR="006A4A82" w:rsidRPr="003032D8" w:rsidRDefault="006A4A82" w:rsidP="00173F9C">
            <w:pPr>
              <w:pStyle w:val="CopticHangingVerse"/>
            </w:pPr>
            <w:r>
              <w:t>ⲟⲩⲟϩ ⲁⲕϫⲱⲕ ⲉ̀ⲃⲟⲗ ⲛ̀ⲛⲓⲉ̀ⲧⲟⲗⲏ.</w:t>
            </w:r>
          </w:p>
        </w:tc>
      </w:tr>
      <w:tr w:rsidR="006A4A82" w:rsidTr="006A4A82">
        <w:trPr>
          <w:cantSplit/>
          <w:jc w:val="center"/>
        </w:trPr>
        <w:tc>
          <w:tcPr>
            <w:tcW w:w="288" w:type="dxa"/>
          </w:tcPr>
          <w:p w:rsidR="006A4A82" w:rsidRDefault="006A4A82" w:rsidP="006A4A82">
            <w:pPr>
              <w:pStyle w:val="CopticCross"/>
            </w:pPr>
            <w:r w:rsidRPr="00FB5ACB">
              <w:lastRenderedPageBreak/>
              <w:t>¿</w:t>
            </w:r>
          </w:p>
        </w:tc>
        <w:tc>
          <w:tcPr>
            <w:tcW w:w="3960" w:type="dxa"/>
          </w:tcPr>
          <w:p w:rsidR="006A4A82" w:rsidRPr="004764BD" w:rsidRDefault="006A4A82" w:rsidP="006A4A82">
            <w:pPr>
              <w:pStyle w:val="EngHang"/>
            </w:pPr>
            <w:r w:rsidRPr="004764BD">
              <w:t>You witnessed to the truth,</w:t>
            </w:r>
          </w:p>
          <w:p w:rsidR="006A4A82" w:rsidRPr="004764BD" w:rsidRDefault="006A4A82" w:rsidP="006A4A82">
            <w:pPr>
              <w:pStyle w:val="EngHang"/>
            </w:pPr>
            <w:r>
              <w:t>You ate with the poor</w:t>
            </w:r>
          </w:p>
          <w:p w:rsidR="006A4A82" w:rsidRPr="004764BD" w:rsidRDefault="006A4A82" w:rsidP="006A4A82">
            <w:pPr>
              <w:pStyle w:val="EngHang"/>
            </w:pPr>
            <w:r>
              <w:t>With</w:t>
            </w:r>
            <w:r w:rsidRPr="004764BD">
              <w:t xml:space="preserve"> great humility,</w:t>
            </w:r>
          </w:p>
          <w:p w:rsidR="006A4A82" w:rsidRDefault="006A4A82" w:rsidP="006A4A82">
            <w:pPr>
              <w:pStyle w:val="EngHangEnd"/>
            </w:pPr>
            <w:r w:rsidRPr="004764BD">
              <w:t xml:space="preserve">You loved your </w:t>
            </w:r>
            <w:r>
              <w:t>flock</w:t>
            </w:r>
            <w:r w:rsidRPr="004764BD">
              <w:t>.</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Ϣⲁⲕⲉⲣⲙⲉⲑⲣⲉ ⲛ̀ϯⲙⲉⲑⲙⲏⲓ:</w:t>
            </w:r>
          </w:p>
          <w:p w:rsidR="006A4A82" w:rsidRDefault="006A4A82" w:rsidP="006A4A82">
            <w:pPr>
              <w:pStyle w:val="CopticVersemulti-line"/>
            </w:pPr>
            <w:r>
              <w:t>ϣⲁⲕⲟⲩⲱⲙ ⲛⲉⲙ ⲛⲓϩⲏⲕⲓ:</w:t>
            </w:r>
          </w:p>
          <w:p w:rsidR="006A4A82" w:rsidRDefault="006A4A82" w:rsidP="006A4A82">
            <w:pPr>
              <w:pStyle w:val="CopticVersemulti-line"/>
            </w:pPr>
            <w:r>
              <w:t>ϧⲉⲛ ⲟⲩⲛⲓϣϯ ⲛ̀ⲑⲉⲃⲓⲟ:</w:t>
            </w:r>
          </w:p>
          <w:p w:rsidR="006A4A82" w:rsidRDefault="006A4A82" w:rsidP="006A4A82">
            <w:pPr>
              <w:pStyle w:val="CopticHangingVerse"/>
            </w:pPr>
            <w:r>
              <w:t>ⲁⲕⲙⲉⲣⲉ ⲛⲉⲕⲉ̀ⲥⲱⲟⲩ.</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They that love the world,</w:t>
            </w:r>
          </w:p>
          <w:p w:rsidR="006A4A82" w:rsidRPr="004764BD" w:rsidRDefault="006A4A82" w:rsidP="006A4A82">
            <w:pPr>
              <w:pStyle w:val="EngHang"/>
            </w:pPr>
            <w:r w:rsidRPr="004764BD">
              <w:t>Sought after new buildings,</w:t>
            </w:r>
          </w:p>
          <w:p w:rsidR="006A4A82" w:rsidRPr="004764BD" w:rsidRDefault="006A4A82" w:rsidP="006A4A82">
            <w:pPr>
              <w:pStyle w:val="EngHang"/>
            </w:pPr>
            <w:r>
              <w:t>But you built spirtual buildings</w:t>
            </w:r>
          </w:p>
          <w:p w:rsidR="006A4A82" w:rsidRDefault="006A4A82" w:rsidP="006A4A82">
            <w:pPr>
              <w:pStyle w:val="EngHangEnd"/>
            </w:pPr>
            <w:r>
              <w:t>In the heavens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Ⲛⲏⲉ̀ⲑⲙⲉⲓ ⲛ̀ⲛⲁ ⲡ̀ⲕⲁϩⲓ:</w:t>
            </w:r>
          </w:p>
          <w:p w:rsidR="006A4A82" w:rsidRDefault="006A4A82" w:rsidP="006A4A82">
            <w:pPr>
              <w:pStyle w:val="CopticVersemulti-line"/>
            </w:pPr>
            <w:r>
              <w:t>ⲁⲩⲕⲱϯ ⲛ̀ⲥⲁ ϩⲁⲛϫⲓⲛⲕⲱⲧ ⲙ̀ⲃⲉⲣⲓ:</w:t>
            </w:r>
          </w:p>
          <w:p w:rsidR="006A4A82" w:rsidRDefault="006A4A82" w:rsidP="006A4A82">
            <w:pPr>
              <w:pStyle w:val="CopticVersemulti-line"/>
            </w:pPr>
            <w:r>
              <w:t>ⲁⲗⲗⲁ ⲁⲕⲕⲱⲧ ϧⲉⲛ ⲛⲓⲫⲏⲟⲩⲓ̀:</w:t>
            </w:r>
          </w:p>
          <w:p w:rsidR="006A4A82" w:rsidRDefault="006A4A82" w:rsidP="006A4A82">
            <w:pPr>
              <w:pStyle w:val="CopticHangingVerse"/>
            </w:pPr>
            <w:r>
              <w:t>ⲛ̀ⲛⲓϫⲓⲛⲕⲱⲧ ⲛ̀ⲛⲁ ⲛⲓⲫⲏⲟⲩⲓ̀.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t>Your wonders are many,</w:t>
            </w:r>
          </w:p>
          <w:p w:rsidR="006A4A82" w:rsidRPr="004764BD" w:rsidRDefault="006A4A82" w:rsidP="006A4A82">
            <w:pPr>
              <w:pStyle w:val="EngHang"/>
            </w:pPr>
            <w:r w:rsidRPr="004764BD">
              <w:t>You healed the sick,</w:t>
            </w:r>
          </w:p>
          <w:p w:rsidR="006A4A82" w:rsidRPr="004764BD" w:rsidRDefault="006A4A82" w:rsidP="006A4A82">
            <w:pPr>
              <w:pStyle w:val="EngHang"/>
            </w:pPr>
            <w:r w:rsidRPr="004764BD">
              <w:t>You prophesied marvels,</w:t>
            </w:r>
          </w:p>
          <w:p w:rsidR="006A4A82" w:rsidRDefault="006A4A82" w:rsidP="006A4A82">
            <w:pPr>
              <w:pStyle w:val="EngHangEnd"/>
              <w:ind w:left="0" w:firstLine="0"/>
            </w:pPr>
            <w:r>
              <w:t>Y</w:t>
            </w:r>
            <w:r w:rsidRPr="004764BD">
              <w:t>ou cast out</w:t>
            </w:r>
            <w:r>
              <w:t xml:space="preserve"> demons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Ⲟⲩⲏ̀ⲣ ⲛⲉ ⲛⲉⲕϣ̀ⲫⲏⲣⲓ:</w:t>
            </w:r>
          </w:p>
          <w:p w:rsidR="006A4A82" w:rsidRDefault="006A4A82" w:rsidP="006A4A82">
            <w:pPr>
              <w:pStyle w:val="CopticVersemulti-line"/>
            </w:pPr>
            <w:r>
              <w:t>ⲁⲕⲧⲁⲗϭⲟ ⲛ̀ⲛⲏⲉ̀ⲧⲁϣⲱⲛⲓ:</w:t>
            </w:r>
          </w:p>
          <w:p w:rsidR="006A4A82" w:rsidRDefault="006A4A82" w:rsidP="006A4A82">
            <w:pPr>
              <w:pStyle w:val="CopticVersemulti-line"/>
            </w:pPr>
            <w:r>
              <w:t>ⲁⲕⲉⲣⲡ̀ⲣⲟⲥⲫⲉⲧⲉⲫⲓⲛ ⲛ̀ⲛⲓϣ̀ⲫⲏⲣⲓ:</w:t>
            </w:r>
          </w:p>
          <w:p w:rsidR="006A4A82" w:rsidRDefault="006A4A82" w:rsidP="006A4A82">
            <w:pPr>
              <w:pStyle w:val="CopticHangingVerse"/>
            </w:pPr>
            <w:r>
              <w:t>ⲛⲓⲇⲉⲙⲱⲛ ⲁⲕϩⲓⲧⲟⲩ ⲉ̀ⲃⲟⲗ.</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 xml:space="preserve">You became </w:t>
            </w:r>
            <w:r>
              <w:t>an example to us</w:t>
            </w:r>
          </w:p>
          <w:p w:rsidR="006A4A82" w:rsidRPr="004764BD" w:rsidRDefault="006A4A82" w:rsidP="006A4A82">
            <w:pPr>
              <w:pStyle w:val="EngHang"/>
            </w:pPr>
            <w:r w:rsidRPr="004764BD">
              <w:t>In your pure conduct,</w:t>
            </w:r>
          </w:p>
          <w:p w:rsidR="006A4A82" w:rsidRPr="004764BD" w:rsidRDefault="006A4A82" w:rsidP="006A4A82">
            <w:pPr>
              <w:pStyle w:val="EngHang"/>
            </w:pPr>
            <w:r w:rsidRPr="004764BD">
              <w:t>In love and charity,</w:t>
            </w:r>
          </w:p>
          <w:p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Ⲁⲕϣⲱⲡⲓ ⲛⲁⲛ ⲛ̀ⲟⲩⲧⲩⲡⲟⲥ:</w:t>
            </w:r>
          </w:p>
          <w:p w:rsidR="006A4A82" w:rsidRDefault="006A4A82" w:rsidP="006A4A82">
            <w:pPr>
              <w:pStyle w:val="CopticVersemulti-line"/>
            </w:pPr>
            <w:r>
              <w:t>ϧⲉⲛ ⲡⲉⲕϫⲓⲛⲙⲟϣⲓ ⲉⲧⲧⲟⲩⲃⲏⲟⲩⲧ:</w:t>
            </w:r>
          </w:p>
          <w:p w:rsidR="006A4A82" w:rsidRDefault="006A4A82" w:rsidP="006A4A82">
            <w:pPr>
              <w:pStyle w:val="CopticVersemulti-line"/>
            </w:pPr>
            <w:r>
              <w:t>ϧⲉⲛ ϯⲁ̀ⲅⲁⲡⲏ ⲛⲉⲙ ϯⲙⲉⲑⲛⲁⲏⲧ:</w:t>
            </w:r>
          </w:p>
          <w:p w:rsidR="006A4A82" w:rsidRDefault="006A4A82" w:rsidP="006A4A82">
            <w:pPr>
              <w:pStyle w:val="CopticHangingVerse"/>
            </w:pPr>
            <w:r>
              <w:t>ⲛⲉⲙ ϯⲙⲉⲧⲙⲉⲑⲣⲉ ⲛ̀ϯⲙⲉⲑⲙⲏⲓ.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rsidRPr="004764BD">
              <w:t>Pray to the Lord on our behalf,</w:t>
            </w:r>
          </w:p>
          <w:p w:rsidR="006A4A82" w:rsidRPr="004764BD" w:rsidRDefault="006A4A82" w:rsidP="006A4A82">
            <w:pPr>
              <w:pStyle w:val="EngHang"/>
            </w:pPr>
            <w:r w:rsidRPr="004764BD">
              <w:t>Our holy father Abba Abraam,</w:t>
            </w:r>
          </w:p>
          <w:p w:rsidR="006A4A82" w:rsidRPr="004764BD" w:rsidRDefault="006A4A82" w:rsidP="006A4A82">
            <w:pPr>
              <w:pStyle w:val="EngHang"/>
            </w:pPr>
            <w:r w:rsidRPr="004764BD">
              <w:t>The Bishop of Fayoum,</w:t>
            </w:r>
          </w:p>
          <w:p w:rsidR="006A4A82" w:rsidRPr="004764BD" w:rsidRDefault="006A4A82" w:rsidP="006A4A82">
            <w:pPr>
              <w:pStyle w:val="EngHangEnd"/>
            </w:pPr>
            <w:r w:rsidRPr="004764BD">
              <w:t>That He</w:t>
            </w:r>
            <w:r>
              <w:t xml:space="preserve"> may forgive us our sins.</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Ⲧⲱⲃϩ ⲙ̀Ⲡⲟ̄ⲥ̄ ⲉ̀ϩ̀ⲣⲏⲓ ⲉ̀ϫⲱⲛ:</w:t>
            </w:r>
          </w:p>
          <w:p w:rsidR="006A4A82" w:rsidRDefault="006A4A82" w:rsidP="006A4A82">
            <w:pPr>
              <w:pStyle w:val="CopticVersemulti-line"/>
            </w:pPr>
            <w:r>
              <w:t>ⲡⲉⲛⲓⲱⲧ ⲉ̄ⲑ̄ⲩ̄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HangingVerse"/>
            </w:pPr>
            <w:r>
              <w:t>ⲛ̀ⲧⲉϥ ⲭⲁ ⲛⲉⲛⲛⲟⲃⲓ ⲛⲁⲛ ⲉ̀ⲃⲟⲗ.</w:t>
            </w:r>
          </w:p>
        </w:tc>
      </w:tr>
    </w:tbl>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110" w:name="_Toc410196217"/>
      <w:bookmarkStart w:id="1111" w:name="_Toc410196459"/>
      <w:bookmarkStart w:id="1112" w:name="_Toc410196961"/>
      <w:bookmarkStart w:id="1113" w:name="_Toc433973328"/>
      <w:r>
        <w:lastRenderedPageBreak/>
        <w:t>June</w:t>
      </w:r>
      <w:bookmarkEnd w:id="1110"/>
      <w:bookmarkEnd w:id="1111"/>
      <w:bookmarkEnd w:id="1112"/>
      <w:r w:rsidR="00C30529">
        <w:t xml:space="preserve"> or </w:t>
      </w:r>
      <w:r w:rsidR="00C30529">
        <w:rPr>
          <w:rFonts w:ascii="FreeSerifAvvaShenouda" w:hAnsi="FreeSerifAvvaShenouda" w:cs="FreeSerifAvvaShenouda"/>
        </w:rPr>
        <w:t>Ⲡⲁⲱⲛⲉ</w:t>
      </w:r>
      <w:bookmarkEnd w:id="1113"/>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114"/>
            <w:r>
              <w:t xml:space="preserve">the </w:t>
            </w:r>
            <w:commentRangeEnd w:id="1114"/>
            <w:r>
              <w:rPr>
                <w:rStyle w:val="CommentReference"/>
              </w:rPr>
              <w:commentReference w:id="1114"/>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95"/>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96"/>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97"/>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r>
        <w:t>June 8 / Paoni 14: Sts. Apakir and John</w:t>
      </w:r>
    </w:p>
    <w:p w:rsidR="006A0D7C" w:rsidRPr="00980D99" w:rsidRDefault="006A0D7C" w:rsidP="006A0D7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498"/>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lastRenderedPageBreak/>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 xml:space="preserve">June 18 / Paoni 24: </w:t>
      </w:r>
      <w:r w:rsidR="001B4E41">
        <w:rPr>
          <w:lang w:val="en-US"/>
        </w:rPr>
        <w:t xml:space="preserve">The Strong </w:t>
      </w:r>
      <w:r>
        <w:rPr>
          <w:lang w:val="en-US"/>
        </w:rPr>
        <w:t>St. Moses</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1B4E41" w:rsidTr="00E77C68">
        <w:trPr>
          <w:cantSplit/>
          <w:jc w:val="center"/>
        </w:trPr>
        <w:tc>
          <w:tcPr>
            <w:tcW w:w="288" w:type="dxa"/>
          </w:tcPr>
          <w:p w:rsidR="001B4E41" w:rsidRDefault="001B4E41" w:rsidP="00E77C68">
            <w:pPr>
              <w:pStyle w:val="CopticCross"/>
            </w:pPr>
          </w:p>
        </w:tc>
        <w:tc>
          <w:tcPr>
            <w:tcW w:w="3960" w:type="dxa"/>
          </w:tcPr>
          <w:p w:rsidR="001B4E41" w:rsidRDefault="001B4E41" w:rsidP="00E77C68">
            <w:pPr>
              <w:pStyle w:val="EngHang"/>
            </w:pPr>
            <w:r>
              <w:t>Our father the holy Abba Moses,</w:t>
            </w:r>
          </w:p>
          <w:p w:rsidR="001B4E41" w:rsidRPr="004764BD" w:rsidRDefault="001B4E41" w:rsidP="00E77C68">
            <w:pPr>
              <w:pStyle w:val="EngHang"/>
            </w:pPr>
            <w:r>
              <w:t>Is t</w:t>
            </w:r>
            <w:r w:rsidRPr="004764BD">
              <w:t>he first holy martyr,</w:t>
            </w:r>
          </w:p>
          <w:p w:rsidR="001B4E41" w:rsidRPr="004764BD" w:rsidRDefault="001B4E41" w:rsidP="00E77C68">
            <w:pPr>
              <w:pStyle w:val="EngHang"/>
            </w:pPr>
            <w:r w:rsidRPr="004764BD">
              <w:t>Who was truly perfected,</w:t>
            </w:r>
          </w:p>
          <w:p w:rsidR="001B4E41" w:rsidRPr="004764BD" w:rsidRDefault="001B4E41" w:rsidP="00E77C68">
            <w:pPr>
              <w:pStyle w:val="EngHang"/>
            </w:pPr>
            <w:r w:rsidRPr="004764BD">
              <w:t>In the desert</w:t>
            </w:r>
            <w:r w:rsidRPr="004764BD">
              <w:rPr>
                <w:rStyle w:val="FootnoteReference"/>
              </w:rPr>
              <w:footnoteReference w:id="499"/>
            </w:r>
            <w:r w:rsidRPr="004764BD">
              <w:t xml:space="preserve"> of </w:t>
            </w:r>
            <w:r>
              <w:t>Shiheet.</w:t>
            </w:r>
          </w:p>
          <w:p w:rsidR="001B4E41" w:rsidRDefault="001B4E41" w:rsidP="00E77C68">
            <w:pPr>
              <w:pStyle w:val="EngHangEnd"/>
            </w:pP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Ⲡⲓϣⲟⲣⲡ ⲙ̀ⲙⲁⲣⲧⲩⲣⲟⲥ ⲉ̄ⲑ̄ⲩ̄:</w:t>
            </w:r>
          </w:p>
          <w:p w:rsidR="001B4E41" w:rsidRDefault="001B4E41" w:rsidP="001B4E41">
            <w:pPr>
              <w:pStyle w:val="CopticVersemulti-line"/>
            </w:pPr>
            <w:r>
              <w:t>ⲉ̀ⲧⲁϥϫⲱⲕ ⲉ̀ⲃⲟⲗ ⲛ̀ⲕⲁⲗⲱⲥ:</w:t>
            </w:r>
          </w:p>
          <w:p w:rsidR="001B4E41" w:rsidRDefault="001B4E41" w:rsidP="001B4E41">
            <w:pPr>
              <w:pStyle w:val="CopticVersemulti-line"/>
            </w:pPr>
            <w:r>
              <w:t>ϧⲉⲛ ⲡⲓⲧⲱⲟⲩ ⲛ̀ⲧⲉ Ϣⲓϩⲏⲧ:</w:t>
            </w:r>
          </w:p>
          <w:p w:rsidR="001B4E41" w:rsidRPr="00C35319" w:rsidRDefault="001B4E41" w:rsidP="001B4E41">
            <w:pPr>
              <w:pStyle w:val="CopticHangingVerse"/>
            </w:pPr>
            <w:r>
              <w:t>ⲡⲉ ⲡⲉⲛⲓⲱⲧ ⲉ̄ⲑ̄ⲩ̄ ⲁⲃⲃⲁ Ⲙⲱⲥⲏ.</w:t>
            </w:r>
          </w:p>
        </w:tc>
      </w:tr>
      <w:tr w:rsidR="001B4E41" w:rsidTr="00E77C68">
        <w:trPr>
          <w:cantSplit/>
          <w:jc w:val="center"/>
        </w:trPr>
        <w:tc>
          <w:tcPr>
            <w:tcW w:w="288" w:type="dxa"/>
          </w:tcPr>
          <w:p w:rsidR="001B4E41" w:rsidRDefault="001B4E41" w:rsidP="00E77C68">
            <w:pPr>
              <w:pStyle w:val="CopticCross"/>
            </w:pPr>
            <w:r w:rsidRPr="00FB5ACB">
              <w:lastRenderedPageBreak/>
              <w:t>¿</w:t>
            </w:r>
          </w:p>
        </w:tc>
        <w:tc>
          <w:tcPr>
            <w:tcW w:w="3960" w:type="dxa"/>
          </w:tcPr>
          <w:p w:rsidR="001B4E41" w:rsidRPr="004764BD" w:rsidRDefault="001B4E41" w:rsidP="00E77C68">
            <w:pPr>
              <w:pStyle w:val="EngHang"/>
            </w:pPr>
            <w:r w:rsidRPr="004764BD">
              <w:t>He became a fighter,</w:t>
            </w:r>
          </w:p>
          <w:p w:rsidR="001B4E41" w:rsidRPr="004764BD" w:rsidRDefault="001B4E41" w:rsidP="00E77C68">
            <w:pPr>
              <w:pStyle w:val="EngHang"/>
            </w:pPr>
            <w:r w:rsidRPr="004764BD">
              <w:t>Whom the</w:t>
            </w:r>
            <w:r>
              <w:t xml:space="preserve"> demons fear.</w:t>
            </w:r>
          </w:p>
          <w:p w:rsidR="001B4E41" w:rsidRPr="004764BD" w:rsidRDefault="001B4E41" w:rsidP="00E77C68">
            <w:pPr>
              <w:pStyle w:val="EngHang"/>
            </w:pPr>
            <w:r w:rsidRPr="004764BD">
              <w:t>He stood upon the rock,</w:t>
            </w:r>
          </w:p>
          <w:p w:rsidR="001B4E41" w:rsidRDefault="001B4E41" w:rsidP="00E77C68">
            <w:pPr>
              <w:pStyle w:val="EngHangEnd"/>
            </w:pPr>
            <w:r>
              <w:t>As a type of the cross.</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Ⲁϥϣⲱⲡⲓ ⲅⲁⲣ ⲛ̀ⲟⲩⲣⲉϥϯ:</w:t>
            </w:r>
          </w:p>
          <w:p w:rsidR="001B4E41" w:rsidRDefault="001B4E41" w:rsidP="001B4E41">
            <w:pPr>
              <w:pStyle w:val="CopticVersemulti-line"/>
            </w:pPr>
            <w:r>
              <w:t>ⲉϥⲟⲓ ⲛ̀ϩⲟϯ ⲟⲩⲃⲉ ⲛⲓⲇⲉⲙⲱⲛ:</w:t>
            </w:r>
          </w:p>
          <w:p w:rsidR="001B4E41" w:rsidRDefault="001B4E41" w:rsidP="001B4E41">
            <w:pPr>
              <w:pStyle w:val="CopticVersemulti-line"/>
            </w:pPr>
            <w:r>
              <w:t>ⲁϥⲟ̀ϩⲓ ⲉ̀ⲣⲁⲧϥ ϩⲓϫⲉⲛ ϯⲡⲉⲧⲣⲁ:</w:t>
            </w:r>
          </w:p>
          <w:p w:rsidR="001B4E41" w:rsidRPr="00CF5919" w:rsidRDefault="001B4E41" w:rsidP="001B4E41">
            <w:pPr>
              <w:pStyle w:val="CopticHangingVerse"/>
            </w:pPr>
            <w:r>
              <w:t>ⲕⲁⲧⲁ ⲡ̀ⲧⲩⲡⲟⲥ ⲙ̀ⲡⲓⲥ̀ⲧⲁⲩⲣⲟⲥ.</w:t>
            </w:r>
          </w:p>
        </w:tc>
      </w:tr>
      <w:tr w:rsidR="001B4E41" w:rsidTr="00E77C68">
        <w:trPr>
          <w:cantSplit/>
          <w:jc w:val="center"/>
        </w:trPr>
        <w:tc>
          <w:tcPr>
            <w:tcW w:w="288" w:type="dxa"/>
          </w:tcPr>
          <w:p w:rsidR="001B4E41" w:rsidRDefault="001B4E41" w:rsidP="00E77C68">
            <w:pPr>
              <w:pStyle w:val="CopticCross"/>
            </w:pPr>
          </w:p>
        </w:tc>
        <w:tc>
          <w:tcPr>
            <w:tcW w:w="3960" w:type="dxa"/>
          </w:tcPr>
          <w:p w:rsidR="001B4E41" w:rsidRPr="004764BD" w:rsidRDefault="001B4E41" w:rsidP="00E77C68">
            <w:pPr>
              <w:pStyle w:val="EngHang"/>
            </w:pPr>
            <w:r w:rsidRPr="004764BD">
              <w:t>Through his great patience,</w:t>
            </w:r>
          </w:p>
          <w:p w:rsidR="001B4E41" w:rsidRPr="004764BD" w:rsidRDefault="001B4E41" w:rsidP="00E77C68">
            <w:pPr>
              <w:pStyle w:val="EngHang"/>
            </w:pPr>
            <w:r w:rsidRPr="004764BD">
              <w:t xml:space="preserve">And the suffering of </w:t>
            </w:r>
            <w:r>
              <w:t>torments</w:t>
            </w:r>
            <w:r w:rsidRPr="004764BD">
              <w:rPr>
                <w:rStyle w:val="FootnoteReference"/>
              </w:rPr>
              <w:footnoteReference w:id="500"/>
            </w:r>
            <w:r w:rsidRPr="004764BD">
              <w:t>,</w:t>
            </w:r>
          </w:p>
          <w:p w:rsidR="001B4E41" w:rsidRPr="004764BD" w:rsidRDefault="001B4E41" w:rsidP="00E77C68">
            <w:pPr>
              <w:pStyle w:val="EngHang"/>
            </w:pPr>
            <w:r w:rsidRPr="004764BD">
              <w:t>He wore the crown,</w:t>
            </w:r>
          </w:p>
          <w:p w:rsidR="001B4E41" w:rsidRDefault="001B4E41" w:rsidP="00E77C68">
            <w:pPr>
              <w:pStyle w:val="EngHangEnd"/>
            </w:pPr>
            <w:r w:rsidRPr="004764BD">
              <w:t>Of martyrdom.</w:t>
            </w: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Ϩⲓⲧⲉⲛ ⲧⲉϥⲛⲓϣϯ ⲛ̀ϩⲩⲡⲟⲙⲟⲛⲏ:</w:t>
            </w:r>
          </w:p>
          <w:p w:rsidR="001B4E41" w:rsidRDefault="001B4E41" w:rsidP="001B4E41">
            <w:pPr>
              <w:pStyle w:val="CopticVersemulti-line"/>
            </w:pPr>
            <w:r>
              <w:t>ⲛⲉⲙ ⲡⲓϧⲓⲥⲓ ⲛ̀ⲧⲉ ⲛⲓⲃⲁⲥⲁⲛⲟⲥ:</w:t>
            </w:r>
          </w:p>
          <w:p w:rsidR="001B4E41" w:rsidRDefault="001B4E41" w:rsidP="001B4E41">
            <w:pPr>
              <w:pStyle w:val="CopticVersemulti-line"/>
            </w:pPr>
            <w:r>
              <w:t>ⲁϥⲉⲣⲫⲟⲣⲓⲛ ⲙ̀ⲡⲓⲭ̀ⲗⲟⲙ:</w:t>
            </w:r>
          </w:p>
          <w:p w:rsidR="001B4E41" w:rsidRPr="001B4E41" w:rsidRDefault="001B4E41" w:rsidP="001B4E41">
            <w:pPr>
              <w:pStyle w:val="CopticHangingVerse"/>
            </w:pPr>
            <w:r w:rsidRPr="001B4E41">
              <w:t>ⲛ̀ⲧⲉ ϯⲙⲉⲧⲙⲁⲣⲧⲩⲣⲟⲥ.</w:t>
            </w:r>
          </w:p>
        </w:tc>
      </w:tr>
      <w:tr w:rsidR="001B4E41" w:rsidTr="00E77C68">
        <w:trPr>
          <w:cantSplit/>
          <w:jc w:val="center"/>
        </w:trPr>
        <w:tc>
          <w:tcPr>
            <w:tcW w:w="288" w:type="dxa"/>
          </w:tcPr>
          <w:p w:rsidR="001B4E41" w:rsidRDefault="001B4E41" w:rsidP="00E77C68">
            <w:pPr>
              <w:pStyle w:val="CopticCross"/>
            </w:pPr>
            <w:r w:rsidRPr="00FB5ACB">
              <w:t>¿</w:t>
            </w:r>
          </w:p>
        </w:tc>
        <w:tc>
          <w:tcPr>
            <w:tcW w:w="3960" w:type="dxa"/>
          </w:tcPr>
          <w:p w:rsidR="001B4E41" w:rsidRPr="004764BD" w:rsidRDefault="001B4E41" w:rsidP="00E77C68">
            <w:pPr>
              <w:pStyle w:val="EngHang"/>
            </w:pPr>
            <w:r>
              <w:t>He soared</w:t>
            </w:r>
            <w:r w:rsidRPr="004764BD">
              <w:t xml:space="preserve"> to the heights in the spirit,</w:t>
            </w:r>
          </w:p>
          <w:p w:rsidR="001B4E41" w:rsidRPr="004764BD" w:rsidRDefault="001B4E41" w:rsidP="00E77C68">
            <w:pPr>
              <w:pStyle w:val="EngHang"/>
            </w:pPr>
            <w:r w:rsidRPr="004764BD">
              <w:t>To his place of rest,</w:t>
            </w:r>
          </w:p>
          <w:p w:rsidR="001B4E41" w:rsidRPr="004764BD" w:rsidRDefault="001B4E41" w:rsidP="00E77C68">
            <w:pPr>
              <w:pStyle w:val="EngHang"/>
            </w:pPr>
            <w:r w:rsidRPr="004764BD">
              <w:t>Which the Lord has prepared,</w:t>
            </w:r>
          </w:p>
          <w:p w:rsidR="001B4E41" w:rsidRDefault="001B4E41" w:rsidP="00E77C68">
            <w:pPr>
              <w:pStyle w:val="EngHangEnd"/>
            </w:pPr>
            <w:r w:rsidRPr="004764BD">
              <w:t>For those who love His Holy Name.</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Ⲁϥϩⲱⲗ ⲉ̀ⲡ̀ϭⲓⲥⲓ ϧⲉⲛ ⲡⲓⲡ̄ⲛ̄ⲁ̄:</w:t>
            </w:r>
          </w:p>
          <w:p w:rsidR="001B4E41" w:rsidRDefault="001B4E41" w:rsidP="001B4E41">
            <w:pPr>
              <w:pStyle w:val="CopticVersemulti-line"/>
            </w:pPr>
            <w:r>
              <w:t>ⲉ̀ϧⲟⲩⲛ ⲉ̀ⲛⲉϥⲙⲁⲛ̀ⲉⲙⲧⲟⲛ:</w:t>
            </w:r>
          </w:p>
          <w:p w:rsidR="001B4E41" w:rsidRDefault="001B4E41" w:rsidP="001B4E41">
            <w:pPr>
              <w:pStyle w:val="CopticVersemulti-line"/>
            </w:pPr>
            <w:r>
              <w:t>ⲉ̀ⲧⲁϥⲥⲉⲃⲧⲱⲧⲟⲩ ⲛ̀ϫⲉ Ⲡⲟ̄ⲥ̄:</w:t>
            </w:r>
          </w:p>
          <w:p w:rsidR="001B4E41" w:rsidRDefault="001B4E41" w:rsidP="001B4E41">
            <w:pPr>
              <w:pStyle w:val="CopticHangingVerse"/>
            </w:pPr>
            <w:r>
              <w:t xml:space="preserve">ⲛ̀ⲛⲏⲉⲑⲙⲉⲓ ⲙ̀ⲡⲉϥⲣⲁⲛ ⲉ̄ⲑ̄ⲩ̄. </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He bequeathed to us his body,</w:t>
            </w:r>
          </w:p>
          <w:p w:rsidR="001B4E41" w:rsidRPr="004764BD" w:rsidRDefault="001B4E41" w:rsidP="00E77C68">
            <w:pPr>
              <w:pStyle w:val="EngHang"/>
            </w:pPr>
            <w:r w:rsidRPr="004764BD">
              <w:t>And his holy cave,</w:t>
            </w:r>
          </w:p>
          <w:p w:rsidR="001B4E41" w:rsidRPr="004764BD" w:rsidRDefault="001B4E41" w:rsidP="00E77C68">
            <w:pPr>
              <w:pStyle w:val="EngHang"/>
            </w:pPr>
            <w:r w:rsidRPr="004764BD">
              <w:t>That we may fulfill in it,</w:t>
            </w:r>
          </w:p>
          <w:p w:rsidR="001B4E41" w:rsidRDefault="001B4E41" w:rsidP="00E77C68">
            <w:pPr>
              <w:pStyle w:val="EngHangEnd"/>
            </w:pPr>
            <w:r>
              <w:t>His honoured remembrance,</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Ⲁϥⲥⲱϫⲡ ⲛⲁⲛ ⲙ̀ⲡⲉϥⲥⲱⲙⲁ:</w:t>
            </w:r>
          </w:p>
          <w:p w:rsidR="001B4E41" w:rsidRDefault="001B4E41" w:rsidP="001B4E41">
            <w:pPr>
              <w:pStyle w:val="CopticVersemulti-line"/>
            </w:pPr>
            <w:r>
              <w:t>ⲛⲉⲙ ⲡⲉϥⲥ̀ⲡⲏⲗⲉⲟⲛ ⲉ̄ⲑ̄ⲩ̄:</w:t>
            </w:r>
          </w:p>
          <w:p w:rsidR="001B4E41" w:rsidRDefault="001B4E41" w:rsidP="001B4E41">
            <w:pPr>
              <w:pStyle w:val="CopticVersemulti-line"/>
            </w:pPr>
            <w:r>
              <w:t>ⲉⲑⲣⲉⲛϫⲱⲕ ⲉ̀ⲃⲟⲗ ⲛ̀ϧⲏⲧϥ:</w:t>
            </w:r>
          </w:p>
          <w:p w:rsidR="001B4E41" w:rsidRDefault="001B4E41" w:rsidP="001B4E41">
            <w:pPr>
              <w:pStyle w:val="CopticHangingVerse"/>
            </w:pPr>
            <w:r>
              <w:t>ⲙ̀ⲡⲉϥⲉⲣⲫ̀ⲙⲉⲩⲓ̀ ⲉⲧⲧⲁⲓⲏⲟⲩⲧ.</w:t>
            </w:r>
          </w:p>
        </w:tc>
      </w:tr>
      <w:tr w:rsidR="001B4E41" w:rsidTr="00E77C68">
        <w:trPr>
          <w:cantSplit/>
          <w:jc w:val="center"/>
        </w:trPr>
        <w:tc>
          <w:tcPr>
            <w:tcW w:w="288" w:type="dxa"/>
          </w:tcPr>
          <w:p w:rsidR="001B4E41" w:rsidRPr="00FB5ACB" w:rsidRDefault="001B4E41" w:rsidP="00E77C68">
            <w:pPr>
              <w:pStyle w:val="CopticCross"/>
            </w:pPr>
            <w:r w:rsidRPr="00FB5ACB">
              <w:t>¿</w:t>
            </w:r>
          </w:p>
        </w:tc>
        <w:tc>
          <w:tcPr>
            <w:tcW w:w="3960" w:type="dxa"/>
          </w:tcPr>
          <w:p w:rsidR="001B4E41" w:rsidRPr="004764BD" w:rsidRDefault="001B4E41" w:rsidP="00E77C68">
            <w:pPr>
              <w:pStyle w:val="EngHang"/>
            </w:pPr>
            <w:r w:rsidRPr="004764BD">
              <w:t>Proclaiming and saying,</w:t>
            </w:r>
          </w:p>
          <w:p w:rsidR="001B4E41" w:rsidRPr="004764BD" w:rsidRDefault="001B4E41" w:rsidP="00E77C68">
            <w:pPr>
              <w:pStyle w:val="EngHang"/>
            </w:pPr>
            <w:r>
              <w:t>“</w:t>
            </w:r>
            <w:r w:rsidRPr="004764BD">
              <w:t>O God of Abba Moses,</w:t>
            </w:r>
          </w:p>
          <w:p w:rsidR="001B4E41" w:rsidRPr="004764BD" w:rsidRDefault="001B4E41" w:rsidP="00E77C68">
            <w:pPr>
              <w:pStyle w:val="EngHang"/>
            </w:pPr>
            <w:r w:rsidRPr="004764BD">
              <w:t>And those who were perfected with him,</w:t>
            </w:r>
          </w:p>
          <w:p w:rsidR="001B4E41" w:rsidRDefault="001B4E41" w:rsidP="00E77C68">
            <w:pPr>
              <w:pStyle w:val="EngHangEnd"/>
            </w:pPr>
            <w:r w:rsidRPr="004764BD">
              <w:t xml:space="preserve">Have mercy </w:t>
            </w:r>
            <w:r>
              <w:t>on</w:t>
            </w:r>
            <w:r w:rsidRPr="004764BD">
              <w:t xml:space="preserve"> our souls</w:t>
            </w:r>
            <w:r>
              <w:t>.”</w:t>
            </w:r>
          </w:p>
        </w:tc>
        <w:tc>
          <w:tcPr>
            <w:tcW w:w="288" w:type="dxa"/>
          </w:tcPr>
          <w:p w:rsidR="001B4E41" w:rsidRDefault="001B4E41" w:rsidP="00E77C68"/>
        </w:tc>
        <w:tc>
          <w:tcPr>
            <w:tcW w:w="288" w:type="dxa"/>
          </w:tcPr>
          <w:p w:rsidR="001B4E41" w:rsidRPr="00FB5ACB" w:rsidRDefault="001B4E41" w:rsidP="00E77C68">
            <w:pPr>
              <w:pStyle w:val="CopticCross"/>
            </w:pPr>
            <w:r w:rsidRPr="00FB5ACB">
              <w:t>¿</w:t>
            </w:r>
          </w:p>
        </w:tc>
        <w:tc>
          <w:tcPr>
            <w:tcW w:w="3960" w:type="dxa"/>
          </w:tcPr>
          <w:p w:rsidR="001B4E41" w:rsidRDefault="001B4E41" w:rsidP="001B4E41">
            <w:pPr>
              <w:pStyle w:val="CopticVersemulti-line"/>
            </w:pPr>
            <w:r>
              <w:t>Ⲉⲛⲱϣ ⲉ̀ⲃⲟⲗ ⲉⲛϫⲱ ⲙ̀ⲙⲟⲥ:</w:t>
            </w:r>
          </w:p>
          <w:p w:rsidR="001B4E41" w:rsidRDefault="001B4E41" w:rsidP="001B4E41">
            <w:pPr>
              <w:pStyle w:val="CopticVersemulti-line"/>
            </w:pPr>
            <w:r>
              <w:t>Ϫⲉ Ⲫϯ ⲛ̀ⲁⲃⲃⲁ Ⲙⲱⲥⲏ:</w:t>
            </w:r>
          </w:p>
          <w:p w:rsidR="001B4E41" w:rsidRDefault="001B4E41" w:rsidP="001B4E41">
            <w:pPr>
              <w:pStyle w:val="CopticVersemulti-line"/>
            </w:pPr>
            <w:r>
              <w:t>ⲛⲉⲙ ⲛⲏⲉ̀ⲧⲁⲩϫⲱⲕ ⲉ̀ⲃⲟⲗ ⲛⲉⲙⲁϥ:</w:t>
            </w:r>
          </w:p>
          <w:p w:rsidR="001B4E41" w:rsidRDefault="001B4E41" w:rsidP="001B4E41">
            <w:pPr>
              <w:pStyle w:val="CopticHangingVerse"/>
            </w:pPr>
            <w:r>
              <w:t>ⲁ̀ⲡⲓⲟⲩⲛⲁⲓ ⲛⲉⲙ ⲛⲉⲛⲯⲩⲭⲏ.</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That we may obtain the promises,</w:t>
            </w:r>
          </w:p>
          <w:p w:rsidR="001B4E41" w:rsidRPr="004764BD" w:rsidRDefault="001B4E41" w:rsidP="00E77C68">
            <w:pPr>
              <w:pStyle w:val="EngHang"/>
            </w:pPr>
            <w:r w:rsidRPr="004764BD">
              <w:t>That He prepared for the holy,</w:t>
            </w:r>
          </w:p>
          <w:p w:rsidR="001B4E41" w:rsidRPr="004764BD" w:rsidRDefault="001B4E41" w:rsidP="00E77C68">
            <w:pPr>
              <w:pStyle w:val="EngHang"/>
            </w:pPr>
            <w:r w:rsidRPr="004764BD">
              <w:t>Who have pleased him since the beginning,</w:t>
            </w:r>
          </w:p>
          <w:p w:rsidR="001B4E41" w:rsidRDefault="001B4E41" w:rsidP="00E77C68">
            <w:pPr>
              <w:pStyle w:val="EngHangEnd"/>
            </w:pPr>
            <w:r w:rsidRPr="004764BD">
              <w:t>Because of their love for Him.</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Ⲟⲩⲟϩ ⲛ̀ⲧⲉⲛϣⲁϣⲛⲓ ⲉ̀ⲛⲓⲱϣ:</w:t>
            </w:r>
          </w:p>
          <w:p w:rsidR="001B4E41" w:rsidRDefault="001B4E41" w:rsidP="001B4E41">
            <w:pPr>
              <w:pStyle w:val="CopticVersemulti-line"/>
            </w:pPr>
            <w:r>
              <w:t>ⲉ̀ⲧⲁϥⲥⲁⲃⲧⲱⲧⲟⲩ ⲛ̀ⲛⲏⲉ̄ⲑ̄ⲩ̄:</w:t>
            </w:r>
          </w:p>
          <w:p w:rsidR="001B4E41" w:rsidRDefault="001B4E41" w:rsidP="001B4E41">
            <w:pPr>
              <w:pStyle w:val="CopticVersemulti-line"/>
            </w:pPr>
            <w:r>
              <w:t>ⲉ̀ⲧⲁⲩⲣⲁⲛⲁϥ ⲓⲥϫⲉⲛ ⲡ̀ⲉ̀ⲛⲉϩ:</w:t>
            </w:r>
          </w:p>
          <w:p w:rsidR="001B4E41" w:rsidRDefault="001B4E41" w:rsidP="001B4E41">
            <w:pPr>
              <w:pStyle w:val="CopticHangingVerse"/>
            </w:pPr>
            <w:r>
              <w:t>ⲉⲑⲃⲉ ⲧⲟⲩⲁ̀ⲅⲁⲡⲏ ⲉ̀ϧⲟⲩⲛ ⲉ̀ⲣⲟϥ.</w:t>
            </w:r>
          </w:p>
        </w:tc>
      </w:tr>
      <w:tr w:rsidR="001B4E41" w:rsidTr="00E77C68">
        <w:trPr>
          <w:cantSplit/>
          <w:jc w:val="center"/>
        </w:trPr>
        <w:tc>
          <w:tcPr>
            <w:tcW w:w="288" w:type="dxa"/>
          </w:tcPr>
          <w:p w:rsidR="001B4E41" w:rsidRPr="00FB5ACB" w:rsidRDefault="00AD65EF" w:rsidP="00E77C68">
            <w:pPr>
              <w:pStyle w:val="CopticCross"/>
            </w:pPr>
            <w:r w:rsidRPr="00FB5ACB">
              <w:lastRenderedPageBreak/>
              <w:t>¿</w:t>
            </w:r>
          </w:p>
        </w:tc>
        <w:tc>
          <w:tcPr>
            <w:tcW w:w="3960" w:type="dxa"/>
          </w:tcPr>
          <w:p w:rsidR="001B4E41" w:rsidRPr="004764BD" w:rsidRDefault="001B4E41" w:rsidP="00E77C68">
            <w:pPr>
              <w:pStyle w:val="EngHang"/>
            </w:pPr>
            <w:r w:rsidRPr="004764BD">
              <w:t>Pray to the Lord on our behalf,</w:t>
            </w:r>
          </w:p>
          <w:p w:rsidR="001B4E41" w:rsidRPr="004764BD" w:rsidRDefault="001B4E41" w:rsidP="00E77C68">
            <w:pPr>
              <w:pStyle w:val="EngHang"/>
            </w:pPr>
            <w:r w:rsidRPr="004764BD">
              <w:t xml:space="preserve">O My lord and father Abba Moses, </w:t>
            </w:r>
          </w:p>
          <w:p w:rsidR="001B4E41" w:rsidRPr="004764BD" w:rsidRDefault="001B4E41" w:rsidP="00E77C68">
            <w:pPr>
              <w:pStyle w:val="EngHang"/>
            </w:pPr>
            <w:r w:rsidRPr="004764BD">
              <w:t>And his children the cross-bearers,</w:t>
            </w:r>
          </w:p>
          <w:p w:rsidR="001B4E41" w:rsidRDefault="001B4E41" w:rsidP="00E77C68">
            <w:pPr>
              <w:pStyle w:val="EngHangEnd"/>
            </w:pPr>
            <w:r w:rsidRPr="004764BD">
              <w:t>That He may</w:t>
            </w:r>
            <w:r>
              <w:t xml:space="preserve"> forgive us our sins.</w:t>
            </w:r>
          </w:p>
        </w:tc>
        <w:tc>
          <w:tcPr>
            <w:tcW w:w="288" w:type="dxa"/>
          </w:tcPr>
          <w:p w:rsidR="001B4E41" w:rsidRDefault="001B4E41" w:rsidP="00E77C68"/>
        </w:tc>
        <w:tc>
          <w:tcPr>
            <w:tcW w:w="288" w:type="dxa"/>
          </w:tcPr>
          <w:p w:rsidR="001B4E41" w:rsidRPr="00FB5ACB" w:rsidRDefault="00AD65EF" w:rsidP="00E77C68">
            <w:pPr>
              <w:pStyle w:val="CopticCross"/>
            </w:pPr>
            <w:r w:rsidRPr="00FB5ACB">
              <w:t>¿</w:t>
            </w:r>
          </w:p>
        </w:tc>
        <w:tc>
          <w:tcPr>
            <w:tcW w:w="3960" w:type="dxa"/>
          </w:tcPr>
          <w:p w:rsidR="001B4E41" w:rsidRDefault="001B4E41" w:rsidP="001B4E41">
            <w:pPr>
              <w:pStyle w:val="CopticVersemulti-line"/>
            </w:pPr>
            <w:r>
              <w:t>Ⲧⲱⲃϩ ⲙ̀Ⲡⲟ̄ⲥ̄ ⲉ̀ϩ̀ⲣⲏⲓ ⲉ̀ϫⲱⲛ:</w:t>
            </w:r>
          </w:p>
          <w:p w:rsidR="001B4E41" w:rsidRDefault="001B4E41" w:rsidP="001B4E41">
            <w:pPr>
              <w:pStyle w:val="CopticVersemulti-line"/>
            </w:pPr>
            <w:r>
              <w:t>ⲱ̀ ⲡⲁⲟ̄ⲥ̄ ⲛ̀ⲓⲱⲧ ⲁⲃⲃⲁ Ⲙⲱⲥⲏ:</w:t>
            </w:r>
          </w:p>
          <w:p w:rsidR="001B4E41" w:rsidRDefault="001B4E41" w:rsidP="001B4E41">
            <w:pPr>
              <w:pStyle w:val="CopticVersemulti-line"/>
            </w:pPr>
            <w:r>
              <w:t>ⲛⲉⲙ ⲛⲉϥϣⲏⲣⲓ ⲛ̀ⲥ̀ⲧⲁⲩⲣⲟⲫⲟⲣⲟⲥ:</w:t>
            </w:r>
          </w:p>
          <w:p w:rsidR="001B4E41" w:rsidRDefault="001B4E41" w:rsidP="001B4E41">
            <w:pPr>
              <w:pStyle w:val="CopticHangingVerse"/>
            </w:pPr>
            <w:r>
              <w:t>ⲛ̀ⲧⲉϥⲭⲁ ⲛⲉⲛⲛⲟⲃⲓ ⲛⲁⲛ ⲉ̀ⲃⲟⲗ.</w:t>
            </w:r>
          </w:p>
        </w:tc>
      </w:tr>
    </w:tbl>
    <w:p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You are a servant,</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You received honour and blessing,</w:t>
            </w:r>
          </w:p>
          <w:p w:rsidR="00AD65EF" w:rsidRDefault="00AD65EF" w:rsidP="002B038E">
            <w:pPr>
              <w:pStyle w:val="EngHangEnd"/>
            </w:pPr>
            <w:r w:rsidRPr="004764BD">
              <w:t>From our Lord Jesus.</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C353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Your remembrance, O holy one,</w:t>
            </w:r>
          </w:p>
          <w:p w:rsidR="00AD65EF" w:rsidRPr="004764BD" w:rsidRDefault="00AD65EF" w:rsidP="002B038E">
            <w:pPr>
              <w:pStyle w:val="EngHang"/>
            </w:pPr>
            <w:r w:rsidRPr="004764BD">
              <w:t>And our holy and righteous father,</w:t>
            </w:r>
          </w:p>
          <w:p w:rsidR="00AD65EF" w:rsidRPr="004764BD" w:rsidRDefault="00AD65EF" w:rsidP="002B038E">
            <w:pPr>
              <w:pStyle w:val="EngHang"/>
            </w:pPr>
            <w:r w:rsidRPr="004764BD">
              <w:t>The strong Abba Moses the martyr,</w:t>
            </w:r>
          </w:p>
          <w:p w:rsidR="00AD65EF" w:rsidRDefault="00AD65EF" w:rsidP="002B038E">
            <w:pPr>
              <w:pStyle w:val="EngHangEnd"/>
            </w:pPr>
            <w:r w:rsidRPr="004764BD">
              <w:t>Has spread throughout the whole world.</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Pr="00CF59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Great is your inheritance,</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For you rejoice with Christ,</w:t>
            </w:r>
          </w:p>
          <w:p w:rsidR="00AD65EF" w:rsidRDefault="00AD65EF" w:rsidP="002B038E">
            <w:pPr>
              <w:pStyle w:val="EngHangEnd"/>
            </w:pPr>
            <w:r w:rsidRPr="004764BD">
              <w:t>In the region of the holy</w:t>
            </w:r>
            <w:r w:rsidRPr="004764BD">
              <w:rPr>
                <w:rStyle w:val="FootnoteReference"/>
              </w:rPr>
              <w:footnoteReference w:id="501"/>
            </w:r>
            <w:r w:rsidRPr="004764BD">
              <w:t>.</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1B4E41"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Blessed are you, truly,</w:t>
            </w:r>
          </w:p>
          <w:p w:rsidR="00AD65EF" w:rsidRPr="004764BD" w:rsidRDefault="00AD65EF" w:rsidP="002B038E">
            <w:pPr>
              <w:pStyle w:val="EngHang"/>
            </w:pPr>
            <w:r w:rsidRPr="004764BD">
              <w:t>Our holy and wise father,</w:t>
            </w:r>
          </w:p>
          <w:p w:rsidR="00AD65EF" w:rsidRPr="004764BD" w:rsidRDefault="00AD65EF" w:rsidP="002B038E">
            <w:pPr>
              <w:pStyle w:val="EngHang"/>
            </w:pPr>
            <w:r>
              <w:t>Abba Isa</w:t>
            </w:r>
            <w:r w:rsidRPr="004764BD">
              <w:t>dore the Priest,</w:t>
            </w:r>
          </w:p>
          <w:p w:rsidR="00AD65EF" w:rsidRDefault="00AD65EF" w:rsidP="002B038E">
            <w:pPr>
              <w:pStyle w:val="EngHangEnd"/>
            </w:pPr>
            <w:r w:rsidRPr="004764BD">
              <w:t>The beloved of Christ.</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Pr="004764BD" w:rsidRDefault="00AD65EF" w:rsidP="002B038E">
            <w:pPr>
              <w:pStyle w:val="EngHang"/>
            </w:pPr>
            <w:r w:rsidRPr="004764BD">
              <w:t>Hail to you, O holy one,</w:t>
            </w:r>
          </w:p>
          <w:p w:rsidR="00AD65EF" w:rsidRPr="004764BD" w:rsidRDefault="00AD65EF" w:rsidP="002B038E">
            <w:pPr>
              <w:pStyle w:val="EngHang"/>
            </w:pPr>
            <w:r w:rsidRPr="004764BD">
              <w:t>Of our Lord Jesus Christ,</w:t>
            </w:r>
          </w:p>
          <w:p w:rsidR="00AD65EF" w:rsidRPr="004764BD" w:rsidRDefault="00AD65EF" w:rsidP="002B038E">
            <w:pPr>
              <w:pStyle w:val="EngHang"/>
            </w:pPr>
            <w:r w:rsidRPr="004764BD">
              <w:t>Hail to the great presbyter,</w:t>
            </w:r>
          </w:p>
          <w:p w:rsidR="00AD65EF" w:rsidRDefault="00AD65EF" w:rsidP="002B038E">
            <w:pPr>
              <w:pStyle w:val="EngHangEnd"/>
            </w:pPr>
            <w:r>
              <w:t>Our holy father Abba Isa</w:t>
            </w:r>
            <w:r w:rsidRPr="004764BD">
              <w:t>dore.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r w:rsidRPr="00FB5ACB">
              <w:lastRenderedPageBreak/>
              <w:t>¿</w:t>
            </w:r>
          </w:p>
        </w:tc>
        <w:tc>
          <w:tcPr>
            <w:tcW w:w="3960" w:type="dxa"/>
          </w:tcPr>
          <w:p w:rsidR="00AD65EF" w:rsidRPr="004764BD" w:rsidRDefault="00AD65EF" w:rsidP="002B038E">
            <w:pPr>
              <w:pStyle w:val="EngHang"/>
            </w:pPr>
            <w:r w:rsidRPr="004764BD">
              <w:t>Pray to the Lord on our behalf,</w:t>
            </w:r>
          </w:p>
          <w:p w:rsidR="00AD65EF" w:rsidRPr="004764BD" w:rsidRDefault="00AD65EF" w:rsidP="002B038E">
            <w:pPr>
              <w:pStyle w:val="EngHang"/>
            </w:pPr>
            <w:r w:rsidRPr="004764BD">
              <w:t>Our holy and righteous father,</w:t>
            </w:r>
          </w:p>
          <w:p w:rsidR="00AD65EF" w:rsidRPr="004764BD" w:rsidRDefault="00AD65EF" w:rsidP="002B038E">
            <w:pPr>
              <w:pStyle w:val="EngHang"/>
            </w:pPr>
            <w:r>
              <w:t>Abba Isa</w:t>
            </w:r>
            <w:r w:rsidRPr="004764BD">
              <w:t>dore the presbyter,</w:t>
            </w:r>
          </w:p>
          <w:p w:rsidR="00AD65EF" w:rsidRDefault="00AD65EF" w:rsidP="002B038E">
            <w:pPr>
              <w:pStyle w:val="EngHangEnd"/>
            </w:pPr>
            <w:r w:rsidRPr="004764BD">
              <w:t>That He</w:t>
            </w:r>
            <w:r>
              <w:t xml:space="preserv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2B038E">
            <w:pPr>
              <w:pStyle w:val="CopticHangingVerse"/>
            </w:pPr>
          </w:p>
        </w:tc>
      </w:tr>
    </w:tbl>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 Jun 8 / Paoni 14, on page ##.</w:t>
      </w:r>
    </w:p>
    <w:p w:rsidR="00980D99" w:rsidRDefault="00980D99" w:rsidP="00980D99">
      <w:pPr>
        <w:pStyle w:val="Heading3"/>
        <w:rPr>
          <w:lang w:val="en-US"/>
        </w:rPr>
      </w:pPr>
      <w:r>
        <w:rPr>
          <w:lang w:val="en-US"/>
        </w:rPr>
        <w:lastRenderedPageBreak/>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125"/>
            <w:r>
              <w:t>Are the working husbandmen</w:t>
            </w:r>
            <w:commentRangeEnd w:id="1125"/>
            <w:r>
              <w:rPr>
                <w:rStyle w:val="CommentReference"/>
                <w:rFonts w:ascii="Times New Roman" w:eastAsiaTheme="minorHAnsi" w:hAnsi="Times New Roman" w:cstheme="minorBidi"/>
                <w:color w:val="auto"/>
              </w:rPr>
              <w:commentReference w:id="1125"/>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126"/>
            <w:r>
              <w:t xml:space="preserve">With </w:t>
            </w:r>
            <w:commentRangeEnd w:id="1126"/>
            <w:r>
              <w:rPr>
                <w:rStyle w:val="CommentReference"/>
                <w:rFonts w:ascii="Times New Roman" w:eastAsiaTheme="minorHAnsi" w:hAnsi="Times New Roman" w:cstheme="minorBidi"/>
                <w:color w:val="auto"/>
              </w:rPr>
              <w:commentReference w:id="1126"/>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127"/>
            <w:commentRangeStart w:id="1128"/>
            <w:r>
              <w:t xml:space="preserve">sound </w:t>
            </w:r>
            <w:commentRangeEnd w:id="1127"/>
            <w:r>
              <w:rPr>
                <w:rStyle w:val="CommentReference"/>
                <w:rFonts w:ascii="Times New Roman" w:eastAsiaTheme="minorHAnsi" w:hAnsi="Times New Roman" w:cstheme="minorBidi"/>
                <w:color w:val="auto"/>
              </w:rPr>
              <w:commentReference w:id="1127"/>
            </w:r>
            <w:commentRangeEnd w:id="1128"/>
            <w:r>
              <w:rPr>
                <w:rStyle w:val="CommentReference"/>
                <w:rFonts w:ascii="Times New Roman" w:eastAsiaTheme="minorHAnsi" w:hAnsi="Times New Roman" w:cstheme="minorBidi"/>
                <w:color w:val="auto"/>
              </w:rPr>
              <w:commentReference w:id="1128"/>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129"/>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130"/>
            <w:r>
              <w:t xml:space="preserve">To </w:t>
            </w:r>
            <w:commentRangeEnd w:id="1130"/>
            <w:r>
              <w:rPr>
                <w:rStyle w:val="CommentReference"/>
                <w:rFonts w:ascii="Times New Roman" w:eastAsiaTheme="minorHAnsi" w:hAnsi="Times New Roman" w:cstheme="minorBidi"/>
                <w:color w:val="auto"/>
              </w:rPr>
              <w:commentReference w:id="1130"/>
            </w:r>
            <w:r>
              <w:t xml:space="preserve">all the </w:t>
            </w:r>
            <w:commentRangeStart w:id="1131"/>
            <w:r>
              <w:t>Gentiles</w:t>
            </w:r>
            <w:commentRangeEnd w:id="1131"/>
            <w:r>
              <w:rPr>
                <w:rStyle w:val="CommentReference"/>
                <w:rFonts w:ascii="Times New Roman" w:eastAsiaTheme="minorHAnsi" w:hAnsi="Times New Roman" w:cstheme="minorBidi"/>
                <w:color w:val="auto"/>
              </w:rPr>
              <w:commentReference w:id="1131"/>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132"/>
            <w:r>
              <w:t>To be completely filled</w:t>
            </w:r>
          </w:p>
          <w:p w:rsidR="00306181" w:rsidRDefault="00306181" w:rsidP="00306181">
            <w:pPr>
              <w:pStyle w:val="EngHangEnd"/>
            </w:pPr>
            <w:r>
              <w:t>With God in love.</w:t>
            </w:r>
            <w:commentRangeEnd w:id="1132"/>
            <w:r>
              <w:rPr>
                <w:rStyle w:val="CommentReference"/>
                <w:rFonts w:ascii="Times New Roman" w:eastAsiaTheme="minorHAnsi" w:hAnsi="Times New Roman" w:cstheme="minorBidi"/>
                <w:color w:val="auto"/>
              </w:rPr>
              <w:commentReference w:id="1132"/>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133" w:name="_Toc410196218"/>
      <w:bookmarkStart w:id="1134" w:name="_Toc410196460"/>
      <w:bookmarkStart w:id="1135" w:name="_Toc410196962"/>
      <w:bookmarkStart w:id="1136" w:name="_Toc433973329"/>
      <w:r>
        <w:lastRenderedPageBreak/>
        <w:t>July</w:t>
      </w:r>
      <w:bookmarkEnd w:id="1133"/>
      <w:bookmarkEnd w:id="1134"/>
      <w:bookmarkEnd w:id="1135"/>
      <w:r w:rsidR="00980D99">
        <w:t xml:space="preserve"> or </w:t>
      </w:r>
      <w:r w:rsidR="00980D99">
        <w:rPr>
          <w:rFonts w:ascii="FreeSerifAvvaShenouda" w:hAnsi="FreeSerifAvvaShenouda" w:cs="FreeSerifAvvaShenouda"/>
        </w:rPr>
        <w:t>Ⲉⲡⲏⲡ</w:t>
      </w:r>
      <w:bookmarkEnd w:id="1136"/>
    </w:p>
    <w:p w:rsidR="00980D99" w:rsidRDefault="00E77C68" w:rsidP="00495F1A">
      <w:pPr>
        <w:pStyle w:val="Heading3"/>
        <w:rPr>
          <w:rFonts w:ascii="Times New Roman" w:hAnsi="Times New Roman" w:cs="Times New Roman"/>
        </w:rPr>
      </w:pPr>
      <w:bookmarkStart w:id="1137" w:name="_Toc410196221"/>
      <w:bookmarkStart w:id="1138" w:name="_Toc410196463"/>
      <w:bookmarkStart w:id="1139" w:name="_Toc410196965"/>
      <w:r>
        <w:rPr>
          <w:rFonts w:ascii="Times New Roman" w:hAnsi="Times New Roman" w:cs="Times New Roman"/>
        </w:rPr>
        <w:t>July 1 / Epip 7: St. Shenoute</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E77C68" w:rsidTr="00E77C68">
        <w:trPr>
          <w:cantSplit/>
          <w:jc w:val="center"/>
        </w:trPr>
        <w:tc>
          <w:tcPr>
            <w:tcW w:w="288" w:type="dxa"/>
          </w:tcPr>
          <w:p w:rsidR="00E77C68" w:rsidRDefault="00E77C68" w:rsidP="00E77C68">
            <w:pPr>
              <w:pStyle w:val="CopticCross"/>
            </w:pPr>
          </w:p>
        </w:tc>
        <w:tc>
          <w:tcPr>
            <w:tcW w:w="3960" w:type="dxa"/>
          </w:tcPr>
          <w:p w:rsidR="00E77C68" w:rsidRPr="004764BD" w:rsidRDefault="00E77C68" w:rsidP="00E77C68">
            <w:pPr>
              <w:pStyle w:val="EngHang"/>
            </w:pPr>
            <w:r w:rsidRPr="004764BD">
              <w:t>You are blessed,</w:t>
            </w:r>
          </w:p>
          <w:p w:rsidR="00E77C68" w:rsidRPr="004764BD" w:rsidRDefault="00E77C68" w:rsidP="00E77C68">
            <w:pPr>
              <w:pStyle w:val="EngHang"/>
            </w:pPr>
            <w:r>
              <w:t>O o</w:t>
            </w:r>
            <w:r w:rsidRPr="004764BD">
              <w:t>ur holy father Abba Shenoute,</w:t>
            </w:r>
          </w:p>
          <w:p w:rsidR="00E77C68" w:rsidRPr="004764BD" w:rsidRDefault="00E77C68" w:rsidP="00E77C68">
            <w:pPr>
              <w:pStyle w:val="EngHang"/>
            </w:pPr>
            <w:r w:rsidRPr="004764BD">
              <w:t>For you became an apostle</w:t>
            </w:r>
            <w:r>
              <w:t>,</w:t>
            </w:r>
          </w:p>
          <w:p w:rsidR="00E77C68" w:rsidRDefault="00E77C68" w:rsidP="00E77C68">
            <w:pPr>
              <w:pStyle w:val="EngHangEnd"/>
            </w:pPr>
            <w:r w:rsidRPr="004764BD">
              <w:t xml:space="preserve">And </w:t>
            </w:r>
            <w:r>
              <w:t xml:space="preserve">also </w:t>
            </w:r>
            <w:r w:rsidRPr="004764BD">
              <w:t>a prophet.</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Ⲛⲑⲟⲕ ⲟⲩⲙⲁⲕⲁⲣⲓⲟⲥ:</w:t>
            </w:r>
          </w:p>
          <w:p w:rsidR="00E77C68" w:rsidRDefault="00E77C68" w:rsidP="00E77C68">
            <w:pPr>
              <w:pStyle w:val="CopticVersemulti-line"/>
            </w:pPr>
            <w:r>
              <w:t>ⲡⲉⲛⲓⲱⲧ ⲉ̄ⲑ̄ⲩ̄ ⲁⲃⲃⲁ Ϣⲉⲛⲟⲩϯ:</w:t>
            </w:r>
          </w:p>
          <w:p w:rsidR="00E77C68" w:rsidRDefault="00E77C68" w:rsidP="00E77C68">
            <w:pPr>
              <w:pStyle w:val="CopticVersemulti-line"/>
            </w:pPr>
            <w:r>
              <w:t>ϫⲉ ⲁⲕϣⲱⲡⲓ ⲛ̀ⲟⲩⲁ̀ⲡⲟⲥⲧⲟⲗⲟⲥ:</w:t>
            </w:r>
          </w:p>
          <w:p w:rsidR="00E77C68" w:rsidRPr="00C35319" w:rsidRDefault="00E77C68" w:rsidP="00E77C68">
            <w:pPr>
              <w:pStyle w:val="CopticHangingVerse"/>
            </w:pPr>
            <w:r>
              <w:t>ⲟⲩⲟϩ ⲙ̀ⲡ̀ⲣⲟⲫⲏⲧⲏⲥ ⲉⲩⲥⲟⲡ.</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 xml:space="preserve">For you </w:t>
            </w:r>
            <w:r>
              <w:t>for us a way</w:t>
            </w:r>
            <w:r w:rsidRPr="004764BD">
              <w:t>,</w:t>
            </w:r>
          </w:p>
          <w:p w:rsidR="00E77C68" w:rsidRPr="004764BD" w:rsidRDefault="00E77C68" w:rsidP="00E77C68">
            <w:pPr>
              <w:pStyle w:val="EngHang"/>
            </w:pPr>
            <w:r w:rsidRPr="004764BD">
              <w:t>For perfect virtues,</w:t>
            </w:r>
          </w:p>
          <w:p w:rsidR="00E77C68" w:rsidRPr="004764BD" w:rsidRDefault="00E77C68" w:rsidP="00E77C68">
            <w:pPr>
              <w:pStyle w:val="EngHang"/>
            </w:pPr>
            <w:r>
              <w:t>You kept the</w:t>
            </w:r>
            <w:r w:rsidRPr="004764BD">
              <w:t xml:space="preserve"> commandments,</w:t>
            </w:r>
          </w:p>
          <w:p w:rsidR="00E77C68" w:rsidRDefault="00E77C68" w:rsidP="00E77C68">
            <w:pPr>
              <w:pStyle w:val="EngHangEnd"/>
            </w:pPr>
            <w:r>
              <w:t>Written in the G</w:t>
            </w:r>
            <w:r w:rsidRPr="004764BD">
              <w:t>ospel.</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Ⲕⲉ ⲅⲁⲣ ⲁⲕⲥⲉⲙⲛⲓ ⲛⲟⲙⲟⲥ ⲛⲁⲛ:</w:t>
            </w:r>
          </w:p>
          <w:p w:rsidR="00E77C68" w:rsidRDefault="00E77C68" w:rsidP="00E77C68">
            <w:pPr>
              <w:pStyle w:val="CopticVersemulti-line"/>
            </w:pPr>
            <w:r>
              <w:t>ⲉ̀ⲛⲓⲉ̀ⲣⲉⲧⲏ ⲉⲧϫⲏⲕ ⲉ̀ⲃⲟⲗ:</w:t>
            </w:r>
          </w:p>
          <w:p w:rsidR="00E77C68" w:rsidRDefault="00E77C68" w:rsidP="00E77C68">
            <w:pPr>
              <w:pStyle w:val="CopticVersemulti-line"/>
            </w:pPr>
            <w:r>
              <w:t>ⲁⲕⲁ̀ⲣⲉϩ ⲉ̀ⲛⲓⲉⲛⲧⲟⲗⲏ ⲉⲧⲥ̀ϧⲏⲟⲩⲧ:</w:t>
            </w:r>
          </w:p>
          <w:p w:rsidR="00E77C68" w:rsidRPr="00CF5919" w:rsidRDefault="00E77C68" w:rsidP="00E77C68">
            <w:pPr>
              <w:pStyle w:val="CopticHangingVerse"/>
            </w:pPr>
            <w:r>
              <w:t>ϧⲉⲛ ⲡⲓⲉⲩⲉⲅⲅⲉⲗⲓⲟⲛ.</w:t>
            </w:r>
          </w:p>
        </w:tc>
      </w:tr>
      <w:tr w:rsidR="00E77C68" w:rsidTr="00E77C68">
        <w:trPr>
          <w:cantSplit/>
          <w:jc w:val="center"/>
        </w:trPr>
        <w:tc>
          <w:tcPr>
            <w:tcW w:w="288" w:type="dxa"/>
          </w:tcPr>
          <w:p w:rsidR="00E77C68" w:rsidRDefault="00E77C68" w:rsidP="00E77C68">
            <w:pPr>
              <w:pStyle w:val="CopticCross"/>
            </w:pPr>
          </w:p>
        </w:tc>
        <w:tc>
          <w:tcPr>
            <w:tcW w:w="3960" w:type="dxa"/>
          </w:tcPr>
          <w:p w:rsidR="00E77C68" w:rsidRDefault="00E77C68" w:rsidP="00E77C68">
            <w:pPr>
              <w:pStyle w:val="EngHang"/>
            </w:pPr>
            <w:r>
              <w:t>God will watch over</w:t>
            </w:r>
          </w:p>
          <w:p w:rsidR="00E77C68" w:rsidRPr="004764BD" w:rsidRDefault="00E77C68" w:rsidP="00E77C68">
            <w:pPr>
              <w:pStyle w:val="EngHang"/>
            </w:pPr>
            <w:r>
              <w:t>Those who walk in them;</w:t>
            </w:r>
          </w:p>
          <w:p w:rsidR="00E77C68" w:rsidRPr="004764BD" w:rsidRDefault="00E77C68" w:rsidP="00E77C68">
            <w:pPr>
              <w:pStyle w:val="EngHang"/>
            </w:pPr>
            <w:r w:rsidRPr="004764BD">
              <w:t>His angels walk with them,</w:t>
            </w:r>
          </w:p>
          <w:p w:rsidR="00E77C68" w:rsidRDefault="00E77C68" w:rsidP="00E77C68">
            <w:pPr>
              <w:pStyle w:val="EngHangEnd"/>
            </w:pPr>
            <w:r w:rsidRPr="004764BD">
              <w:t>In the heavenly Jerusalem.</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Ⲛⲏⲉⲑⲛⲁⲙⲟϣⲓ ⲅⲁⲣ ⲛ̀ϧⲏⲧⲟⲩ:</w:t>
            </w:r>
          </w:p>
          <w:p w:rsidR="00E77C68" w:rsidRDefault="00E77C68" w:rsidP="00E77C68">
            <w:pPr>
              <w:pStyle w:val="CopticVersemulti-line"/>
            </w:pPr>
            <w:r>
              <w:t>ⲁ̀Ⲫϯ ϥ̀ⲛⲁⲣⲱⲓⲥ ⲉ̀ⲣⲱⲟⲩ:</w:t>
            </w:r>
          </w:p>
          <w:p w:rsidR="00E77C68" w:rsidRDefault="00E77C68" w:rsidP="00E77C68">
            <w:pPr>
              <w:pStyle w:val="CopticVersemulti-line"/>
            </w:pPr>
            <w:r>
              <w:t>ⲛⲉϥⲁⲅⲅⲉⲗⲟⲥ ⲙⲟϣⲓ ⲛⲉⲙⲱⲟⲩ:</w:t>
            </w:r>
          </w:p>
          <w:p w:rsidR="00E77C68" w:rsidRPr="001B4E41" w:rsidRDefault="00E77C68" w:rsidP="00E77C68">
            <w:pPr>
              <w:pStyle w:val="CopticHangingVerse"/>
            </w:pPr>
            <w:r>
              <w:t>ϧⲉⲛ Ⲓⲉⲣⲟⲩⲥⲁⲗⲏⲙ ⲛ̀ⲧⲉ ⲧ̀ⲫⲉ.</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The fragrance of his virtues,</w:t>
            </w:r>
          </w:p>
          <w:p w:rsidR="00E77C68" w:rsidRPr="004764BD" w:rsidRDefault="00E77C68" w:rsidP="00E77C68">
            <w:pPr>
              <w:pStyle w:val="EngHang"/>
            </w:pPr>
            <w:r w:rsidRPr="004764BD">
              <w:t>Gave joy to our souls,</w:t>
            </w:r>
          </w:p>
          <w:p w:rsidR="00E77C68" w:rsidRPr="004764BD" w:rsidRDefault="00E77C68" w:rsidP="00E77C68">
            <w:pPr>
              <w:pStyle w:val="EngHang"/>
            </w:pPr>
            <w:r w:rsidRPr="004764BD">
              <w:t>Like the aroma,</w:t>
            </w:r>
          </w:p>
          <w:p w:rsidR="00E77C68" w:rsidRDefault="00E77C68" w:rsidP="00E77C68">
            <w:pPr>
              <w:pStyle w:val="EngHangEnd"/>
            </w:pPr>
            <w:r w:rsidRPr="004764BD">
              <w:t>That blossoms in paradise.</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Ⲁⲡⲓⲥ̀ⲑⲟⲓⲛⲟⲩϥⲓ ⲛ̀ⲧⲉ ⲛⲉϥⲉ̀ⲣⲉⲧⲏ:</w:t>
            </w:r>
          </w:p>
          <w:p w:rsidR="00E77C68" w:rsidRDefault="00E77C68" w:rsidP="00E77C68">
            <w:pPr>
              <w:pStyle w:val="CopticVersemulti-line"/>
            </w:pPr>
            <w:r>
              <w:t>Ϯⲙ̀ⲡ̀ⲟⲩⲛⲟϥ ⲛ̀ⲛⲉⲛⲯⲩⲭⲏ:</w:t>
            </w:r>
          </w:p>
          <w:p w:rsidR="00E77C68" w:rsidRDefault="00E77C68" w:rsidP="00E77C68">
            <w:pPr>
              <w:pStyle w:val="CopticVersemulti-line"/>
            </w:pPr>
            <w:r>
              <w:t>ⲙ̀ⲫ̀ⲣⲏϯ ⲙ̀ⲡⲓⲁ̀ⲣⲱⲙⲁⲧⲁ:</w:t>
            </w:r>
          </w:p>
          <w:p w:rsidR="00E77C68" w:rsidRDefault="00E77C68" w:rsidP="00E77C68">
            <w:pPr>
              <w:pStyle w:val="CopticHangingVerse"/>
            </w:pPr>
            <w:r>
              <w:t>ⲉⲧⲣⲏⲧ ϧⲉⲛ ⲡⲓⲡⲁⲣⲁⲇⲓⲥⲟⲥ.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Y</w:t>
            </w:r>
            <w:r w:rsidRPr="004764BD">
              <w:t>ou were greatly exalted,</w:t>
            </w:r>
            <w:r>
              <w:t xml:space="preserve"> in truth,</w:t>
            </w:r>
          </w:p>
          <w:p w:rsidR="00E77C68" w:rsidRPr="004764BD" w:rsidRDefault="00E77C68" w:rsidP="00E77C68">
            <w:pPr>
              <w:pStyle w:val="EngHang"/>
            </w:pPr>
            <w:r w:rsidRPr="004764BD">
              <w:t>In the midst of the Council,</w:t>
            </w:r>
          </w:p>
          <w:p w:rsidR="00E77C68" w:rsidRPr="004764BD" w:rsidRDefault="00E77C68" w:rsidP="00E77C68">
            <w:pPr>
              <w:pStyle w:val="EngHang"/>
            </w:pPr>
            <w:r w:rsidRPr="004764BD">
              <w:t>Of our Orthodox fathers,</w:t>
            </w:r>
          </w:p>
          <w:p w:rsidR="00E77C68" w:rsidRDefault="00E77C68" w:rsidP="00E77C68">
            <w:pPr>
              <w:pStyle w:val="EngHangEnd"/>
            </w:pPr>
            <w:r w:rsidRPr="004764BD">
              <w:t>In the city of Ephesus.</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Ⲁⲗⲏⲑⲱⲥ ⲁⲕϭⲓⲥⲓ ⲉ̀ⲙⲁϣⲱ:</w:t>
            </w:r>
          </w:p>
          <w:p w:rsidR="00E77C68" w:rsidRDefault="00E77C68" w:rsidP="00E77C68">
            <w:pPr>
              <w:pStyle w:val="CopticVersemulti-line"/>
            </w:pPr>
            <w:r>
              <w:t>ϧⲉⲛ ⲑ̀ⲙⲏϯ ⲛ̀ϯⲥⲩⲛⲟⲇⲟⲥ:</w:t>
            </w:r>
          </w:p>
          <w:p w:rsidR="00E77C68" w:rsidRDefault="00E77C68" w:rsidP="00E77C68">
            <w:pPr>
              <w:pStyle w:val="CopticVersemulti-line"/>
            </w:pPr>
            <w:r>
              <w:t>ⲛ̀ⲧⲉ ⲛⲉⲛⲓⲟϯ ⲛ̀ⲟⲣⲑⲟⲇⲟⲝⲟⲛ:</w:t>
            </w:r>
          </w:p>
          <w:p w:rsidR="00E77C68" w:rsidRDefault="00E77C68" w:rsidP="00E77C68">
            <w:pPr>
              <w:pStyle w:val="CopticHangingVerse"/>
            </w:pPr>
            <w:r>
              <w:t>ϧⲉⲛ ϯⲡⲟⲗⲓⲥ Ⲉⲫⲉⲥⲟⲥ.</w:t>
            </w:r>
          </w:p>
        </w:tc>
      </w:tr>
      <w:tr w:rsidR="00E77C68" w:rsidTr="00E77C68">
        <w:trPr>
          <w:cantSplit/>
          <w:jc w:val="center"/>
        </w:trPr>
        <w:tc>
          <w:tcPr>
            <w:tcW w:w="288" w:type="dxa"/>
          </w:tcPr>
          <w:p w:rsidR="00E77C68" w:rsidRPr="00FB5ACB" w:rsidRDefault="00AD65EF" w:rsidP="00E77C68">
            <w:pPr>
              <w:pStyle w:val="CopticCross"/>
            </w:pPr>
            <w:r w:rsidRPr="00FB5ACB">
              <w:lastRenderedPageBreak/>
              <w:t>¿</w:t>
            </w:r>
          </w:p>
        </w:tc>
        <w:tc>
          <w:tcPr>
            <w:tcW w:w="3960" w:type="dxa"/>
          </w:tcPr>
          <w:p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rsidR="00E77C68" w:rsidRPr="004764BD" w:rsidRDefault="00E77C68" w:rsidP="00E77C68">
            <w:pPr>
              <w:pStyle w:val="EngHang"/>
            </w:pPr>
            <w:r w:rsidRPr="004764BD">
              <w:t>The ungodly patriarch,</w:t>
            </w:r>
          </w:p>
          <w:p w:rsidR="00E77C68" w:rsidRPr="004764BD" w:rsidRDefault="00E77C68" w:rsidP="00E77C68">
            <w:pPr>
              <w:pStyle w:val="EngHang"/>
            </w:pPr>
            <w:r w:rsidRPr="004764BD">
              <w:t>And you confessed,</w:t>
            </w:r>
          </w:p>
          <w:p w:rsidR="00E77C68" w:rsidRDefault="00E77C68" w:rsidP="00E77C68">
            <w:pPr>
              <w:pStyle w:val="EngHangEnd"/>
            </w:pPr>
            <w:r>
              <w:t>The good confession:</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Ⲁⲕϯϣⲓⲡⲓ ⲛ̀Ⲛⲓⲥⲧⲟⲩⲣⲓⲟⲥ:</w:t>
            </w:r>
          </w:p>
          <w:p w:rsidR="00E77C68" w:rsidRDefault="00E77C68" w:rsidP="00E77C68">
            <w:pPr>
              <w:pStyle w:val="CopticVersemulti-line"/>
            </w:pPr>
            <w:r>
              <w:t>ⲡⲓⲡⲁⲧⲣⲓⲁⲣⲭⲏⲥ ⲛ̀ⲁⲥⲉⲃⲏⲥ:</w:t>
            </w:r>
          </w:p>
          <w:p w:rsidR="00E77C68" w:rsidRDefault="00E77C68" w:rsidP="00E77C68">
            <w:pPr>
              <w:pStyle w:val="CopticVersemulti-line"/>
            </w:pPr>
            <w:r>
              <w:t>ⲟⲩⲟϩ ⲁⲕⲉⲣⲟ̀ⲙⲟⲗⲟⲅⲓⲛ:</w:t>
            </w:r>
          </w:p>
          <w:p w:rsidR="00E77C68" w:rsidRDefault="00E77C68" w:rsidP="00E77C68">
            <w:pPr>
              <w:pStyle w:val="CopticHangingVerse"/>
            </w:pPr>
            <w:r>
              <w:t>ⲛ̀ϯⲟ̀ⲙⲟⲗⲟⲅⲓⲁ̀ ⲉⲑⲛⲁⲛⲉⲥ.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T</w:t>
            </w:r>
            <w:r w:rsidRPr="004764BD">
              <w:t>he Trinity</w:t>
            </w:r>
            <w:r>
              <w:t xml:space="preserve"> is in unity</w:t>
            </w:r>
            <w:r w:rsidRPr="004764BD">
              <w:t>,</w:t>
            </w:r>
          </w:p>
          <w:p w:rsidR="00E77C68" w:rsidRPr="004764BD" w:rsidRDefault="00E77C68" w:rsidP="00E77C68">
            <w:pPr>
              <w:pStyle w:val="EngHang"/>
            </w:pPr>
            <w:r w:rsidRPr="004764BD">
              <w:t xml:space="preserve">Life-giving and </w:t>
            </w:r>
            <w:r>
              <w:t>coessential;</w:t>
            </w:r>
          </w:p>
          <w:p w:rsidR="00E77C68" w:rsidRPr="004764BD" w:rsidRDefault="00E77C68" w:rsidP="00E77C68">
            <w:pPr>
              <w:pStyle w:val="EngHang"/>
            </w:pPr>
            <w:r w:rsidRPr="004764BD">
              <w:t>Father and Son and Holy Spirit,</w:t>
            </w:r>
          </w:p>
          <w:p w:rsidR="00E77C68" w:rsidRDefault="00E77C68" w:rsidP="00E77C68">
            <w:pPr>
              <w:pStyle w:val="EngHangEnd"/>
            </w:pPr>
            <w:r w:rsidRPr="004764BD">
              <w:t xml:space="preserve">Three </w:t>
            </w:r>
            <w:r>
              <w:t>Persons,</w:t>
            </w:r>
            <w:r w:rsidRPr="004764BD">
              <w:t xml:space="preserve"> one God</w:t>
            </w:r>
            <w:r>
              <w:rPr>
                <w:rStyle w:val="FootnoteReference"/>
              </w:rPr>
              <w:footnoteReference w:id="502"/>
            </w:r>
            <w:r w:rsidRPr="004764BD">
              <w:t>.</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Ϧⲉⲛ ⲟⲩⲙⲉⲧⲟⲩⲁⲓ ⲛ̀Ϯⲧ̀ⲣⲓⲁⲥ:</w:t>
            </w:r>
          </w:p>
          <w:p w:rsidR="00E77C68" w:rsidRDefault="00E77C68" w:rsidP="00E77C68">
            <w:pPr>
              <w:pStyle w:val="CopticVersemulti-line"/>
            </w:pPr>
            <w:r>
              <w:t>ⲛ̀ⲣⲉϥⲧⲁⲛϧⲟ ⲛ̀ⲟⲙⲟⲟ̀ⲥⲓⲟⲥ:</w:t>
            </w:r>
          </w:p>
          <w:p w:rsidR="00E77C68" w:rsidRDefault="00E77C68" w:rsidP="00E77C68">
            <w:pPr>
              <w:pStyle w:val="CopticVersemulti-line"/>
            </w:pPr>
            <w:r>
              <w:t>Ⲫⲓⲱⲧ ⲛⲉⲙ Ⲡϣⲏⲣⲓ ⲛⲉⲙ Ⲡⲓⲡ̄ⲛ̄ⲁ̄ ⲉ̄ⲑ̄ⲩ̄:</w:t>
            </w:r>
          </w:p>
          <w:p w:rsidR="00E77C68" w:rsidRDefault="00E77C68" w:rsidP="00E77C68">
            <w:pPr>
              <w:pStyle w:val="CopticHangingVerse"/>
            </w:pPr>
            <w:r>
              <w:t>Ϣⲟⲙⲧ ⲛ̀ⲣⲁⲛ ⲟⲩⲛⲟⲩϯ ⲛ̀ⲟⲩⲱⲧ</w:t>
            </w:r>
            <w:r>
              <w:rPr>
                <w:rStyle w:val="FootnoteReference"/>
              </w:rPr>
              <w:footnoteReference w:id="503"/>
            </w:r>
            <w:r>
              <w:t>.</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t>Y</w:t>
            </w:r>
            <w:r w:rsidRPr="004764BD">
              <w:t>ou heard the voice cry out</w:t>
            </w:r>
          </w:p>
          <w:p w:rsidR="00E77C68" w:rsidRPr="004764BD" w:rsidRDefault="00E77C68" w:rsidP="00E77C68">
            <w:pPr>
              <w:pStyle w:val="EngHang"/>
            </w:pPr>
            <w:r w:rsidRPr="004764BD">
              <w:t>From heaven saying,</w:t>
            </w:r>
          </w:p>
          <w:p w:rsidR="00E77C68" w:rsidRPr="004764BD" w:rsidRDefault="00E77C68" w:rsidP="00E77C68">
            <w:pPr>
              <w:pStyle w:val="EngHang"/>
            </w:pPr>
            <w:r>
              <w:t>“</w:t>
            </w:r>
            <w:r w:rsidRPr="004764BD">
              <w:t>You are hallowed</w:t>
            </w:r>
            <w:r w:rsidRPr="004764BD">
              <w:rPr>
                <w:rStyle w:val="FootnoteReference"/>
              </w:rPr>
              <w:footnoteReference w:id="504"/>
            </w:r>
          </w:p>
          <w:p w:rsidR="00E77C68" w:rsidRDefault="00E77C68" w:rsidP="00E77C68">
            <w:pPr>
              <w:pStyle w:val="EngHangEnd"/>
            </w:pPr>
            <w:r w:rsidRPr="004764BD">
              <w:t>Shenoute the Archimandrite!</w:t>
            </w:r>
            <w:r>
              <w:t>”</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Ⲟⲩⲟϩ ⲁⲕⲥⲱⲧⲉⲙ ⲉ̀ⲧ̀̀ⲥ̀ⲙⲏ ⲉϥⲱϣ:</w:t>
            </w:r>
          </w:p>
          <w:p w:rsidR="00E77C68" w:rsidRDefault="00E77C68" w:rsidP="00E77C68">
            <w:pPr>
              <w:pStyle w:val="CopticVersemulti-line"/>
            </w:pPr>
            <w:r>
              <w:t>ⲉ̀ⲃⲟⲗ ϧⲉⲛ ⲧ̀ⲫⲉ ⲉϥϫⲱ ⲙ̀ⲙⲟⲥ:</w:t>
            </w:r>
          </w:p>
          <w:p w:rsidR="00E77C68" w:rsidRDefault="00E77C68" w:rsidP="00E77C68">
            <w:pPr>
              <w:pStyle w:val="CopticVersemulti-line"/>
            </w:pPr>
            <w:r>
              <w:t>ϫⲉ ⲁⲩⲉⲣⲁ̀ⲅⲓ̀ⲁⲍⲓⲛ ⲙ̀ⲙⲟϥ:</w:t>
            </w:r>
          </w:p>
          <w:p w:rsidR="00E77C68" w:rsidRDefault="00E77C68" w:rsidP="00E77C68">
            <w:pPr>
              <w:pStyle w:val="CopticHangingVerse"/>
            </w:pPr>
            <w:r>
              <w:t>Ⲥⲉⲛⲟⲩⲑⲓⲟⲥ ⲛ̀ⲁⲣⲭⲏⲙⲁⲛⲇ̀ⲣⲓⲧⲏⲥ.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rsidRPr="004764BD">
              <w:t>You are blessed, O righteous one,</w:t>
            </w:r>
          </w:p>
          <w:p w:rsidR="00E77C68" w:rsidRPr="004764BD" w:rsidRDefault="00E77C68" w:rsidP="00E77C68">
            <w:pPr>
              <w:pStyle w:val="EngHang"/>
            </w:pPr>
            <w:r w:rsidRPr="004764BD">
              <w:t>Abba Shenoute the Archimandrite,</w:t>
            </w:r>
          </w:p>
          <w:p w:rsidR="00E77C68" w:rsidRPr="004764BD" w:rsidRDefault="00E77C68" w:rsidP="00E77C68">
            <w:pPr>
              <w:pStyle w:val="EngHang"/>
            </w:pPr>
            <w:r w:rsidRPr="004764BD">
              <w:t>For you spoke with Christ,</w:t>
            </w:r>
          </w:p>
          <w:p w:rsidR="00E77C68" w:rsidRPr="004764BD" w:rsidRDefault="00E77C68" w:rsidP="00E77C68">
            <w:pPr>
              <w:pStyle w:val="EngHangEnd"/>
            </w:pPr>
            <w:r w:rsidRPr="004764BD">
              <w:t>Like Moses the lawgiver.</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Ⲱⲟⲩⲛⲓⲁⲧⲕ ⲱ̀ ⲛⲓⲇⲓⲕⲉⲟⲥ:</w:t>
            </w:r>
          </w:p>
          <w:p w:rsidR="00E77C68" w:rsidRDefault="00E77C68" w:rsidP="00E77C68">
            <w:pPr>
              <w:pStyle w:val="CopticVersemulti-line"/>
            </w:pPr>
            <w:r>
              <w:t>ⲁⲃⲃⲁ Ϣⲉⲛⲟⲩϯ ⲡⲓⲁⲣⲭⲏⲙⲁⲛⲇ̀ⲣⲓⲧⲏⲥ:</w:t>
            </w:r>
          </w:p>
          <w:p w:rsidR="00E77C68" w:rsidRDefault="00E77C68" w:rsidP="00E77C68">
            <w:pPr>
              <w:pStyle w:val="CopticVersemulti-line"/>
            </w:pPr>
            <w:r>
              <w:t>ϫⲉ ⲛ̀ⲑⲟⲕ ⲁⲕⲥⲁϫⲓ ⲛⲉⲙ Ⲡⲭ̄ⲥ̄:</w:t>
            </w:r>
          </w:p>
          <w:p w:rsidR="00E77C68" w:rsidRDefault="00E77C68" w:rsidP="00E77C68">
            <w:pPr>
              <w:pStyle w:val="CopticHangingVerse"/>
            </w:pPr>
            <w:r>
              <w:t>ⲙ̀ⲫ̀ⲣⲏϯ ⲙ̀Ⲙⲱⲩⲥⲏⲥ ⲡⲓⲛⲟⲙⲟⲥⲓⲧⲏⲥ.</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rsidRPr="004764BD">
              <w:t>Pray to the Lord on our behalf,</w:t>
            </w:r>
          </w:p>
          <w:p w:rsidR="00E77C68" w:rsidRPr="004764BD" w:rsidRDefault="00E77C68" w:rsidP="00E77C68">
            <w:pPr>
              <w:pStyle w:val="EngHang"/>
            </w:pPr>
            <w:r w:rsidRPr="004764BD">
              <w:t xml:space="preserve">O my lord </w:t>
            </w:r>
            <w:r>
              <w:t>the</w:t>
            </w:r>
            <w:r w:rsidRPr="004764BD">
              <w:t xml:space="preserve"> ascetic father,</w:t>
            </w:r>
          </w:p>
          <w:p w:rsidR="00E77C68" w:rsidRPr="004764BD" w:rsidRDefault="00E77C68" w:rsidP="00E77C68">
            <w:pPr>
              <w:pStyle w:val="EngHang"/>
            </w:pPr>
            <w:r w:rsidRPr="004764BD">
              <w:t>Abba Shenoute the Archimandrite,</w:t>
            </w:r>
          </w:p>
          <w:p w:rsidR="00E77C68" w:rsidRPr="004764BD" w:rsidRDefault="00E77C68" w:rsidP="00E77C68">
            <w:pPr>
              <w:pStyle w:val="EngHangEnd"/>
            </w:pPr>
            <w:r w:rsidRPr="004764BD">
              <w:t>That He</w:t>
            </w:r>
            <w:r>
              <w:t xml:space="preserve"> may forgive us our sins.</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Ⲧⲱⲃϩ ⲙ̀Ⲡⲟ̄ⲥ̄ ⲉ̀ϩ̀ⲣⲏⲓ ⲉ̀ϫⲱⲛ:</w:t>
            </w:r>
          </w:p>
          <w:p w:rsidR="00E77C68" w:rsidRDefault="00E77C68" w:rsidP="00E77C68">
            <w:pPr>
              <w:pStyle w:val="CopticVersemulti-line"/>
            </w:pPr>
            <w:r>
              <w:t>ⲱ̀ ⲡⲁⲟ̄ⲥ̄ ⲛ̀ⲓⲱⲧ ⲛⲁⲥⲕⲏⲧⲏⲥ:</w:t>
            </w:r>
          </w:p>
          <w:p w:rsidR="00E77C68" w:rsidRDefault="00E77C68" w:rsidP="00E77C68">
            <w:pPr>
              <w:pStyle w:val="CopticVersemulti-line"/>
            </w:pPr>
            <w:r>
              <w:t>ⲁⲃⲃⲁ Ϣⲉⲛⲟⲩϯ ⲡⲓⲁⲣⲭⲏⲙⲁⲛⲇ̀ⲣⲓⲧⲏⲥ:</w:t>
            </w:r>
          </w:p>
          <w:p w:rsidR="00E77C68" w:rsidRDefault="00E77C68" w:rsidP="00E77C68">
            <w:pPr>
              <w:pStyle w:val="CopticHangingVerse"/>
            </w:pPr>
            <w:r>
              <w:t>ⲛ̀ⲧⲉϥⲭⲁ ⲛⲉⲛⲛⲟⲃⲓ ⲛⲁⲛ ⲉ̀ⲃⲟⲗ.</w:t>
            </w:r>
          </w:p>
        </w:tc>
      </w:tr>
    </w:tbl>
    <w:p w:rsidR="00AD65EF" w:rsidRDefault="00AD65EF" w:rsidP="00AD65EF">
      <w:pPr>
        <w:pStyle w:val="Heading4"/>
        <w:rPr>
          <w:lang w:val="en-US"/>
        </w:rPr>
      </w:pPr>
      <w:r>
        <w:rPr>
          <w:lang w:val="en-US"/>
        </w:rPr>
        <w:lastRenderedPageBreak/>
        <w:t>A Doxology for St. Besa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Abba Besa the wise and meek,</w:t>
            </w:r>
          </w:p>
          <w:p w:rsidR="00AD65EF" w:rsidRDefault="00AD65EF" w:rsidP="00AD65EF">
            <w:pPr>
              <w:pStyle w:val="EngHang"/>
            </w:pPr>
            <w:r>
              <w:t>The disciple of Abba Shenoute,</w:t>
            </w:r>
          </w:p>
          <w:p w:rsidR="00AD65EF" w:rsidRDefault="00AD65EF" w:rsidP="00AD65EF">
            <w:pPr>
              <w:pStyle w:val="EngHang"/>
            </w:pPr>
            <w:r>
              <w:t>Was worthy to become</w:t>
            </w:r>
          </w:p>
          <w:p w:rsidR="00AD65EF" w:rsidRDefault="00AD65EF" w:rsidP="00AD65EF">
            <w:pPr>
              <w:pStyle w:val="EngHangEnd"/>
            </w:pPr>
            <w:r>
              <w:t>His faithful successor.</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Ⲡⲓⲙⲁⲑⲏⲧⲏⲥ ⲛ̀ⲧⲉ Ⲁⲛⲛⲁ Ϣⲉⲛⲟⲩϯ:</w:t>
            </w:r>
          </w:p>
          <w:p w:rsidR="00AD65EF" w:rsidRDefault="00AD65EF" w:rsidP="00AD65EF">
            <w:pPr>
              <w:pStyle w:val="CopticVersemulti-line"/>
            </w:pPr>
            <w:r>
              <w:t>ⲉ̀ⲧⲁϥⲥⲙⲡ̀ϣⲁ ⲛ̀ⲧⲉϥϭⲓ ⲡⲉϥⲙⲁ:</w:t>
            </w:r>
          </w:p>
          <w:p w:rsidR="00AD65EF" w:rsidRDefault="00AD65EF" w:rsidP="00AD65EF">
            <w:pPr>
              <w:pStyle w:val="CopticVersemulti-line"/>
            </w:pPr>
            <w:r>
              <w:t>ϩⲱⲥ ⲇⲓⲁⲇⲟⲭⲟⲥ ⲉϥⲉⲛϩⲟⲧ:</w:t>
            </w:r>
          </w:p>
          <w:p w:rsidR="00AD65EF" w:rsidRPr="00C35319" w:rsidRDefault="00AD65EF" w:rsidP="00AD65EF">
            <w:pPr>
              <w:pStyle w:val="CopticHangingVerse"/>
            </w:pPr>
            <w:r>
              <w:t>ⲡⲓⲥⲟⲫⲟⲥ ⲛ̀ⲣⲁⲩϣ Ⲁⲃⲃⲁ Ⲃⲉⲥⲁ.</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He grew daily in grace,</w:t>
            </w:r>
          </w:p>
          <w:p w:rsidR="00AD65EF" w:rsidRDefault="00AD65EF" w:rsidP="00AD65EF">
            <w:pPr>
              <w:pStyle w:val="EngHang"/>
            </w:pPr>
            <w:r>
              <w:t>And in his love for the Church,</w:t>
            </w:r>
          </w:p>
          <w:p w:rsidR="00AD65EF" w:rsidRDefault="00AD65EF" w:rsidP="00AD65EF">
            <w:pPr>
              <w:pStyle w:val="EngHang"/>
            </w:pPr>
            <w:r>
              <w:t>For his pious parents</w:t>
            </w:r>
          </w:p>
          <w:p w:rsidR="00AD65EF" w:rsidRDefault="00AD65EF" w:rsidP="00AD65EF">
            <w:pPr>
              <w:pStyle w:val="EngHangEnd"/>
            </w:pPr>
            <w:r>
              <w:t>Taught him many virtues.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Ⲉⲛⲁϥⲁⲓⲁⲓ ⲙ̀ⲙⲏⲓⲛⲓ ϧⲉⲛ ⲡⲓϩ̀ⲙⲟⲧ:</w:t>
            </w:r>
          </w:p>
          <w:p w:rsidR="00AD65EF" w:rsidRDefault="00AD65EF" w:rsidP="00AD65EF">
            <w:pPr>
              <w:pStyle w:val="CopticVersemulti-line"/>
            </w:pPr>
            <w:r>
              <w:t>ⲛⲁϥⲉⲣϩⲟⲩⲟ̀ ⲉ̀ⲟⲩⲙⲉⲓ ⲛ̀ϯⲉⲕⲕ̀ⲗⲏⲥⲓⲁ̀:</w:t>
            </w:r>
          </w:p>
          <w:p w:rsidR="00AD65EF" w:rsidRDefault="00AD65EF" w:rsidP="00AD65EF">
            <w:pPr>
              <w:pStyle w:val="CopticVersemulti-line"/>
            </w:pPr>
            <w:r>
              <w:t>ϫⲉ ⲛⲉϥⲓⲟϯ ⲛⲉ ϩⲁⲛⲉⲩⲥⲉⲃⲏⲥ:</w:t>
            </w:r>
          </w:p>
          <w:p w:rsidR="00AD65EF" w:rsidRPr="00CF5919" w:rsidRDefault="00AD65EF" w:rsidP="00AD65EF">
            <w:pPr>
              <w:pStyle w:val="CopticHangingVerse"/>
            </w:pPr>
            <w:r>
              <w:t>ⲁⲩϯⲥ̀ⲃⲱ ⲛⲁϥ ⲛ̀ⲛⲓⲁⲣⲉⲧⲏ.</w:t>
            </w:r>
          </w:p>
        </w:tc>
      </w:tr>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When he desired in his heart</w:t>
            </w:r>
          </w:p>
          <w:p w:rsidR="00AD65EF" w:rsidRDefault="00AD65EF" w:rsidP="00AD65EF">
            <w:pPr>
              <w:pStyle w:val="EngHang"/>
            </w:pPr>
            <w:r>
              <w:t>To become a monk, his father</w:t>
            </w:r>
          </w:p>
          <w:p w:rsidR="00AD65EF" w:rsidRDefault="00AD65EF" w:rsidP="00AD65EF">
            <w:pPr>
              <w:pStyle w:val="EngHang"/>
            </w:pPr>
            <w:r>
              <w:t>Took him to the Archimandrite,</w:t>
            </w:r>
          </w:p>
          <w:p w:rsidR="00AD65EF" w:rsidRDefault="00AD65EF" w:rsidP="00AD65EF">
            <w:pPr>
              <w:pStyle w:val="EngHangEnd"/>
            </w:pPr>
            <w:r>
              <w:t>Who the angel instructed to receive him.</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Ⲉⲧⲁϥⲉⲣⲡ̀ⲓⲑⲩⲙⲓⲛ ϧⲉⲛ ⲡⲉϥϩⲏⲧ:</w:t>
            </w:r>
          </w:p>
          <w:p w:rsidR="00AD65EF" w:rsidRDefault="00AD65EF" w:rsidP="00AD65EF">
            <w:pPr>
              <w:pStyle w:val="CopticVersemulti-line"/>
            </w:pPr>
            <w:r>
              <w:t>ⲛ̀ⲧⲉϥⲉⲣⲙⲟⲛⲁⲭⲟⲥ ⲟⲩⲟϩ ⲡⲉϥⲓⲱⲧ:</w:t>
            </w:r>
          </w:p>
          <w:p w:rsidR="00AD65EF" w:rsidRDefault="00AD65EF" w:rsidP="00AD65EF">
            <w:pPr>
              <w:pStyle w:val="CopticVersemulti-line"/>
            </w:pPr>
            <w:r>
              <w:t>ⲁϥϭⲓⲧϥ ⲉ̀ⲡⲓⲁⲣⲭⲏⲙⲁⲛⲇ̀ⲣⲓⲧⲓⲥ:</w:t>
            </w:r>
          </w:p>
          <w:p w:rsidR="00AD65EF" w:rsidRPr="001B4E41" w:rsidRDefault="00AD65EF" w:rsidP="00AD65EF">
            <w:pPr>
              <w:pStyle w:val="CopticHangingVerse"/>
            </w:pPr>
            <w:r>
              <w:t>ⲉ̀ⲧⲁ ⲡⲓⲁⲅⲅⲉⲗⲟⲥ ⲧⲁⲙⲟϥ ⲛ̀ⲧⲉϥϣⲟⲡϥ.</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When he succeeded in his discipleship,</w:t>
            </w:r>
          </w:p>
          <w:p w:rsidR="00AD65EF" w:rsidRDefault="00AD65EF" w:rsidP="00AD65EF">
            <w:pPr>
              <w:pStyle w:val="EngHang"/>
            </w:pPr>
            <w:r>
              <w:t>He was chosen by Jesus to lead</w:t>
            </w:r>
          </w:p>
          <w:p w:rsidR="00AD65EF" w:rsidRDefault="00AD65EF" w:rsidP="00AD65EF">
            <w:pPr>
              <w:pStyle w:val="EngHang"/>
            </w:pPr>
            <w:r>
              <w:t>The monastery after Abba Shenoute,</w:t>
            </w:r>
          </w:p>
          <w:p w:rsidR="00AD65EF" w:rsidRDefault="00AD65EF" w:rsidP="00AD65EF">
            <w:pPr>
              <w:pStyle w:val="EngHangEnd"/>
            </w:pPr>
            <w:r>
              <w:t>With its eight thousand monks.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Ⲉⲧⲁϥⲉⲣϣⲁⲩ ϧⲉⲛ ⲧⲉϥⲙⲉⲧⲙⲁⲑⲏⲧⲏⲥ:</w:t>
            </w:r>
          </w:p>
          <w:p w:rsidR="00AD65EF" w:rsidRDefault="00AD65EF" w:rsidP="00AD65EF">
            <w:pPr>
              <w:pStyle w:val="CopticVersemulti-line"/>
            </w:pPr>
            <w:r>
              <w:t>ⲁϥⲥⲟⲧⲡϥ ⲛ̀ϫⲉ Ⲓⲏ̄ⲥ̄ ⲛ̀ⲧⲉϥⲉⲣⲟⲩϫⲱϫ:</w:t>
            </w:r>
          </w:p>
          <w:p w:rsidR="00AD65EF" w:rsidRDefault="00AD65EF" w:rsidP="00AD65EF">
            <w:pPr>
              <w:pStyle w:val="CopticVersemulti-line"/>
            </w:pPr>
            <w:r>
              <w:t>ⲙ̀ⲡ̀ⲁⲃⲏⲧ ⲙⲉⲛⲉⲛⲥⲁ Ⲁⲃⲃⲁ Ϣⲉⲛⲟⲩϯ:</w:t>
            </w:r>
          </w:p>
          <w:p w:rsidR="00AD65EF" w:rsidRDefault="00AD65EF" w:rsidP="00AD65EF">
            <w:pPr>
              <w:pStyle w:val="CopticHangingVerse"/>
            </w:pPr>
            <w:r>
              <w:t>ⲉ̀ϣ̀ⲙⲏⲛ ϣⲟ ⲙ̀ⲙⲟⲛⲟⲭⲟⲥ.</w:t>
            </w: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Default="00AD65EF" w:rsidP="00AD65EF">
            <w:pPr>
              <w:pStyle w:val="EngHang"/>
            </w:pPr>
            <w:r>
              <w:t>Hail to you, O Abba Besa,</w:t>
            </w:r>
          </w:p>
          <w:p w:rsidR="00AD65EF" w:rsidRDefault="00AD65EF" w:rsidP="00AD65EF">
            <w:pPr>
              <w:pStyle w:val="EngHang"/>
            </w:pPr>
            <w:r>
              <w:t>You said wise proverbs,</w:t>
            </w:r>
          </w:p>
          <w:p w:rsidR="00AD65EF" w:rsidRDefault="00AD65EF" w:rsidP="00AD65EF">
            <w:pPr>
              <w:pStyle w:val="EngHang"/>
            </w:pPr>
            <w:r>
              <w:t>You wrote beneficial laws,</w:t>
            </w:r>
          </w:p>
          <w:p w:rsidR="00AD65EF" w:rsidRDefault="00AD65EF" w:rsidP="00AD65EF">
            <w:pPr>
              <w:pStyle w:val="EngHangEnd"/>
            </w:pPr>
            <w:r>
              <w:t>And you completed your good struggle.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AD65EF">
            <w:pPr>
              <w:pStyle w:val="CopticVersemulti-line"/>
            </w:pPr>
            <w:r>
              <w:t>Ⲭⲉⲣⲉ ⲛⲁⲕ ⲱ̀ Ⲁⲃⲃⲁ Ⲃⲉⲥⲁ:</w:t>
            </w:r>
          </w:p>
          <w:p w:rsidR="00AD65EF" w:rsidRDefault="00AD65EF" w:rsidP="00AD65EF">
            <w:pPr>
              <w:pStyle w:val="CopticVersemulti-line"/>
            </w:pPr>
            <w:r>
              <w:t>ⲫⲏⲉ̀ⲧⲉ ⲛⲟⲩϥ ⲛ̀ⲛⲉⲛϫⲓⲛⲥⲁϫⲓ ⲛ̀ⲥⲟⲫⲟⲥ:</w:t>
            </w:r>
          </w:p>
          <w:p w:rsidR="00AD65EF" w:rsidRDefault="00AD65EF" w:rsidP="00AD65EF">
            <w:pPr>
              <w:pStyle w:val="CopticVersemulti-line"/>
            </w:pPr>
            <w:r>
              <w:t>ⲁⲕⲥ̀ϧⲁⲓ ⲛ̀ϩⲁⲛⲉⲛⲧⲟⲗⲏ ⲉⲩϯϩⲏⲟⲩ:</w:t>
            </w:r>
          </w:p>
          <w:p w:rsidR="00AD65EF" w:rsidRDefault="00AD65EF" w:rsidP="00AD65EF">
            <w:pPr>
              <w:pStyle w:val="CopticHangingVerse"/>
            </w:pPr>
            <w:r>
              <w:t>ⲁⲕϫⲉⲕ ⲡⲉⲕⲁⲅⲱⲛ ⲉⲑⲛⲁⲛⲉϥ.</w:t>
            </w:r>
          </w:p>
        </w:tc>
      </w:tr>
      <w:tr w:rsidR="00AD65EF" w:rsidTr="002B038E">
        <w:trPr>
          <w:cantSplit/>
          <w:jc w:val="center"/>
        </w:trPr>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EngHang"/>
            </w:pPr>
            <w:r>
              <w:t>Pray to the Lord on our behalf,</w:t>
            </w:r>
          </w:p>
          <w:p w:rsidR="00AD65EF" w:rsidRDefault="00AD65EF" w:rsidP="00AD65EF">
            <w:pPr>
              <w:pStyle w:val="EngHang"/>
            </w:pPr>
            <w:r>
              <w:t>Our holy father the archimandrite,</w:t>
            </w:r>
          </w:p>
          <w:p w:rsidR="00AD65EF" w:rsidRDefault="00AD65EF" w:rsidP="00AD65EF">
            <w:pPr>
              <w:pStyle w:val="EngHang"/>
            </w:pPr>
            <w:r>
              <w:t>The righteous Abba Besa,</w:t>
            </w:r>
          </w:p>
          <w:p w:rsidR="00AD65EF" w:rsidRDefault="00AD65EF" w:rsidP="00AD65EF">
            <w:pPr>
              <w:pStyle w:val="EngHangEnd"/>
            </w:pPr>
            <w:r>
              <w:t>That He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CopticVersemulti-line"/>
            </w:pPr>
            <w:r>
              <w:t>Ⲧⲱⲃϩ ⲙ̀Ⲡⲟ̄ⲥ̄ ⲉ̀ϩ̀ⲣⲏⲓ ⲉ̀ϫⲱⲛ:</w:t>
            </w:r>
          </w:p>
          <w:p w:rsidR="00AD65EF" w:rsidRDefault="00AD65EF" w:rsidP="00AD65EF">
            <w:pPr>
              <w:pStyle w:val="CopticVersemulti-line"/>
            </w:pPr>
            <w:r>
              <w:t>ⲡⲉⲛⲓⲱⲧ ⲉⲑⲟⲩⲁⲃ ⲡⲓⲁⲣⲭⲓⲁⲃⲏⲧ:</w:t>
            </w:r>
          </w:p>
          <w:p w:rsidR="00AD65EF" w:rsidRDefault="00AD65EF" w:rsidP="00AD65EF">
            <w:pPr>
              <w:pStyle w:val="CopticVersemulti-line"/>
            </w:pPr>
            <w:r>
              <w:t>ⲡⲓⲇⲓⲕⲉⲟⲥ ⲀⲃⲃⲀ Ⲃⲉⲥⲁ:</w:t>
            </w:r>
          </w:p>
          <w:p w:rsidR="00AD65EF" w:rsidRDefault="00AD65EF" w:rsidP="00AD65EF">
            <w:pPr>
              <w:pStyle w:val="CopticHangingVerse"/>
            </w:pPr>
            <w:r>
              <w:t>ⲛ̀ⲧⲉϥⲭⲁ ⲛⲉⲛⲛⲟⲃⲓ ⲛⲁⲛ ⲉ̀ⲃⲟⲗ.</w:t>
            </w:r>
          </w:p>
        </w:tc>
      </w:tr>
    </w:tbl>
    <w:p w:rsidR="00F67B89" w:rsidRDefault="00F67B89" w:rsidP="00F67B89">
      <w:pPr>
        <w:pStyle w:val="Heading3"/>
        <w:rPr>
          <w:rFonts w:ascii="Times New Roman" w:hAnsi="Times New Roman" w:cs="Times New Roman"/>
        </w:rPr>
      </w:pPr>
      <w:r>
        <w:rPr>
          <w:rFonts w:ascii="Times New Roman" w:hAnsi="Times New Roman" w:cs="Times New Roman"/>
        </w:rPr>
        <w:lastRenderedPageBreak/>
        <w:t>July 1 / Epip 7: Also St. Ignatius</w:t>
      </w:r>
    </w:p>
    <w:p w:rsidR="00980D99" w:rsidRDefault="00980D99" w:rsidP="00980D99">
      <w:pPr>
        <w:pStyle w:val="Heading3"/>
        <w:rPr>
          <w:lang w:val="en-US"/>
        </w:rPr>
      </w:pPr>
      <w:r>
        <w:rPr>
          <w:lang w:val="en-US"/>
        </w:rPr>
        <w:t>July 2 / Epip 8: St. Pishoy</w:t>
      </w:r>
    </w:p>
    <w:p w:rsidR="00980D99" w:rsidRDefault="00980D99" w:rsidP="00980D99">
      <w:pPr>
        <w:pStyle w:val="Heading4"/>
        <w:rPr>
          <w:lang w:val="en-US"/>
        </w:rPr>
      </w:pPr>
      <w:r>
        <w:rPr>
          <w:lang w:val="en-US"/>
        </w:rPr>
        <w:t>The Doxology</w:t>
      </w:r>
    </w:p>
    <w:p w:rsidR="00FB36D8" w:rsidRPr="00FB36D8" w:rsidRDefault="00FB36D8" w:rsidP="00FB36D8">
      <w:pPr>
        <w:pStyle w:val="Rubric"/>
        <w:rPr>
          <w:lang w:val="en-US"/>
        </w:rPr>
      </w:pPr>
      <w:r>
        <w:rPr>
          <w:lang w:val="en-US"/>
        </w:rPr>
        <w:t>See the Doxology of St. Pishoy and St. Paul 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t>Let us gather,</w:t>
            </w:r>
            <w:r w:rsidRPr="004764BD">
              <w:t xml:space="preserve"> my beloved,</w:t>
            </w:r>
          </w:p>
          <w:p w:rsidR="00FB36D8" w:rsidRPr="004764BD" w:rsidRDefault="00FB36D8" w:rsidP="00220DFD">
            <w:pPr>
              <w:pStyle w:val="EngHang"/>
            </w:pPr>
            <w:r w:rsidRPr="004764BD">
              <w:t>That we may praise Christ the Lord,</w:t>
            </w:r>
          </w:p>
          <w:p w:rsidR="00FB36D8" w:rsidRPr="004764BD" w:rsidRDefault="00FB36D8" w:rsidP="00220DFD">
            <w:pPr>
              <w:pStyle w:val="EngHang"/>
            </w:pPr>
            <w:r>
              <w:t>And honour in diverse</w:t>
            </w:r>
            <w:r w:rsidRPr="004764BD">
              <w:t xml:space="preserve"> ways,</w:t>
            </w:r>
          </w:p>
          <w:p w:rsidR="00FB36D8" w:rsidRDefault="00FB36D8" w:rsidP="00220DFD">
            <w:pPr>
              <w:pStyle w:val="EngHangEnd"/>
            </w:pPr>
            <w:r w:rsidRPr="004764BD">
              <w:t>The righteous Abba Pishoy the great.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Pr="00C353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t>He</w:t>
            </w:r>
            <w:r w:rsidRPr="004764BD">
              <w:t xml:space="preserve"> disdained this world,</w:t>
            </w:r>
          </w:p>
          <w:p w:rsidR="00FB36D8" w:rsidRPr="004764BD" w:rsidRDefault="00FB36D8" w:rsidP="00220DFD">
            <w:pPr>
              <w:pStyle w:val="EngHang"/>
            </w:pPr>
            <w:r w:rsidRPr="004764BD">
              <w:t>And his life filled with travail,</w:t>
            </w:r>
          </w:p>
          <w:p w:rsidR="00FB36D8" w:rsidRPr="004764BD" w:rsidRDefault="00FB36D8" w:rsidP="00220DFD">
            <w:pPr>
              <w:pStyle w:val="EngHang"/>
            </w:pPr>
            <w:r w:rsidRPr="004764BD">
              <w:t>And followed after Christ,</w:t>
            </w:r>
          </w:p>
          <w:p w:rsidR="00FB36D8" w:rsidRDefault="00FB36D8" w:rsidP="00220DFD">
            <w:pPr>
              <w:pStyle w:val="EngHangEnd"/>
            </w:pPr>
            <w:r>
              <w:t>Desiring what is God with hope</w:t>
            </w:r>
            <w:r w:rsidRPr="004764BD">
              <w:rPr>
                <w:rStyle w:val="FootnoteReference"/>
              </w:rPr>
              <w:footnoteReference w:id="505"/>
            </w:r>
            <w:r w:rsidRPr="004764BD">
              <w:t>.</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Pr="00CF59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rsidRPr="004764BD">
              <w:t>Let us all cry out,</w:t>
            </w:r>
          </w:p>
          <w:p w:rsidR="00FB36D8" w:rsidRPr="004764BD" w:rsidRDefault="00FB36D8" w:rsidP="00220DFD">
            <w:pPr>
              <w:pStyle w:val="EngHang"/>
            </w:pPr>
            <w:r w:rsidRPr="004764BD">
              <w:t>In songs and psalms</w:t>
            </w:r>
            <w:r w:rsidRPr="004764BD">
              <w:rPr>
                <w:rStyle w:val="FootnoteReference"/>
              </w:rPr>
              <w:footnoteReference w:id="506"/>
            </w:r>
            <w:r w:rsidRPr="004764BD">
              <w:t>,</w:t>
            </w:r>
          </w:p>
          <w:p w:rsidR="00FB36D8" w:rsidRPr="004764BD" w:rsidRDefault="00FB36D8" w:rsidP="00220DFD">
            <w:pPr>
              <w:pStyle w:val="EngHang"/>
            </w:pPr>
            <w:r w:rsidRPr="004764BD">
              <w:t>Blessed are you O righteous one,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rsidRPr="004764BD">
              <w:t>Blessed are you O righteous one,</w:t>
            </w:r>
          </w:p>
          <w:p w:rsidR="00FB36D8" w:rsidRPr="004764BD" w:rsidRDefault="00FB36D8" w:rsidP="00220DFD">
            <w:pPr>
              <w:pStyle w:val="EngHang"/>
            </w:pPr>
            <w:r w:rsidRPr="004764BD">
              <w:t xml:space="preserve">Abba Pishoy the </w:t>
            </w:r>
            <w:r>
              <w:t>elect and</w:t>
            </w:r>
            <w:r w:rsidRPr="004764BD">
              <w:t xml:space="preserve"> perfect one,</w:t>
            </w:r>
          </w:p>
          <w:p w:rsidR="00FB36D8" w:rsidRPr="004764BD" w:rsidRDefault="00FB36D8" w:rsidP="00220DFD">
            <w:pPr>
              <w:pStyle w:val="EngHang"/>
            </w:pPr>
            <w:r w:rsidRPr="004764BD">
              <w:t>Who spoke with Christ,</w:t>
            </w:r>
          </w:p>
          <w:p w:rsidR="00FB36D8" w:rsidRDefault="00FB36D8" w:rsidP="00220DFD">
            <w:pPr>
              <w:pStyle w:val="EngHangEnd"/>
            </w:pPr>
            <w:r w:rsidRPr="004764BD">
              <w:t>Like Moses the lawgiver.</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Blessed are you O God-bearer,</w:t>
            </w:r>
          </w:p>
          <w:p w:rsidR="00FB36D8" w:rsidRPr="004764BD" w:rsidRDefault="00FB36D8" w:rsidP="00220DFD">
            <w:pPr>
              <w:pStyle w:val="EngHang"/>
            </w:pPr>
            <w:r w:rsidRPr="004764BD">
              <w:t>The great perfect man,</w:t>
            </w:r>
          </w:p>
          <w:p w:rsidR="00FB36D8" w:rsidRPr="004764BD" w:rsidRDefault="00FB36D8" w:rsidP="00220DFD">
            <w:pPr>
              <w:pStyle w:val="EngHang"/>
            </w:pPr>
            <w:r w:rsidRPr="004764BD">
              <w:t>The friend of the angels,</w:t>
            </w:r>
          </w:p>
          <w:p w:rsidR="00FB36D8" w:rsidRDefault="00FB36D8" w:rsidP="00220DFD">
            <w:pPr>
              <w:pStyle w:val="EngHangEnd"/>
            </w:pPr>
            <w:r w:rsidRPr="004764BD">
              <w:t>The elect holy Abba Pishoy.</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lastRenderedPageBreak/>
              <w:t>¿</w:t>
            </w:r>
          </w:p>
        </w:tc>
        <w:tc>
          <w:tcPr>
            <w:tcW w:w="3960" w:type="dxa"/>
          </w:tcPr>
          <w:p w:rsidR="00FB36D8" w:rsidRPr="004764BD" w:rsidRDefault="00FB36D8" w:rsidP="00220DFD">
            <w:pPr>
              <w:pStyle w:val="EngHang"/>
            </w:pPr>
            <w:r>
              <w:t>Blessed are you O ascetic</w:t>
            </w:r>
            <w:r w:rsidRPr="004764BD">
              <w:t>,</w:t>
            </w:r>
          </w:p>
          <w:p w:rsidR="00FB36D8" w:rsidRPr="004764BD" w:rsidRDefault="00FB36D8" w:rsidP="00220DFD">
            <w:pPr>
              <w:pStyle w:val="EngHang"/>
            </w:pPr>
            <w:r>
              <w:t>E</w:t>
            </w:r>
            <w:r w:rsidRPr="004764BD">
              <w:t>lect</w:t>
            </w:r>
            <w:r>
              <w:t>, and</w:t>
            </w:r>
            <w:r w:rsidRPr="004764BD">
              <w:t xml:space="preserve"> God-fearing one,</w:t>
            </w:r>
          </w:p>
          <w:p w:rsidR="00FB36D8" w:rsidRPr="004764BD" w:rsidRDefault="00FB36D8" w:rsidP="00220DFD">
            <w:pPr>
              <w:pStyle w:val="EngHang"/>
            </w:pPr>
            <w:r w:rsidRPr="004764BD">
              <w:t>The victor in struggle,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Pr="00FB5ACB" w:rsidRDefault="00E77C6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Hail to our father Abba Pishoy,</w:t>
            </w:r>
          </w:p>
          <w:p w:rsidR="00FB36D8" w:rsidRPr="004764BD" w:rsidRDefault="00FB36D8" w:rsidP="00220DFD">
            <w:pPr>
              <w:pStyle w:val="EngHang"/>
            </w:pPr>
            <w:r w:rsidRPr="004764BD">
              <w:t>The righteous and perfect man,</w:t>
            </w:r>
          </w:p>
          <w:p w:rsidR="00FB36D8" w:rsidRPr="004764BD" w:rsidRDefault="00FB36D8" w:rsidP="00220DFD">
            <w:pPr>
              <w:pStyle w:val="EngHang"/>
            </w:pPr>
            <w:r w:rsidRPr="004764BD">
              <w:t>Who was worthy to wash,</w:t>
            </w:r>
          </w:p>
          <w:p w:rsidR="00FB36D8" w:rsidRDefault="00FB36D8" w:rsidP="00220DFD">
            <w:pPr>
              <w:pStyle w:val="EngHangEnd"/>
            </w:pPr>
            <w:r w:rsidRPr="004764BD">
              <w:t>The feet of Christ.</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t>¿</w:t>
            </w:r>
          </w:p>
        </w:tc>
        <w:tc>
          <w:tcPr>
            <w:tcW w:w="3960" w:type="dxa"/>
          </w:tcPr>
          <w:p w:rsidR="00FB36D8" w:rsidRPr="004764BD" w:rsidRDefault="00FB36D8" w:rsidP="00220DFD">
            <w:pPr>
              <w:pStyle w:val="EngHang"/>
            </w:pPr>
            <w:r w:rsidRPr="004764BD">
              <w:t>Pray to the Lord on our behalf,</w:t>
            </w:r>
          </w:p>
          <w:p w:rsidR="00FB36D8" w:rsidRPr="004764BD" w:rsidRDefault="00FB36D8" w:rsidP="00220DFD">
            <w:pPr>
              <w:pStyle w:val="EngHang"/>
            </w:pPr>
            <w:r w:rsidRPr="004764BD">
              <w:t>O my Lord and righteous father,</w:t>
            </w:r>
          </w:p>
          <w:p w:rsidR="00FB36D8" w:rsidRPr="004764BD" w:rsidRDefault="00FB36D8" w:rsidP="00220DFD">
            <w:pPr>
              <w:pStyle w:val="EngHang"/>
            </w:pPr>
            <w:r w:rsidRPr="004764BD">
              <w:t>Abba Pishoy the perfect man,</w:t>
            </w:r>
          </w:p>
          <w:p w:rsidR="00FB36D8" w:rsidRDefault="00FB36D8" w:rsidP="00220DFD">
            <w:pPr>
              <w:pStyle w:val="EngHangEnd"/>
            </w:pPr>
            <w:r w:rsidRPr="004764BD">
              <w:t>That He may forgive us our sins.</w:t>
            </w:r>
          </w:p>
        </w:tc>
        <w:tc>
          <w:tcPr>
            <w:tcW w:w="288" w:type="dxa"/>
          </w:tcPr>
          <w:p w:rsidR="00FB36D8" w:rsidRDefault="00E77C68" w:rsidP="00E77C68">
            <w:pPr>
              <w:pStyle w:val="CopticCross"/>
            </w:pPr>
            <w:r w:rsidRPr="00FB5ACB">
              <w:t>¿</w:t>
            </w:r>
          </w:p>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bl>
    <w:p w:rsidR="00495F1A" w:rsidRDefault="00495F1A" w:rsidP="00495F1A">
      <w:pPr>
        <w:pStyle w:val="Heading3"/>
      </w:pPr>
      <w:r>
        <w:t>The Virgin’s Fast</w:t>
      </w:r>
      <w:bookmarkEnd w:id="1137"/>
      <w:bookmarkEnd w:id="1138"/>
      <w:bookmarkEnd w:id="1139"/>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lastRenderedPageBreak/>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152"/>
            <w:r>
              <w:t>struggler</w:t>
            </w:r>
            <w:commentRangeEnd w:id="1152"/>
            <w:r>
              <w:rPr>
                <w:rStyle w:val="CommentReference"/>
                <w:rFonts w:ascii="Times New Roman" w:eastAsiaTheme="minorHAnsi" w:hAnsi="Times New Roman" w:cstheme="minorBidi"/>
                <w:color w:val="auto"/>
              </w:rPr>
              <w:commentReference w:id="1152"/>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78548F" w:rsidRDefault="0078548F" w:rsidP="0078548F">
      <w:pPr>
        <w:pStyle w:val="Heading3"/>
      </w:pPr>
      <w:r>
        <w:t>July 17 / Epip 23: The Martyrdom of St. Marina</w:t>
      </w:r>
    </w:p>
    <w:p w:rsidR="0078548F" w:rsidRDefault="0078548F" w:rsidP="0078548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rPr>
                <w:rFonts w:eastAsiaTheme="minorHAnsi"/>
              </w:rPr>
            </w:pPr>
            <w:r w:rsidRPr="002509A5">
              <w:rPr>
                <w:rFonts w:eastAsiaTheme="minorHAnsi"/>
              </w:rPr>
              <w:t>This virgin daughter</w:t>
            </w:r>
          </w:p>
          <w:p w:rsidR="0078548F" w:rsidRDefault="0078548F" w:rsidP="0078548F">
            <w:pPr>
              <w:pStyle w:val="EngHang"/>
              <w:rPr>
                <w:rFonts w:eastAsiaTheme="minorHAnsi"/>
              </w:rPr>
            </w:pPr>
            <w:r>
              <w:rPr>
                <w:rFonts w:eastAsiaTheme="minorHAnsi"/>
              </w:rPr>
              <w:t>Performed great works;</w:t>
            </w:r>
          </w:p>
          <w:p w:rsidR="0078548F" w:rsidRDefault="0078548F" w:rsidP="0078548F">
            <w:pPr>
              <w:pStyle w:val="EngHang"/>
              <w:rPr>
                <w:rFonts w:eastAsiaTheme="minorHAnsi"/>
              </w:rPr>
            </w:pPr>
            <w:r>
              <w:rPr>
                <w:rFonts w:eastAsiaTheme="minorHAnsi"/>
              </w:rPr>
              <w:t>She showed greater strength</w:t>
            </w:r>
          </w:p>
          <w:p w:rsidR="0078548F" w:rsidRPr="002509A5" w:rsidRDefault="0078548F" w:rsidP="0078548F">
            <w:pPr>
              <w:pStyle w:val="EngHangEnd"/>
              <w:rPr>
                <w:rFonts w:eastAsiaTheme="minorHAnsi"/>
              </w:rPr>
            </w:pPr>
            <w:r>
              <w:rPr>
                <w:rFonts w:eastAsiaTheme="minorHAnsi"/>
              </w:rPr>
              <w:t>Than strong young men.</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Ⲧϣⲉⲣⲓ ⲇⲉ ⲙ̀ⲡⲁⲣⲑⲉⲛⲟⲥ:</w:t>
            </w:r>
          </w:p>
          <w:p w:rsidR="0078548F" w:rsidRDefault="0078548F" w:rsidP="0078548F">
            <w:pPr>
              <w:pStyle w:val="CopticVersemulti-line"/>
            </w:pPr>
            <w:r>
              <w:t>ⲉⲥⲟⲓ ⲛ̀ⲛⲓϣϯ ϧⲉⲛ ⲧⲉⲥϫⲱⲙ:</w:t>
            </w:r>
          </w:p>
          <w:p w:rsidR="0078548F" w:rsidRDefault="0078548F" w:rsidP="0078548F">
            <w:pPr>
              <w:pStyle w:val="CopticVersemulti-line"/>
            </w:pPr>
            <w:r>
              <w:t>ⲉ̀ϩⲟⲧⲉ ⲛⲓϫⲱⲣⲓ ⲛ̀ϧⲉⲗϣⲏⲣⲓ:</w:t>
            </w:r>
          </w:p>
          <w:p w:rsidR="0078548F" w:rsidRDefault="0078548F" w:rsidP="0078548F">
            <w:pPr>
              <w:pStyle w:val="CopticHangingVerse"/>
            </w:pPr>
            <w:r>
              <w:t>ⲉⲥⲓ̀ⲣⲓ ⲛ̀ϩⲁⲛⲛⲓϣϯ ⲛ̀ϫⲟⲙ.</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This elect saint,</w:t>
            </w:r>
          </w:p>
          <w:p w:rsidR="0078548F" w:rsidRDefault="0078548F" w:rsidP="0078548F">
            <w:pPr>
              <w:pStyle w:val="EngHang"/>
            </w:pPr>
            <w:r>
              <w:t>Marina, the virgin,</w:t>
            </w:r>
          </w:p>
          <w:p w:rsidR="0078548F" w:rsidRDefault="0078548F" w:rsidP="0078548F">
            <w:pPr>
              <w:pStyle w:val="EngHang"/>
            </w:pPr>
            <w:r>
              <w:t>Was victorious over Satan</w:t>
            </w:r>
          </w:p>
          <w:p w:rsidR="0078548F" w:rsidRDefault="0078548F" w:rsidP="0078548F">
            <w:pPr>
              <w:pStyle w:val="EngHangEnd"/>
            </w:pPr>
            <w:r>
              <w:t>And humiliated kings.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Ⲉⲧⲉ ϯⲥⲱⲧⲡ ⲛ̀ⲁ̀ⲅⲓⲁ:</w:t>
            </w:r>
          </w:p>
          <w:p w:rsidR="0078548F" w:rsidRDefault="0078548F" w:rsidP="0078548F">
            <w:pPr>
              <w:pStyle w:val="CopticVersemulti-line"/>
            </w:pPr>
            <w:r>
              <w:t>Ϯⲡⲁⲣⲑⲉⲟⲛⲥ Ⲙⲁⲣⲓⲛⲏ:</w:t>
            </w:r>
          </w:p>
          <w:p w:rsidR="0078548F" w:rsidRDefault="0078548F" w:rsidP="0078548F">
            <w:pPr>
              <w:pStyle w:val="CopticVersemulti-line"/>
            </w:pPr>
            <w:r>
              <w:t>ⲁⲥϭⲓ ϭⲣⲟ ⲙ̀ⲡ̀ⲥⲁⲧⲁⲛⲁⲥ:</w:t>
            </w:r>
          </w:p>
          <w:p w:rsidR="0078548F" w:rsidRDefault="0078548F" w:rsidP="0078548F">
            <w:pPr>
              <w:pStyle w:val="CopticHangingVerse"/>
            </w:pPr>
            <w:r>
              <w:t>ⲁⲥϯϣⲓⲡⲓ ⲛ̀ⲛⲓⲟⲩⲣⲱⲟⲩ.</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From her childhood,</w:t>
            </w:r>
          </w:p>
          <w:p w:rsidR="0078548F" w:rsidRDefault="0078548F" w:rsidP="0078548F">
            <w:pPr>
              <w:pStyle w:val="EngHang"/>
            </w:pPr>
            <w:r>
              <w:t>She loved Christ,</w:t>
            </w:r>
          </w:p>
          <w:p w:rsidR="0078548F" w:rsidRDefault="0078548F" w:rsidP="0078548F">
            <w:pPr>
              <w:pStyle w:val="EngHang"/>
            </w:pPr>
            <w:r>
              <w:t>And He gave His grace</w:t>
            </w:r>
          </w:p>
          <w:p w:rsidR="0078548F" w:rsidRDefault="0078548F" w:rsidP="0078548F">
            <w:pPr>
              <w:pStyle w:val="EngHangEnd"/>
            </w:pPr>
            <w:r>
              <w:t>And His exalted power to her,</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Ⲉⲥⲙⲉⲛⲣⲉ ⲙ̀Ⲡⲭ̄ⲥ̄:</w:t>
            </w:r>
          </w:p>
          <w:p w:rsidR="0078548F" w:rsidRDefault="0078548F" w:rsidP="0078548F">
            <w:pPr>
              <w:pStyle w:val="CopticVersemulti-line"/>
            </w:pPr>
            <w:r>
              <w:t>ⲓⲥϫⲉⲛ ⲧⲉⲥⲙⲉⲧⲕⲟⲩϫⲓ ⲛ̀ⲁⲗⲟⲩ:</w:t>
            </w:r>
          </w:p>
          <w:p w:rsidR="0078548F" w:rsidRDefault="0078548F" w:rsidP="0078548F">
            <w:pPr>
              <w:pStyle w:val="CopticVersemulti-line"/>
            </w:pPr>
            <w:r>
              <w:t>ⲁϥϯ ⲛⲁⲥ ⲛ̀ϫⲉ Ⲡⲭ̄ⲥ̄:</w:t>
            </w:r>
          </w:p>
          <w:p w:rsidR="0078548F" w:rsidRDefault="0078548F" w:rsidP="0078548F">
            <w:pPr>
              <w:pStyle w:val="CopticHangingVerse"/>
            </w:pPr>
            <w:r>
              <w:t>ⲡⲉϥϩ̀ⲙⲟⲧ ⲛⲉⲙ ⲧⲉϥϫⲟⲙ ⲉⲧϭⲟⲥⲓ.</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That she might have patience</w:t>
            </w:r>
          </w:p>
          <w:p w:rsidR="0078548F" w:rsidRDefault="0078548F" w:rsidP="0078548F">
            <w:pPr>
              <w:pStyle w:val="EngHang"/>
            </w:pPr>
            <w:r>
              <w:t>During the numerous torments.</w:t>
            </w:r>
          </w:p>
          <w:p w:rsidR="0078548F" w:rsidRDefault="0078548F" w:rsidP="0078548F">
            <w:pPr>
              <w:pStyle w:val="EngHang"/>
            </w:pPr>
            <w:r>
              <w:t>She received the unfading</w:t>
            </w:r>
          </w:p>
          <w:p w:rsidR="0078548F" w:rsidRDefault="0078548F" w:rsidP="0078548F">
            <w:pPr>
              <w:pStyle w:val="EngHangEnd"/>
            </w:pPr>
            <w:r>
              <w:t>Crown of martyrdom.</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Ϣⲁ ⲛ̀ⲧⲉⲥⲉⲣϩⲩⲡⲟⲙⲟⲛⲏ:</w:t>
            </w:r>
          </w:p>
          <w:p w:rsidR="0078548F" w:rsidRDefault="0078548F" w:rsidP="0078548F">
            <w:pPr>
              <w:pStyle w:val="CopticVersemulti-line"/>
            </w:pPr>
            <w:r>
              <w:t>ⲓⲥϫⲉⲛ ⲛⲓⲃⲁⲥⲁⲛⲟⲥ ⲉⲧⲟϣ:</w:t>
            </w:r>
          </w:p>
          <w:p w:rsidR="0078548F" w:rsidRDefault="0078548F" w:rsidP="0078548F">
            <w:pPr>
              <w:pStyle w:val="CopticVersemulti-line"/>
            </w:pPr>
            <w:r>
              <w:t>ⲁⲥϭⲓ ⲙ̀ⲡⲓⲭ̀ⲗⲟⲙ ⲛ̀ⲁⲧⲗⲱⲙ:</w:t>
            </w:r>
          </w:p>
          <w:p w:rsidR="0078548F" w:rsidRDefault="0078548F" w:rsidP="0078548F">
            <w:pPr>
              <w:pStyle w:val="CopticHangingVerse"/>
            </w:pPr>
            <w:r>
              <w:t>ⲛ̀ⲧⲉ ϯⲙⲉⲧⲙⲁⲣⲧⲩⲣⲟⲥ.</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Be comforted, O virgins,</w:t>
            </w:r>
          </w:p>
          <w:p w:rsidR="0078548F" w:rsidRDefault="0078548F" w:rsidP="0078548F">
            <w:pPr>
              <w:pStyle w:val="EngHang"/>
            </w:pPr>
            <w:r>
              <w:t>Who have received martyrdom,</w:t>
            </w:r>
          </w:p>
          <w:p w:rsidR="0078548F" w:rsidRDefault="0078548F" w:rsidP="0078548F">
            <w:pPr>
              <w:pStyle w:val="EngHang"/>
            </w:pPr>
            <w:r>
              <w:t>With Saint Marina,</w:t>
            </w:r>
          </w:p>
          <w:p w:rsidR="0078548F" w:rsidRDefault="0078548F" w:rsidP="0078548F">
            <w:pPr>
              <w:pStyle w:val="EngHangEnd"/>
            </w:pPr>
            <w:r>
              <w:t>The bride of Christ.</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Ⲯⲟⲗⲥⲉⲗ ⲱ̀ ⲛⲓⲡⲁⲣⲑⲉⲛⲟⲥ:</w:t>
            </w:r>
          </w:p>
          <w:p w:rsidR="0078548F" w:rsidRDefault="0078548F" w:rsidP="0078548F">
            <w:pPr>
              <w:pStyle w:val="CopticVersemulti-line"/>
            </w:pPr>
            <w:r>
              <w:t>ⲉⲧⲁⲩϭⲓ ⲛ̀ϯⲙⲉⲧⲙⲁⲣⲧⲩⲣⲟⲥ:</w:t>
            </w:r>
          </w:p>
          <w:p w:rsidR="0078548F" w:rsidRDefault="0078548F" w:rsidP="0078548F">
            <w:pPr>
              <w:pStyle w:val="CopticVersemulti-line"/>
            </w:pPr>
            <w:r>
              <w:t>ⲛⲉⲙ ϯⲁ̀ⲅⲓⲁ Ⲙⲁⲣⲓⲛⲏ:</w:t>
            </w:r>
          </w:p>
          <w:p w:rsidR="0078548F" w:rsidRPr="003032D8" w:rsidRDefault="0078548F" w:rsidP="0078548F">
            <w:pPr>
              <w:pStyle w:val="CopticHangingVerse"/>
            </w:pPr>
            <w:r>
              <w:t>ϯϣⲉⲗⲉⲧ ⲛ̀ⲧⲉ Ⲡⲭ̄ⲥ̄.</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Pray to the Lord on our behalf,</w:t>
            </w:r>
          </w:p>
          <w:p w:rsidR="0078548F" w:rsidRDefault="0078548F" w:rsidP="0078548F">
            <w:pPr>
              <w:pStyle w:val="EngHang"/>
            </w:pPr>
            <w:r>
              <w:t>O Bride of Christ,</w:t>
            </w:r>
          </w:p>
          <w:p w:rsidR="0078548F" w:rsidRDefault="0078548F" w:rsidP="0078548F">
            <w:pPr>
              <w:pStyle w:val="EngHang"/>
            </w:pPr>
            <w:r>
              <w:t>Saint Marina,</w:t>
            </w:r>
          </w:p>
          <w:p w:rsidR="0078548F" w:rsidRDefault="0078548F" w:rsidP="0078548F">
            <w:pPr>
              <w:pStyle w:val="EngHangEnd"/>
            </w:pPr>
            <w:r>
              <w:t>That He may forgive us our sins.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Ⲧⲱⲃϩ ⲙ̀Ⲡⲟ̄ⲥ̄ ⲉ̀ϩ̀ⲣⲏⲓ ⲉ̀ϫⲱⲛ:</w:t>
            </w:r>
          </w:p>
          <w:p w:rsidR="0078548F" w:rsidRDefault="0078548F" w:rsidP="0078548F">
            <w:pPr>
              <w:pStyle w:val="CopticVersemulti-line"/>
            </w:pPr>
            <w:r>
              <w:t>ⲱ̀ ϯϣⲉⲗⲉⲧ ⲛ̀ⲧⲉ Ⲡⲭ̄ⲥ̄:</w:t>
            </w:r>
          </w:p>
          <w:p w:rsidR="0078548F" w:rsidRDefault="0078548F" w:rsidP="0078548F">
            <w:pPr>
              <w:pStyle w:val="CopticVersemulti-line"/>
            </w:pPr>
            <w:r>
              <w:t>ϯⲁ̀ⲅⲓⲁ Ⲙⲁⲣⲓⲛⲏ:</w:t>
            </w:r>
          </w:p>
          <w:p w:rsidR="0078548F" w:rsidRDefault="0078548F" w:rsidP="0078548F">
            <w:pPr>
              <w:pStyle w:val="CopticHangingVerse"/>
            </w:pPr>
            <w:r>
              <w:t>ⲛ̀ⲧⲉϥⲭⲁ ⲛⲉⲛⲛⲟⲃⲓ ⲛⲁⲛ ⲉ̀ⲃⲟⲗ.</w:t>
            </w:r>
          </w:p>
        </w:tc>
      </w:tr>
    </w:tbl>
    <w:p w:rsidR="00951605" w:rsidRDefault="00951605" w:rsidP="00951605">
      <w:pPr>
        <w:pStyle w:val="Heading3"/>
      </w:pPr>
      <w:r>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153"/>
            <w:r>
              <w:t>Abba Noub</w:t>
            </w:r>
            <w:commentRangeEnd w:id="1153"/>
            <w:r>
              <w:rPr>
                <w:rStyle w:val="CommentReference"/>
                <w:rFonts w:ascii="Times New Roman" w:eastAsiaTheme="minorHAnsi" w:hAnsi="Times New Roman" w:cstheme="minorBidi"/>
                <w:color w:val="auto"/>
              </w:rPr>
              <w:commentReference w:id="1153"/>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154"/>
            <w:r>
              <w:t xml:space="preserve">upright </w:t>
            </w:r>
            <w:commentRangeEnd w:id="1154"/>
            <w:r>
              <w:rPr>
                <w:rStyle w:val="CommentReference"/>
                <w:rFonts w:ascii="Times New Roman" w:eastAsiaTheme="minorHAnsi" w:hAnsi="Times New Roman" w:cstheme="minorBidi"/>
                <w:color w:val="auto"/>
              </w:rPr>
              <w:commentReference w:id="1154"/>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507"/>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2F106A" w:rsidRDefault="002F106A" w:rsidP="002F106A">
      <w:pPr>
        <w:pStyle w:val="Heading3"/>
      </w:pPr>
      <w:bookmarkStart w:id="1155" w:name="_Toc410196222"/>
      <w:bookmarkStart w:id="1156" w:name="_Toc410196464"/>
      <w:bookmarkStart w:id="1157" w:name="_Toc410196966"/>
      <w:r>
        <w:lastRenderedPageBreak/>
        <w:t>July 20 / Epip 26: Also St. Frumentius (Abune Selama), the First Bishop of Ethiopia</w:t>
      </w:r>
    </w:p>
    <w:p w:rsidR="009F60F1" w:rsidRPr="009F60F1" w:rsidRDefault="009F60F1" w:rsidP="009F60F1">
      <w:pPr>
        <w:pStyle w:val="Rubric"/>
      </w:pPr>
      <w:r>
        <w:t>See the Doxology for St. Athanasius that mentions him, under May 2 / Pashons 7: St. Athanasius the Apostolic, page ##.</w:t>
      </w:r>
    </w:p>
    <w:p w:rsidR="00C325FC" w:rsidRDefault="00C325FC" w:rsidP="005B716A">
      <w:pPr>
        <w:pStyle w:val="Heading3"/>
      </w:pPr>
      <w:r>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lastRenderedPageBreak/>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158"/>
            <w:r>
              <w:t xml:space="preserve">ϯⲁⲅⲓⲁ </w:t>
            </w:r>
            <w:commentRangeEnd w:id="1158"/>
            <w:r>
              <w:rPr>
                <w:rStyle w:val="CommentReference"/>
                <w:rFonts w:ascii="Times New Roman" w:hAnsi="Times New Roman" w:cstheme="minorBidi"/>
                <w:noProof w:val="0"/>
              </w:rPr>
              <w:commentReference w:id="1158"/>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Default="005B716A" w:rsidP="005B716A">
      <w:pPr>
        <w:pStyle w:val="Rubric"/>
      </w:pPr>
      <w:r>
        <w:t>See the Doxologies for the Apostles, or for Any Apostle, on page ##.</w:t>
      </w:r>
    </w:p>
    <w:p w:rsidR="00960235" w:rsidRDefault="00960235" w:rsidP="00960235">
      <w:pPr>
        <w:pStyle w:val="Heading3"/>
      </w:pPr>
      <w:r>
        <w:t>July 28 / Mesori 4: Consecration of the Church of St. Anthony</w:t>
      </w:r>
    </w:p>
    <w:p w:rsidR="00960235" w:rsidRPr="005B716A" w:rsidRDefault="00960235" w:rsidP="005B716A">
      <w:pPr>
        <w:pStyle w:val="Rubric"/>
      </w:pPr>
      <w:r>
        <w:t>See January 17 (18) / Tobi 22, page ##.</w:t>
      </w:r>
    </w:p>
    <w:p w:rsidR="00495F1A" w:rsidRPr="00980D99" w:rsidRDefault="00495F1A" w:rsidP="00495F1A">
      <w:pPr>
        <w:pStyle w:val="Heading2"/>
        <w:rPr>
          <w:lang w:val="en-US"/>
        </w:rPr>
      </w:pPr>
      <w:bookmarkStart w:id="1159" w:name="_Toc433973330"/>
      <w:r>
        <w:lastRenderedPageBreak/>
        <w:t>August</w:t>
      </w:r>
      <w:bookmarkEnd w:id="1155"/>
      <w:bookmarkEnd w:id="1156"/>
      <w:bookmarkEnd w:id="1157"/>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159"/>
    </w:p>
    <w:p w:rsidR="00306181" w:rsidRDefault="00306181" w:rsidP="00306181">
      <w:pPr>
        <w:pStyle w:val="Heading3"/>
      </w:pPr>
      <w:bookmarkStart w:id="1160" w:name="_Toc410196223"/>
      <w:bookmarkStart w:id="1161" w:name="_Toc410196465"/>
      <w:bookmarkStart w:id="1162"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160"/>
      <w:bookmarkEnd w:id="1161"/>
      <w:bookmarkEnd w:id="1162"/>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495F1A" w:rsidRDefault="00980D99" w:rsidP="00495F1A">
      <w:pPr>
        <w:pStyle w:val="Heading3"/>
      </w:pPr>
      <w:bookmarkStart w:id="1163" w:name="_Toc410196224"/>
      <w:bookmarkStart w:id="1164" w:name="_Toc410196466"/>
      <w:bookmarkStart w:id="1165" w:name="_Toc410196968"/>
      <w:r>
        <w:t xml:space="preserve">August 9 / Mesori 16: </w:t>
      </w:r>
      <w:r w:rsidR="00495F1A">
        <w:t>The Assumption of the Virgin</w:t>
      </w:r>
      <w:bookmarkEnd w:id="1163"/>
      <w:bookmarkEnd w:id="1164"/>
      <w:bookmarkEnd w:id="1165"/>
    </w:p>
    <w:p w:rsidR="00336FAA" w:rsidRDefault="00336FAA" w:rsidP="00336FAA">
      <w:pPr>
        <w:pStyle w:val="Rubric"/>
      </w:pPr>
      <w:r>
        <w:t>See the Doxologies, Psali, and Theotokia for the Virgin.</w:t>
      </w:r>
    </w:p>
    <w:p w:rsidR="00E87FBF" w:rsidRDefault="00E87FBF" w:rsidP="00E87FBF">
      <w:pPr>
        <w:pStyle w:val="Heading3"/>
      </w:pPr>
      <w:r>
        <w:t>August 12 / Mesori 19: Translocation of the Relics of St. Macarius the Great</w:t>
      </w:r>
    </w:p>
    <w:p w:rsidR="00E87FBF" w:rsidRDefault="00E87FBF" w:rsidP="00336FAA">
      <w:pPr>
        <w:pStyle w:val="Rubric"/>
      </w:pPr>
      <w:r>
        <w:t>See St. Macarius the Great on March 23 / Phamenoth 27, page ##</w:t>
      </w:r>
    </w:p>
    <w:p w:rsidR="005329C1" w:rsidRDefault="005329C1" w:rsidP="005329C1">
      <w:pPr>
        <w:pStyle w:val="Heading3"/>
      </w:pPr>
      <w:r>
        <w:t>August 14 / Mesori 21: Commemoration of the Theotokos</w:t>
      </w:r>
    </w:p>
    <w:p w:rsidR="009F60F1" w:rsidRDefault="005329C1" w:rsidP="00336FAA">
      <w:pPr>
        <w:pStyle w:val="Rubric"/>
      </w:pPr>
      <w:r>
        <w:t>See the Doxologies, Psali, and Theotokia for the Virgin.</w:t>
      </w:r>
    </w:p>
    <w:p w:rsidR="009F60F1" w:rsidRDefault="009F60F1" w:rsidP="009F60F1">
      <w:pPr>
        <w:pStyle w:val="Heading3"/>
      </w:pPr>
      <w:r>
        <w:lastRenderedPageBreak/>
        <w:t>August 17 / Mesori 24: Departure of St. Takle Haymanot</w:t>
      </w:r>
    </w:p>
    <w:p w:rsidR="009F60F1" w:rsidRDefault="009F60F1" w:rsidP="009F60F1">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 xml:space="preserve">The </w:t>
            </w:r>
            <w:r>
              <w:t>Spirit of C</w:t>
            </w:r>
            <w:r w:rsidRPr="004764BD">
              <w:t>omfort,</w:t>
            </w:r>
          </w:p>
          <w:p w:rsidR="009F60F1" w:rsidRPr="004764BD" w:rsidRDefault="009F60F1" w:rsidP="00C46B09">
            <w:pPr>
              <w:pStyle w:val="EngHang"/>
            </w:pPr>
            <w:r w:rsidRPr="004764BD">
              <w:t>Came down from heaven,</w:t>
            </w:r>
          </w:p>
          <w:p w:rsidR="009F60F1" w:rsidRPr="004764BD" w:rsidRDefault="009F60F1" w:rsidP="00C46B09">
            <w:pPr>
              <w:pStyle w:val="EngHang"/>
            </w:pPr>
            <w:r w:rsidRPr="004764BD">
              <w:t>Upon the blessed father,</w:t>
            </w:r>
          </w:p>
          <w:p w:rsidR="009F60F1" w:rsidRDefault="009F60F1" w:rsidP="00C46B09">
            <w:pPr>
              <w:pStyle w:val="EngHangEnd"/>
            </w:pPr>
            <w:r>
              <w:t>Saint</w:t>
            </w:r>
            <w:r w:rsidRPr="004764BD">
              <w:t xml:space="preserve"> Takle Haymanot.</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ⲠⲓⲠⲛⲉⲩⲙⲁ ⲙ̀Ⲡⲁⲣⲁⲕⲗⲏⲧⲟⲛ:</w:t>
            </w:r>
          </w:p>
          <w:p w:rsidR="009F60F1" w:rsidRDefault="009F60F1" w:rsidP="009F60F1">
            <w:pPr>
              <w:pStyle w:val="CopticVersemulti-line"/>
            </w:pPr>
            <w:r>
              <w:t>ⲉ̀ⲧⲁϥⲓ̀ ⲉ̀ⲡⲉⲥⲏⲧ ⲉ̀ⲃⲟⲗ ϧⲉⲛ ⲧ̀ⲫⲉ:</w:t>
            </w:r>
          </w:p>
          <w:p w:rsidR="009F60F1" w:rsidRDefault="009F60F1" w:rsidP="009F60F1">
            <w:pPr>
              <w:pStyle w:val="CopticVersemulti-line"/>
            </w:pPr>
            <w:r>
              <w:t>ⲉ̀ϫⲉⲛ ⲫ̀ⲓⲱⲧ ⲡⲓⲙⲁⲕⲁⲣⲓⲟⲥ:</w:t>
            </w:r>
          </w:p>
          <w:p w:rsidR="009F60F1" w:rsidRDefault="009F60F1" w:rsidP="009F60F1">
            <w:pPr>
              <w:pStyle w:val="CopticHangingVerse"/>
            </w:pPr>
            <w:r>
              <w:t>ⲡⲓⲁ̀ⲅⲓⲟⲥ Ⲑⲉⲕⲗⲁ Ϩⲩⲙⲁⲛⲟⲥ.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On the third day,</w:t>
            </w:r>
          </w:p>
          <w:p w:rsidR="009F60F1" w:rsidRPr="004764BD" w:rsidRDefault="009F60F1" w:rsidP="00C46B09">
            <w:pPr>
              <w:pStyle w:val="EngHang"/>
            </w:pPr>
            <w:r>
              <w:t>After</w:t>
            </w:r>
            <w:r w:rsidRPr="004764BD">
              <w:t xml:space="preserve"> his blessed birth,</w:t>
            </w:r>
          </w:p>
          <w:p w:rsidR="009F60F1" w:rsidRPr="004764BD" w:rsidRDefault="009F60F1" w:rsidP="00C46B09">
            <w:pPr>
              <w:pStyle w:val="EngHang"/>
            </w:pPr>
            <w:r>
              <w:t>He proclaimed, saying, “</w:t>
            </w:r>
            <w:r w:rsidRPr="004764BD">
              <w:t>One is</w:t>
            </w:r>
          </w:p>
          <w:p w:rsidR="009F60F1" w:rsidRDefault="009F60F1" w:rsidP="00C46B09">
            <w:pPr>
              <w:pStyle w:val="EngHangEnd"/>
            </w:pPr>
            <w:r w:rsidRPr="004764BD">
              <w:t>The Father and the Son and the Holy Spirit.</w:t>
            </w:r>
            <w:r>
              <w:t>”</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Ϧⲉⲛ ⲡⲓⲉ̀ϩⲟⲟⲩ ⲙ̀ⲙⲁϩ ϣⲟⲙⲧ (ⲅ̄):</w:t>
            </w:r>
          </w:p>
          <w:p w:rsidR="009F60F1" w:rsidRDefault="009F60F1" w:rsidP="009F60F1">
            <w:pPr>
              <w:pStyle w:val="CopticVersemulti-line"/>
            </w:pPr>
            <w:r>
              <w:t>ⲛ̀ⲧⲉ ⲡⲉϥϫⲓⲛⲙⲓⲥⲓ ⲉⲧⲥ̀ⲙⲁⲣⲱⲟⲩⲧ:</w:t>
            </w:r>
          </w:p>
          <w:p w:rsidR="009F60F1" w:rsidRDefault="009F60F1" w:rsidP="009F60F1">
            <w:pPr>
              <w:pStyle w:val="CopticVersemulti-line"/>
            </w:pPr>
            <w:r>
              <w:t>ⲉϥⲱϣ ⲉ̀ⲃⲟⲗ ϫⲉ ⲟⲩⲁⲓ ⲡⲉ:</w:t>
            </w:r>
          </w:p>
          <w:p w:rsidR="009F60F1" w:rsidRDefault="009F60F1" w:rsidP="009F60F1">
            <w:pPr>
              <w:pStyle w:val="CopticHangingVerse"/>
            </w:pPr>
            <w:r>
              <w:t>Ⲫⲓⲱⲧ ⲛⲉⲙ ⲡ̀Ϣⲏⲣⲓ ⲛⲉⲙ ⲡⲓⲠⲛⲉⲩⲙⲁ ⲉ̄ⲑ̄ⲩ̄.</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And since his youth,</w:t>
            </w:r>
          </w:p>
          <w:p w:rsidR="009F60F1" w:rsidRPr="004764BD" w:rsidRDefault="009F60F1" w:rsidP="00C46B09">
            <w:pPr>
              <w:pStyle w:val="EngHang"/>
            </w:pPr>
            <w:r w:rsidRPr="004764BD">
              <w:t>He was filled with the Holy Spirit,</w:t>
            </w:r>
          </w:p>
          <w:p w:rsidR="009F60F1" w:rsidRPr="004764BD" w:rsidRDefault="009F60F1" w:rsidP="00C46B09">
            <w:pPr>
              <w:pStyle w:val="EngHang"/>
            </w:pPr>
            <w:r w:rsidRPr="004764BD">
              <w:t>And the angels of heaven,</w:t>
            </w:r>
          </w:p>
          <w:p w:rsidR="009F60F1" w:rsidRDefault="009F60F1" w:rsidP="00C46B09">
            <w:pPr>
              <w:pStyle w:val="EngHangEnd"/>
            </w:pPr>
            <w:r w:rsidRPr="004764BD">
              <w:t>Overshadowed him.</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Ⲟⲩⲟϩ ⲓⲥϫⲉⲛ ⲧⲉϥⲙⲉⲧⲁ̀ⲗⲟⲩ:</w:t>
            </w:r>
          </w:p>
          <w:p w:rsidR="009F60F1" w:rsidRDefault="009F60F1" w:rsidP="009F60F1">
            <w:pPr>
              <w:pStyle w:val="CopticVersemulti-line"/>
            </w:pPr>
            <w:r>
              <w:t>ⲁϥⲙⲟϩ ⲉ̀ⲃⲟⲗ ϧⲉⲛ ⲡⲓⲠⲉⲛⲩⲙⲁ ⲉ̄ⲑ̄ⲩ̄:</w:t>
            </w:r>
          </w:p>
          <w:p w:rsidR="009F60F1" w:rsidRDefault="009F60F1" w:rsidP="009F60F1">
            <w:pPr>
              <w:pStyle w:val="CopticVersemulti-line"/>
            </w:pPr>
            <w:r>
              <w:t>ⲟⲩⲟϩ ⲛⲓⲁ̀ⲅⲉⲗⲟⲥ ⲛ̀ⲧⲉ ⲧ̀ⲫⲉ:</w:t>
            </w:r>
          </w:p>
          <w:p w:rsidR="009F60F1" w:rsidRDefault="009F60F1" w:rsidP="009F60F1">
            <w:pPr>
              <w:pStyle w:val="CopticHangingVerse"/>
            </w:pPr>
            <w:r>
              <w:t>ⲛⲁⲩ ⲉⲣϧⲏⲓⲃⲓ ⲉ̀ϩ̀ⲣⲏⲓ ⲉ̀ϫⲱϥ.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Default="009F60F1" w:rsidP="00C46B09">
            <w:pPr>
              <w:pStyle w:val="EngHang"/>
            </w:pPr>
            <w:r>
              <w:t>As David said</w:t>
            </w:r>
          </w:p>
          <w:p w:rsidR="009F60F1" w:rsidRDefault="009F60F1" w:rsidP="00C46B09">
            <w:pPr>
              <w:pStyle w:val="EngHang"/>
            </w:pPr>
            <w:r>
              <w:t>In the Psalms,</w:t>
            </w:r>
          </w:p>
          <w:p w:rsidR="009F60F1" w:rsidRPr="004764BD" w:rsidRDefault="009F60F1" w:rsidP="00C46B09">
            <w:pPr>
              <w:pStyle w:val="EngHang"/>
            </w:pPr>
            <w:r w:rsidRPr="004764BD">
              <w:t>Michael, the chief of the heavenly,</w:t>
            </w:r>
          </w:p>
          <w:p w:rsidR="009F60F1" w:rsidRDefault="009F60F1" w:rsidP="009F60F1">
            <w:pPr>
              <w:pStyle w:val="EngHangEnd"/>
            </w:pPr>
            <w:r w:rsidRPr="004764BD">
              <w:t xml:space="preserve">Was </w:t>
            </w:r>
            <w:r>
              <w:t>continually with him.</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Ⲙⲓⲭⲁⲏⲗ ⲛ̀ⲁⲣⲭⲱⲛ ⲛ̀ⲛⲁ ⲛⲓⲫⲏⲟⲩⲓ̀:</w:t>
            </w:r>
          </w:p>
          <w:p w:rsidR="009F60F1" w:rsidRDefault="009F60F1" w:rsidP="009F60F1">
            <w:pPr>
              <w:pStyle w:val="CopticVersemulti-line"/>
            </w:pPr>
            <w:r>
              <w:t>ⲉϥⲭⲏ ⲛⲉⲙⲁϥ ⲛ̀ⲥⲏⲟⲩ ⲛⲓⲃⲉⲛ:</w:t>
            </w:r>
          </w:p>
          <w:p w:rsidR="009F60F1" w:rsidRDefault="009F60F1" w:rsidP="009F60F1">
            <w:pPr>
              <w:pStyle w:val="CopticVersemulti-line"/>
            </w:pPr>
            <w:r>
              <w:t>ⲕⲁⲧⲁ ⲫ̀ⲣ̀ⲏϯ ⲉ̀ⲧⲁⲫϫⲟⲥ:</w:t>
            </w:r>
          </w:p>
          <w:p w:rsidR="009F60F1" w:rsidRDefault="009F60F1" w:rsidP="009F60F1">
            <w:pPr>
              <w:pStyle w:val="CopticHangingVerse"/>
            </w:pPr>
            <w:r>
              <w:t>ⲛ̀ϫⲉ Ⲇⲩⲓⲇ ϧⲉⲛ ⲡⲓⲯⲁⲗⲙⲟⲥ.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Christ was revealed to you,</w:t>
            </w:r>
          </w:p>
          <w:p w:rsidR="009F60F1" w:rsidRPr="004764BD" w:rsidRDefault="009F60F1" w:rsidP="00C46B09">
            <w:pPr>
              <w:pStyle w:val="EngHang"/>
            </w:pPr>
            <w:r w:rsidRPr="004764BD">
              <w:t>And He gave you the authority,</w:t>
            </w:r>
          </w:p>
          <w:p w:rsidR="009F60F1" w:rsidRPr="004764BD" w:rsidRDefault="009F60F1" w:rsidP="00C46B09">
            <w:pPr>
              <w:pStyle w:val="EngHang"/>
            </w:pPr>
            <w:r>
              <w:t>Of binding and</w:t>
            </w:r>
            <w:r w:rsidRPr="004764BD">
              <w:t xml:space="preserve"> loosing,</w:t>
            </w:r>
          </w:p>
          <w:p w:rsidR="009F60F1" w:rsidRDefault="009F60F1" w:rsidP="00C46B09">
            <w:pPr>
              <w:pStyle w:val="EngHangEnd"/>
            </w:pPr>
            <w:r>
              <w:t>Like His A</w:t>
            </w:r>
            <w:r w:rsidRPr="004764BD">
              <w:t>postles.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ⲀⲠⲭ̄ⲥ̄ ⲟⲩⲱⲛϩ ⲛⲁⲕ ⲉ̀ⲃⲟⲗ:</w:t>
            </w:r>
          </w:p>
          <w:p w:rsidR="009F60F1" w:rsidRDefault="009F60F1" w:rsidP="009F60F1">
            <w:pPr>
              <w:pStyle w:val="CopticVersemulti-line"/>
            </w:pPr>
            <w:r>
              <w:t>ⲟⲩⲟϩ ⲁϥϯ ⲛⲁⲕ ⲙ̀ⲡⲓⲉ̀ⲣϣⲓϣⲓ:</w:t>
            </w:r>
          </w:p>
          <w:p w:rsidR="009F60F1" w:rsidRDefault="009F60F1" w:rsidP="009F60F1">
            <w:pPr>
              <w:pStyle w:val="CopticVersemulti-line"/>
            </w:pPr>
            <w:r>
              <w:t>ⲡⲓⲥⲟⲛϩ ⲛⲉⲙ ⲡⲓⲃⲱⲗ ⲉ̀ⲃⲟⲗ:</w:t>
            </w:r>
          </w:p>
          <w:p w:rsidR="009F60F1" w:rsidRPr="003032D8" w:rsidRDefault="009F60F1" w:rsidP="009F60F1">
            <w:pPr>
              <w:pStyle w:val="CopticVersemulti-line"/>
            </w:pPr>
            <w:r>
              <w:t>ⲙ̀ⲫ̀ⲣⲏϯ ⲛ̀ⲛⲉϥⲁ̀ⲡⲟⲥⲧⲟⲗⲟⲥ.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t>You became an A</w:t>
            </w:r>
            <w:r w:rsidRPr="004764BD">
              <w:t>postle,</w:t>
            </w:r>
          </w:p>
          <w:p w:rsidR="009F60F1" w:rsidRPr="004764BD" w:rsidRDefault="009F60F1" w:rsidP="00C46B09">
            <w:pPr>
              <w:pStyle w:val="EngHang"/>
            </w:pPr>
            <w:r w:rsidRPr="004764BD">
              <w:t>Chosen by Jesus Christ,</w:t>
            </w:r>
          </w:p>
          <w:p w:rsidR="009F60F1" w:rsidRPr="004764BD" w:rsidRDefault="009F60F1" w:rsidP="00C46B09">
            <w:pPr>
              <w:pStyle w:val="EngHang"/>
            </w:pPr>
            <w:r>
              <w:t xml:space="preserve">The </w:t>
            </w:r>
            <w:r w:rsidRPr="004764BD">
              <w:t>High Priest of the Ethiopians,</w:t>
            </w:r>
          </w:p>
          <w:p w:rsidR="009F60F1" w:rsidRDefault="009F60F1" w:rsidP="00C46B09">
            <w:pPr>
              <w:pStyle w:val="EngHangEnd"/>
            </w:pPr>
            <w:r w:rsidRPr="004764BD">
              <w:t>The father of the monks.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Ⲁⲕϣⲱⲡⲓ ⲛ̀ⲟⲩⲁ̀ⲡⲟⲥⲧⲟⲗⲟⲥ:</w:t>
            </w:r>
          </w:p>
          <w:p w:rsidR="009F60F1" w:rsidRDefault="009F60F1" w:rsidP="009F60F1">
            <w:pPr>
              <w:pStyle w:val="CopticVersemulti-line"/>
            </w:pPr>
            <w:r>
              <w:t>Ϥ̀ⲥⲱⲧⲡ ⲛ̀Ⲓⲏ̄ⲥ̄ Ⲡⲭ̄ⲥ̄:</w:t>
            </w:r>
          </w:p>
          <w:p w:rsidR="009F60F1" w:rsidRDefault="009F60F1" w:rsidP="009F60F1">
            <w:pPr>
              <w:pStyle w:val="CopticVersemulti-line"/>
            </w:pPr>
            <w:r>
              <w:t>ⲁⲣⲭⲏⲉ̀ⲣⲉⲩⲥ ⲛ̀ⲛⲓⲈⲑⲁϥϣ:</w:t>
            </w:r>
          </w:p>
          <w:p w:rsidR="009F60F1" w:rsidRDefault="009F60F1" w:rsidP="009F60F1">
            <w:pPr>
              <w:pStyle w:val="CopticHangingVerse"/>
            </w:pPr>
            <w:r>
              <w:t>ⲫ̀ⲓⲱⲧ ⲛ̀ⲧⲉ ⲛⲓⲙⲟⲛⲁⲭⲟⲥ.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Your name became sweet,</w:t>
            </w:r>
          </w:p>
          <w:p w:rsidR="009F60F1" w:rsidRPr="004764BD" w:rsidRDefault="009F60F1" w:rsidP="00C46B09">
            <w:pPr>
              <w:pStyle w:val="EngHang"/>
            </w:pPr>
            <w:r w:rsidRPr="004764BD">
              <w:t xml:space="preserve">In our </w:t>
            </w:r>
            <w:r>
              <w:t>lips</w:t>
            </w:r>
            <w:r w:rsidRPr="004764BD">
              <w:t xml:space="preserve"> and </w:t>
            </w:r>
            <w:r>
              <w:t>on the Ethiopians’.</w:t>
            </w:r>
          </w:p>
          <w:p w:rsidR="009F60F1" w:rsidRPr="004764BD" w:rsidRDefault="009F60F1" w:rsidP="00C46B09">
            <w:pPr>
              <w:pStyle w:val="EngHang"/>
            </w:pPr>
            <w:r w:rsidRPr="004764BD">
              <w:t xml:space="preserve">O God of </w:t>
            </w:r>
            <w:r>
              <w:t>Saint</w:t>
            </w:r>
            <w:r w:rsidRPr="004764BD">
              <w:t xml:space="preserve"> Takle Haymanot,</w:t>
            </w:r>
          </w:p>
          <w:p w:rsidR="009F60F1" w:rsidRDefault="009F60F1" w:rsidP="00C46B09">
            <w:pPr>
              <w:pStyle w:val="EngHangEnd"/>
            </w:pPr>
            <w:r w:rsidRPr="004764BD">
              <w:t>Have compassion upon us.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Ϥϩⲟⲗϫ ⲛ̀ϫⲉ ⲡⲉⲕⲣⲁⲛ ⲁϥϣⲱⲡⲓ:</w:t>
            </w:r>
          </w:p>
          <w:p w:rsidR="009F60F1" w:rsidRDefault="009F60F1" w:rsidP="009F60F1">
            <w:pPr>
              <w:pStyle w:val="CopticVersemulti-line"/>
            </w:pPr>
            <w:r>
              <w:t>Ϧⲉⲛ ⲛⲉⲛⲣⲱⲛ ⲛⲉⲙ ⲛⲓⲣⲉⲙⲈⲑⲁⲩϣ:</w:t>
            </w:r>
          </w:p>
          <w:p w:rsidR="009F60F1" w:rsidRDefault="009F60F1" w:rsidP="009F60F1">
            <w:pPr>
              <w:pStyle w:val="CopticVersemulti-line"/>
            </w:pPr>
            <w:r>
              <w:t>ϫⲉ Ⲫϯ ⲙ̀ⲡⲓⲁ̀ⲅⲓⲟⲥ:</w:t>
            </w:r>
          </w:p>
          <w:p w:rsidR="009F60F1" w:rsidRDefault="009F60F1" w:rsidP="009F60F1">
            <w:pPr>
              <w:pStyle w:val="CopticHangingVerse"/>
            </w:pPr>
            <w:r>
              <w:t>Ⲑⲉⲕⲗⲁ Ϩⲩⲙⲁⲛⲟⲥ ϣⲉⲛϩⲏⲧ ϧⲁⲣⲟⲛ.</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Pray to the Lord on our behalf,</w:t>
            </w:r>
          </w:p>
          <w:p w:rsidR="009F60F1" w:rsidRPr="004764BD" w:rsidRDefault="009F60F1" w:rsidP="00C46B09">
            <w:pPr>
              <w:pStyle w:val="EngHang"/>
            </w:pPr>
            <w:r>
              <w:t>O Ethiopian A</w:t>
            </w:r>
            <w:r w:rsidRPr="004764BD">
              <w:t>postle,</w:t>
            </w:r>
          </w:p>
          <w:p w:rsidR="009F60F1" w:rsidRPr="004764BD" w:rsidRDefault="009F60F1" w:rsidP="00C46B09">
            <w:pPr>
              <w:pStyle w:val="EngHang"/>
            </w:pPr>
            <w:r>
              <w:t>Saint</w:t>
            </w:r>
            <w:r w:rsidRPr="004764BD">
              <w:t xml:space="preserve"> Takle Haymanot,</w:t>
            </w:r>
          </w:p>
          <w:p w:rsidR="009F60F1" w:rsidRDefault="009F60F1" w:rsidP="00C46B09">
            <w:pPr>
              <w:pStyle w:val="EngHangEnd"/>
            </w:pPr>
            <w:r w:rsidRPr="004764BD">
              <w:t>That He</w:t>
            </w:r>
            <w:r>
              <w:t xml:space="preserve"> may forgive us our sins.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Ⲧⲱⲃϩ ⲙ̀Ⲡⲟ̄ⲥ̄ ⲉ̀ϩ̀ⲣⲏⲓ ⲉ̀ϫⲱⲛ:</w:t>
            </w:r>
          </w:p>
          <w:p w:rsidR="009F60F1" w:rsidRDefault="009F60F1" w:rsidP="009F60F1">
            <w:pPr>
              <w:pStyle w:val="CopticVersemulti-line"/>
            </w:pPr>
            <w:r>
              <w:t>ⲡⲓⲁ̀ⲡⲟⲥⲧⲟⲗⲟⲥ ⲛ̀ⲛⲓⲣⲉⲙⲈⲑⲁⲩϣ:</w:t>
            </w:r>
          </w:p>
          <w:p w:rsidR="009F60F1" w:rsidRDefault="009F60F1" w:rsidP="009F60F1">
            <w:pPr>
              <w:pStyle w:val="CopticVersemulti-line"/>
            </w:pPr>
            <w:r>
              <w:t>ⲡⲓⲁ̀ⲅⲓⲟⲥ Ⲑⲉⲕⲗⲁ Ϩⲩⲙⲁⲛⲟⲥ:</w:t>
            </w:r>
          </w:p>
          <w:p w:rsidR="009F60F1" w:rsidRDefault="009F60F1" w:rsidP="009F60F1">
            <w:pPr>
              <w:pStyle w:val="CopticHangingVerse"/>
            </w:pPr>
            <w:r>
              <w:t>ⲛ̀ⲧⲉϥ ⲭⲁ ⲛⲉⲛⲛⲟⲃⲓ ⲛⲁⲛ ⲉ̀ⲃⲟⲗ.</w:t>
            </w:r>
          </w:p>
        </w:tc>
      </w:tr>
    </w:tbl>
    <w:p w:rsidR="00431ABD" w:rsidRDefault="00431ABD" w:rsidP="00431ABD">
      <w:pPr>
        <w:pStyle w:val="Heading3"/>
      </w:pPr>
      <w:r>
        <w:t>August 21 / Mesori 28: The Patriarchs: Abraham, Isaac, and Jacob</w:t>
      </w:r>
    </w:p>
    <w:p w:rsidR="00431ABD" w:rsidRDefault="00431ABD" w:rsidP="00431AB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t>Sing</w:t>
            </w:r>
            <w:r w:rsidRPr="004764BD">
              <w:t xml:space="preserve"> a new song</w:t>
            </w:r>
            <w:r>
              <w:t xml:space="preserve"> to the Lord</w:t>
            </w:r>
            <w:r w:rsidRPr="004764BD">
              <w:t>,</w:t>
            </w:r>
          </w:p>
          <w:p w:rsidR="00431ABD" w:rsidRPr="004764BD" w:rsidRDefault="00431ABD" w:rsidP="00431ABD">
            <w:pPr>
              <w:pStyle w:val="EngHang"/>
            </w:pPr>
            <w:r w:rsidRPr="004764BD">
              <w:t>With myriads of psalms,</w:t>
            </w:r>
          </w:p>
          <w:p w:rsidR="00431ABD" w:rsidRPr="004764BD" w:rsidRDefault="00431ABD" w:rsidP="00431ABD">
            <w:pPr>
              <w:pStyle w:val="EngHang"/>
            </w:pPr>
            <w:r w:rsidRPr="004764BD">
              <w:t>For the remembrance of our lords and fathers,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Ϩⲱⲥ ⲉ̀Ⲡⲟ̄ⲥ̄ ϧⲉⲛ ⲟⲩϩⲱⲥ ⲙ̀ⲃⲉⲣⲓ:</w:t>
            </w:r>
          </w:p>
          <w:p w:rsidR="00431ABD" w:rsidRDefault="00431ABD" w:rsidP="00431ABD">
            <w:pPr>
              <w:pStyle w:val="CopticVersemulti-line"/>
            </w:pPr>
            <w:r>
              <w:t>ϧⲉⲛ ϩⲁⲛⲯⲁⲗⲙⲟⲥ ⲑ̀ⲃⲁ ⲛ̀ⲕⲱⲃ:</w:t>
            </w:r>
          </w:p>
          <w:p w:rsidR="00431ABD" w:rsidRDefault="00431ABD" w:rsidP="00431ABD">
            <w:pPr>
              <w:pStyle w:val="CopticVersemulti-line"/>
            </w:pPr>
            <w:r>
              <w:t>ⲡⲓⲉⲣⲫ̀ⲙⲉⲩⲓ̀ ⲛ̀ⲛⲁⲟ̄ⲥ̄ ⲛ̀ⲓⲟϯ:</w:t>
            </w:r>
          </w:p>
          <w:p w:rsidR="00431ABD" w:rsidRDefault="00431ABD" w:rsidP="00431ABD">
            <w:pPr>
              <w:pStyle w:val="CopticHangingVerse"/>
            </w:pPr>
            <w:r>
              <w:t>Ⲁⲃⲣⲁⲁⲙ Ⲓⲥⲁⲁⲕ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t>Grant</w:t>
            </w:r>
            <w:r w:rsidRPr="004764BD">
              <w:t xml:space="preserve"> us coolness, O Lord,</w:t>
            </w:r>
          </w:p>
          <w:p w:rsidR="00431ABD" w:rsidRPr="004764BD" w:rsidRDefault="00431ABD" w:rsidP="00431ABD">
            <w:pPr>
              <w:pStyle w:val="EngHang"/>
            </w:pPr>
            <w:r w:rsidRPr="004764BD">
              <w:t>In the bosom of our righteous fathers,</w:t>
            </w:r>
          </w:p>
          <w:p w:rsidR="00431ABD" w:rsidRPr="004764BD" w:rsidRDefault="00431ABD" w:rsidP="00431ABD">
            <w:pPr>
              <w:pStyle w:val="EngHang"/>
            </w:pPr>
            <w:r w:rsidRPr="004764BD">
              <w:t>Abraham, Isaac, and Jacob,</w:t>
            </w:r>
          </w:p>
          <w:p w:rsidR="00431ABD" w:rsidRDefault="00431ABD" w:rsidP="00431ABD">
            <w:pPr>
              <w:pStyle w:val="EngHangEnd"/>
            </w:pPr>
            <w:r>
              <w:t>In paradise by</w:t>
            </w:r>
            <w:r w:rsidRPr="004764BD">
              <w:t xml:space="preserve"> their prayers.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Ⲙⲟⲓ ⲛⲁⲛ Ⲡⲟ̄ⲥ̄ ⲛ̀ⲟⲩⲭ̀ⲃⲟⲃ:</w:t>
            </w:r>
          </w:p>
          <w:p w:rsidR="00431ABD" w:rsidRDefault="00431ABD" w:rsidP="00431ABD">
            <w:pPr>
              <w:pStyle w:val="CopticVersemulti-line"/>
            </w:pPr>
            <w:r>
              <w:t>ϧⲉⲛ ⲕⲉⲛϥ ⲛ̀ⲛⲉⲛⲓⲟϯ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ϧⲉⲛ ⲡⲓⲡⲁⲣⲁⲇⲓⲥⲟⲥ ⲛⲉⲙ ⲛⲟⲩⲕⲉⲡ̀ⲣⲟⲥ.</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Forget not the covenant,</w:t>
            </w:r>
          </w:p>
          <w:p w:rsidR="00431ABD" w:rsidRPr="004764BD" w:rsidRDefault="00431ABD" w:rsidP="00431ABD">
            <w:pPr>
              <w:pStyle w:val="EngHang"/>
            </w:pPr>
            <w:r w:rsidRPr="004764BD">
              <w:t xml:space="preserve">Which </w:t>
            </w:r>
            <w:r>
              <w:t>You have</w:t>
            </w:r>
            <w:r w:rsidRPr="004764BD">
              <w:t xml:space="preserve"> made with Abraham,</w:t>
            </w:r>
          </w:p>
          <w:p w:rsidR="00431ABD" w:rsidRPr="004764BD" w:rsidRDefault="00431ABD" w:rsidP="00431ABD">
            <w:pPr>
              <w:pStyle w:val="EngHang"/>
            </w:pPr>
            <w:r>
              <w:t>And guarded</w:t>
            </w:r>
            <w:r w:rsidRPr="004764BD">
              <w:t xml:space="preserve"> with Isaac,</w:t>
            </w:r>
          </w:p>
          <w:p w:rsidR="00431ABD" w:rsidRDefault="00431ABD" w:rsidP="00431ABD">
            <w:pPr>
              <w:pStyle w:val="EngHangEnd"/>
            </w:pPr>
            <w:r>
              <w:t>And made to</w:t>
            </w:r>
            <w:r w:rsidRPr="004764BD">
              <w:t xml:space="preserve"> stand with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Ⲙⲡⲉⲣⲉⲣⲡ̀ⲱⲃϣ ⲛ̀ϯⲇⲓⲁ̀ⲑⲏⲕⲏ:</w:t>
            </w:r>
          </w:p>
          <w:p w:rsidR="00431ABD" w:rsidRDefault="00431ABD" w:rsidP="00431ABD">
            <w:pPr>
              <w:pStyle w:val="CopticVersemulti-line"/>
            </w:pPr>
            <w:r>
              <w:t>ⲑⲏⲉⲧⲁⲕⲥⲉⲙⲛⲏⲧⲥ ⲛⲉⲙ Ⲁⲃⲣⲁⲁⲙ:</w:t>
            </w:r>
          </w:p>
          <w:p w:rsidR="00431ABD" w:rsidRDefault="00431ABD" w:rsidP="00431ABD">
            <w:pPr>
              <w:pStyle w:val="CopticVersemulti-line"/>
            </w:pPr>
            <w:r>
              <w:t>ⲟⲩⲟϩ ⲁⲕⲁ̀ⲣⲉϩ ⲉ̀ⲣⲟϥ ⲛⲉⲙ Ⲓⲥⲁⲁⲕ:</w:t>
            </w:r>
          </w:p>
          <w:p w:rsidR="00431ABD" w:rsidRDefault="00431ABD" w:rsidP="00431ABD">
            <w:pPr>
              <w:pStyle w:val="CopticHangingVerse"/>
            </w:pPr>
            <w:r>
              <w:t>ⲟⲩⲟϩ ⲁⲕⲧⲁϩⲟϥ ⲉ̀ⲣⲁⲧϥ ⲛⲉⲙ Ⲓⲁⲕⲱⲃ.</w:t>
            </w:r>
          </w:p>
        </w:tc>
      </w:tr>
      <w:tr w:rsidR="00431ABD" w:rsidTr="00431ABD">
        <w:trPr>
          <w:cantSplit/>
          <w:jc w:val="center"/>
        </w:trPr>
        <w:tc>
          <w:tcPr>
            <w:tcW w:w="288" w:type="dxa"/>
          </w:tcPr>
          <w:p w:rsidR="00431ABD" w:rsidRDefault="00431ABD" w:rsidP="00431ABD">
            <w:pPr>
              <w:pStyle w:val="CopticCross"/>
            </w:pPr>
            <w:r w:rsidRPr="00FB5ACB">
              <w:lastRenderedPageBreak/>
              <w:t>¿</w:t>
            </w:r>
          </w:p>
        </w:tc>
        <w:tc>
          <w:tcPr>
            <w:tcW w:w="3960" w:type="dxa"/>
          </w:tcPr>
          <w:p w:rsidR="00431ABD" w:rsidRPr="004764BD" w:rsidRDefault="00431ABD" w:rsidP="00431ABD">
            <w:pPr>
              <w:pStyle w:val="EngHang"/>
            </w:pPr>
            <w:r w:rsidRPr="004764BD">
              <w:t xml:space="preserve">Bless the Lord all </w:t>
            </w:r>
            <w:r>
              <w:t>you</w:t>
            </w:r>
            <w:r w:rsidRPr="004764BD">
              <w:t xml:space="preserve"> nations,</w:t>
            </w:r>
          </w:p>
          <w:p w:rsidR="00431ABD" w:rsidRPr="004764BD" w:rsidRDefault="00431ABD" w:rsidP="00431ABD">
            <w:pPr>
              <w:pStyle w:val="EngHang"/>
            </w:pPr>
            <w:r w:rsidRPr="004764BD">
              <w:t>The tribes and all kinds of tongues,</w:t>
            </w:r>
          </w:p>
          <w:p w:rsidR="00431ABD" w:rsidRPr="004764BD" w:rsidRDefault="00431ABD" w:rsidP="00431ABD">
            <w:pPr>
              <w:pStyle w:val="EngHang"/>
            </w:pPr>
            <w:r w:rsidRPr="004764BD">
              <w:t>In the feast of the great and righteous,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Ⲥⲙⲟⲩ ⲉ̀Ⲡⲟ̄ⲥ̄ ⲱ̀ ⲛⲓⲗⲁⲟⲥ:</w:t>
            </w:r>
          </w:p>
          <w:p w:rsidR="00431ABD" w:rsidRDefault="00431ABD" w:rsidP="00431ABD">
            <w:pPr>
              <w:pStyle w:val="CopticVersemulti-line"/>
            </w:pPr>
            <w:r>
              <w:t>ⲛⲓⲫⲩⲗⲏ ⲛⲉⲙ ⲛⲓⲁⲥⲡⲓ ⲛ̀ⲗⲁⲥ:</w:t>
            </w:r>
          </w:p>
          <w:p w:rsidR="00431ABD" w:rsidRDefault="00431ABD" w:rsidP="00431ABD">
            <w:pPr>
              <w:pStyle w:val="CopticVersemulti-line"/>
            </w:pPr>
            <w:r>
              <w:t>ϧⲉⲛ ⲡ̀ϣⲁⲓ ⲛ̀ⲧⲉ ⲛⲓⲛⲓϣϯ ϧⲉⲛ ⲛⲓⲇⲓⲕⲉⲟⲥ:</w:t>
            </w:r>
          </w:p>
          <w:p w:rsidR="00431ABD" w:rsidRDefault="00431ABD" w:rsidP="00431ABD">
            <w:pPr>
              <w:pStyle w:val="CopticHangingVerse"/>
            </w:pPr>
            <w:r>
              <w:t>Ⲁⲃⲣⲁⲁⲙ ⲛⲉⲙ Ⲓⲥⲁⲁⲕ ⲛⲉⲙ Ⲓⲁⲕⲱⲃ.</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 xml:space="preserve">You </w:t>
            </w:r>
            <w:r>
              <w:t>greatly exalted the holy</w:t>
            </w:r>
            <w:r w:rsidRPr="004764BD">
              <w:t>,</w:t>
            </w:r>
          </w:p>
          <w:p w:rsidR="00431ABD" w:rsidRPr="004764BD" w:rsidRDefault="00431ABD" w:rsidP="00431ABD">
            <w:pPr>
              <w:pStyle w:val="EngHang"/>
            </w:pPr>
            <w:r w:rsidRPr="004764BD">
              <w:t>And the righteous and the just,</w:t>
            </w:r>
          </w:p>
          <w:p w:rsidR="00431ABD" w:rsidRPr="004764BD" w:rsidRDefault="00431ABD" w:rsidP="00431ABD">
            <w:pPr>
              <w:pStyle w:val="EngHang"/>
            </w:pPr>
            <w:r w:rsidRPr="004764BD">
              <w:t>Grant us O Lord our portion,</w:t>
            </w:r>
          </w:p>
          <w:p w:rsidR="00431ABD" w:rsidRDefault="00431ABD" w:rsidP="00431ABD">
            <w:pPr>
              <w:pStyle w:val="EngHangEnd"/>
            </w:pPr>
            <w:r w:rsidRPr="004764BD">
              <w:t>With 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Ⲁⲣⲉⲧⲉⲛϭⲓⲥⲓ ⲉ̀ⲙⲁϣⲱ ⲛⲓⲁ̀ⲅⲓⲟⲥ:</w:t>
            </w:r>
          </w:p>
          <w:p w:rsidR="00431ABD" w:rsidRDefault="00431ABD" w:rsidP="00431ABD">
            <w:pPr>
              <w:pStyle w:val="CopticVersemulti-line"/>
            </w:pPr>
            <w:r>
              <w:t>ⲛⲉⲙ ⲛⲓⲑ̀ⲙⲏⲓ ⲛⲉⲙ ⲛⲓⲇⲓⲕⲉⲟⲥ:</w:t>
            </w:r>
          </w:p>
          <w:p w:rsidR="00431ABD" w:rsidRDefault="00431ABD" w:rsidP="00431ABD">
            <w:pPr>
              <w:pStyle w:val="CopticVersemulti-line"/>
            </w:pPr>
            <w:r>
              <w:t>ⲙⲟⲓ ⲛⲁⲛ Ⲡⲟ̄ⲥ̄ ⲛ̀ⲟⲩⲙⲉⲣⲟⲥ:</w:t>
            </w:r>
          </w:p>
          <w:p w:rsidR="00431ABD" w:rsidRPr="003032D8" w:rsidRDefault="00431ABD" w:rsidP="00431ABD">
            <w:pPr>
              <w:pStyle w:val="CopticHangingVerse"/>
            </w:pPr>
            <w:r>
              <w:t>ⲛⲉⲙ Ⲁⲃⲣⲁⲁⲙ ⲛⲉⲙ Ⲓⲥⲁⲁⲭ ⲛⲉⲙ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rsidRPr="004764BD">
              <w:t>Pray to the Lord on our behalf,</w:t>
            </w:r>
          </w:p>
          <w:p w:rsidR="00431ABD" w:rsidRPr="004764BD" w:rsidRDefault="00431ABD" w:rsidP="00431ABD">
            <w:pPr>
              <w:pStyle w:val="EngHang"/>
            </w:pPr>
            <w:r>
              <w:t>O my lords the</w:t>
            </w:r>
            <w:r w:rsidRPr="004764BD">
              <w:t xml:space="preserve"> righteous fathers,</w:t>
            </w:r>
          </w:p>
          <w:p w:rsidR="00431ABD" w:rsidRPr="004764BD" w:rsidRDefault="00431ABD" w:rsidP="00431ABD">
            <w:pPr>
              <w:pStyle w:val="EngHang"/>
            </w:pPr>
            <w:r w:rsidRPr="004764BD">
              <w:t>Abraham, Isaac, and Jacob,</w:t>
            </w:r>
          </w:p>
          <w:p w:rsidR="00431ABD" w:rsidRDefault="00431ABD" w:rsidP="00431ABD">
            <w:pPr>
              <w:pStyle w:val="EngHangEnd"/>
            </w:pPr>
            <w:r w:rsidRPr="004764BD">
              <w:t>That He</w:t>
            </w:r>
            <w:r>
              <w:t xml:space="preserve"> may forgive us our sins.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Ⲧⲱⲃϩ ⲙ̀Ⲡⲟ̄ⲥ̄ ⲉ̀ϩ̀ⲣⲏⲓ ⲉ̀ϫⲱⲛ:</w:t>
            </w:r>
          </w:p>
          <w:p w:rsidR="00431ABD" w:rsidRDefault="00431ABD" w:rsidP="00431ABD">
            <w:pPr>
              <w:pStyle w:val="CopticVersemulti-line"/>
            </w:pPr>
            <w:r>
              <w:t>ⲱ̀ ⲛⲁⲟ̄ⲥ̄ 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ⲛ̀ⲧⲉϥⲭⲁ ⲛⲉⲛⲛⲟⲃⲓ ⲛⲁⲛ ⲉ̀ⲃⲟⲗ.</w:t>
            </w:r>
          </w:p>
        </w:tc>
      </w:tr>
    </w:tbl>
    <w:p w:rsidR="0070722E" w:rsidRDefault="0070722E" w:rsidP="0070722E">
      <w:pPr>
        <w:pStyle w:val="Heading3"/>
      </w:pPr>
      <w:r>
        <w:t>August 22 / Mesori 29: Translocation of the Relics of St. John the Short to Scetis</w:t>
      </w:r>
    </w:p>
    <w:p w:rsidR="0070722E" w:rsidRDefault="0070722E" w:rsidP="00336FAA">
      <w:pPr>
        <w:pStyle w:val="Rubric"/>
      </w:pPr>
      <w:r>
        <w:t>See October 17 (18) Paopi 20, page ##.</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lastRenderedPageBreak/>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lastRenderedPageBreak/>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Let us gather, O my beloved,</w:t>
            </w:r>
          </w:p>
          <w:p w:rsidR="00D74BC5" w:rsidRPr="004764BD" w:rsidRDefault="00D74BC5" w:rsidP="002B038E">
            <w:pPr>
              <w:pStyle w:val="EngHang"/>
            </w:pPr>
            <w:r w:rsidRPr="004764BD">
              <w:t>To honour in one accord,</w:t>
            </w:r>
          </w:p>
          <w:p w:rsidR="00D74BC5" w:rsidRPr="004764BD" w:rsidRDefault="00D74BC5" w:rsidP="002B038E">
            <w:pPr>
              <w:pStyle w:val="EngHang"/>
            </w:pPr>
            <w:r w:rsidRPr="004764BD">
              <w:t xml:space="preserve">This righteous </w:t>
            </w:r>
            <w:r>
              <w:t>man</w:t>
            </w:r>
            <w:r w:rsidRPr="004764BD">
              <w:t>,</w:t>
            </w:r>
          </w:p>
          <w:p w:rsidR="00D74BC5" w:rsidRDefault="00D74BC5" w:rsidP="002B038E">
            <w:pPr>
              <w:pStyle w:val="EngHangEnd"/>
            </w:pPr>
            <w:r w:rsidRPr="004764BD">
              <w:t>Our holy father Abba Parsoma,</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Ⲙⲁⲣⲉⲛⲑⲱⲟⲩϯ ⲱ̀ ⲛⲁⲙⲉⲛⲣⲁϯ:</w:t>
            </w:r>
          </w:p>
          <w:p w:rsidR="00D74BC5" w:rsidRDefault="00D74BC5" w:rsidP="00D74BC5">
            <w:pPr>
              <w:pStyle w:val="CopticVersemulti-line"/>
            </w:pPr>
            <w:r>
              <w:t>ⲛⲧ̀ⲉⲛⲧⲁⲓⲟ ϧⲉⲛ ⲟⲩϯⲙⲁϯ:</w:t>
            </w:r>
          </w:p>
          <w:p w:rsidR="00D74BC5" w:rsidRDefault="00D74BC5" w:rsidP="00D74BC5">
            <w:pPr>
              <w:pStyle w:val="CopticVersemulti-line"/>
            </w:pPr>
            <w:r>
              <w:t>ⲙ̀ⲡⲓⲙⲁⲓⲣⲱⲙⲓ ⲛ̀ⲇⲓⲕⲉⲟⲥ:</w:t>
            </w:r>
          </w:p>
          <w:p w:rsidR="00D74BC5" w:rsidRPr="00C35319" w:rsidRDefault="00D74BC5" w:rsidP="00D74BC5">
            <w:pPr>
              <w:pStyle w:val="CopticHangingVerse"/>
            </w:pPr>
            <w:r>
              <w:t>ⲡⲉⲛⲓⲱⲧ ⲉⲑⲟⲩⲁⲃ ⲁⲃⲃⲁ Ⲡⲁⲣⲥⲱⲙⲁ.</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disdained</w:t>
            </w:r>
            <w:r w:rsidRPr="004764BD">
              <w:rPr>
                <w:rStyle w:val="FootnoteReference"/>
              </w:rPr>
              <w:footnoteReference w:id="508"/>
            </w:r>
            <w:r w:rsidRPr="004764BD">
              <w:t xml:space="preserve"> the world,</w:t>
            </w:r>
          </w:p>
          <w:p w:rsidR="00D74BC5" w:rsidRPr="004764BD" w:rsidRDefault="00D74BC5" w:rsidP="002B038E">
            <w:pPr>
              <w:pStyle w:val="EngHang"/>
            </w:pPr>
            <w:r w:rsidRPr="004764BD">
              <w:t xml:space="preserve">And </w:t>
            </w:r>
            <w:r>
              <w:t>its</w:t>
            </w:r>
            <w:r w:rsidRPr="004764BD">
              <w:t xml:space="preserve"> life filled with travails,</w:t>
            </w:r>
          </w:p>
          <w:p w:rsidR="00D74BC5" w:rsidRPr="004764BD" w:rsidRDefault="00D74BC5" w:rsidP="002B038E">
            <w:pPr>
              <w:pStyle w:val="EngHang"/>
            </w:pPr>
            <w:r>
              <w:t>And i</w:t>
            </w:r>
            <w:r w:rsidRPr="004764BD">
              <w:t>n great patience,</w:t>
            </w:r>
          </w:p>
          <w:p w:rsidR="00D74BC5" w:rsidRDefault="00D74BC5" w:rsidP="002B038E">
            <w:pPr>
              <w:pStyle w:val="EngHangEnd"/>
            </w:pPr>
            <w:r w:rsidRPr="004764BD">
              <w:t>He loved Christ his Lord.</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Ⲫⲁⲓ ⲉ̀ⲧⲁϥϩⲓⲡ̀ϩⲟ ⲙ̀ⲡⲁⲓⲕⲟⲥⲙⲟⲥ:</w:t>
            </w:r>
          </w:p>
          <w:p w:rsidR="00D74BC5" w:rsidRDefault="00D74BC5" w:rsidP="00D74BC5">
            <w:pPr>
              <w:pStyle w:val="CopticVersemulti-line"/>
            </w:pPr>
            <w:r>
              <w:t>ⲛⲉⲙ ⲡⲉϥⲃⲓⲟⲥ ⲉⲑⲙⲉϩ ⲛ̀ϧⲓⲥⲓ:</w:t>
            </w:r>
          </w:p>
          <w:p w:rsidR="00D74BC5" w:rsidRDefault="00D74BC5" w:rsidP="00D74BC5">
            <w:pPr>
              <w:pStyle w:val="CopticVersemulti-line"/>
            </w:pPr>
            <w:r>
              <w:t>ϧⲉⲛ ⲟⲩⲛⲓϣϯ ⲛ̀ϩⲩⲡⲟⲙⲟⲛⲏ:</w:t>
            </w:r>
          </w:p>
          <w:p w:rsidR="00D74BC5" w:rsidRPr="00CF5919" w:rsidRDefault="00D74BC5" w:rsidP="00D74BC5">
            <w:pPr>
              <w:pStyle w:val="CopticHangingVerse"/>
            </w:pPr>
            <w:r>
              <w:t xml:space="preserve">ⲁϥⲙⲉⲓ </w:t>
            </w:r>
            <w:commentRangeStart w:id="1169"/>
            <w:r>
              <w:t xml:space="preserve">ⲙ̀Ⲡⲭ̄ⲥ̄ </w:t>
            </w:r>
            <w:commentRangeEnd w:id="1169"/>
            <w:r>
              <w:rPr>
                <w:rStyle w:val="CommentReference"/>
                <w:rFonts w:ascii="Times New Roman" w:hAnsi="Times New Roman" w:cstheme="minorBidi"/>
                <w:noProof w:val="0"/>
              </w:rPr>
              <w:commentReference w:id="1169"/>
            </w:r>
            <w:r>
              <w:t>ⲡⲉϥϭⲟⲓⲥ.</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His name has spread,</w:t>
            </w:r>
          </w:p>
          <w:p w:rsidR="00D74BC5" w:rsidRPr="004764BD" w:rsidRDefault="00D74BC5" w:rsidP="002B038E">
            <w:pPr>
              <w:pStyle w:val="EngHang"/>
            </w:pPr>
            <w:r>
              <w:t>Throughout</w:t>
            </w:r>
            <w:r w:rsidRPr="004764BD">
              <w:t xml:space="preserve"> the whole world,</w:t>
            </w:r>
          </w:p>
          <w:p w:rsidR="00D74BC5" w:rsidRPr="004764BD" w:rsidRDefault="00D74BC5" w:rsidP="002B038E">
            <w:pPr>
              <w:pStyle w:val="EngHang"/>
            </w:pPr>
            <w:r w:rsidRPr="004764BD">
              <w:t xml:space="preserve">Because of his </w:t>
            </w:r>
            <w:r>
              <w:t>great</w:t>
            </w:r>
            <w:r w:rsidRPr="004764BD">
              <w:t xml:space="preserve"> virtues,</w:t>
            </w:r>
          </w:p>
          <w:p w:rsidR="00D74BC5" w:rsidRDefault="00D74BC5" w:rsidP="002B038E">
            <w:pPr>
              <w:pStyle w:val="EngHangEnd"/>
            </w:pPr>
            <w:r w:rsidRPr="004764BD">
              <w:t>And his angelic purity.</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Pr="00F905FE" w:rsidRDefault="00D74BC5" w:rsidP="00D74BC5">
            <w:pPr>
              <w:pStyle w:val="CopticVersemulti-line"/>
            </w:pPr>
            <w:r w:rsidRPr="00F905FE">
              <w:t>Ⲁϥⲥⲱⲡ ⲉ̀ⲃⲟⲗ ⲛ̀ϫⲉ ⲡⲉϥⲣⲁⲛ:</w:t>
            </w:r>
          </w:p>
          <w:p w:rsidR="00D74BC5" w:rsidRPr="00F905FE" w:rsidRDefault="00D74BC5" w:rsidP="00D74BC5">
            <w:pPr>
              <w:pStyle w:val="CopticVersemulti-line"/>
            </w:pPr>
            <w:r w:rsidRPr="00F905FE">
              <w:t>ϧⲉⲛ ϯⲟⲓⲕⲟⲩⲙⲉⲛⲏ ⲧⲏⲣⲥ:</w:t>
            </w:r>
          </w:p>
          <w:p w:rsidR="00D74BC5" w:rsidRPr="00F905FE" w:rsidRDefault="00D74BC5" w:rsidP="00D74BC5">
            <w:pPr>
              <w:pStyle w:val="CopticVersemulti-line"/>
            </w:pPr>
            <w:r w:rsidRPr="00F905FE">
              <w:t>ⲉⲑⲃⲉ ⲛⲉϥⲉ̀ⲣⲉⲧⲏ ⲉⲧϭⲟⲥⲓ:</w:t>
            </w:r>
          </w:p>
          <w:p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strengthen</w:t>
            </w:r>
            <w:r>
              <w:t>ed</w:t>
            </w:r>
            <w:r w:rsidRPr="004764BD">
              <w:t xml:space="preserve"> everyone,</w:t>
            </w:r>
          </w:p>
          <w:p w:rsidR="00D74BC5" w:rsidRPr="004764BD" w:rsidRDefault="00D74BC5" w:rsidP="002B038E">
            <w:pPr>
              <w:pStyle w:val="EngHang"/>
            </w:pPr>
            <w:r w:rsidRPr="004764BD">
              <w:t xml:space="preserve">That came to him from </w:t>
            </w:r>
            <w:r>
              <w:t>anywhere</w:t>
            </w:r>
            <w:r w:rsidRPr="004764BD">
              <w:t>,</w:t>
            </w:r>
          </w:p>
          <w:p w:rsidR="00D74BC5" w:rsidRPr="004764BD" w:rsidRDefault="00D74BC5" w:rsidP="002B038E">
            <w:pPr>
              <w:pStyle w:val="EngHang"/>
            </w:pPr>
            <w:r w:rsidRPr="004764BD">
              <w:t>In perfect love,</w:t>
            </w:r>
          </w:p>
          <w:p w:rsidR="00D74BC5" w:rsidRDefault="00D74BC5" w:rsidP="002B038E">
            <w:pPr>
              <w:pStyle w:val="EngHangEnd"/>
            </w:pPr>
            <w:r w:rsidRPr="004764BD">
              <w:t xml:space="preserve">And </w:t>
            </w:r>
            <w:r>
              <w:t xml:space="preserve">with </w:t>
            </w:r>
            <w:r w:rsidRPr="004764BD">
              <w:t>long suffering.</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Ⲛⲁϥϯⲛⲟⲙϯ ⲛ̀ⲟⲩⲟⲛ ⲛⲓⲃⲉⲛ:</w:t>
            </w:r>
          </w:p>
          <w:p w:rsidR="00D74BC5" w:rsidRDefault="00D74BC5" w:rsidP="00D74BC5">
            <w:pPr>
              <w:pStyle w:val="CopticVersemulti-line"/>
            </w:pPr>
            <w:r>
              <w:t>ⲉⲑⲛⲏⲟⲩ ϩⲁⲣⲟϥ ⲉ̀ⲃⲟⲗ ϧⲉⲛ ⲙⲁⲓ ⲛⲓⲃⲉⲛ:</w:t>
            </w:r>
          </w:p>
          <w:p w:rsidR="00D74BC5" w:rsidRDefault="00D74BC5" w:rsidP="00D74BC5">
            <w:pPr>
              <w:pStyle w:val="CopticVersemulti-line"/>
            </w:pPr>
            <w:r>
              <w:t>ϧⲉⲛ ⲟⲩⲁ̀ⲅⲁⲡⲏ ⲉⲥϫⲏⲕ ⲉ̀ⲃⲟⲗ:</w:t>
            </w:r>
          </w:p>
          <w:p w:rsidR="00D74BC5" w:rsidRDefault="00D74BC5" w:rsidP="00D74BC5">
            <w:pPr>
              <w:pStyle w:val="CopticHangingVerse"/>
            </w:pPr>
            <w:r>
              <w:t>ⲛⲉⲙ ⲟⲩⲙⲉⲧⲣⲉϥⲱ̀ⲟⲩ ⲛ̀ϩⲏⲧ.</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Blessed are you, truly,</w:t>
            </w:r>
          </w:p>
          <w:p w:rsidR="00D74BC5" w:rsidRPr="004764BD" w:rsidRDefault="00D74BC5" w:rsidP="002B038E">
            <w:pPr>
              <w:pStyle w:val="EngHang"/>
            </w:pPr>
            <w:r w:rsidRPr="004764BD">
              <w:t>Our holy father Abba Parsoma,</w:t>
            </w:r>
          </w:p>
          <w:p w:rsidR="00D74BC5" w:rsidRPr="004764BD" w:rsidRDefault="00D74BC5" w:rsidP="002B038E">
            <w:pPr>
              <w:pStyle w:val="EngHang"/>
            </w:pPr>
            <w:r w:rsidRPr="004764BD">
              <w:t>For you fulfilled the words,</w:t>
            </w:r>
          </w:p>
          <w:p w:rsidR="00D74BC5" w:rsidRDefault="00D74BC5" w:rsidP="002B038E">
            <w:pPr>
              <w:pStyle w:val="EngHangEnd"/>
            </w:pPr>
            <w:r w:rsidRPr="004764BD">
              <w:t>Of our good Saviour.</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Ⲱⲟⲩⲛⲓⲁⲧⲕ ϧⲉⲛ ⲟⲩⲙⲉⲑⲙⲏⲓ:</w:t>
            </w:r>
          </w:p>
          <w:p w:rsidR="00D74BC5" w:rsidRDefault="00D74BC5" w:rsidP="00D74BC5">
            <w:pPr>
              <w:pStyle w:val="CopticVersemulti-line"/>
            </w:pPr>
            <w:r>
              <w:t>ⲡⲉⲛⲓⲱⲧ ⲉⲑⲟⲩⲁⲃ ⲁⲃⲃⲁ Ⲡⲁⲣⲥⲱⲙⲁ:</w:t>
            </w:r>
          </w:p>
          <w:p w:rsidR="00D74BC5" w:rsidRDefault="00D74BC5" w:rsidP="00D74BC5">
            <w:pPr>
              <w:pStyle w:val="CopticVersemulti-line"/>
            </w:pPr>
            <w:r>
              <w:t>ϫⲉ ⲁⲕϫⲱⲕ ⲉ̀ⲃⲟⲗ ⲛ̀ⲛⲓⲥⲁϫⲓ:</w:t>
            </w:r>
          </w:p>
          <w:p w:rsidR="00D74BC5" w:rsidRDefault="00D74BC5" w:rsidP="00D74BC5">
            <w:pPr>
              <w:pStyle w:val="CopticHangingVerse"/>
            </w:pPr>
            <w:r>
              <w:t xml:space="preserve">ⲛ̀ⲧⲉ </w:t>
            </w:r>
            <w:commentRangeStart w:id="1170"/>
            <w:r>
              <w:t xml:space="preserve">ⲡⲉⲛⲥⲱⲧⲏⲣ </w:t>
            </w:r>
            <w:commentRangeEnd w:id="1170"/>
            <w:r>
              <w:rPr>
                <w:rStyle w:val="CommentReference"/>
                <w:rFonts w:ascii="Times New Roman" w:hAnsi="Times New Roman" w:cstheme="minorBidi"/>
                <w:noProof w:val="0"/>
              </w:rPr>
              <w:commentReference w:id="1170"/>
            </w:r>
            <w:r>
              <w:t>ⲛ̀ⲁⲅⲁⲑⲟⲥ.</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Pray to the Lord on our behalf,</w:t>
            </w:r>
          </w:p>
          <w:p w:rsidR="00D74BC5" w:rsidRPr="004764BD" w:rsidRDefault="00D74BC5" w:rsidP="002B038E">
            <w:pPr>
              <w:pStyle w:val="EngHang"/>
            </w:pPr>
            <w:r w:rsidRPr="004764BD">
              <w:t>O my Lord and ascetic father,</w:t>
            </w:r>
          </w:p>
          <w:p w:rsidR="00D74BC5" w:rsidRPr="004764BD" w:rsidRDefault="00D74BC5" w:rsidP="002B038E">
            <w:pPr>
              <w:pStyle w:val="EngHang"/>
            </w:pPr>
            <w:r w:rsidRPr="004764BD">
              <w:t>Abba Parsoma the naked,</w:t>
            </w:r>
          </w:p>
          <w:p w:rsidR="00D74BC5" w:rsidRDefault="00D74BC5" w:rsidP="002B038E">
            <w:pPr>
              <w:pStyle w:val="EngHangEnd"/>
            </w:pPr>
            <w:r w:rsidRPr="004764BD">
              <w:t>That He</w:t>
            </w:r>
            <w:r>
              <w:t xml:space="preserve"> may forgive us our sins.</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Ⲧⲱⲃϩ ⲙ̀Ⲡϭⲟⲓⲥ ⲉ̀ϩ̀ⲣⲓ ⲉϫⲱⲛ:</w:t>
            </w:r>
          </w:p>
          <w:p w:rsidR="00D74BC5" w:rsidRDefault="00D74BC5" w:rsidP="00D74BC5">
            <w:pPr>
              <w:pStyle w:val="CopticVersemulti-line"/>
            </w:pPr>
            <w:r>
              <w:t>ⲱ̀ ⲡⲁϭⲟⲓⲥ ⲛ̀ⲓⲱⲧ ⲛ̀ⲁⲥⲕⲩⲧⲏⲥ:</w:t>
            </w:r>
          </w:p>
          <w:p w:rsidR="00D74BC5" w:rsidRDefault="00D74BC5" w:rsidP="00D74BC5">
            <w:pPr>
              <w:pStyle w:val="CopticVersemulti-line"/>
            </w:pPr>
            <w:r>
              <w:t>ⲁⲃⲃⲁ Ⲡⲁⲣⲥⲱⲙⲁ ⲡⲓⲣⲉϥⲃⲏϣ:</w:t>
            </w:r>
          </w:p>
          <w:p w:rsidR="00D74BC5" w:rsidRDefault="00D74BC5" w:rsidP="00D74BC5">
            <w:pPr>
              <w:pStyle w:val="CopticHangingVerse"/>
            </w:pPr>
            <w:r>
              <w:t>ⲛⲧ̀ⲉϥⲭⲁ ⲛⲉⲛⲛⲃⲟⲓ ⲛⲁⲛ ⲉ̀ⲃⲟⲗ.</w:t>
            </w:r>
          </w:p>
        </w:tc>
      </w:tr>
    </w:tbl>
    <w:p w:rsidR="00980D99" w:rsidRPr="00980D99" w:rsidRDefault="00980D99" w:rsidP="00980D99"/>
    <w:p w:rsidR="00495F1A" w:rsidRDefault="00495F1A" w:rsidP="00495F1A">
      <w:pPr>
        <w:pStyle w:val="Heading2"/>
      </w:pPr>
      <w:bookmarkStart w:id="1171" w:name="_Toc410196226"/>
      <w:bookmarkStart w:id="1172" w:name="_Toc410196468"/>
      <w:bookmarkStart w:id="1173" w:name="_Toc410196970"/>
      <w:bookmarkStart w:id="1174" w:name="_Toc433973331"/>
      <w:r>
        <w:lastRenderedPageBreak/>
        <w:t>The Pascal Cycle</w:t>
      </w:r>
      <w:bookmarkEnd w:id="1171"/>
      <w:bookmarkEnd w:id="1172"/>
      <w:bookmarkEnd w:id="1173"/>
      <w:bookmarkEnd w:id="1174"/>
    </w:p>
    <w:p w:rsidR="00495F1A" w:rsidRDefault="00495F1A" w:rsidP="00495F1A">
      <w:pPr>
        <w:pStyle w:val="Heading3"/>
      </w:pPr>
      <w:bookmarkStart w:id="1175" w:name="_Toc410196227"/>
      <w:bookmarkStart w:id="1176" w:name="_Toc410196469"/>
      <w:bookmarkStart w:id="1177" w:name="_Toc410196971"/>
      <w:r>
        <w:t>Jonah’s Fast</w:t>
      </w:r>
      <w:bookmarkEnd w:id="1175"/>
      <w:bookmarkEnd w:id="1176"/>
      <w:bookmarkEnd w:id="1177"/>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78" w:name="_Toc410196228"/>
      <w:bookmarkStart w:id="1179" w:name="_Toc410196470"/>
      <w:bookmarkStart w:id="1180" w:name="_Toc410196972"/>
      <w:r>
        <w:t>Jonah’s Feast</w:t>
      </w:r>
      <w:bookmarkEnd w:id="1178"/>
      <w:bookmarkEnd w:id="1179"/>
      <w:bookmarkEnd w:id="1180"/>
    </w:p>
    <w:p w:rsidR="00495F1A" w:rsidRDefault="00495F1A" w:rsidP="00495F1A">
      <w:pPr>
        <w:pStyle w:val="Heading3"/>
      </w:pPr>
      <w:bookmarkStart w:id="1181" w:name="_Toc410196229"/>
      <w:bookmarkStart w:id="1182" w:name="_Toc410196471"/>
      <w:bookmarkStart w:id="1183" w:name="_Toc410196973"/>
      <w:r>
        <w:t>Great Lent</w:t>
      </w:r>
      <w:bookmarkEnd w:id="1181"/>
      <w:bookmarkEnd w:id="1182"/>
      <w:bookmarkEnd w:id="1183"/>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84"/>
            <w:r>
              <w:t>ⲛⲓⲉ̀ⲛⲉϩ</w:t>
            </w:r>
            <w:commentRangeEnd w:id="1184"/>
            <w:r>
              <w:rPr>
                <w:rStyle w:val="CommentReference"/>
                <w:rFonts w:ascii="Times New Roman" w:hAnsi="Times New Roman" w:cstheme="minorBidi"/>
                <w:noProof w:val="0"/>
              </w:rPr>
              <w:commentReference w:id="1184"/>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85"/>
            <w:r>
              <w:t xml:space="preserve">He </w:t>
            </w:r>
            <w:r w:rsidR="00253DD3">
              <w:t>humiliated</w:t>
            </w:r>
          </w:p>
          <w:p w:rsidR="00420CFA" w:rsidRDefault="00420CFA" w:rsidP="00420CFA">
            <w:pPr>
              <w:pStyle w:val="EngHangEnd"/>
            </w:pPr>
            <w:r>
              <w:t>The Tempter</w:t>
            </w:r>
            <w:commentRangeEnd w:id="1185"/>
            <w:r>
              <w:rPr>
                <w:rStyle w:val="CommentReference"/>
              </w:rPr>
              <w:commentReference w:id="1185"/>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86"/>
            <w:r>
              <w:t>“Fast in watchfulness</w:t>
            </w:r>
          </w:p>
          <w:p w:rsidR="00420CFA" w:rsidRDefault="00420CFA" w:rsidP="00420CFA">
            <w:pPr>
              <w:pStyle w:val="EngHangEnd"/>
            </w:pPr>
            <w:r>
              <w:t>By day and by night.”</w:t>
            </w:r>
            <w:commentRangeEnd w:id="1186"/>
            <w:r>
              <w:rPr>
                <w:rStyle w:val="CommentReference"/>
              </w:rPr>
              <w:commentReference w:id="1186"/>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87"/>
            <w:r>
              <w:t xml:space="preserve">Ϯⲛⲏⲥⲧⲓⲁ̀ </w:t>
            </w:r>
            <w:commentRangeEnd w:id="1187"/>
            <w:r>
              <w:rPr>
                <w:rStyle w:val="CommentReference"/>
                <w:rFonts w:ascii="Times New Roman" w:hAnsi="Times New Roman" w:cstheme="minorBidi"/>
                <w:noProof w:val="0"/>
              </w:rPr>
              <w:commentReference w:id="1187"/>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88"/>
            <w:r>
              <w:t>pretense</w:t>
            </w:r>
            <w:commentRangeEnd w:id="1188"/>
            <w:r>
              <w:rPr>
                <w:rStyle w:val="CommentReference"/>
              </w:rPr>
              <w:commentReference w:id="1188"/>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89"/>
            <w:r>
              <w:t>strugglers</w:t>
            </w:r>
            <w:commentRangeEnd w:id="1189"/>
            <w:r>
              <w:rPr>
                <w:rStyle w:val="CommentReference"/>
              </w:rPr>
              <w:commentReference w:id="1189"/>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90"/>
            <w:r>
              <w:t>martyrdom</w:t>
            </w:r>
            <w:commentRangeEnd w:id="1190"/>
            <w:r>
              <w:rPr>
                <w:rStyle w:val="CommentReference"/>
              </w:rPr>
              <w:commentReference w:id="1190"/>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91"/>
            <w:r>
              <w:t xml:space="preserve">carries </w:t>
            </w:r>
            <w:commentRangeEnd w:id="1191"/>
            <w:r>
              <w:rPr>
                <w:rStyle w:val="CommentReference"/>
              </w:rPr>
              <w:commentReference w:id="1191"/>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92"/>
            <w:r>
              <w:t>assembly</w:t>
            </w:r>
            <w:commentRangeEnd w:id="1192"/>
            <w:r>
              <w:rPr>
                <w:rStyle w:val="CommentReference"/>
              </w:rPr>
              <w:commentReference w:id="1192"/>
            </w:r>
            <w:r>
              <w:t>,</w:t>
            </w:r>
          </w:p>
          <w:p w:rsidR="006A78B4" w:rsidRDefault="006A78B4" w:rsidP="006A78B4">
            <w:pPr>
              <w:pStyle w:val="EngHangEnd"/>
            </w:pPr>
            <w:r>
              <w:t xml:space="preserve">From now until the </w:t>
            </w:r>
            <w:commentRangeStart w:id="1193"/>
            <w:r>
              <w:t>ages of ages</w:t>
            </w:r>
            <w:commentRangeEnd w:id="1193"/>
            <w:r>
              <w:rPr>
                <w:rStyle w:val="CommentReference"/>
              </w:rPr>
              <w:commentReference w:id="1193"/>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94" w:name="_Toc410196230"/>
      <w:bookmarkStart w:id="1195" w:name="_Toc410196472"/>
      <w:bookmarkStart w:id="1196" w:name="_Toc410196974"/>
      <w:r>
        <w:t>Lazarus Saturday</w:t>
      </w:r>
      <w:bookmarkEnd w:id="1194"/>
      <w:bookmarkEnd w:id="1195"/>
      <w:bookmarkEnd w:id="1196"/>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97"/>
            <w:r>
              <w:t>With glory befitting You</w:t>
            </w:r>
            <w:commentRangeEnd w:id="1197"/>
            <w:r>
              <w:rPr>
                <w:rStyle w:val="CommentReference"/>
              </w:rPr>
              <w:commentReference w:id="1197"/>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98" w:name="_Toc410196231"/>
      <w:bookmarkStart w:id="1199" w:name="_Toc410196473"/>
      <w:bookmarkStart w:id="1200" w:name="_Toc410196975"/>
      <w:r>
        <w:t>Palm Sunday</w:t>
      </w:r>
      <w:bookmarkEnd w:id="1198"/>
      <w:bookmarkEnd w:id="1199"/>
      <w:bookmarkEnd w:id="1200"/>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201"/>
            <w:r>
              <w:t>To the ages.</w:t>
            </w:r>
            <w:commentRangeEnd w:id="1201"/>
            <w:r>
              <w:rPr>
                <w:rStyle w:val="CommentReference"/>
              </w:rPr>
              <w:commentReference w:id="1201"/>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509"/>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510"/>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202"/>
            <w:r>
              <w:t xml:space="preserve">is </w:t>
            </w:r>
            <w:commentRangeEnd w:id="1202"/>
            <w:r>
              <w:rPr>
                <w:rStyle w:val="CommentReference"/>
              </w:rPr>
              <w:commentReference w:id="1202"/>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203"/>
            <w:r>
              <w:t xml:space="preserve">Offer </w:t>
            </w:r>
            <w:commentRangeEnd w:id="1203"/>
            <w:r>
              <w:rPr>
                <w:rStyle w:val="CommentReference"/>
              </w:rPr>
              <w:commentReference w:id="1203"/>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204"/>
            <w:r>
              <w:t>Kranion</w:t>
            </w:r>
            <w:commentRangeEnd w:id="1204"/>
            <w:r>
              <w:rPr>
                <w:rStyle w:val="CommentReference"/>
              </w:rPr>
              <w:commentReference w:id="1204"/>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205" w:name="_Toc410196232"/>
      <w:bookmarkStart w:id="1206" w:name="_Toc410196474"/>
      <w:bookmarkStart w:id="1207" w:name="_Toc410196976"/>
      <w:r>
        <w:t>Resurrection</w:t>
      </w:r>
      <w:bookmarkEnd w:id="1205"/>
      <w:bookmarkEnd w:id="1206"/>
      <w:bookmarkEnd w:id="1207"/>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208"/>
            <w:r>
              <w:t>Name</w:t>
            </w:r>
            <w:commentRangeEnd w:id="1208"/>
            <w:r>
              <w:rPr>
                <w:rStyle w:val="CommentReference"/>
              </w:rPr>
              <w:commentReference w:id="1208"/>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511"/>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512"/>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513"/>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209" w:name="_Toc410196233"/>
      <w:bookmarkStart w:id="1210" w:name="_Toc410196475"/>
      <w:bookmarkStart w:id="1211" w:name="_Toc410196977"/>
      <w:r>
        <w:t>Thomas Sunday</w:t>
      </w:r>
      <w:bookmarkEnd w:id="1209"/>
      <w:bookmarkEnd w:id="1210"/>
      <w:bookmarkEnd w:id="1211"/>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514"/>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515"/>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516"/>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517"/>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212"/>
            <w:r>
              <w:t xml:space="preserve">Jesus </w:t>
            </w:r>
            <w:commentRangeEnd w:id="1212"/>
            <w:r>
              <w:rPr>
                <w:rStyle w:val="CommentReference"/>
                <w:rFonts w:ascii="Times New Roman" w:hAnsi="Times New Roman"/>
              </w:rPr>
              <w:commentReference w:id="1212"/>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213" w:name="_Toc410196235"/>
      <w:bookmarkStart w:id="1214" w:name="_Toc410196477"/>
      <w:bookmarkStart w:id="1215" w:name="_Toc410196979"/>
      <w:r>
        <w:t>Ascension</w:t>
      </w:r>
      <w:bookmarkEnd w:id="1213"/>
      <w:bookmarkEnd w:id="1214"/>
      <w:bookmarkEnd w:id="1215"/>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16"/>
            <w:r>
              <w:t>Name</w:t>
            </w:r>
            <w:commentRangeEnd w:id="1216"/>
            <w:r>
              <w:rPr>
                <w:rStyle w:val="CommentReference"/>
              </w:rPr>
              <w:commentReference w:id="1216"/>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17"/>
            <w:r>
              <w:t>to Him</w:t>
            </w:r>
            <w:commentRangeEnd w:id="1217"/>
            <w:r>
              <w:rPr>
                <w:rStyle w:val="CommentReference"/>
              </w:rPr>
              <w:commentReference w:id="1217"/>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18"/>
            <w:r>
              <w:t>might</w:t>
            </w:r>
            <w:commentRangeEnd w:id="1218"/>
            <w:r>
              <w:rPr>
                <w:rStyle w:val="CommentReference"/>
              </w:rPr>
              <w:commentReference w:id="1218"/>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219"/>
            <w:r>
              <w:t xml:space="preserve">Jesus </w:t>
            </w:r>
            <w:commentRangeEnd w:id="1219"/>
            <w:r>
              <w:rPr>
                <w:rStyle w:val="CommentReference"/>
                <w:rFonts w:ascii="Times New Roman" w:hAnsi="Times New Roman"/>
              </w:rPr>
              <w:commentReference w:id="1219"/>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220"/>
            <w:r>
              <w:t>miracles</w:t>
            </w:r>
            <w:commentRangeEnd w:id="1220"/>
            <w:r>
              <w:rPr>
                <w:rStyle w:val="CommentReference"/>
              </w:rPr>
              <w:commentReference w:id="1220"/>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221" w:name="_Toc410196236"/>
      <w:bookmarkStart w:id="1222" w:name="_Toc410196478"/>
      <w:bookmarkStart w:id="1223" w:name="_Toc410196980"/>
      <w:r>
        <w:t>Pentecost</w:t>
      </w:r>
      <w:bookmarkEnd w:id="1221"/>
      <w:bookmarkEnd w:id="1222"/>
      <w:bookmarkEnd w:id="1223"/>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24"/>
            <w:r>
              <w:t>Name</w:t>
            </w:r>
            <w:commentRangeEnd w:id="1224"/>
            <w:r>
              <w:rPr>
                <w:rStyle w:val="CommentReference"/>
              </w:rPr>
              <w:commentReference w:id="1224"/>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25"/>
            <w:r>
              <w:t>to Him</w:t>
            </w:r>
            <w:commentRangeEnd w:id="1225"/>
            <w:r>
              <w:rPr>
                <w:rStyle w:val="CommentReference"/>
              </w:rPr>
              <w:commentReference w:id="1225"/>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26"/>
            <w:r>
              <w:t>might</w:t>
            </w:r>
            <w:commentRangeEnd w:id="1226"/>
            <w:r>
              <w:rPr>
                <w:rStyle w:val="CommentReference"/>
              </w:rPr>
              <w:commentReference w:id="1226"/>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227" w:name="_Toc410196981"/>
      <w:bookmarkStart w:id="1228" w:name="_Toc433973332"/>
      <w:r>
        <w:lastRenderedPageBreak/>
        <w:t>Hymns for Koiak</w:t>
      </w:r>
      <w:bookmarkEnd w:id="798"/>
      <w:bookmarkEnd w:id="799"/>
      <w:bookmarkEnd w:id="800"/>
      <w:bookmarkEnd w:id="1227"/>
      <w:bookmarkEnd w:id="1228"/>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8" w:author="Windows User" w:date="2015-10-30T08:56:00Z" w:initials="WU">
    <w:p w:rsidR="00CE1951" w:rsidRDefault="00CE1951">
      <w:pPr>
        <w:pStyle w:val="CommentText"/>
      </w:pPr>
      <w:r>
        <w:rPr>
          <w:rStyle w:val="CommentReference"/>
        </w:rPr>
        <w:annotationRef/>
      </w:r>
      <w:r>
        <w:t>Add notes where to insert Doxology of Prime… And Vespers Prase?</w:t>
      </w:r>
    </w:p>
  </w:comment>
  <w:comment w:id="51" w:author="Windows User" w:date="2015-10-30T08:56:00Z" w:initials="WU">
    <w:p w:rsidR="00CE1951" w:rsidRDefault="00CE1951" w:rsidP="0043158C">
      <w:pPr>
        <w:pStyle w:val="CommentText"/>
      </w:pPr>
      <w:r>
        <w:rPr>
          <w:rStyle w:val="CommentReference"/>
        </w:rPr>
        <w:annotationRef/>
      </w:r>
      <w:r>
        <w:t>May He or that He may</w:t>
      </w:r>
    </w:p>
  </w:comment>
  <w:comment w:id="53" w:author="Windows User" w:date="2015-10-30T08:56:00Z" w:initials="BS">
    <w:p w:rsidR="00CE1951" w:rsidRDefault="00CE1951">
      <w:pPr>
        <w:pStyle w:val="CommentText"/>
      </w:pPr>
      <w:r>
        <w:rPr>
          <w:rStyle w:val="CommentReference"/>
        </w:rPr>
        <w:annotationRef/>
      </w:r>
      <w:r>
        <w:t>protopresbyters?</w:t>
      </w:r>
    </w:p>
  </w:comment>
  <w:comment w:id="54" w:author="Windows User" w:date="2015-10-30T08:56:00Z" w:initials="BS">
    <w:p w:rsidR="00CE1951" w:rsidRDefault="00CE1951">
      <w:pPr>
        <w:pStyle w:val="CommentText"/>
      </w:pPr>
      <w:r>
        <w:rPr>
          <w:rStyle w:val="CommentReference"/>
        </w:rPr>
        <w:annotationRef/>
      </w:r>
      <w:r>
        <w:t>those who?</w:t>
      </w:r>
    </w:p>
  </w:comment>
  <w:comment w:id="55" w:author="Windows User" w:date="2015-10-30T08:56:00Z" w:initials="BS">
    <w:p w:rsidR="00CE1951" w:rsidRDefault="00CE1951">
      <w:pPr>
        <w:pStyle w:val="CommentText"/>
      </w:pPr>
      <w:r>
        <w:rPr>
          <w:rStyle w:val="CommentReference"/>
        </w:rPr>
        <w:annotationRef/>
      </w:r>
      <w:r>
        <w:t>Yourself?</w:t>
      </w:r>
    </w:p>
  </w:comment>
  <w:comment w:id="57" w:author="Windows User" w:date="2015-10-30T08:56:00Z" w:initials="WU">
    <w:p w:rsidR="00CE1951" w:rsidRDefault="00CE1951">
      <w:pPr>
        <w:pStyle w:val="CommentText"/>
      </w:pPr>
      <w:r>
        <w:rPr>
          <w:rStyle w:val="CommentReference"/>
        </w:rPr>
        <w:annotationRef/>
      </w:r>
      <w:r>
        <w:t>Very? Right?</w:t>
      </w:r>
    </w:p>
  </w:comment>
  <w:comment w:id="58" w:author="Windows User" w:date="2015-10-30T08:56:00Z" w:initials="WU">
    <w:p w:rsidR="00CE1951" w:rsidRDefault="00CE1951">
      <w:pPr>
        <w:pStyle w:val="CommentText"/>
      </w:pPr>
      <w:r>
        <w:rPr>
          <w:rStyle w:val="CommentReference"/>
        </w:rPr>
        <w:annotationRef/>
      </w:r>
      <w:r>
        <w:t>Funny just to have declared here with nothing else.</w:t>
      </w:r>
    </w:p>
  </w:comment>
  <w:comment w:id="59" w:author="Windows User" w:date="2015-10-30T08:56:00Z" w:initials="WU">
    <w:p w:rsidR="00CE1951" w:rsidRDefault="00CE1951">
      <w:pPr>
        <w:pStyle w:val="CommentText"/>
      </w:pPr>
      <w:r>
        <w:rPr>
          <w:rStyle w:val="CommentReference"/>
        </w:rPr>
        <w:annotationRef/>
      </w:r>
      <w:r>
        <w:t>Good News or Glad Tidings?</w:t>
      </w:r>
    </w:p>
  </w:comment>
  <w:comment w:id="60" w:author="Windows User" w:date="2015-10-30T08:56:00Z" w:initials="WU">
    <w:p w:rsidR="00CE1951" w:rsidRDefault="00CE1951">
      <w:pPr>
        <w:pStyle w:val="CommentText"/>
      </w:pPr>
      <w:r>
        <w:rPr>
          <w:rStyle w:val="CommentReference"/>
        </w:rPr>
        <w:annotationRef/>
      </w:r>
      <w:r>
        <w:t>Which is it? Advocate or watch over us?</w:t>
      </w:r>
    </w:p>
  </w:comment>
  <w:comment w:id="61" w:author="Windows User" w:date="2015-10-30T08:56:00Z" w:initials="WU">
    <w:p w:rsidR="00CE1951" w:rsidRDefault="00CE1951">
      <w:pPr>
        <w:pStyle w:val="CommentText"/>
      </w:pPr>
      <w:r>
        <w:rPr>
          <w:rStyle w:val="CommentReference"/>
        </w:rPr>
        <w:annotationRef/>
      </w:r>
      <w:r>
        <w:t>Coptic doesn’t seem to have “Mary”</w:t>
      </w:r>
    </w:p>
  </w:comment>
  <w:comment w:id="62" w:author="Windows User" w:date="2015-10-30T08:56:00Z" w:initials="WU">
    <w:p w:rsidR="00CE1951" w:rsidRDefault="00CE1951">
      <w:pPr>
        <w:pStyle w:val="CommentText"/>
      </w:pPr>
      <w:r>
        <w:rPr>
          <w:rStyle w:val="CommentReference"/>
        </w:rPr>
        <w:annotationRef/>
      </w:r>
      <w:r>
        <w:t>Add footnote of what this is</w:t>
      </w:r>
    </w:p>
  </w:comment>
  <w:comment w:id="73" w:author="Windows User" w:date="2015-10-30T12:35:00Z" w:initials="WU">
    <w:p w:rsidR="00CE1951" w:rsidRDefault="00CE1951">
      <w:pPr>
        <w:pStyle w:val="CommentText"/>
      </w:pPr>
      <w:r>
        <w:rPr>
          <w:rStyle w:val="CommentReference"/>
        </w:rPr>
        <w:annotationRef/>
      </w:r>
      <w:r>
        <w:t>Compare to various translations</w:t>
      </w:r>
    </w:p>
  </w:comment>
  <w:comment w:id="74" w:author="Windows User" w:date="2015-10-30T12:37:00Z" w:initials="WU">
    <w:p w:rsidR="00CE1951" w:rsidRDefault="00CE1951">
      <w:pPr>
        <w:pStyle w:val="CommentText"/>
      </w:pPr>
      <w:r>
        <w:rPr>
          <w:rStyle w:val="CommentReference"/>
        </w:rPr>
        <w:annotationRef/>
      </w:r>
      <w:r>
        <w:t>Is this supposed to be doubled?</w:t>
      </w:r>
    </w:p>
  </w:comment>
  <w:comment w:id="75" w:author="Windows User" w:date="2015-10-30T08:56:00Z" w:initials="WU">
    <w:p w:rsidR="00CE1951" w:rsidRDefault="00CE1951">
      <w:pPr>
        <w:pStyle w:val="CommentText"/>
      </w:pPr>
      <w:r>
        <w:rPr>
          <w:rStyle w:val="CommentReference"/>
        </w:rPr>
        <w:annotationRef/>
      </w:r>
      <w:r>
        <w:t>Does this go before Creed?</w:t>
      </w:r>
    </w:p>
  </w:comment>
  <w:comment w:id="90" w:author="Windows User" w:date="2015-10-30T08:56:00Z" w:initials="WU">
    <w:p w:rsidR="00CE1951" w:rsidRDefault="00CE1951">
      <w:pPr>
        <w:pStyle w:val="CommentText"/>
      </w:pPr>
      <w:r>
        <w:rPr>
          <w:rStyle w:val="CommentReference"/>
        </w:rPr>
        <w:annotationRef/>
      </w:r>
      <w:r>
        <w:t>Should Glory be be here?</w:t>
      </w:r>
    </w:p>
  </w:comment>
  <w:comment w:id="94" w:author="Windows User" w:date="2015-10-30T08:56:00Z" w:initials="WU">
    <w:p w:rsidR="00CE1951" w:rsidRDefault="00CE1951">
      <w:pPr>
        <w:pStyle w:val="CommentText"/>
      </w:pPr>
      <w:r>
        <w:rPr>
          <w:rStyle w:val="CommentReference"/>
        </w:rPr>
        <w:annotationRef/>
      </w:r>
      <w:r>
        <w:t>Any argument for "Rise  up"  rather than arise?"</w:t>
      </w:r>
    </w:p>
  </w:comment>
  <w:comment w:id="95" w:author="Windows User" w:date="2015-10-30T08:56:00Z" w:initials="WU">
    <w:p w:rsidR="00CE1951" w:rsidRDefault="00CE1951">
      <w:pPr>
        <w:pStyle w:val="CommentText"/>
      </w:pPr>
      <w:r>
        <w:rPr>
          <w:rStyle w:val="CommentReference"/>
        </w:rPr>
        <w:annotationRef/>
      </w:r>
      <w:r>
        <w:t>flesh or body?</w:t>
      </w:r>
    </w:p>
  </w:comment>
  <w:comment w:id="96" w:author="Windows User" w:date="2015-10-30T08:56:00Z" w:initials="WU">
    <w:p w:rsidR="00CE1951" w:rsidRDefault="00CE1951">
      <w:pPr>
        <w:pStyle w:val="CommentText"/>
      </w:pPr>
      <w:r>
        <w:rPr>
          <w:rStyle w:val="CommentReference"/>
        </w:rPr>
        <w:annotationRef/>
      </w:r>
      <w:r>
        <w:t>Send up, or ascribe?</w:t>
      </w:r>
    </w:p>
  </w:comment>
  <w:comment w:id="97" w:author="Windows User" w:date="2015-10-30T08:56:00Z" w:initials="WU">
    <w:p w:rsidR="00CE1951" w:rsidRDefault="00CE1951">
      <w:pPr>
        <w:pStyle w:val="CommentText"/>
      </w:pPr>
      <w:r>
        <w:rPr>
          <w:rStyle w:val="CommentReference"/>
        </w:rPr>
        <w:annotationRef/>
      </w:r>
      <w:r>
        <w:t>doxology or glorification?</w:t>
      </w:r>
    </w:p>
  </w:comment>
  <w:comment w:id="98" w:author="Windows User" w:date="2015-10-30T08:56:00Z" w:initials="WU">
    <w:p w:rsidR="00CE1951" w:rsidRDefault="00CE1951">
      <w:pPr>
        <w:pStyle w:val="CommentText"/>
      </w:pPr>
      <w:r>
        <w:rPr>
          <w:rStyle w:val="CommentReference"/>
        </w:rPr>
        <w:annotationRef/>
      </w:r>
      <w:r>
        <w:t>"Glory to you" or "Glory be to you"?</w:t>
      </w:r>
    </w:p>
  </w:comment>
  <w:comment w:id="99" w:author="Windows User" w:date="2015-10-30T08:56:00Z" w:initials="WU">
    <w:p w:rsidR="00CE1951" w:rsidRDefault="00CE1951">
      <w:pPr>
        <w:pStyle w:val="CommentText"/>
      </w:pPr>
      <w:r>
        <w:rPr>
          <w:rStyle w:val="CommentReference"/>
        </w:rPr>
        <w:annotationRef/>
      </w:r>
      <w:r>
        <w:t>You?</w:t>
      </w:r>
    </w:p>
  </w:comment>
  <w:comment w:id="100" w:author="Windows User" w:date="2015-10-30T08:56:00Z" w:initials="WU">
    <w:p w:rsidR="00CE1951" w:rsidRDefault="00CE1951">
      <w:pPr>
        <w:pStyle w:val="CommentText"/>
      </w:pPr>
      <w:r>
        <w:rPr>
          <w:rStyle w:val="CommentReference"/>
        </w:rPr>
        <w:annotationRef/>
      </w:r>
      <w:r>
        <w:t>To the Sanctuary or O you saints???</w:t>
      </w:r>
    </w:p>
  </w:comment>
  <w:comment w:id="101" w:author="Windows User" w:date="2015-10-30T08:56:00Z" w:initials="WU">
    <w:p w:rsidR="00CE1951" w:rsidRDefault="00CE1951">
      <w:pPr>
        <w:pStyle w:val="CommentText"/>
      </w:pPr>
      <w:r>
        <w:rPr>
          <w:rStyle w:val="CommentReference"/>
        </w:rPr>
        <w:annotationRef/>
      </w:r>
      <w:r>
        <w:t>from sounds more natural than out of. Any compelling reason to keep?</w:t>
      </w:r>
    </w:p>
  </w:comment>
  <w:comment w:id="102" w:author="Windows User" w:date="2015-10-30T08:56:00Z" w:initials="WU">
    <w:p w:rsidR="00CE1951" w:rsidRDefault="00CE1951">
      <w:pPr>
        <w:pStyle w:val="CommentText"/>
      </w:pPr>
      <w:r>
        <w:rPr>
          <w:rStyle w:val="CommentReference"/>
        </w:rPr>
        <w:annotationRef/>
      </w:r>
      <w:r>
        <w:t>supplication or cry?</w:t>
      </w:r>
    </w:p>
  </w:comment>
  <w:comment w:id="103" w:author="Windows User" w:date="2015-10-30T08:56:00Z" w:initials="WU">
    <w:p w:rsidR="00CE1951" w:rsidRDefault="00CE1951">
      <w:pPr>
        <w:pStyle w:val="CommentText"/>
      </w:pPr>
      <w:r>
        <w:rPr>
          <w:rStyle w:val="CommentReference"/>
        </w:rPr>
        <w:annotationRef/>
      </w:r>
      <w:r>
        <w:t>petition or supplication? supplication sounds much better.</w:t>
      </w:r>
    </w:p>
  </w:comment>
  <w:comment w:id="104" w:author="Windows User" w:date="2015-10-30T08:56:00Z" w:initials="WU">
    <w:p w:rsidR="00CE1951" w:rsidRDefault="00CE1951">
      <w:pPr>
        <w:pStyle w:val="CommentText"/>
      </w:pPr>
      <w:r>
        <w:rPr>
          <w:rStyle w:val="CommentReference"/>
        </w:rPr>
        <w:annotationRef/>
      </w:r>
      <w:r>
        <w:t>revive or deliver?</w:t>
      </w:r>
    </w:p>
  </w:comment>
  <w:comment w:id="105" w:author="Windows User" w:date="2015-10-30T08:56:00Z" w:initials="WU">
    <w:p w:rsidR="00CE1951" w:rsidRDefault="00CE1951">
      <w:pPr>
        <w:pStyle w:val="CommentText"/>
      </w:pPr>
      <w:r>
        <w:rPr>
          <w:rStyle w:val="CommentReference"/>
        </w:rPr>
        <w:annotationRef/>
      </w:r>
      <w:r>
        <w:t>pour forth, utter, or overflow? I like the way overflow sounds more than pour forth. More natural.</w:t>
      </w:r>
    </w:p>
  </w:comment>
  <w:comment w:id="106" w:author="Windows User" w:date="2015-10-30T08:56:00Z" w:initials="WU">
    <w:p w:rsidR="00CE1951" w:rsidRDefault="00CE1951">
      <w:pPr>
        <w:pStyle w:val="CommentText"/>
      </w:pPr>
      <w:r>
        <w:rPr>
          <w:rStyle w:val="CommentReference"/>
        </w:rPr>
        <w:annotationRef/>
      </w:r>
      <w:r>
        <w:t>blessing or praise?</w:t>
      </w:r>
    </w:p>
  </w:comment>
  <w:comment w:id="107" w:author="Windows User" w:date="2015-10-30T08:56:00Z" w:initials="WU">
    <w:p w:rsidR="00CE1951" w:rsidRDefault="00CE1951">
      <w:pPr>
        <w:pStyle w:val="CommentText"/>
      </w:pPr>
      <w:r>
        <w:rPr>
          <w:rStyle w:val="CommentReference"/>
        </w:rPr>
        <w:annotationRef/>
      </w:r>
      <w:r>
        <w:t>respond with? respond to? speak of?</w:t>
      </w:r>
    </w:p>
  </w:comment>
  <w:comment w:id="108" w:author="Windows User" w:date="2015-10-30T08:56:00Z" w:initials="WU">
    <w:p w:rsidR="00CE1951" w:rsidRDefault="00CE1951">
      <w:pPr>
        <w:pStyle w:val="CommentText"/>
      </w:pPr>
      <w:r>
        <w:rPr>
          <w:rStyle w:val="CommentReference"/>
        </w:rPr>
        <w:annotationRef/>
      </w:r>
      <w:r>
        <w:t>rightous, true, or truth?</w:t>
      </w:r>
    </w:p>
  </w:comment>
  <w:comment w:id="109" w:author="Windows User" w:date="2015-10-30T08:56:00Z" w:initials="WU">
    <w:p w:rsidR="00CE1951" w:rsidRDefault="00CE1951">
      <w:pPr>
        <w:pStyle w:val="CommentText"/>
      </w:pPr>
      <w:r>
        <w:rPr>
          <w:rStyle w:val="CommentReference"/>
        </w:rPr>
        <w:annotationRef/>
      </w:r>
      <w:r>
        <w:t>meditation, or delight?</w:t>
      </w:r>
    </w:p>
  </w:comment>
  <w:comment w:id="110" w:author="Windows User" w:date="2015-10-30T08:56:00Z" w:initials="WU">
    <w:p w:rsidR="00CE1951" w:rsidRDefault="00CE1951">
      <w:pPr>
        <w:pStyle w:val="CommentText"/>
      </w:pPr>
      <w:r>
        <w:rPr>
          <w:rStyle w:val="CommentReference"/>
        </w:rPr>
        <w:annotationRef/>
      </w:r>
      <w:r>
        <w:t>forever or always?</w:t>
      </w:r>
    </w:p>
  </w:comment>
  <w:comment w:id="111" w:author="Windows User" w:date="2015-10-30T08:56:00Z" w:initials="WU">
    <w:p w:rsidR="00CE1951" w:rsidRDefault="00CE1951">
      <w:pPr>
        <w:pStyle w:val="CommentText"/>
      </w:pPr>
      <w:r>
        <w:rPr>
          <w:rStyle w:val="CommentReference"/>
        </w:rPr>
        <w:annotationRef/>
      </w:r>
      <w:r>
        <w:t>and forever?</w:t>
      </w:r>
    </w:p>
  </w:comment>
  <w:comment w:id="112" w:author="Windows User" w:date="2015-10-30T08:56:00Z" w:initials="WU">
    <w:p w:rsidR="00CE1951" w:rsidRDefault="00CE1951">
      <w:pPr>
        <w:pStyle w:val="CommentText"/>
      </w:pPr>
      <w:r>
        <w:rPr>
          <w:rStyle w:val="CommentReference"/>
        </w:rPr>
        <w:annotationRef/>
      </w:r>
      <w:r>
        <w:t>be?</w:t>
      </w:r>
    </w:p>
  </w:comment>
  <w:comment w:id="113" w:author="Windows User" w:date="2015-10-30T08:56:00Z" w:initials="WU">
    <w:p w:rsidR="00CE1951" w:rsidRDefault="00CE1951">
      <w:pPr>
        <w:pStyle w:val="CommentText"/>
      </w:pPr>
      <w:r>
        <w:rPr>
          <w:rStyle w:val="CommentReference"/>
        </w:rPr>
        <w:annotationRef/>
      </w:r>
      <w:r>
        <w:t>be?</w:t>
      </w:r>
    </w:p>
  </w:comment>
  <w:comment w:id="114" w:author="Windows User" w:date="2015-10-30T08:56:00Z" w:initials="WU">
    <w:p w:rsidR="00CE1951" w:rsidRDefault="00CE1951">
      <w:pPr>
        <w:pStyle w:val="CommentText"/>
      </w:pPr>
      <w:r>
        <w:rPr>
          <w:rStyle w:val="CommentReference"/>
        </w:rPr>
        <w:annotationRef/>
      </w:r>
      <w:r>
        <w:t>is the insertion of "one" after "begotten" needed in english?</w:t>
      </w:r>
    </w:p>
  </w:comment>
  <w:comment w:id="115" w:author="Windows User" w:date="2015-10-30T08:56:00Z" w:initials="WU">
    <w:p w:rsidR="00CE1951" w:rsidRDefault="00CE1951">
      <w:pPr>
        <w:pStyle w:val="CommentText"/>
      </w:pPr>
      <w:r>
        <w:rPr>
          <w:rStyle w:val="CommentReference"/>
        </w:rPr>
        <w:annotationRef/>
      </w:r>
      <w:r>
        <w:t>utter or declare?</w:t>
      </w:r>
    </w:p>
  </w:comment>
  <w:comment w:id="122" w:author="Windows User" w:date="2015-10-30T08:56:00Z" w:initials="BS">
    <w:p w:rsidR="00CE1951" w:rsidRDefault="00CE1951">
      <w:pPr>
        <w:pStyle w:val="CommentText"/>
      </w:pPr>
      <w:r>
        <w:rPr>
          <w:rStyle w:val="CommentReference"/>
        </w:rPr>
        <w:annotationRef/>
      </w:r>
      <w:r>
        <w:t>look at? look upon? regard?</w:t>
      </w:r>
    </w:p>
  </w:comment>
  <w:comment w:id="123" w:author="Windows User" w:date="2015-10-30T08:56:00Z" w:initials="BS">
    <w:p w:rsidR="00CE1951" w:rsidRDefault="00CE1951">
      <w:pPr>
        <w:pStyle w:val="CommentText"/>
      </w:pPr>
      <w:r>
        <w:rPr>
          <w:rStyle w:val="CommentReference"/>
        </w:rPr>
        <w:annotationRef/>
      </w:r>
      <w:r>
        <w:t>no one?</w:t>
      </w:r>
    </w:p>
  </w:comment>
  <w:comment w:id="124" w:author="Windows User" w:date="2015-10-30T08:56:00Z" w:initials="BS">
    <w:p w:rsidR="00CE1951" w:rsidRDefault="00CE1951">
      <w:pPr>
        <w:pStyle w:val="CommentText"/>
      </w:pPr>
      <w:r>
        <w:rPr>
          <w:rStyle w:val="CommentReference"/>
        </w:rPr>
        <w:annotationRef/>
      </w:r>
      <w:r>
        <w:t>in?</w:t>
      </w:r>
    </w:p>
    <w:p w:rsidR="00CE1951" w:rsidRDefault="00CE1951">
      <w:pPr>
        <w:pStyle w:val="CommentText"/>
      </w:pPr>
    </w:p>
  </w:comment>
  <w:comment w:id="125" w:author="Windows User" w:date="2015-10-30T08:56:00Z" w:initials="BS">
    <w:p w:rsidR="00CE1951" w:rsidRDefault="00CE1951">
      <w:pPr>
        <w:pStyle w:val="CommentText"/>
      </w:pPr>
      <w:r>
        <w:rPr>
          <w:rStyle w:val="CommentReference"/>
        </w:rPr>
        <w:annotationRef/>
      </w:r>
      <w:r>
        <w:t>before?</w:t>
      </w:r>
    </w:p>
  </w:comment>
  <w:comment w:id="126" w:author="Windows User" w:date="2015-10-30T08:56:00Z" w:initials="BS">
    <w:p w:rsidR="00CE1951" w:rsidRDefault="00CE1951">
      <w:pPr>
        <w:pStyle w:val="CommentText"/>
      </w:pPr>
      <w:r>
        <w:rPr>
          <w:rStyle w:val="CommentReference"/>
        </w:rPr>
        <w:annotationRef/>
      </w:r>
      <w:r>
        <w:t>joy entered into the whole world doesn't mean much...</w:t>
      </w:r>
    </w:p>
  </w:comment>
  <w:comment w:id="127" w:author="Windows User" w:date="2015-10-30T08:56:00Z" w:initials="BS">
    <w:p w:rsidR="00CE1951" w:rsidRDefault="00CE1951">
      <w:pPr>
        <w:pStyle w:val="CommentText"/>
      </w:pPr>
      <w:r>
        <w:rPr>
          <w:rStyle w:val="CommentReference"/>
        </w:rPr>
        <w:annotationRef/>
      </w:r>
      <w:r>
        <w:t>? any better way to express that's more accurate while meaning something?</w:t>
      </w:r>
    </w:p>
  </w:comment>
  <w:comment w:id="128" w:author="Windows User" w:date="2015-10-30T08:56:00Z" w:initials="BS">
    <w:p w:rsidR="00CE1951" w:rsidRDefault="00CE1951">
      <w:pPr>
        <w:pStyle w:val="CommentText"/>
      </w:pPr>
      <w:r>
        <w:rPr>
          <w:rStyle w:val="CommentReference"/>
        </w:rPr>
        <w:annotationRef/>
      </w:r>
      <w:r>
        <w:t>sealed as in ever virgin... or more like hidden?</w:t>
      </w:r>
    </w:p>
  </w:comment>
  <w:comment w:id="129" w:author="Windows User" w:date="2015-10-30T08:56:00Z" w:initials="BS">
    <w:p w:rsidR="00CE1951" w:rsidRDefault="00CE1951">
      <w:pPr>
        <w:pStyle w:val="CommentText"/>
      </w:pPr>
      <w:r>
        <w:rPr>
          <w:rStyle w:val="CommentReference"/>
        </w:rPr>
        <w:annotationRef/>
      </w:r>
      <w:r>
        <w:t>fragrant ointment? ointment? Incense and ointment with weeping and mourning?</w:t>
      </w:r>
    </w:p>
  </w:comment>
  <w:comment w:id="130" w:author="Windows User" w:date="2015-10-30T08:56:00Z" w:initials="BS">
    <w:p w:rsidR="00CE1951" w:rsidRDefault="00CE1951">
      <w:pPr>
        <w:pStyle w:val="CommentText"/>
      </w:pPr>
      <w:r>
        <w:rPr>
          <w:rStyle w:val="CommentReference"/>
        </w:rPr>
        <w:annotationRef/>
      </w:r>
      <w:r>
        <w:t>spices or ointment</w:t>
      </w:r>
    </w:p>
  </w:comment>
  <w:comment w:id="131" w:author="Windows User" w:date="2015-10-30T08:56:00Z" w:initials="BS">
    <w:p w:rsidR="00CE1951" w:rsidRDefault="00CE1951">
      <w:pPr>
        <w:pStyle w:val="CommentText"/>
      </w:pPr>
      <w:r>
        <w:rPr>
          <w:rStyle w:val="CommentReference"/>
        </w:rPr>
        <w:annotationRef/>
      </w:r>
      <w:r>
        <w:t>Is risen or has risen?</w:t>
      </w:r>
    </w:p>
  </w:comment>
  <w:comment w:id="132" w:author="Windows User" w:date="2015-10-30T08:56:00Z" w:initials="BS">
    <w:p w:rsidR="00CE1951" w:rsidRDefault="00CE1951">
      <w:pPr>
        <w:pStyle w:val="CommentText"/>
      </w:pPr>
      <w:r>
        <w:rPr>
          <w:rStyle w:val="CommentReference"/>
        </w:rPr>
        <w:annotationRef/>
      </w:r>
      <w:r>
        <w:t>need a consistent policy for what to capitalize!</w:t>
      </w:r>
    </w:p>
  </w:comment>
  <w:comment w:id="133" w:author="Windows User" w:date="2015-10-30T08:56:00Z" w:initials="BS">
    <w:p w:rsidR="00CE1951" w:rsidRDefault="00CE1951">
      <w:pPr>
        <w:pStyle w:val="CommentText"/>
      </w:pPr>
      <w:r>
        <w:rPr>
          <w:rStyle w:val="CommentReference"/>
        </w:rPr>
        <w:annotationRef/>
      </w:r>
      <w:r>
        <w:t>need to break other verses like this to have new lines in place of ':' so we can show where to break the tune without mangling the punctuation.</w:t>
      </w:r>
    </w:p>
  </w:comment>
  <w:comment w:id="134" w:author="Windows User" w:date="2015-10-30T08:56:00Z" w:initials="BS">
    <w:p w:rsidR="00CE1951" w:rsidRDefault="00CE1951">
      <w:pPr>
        <w:pStyle w:val="CommentText"/>
      </w:pPr>
      <w:r>
        <w:rPr>
          <w:rStyle w:val="CommentReference"/>
        </w:rPr>
        <w:annotationRef/>
      </w:r>
      <w:r>
        <w:t xml:space="preserve">decay? </w:t>
      </w:r>
    </w:p>
  </w:comment>
  <w:comment w:id="135" w:author="Windows User" w:date="2015-10-30T08:56:00Z" w:initials="WU">
    <w:p w:rsidR="00CE1951" w:rsidRDefault="00CE1951">
      <w:pPr>
        <w:pStyle w:val="CommentText"/>
      </w:pPr>
      <w:r>
        <w:rPr>
          <w:rStyle w:val="CommentReference"/>
        </w:rPr>
        <w:annotationRef/>
      </w:r>
      <w:r>
        <w:t>LXX has glorify him, not prepare Him an habitation</w:t>
      </w:r>
    </w:p>
  </w:comment>
  <w:comment w:id="136" w:author="Windows User" w:date="2015-10-30T08:56:00Z" w:initials="WU">
    <w:p w:rsidR="00CE1951" w:rsidRDefault="00CE1951">
      <w:pPr>
        <w:pStyle w:val="CommentText"/>
      </w:pPr>
      <w:r>
        <w:rPr>
          <w:rStyle w:val="CommentReference"/>
        </w:rPr>
        <w:annotationRef/>
      </w:r>
      <w:r>
        <w:t>or when he brings wars to naught. NETS has shatters</w:t>
      </w:r>
    </w:p>
  </w:comment>
  <w:comment w:id="137" w:author="Windows User" w:date="2015-10-30T08:56:00Z" w:initials="WU">
    <w:p w:rsidR="00CE1951" w:rsidRDefault="00CE1951">
      <w:pPr>
        <w:pStyle w:val="CommentText"/>
      </w:pPr>
      <w:r>
        <w:rPr>
          <w:rStyle w:val="CommentReference"/>
        </w:rPr>
        <w:annotationRef/>
      </w:r>
      <w:r>
        <w:t>literally choice mounted captains?</w:t>
      </w:r>
    </w:p>
  </w:comment>
  <w:comment w:id="138" w:author="Windows User" w:date="2015-10-30T08:56:00Z" w:initials="WU">
    <w:p w:rsidR="00CE1951" w:rsidRDefault="00CE1951">
      <w:pPr>
        <w:pStyle w:val="CommentText"/>
      </w:pPr>
      <w:r>
        <w:rPr>
          <w:rStyle w:val="CommentReference"/>
        </w:rPr>
        <w:annotationRef/>
      </w:r>
      <w:r>
        <w:t>Nets has third-ranked officers. Captain is the modern term for the 3rd rank of officer, sticking with captain</w:t>
      </w:r>
    </w:p>
  </w:comment>
  <w:comment w:id="139" w:author="Windows User" w:date="2015-10-30T08:56:00Z" w:initials="WU">
    <w:p w:rsidR="00CE1951" w:rsidRDefault="00CE1951">
      <w:pPr>
        <w:pStyle w:val="CommentText"/>
      </w:pPr>
      <w:r>
        <w:rPr>
          <w:rStyle w:val="CommentReference"/>
        </w:rPr>
        <w:annotationRef/>
      </w:r>
      <w:r>
        <w:t>Have to have a consistent tense... was to go with above, if want has been all above needs to change to that tense.</w:t>
      </w:r>
    </w:p>
  </w:comment>
  <w:comment w:id="140" w:author="Windows User" w:date="2015-10-30T08:56:00Z" w:initials="WU">
    <w:p w:rsidR="00CE1951" w:rsidRDefault="00CE1951">
      <w:pPr>
        <w:pStyle w:val="CommentText"/>
      </w:pPr>
      <w:r>
        <w:rPr>
          <w:rStyle w:val="CommentReference"/>
        </w:rPr>
        <w:annotationRef/>
      </w:r>
      <w:r>
        <w:t>crushed or destroyed?</w:t>
      </w:r>
    </w:p>
  </w:comment>
  <w:comment w:id="141" w:author="Windows User" w:date="2015-10-30T08:56:00Z" w:initials="WU">
    <w:p w:rsidR="00CE1951" w:rsidRDefault="00CE1951">
      <w:pPr>
        <w:pStyle w:val="CommentText"/>
      </w:pPr>
      <w:r>
        <w:rPr>
          <w:rStyle w:val="CommentReference"/>
        </w:rPr>
        <w:annotationRef/>
      </w:r>
      <w:r>
        <w:t>elsewhere ekhomkhem is translated as crushed... NETS has shattered. Brenton destroyed.</w:t>
      </w:r>
    </w:p>
  </w:comment>
  <w:comment w:id="142" w:author="Windows User" w:date="2015-10-30T08:56:00Z" w:initials="WU">
    <w:p w:rsidR="00CE1951" w:rsidRDefault="00CE1951">
      <w:pPr>
        <w:pStyle w:val="CommentText"/>
      </w:pPr>
      <w:r>
        <w:rPr>
          <w:rStyle w:val="CommentReference"/>
        </w:rPr>
        <w:annotationRef/>
      </w:r>
      <w:r>
        <w:t>your enemies or our enemies?</w:t>
      </w:r>
    </w:p>
  </w:comment>
  <w:comment w:id="143" w:author="Windows User" w:date="2015-10-30T08:56:00Z" w:initials="WU">
    <w:p w:rsidR="00CE1951" w:rsidRDefault="00CE1951">
      <w:pPr>
        <w:pStyle w:val="CommentText"/>
      </w:pPr>
      <w:r>
        <w:rPr>
          <w:rStyle w:val="CommentReference"/>
        </w:rPr>
        <w:annotationRef/>
      </w:r>
      <w:r>
        <w:t>sent or sent forth?</w:t>
      </w:r>
    </w:p>
  </w:comment>
  <w:comment w:id="144" w:author="Windows User" w:date="2015-10-30T08:56:00Z" w:initials="WU">
    <w:p w:rsidR="00CE1951" w:rsidRDefault="00CE1951">
      <w:pPr>
        <w:pStyle w:val="CommentText"/>
      </w:pPr>
      <w:r>
        <w:rPr>
          <w:rStyle w:val="CommentReference"/>
        </w:rPr>
        <w:annotationRef/>
      </w:r>
      <w:r>
        <w:t>or saints? ft note?</w:t>
      </w:r>
    </w:p>
  </w:comment>
  <w:comment w:id="145" w:author="Windows User" w:date="2015-10-30T08:56:00Z" w:initials="WU">
    <w:p w:rsidR="00CE1951" w:rsidRDefault="00CE1951">
      <w:pPr>
        <w:pStyle w:val="CommentText"/>
      </w:pPr>
      <w:r>
        <w:rPr>
          <w:rStyle w:val="CommentReference"/>
        </w:rPr>
        <w:annotationRef/>
      </w:r>
      <w:r>
        <w:t>glories? glorious deeds? or in glory?</w:t>
      </w:r>
    </w:p>
  </w:comment>
  <w:comment w:id="146" w:author="Windows User" w:date="2015-10-30T08:56:00Z" w:initials="WU">
    <w:p w:rsidR="00CE1951" w:rsidRDefault="00CE1951">
      <w:pPr>
        <w:pStyle w:val="CommentText"/>
      </w:pPr>
      <w:r>
        <w:rPr>
          <w:rStyle w:val="CommentReference"/>
        </w:rPr>
        <w:annotationRef/>
      </w:r>
      <w:r>
        <w:t>redeemed? or chose?</w:t>
      </w:r>
    </w:p>
  </w:comment>
  <w:comment w:id="147" w:author="Windows User" w:date="2015-10-30T08:56:00Z" w:initials="WU">
    <w:p w:rsidR="00CE1951" w:rsidRDefault="00CE1951">
      <w:pPr>
        <w:pStyle w:val="CommentText"/>
      </w:pPr>
      <w:r>
        <w:rPr>
          <w:rStyle w:val="CommentReference"/>
        </w:rPr>
        <w:annotationRef/>
      </w:r>
      <w:r>
        <w:t>abode? habitation? resting place?</w:t>
      </w:r>
    </w:p>
  </w:comment>
  <w:comment w:id="148" w:author="Windows User" w:date="2015-10-30T08:56:00Z" w:initials="WU">
    <w:p w:rsidR="00CE1951" w:rsidRDefault="00CE1951">
      <w:pPr>
        <w:pStyle w:val="CommentText"/>
      </w:pPr>
      <w:r>
        <w:rPr>
          <w:rStyle w:val="CommentReference"/>
        </w:rPr>
        <w:annotationRef/>
      </w:r>
      <w:r>
        <w:t>Nets has pangs.</w:t>
      </w:r>
    </w:p>
  </w:comment>
  <w:comment w:id="149" w:author="Windows User" w:date="2015-10-30T08:56:00Z" w:initials="WU">
    <w:p w:rsidR="00CE1951" w:rsidRDefault="00CE1951">
      <w:pPr>
        <w:pStyle w:val="CommentText"/>
      </w:pPr>
      <w:r>
        <w:rPr>
          <w:rStyle w:val="CommentReference"/>
        </w:rPr>
        <w:annotationRef/>
      </w:r>
      <w:r>
        <w:t>Nets has tense change here rather than start of next vs. Brenton too.</w:t>
      </w:r>
    </w:p>
  </w:comment>
  <w:comment w:id="150" w:author="Windows User" w:date="2015-10-30T08:56:00Z" w:initials="WU">
    <w:p w:rsidR="00CE1951" w:rsidRDefault="00CE1951">
      <w:pPr>
        <w:pStyle w:val="CommentText"/>
      </w:pPr>
      <w:r>
        <w:rPr>
          <w:rStyle w:val="CommentReference"/>
        </w:rPr>
        <w:annotationRef/>
      </w:r>
      <w:r>
        <w:t xml:space="preserve">reign? king? reign as king? tense? shall reign? </w:t>
      </w:r>
    </w:p>
  </w:comment>
  <w:comment w:id="151" w:author="Windows User" w:date="2015-10-30T08:56:00Z" w:initials="WU">
    <w:p w:rsidR="00CE1951" w:rsidRDefault="00CE1951">
      <w:pPr>
        <w:pStyle w:val="CommentText"/>
      </w:pPr>
      <w:r>
        <w:rPr>
          <w:rStyle w:val="CommentReference"/>
        </w:rPr>
        <w:annotationRef/>
      </w:r>
      <w:r>
        <w:t>What does the Coptic say? Is it something like this?</w:t>
      </w:r>
    </w:p>
  </w:comment>
  <w:comment w:id="152" w:author="Windows User" w:date="2015-10-30T08:56:00Z" w:initials="WU">
    <w:p w:rsidR="00CE1951" w:rsidRDefault="00CE1951">
      <w:pPr>
        <w:pStyle w:val="CommentText"/>
      </w:pPr>
      <w:r>
        <w:rPr>
          <w:rStyle w:val="CommentReference"/>
        </w:rPr>
        <w:annotationRef/>
      </w:r>
      <w:r>
        <w:t>For? or Since?</w:t>
      </w:r>
    </w:p>
  </w:comment>
  <w:comment w:id="153" w:author="Windows User" w:date="2015-10-30T08:56:00Z" w:initials="WU">
    <w:p w:rsidR="00CE1951" w:rsidRDefault="00CE1951">
      <w:pPr>
        <w:pStyle w:val="CommentText"/>
      </w:pPr>
      <w:r>
        <w:rPr>
          <w:rStyle w:val="CommentReference"/>
        </w:rPr>
        <w:annotationRef/>
      </w:r>
      <w:r>
        <w:t>Brenton and NETS have dances. Coptic has hanhos (guessing hos is praises or songs). I'm thinking not praises... but need you guys to clarify</w:t>
      </w:r>
    </w:p>
  </w:comment>
  <w:comment w:id="154" w:author="Windows User" w:date="2015-10-30T08:56:00Z" w:initials="WU">
    <w:p w:rsidR="00CE1951" w:rsidRDefault="00CE1951">
      <w:pPr>
        <w:pStyle w:val="CommentText"/>
      </w:pPr>
      <w:r>
        <w:rPr>
          <w:rStyle w:val="CommentReference"/>
        </w:rPr>
        <w:annotationRef/>
      </w:r>
      <w:r>
        <w:t>The NETS phrasing seems to me the only way to reconcile the other translations.</w:t>
      </w:r>
    </w:p>
  </w:comment>
  <w:comment w:id="155" w:author="Windows User" w:date="2015-10-30T08:56:00Z" w:initials="WU">
    <w:p w:rsidR="00CE1951" w:rsidRDefault="00CE1951">
      <w:pPr>
        <w:pStyle w:val="CommentText"/>
      </w:pPr>
      <w:r>
        <w:rPr>
          <w:rStyle w:val="CommentReference"/>
        </w:rPr>
        <w:annotationRef/>
      </w:r>
      <w:r>
        <w:t>The last verse is not in the Bible... So Miriam's words "Horse and rider.." should be in quotes. These should not, they are our (the church's) words in response.</w:t>
      </w:r>
    </w:p>
  </w:comment>
  <w:comment w:id="161" w:author="Windows User" w:date="2015-10-30T08:56:00Z" w:initials="WU">
    <w:p w:rsidR="00CE1951" w:rsidRDefault="00CE1951">
      <w:pPr>
        <w:pStyle w:val="CommentText"/>
      </w:pPr>
      <w:r>
        <w:rPr>
          <w:rStyle w:val="CommentReference"/>
        </w:rPr>
        <w:annotationRef/>
      </w:r>
      <w:r>
        <w:t>This way sure sounds better. I know "With the split" is more literal, but it doesn't make any sense in English. This does.</w:t>
      </w:r>
    </w:p>
  </w:comment>
  <w:comment w:id="162" w:author="Windows User" w:date="2015-10-30T08:56:00Z" w:initials="WU">
    <w:p w:rsidR="00CE1951" w:rsidRDefault="00CE1951">
      <w:pPr>
        <w:pStyle w:val="CommentText"/>
      </w:pPr>
      <w:r>
        <w:rPr>
          <w:rStyle w:val="CommentReference"/>
        </w:rPr>
        <w:annotationRef/>
      </w:r>
      <w:r>
        <w:t>path or walkway?</w:t>
      </w:r>
    </w:p>
  </w:comment>
  <w:comment w:id="163" w:author="Brett Slote" w:date="2015-10-30T08:56:00Z" w:initials="BS">
    <w:p w:rsidR="00CE1951" w:rsidRDefault="00CE1951">
      <w:pPr>
        <w:pStyle w:val="CommentText"/>
      </w:pPr>
      <w:r>
        <w:rPr>
          <w:rStyle w:val="CommentReference"/>
        </w:rPr>
        <w:annotationRef/>
      </w:r>
      <w:r>
        <w:t>needs : at least to indicate breaks in tune</w:t>
      </w:r>
    </w:p>
  </w:comment>
  <w:comment w:id="164" w:author="Windows User" w:date="2015-10-30T08:56:00Z" w:initials="WU">
    <w:p w:rsidR="00CE1951" w:rsidRDefault="00CE1951">
      <w:pPr>
        <w:pStyle w:val="CommentText"/>
      </w:pPr>
      <w:r>
        <w:rPr>
          <w:rStyle w:val="CommentReference"/>
        </w:rPr>
        <w:annotationRef/>
      </w:r>
      <w:r>
        <w:t>miraculous, or something closer to paradoxical but sounding good?</w:t>
      </w:r>
    </w:p>
  </w:comment>
  <w:comment w:id="165" w:author="Windows User" w:date="2015-10-30T08:56:00Z" w:initials="WU">
    <w:p w:rsidR="00CE1951" w:rsidRDefault="00CE1951">
      <w:pPr>
        <w:pStyle w:val="CommentText"/>
      </w:pPr>
      <w:r>
        <w:rPr>
          <w:rStyle w:val="CommentReference"/>
        </w:rPr>
        <w:annotationRef/>
      </w:r>
      <w:r>
        <w:t>passed and crossed mean teh same thing... but passed over carries connotation of connection to pass over...</w:t>
      </w:r>
    </w:p>
  </w:comment>
  <w:comment w:id="166" w:author="Windows User" w:date="2015-10-30T08:56:00Z" w:initials="WU">
    <w:p w:rsidR="00CE1951" w:rsidRDefault="00CE1951">
      <w:pPr>
        <w:pStyle w:val="CommentText"/>
      </w:pPr>
      <w:r>
        <w:rPr>
          <w:rStyle w:val="CommentReference"/>
        </w:rPr>
        <w:annotationRef/>
      </w:r>
      <w:r>
        <w:t>praising or singing?</w:t>
      </w:r>
    </w:p>
  </w:comment>
  <w:comment w:id="167" w:author="Windows User" w:date="2015-10-30T08:56:00Z" w:initials="WU">
    <w:p w:rsidR="00CE1951" w:rsidRDefault="00CE1951">
      <w:pPr>
        <w:pStyle w:val="CommentText"/>
      </w:pPr>
      <w:r>
        <w:rPr>
          <w:rStyle w:val="CommentReference"/>
        </w:rPr>
        <w:annotationRef/>
      </w:r>
      <w:r>
        <w:t>I think this should be sing to</w:t>
      </w:r>
    </w:p>
  </w:comment>
  <w:comment w:id="175" w:author="Windows User" w:date="2015-10-30T08:56:00Z" w:initials="BS">
    <w:p w:rsidR="00CE1951" w:rsidRDefault="00CE1951">
      <w:pPr>
        <w:pStyle w:val="CommentText"/>
      </w:pPr>
      <w:r>
        <w:rPr>
          <w:rStyle w:val="CommentReference"/>
        </w:rPr>
        <w:annotationRef/>
      </w:r>
      <w:r>
        <w:t>both Brenton and NETS have "understanding"</w:t>
      </w:r>
    </w:p>
  </w:comment>
  <w:comment w:id="176" w:author="Windows User" w:date="2015-10-30T08:56:00Z" w:initials="BS">
    <w:p w:rsidR="00CE1951" w:rsidRDefault="00CE1951">
      <w:pPr>
        <w:pStyle w:val="CommentText"/>
      </w:pPr>
      <w:r>
        <w:rPr>
          <w:rStyle w:val="CommentReference"/>
        </w:rPr>
        <w:annotationRef/>
      </w:r>
      <w:r>
        <w:t>NETS just has made</w:t>
      </w:r>
    </w:p>
  </w:comment>
  <w:comment w:id="177" w:author="Windows User" w:date="2015-10-30T08:56:00Z" w:initials="BS">
    <w:p w:rsidR="00CE1951" w:rsidRDefault="00CE1951">
      <w:pPr>
        <w:pStyle w:val="CommentText"/>
      </w:pPr>
      <w:r>
        <w:rPr>
          <w:rStyle w:val="CommentReference"/>
        </w:rPr>
        <w:annotationRef/>
      </w:r>
      <w:r>
        <w:t>does Coptic have "alone"?</w:t>
      </w:r>
    </w:p>
  </w:comment>
  <w:comment w:id="178" w:author="Windows User" w:date="2015-10-30T08:56:00Z" w:initials="BS">
    <w:p w:rsidR="00CE1951" w:rsidRDefault="00CE1951">
      <w:pPr>
        <w:pStyle w:val="CommentText"/>
      </w:pPr>
      <w:r>
        <w:rPr>
          <w:rStyle w:val="CommentReference"/>
        </w:rPr>
        <w:annotationRef/>
      </w:r>
      <w:r>
        <w:t>NETS "have authority". Maybe 'govern' would fit connotations better than rule?</w:t>
      </w:r>
    </w:p>
  </w:comment>
  <w:comment w:id="179" w:author="Windows User" w:date="2015-10-30T08:56:00Z" w:initials="BS">
    <w:p w:rsidR="00CE1951" w:rsidRDefault="00CE1951">
      <w:pPr>
        <w:pStyle w:val="CommentText"/>
      </w:pPr>
      <w:r>
        <w:rPr>
          <w:rStyle w:val="CommentReference"/>
        </w:rPr>
        <w:annotationRef/>
      </w:r>
      <w:r>
        <w:t>NETS has 'raised'. Makes more sense?</w:t>
      </w:r>
    </w:p>
  </w:comment>
  <w:comment w:id="180" w:author="Windows User" w:date="2015-10-30T08:56:00Z" w:initials="BS">
    <w:p w:rsidR="00CE1951" w:rsidRDefault="00CE1951">
      <w:pPr>
        <w:pStyle w:val="CommentText"/>
      </w:pPr>
      <w:r>
        <w:rPr>
          <w:rStyle w:val="CommentReference"/>
        </w:rPr>
        <w:annotationRef/>
      </w:r>
      <w:r>
        <w:t>into?</w:t>
      </w:r>
    </w:p>
  </w:comment>
  <w:comment w:id="186" w:author="Windows User" w:date="2015-10-30T08:56:00Z" w:initials="BS">
    <w:p w:rsidR="00CE1951" w:rsidRDefault="00CE1951">
      <w:pPr>
        <w:pStyle w:val="CommentText"/>
      </w:pPr>
      <w:r>
        <w:rPr>
          <w:rStyle w:val="CommentReference"/>
        </w:rPr>
        <w:annotationRef/>
      </w:r>
      <w:r>
        <w:t>clearly the missing vs above belongs</w:t>
      </w:r>
    </w:p>
  </w:comment>
  <w:comment w:id="193" w:author="Windows User" w:date="2015-10-30T08:56:00Z" w:initials="BS">
    <w:p w:rsidR="00CE1951" w:rsidRDefault="00CE1951">
      <w:pPr>
        <w:pStyle w:val="CommentText"/>
      </w:pPr>
      <w:r>
        <w:rPr>
          <w:rStyle w:val="CommentReference"/>
        </w:rPr>
        <w:annotationRef/>
      </w:r>
      <w:r>
        <w:t>NETS has blessed is your glorious holy name... but the Coptic seems to be Blessed is the Holy Name of Your glory... is that too literal though?</w:t>
      </w:r>
    </w:p>
  </w:comment>
  <w:comment w:id="194" w:author="Windows User" w:date="2015-10-30T08:56:00Z" w:initials="BS">
    <w:p w:rsidR="00CE1951" w:rsidRDefault="00CE1951">
      <w:pPr>
        <w:pStyle w:val="CommentText"/>
      </w:pPr>
      <w:r>
        <w:rPr>
          <w:rStyle w:val="CommentReference"/>
        </w:rPr>
        <w:annotationRef/>
      </w:r>
      <w:r>
        <w:t>heavens?</w:t>
      </w:r>
    </w:p>
  </w:comment>
  <w:comment w:id="195" w:author="Windows User" w:date="2015-10-30T08:56:00Z" w:initials="BS">
    <w:p w:rsidR="00CE1951" w:rsidRDefault="00CE1951">
      <w:pPr>
        <w:pStyle w:val="CommentText"/>
      </w:pPr>
      <w:r>
        <w:rPr>
          <w:rStyle w:val="CommentReference"/>
        </w:rPr>
        <w:annotationRef/>
      </w:r>
      <w:r>
        <w:t>NETS omits clouds</w:t>
      </w:r>
    </w:p>
  </w:comment>
  <w:comment w:id="196" w:author="Windows User" w:date="2015-10-30T08:56:00Z" w:initials="BS">
    <w:p w:rsidR="00CE1951" w:rsidRDefault="00CE1951">
      <w:pPr>
        <w:pStyle w:val="CommentText"/>
      </w:pPr>
      <w:r>
        <w:rPr>
          <w:rStyle w:val="CommentReference"/>
        </w:rPr>
        <w:annotationRef/>
      </w:r>
      <w:r>
        <w:t>NETS omits this vs</w:t>
      </w:r>
    </w:p>
  </w:comment>
  <w:comment w:id="197" w:author="Windows User" w:date="2015-10-30T08:56:00Z" w:initials="BS">
    <w:p w:rsidR="00CE1951" w:rsidRDefault="00CE1951">
      <w:pPr>
        <w:pStyle w:val="CommentText"/>
      </w:pPr>
      <w:r>
        <w:rPr>
          <w:rStyle w:val="CommentReference"/>
        </w:rPr>
        <w:annotationRef/>
      </w:r>
      <w:r>
        <w:t>NETS has falling snow which matches AI hoar frosts.</w:t>
      </w:r>
    </w:p>
  </w:comment>
  <w:comment w:id="198" w:author="Windows User" w:date="2015-10-30T08:56:00Z" w:initials="BS">
    <w:p w:rsidR="00CE1951" w:rsidRDefault="00CE1951">
      <w:pPr>
        <w:pStyle w:val="CommentText"/>
      </w:pPr>
      <w:r>
        <w:rPr>
          <w:rStyle w:val="CommentReference"/>
        </w:rPr>
        <w:annotationRef/>
      </w:r>
      <w:r>
        <w:t>reversed ice and hoarfrosts of this vs and last to match NETS. Coptic?</w:t>
      </w:r>
    </w:p>
  </w:comment>
  <w:comment w:id="199" w:author="Windows User" w:date="2015-10-30T08:56:00Z" w:initials="BS">
    <w:p w:rsidR="00CE1951" w:rsidRDefault="00CE1951">
      <w:pPr>
        <w:pStyle w:val="CommentText"/>
      </w:pPr>
      <w:r>
        <w:rPr>
          <w:rStyle w:val="CommentReference"/>
        </w:rPr>
        <w:annotationRef/>
      </w:r>
      <w:r>
        <w:t>NETS switches this vs with next</w:t>
      </w:r>
    </w:p>
  </w:comment>
  <w:comment w:id="200" w:author="Windows User" w:date="2015-10-30T08:56:00Z" w:initials="BS">
    <w:p w:rsidR="00CE1951" w:rsidRDefault="00CE1951">
      <w:pPr>
        <w:pStyle w:val="CommentText"/>
      </w:pPr>
      <w:r>
        <w:rPr>
          <w:rStyle w:val="CommentReference"/>
        </w:rPr>
        <w:annotationRef/>
      </w:r>
      <w:r>
        <w:t>NETS has sea-monsters</w:t>
      </w:r>
    </w:p>
  </w:comment>
  <w:comment w:id="201" w:author="Windows User" w:date="2015-10-30T08:56:00Z" w:initials="BS">
    <w:p w:rsidR="00CE1951" w:rsidRDefault="00CE1951">
      <w:pPr>
        <w:pStyle w:val="CommentText"/>
      </w:pPr>
      <w:r>
        <w:rPr>
          <w:rStyle w:val="CommentReference"/>
        </w:rPr>
        <w:annotationRef/>
      </w:r>
      <w:r>
        <w:t>NETS has four-footed and wild animals of the land</w:t>
      </w:r>
    </w:p>
  </w:comment>
  <w:comment w:id="202" w:author="Windows User" w:date="2015-10-30T08:56:00Z" w:initials="BS">
    <w:p w:rsidR="00CE1951" w:rsidRDefault="00CE1951">
      <w:pPr>
        <w:pStyle w:val="CommentText"/>
      </w:pPr>
      <w:r>
        <w:rPr>
          <w:rStyle w:val="CommentReference"/>
        </w:rPr>
        <w:annotationRef/>
      </w:r>
      <w:r>
        <w:t>NETS has all humans on earth</w:t>
      </w:r>
    </w:p>
  </w:comment>
  <w:comment w:id="203" w:author="Windows User" w:date="2015-10-30T08:56:00Z" w:initials="BS">
    <w:p w:rsidR="00CE1951" w:rsidRDefault="00CE1951">
      <w:pPr>
        <w:pStyle w:val="CommentText"/>
      </w:pPr>
      <w:r>
        <w:rPr>
          <w:rStyle w:val="CommentReference"/>
        </w:rPr>
        <w:annotationRef/>
      </w:r>
      <w:r>
        <w:t>NETS has "priests, slaves of the Lord", then omits next vs.</w:t>
      </w:r>
    </w:p>
  </w:comment>
  <w:comment w:id="204" w:author="Windows User" w:date="2015-10-30T08:56:00Z" w:initials="BS">
    <w:p w:rsidR="00CE1951" w:rsidRDefault="00CE1951">
      <w:pPr>
        <w:pStyle w:val="CommentText"/>
      </w:pPr>
      <w:r>
        <w:rPr>
          <w:rStyle w:val="CommentReference"/>
        </w:rPr>
        <w:annotationRef/>
      </w:r>
      <w:r>
        <w:t>NETS ends quite differently</w:t>
      </w:r>
    </w:p>
  </w:comment>
  <w:comment w:id="210" w:author="Brett Slote" w:date="2015-10-30T08:56:00Z" w:initials="BS">
    <w:p w:rsidR="00CE1951" w:rsidRDefault="00CE1951">
      <w:pPr>
        <w:pStyle w:val="CommentText"/>
      </w:pPr>
      <w:r>
        <w:rPr>
          <w:rStyle w:val="CommentReference"/>
        </w:rPr>
        <w:annotationRef/>
      </w:r>
      <w:r>
        <w:t>These should be broken into lines with the tune!</w:t>
      </w:r>
    </w:p>
  </w:comment>
  <w:comment w:id="211" w:author="Windows User" w:date="2015-10-30T08:56:00Z" w:initials="BS">
    <w:p w:rsidR="00CE1951" w:rsidRDefault="00CE1951">
      <w:pPr>
        <w:pStyle w:val="CommentText"/>
      </w:pPr>
      <w:r>
        <w:rPr>
          <w:rStyle w:val="CommentReference"/>
        </w:rPr>
        <w:annotationRef/>
      </w:r>
      <w:r>
        <w:t>giver, or maker?</w:t>
      </w:r>
    </w:p>
  </w:comment>
  <w:comment w:id="212" w:author="Windows User" w:date="2015-10-30T08:56:00Z" w:initials="BS">
    <w:p w:rsidR="00CE1951" w:rsidRDefault="00CE1951">
      <w:pPr>
        <w:pStyle w:val="CommentText"/>
      </w:pPr>
      <w:r>
        <w:rPr>
          <w:rStyle w:val="CommentReference"/>
        </w:rPr>
        <w:annotationRef/>
      </w:r>
      <w:r>
        <w:t>even NETS has Hananias</w:t>
      </w:r>
    </w:p>
  </w:comment>
  <w:comment w:id="213" w:author="Windows User" w:date="2015-10-30T08:56:00Z" w:initials="BS">
    <w:p w:rsidR="00CE1951" w:rsidRDefault="00CE1951">
      <w:pPr>
        <w:pStyle w:val="CommentText"/>
      </w:pPr>
      <w:r>
        <w:rPr>
          <w:rStyle w:val="CommentReference"/>
        </w:rPr>
        <w:annotationRef/>
      </w:r>
      <w:r>
        <w:t>does Coptic have evening first?</w:t>
      </w:r>
    </w:p>
  </w:comment>
  <w:comment w:id="214" w:author="Windows User" w:date="2015-10-30T08:56:00Z" w:initials="BS">
    <w:p w:rsidR="00CE1951" w:rsidRDefault="00CE1951">
      <w:pPr>
        <w:pStyle w:val="CommentText"/>
      </w:pPr>
      <w:r>
        <w:rPr>
          <w:rStyle w:val="CommentReference"/>
        </w:rPr>
        <w:annotationRef/>
      </w:r>
      <w:r>
        <w:t>Coptic doesn't have "Our God"</w:t>
      </w:r>
    </w:p>
  </w:comment>
  <w:comment w:id="215" w:author="Windows User" w:date="2015-10-30T08:56:00Z" w:initials="BS">
    <w:p w:rsidR="00CE1951" w:rsidRDefault="00CE1951">
      <w:pPr>
        <w:pStyle w:val="CommentText"/>
      </w:pPr>
      <w:r>
        <w:rPr>
          <w:rStyle w:val="CommentReference"/>
        </w:rPr>
        <w:annotationRef/>
      </w:r>
      <w:r>
        <w:t>celebrate or proclaim?</w:t>
      </w:r>
    </w:p>
  </w:comment>
  <w:comment w:id="216" w:author="Windows User" w:date="2015-10-30T08:56:00Z" w:initials="BS">
    <w:p w:rsidR="00CE1951" w:rsidRDefault="00CE1951">
      <w:pPr>
        <w:pStyle w:val="CommentText"/>
      </w:pPr>
      <w:r>
        <w:rPr>
          <w:rStyle w:val="CommentReference"/>
        </w:rPr>
        <w:annotationRef/>
      </w:r>
      <w:r>
        <w:t>persevere or be sober?</w:t>
      </w:r>
    </w:p>
  </w:comment>
  <w:comment w:id="217" w:author="Windows User" w:date="2015-10-30T08:56:00Z" w:initials="BS">
    <w:p w:rsidR="00CE1951" w:rsidRDefault="00CE1951">
      <w:pPr>
        <w:pStyle w:val="CommentText"/>
      </w:pPr>
      <w:r>
        <w:rPr>
          <w:rStyle w:val="CommentReference"/>
        </w:rPr>
        <w:annotationRef/>
      </w:r>
      <w:r>
        <w:t>Coptic has presbyters, not priests (oweeb)</w:t>
      </w:r>
    </w:p>
  </w:comment>
  <w:comment w:id="218" w:author="Windows User" w:date="2015-10-30T08:56:00Z" w:initials="BS">
    <w:p w:rsidR="00CE1951" w:rsidRDefault="00CE1951">
      <w:pPr>
        <w:pStyle w:val="CommentText"/>
      </w:pPr>
      <w:r>
        <w:rPr>
          <w:rStyle w:val="CommentReference"/>
        </w:rPr>
        <w:annotationRef/>
      </w:r>
      <w:r>
        <w:t>esmo is bless, not praise...</w:t>
      </w:r>
    </w:p>
  </w:comment>
  <w:comment w:id="219" w:author="Windows User" w:date="2015-10-30T08:56:00Z" w:initials="BS">
    <w:p w:rsidR="00CE1951" w:rsidRDefault="00CE1951">
      <w:pPr>
        <w:pStyle w:val="CommentText"/>
      </w:pPr>
      <w:r>
        <w:rPr>
          <w:rStyle w:val="CommentReference"/>
        </w:rPr>
        <w:annotationRef/>
      </w:r>
      <w:r>
        <w:t>Coptic doesn't look like day to day... "Until this day" doesn't make as much sense... is there something less literal but closer to the maning?</w:t>
      </w:r>
    </w:p>
  </w:comment>
  <w:comment w:id="220" w:author="Windows User" w:date="2015-10-30T08:56:00Z" w:initials="BS">
    <w:p w:rsidR="00CE1951" w:rsidRDefault="00CE1951">
      <w:pPr>
        <w:pStyle w:val="CommentText"/>
      </w:pPr>
      <w:r>
        <w:rPr>
          <w:rStyle w:val="CommentReference"/>
        </w:rPr>
        <w:annotationRef/>
      </w:r>
      <w:r>
        <w:t>Is LA right with breaths and spirits?</w:t>
      </w:r>
    </w:p>
  </w:comment>
  <w:comment w:id="221" w:author="Windows User" w:date="2015-10-30T08:56:00Z" w:initials="BS">
    <w:p w:rsidR="00CE1951" w:rsidRDefault="00CE1951">
      <w:pPr>
        <w:pStyle w:val="CommentText"/>
      </w:pPr>
      <w:r>
        <w:rPr>
          <w:rStyle w:val="CommentReference"/>
        </w:rPr>
        <w:annotationRef/>
      </w:r>
      <w:r>
        <w:t>doesn't look like waters... is it ssea?</w:t>
      </w:r>
    </w:p>
  </w:comment>
  <w:comment w:id="222" w:author="Windows User" w:date="2015-10-30T08:56:00Z" w:initials="BS">
    <w:p w:rsidR="00CE1951" w:rsidRDefault="00CE1951">
      <w:pPr>
        <w:pStyle w:val="CommentText"/>
      </w:pPr>
      <w:r>
        <w:rPr>
          <w:rStyle w:val="CommentReference"/>
        </w:rPr>
        <w:annotationRef/>
      </w:r>
      <w:r>
        <w:t>I still don't get of all the things we would see after seeing all the praise of nature would be "Bless the Lord you birds".</w:t>
      </w:r>
    </w:p>
  </w:comment>
  <w:comment w:id="223" w:author="Windows User" w:date="2015-10-30T08:56:00Z" w:initials="BS">
    <w:p w:rsidR="00CE1951" w:rsidRDefault="00CE1951">
      <w:pPr>
        <w:pStyle w:val="CommentText"/>
      </w:pPr>
      <w:r>
        <w:rPr>
          <w:rStyle w:val="CommentReference"/>
        </w:rPr>
        <w:annotationRef/>
      </w:r>
      <w:r>
        <w:t>disobedient? heretics?</w:t>
      </w:r>
    </w:p>
  </w:comment>
  <w:comment w:id="224" w:author="Windows User" w:date="2015-10-30T08:56:00Z" w:initials="BS">
    <w:p w:rsidR="00CE1951" w:rsidRDefault="00CE1951">
      <w:pPr>
        <w:pStyle w:val="CommentText"/>
      </w:pPr>
      <w:r>
        <w:rPr>
          <w:rStyle w:val="CommentReference"/>
        </w:rPr>
        <w:annotationRef/>
      </w:r>
      <w:r>
        <w:t>souls or spirits?</w:t>
      </w:r>
    </w:p>
  </w:comment>
  <w:comment w:id="225" w:author="Windows User" w:date="2015-10-30T08:56:00Z" w:initials="BS">
    <w:p w:rsidR="00CE1951" w:rsidRDefault="00CE1951">
      <w:pPr>
        <w:pStyle w:val="CommentText"/>
      </w:pPr>
      <w:r>
        <w:rPr>
          <w:rStyle w:val="CommentReference"/>
        </w:rPr>
        <w:annotationRef/>
      </w:r>
      <w:r>
        <w:t>humble or contrite?</w:t>
      </w:r>
    </w:p>
  </w:comment>
  <w:comment w:id="226" w:author="Windows User" w:date="2015-10-30T08:56:00Z" w:initials="BS">
    <w:p w:rsidR="00CE1951" w:rsidRDefault="00CE1951">
      <w:pPr>
        <w:pStyle w:val="CommentText"/>
      </w:pPr>
      <w:r>
        <w:rPr>
          <w:rStyle w:val="CommentReference"/>
        </w:rPr>
        <w:annotationRef/>
      </w:r>
      <w:r>
        <w:t>hearts?</w:t>
      </w:r>
    </w:p>
  </w:comment>
  <w:comment w:id="227" w:author="Windows User" w:date="2015-10-30T08:56:00Z" w:initials="BS">
    <w:p w:rsidR="00CE1951" w:rsidRDefault="00CE1951">
      <w:pPr>
        <w:pStyle w:val="CommentText"/>
      </w:pPr>
      <w:r>
        <w:rPr>
          <w:rStyle w:val="CommentReference"/>
        </w:rPr>
        <w:annotationRef/>
      </w:r>
      <w:r>
        <w:t>this or LA?</w:t>
      </w:r>
    </w:p>
  </w:comment>
  <w:comment w:id="228" w:author="Windows User" w:date="2015-10-30T08:56:00Z" w:initials="BS">
    <w:p w:rsidR="00CE1951" w:rsidRDefault="00CE1951">
      <w:pPr>
        <w:pStyle w:val="CommentText"/>
      </w:pPr>
      <w:r>
        <w:rPr>
          <w:rStyle w:val="CommentReference"/>
        </w:rPr>
        <w:annotationRef/>
      </w:r>
      <w:r>
        <w:t>righteous of, or who revere</w:t>
      </w:r>
    </w:p>
  </w:comment>
  <w:comment w:id="229" w:author="Windows User" w:date="2015-10-30T08:56:00Z" w:initials="BS">
    <w:p w:rsidR="00CE1951" w:rsidRDefault="00CE1951">
      <w:pPr>
        <w:pStyle w:val="CommentText"/>
      </w:pPr>
      <w:r>
        <w:rPr>
          <w:rStyle w:val="CommentReference"/>
        </w:rPr>
        <w:annotationRef/>
      </w:r>
      <w:r>
        <w:t>this, or accountable? or something else?</w:t>
      </w:r>
    </w:p>
  </w:comment>
  <w:comment w:id="230" w:author="Windows User" w:date="2015-10-30T08:56:00Z" w:initials="BS">
    <w:p w:rsidR="00CE1951" w:rsidRDefault="00CE1951">
      <w:pPr>
        <w:pStyle w:val="CommentText"/>
      </w:pPr>
      <w:r>
        <w:rPr>
          <w:rStyle w:val="CommentReference"/>
        </w:rPr>
        <w:annotationRef/>
      </w:r>
      <w:r>
        <w:t>that he may praise and say?</w:t>
      </w:r>
    </w:p>
  </w:comment>
  <w:comment w:id="242" w:author="Brett Slote" w:date="2015-10-30T08:56:00Z" w:initials="BS">
    <w:p w:rsidR="00CE1951" w:rsidRDefault="00CE1951">
      <w:pPr>
        <w:pStyle w:val="CommentText"/>
      </w:pPr>
      <w:r>
        <w:rPr>
          <w:rStyle w:val="CommentReference"/>
        </w:rPr>
        <w:annotationRef/>
      </w:r>
      <w:r>
        <w:t>Fred wants 'O' here, saying it matches the Coptic... but it isn't in the Coptic!</w:t>
      </w:r>
    </w:p>
  </w:comment>
  <w:comment w:id="243" w:author="Windows User" w:date="2015-10-30T08:56:00Z" w:initials="BS">
    <w:p w:rsidR="00CE1951" w:rsidRDefault="00CE1951" w:rsidP="00F977F1">
      <w:pPr>
        <w:pStyle w:val="CommentText"/>
      </w:pPr>
      <w:r>
        <w:rPr>
          <w:rStyle w:val="CommentReference"/>
        </w:rPr>
        <w:annotationRef/>
      </w:r>
      <w:r>
        <w:t>why do books not have a vs for the bishop???</w:t>
      </w:r>
    </w:p>
  </w:comment>
  <w:comment w:id="244" w:author="Windows User" w:date="2015-10-30T08:56:00Z" w:initials="BS">
    <w:p w:rsidR="00CE1951" w:rsidRDefault="00CE1951">
      <w:pPr>
        <w:pStyle w:val="CommentText"/>
      </w:pPr>
      <w:r>
        <w:rPr>
          <w:rStyle w:val="CommentReference"/>
        </w:rPr>
        <w:annotationRef/>
      </w:r>
      <w:r>
        <w:t>add</w:t>
      </w:r>
    </w:p>
  </w:comment>
  <w:comment w:id="247" w:author="Windows User" w:date="2015-10-30T08:56:00Z" w:initials="BS">
    <w:p w:rsidR="00CE1951" w:rsidRDefault="00CE1951" w:rsidP="00F977F1">
      <w:pPr>
        <w:pStyle w:val="CommentText"/>
      </w:pPr>
      <w:r>
        <w:rPr>
          <w:rStyle w:val="CommentReference"/>
        </w:rPr>
        <w:annotationRef/>
      </w:r>
      <w:r>
        <w:t>the first two sections each have 7 verses. Maybe each section had seven verses and then became inflated? Keeping 7 vs in each section</w:t>
      </w:r>
    </w:p>
  </w:comment>
  <w:comment w:id="248" w:author="Windows User" w:date="2015-10-30T08:56:00Z" w:initials="BS">
    <w:p w:rsidR="00CE1951" w:rsidRDefault="00CE1951" w:rsidP="00F977F1">
      <w:pPr>
        <w:pStyle w:val="CommentText"/>
      </w:pPr>
      <w:r>
        <w:rPr>
          <w:rStyle w:val="CommentReference"/>
        </w:rPr>
        <w:annotationRef/>
      </w:r>
      <w:r>
        <w:t>Communion or commemor</w:t>
      </w:r>
      <w:r>
        <w:t>a</w:t>
      </w:r>
      <w:r>
        <w:t>tion?</w:t>
      </w:r>
    </w:p>
  </w:comment>
  <w:comment w:id="249" w:author="Brett Slote" w:date="2015-10-30T08:56:00Z" w:initials="BS">
    <w:p w:rsidR="00CE1951" w:rsidRDefault="00CE1951" w:rsidP="00F977F1">
      <w:pPr>
        <w:pStyle w:val="CommentText"/>
      </w:pPr>
      <w:r>
        <w:rPr>
          <w:rStyle w:val="CommentReference"/>
        </w:rPr>
        <w:annotationRef/>
      </w:r>
      <w:r>
        <w:t>Fred wants 'O' here, saying it matches the Coptic... but it isn't in the Coptic!</w:t>
      </w:r>
    </w:p>
  </w:comment>
  <w:comment w:id="250" w:author="Windows User" w:date="2015-10-30T08:56:00Z" w:initials="BS">
    <w:p w:rsidR="00CE1951" w:rsidRDefault="00CE1951"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3" w:author="Windows User" w:date="2015-10-30T08:56:00Z" w:initials="BS">
    <w:p w:rsidR="00CE1951" w:rsidRDefault="00CE1951">
      <w:pPr>
        <w:pStyle w:val="CommentText"/>
      </w:pPr>
      <w:r>
        <w:rPr>
          <w:rStyle w:val="CommentReference"/>
        </w:rPr>
        <w:annotationRef/>
      </w:r>
      <w:r>
        <w:t>Godhead or  Divinity?</w:t>
      </w:r>
    </w:p>
  </w:comment>
  <w:comment w:id="254" w:author="Windows User" w:date="2015-10-30T08:56:00Z" w:initials="BS">
    <w:p w:rsidR="00CE1951" w:rsidRDefault="00CE1951">
      <w:pPr>
        <w:pStyle w:val="CommentText"/>
      </w:pPr>
      <w:r>
        <w:rPr>
          <w:rStyle w:val="CommentReference"/>
        </w:rPr>
        <w:annotationRef/>
      </w:r>
      <w:r>
        <w:t>I get why he picked to... for doesn't have the same connotation of filfillling the promise he made to us... but I still think for flows better.</w:t>
      </w:r>
    </w:p>
  </w:comment>
  <w:comment w:id="255" w:author="Windows User" w:date="2015-10-30T08:56:00Z" w:initials="BS">
    <w:p w:rsidR="00CE1951" w:rsidRDefault="00CE1951">
      <w:pPr>
        <w:pStyle w:val="CommentText"/>
      </w:pPr>
      <w:r>
        <w:rPr>
          <w:rStyle w:val="CommentReference"/>
        </w:rPr>
        <w:annotationRef/>
      </w:r>
      <w:r>
        <w:t>what does very mean here? The faithful Queen in truth? The truly faithful queen?  The verily true queen?: What is this line supposed to say/mean?</w:t>
      </w:r>
    </w:p>
  </w:comment>
  <w:comment w:id="256" w:author="Windows User" w:date="2015-10-30T08:56:00Z" w:initials="BS">
    <w:p w:rsidR="00CE1951" w:rsidRDefault="00CE1951">
      <w:pPr>
        <w:pStyle w:val="CommentText"/>
      </w:pPr>
      <w:r>
        <w:rPr>
          <w:rStyle w:val="CommentReference"/>
        </w:rPr>
        <w:annotationRef/>
      </w:r>
      <w:r>
        <w:t>faithful or trusted? faithful sounds better as it is her action and not ours, as trusted.</w:t>
      </w:r>
    </w:p>
  </w:comment>
  <w:comment w:id="258" w:author="Windows User" w:date="2015-10-30T08:56:00Z" w:initials="BS">
    <w:p w:rsidR="00CE1951" w:rsidRDefault="00CE1951">
      <w:pPr>
        <w:pStyle w:val="CommentText"/>
      </w:pPr>
      <w:r>
        <w:rPr>
          <w:rStyle w:val="CommentReference"/>
        </w:rPr>
        <w:annotationRef/>
      </w:r>
      <w:r>
        <w:t>bless or praise? inconsistent rendering of esmo</w:t>
      </w:r>
    </w:p>
  </w:comment>
  <w:comment w:id="271" w:author="Windows User" w:date="2015-10-30T08:56:00Z" w:initials="BS">
    <w:p w:rsidR="00CE1951" w:rsidRDefault="00CE1951">
      <w:pPr>
        <w:pStyle w:val="CommentText"/>
      </w:pPr>
      <w:r>
        <w:rPr>
          <w:rStyle w:val="CommentReference"/>
        </w:rPr>
        <w:annotationRef/>
      </w:r>
      <w:r>
        <w:t>MT (KJV) and Ra lack. NETS has and so does Coptic.</w:t>
      </w:r>
    </w:p>
  </w:comment>
  <w:comment w:id="272" w:author="Windows User" w:date="2015-10-30T08:56:00Z" w:initials="BS">
    <w:p w:rsidR="00CE1951" w:rsidRDefault="00CE1951">
      <w:pPr>
        <w:pStyle w:val="CommentText"/>
      </w:pPr>
      <w:r>
        <w:rPr>
          <w:rStyle w:val="CommentReference"/>
        </w:rPr>
        <w:annotationRef/>
      </w:r>
      <w:r>
        <w:t>this structure rather than just a list is probably a KJVism...</w:t>
      </w:r>
    </w:p>
  </w:comment>
  <w:comment w:id="273" w:author="Windows User" w:date="2015-10-30T08:56:00Z" w:initials="BS">
    <w:p w:rsidR="00CE1951" w:rsidRDefault="00CE1951">
      <w:pPr>
        <w:pStyle w:val="CommentText"/>
      </w:pPr>
      <w:r>
        <w:rPr>
          <w:rStyle w:val="CommentReference"/>
        </w:rPr>
        <w:annotationRef/>
      </w:r>
      <w:r>
        <w:t>Coptic varies greatly from NETS</w:t>
      </w:r>
    </w:p>
  </w:comment>
  <w:comment w:id="279" w:author="Windows User" w:date="2015-10-30T08:56:00Z" w:initials="BS">
    <w:p w:rsidR="00CE1951" w:rsidRDefault="00CE1951">
      <w:pPr>
        <w:pStyle w:val="CommentText"/>
      </w:pPr>
      <w:r>
        <w:rPr>
          <w:rStyle w:val="CommentReference"/>
        </w:rPr>
        <w:annotationRef/>
      </w:r>
      <w:r>
        <w:t>NETS has dance... also drum &amp; harp...</w:t>
      </w:r>
    </w:p>
  </w:comment>
  <w:comment w:id="280" w:author="Windows User" w:date="2015-10-30T08:56:00Z" w:initials="BS">
    <w:p w:rsidR="00CE1951" w:rsidRDefault="00CE1951">
      <w:pPr>
        <w:pStyle w:val="CommentText"/>
      </w:pPr>
      <w:r>
        <w:rPr>
          <w:rStyle w:val="CommentReference"/>
        </w:rPr>
        <w:annotationRef/>
      </w:r>
      <w:r>
        <w:t>NETS and LA have boast in glory...</w:t>
      </w:r>
    </w:p>
  </w:comment>
  <w:comment w:id="281" w:author="Windows User" w:date="2015-10-30T08:56:00Z" w:initials="BS">
    <w:p w:rsidR="00CE1951" w:rsidRDefault="00CE1951">
      <w:pPr>
        <w:pStyle w:val="CommentText"/>
      </w:pPr>
      <w:r>
        <w:rPr>
          <w:rStyle w:val="CommentReference"/>
        </w:rPr>
        <w:annotationRef/>
      </w:r>
      <w:r>
        <w:t>NETS has rejoice. Coptis looks to me like glorify... Sing aloud? Rejoice?</w:t>
      </w:r>
    </w:p>
  </w:comment>
  <w:comment w:id="282" w:author="Windows User" w:date="2015-10-30T08:56:00Z" w:initials="BS">
    <w:p w:rsidR="00CE1951" w:rsidRDefault="00CE1951">
      <w:pPr>
        <w:pStyle w:val="CommentText"/>
      </w:pPr>
      <w:r>
        <w:rPr>
          <w:rStyle w:val="CommentReference"/>
        </w:rPr>
        <w:annotationRef/>
      </w:r>
      <w:r>
        <w:t>NETS has throats too. I'm leaving mouths. Throats is too literal. Not how we say it in English...</w:t>
      </w:r>
    </w:p>
  </w:comment>
  <w:comment w:id="283" w:author="Windows User" w:date="2015-10-30T08:56:00Z" w:initials="BS">
    <w:p w:rsidR="00CE1951" w:rsidRDefault="00CE1951">
      <w:pPr>
        <w:pStyle w:val="CommentText"/>
      </w:pPr>
      <w:r>
        <w:rPr>
          <w:rStyle w:val="CommentReference"/>
        </w:rPr>
        <w:annotationRef/>
      </w:r>
      <w:r>
        <w:t>NETS has rebukes. punishments?</w:t>
      </w:r>
    </w:p>
  </w:comment>
  <w:comment w:id="289" w:author="Windows User" w:date="2015-10-30T08:56:00Z" w:initials="BS">
    <w:p w:rsidR="00CE1951" w:rsidRDefault="00CE1951">
      <w:pPr>
        <w:pStyle w:val="CommentText"/>
      </w:pPr>
      <w:r>
        <w:rPr>
          <w:rStyle w:val="CommentReference"/>
        </w:rPr>
        <w:annotationRef/>
      </w:r>
      <w:r>
        <w:t>psaltry? or lyre?</w:t>
      </w:r>
    </w:p>
  </w:comment>
  <w:comment w:id="290" w:author="Windows User" w:date="2015-10-30T08:56:00Z" w:initials="BS">
    <w:p w:rsidR="00CE1951" w:rsidRDefault="00CE1951">
      <w:pPr>
        <w:pStyle w:val="CommentText"/>
      </w:pPr>
      <w:r>
        <w:rPr>
          <w:rStyle w:val="CommentReference"/>
        </w:rPr>
        <w:annotationRef/>
      </w:r>
      <w:r>
        <w:t>NETS has drum and dance.</w:t>
      </w:r>
    </w:p>
  </w:comment>
  <w:comment w:id="301" w:author="Windows User" w:date="2015-10-30T08:56:00Z" w:initials="BS">
    <w:p w:rsidR="00CE1951" w:rsidRDefault="00CE1951">
      <w:pPr>
        <w:pStyle w:val="CommentText"/>
      </w:pPr>
      <w:r>
        <w:rPr>
          <w:rStyle w:val="CommentReference"/>
        </w:rPr>
        <w:annotationRef/>
      </w:r>
      <w:r>
        <w:t>tense? praise or will praise?</w:t>
      </w:r>
    </w:p>
  </w:comment>
  <w:comment w:id="302" w:author="Windows User" w:date="2015-10-30T08:56:00Z" w:initials="BS">
    <w:p w:rsidR="00CE1951" w:rsidRDefault="00CE1951">
      <w:pPr>
        <w:pStyle w:val="CommentText"/>
      </w:pPr>
      <w:r>
        <w:rPr>
          <w:rStyle w:val="CommentReference"/>
        </w:rPr>
        <w:annotationRef/>
      </w:r>
      <w:r>
        <w:t>earth? land? creation?</w:t>
      </w:r>
    </w:p>
  </w:comment>
  <w:comment w:id="303" w:author="Windows User" w:date="2015-10-30T08:56:00Z" w:initials="BS">
    <w:p w:rsidR="00CE1951" w:rsidRDefault="00CE1951">
      <w:pPr>
        <w:pStyle w:val="CommentText"/>
      </w:pPr>
      <w:r>
        <w:rPr>
          <w:rStyle w:val="CommentReference"/>
        </w:rPr>
        <w:annotationRef/>
      </w:r>
      <w:r>
        <w:t>make haste is a little archaic. But hurry is way too colloquial. Quicken doesn't sound right.</w:t>
      </w:r>
    </w:p>
  </w:comment>
  <w:comment w:id="304" w:author="Windows User" w:date="2015-10-30T08:56:00Z" w:initials="BS">
    <w:p w:rsidR="00CE1951" w:rsidRDefault="00CE1951">
      <w:pPr>
        <w:pStyle w:val="CommentText"/>
      </w:pPr>
      <w:r>
        <w:rPr>
          <w:rStyle w:val="CommentReference"/>
        </w:rPr>
        <w:annotationRef/>
      </w:r>
      <w:r>
        <w:t>should either be diverse here or different elsewhere</w:t>
      </w:r>
    </w:p>
  </w:comment>
  <w:comment w:id="305" w:author="Windows User" w:date="2015-10-30T08:56:00Z" w:initials="BS">
    <w:p w:rsidR="00CE1951" w:rsidRDefault="00CE1951">
      <w:pPr>
        <w:pStyle w:val="CommentText"/>
      </w:pPr>
      <w:r>
        <w:rPr>
          <w:rStyle w:val="CommentReference"/>
        </w:rPr>
        <w:annotationRef/>
      </w:r>
      <w:r>
        <w:t>truth or righteousness? Or justice?</w:t>
      </w:r>
    </w:p>
  </w:comment>
  <w:comment w:id="306" w:author="Windows User" w:date="2015-10-30T08:56:00Z" w:initials="BS">
    <w:p w:rsidR="00CE1951" w:rsidRDefault="00CE1951">
      <w:pPr>
        <w:pStyle w:val="CommentText"/>
      </w:pPr>
      <w:r>
        <w:rPr>
          <w:rStyle w:val="CommentReference"/>
        </w:rPr>
        <w:annotationRef/>
      </w:r>
      <w:r>
        <w:t>patience or longsuffering?</w:t>
      </w:r>
    </w:p>
  </w:comment>
  <w:comment w:id="307" w:author="Windows User" w:date="2015-10-30T08:56:00Z" w:initials="BS">
    <w:p w:rsidR="00CE1951" w:rsidRDefault="00CE1951">
      <w:pPr>
        <w:pStyle w:val="CommentText"/>
      </w:pPr>
      <w:r>
        <w:rPr>
          <w:rStyle w:val="CommentReference"/>
        </w:rPr>
        <w:annotationRef/>
      </w:r>
      <w:r>
        <w:t>just "at the first watch"?</w:t>
      </w:r>
    </w:p>
  </w:comment>
  <w:comment w:id="308" w:author="Windows User" w:date="2015-10-30T08:56:00Z" w:initials="BS">
    <w:p w:rsidR="00CE1951" w:rsidRDefault="00CE1951">
      <w:pPr>
        <w:pStyle w:val="CommentText"/>
      </w:pPr>
      <w:r>
        <w:rPr>
          <w:rStyle w:val="CommentReference"/>
        </w:rPr>
        <w:annotationRef/>
      </w:r>
      <w:r>
        <w:t>sweet, or easy?</w:t>
      </w:r>
    </w:p>
  </w:comment>
  <w:comment w:id="309" w:author="Windows User" w:date="2015-10-30T08:56:00Z" w:initials="BS">
    <w:p w:rsidR="00CE1951" w:rsidRDefault="00CE1951">
      <w:pPr>
        <w:pStyle w:val="CommentText"/>
      </w:pPr>
      <w:r>
        <w:rPr>
          <w:rStyle w:val="CommentReference"/>
        </w:rPr>
        <w:annotationRef/>
      </w:r>
      <w:r>
        <w:t>less accurate than beloved, but sounds a lot better..</w:t>
      </w:r>
    </w:p>
  </w:comment>
  <w:comment w:id="310" w:author="Windows User" w:date="2015-10-30T08:56:00Z" w:initials="BS">
    <w:p w:rsidR="00CE1951" w:rsidRDefault="00CE1951">
      <w:pPr>
        <w:pStyle w:val="CommentText"/>
      </w:pPr>
      <w:r>
        <w:rPr>
          <w:rStyle w:val="CommentReference"/>
        </w:rPr>
        <w:annotationRef/>
      </w:r>
      <w:r>
        <w:t>sound better if omit of?</w:t>
      </w:r>
    </w:p>
  </w:comment>
  <w:comment w:id="311" w:author="Windows User" w:date="2015-10-30T08:56:00Z" w:initials="BS">
    <w:p w:rsidR="00CE1951" w:rsidRDefault="00CE1951">
      <w:pPr>
        <w:pStyle w:val="CommentText"/>
      </w:pPr>
      <w:r>
        <w:rPr>
          <w:rStyle w:val="CommentReference"/>
        </w:rPr>
        <w:annotationRef/>
      </w:r>
      <w:r>
        <w:t>truth, or righteousness?</w:t>
      </w:r>
    </w:p>
  </w:comment>
  <w:comment w:id="312" w:author="Windows User" w:date="2015-10-30T08:56:00Z" w:initials="BS">
    <w:p w:rsidR="00CE1951" w:rsidRDefault="00CE1951">
      <w:pPr>
        <w:pStyle w:val="CommentText"/>
      </w:pPr>
      <w:r>
        <w:rPr>
          <w:rStyle w:val="CommentReference"/>
        </w:rPr>
        <w:annotationRef/>
      </w:r>
      <w:r>
        <w:t>true, or perfecvt?</w:t>
      </w:r>
    </w:p>
  </w:comment>
  <w:comment w:id="313" w:author="Windows User" w:date="2015-10-30T08:56:00Z" w:initials="BS">
    <w:p w:rsidR="00CE1951" w:rsidRDefault="00CE1951">
      <w:pPr>
        <w:pStyle w:val="CommentText"/>
      </w:pPr>
      <w:r>
        <w:rPr>
          <w:rStyle w:val="CommentReference"/>
        </w:rPr>
        <w:annotationRef/>
      </w:r>
      <w:r>
        <w:t>and?</w:t>
      </w:r>
    </w:p>
  </w:comment>
  <w:comment w:id="314" w:author="Windows User" w:date="2015-10-30T08:56:00Z" w:initials="BS">
    <w:p w:rsidR="00CE1951" w:rsidRDefault="00CE1951">
      <w:pPr>
        <w:pStyle w:val="CommentText"/>
      </w:pPr>
      <w:r>
        <w:rPr>
          <w:rStyle w:val="CommentReference"/>
        </w:rPr>
        <w:annotationRef/>
      </w:r>
      <w:r>
        <w:t>gather is in first line in Coptic, but tune flows better here..</w:t>
      </w:r>
    </w:p>
  </w:comment>
  <w:comment w:id="315" w:author="Windows User" w:date="2015-10-30T08:56:00Z" w:initials="BS">
    <w:p w:rsidR="00CE1951" w:rsidRDefault="00CE1951">
      <w:pPr>
        <w:pStyle w:val="CommentText"/>
      </w:pPr>
      <w:r>
        <w:rPr>
          <w:rStyle w:val="CommentReference"/>
        </w:rPr>
        <w:annotationRef/>
      </w:r>
      <w:r>
        <w:t>will?</w:t>
      </w:r>
    </w:p>
  </w:comment>
  <w:comment w:id="316" w:author="Windows User" w:date="2015-10-30T08:56:00Z" w:initials="BS">
    <w:p w:rsidR="00CE1951" w:rsidRDefault="00CE1951">
      <w:pPr>
        <w:pStyle w:val="CommentText"/>
      </w:pPr>
      <w:r>
        <w:rPr>
          <w:rStyle w:val="CommentReference"/>
        </w:rPr>
        <w:annotationRef/>
      </w:r>
      <w:r>
        <w:t>save? keep? deliver?</w:t>
      </w:r>
    </w:p>
  </w:comment>
  <w:comment w:id="317" w:author="Windows User" w:date="2015-10-30T08:56:00Z" w:initials="BS">
    <w:p w:rsidR="00CE1951" w:rsidRDefault="00CE1951">
      <w:pPr>
        <w:pStyle w:val="CommentText"/>
      </w:pPr>
      <w:r>
        <w:rPr>
          <w:rStyle w:val="CommentReference"/>
        </w:rPr>
        <w:annotationRef/>
      </w:r>
      <w:r>
        <w:t>need a convention for making "ak ee". {}? bold?</w:t>
      </w:r>
    </w:p>
  </w:comment>
  <w:comment w:id="318" w:author="Windows User" w:date="2015-10-30T08:56:00Z" w:initials="BS">
    <w:p w:rsidR="00CE1951" w:rsidRDefault="00CE1951">
      <w:pPr>
        <w:pStyle w:val="CommentText"/>
      </w:pPr>
      <w:r>
        <w:rPr>
          <w:rStyle w:val="CommentReference"/>
        </w:rPr>
        <w:annotationRef/>
      </w:r>
      <w:r>
        <w:t>I like it better with "be" in... thoughts?</w:t>
      </w:r>
    </w:p>
  </w:comment>
  <w:comment w:id="328" w:author="Windows User" w:date="2015-10-30T08:56:00Z" w:initials="BS">
    <w:p w:rsidR="00CE1951" w:rsidRDefault="00CE1951">
      <w:pPr>
        <w:pStyle w:val="CommentText"/>
      </w:pPr>
      <w:r>
        <w:rPr>
          <w:rStyle w:val="CommentReference"/>
        </w:rPr>
        <w:annotationRef/>
      </w:r>
      <w:r>
        <w:t>this splitting of  the verses doesn't follow the Coptic... does it really flow much better, or is it just that I'm more used to it?</w:t>
      </w:r>
    </w:p>
  </w:comment>
  <w:comment w:id="329" w:author="Windows User" w:date="2015-10-30T08:56:00Z" w:initials="BS">
    <w:p w:rsidR="00CE1951" w:rsidRDefault="00CE1951">
      <w:pPr>
        <w:pStyle w:val="CommentText"/>
      </w:pPr>
      <w:r>
        <w:rPr>
          <w:rStyle w:val="CommentReference"/>
        </w:rPr>
        <w:annotationRef/>
      </w:r>
      <w:r>
        <w:t>does coptic bear out? Feels much more right to me.</w:t>
      </w:r>
    </w:p>
  </w:comment>
  <w:comment w:id="330" w:author="Windows User" w:date="2015-10-30T08:56:00Z" w:initials="BS">
    <w:p w:rsidR="00CE1951" w:rsidRDefault="00CE1951">
      <w:pPr>
        <w:pStyle w:val="CommentText"/>
      </w:pPr>
      <w:r>
        <w:rPr>
          <w:rStyle w:val="CommentReference"/>
        </w:rPr>
        <w:annotationRef/>
      </w:r>
      <w:r>
        <w:t>tense?</w:t>
      </w:r>
    </w:p>
  </w:comment>
  <w:comment w:id="331" w:author="Windows User" w:date="2015-10-30T08:56:00Z" w:initials="BS">
    <w:p w:rsidR="00CE1951" w:rsidRDefault="00CE1951">
      <w:pPr>
        <w:pStyle w:val="CommentText"/>
      </w:pPr>
      <w:r>
        <w:rPr>
          <w:rStyle w:val="CommentReference"/>
        </w:rPr>
        <w:annotationRef/>
      </w:r>
      <w:r>
        <w:t>exalt or magnify?</w:t>
      </w:r>
    </w:p>
  </w:comment>
  <w:comment w:id="332" w:author="Windows User" w:date="2015-10-30T08:56:00Z" w:initials="BS">
    <w:p w:rsidR="00CE1951" w:rsidRDefault="00CE1951">
      <w:pPr>
        <w:pStyle w:val="CommentText"/>
      </w:pPr>
      <w:r>
        <w:rPr>
          <w:rStyle w:val="CommentReference"/>
        </w:rPr>
        <w:annotationRef/>
      </w:r>
      <w:r>
        <w:t>or iwn?</w:t>
      </w:r>
    </w:p>
  </w:comment>
  <w:comment w:id="336" w:author="Windows User" w:date="2015-10-30T08:56:00Z" w:initials="BS">
    <w:p w:rsidR="00CE1951" w:rsidRDefault="00CE1951">
      <w:pPr>
        <w:pStyle w:val="CommentText"/>
      </w:pPr>
      <w:r>
        <w:rPr>
          <w:rStyle w:val="CommentReference"/>
        </w:rPr>
        <w:annotationRef/>
      </w:r>
      <w:r>
        <w:t>does type capture "it foretold the sign" in more contemporary language than "a figure"</w:t>
      </w:r>
    </w:p>
  </w:comment>
  <w:comment w:id="337" w:author="Windows User" w:date="2015-10-30T08:56:00Z" w:initials="BS">
    <w:p w:rsidR="00CE1951" w:rsidRDefault="00CE1951">
      <w:pPr>
        <w:pStyle w:val="CommentText"/>
      </w:pPr>
      <w:r>
        <w:rPr>
          <w:rStyle w:val="CommentReference"/>
        </w:rPr>
        <w:annotationRef/>
      </w:r>
      <w:r>
        <w:t>correct that no mention of nature?</w:t>
      </w:r>
    </w:p>
  </w:comment>
  <w:comment w:id="338" w:author="Windows User" w:date="2015-10-30T08:56:00Z" w:initials="BS">
    <w:p w:rsidR="00CE1951" w:rsidRDefault="00CE1951">
      <w:pPr>
        <w:pStyle w:val="CommentText"/>
      </w:pPr>
      <w:r>
        <w:rPr>
          <w:rStyle w:val="CommentReference"/>
        </w:rPr>
        <w:annotationRef/>
      </w:r>
      <w:r>
        <w:t>holy or pure? divinity or godhead?</w:t>
      </w:r>
    </w:p>
  </w:comment>
  <w:comment w:id="339" w:author="Windows User" w:date="2015-10-30T08:56:00Z" w:initials="BS">
    <w:p w:rsidR="00CE1951" w:rsidRDefault="00CE1951">
      <w:pPr>
        <w:pStyle w:val="CommentText"/>
      </w:pPr>
      <w:r>
        <w:rPr>
          <w:rStyle w:val="CommentReference"/>
        </w:rPr>
        <w:annotationRef/>
      </w:r>
      <w:r>
        <w:t>born or begotten? begotten without seeed or without mixture of substance?</w:t>
      </w:r>
    </w:p>
  </w:comment>
  <w:comment w:id="340" w:author="Windows User" w:date="2015-10-30T08:56:00Z" w:initials="BS">
    <w:p w:rsidR="00CE1951" w:rsidRDefault="00CE1951">
      <w:pPr>
        <w:pStyle w:val="CommentText"/>
      </w:pPr>
      <w:r>
        <w:rPr>
          <w:rStyle w:val="CommentReference"/>
        </w:rPr>
        <w:annotationRef/>
      </w:r>
      <w:r>
        <w:t>coessential or consubstantial?</w:t>
      </w:r>
    </w:p>
  </w:comment>
  <w:comment w:id="341" w:author="Windows User" w:date="2015-10-30T08:56:00Z" w:initials="BS">
    <w:p w:rsidR="00CE1951" w:rsidRDefault="00CE1951">
      <w:pPr>
        <w:pStyle w:val="CommentText"/>
      </w:pPr>
      <w:r>
        <w:rPr>
          <w:rStyle w:val="CommentReference"/>
        </w:rPr>
        <w:annotationRef/>
      </w:r>
      <w:r>
        <w:t>made one or joined?</w:t>
      </w:r>
    </w:p>
  </w:comment>
  <w:comment w:id="342" w:author="Windows User" w:date="2015-10-30T08:56:00Z" w:initials="BS">
    <w:p w:rsidR="00CE1951" w:rsidRDefault="00CE1951">
      <w:pPr>
        <w:pStyle w:val="CommentText"/>
      </w:pPr>
      <w:r>
        <w:rPr>
          <w:rStyle w:val="CommentReference"/>
        </w:rPr>
        <w:annotationRef/>
      </w:r>
      <w:r>
        <w:t>does this rephrasing capture it ok?</w:t>
      </w:r>
    </w:p>
  </w:comment>
  <w:comment w:id="343" w:author="Windows User" w:date="2015-10-30T08:56:00Z" w:initials="BS">
    <w:p w:rsidR="00CE1951" w:rsidRDefault="00CE1951">
      <w:pPr>
        <w:pStyle w:val="CommentText"/>
      </w:pPr>
      <w:r>
        <w:rPr>
          <w:rStyle w:val="CommentReference"/>
        </w:rPr>
        <w:annotationRef/>
      </w:r>
      <w:r>
        <w:t>something clearer than putplue?</w:t>
      </w:r>
    </w:p>
  </w:comment>
  <w:comment w:id="344" w:author="Windows User" w:date="2015-10-30T08:56:00Z" w:initials="BS">
    <w:p w:rsidR="00CE1951" w:rsidRDefault="00CE1951">
      <w:pPr>
        <w:pStyle w:val="CommentText"/>
      </w:pPr>
      <w:r>
        <w:rPr>
          <w:rStyle w:val="CommentReference"/>
        </w:rPr>
        <w:annotationRef/>
      </w:r>
      <w:r>
        <w:t>woven or fine?</w:t>
      </w:r>
    </w:p>
  </w:comment>
  <w:comment w:id="345" w:author="Windows User" w:date="2015-10-30T08:56:00Z" w:initials="BS">
    <w:p w:rsidR="00CE1951" w:rsidRDefault="00CE1951">
      <w:pPr>
        <w:pStyle w:val="CommentText"/>
      </w:pPr>
      <w:r>
        <w:rPr>
          <w:rStyle w:val="CommentReference"/>
        </w:rPr>
        <w:annotationRef/>
      </w:r>
      <w:r>
        <w:t>palin</w:t>
      </w:r>
    </w:p>
  </w:comment>
  <w:comment w:id="346" w:author="Windows User" w:date="2015-10-30T08:56:00Z" w:initials="BS">
    <w:p w:rsidR="00CE1951" w:rsidRDefault="00CE1951">
      <w:pPr>
        <w:pStyle w:val="CommentText"/>
      </w:pPr>
      <w:r>
        <w:rPr>
          <w:rStyle w:val="CommentReference"/>
        </w:rPr>
        <w:annotationRef/>
      </w:r>
      <w:r>
        <w:t>exalt or magnify?</w:t>
      </w:r>
    </w:p>
  </w:comment>
  <w:comment w:id="347" w:author="Windows User" w:date="2015-10-30T08:56:00Z" w:initials="BS">
    <w:p w:rsidR="00CE1951" w:rsidRDefault="00CE1951">
      <w:pPr>
        <w:pStyle w:val="CommentText"/>
      </w:pPr>
      <w:r>
        <w:rPr>
          <w:rStyle w:val="CommentReference"/>
        </w:rPr>
        <w:annotationRef/>
      </w:r>
      <w:r>
        <w:t>or iwn?</w:t>
      </w:r>
    </w:p>
  </w:comment>
  <w:comment w:id="351" w:author="Windows User" w:date="2015-10-30T08:56:00Z" w:initials="BS">
    <w:p w:rsidR="00CE1951" w:rsidRDefault="00CE1951">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2" w:author="Windows User" w:date="2015-10-30T08:56:00Z" w:initials="BS">
    <w:p w:rsidR="00CE1951" w:rsidRDefault="00CE1951">
      <w:pPr>
        <w:pStyle w:val="CommentText"/>
      </w:pPr>
      <w:r>
        <w:rPr>
          <w:rStyle w:val="CommentReference"/>
        </w:rPr>
        <w:annotationRef/>
      </w:r>
      <w:r>
        <w:t>forged or beaten?</w:t>
      </w:r>
    </w:p>
  </w:comment>
  <w:comment w:id="353" w:author="Windows User" w:date="2015-10-30T08:56:00Z" w:initials="BS">
    <w:p w:rsidR="00CE1951" w:rsidRDefault="00CE1951">
      <w:pPr>
        <w:pStyle w:val="CommentText"/>
      </w:pPr>
      <w:r>
        <w:rPr>
          <w:rStyle w:val="CommentReference"/>
        </w:rPr>
        <w:annotationRef/>
      </w:r>
      <w:r>
        <w:t>omit? always and move up mercy seat?</w:t>
      </w:r>
    </w:p>
  </w:comment>
  <w:comment w:id="354" w:author="Windows User" w:date="2015-10-30T08:56:00Z" w:initials="BS">
    <w:p w:rsidR="00CE1951" w:rsidRDefault="00CE1951">
      <w:pPr>
        <w:pStyle w:val="CommentText"/>
      </w:pPr>
      <w:r>
        <w:rPr>
          <w:rStyle w:val="CommentReference"/>
        </w:rPr>
        <w:annotationRef/>
      </w:r>
      <w:r>
        <w:t>tense? past makes a lot more sense</w:t>
      </w:r>
    </w:p>
  </w:comment>
  <w:comment w:id="355" w:author="Windows User" w:date="2015-10-30T08:56:00Z" w:initials="BS">
    <w:p w:rsidR="00CE1951" w:rsidRDefault="00CE1951">
      <w:pPr>
        <w:pStyle w:val="CommentText"/>
      </w:pPr>
      <w:r>
        <w:rPr>
          <w:rStyle w:val="CommentReference"/>
        </w:rPr>
        <w:annotationRef/>
      </w:r>
      <w:r>
        <w:t>why does Abouna omit sin?</w:t>
      </w:r>
    </w:p>
  </w:comment>
  <w:comment w:id="356" w:author="Windows User" w:date="2015-10-30T08:56:00Z" w:initials="BS">
    <w:p w:rsidR="00CE1951" w:rsidRDefault="00CE1951">
      <w:pPr>
        <w:pStyle w:val="CommentText"/>
      </w:pPr>
      <w:r>
        <w:rPr>
          <w:rStyle w:val="CommentReference"/>
        </w:rPr>
        <w:annotationRef/>
      </w:r>
      <w:r>
        <w:t>exalt or magnify?</w:t>
      </w:r>
    </w:p>
  </w:comment>
  <w:comment w:id="357" w:author="Windows User" w:date="2015-10-30T08:56:00Z" w:initials="BS">
    <w:p w:rsidR="00CE1951" w:rsidRDefault="00CE1951">
      <w:pPr>
        <w:pStyle w:val="CommentText"/>
      </w:pPr>
      <w:r>
        <w:rPr>
          <w:rStyle w:val="CommentReference"/>
        </w:rPr>
        <w:annotationRef/>
      </w:r>
      <w:r>
        <w:t>or iwn?</w:t>
      </w:r>
    </w:p>
  </w:comment>
  <w:comment w:id="361" w:author="Windows User" w:date="2015-10-30T08:56:00Z" w:initials="BS">
    <w:p w:rsidR="00CE1951" w:rsidRDefault="00CE1951">
      <w:pPr>
        <w:pStyle w:val="CommentText"/>
      </w:pPr>
      <w:r>
        <w:rPr>
          <w:rStyle w:val="CommentReference"/>
        </w:rPr>
        <w:annotationRef/>
      </w:r>
      <w:r>
        <w:t>That your name be called... sounds like an expression that should just be that you be called in english. Thoughts?</w:t>
      </w:r>
    </w:p>
  </w:comment>
  <w:comment w:id="362" w:author="Windows User" w:date="2015-10-30T08:56:00Z" w:initials="BS">
    <w:p w:rsidR="00CE1951" w:rsidRDefault="00CE1951">
      <w:pPr>
        <w:pStyle w:val="CommentText"/>
      </w:pPr>
      <w:r>
        <w:rPr>
          <w:rStyle w:val="CommentReference"/>
        </w:rPr>
        <w:annotationRef/>
      </w:r>
      <w:r>
        <w:t>for isn't accurate... but sounds better</w:t>
      </w:r>
    </w:p>
  </w:comment>
  <w:comment w:id="363" w:author="Windows User" w:date="2015-10-30T08:56:00Z" w:initials="BS">
    <w:p w:rsidR="00CE1951" w:rsidRDefault="00CE1951">
      <w:pPr>
        <w:pStyle w:val="CommentText"/>
      </w:pPr>
      <w:r>
        <w:rPr>
          <w:rStyle w:val="CommentReference"/>
        </w:rPr>
        <w:annotationRef/>
      </w:r>
      <w:r>
        <w:t>exalt or magnify?</w:t>
      </w:r>
    </w:p>
  </w:comment>
  <w:comment w:id="364" w:author="Windows User" w:date="2015-10-30T08:56:00Z" w:initials="BS">
    <w:p w:rsidR="00CE1951" w:rsidRDefault="00CE1951">
      <w:pPr>
        <w:pStyle w:val="CommentText"/>
      </w:pPr>
      <w:r>
        <w:rPr>
          <w:rStyle w:val="CommentReference"/>
        </w:rPr>
        <w:annotationRef/>
      </w:r>
      <w:r>
        <w:t>or iwn?</w:t>
      </w:r>
    </w:p>
  </w:comment>
  <w:comment w:id="368" w:author="Windows User" w:date="2015-10-30T08:56:00Z" w:initials="BS">
    <w:p w:rsidR="00CE1951" w:rsidRDefault="00CE1951">
      <w:pPr>
        <w:pStyle w:val="CommentText"/>
      </w:pPr>
      <w:r>
        <w:rPr>
          <w:rStyle w:val="CommentReference"/>
        </w:rPr>
        <w:annotationRef/>
      </w:r>
      <w:r>
        <w:t>perpetual lamp?</w:t>
      </w:r>
    </w:p>
  </w:comment>
  <w:comment w:id="369" w:author="Windows User" w:date="2015-10-30T08:56:00Z" w:initials="BS">
    <w:p w:rsidR="00CE1951" w:rsidRDefault="00CE1951">
      <w:pPr>
        <w:pStyle w:val="CommentText"/>
      </w:pPr>
      <w:r>
        <w:rPr>
          <w:rStyle w:val="CommentReference"/>
        </w:rPr>
        <w:annotationRef/>
      </w:r>
      <w:r>
        <w:t>parousia?</w:t>
      </w:r>
    </w:p>
  </w:comment>
  <w:comment w:id="370" w:author="Windows User" w:date="2015-10-30T08:56:00Z" w:initials="BS">
    <w:p w:rsidR="00CE1951" w:rsidRDefault="00CE1951">
      <w:pPr>
        <w:pStyle w:val="CommentText"/>
      </w:pPr>
      <w:r>
        <w:rPr>
          <w:rStyle w:val="CommentReference"/>
        </w:rPr>
        <w:annotationRef/>
      </w:r>
      <w:r>
        <w:t>tense?</w:t>
      </w:r>
    </w:p>
  </w:comment>
  <w:comment w:id="371" w:author="Windows User" w:date="2015-10-30T08:56:00Z" w:initials="BS">
    <w:p w:rsidR="00CE1951" w:rsidRDefault="00CE1951">
      <w:pPr>
        <w:pStyle w:val="CommentText"/>
      </w:pPr>
      <w:r>
        <w:rPr>
          <w:rStyle w:val="CommentReference"/>
        </w:rPr>
        <w:annotationRef/>
      </w:r>
      <w:r>
        <w:t>enlightens?</w:t>
      </w:r>
    </w:p>
  </w:comment>
  <w:comment w:id="372" w:author="Windows User" w:date="2015-10-30T08:56:00Z" w:initials="BS">
    <w:p w:rsidR="00CE1951" w:rsidRDefault="00CE1951">
      <w:pPr>
        <w:pStyle w:val="CommentText"/>
      </w:pPr>
      <w:r>
        <w:rPr>
          <w:rStyle w:val="CommentReference"/>
        </w:rPr>
        <w:annotationRef/>
      </w:r>
      <w:r>
        <w:t>exalt or magnify?</w:t>
      </w:r>
    </w:p>
  </w:comment>
  <w:comment w:id="373" w:author="Windows User" w:date="2015-10-30T08:56:00Z" w:initials="BS">
    <w:p w:rsidR="00CE1951" w:rsidRDefault="00CE1951">
      <w:pPr>
        <w:pStyle w:val="CommentText"/>
      </w:pPr>
      <w:r>
        <w:rPr>
          <w:rStyle w:val="CommentReference"/>
        </w:rPr>
        <w:annotationRef/>
      </w:r>
      <w:r>
        <w:t>or iwn?</w:t>
      </w:r>
    </w:p>
  </w:comment>
  <w:comment w:id="377" w:author="Windows User" w:date="2015-10-30T08:56:00Z" w:initials="BS">
    <w:p w:rsidR="00CE1951" w:rsidRDefault="00CE1951">
      <w:pPr>
        <w:pStyle w:val="CommentText"/>
      </w:pPr>
      <w:r>
        <w:rPr>
          <w:rStyle w:val="CommentReference"/>
        </w:rPr>
        <w:annotationRef/>
      </w:r>
      <w:r>
        <w:t>this order better or worse?</w:t>
      </w:r>
    </w:p>
  </w:comment>
  <w:comment w:id="378" w:author="Windows User" w:date="2015-10-30T08:56:00Z" w:initials="BS">
    <w:p w:rsidR="00CE1951" w:rsidRDefault="00CE1951">
      <w:pPr>
        <w:pStyle w:val="CommentText"/>
      </w:pPr>
      <w:r>
        <w:rPr>
          <w:rStyle w:val="CommentReference"/>
        </w:rPr>
        <w:annotationRef/>
      </w:r>
      <w:r>
        <w:t>I think upon should stay here</w:t>
      </w:r>
    </w:p>
  </w:comment>
  <w:comment w:id="379" w:author="Windows User" w:date="2015-10-30T08:56:00Z" w:initials="BS">
    <w:p w:rsidR="00CE1951" w:rsidRDefault="00CE1951">
      <w:pPr>
        <w:pStyle w:val="CommentText"/>
      </w:pPr>
      <w:r>
        <w:rPr>
          <w:rStyle w:val="CommentReference"/>
        </w:rPr>
        <w:annotationRef/>
      </w:r>
      <w:r>
        <w:t>exalt or magnify?</w:t>
      </w:r>
    </w:p>
  </w:comment>
  <w:comment w:id="380" w:author="Windows User" w:date="2015-10-30T08:56:00Z" w:initials="BS">
    <w:p w:rsidR="00CE1951" w:rsidRDefault="00CE1951">
      <w:pPr>
        <w:pStyle w:val="CommentText"/>
      </w:pPr>
      <w:r>
        <w:rPr>
          <w:rStyle w:val="CommentReference"/>
        </w:rPr>
        <w:annotationRef/>
      </w:r>
      <w:r>
        <w:t>or iwn?</w:t>
      </w:r>
    </w:p>
  </w:comment>
  <w:comment w:id="388" w:author="Windows User" w:date="2015-10-30T08:56:00Z" w:initials="BS">
    <w:p w:rsidR="00CE1951" w:rsidRDefault="00CE1951">
      <w:pPr>
        <w:pStyle w:val="CommentText"/>
      </w:pPr>
      <w:r>
        <w:rPr>
          <w:rStyle w:val="CommentReference"/>
        </w:rPr>
        <w:annotationRef/>
      </w:r>
      <w:r>
        <w:t>The phrase is "Our God in truth". Placing a coma before "in truth" makis it sound like "in truth withotu the seed of man"</w:t>
      </w:r>
    </w:p>
  </w:comment>
  <w:comment w:id="389" w:author="Windows User" w:date="2015-10-30T08:56:00Z" w:initials="BS">
    <w:p w:rsidR="00CE1951" w:rsidRDefault="00CE1951">
      <w:pPr>
        <w:pStyle w:val="CommentText"/>
      </w:pPr>
      <w:r>
        <w:rPr>
          <w:rStyle w:val="CommentReference"/>
        </w:rPr>
        <w:annotationRef/>
      </w:r>
      <w:r>
        <w:t>While being virgin is correct. But it sounds strange. being a virgin is less accurate. Being virginal?</w:t>
      </w:r>
    </w:p>
  </w:comment>
  <w:comment w:id="390" w:author="Windows User" w:date="2015-10-30T08:56:00Z" w:initials="BS">
    <w:p w:rsidR="00CE1951" w:rsidRDefault="00CE1951">
      <w:pPr>
        <w:pStyle w:val="CommentText"/>
      </w:pPr>
      <w:r>
        <w:rPr>
          <w:rStyle w:val="CommentReference"/>
        </w:rPr>
        <w:annotationRef/>
      </w:r>
      <w:r>
        <w:t>I like holy better than saint. But it isn't very consistent since Abouna renders it saint everywhere else...</w:t>
      </w:r>
    </w:p>
  </w:comment>
  <w:comment w:id="391" w:author="Windows User" w:date="2015-10-30T08:56:00Z" w:initials="BS">
    <w:p w:rsidR="00CE1951" w:rsidRDefault="00CE1951">
      <w:pPr>
        <w:pStyle w:val="CommentText"/>
      </w:pPr>
      <w:r>
        <w:rPr>
          <w:rStyle w:val="CommentReference"/>
        </w:rPr>
        <w:annotationRef/>
      </w:r>
      <w:r>
        <w:t>what word works here? dwelling doesn't. it would have to be dwelling place, which is too long.</w:t>
      </w:r>
    </w:p>
  </w:comment>
  <w:comment w:id="392" w:author="Windows User" w:date="2015-10-30T08:56:00Z" w:initials="BS">
    <w:p w:rsidR="00CE1951" w:rsidRDefault="00CE1951">
      <w:pPr>
        <w:pStyle w:val="CommentText"/>
      </w:pPr>
      <w:r>
        <w:rPr>
          <w:rStyle w:val="CommentReference"/>
        </w:rPr>
        <w:annotationRef/>
      </w:r>
      <w:r>
        <w:t>exalt or magnify?</w:t>
      </w:r>
    </w:p>
  </w:comment>
  <w:comment w:id="393" w:author="Windows User" w:date="2015-10-30T08:56:00Z" w:initials="BS">
    <w:p w:rsidR="00CE1951" w:rsidRDefault="00CE1951">
      <w:pPr>
        <w:pStyle w:val="CommentText"/>
      </w:pPr>
      <w:r>
        <w:rPr>
          <w:rStyle w:val="CommentReference"/>
        </w:rPr>
        <w:annotationRef/>
      </w:r>
      <w:r>
        <w:t>or iwn?</w:t>
      </w:r>
    </w:p>
  </w:comment>
  <w:comment w:id="397" w:author="Windows User" w:date="2015-10-30T08:56:00Z" w:initials="BS">
    <w:p w:rsidR="00CE1951" w:rsidRDefault="00CE1951">
      <w:pPr>
        <w:pStyle w:val="CommentText"/>
      </w:pPr>
      <w:r>
        <w:rPr>
          <w:rStyle w:val="CommentReference"/>
        </w:rPr>
        <w:annotationRef/>
      </w:r>
      <w:r>
        <w:t>does this work?</w:t>
      </w:r>
    </w:p>
  </w:comment>
  <w:comment w:id="398" w:author="Windows User" w:date="2015-10-30T08:56:00Z" w:initials="BS">
    <w:p w:rsidR="00CE1951" w:rsidRDefault="00CE1951">
      <w:pPr>
        <w:pStyle w:val="CommentText"/>
      </w:pPr>
      <w:r>
        <w:rPr>
          <w:rStyle w:val="CommentReference"/>
        </w:rPr>
        <w:annotationRef/>
      </w:r>
      <w:r>
        <w:t>is this right?</w:t>
      </w:r>
    </w:p>
  </w:comment>
  <w:comment w:id="399" w:author="Windows User" w:date="2015-10-30T08:56:00Z" w:initials="BS">
    <w:p w:rsidR="00CE1951" w:rsidRDefault="00CE1951">
      <w:pPr>
        <w:pStyle w:val="CommentText"/>
      </w:pPr>
      <w:r>
        <w:rPr>
          <w:rStyle w:val="CommentReference"/>
        </w:rPr>
        <w:annotationRef/>
      </w:r>
      <w:r>
        <w:t>?</w:t>
      </w:r>
    </w:p>
  </w:comment>
  <w:comment w:id="400" w:author="Windows User" w:date="2015-10-30T08:56:00Z" w:initials="BS">
    <w:p w:rsidR="00CE1951" w:rsidRDefault="00CE1951">
      <w:pPr>
        <w:pStyle w:val="CommentText"/>
      </w:pPr>
      <w:r>
        <w:rPr>
          <w:rStyle w:val="CommentReference"/>
        </w:rPr>
        <w:annotationRef/>
      </w:r>
      <w:r>
        <w:t>about or to?</w:t>
      </w:r>
    </w:p>
  </w:comment>
  <w:comment w:id="401" w:author="Windows User" w:date="2015-10-30T08:56:00Z" w:initials="BS">
    <w:p w:rsidR="00CE1951" w:rsidRDefault="00CE1951">
      <w:pPr>
        <w:pStyle w:val="CommentText"/>
      </w:pPr>
      <w:r>
        <w:rPr>
          <w:rStyle w:val="CommentReference"/>
        </w:rPr>
        <w:annotationRef/>
      </w:r>
      <w:r>
        <w:t>proclaim or cry?</w:t>
      </w:r>
    </w:p>
  </w:comment>
  <w:comment w:id="402" w:author="Windows User" w:date="2015-10-30T08:56:00Z" w:initials="BS">
    <w:p w:rsidR="00CE1951" w:rsidRDefault="00CE1951">
      <w:pPr>
        <w:pStyle w:val="CommentText"/>
      </w:pPr>
      <w:r>
        <w:rPr>
          <w:rStyle w:val="CommentReference"/>
        </w:rPr>
        <w:annotationRef/>
      </w:r>
      <w:r>
        <w:t>??</w:t>
      </w:r>
    </w:p>
  </w:comment>
  <w:comment w:id="403" w:author="Windows User" w:date="2015-10-30T08:56:00Z" w:initials="BS">
    <w:p w:rsidR="00CE1951" w:rsidRDefault="00CE1951">
      <w:pPr>
        <w:pStyle w:val="CommentText"/>
      </w:pPr>
      <w:r>
        <w:rPr>
          <w:rStyle w:val="CommentReference"/>
        </w:rPr>
        <w:annotationRef/>
      </w:r>
      <w:r>
        <w:t>just?</w:t>
      </w:r>
    </w:p>
  </w:comment>
  <w:comment w:id="404" w:author="Windows User" w:date="2015-10-30T08:56:00Z" w:initials="BS">
    <w:p w:rsidR="00CE1951" w:rsidRDefault="00CE1951">
      <w:pPr>
        <w:pStyle w:val="CommentText"/>
      </w:pPr>
      <w:r>
        <w:rPr>
          <w:rStyle w:val="CommentReference"/>
        </w:rPr>
        <w:annotationRef/>
      </w:r>
      <w:r>
        <w:t>chaste or meek?</w:t>
      </w:r>
    </w:p>
  </w:comment>
  <w:comment w:id="405" w:author="Windows User" w:date="2015-10-30T08:56:00Z" w:initials="BS">
    <w:p w:rsidR="00CE1951" w:rsidRDefault="00CE1951">
      <w:pPr>
        <w:pStyle w:val="CommentText"/>
      </w:pPr>
      <w:r>
        <w:rPr>
          <w:rStyle w:val="CommentReference"/>
        </w:rPr>
        <w:annotationRef/>
      </w:r>
      <w:r>
        <w:t>St. Isaac? Holy issac?</w:t>
      </w:r>
    </w:p>
  </w:comment>
  <w:comment w:id="406" w:author="Windows User" w:date="2015-10-30T08:56:00Z" w:initials="BS">
    <w:p w:rsidR="00CE1951" w:rsidRDefault="00CE1951">
      <w:pPr>
        <w:pStyle w:val="CommentText"/>
      </w:pPr>
      <w:r>
        <w:rPr>
          <w:rStyle w:val="CommentReference"/>
        </w:rPr>
        <w:annotationRef/>
      </w:r>
      <w:r>
        <w:t>ten thousand time?</w:t>
      </w:r>
    </w:p>
  </w:comment>
  <w:comment w:id="407" w:author="Windows User" w:date="2015-10-30T08:56:00Z" w:initials="BS">
    <w:p w:rsidR="00CE1951" w:rsidRDefault="00CE1951">
      <w:pPr>
        <w:pStyle w:val="CommentText"/>
      </w:pPr>
      <w:r>
        <w:rPr>
          <w:rStyle w:val="CommentReference"/>
        </w:rPr>
        <w:annotationRef/>
      </w:r>
      <w:r>
        <w:t>probably don't want to say despot.</w:t>
      </w:r>
    </w:p>
  </w:comment>
  <w:comment w:id="408" w:author="Windows User" w:date="2015-10-30T08:56:00Z" w:initials="BS">
    <w:p w:rsidR="00CE1951" w:rsidRDefault="00CE1951">
      <w:pPr>
        <w:pStyle w:val="CommentText"/>
      </w:pPr>
      <w:r>
        <w:rPr>
          <w:rStyle w:val="CommentReference"/>
        </w:rPr>
        <w:annotationRef/>
      </w:r>
      <w:r>
        <w:t>honour or pride?</w:t>
      </w:r>
    </w:p>
  </w:comment>
  <w:comment w:id="409" w:author="Windows User" w:date="2015-10-30T08:56:00Z" w:initials="BS">
    <w:p w:rsidR="00CE1951" w:rsidRDefault="00CE1951">
      <w:pPr>
        <w:pStyle w:val="CommentText"/>
      </w:pPr>
      <w:r>
        <w:rPr>
          <w:rStyle w:val="CommentReference"/>
        </w:rPr>
        <w:annotationRef/>
      </w:r>
      <w:r>
        <w:t>spouse or friend???</w:t>
      </w:r>
    </w:p>
  </w:comment>
  <w:comment w:id="410" w:author="Windows User" w:date="2015-10-30T08:56:00Z" w:initials="BS">
    <w:p w:rsidR="00CE1951" w:rsidRDefault="00CE1951">
      <w:pPr>
        <w:pStyle w:val="CommentText"/>
      </w:pPr>
      <w:r>
        <w:rPr>
          <w:rStyle w:val="CommentReference"/>
        </w:rPr>
        <w:annotationRef/>
      </w:r>
      <w:r>
        <w:t>word can be health or salvation... but health would parallel healing in next verse??? should it be salvation?</w:t>
      </w:r>
    </w:p>
  </w:comment>
  <w:comment w:id="411" w:author="Windows User" w:date="2015-10-30T08:56:00Z" w:initials="BS">
    <w:p w:rsidR="00CE1951" w:rsidRDefault="00CE1951">
      <w:pPr>
        <w:pStyle w:val="CommentText"/>
      </w:pPr>
      <w:r>
        <w:rPr>
          <w:rStyle w:val="CommentReference"/>
        </w:rPr>
        <w:annotationRef/>
      </w:r>
      <w:r>
        <w:t>unity or oneness? indescribable or unparalleled?</w:t>
      </w:r>
    </w:p>
  </w:comment>
  <w:comment w:id="412" w:author="Windows User" w:date="2015-10-30T08:56:00Z" w:initials="BS">
    <w:p w:rsidR="00CE1951" w:rsidRDefault="00CE1951">
      <w:pPr>
        <w:pStyle w:val="CommentText"/>
      </w:pPr>
      <w:r>
        <w:rPr>
          <w:rStyle w:val="CommentReference"/>
        </w:rPr>
        <w:annotationRef/>
      </w:r>
      <w:r>
        <w:t>mingling of substance or human seed? kind of a big difference.</w:t>
      </w:r>
    </w:p>
  </w:comment>
  <w:comment w:id="413" w:author="Windows User" w:date="2015-10-30T08:56:00Z" w:initials="BS">
    <w:p w:rsidR="00CE1951" w:rsidRDefault="00CE1951">
      <w:pPr>
        <w:pStyle w:val="CommentText"/>
      </w:pPr>
      <w:r>
        <w:rPr>
          <w:rStyle w:val="CommentReference"/>
        </w:rPr>
        <w:annotationRef/>
      </w:r>
      <w:r>
        <w:t>pray or interceed? With or before?</w:t>
      </w:r>
    </w:p>
  </w:comment>
  <w:comment w:id="420" w:author="Windows User" w:date="2015-10-30T08:56:00Z" w:initials="WU">
    <w:p w:rsidR="00CE1951" w:rsidRDefault="00CE1951">
      <w:pPr>
        <w:pStyle w:val="CommentText"/>
      </w:pPr>
      <w:r>
        <w:rPr>
          <w:rStyle w:val="CommentReference"/>
        </w:rPr>
        <w:annotationRef/>
      </w:r>
      <w:r>
        <w:t>Are exalted abve. Are honoured more. Parallel structure. More honoured doesn’t flow as well because it doesn’t parallel the structure</w:t>
      </w:r>
    </w:p>
  </w:comment>
  <w:comment w:id="421" w:author="Windows User" w:date="2015-10-30T08:56:00Z" w:initials="WU">
    <w:p w:rsidR="00CE1951" w:rsidRDefault="00CE1951">
      <w:pPr>
        <w:pStyle w:val="CommentText"/>
      </w:pPr>
      <w:r>
        <w:rPr>
          <w:rStyle w:val="CommentReference"/>
        </w:rPr>
        <w:annotationRef/>
      </w:r>
      <w:r>
        <w:t>Are more honoured?</w:t>
      </w:r>
    </w:p>
  </w:comment>
  <w:comment w:id="422" w:author="Windows User" w:date="2015-10-30T08:56:00Z" w:initials="WU">
    <w:p w:rsidR="00CE1951" w:rsidRDefault="00CE1951">
      <w:pPr>
        <w:pStyle w:val="CommentText"/>
      </w:pPr>
      <w:r>
        <w:rPr>
          <w:rStyle w:val="CommentReference"/>
        </w:rPr>
        <w:annotationRef/>
      </w:r>
      <w:r>
        <w:t xml:space="preserve">Means or path? Means with freedom of speech is not a sclear as a way orpath that has a freedom of speech. </w:t>
      </w:r>
    </w:p>
  </w:comment>
  <w:comment w:id="429" w:author="Windows User" w:date="2015-10-30T08:56:00Z" w:initials="WU">
    <w:p w:rsidR="00CE1951" w:rsidRDefault="00CE1951">
      <w:pPr>
        <w:pStyle w:val="CommentText"/>
      </w:pPr>
      <w:r>
        <w:rPr>
          <w:rStyle w:val="CommentReference"/>
        </w:rPr>
        <w:annotationRef/>
      </w:r>
      <w:r>
        <w:t>Above heaven or above the heavens. Not above the heaven.</w:t>
      </w:r>
    </w:p>
  </w:comment>
  <w:comment w:id="430" w:author="Windows User" w:date="2015-10-30T08:56:00Z" w:initials="WU">
    <w:p w:rsidR="00CE1951" w:rsidRDefault="00CE1951">
      <w:pPr>
        <w:pStyle w:val="CommentText"/>
      </w:pPr>
      <w:r>
        <w:rPr>
          <w:rStyle w:val="CommentReference"/>
        </w:rPr>
        <w:annotationRef/>
      </w:r>
      <w:r>
        <w:t>Reuse of truth is very awkward</w:t>
      </w:r>
    </w:p>
  </w:comment>
  <w:comment w:id="434" w:author="Windows User" w:date="2015-10-30T08:56:00Z" w:initials="WU">
    <w:p w:rsidR="00CE1951" w:rsidRDefault="00CE1951">
      <w:pPr>
        <w:pStyle w:val="CommentText"/>
      </w:pPr>
      <w:r>
        <w:rPr>
          <w:rStyle w:val="CommentReference"/>
        </w:rPr>
        <w:annotationRef/>
      </w:r>
      <w:r>
        <w:t>The Virgin Mary?</w:t>
      </w:r>
    </w:p>
  </w:comment>
  <w:comment w:id="435" w:author="Windows User" w:date="2015-10-30T08:56:00Z" w:initials="WU">
    <w:p w:rsidR="00CE1951" w:rsidRDefault="00CE1951">
      <w:pPr>
        <w:pStyle w:val="CommentText"/>
      </w:pPr>
      <w:r>
        <w:rPr>
          <w:rStyle w:val="CommentReference"/>
        </w:rPr>
        <w:annotationRef/>
      </w:r>
      <w:r>
        <w:t>And the Mercy Seat / with the Cherubs? Less literal, but makes more sense.</w:t>
      </w:r>
    </w:p>
  </w:comment>
  <w:comment w:id="436" w:author="Windows User" w:date="2015-10-30T08:56:00Z" w:initials="WU">
    <w:p w:rsidR="00CE1951" w:rsidRDefault="00CE1951">
      <w:pPr>
        <w:pStyle w:val="CommentText"/>
      </w:pPr>
      <w:r>
        <w:rPr>
          <w:rStyle w:val="CommentReference"/>
        </w:rPr>
        <w:annotationRef/>
      </w:r>
      <w:r>
        <w:t>Jar or vessel for the sake of youth who think marijuana?</w:t>
      </w:r>
    </w:p>
  </w:comment>
  <w:comment w:id="437" w:author="Windows User" w:date="2015-10-30T08:56:00Z" w:initials="WU">
    <w:p w:rsidR="00CE1951" w:rsidRDefault="00CE1951">
      <w:pPr>
        <w:pStyle w:val="CommentText"/>
      </w:pPr>
      <w:r>
        <w:rPr>
          <w:rStyle w:val="CommentReference"/>
        </w:rPr>
        <w:annotationRef/>
      </w:r>
      <w:r>
        <w:t>Not lampstand?</w:t>
      </w:r>
    </w:p>
  </w:comment>
  <w:comment w:id="441" w:author="Windows User" w:date="2015-10-30T08:56:00Z" w:initials="WU">
    <w:p w:rsidR="00CE1951" w:rsidRDefault="00CE1951">
      <w:pPr>
        <w:pStyle w:val="CommentText"/>
      </w:pPr>
      <w:r>
        <w:rPr>
          <w:rStyle w:val="CommentReference"/>
        </w:rPr>
        <w:annotationRef/>
      </w:r>
      <w:r>
        <w:t>Adorend? Ornamented?</w:t>
      </w:r>
    </w:p>
  </w:comment>
  <w:comment w:id="442" w:author="Windows User" w:date="2015-10-30T08:56:00Z" w:initials="WU">
    <w:p w:rsidR="00CE1951" w:rsidRDefault="00CE1951">
      <w:pPr>
        <w:pStyle w:val="CommentText"/>
      </w:pPr>
      <w:r>
        <w:rPr>
          <w:rStyle w:val="CommentReference"/>
        </w:rPr>
        <w:annotationRef/>
      </w:r>
      <w:r>
        <w:t>Need to decide whether to capitalize and be Consistent.</w:t>
      </w:r>
    </w:p>
  </w:comment>
  <w:comment w:id="443" w:author="Windows User" w:date="2015-10-30T08:56:00Z" w:initials="WU">
    <w:p w:rsidR="00CE1951" w:rsidRDefault="00CE1951">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4" w:author="Windows User" w:date="2015-10-30T08:56:00Z" w:initials="WU">
    <w:p w:rsidR="00CE1951" w:rsidRDefault="00CE1951">
      <w:pPr>
        <w:pStyle w:val="CommentText"/>
      </w:pPr>
      <w:r>
        <w:rPr>
          <w:rStyle w:val="CommentReference"/>
        </w:rPr>
        <w:annotationRef/>
      </w:r>
      <w:r>
        <w:t>Tense(s) of this vs?</w:t>
      </w:r>
    </w:p>
  </w:comment>
  <w:comment w:id="448" w:author="Windows User" w:date="2015-10-30T08:56:00Z" w:initials="WU">
    <w:p w:rsidR="00CE1951" w:rsidRDefault="00CE1951">
      <w:pPr>
        <w:pStyle w:val="CommentText"/>
      </w:pPr>
      <w:r>
        <w:rPr>
          <w:rStyle w:val="CommentReference"/>
        </w:rPr>
        <w:annotationRef/>
      </w:r>
      <w:r>
        <w:t>If no coma, then that. If coma, then which.</w:t>
      </w:r>
    </w:p>
  </w:comment>
  <w:comment w:id="449" w:author="Windows User" w:date="2015-10-30T08:56:00Z" w:initials="WU">
    <w:p w:rsidR="00CE1951" w:rsidRDefault="00CE1951">
      <w:pPr>
        <w:pStyle w:val="CommentText"/>
      </w:pPr>
      <w:r>
        <w:rPr>
          <w:rStyle w:val="CommentReference"/>
        </w:rPr>
        <w:annotationRef/>
      </w:r>
      <w:r>
        <w:t>Ok for traditional English. But in current usage hasn’t it narrowed to taste rather than still including smell? Armona?</w:t>
      </w:r>
    </w:p>
  </w:comment>
  <w:comment w:id="450" w:author="Windows User" w:date="2015-10-30T08:56:00Z" w:initials="WU">
    <w:p w:rsidR="00CE1951" w:rsidRDefault="00CE1951">
      <w:pPr>
        <w:pStyle w:val="CommentText"/>
      </w:pPr>
      <w:r>
        <w:rPr>
          <w:rStyle w:val="CommentReference"/>
        </w:rPr>
        <w:annotationRef/>
      </w:r>
      <w:r>
        <w:t>This makes little sense. An estate is just a state, a status… you can restore to a first status, but not to a status</w:t>
      </w:r>
    </w:p>
  </w:comment>
  <w:comment w:id="460" w:author="Windows User" w:date="2015-10-30T08:56:00Z" w:initials="WU">
    <w:p w:rsidR="00CE1951" w:rsidRDefault="00CE1951">
      <w:pPr>
        <w:pStyle w:val="CommentText"/>
      </w:pPr>
      <w:r>
        <w:rPr>
          <w:rStyle w:val="CommentReference"/>
        </w:rPr>
        <w:annotationRef/>
      </w:r>
      <w:r>
        <w:t>Care or concern?</w:t>
      </w:r>
    </w:p>
  </w:comment>
  <w:comment w:id="461" w:author="Windows User" w:date="2015-10-30T08:56:00Z" w:initials="WU">
    <w:p w:rsidR="00CE1951" w:rsidRDefault="00CE1951">
      <w:pPr>
        <w:pStyle w:val="CommentText"/>
      </w:pPr>
      <w:r>
        <w:rPr>
          <w:rStyle w:val="CommentReference"/>
        </w:rPr>
        <w:annotationRef/>
      </w:r>
      <w:r>
        <w:t>Uhm…. ? Coptic clearly says Sabbaton…. But wasn’t it the first day?</w:t>
      </w:r>
    </w:p>
  </w:comment>
  <w:comment w:id="468" w:author="Windows User" w:date="2015-10-30T08:56:00Z" w:initials="WU">
    <w:p w:rsidR="00CE1951" w:rsidRDefault="00CE1951">
      <w:pPr>
        <w:pStyle w:val="CommentText"/>
      </w:pPr>
      <w:r>
        <w:rPr>
          <w:rStyle w:val="CommentReference"/>
        </w:rPr>
        <w:annotationRef/>
      </w:r>
      <w:r>
        <w:t>Exceedingly? Too? So?</w:t>
      </w:r>
    </w:p>
  </w:comment>
  <w:comment w:id="469" w:author="Windows User" w:date="2015-10-30T08:56:00Z" w:initials="WU">
    <w:p w:rsidR="00CE1951" w:rsidRDefault="00CE1951">
      <w:pPr>
        <w:pStyle w:val="CommentText"/>
      </w:pPr>
      <w:r>
        <w:rPr>
          <w:rStyle w:val="CommentReference"/>
        </w:rPr>
        <w:annotationRef/>
      </w:r>
      <w:r>
        <w:t>Count or heed?</w:t>
      </w:r>
    </w:p>
  </w:comment>
  <w:comment w:id="470" w:author="Windows User" w:date="2015-10-30T08:56:00Z" w:initials="WU">
    <w:p w:rsidR="00CE1951" w:rsidRDefault="00CE1951">
      <w:pPr>
        <w:pStyle w:val="CommentText"/>
      </w:pPr>
      <w:r>
        <w:rPr>
          <w:rStyle w:val="CommentReference"/>
        </w:rPr>
        <w:annotationRef/>
      </w:r>
      <w:r>
        <w:t>Ramez, I or me?</w:t>
      </w:r>
    </w:p>
  </w:comment>
  <w:comment w:id="471" w:author="Windows User" w:date="2015-10-30T08:56:00Z" w:initials="WU">
    <w:p w:rsidR="00CE1951" w:rsidRDefault="00CE1951">
      <w:pPr>
        <w:pStyle w:val="CommentText"/>
      </w:pPr>
      <w:r>
        <w:rPr>
          <w:rStyle w:val="CommentReference"/>
        </w:rPr>
        <w:annotationRef/>
      </w:r>
      <w:r>
        <w:t>Teach to offer repentance or instruct in repentance?</w:t>
      </w:r>
    </w:p>
  </w:comment>
  <w:comment w:id="472" w:author="Windows User" w:date="2015-10-30T08:56:00Z" w:initials="WU">
    <w:p w:rsidR="00CE1951" w:rsidRDefault="00CE1951">
      <w:pPr>
        <w:pStyle w:val="CommentText"/>
      </w:pPr>
      <w:r>
        <w:rPr>
          <w:rStyle w:val="CommentReference"/>
        </w:rPr>
        <w:annotationRef/>
      </w:r>
      <w:r>
        <w:t>That a sinner die would make this consistent.</w:t>
      </w:r>
    </w:p>
  </w:comment>
  <w:comment w:id="473" w:author="Windows User" w:date="2015-10-30T08:56:00Z" w:initials="WU">
    <w:p w:rsidR="00CE1951" w:rsidRDefault="00CE1951">
      <w:pPr>
        <w:pStyle w:val="CommentText"/>
      </w:pPr>
      <w:r>
        <w:rPr>
          <w:rStyle w:val="CommentReference"/>
        </w:rPr>
        <w:annotationRef/>
      </w:r>
      <w:r>
        <w:t>Kind-hearted or merciful?</w:t>
      </w:r>
    </w:p>
  </w:comment>
  <w:comment w:id="474" w:author="Windows User" w:date="2015-10-30T08:56:00Z" w:initials="WU">
    <w:p w:rsidR="00CE1951" w:rsidRDefault="00CE1951">
      <w:pPr>
        <w:pStyle w:val="CommentText"/>
      </w:pPr>
      <w:r>
        <w:rPr>
          <w:rStyle w:val="CommentReference"/>
        </w:rPr>
        <w:annotationRef/>
      </w:r>
      <w:r>
        <w:t>Compassions or tender mercies?</w:t>
      </w:r>
    </w:p>
  </w:comment>
  <w:comment w:id="475" w:author="Windows User" w:date="2015-10-30T08:56:00Z" w:initials="WU">
    <w:p w:rsidR="00CE1951" w:rsidRDefault="00CE1951">
      <w:pPr>
        <w:pStyle w:val="CommentText"/>
      </w:pPr>
      <w:r>
        <w:rPr>
          <w:rStyle w:val="CommentReference"/>
        </w:rPr>
        <w:annotationRef/>
      </w:r>
      <w:r>
        <w:t>May He or that He may</w:t>
      </w:r>
    </w:p>
  </w:comment>
  <w:comment w:id="505" w:author="Windows User" w:date="2015-10-30T08:56:00Z" w:initials="BS">
    <w:p w:rsidR="00CE1951" w:rsidRDefault="00CE1951">
      <w:pPr>
        <w:pStyle w:val="CommentText"/>
      </w:pPr>
      <w:r>
        <w:rPr>
          <w:rStyle w:val="CommentReference"/>
        </w:rPr>
        <w:annotationRef/>
      </w:r>
      <w:r>
        <w:t>very greatly is redundant...</w:t>
      </w:r>
    </w:p>
  </w:comment>
  <w:comment w:id="506" w:author="Windows User" w:date="2015-10-30T08:56:00Z" w:initials="BS">
    <w:p w:rsidR="00CE1951" w:rsidRDefault="00CE1951">
      <w:pPr>
        <w:pStyle w:val="CommentText"/>
      </w:pPr>
      <w:r>
        <w:rPr>
          <w:rStyle w:val="CommentReference"/>
        </w:rPr>
        <w:annotationRef/>
      </w:r>
      <w:r>
        <w:t>above? in?</w:t>
      </w:r>
    </w:p>
  </w:comment>
  <w:comment w:id="507" w:author="Windows User" w:date="2015-10-30T08:56:00Z" w:initials="BS">
    <w:p w:rsidR="00CE1951" w:rsidRDefault="00CE1951">
      <w:pPr>
        <w:pStyle w:val="CommentText"/>
      </w:pPr>
      <w:r>
        <w:rPr>
          <w:rStyle w:val="CommentReference"/>
        </w:rPr>
        <w:annotationRef/>
      </w:r>
      <w:r>
        <w:t>dikeos is usually rended 'righteous'. Is there good cause to use 'just' here?</w:t>
      </w:r>
    </w:p>
  </w:comment>
  <w:comment w:id="508" w:author="Windows User" w:date="2015-10-30T08:56:00Z" w:initials="BS">
    <w:p w:rsidR="00CE1951" w:rsidRDefault="00CE1951">
      <w:pPr>
        <w:pStyle w:val="CommentText"/>
      </w:pPr>
      <w:r>
        <w:rPr>
          <w:rStyle w:val="CommentReference"/>
        </w:rPr>
        <w:annotationRef/>
      </w:r>
      <w:r>
        <w:t>mediated or put into practice?</w:t>
      </w:r>
    </w:p>
  </w:comment>
  <w:comment w:id="509" w:author="Windows User" w:date="2015-10-30T08:56:00Z" w:initials="BS">
    <w:p w:rsidR="00CE1951" w:rsidRDefault="00CE1951">
      <w:pPr>
        <w:pStyle w:val="CommentText"/>
      </w:pPr>
      <w:r>
        <w:rPr>
          <w:rStyle w:val="CommentReference"/>
        </w:rPr>
        <w:annotationRef/>
      </w:r>
      <w:r>
        <w:t>on their lips is a common English expression that seems to have the same meaning as "in their mouths"</w:t>
      </w:r>
    </w:p>
  </w:comment>
  <w:comment w:id="510" w:author="Windows User" w:date="2015-10-30T08:56:00Z" w:initials="BS">
    <w:p w:rsidR="00CE1951" w:rsidRDefault="00CE1951">
      <w:pPr>
        <w:pStyle w:val="CommentText"/>
      </w:pPr>
      <w:r>
        <w:rPr>
          <w:rStyle w:val="CommentReference"/>
        </w:rPr>
        <w:annotationRef/>
      </w:r>
      <w:r>
        <w:t>The tree of immortality would flow better in English.</w:t>
      </w:r>
    </w:p>
  </w:comment>
  <w:comment w:id="511" w:author="Windows User" w:date="2015-10-30T08:56:00Z" w:initials="BS">
    <w:p w:rsidR="00CE1951" w:rsidRDefault="00CE1951">
      <w:pPr>
        <w:pStyle w:val="CommentText"/>
      </w:pPr>
      <w:r>
        <w:rPr>
          <w:rStyle w:val="CommentReference"/>
        </w:rPr>
        <w:annotationRef/>
      </w:r>
      <w:r>
        <w:t>thoughts or senses?</w:t>
      </w:r>
    </w:p>
  </w:comment>
  <w:comment w:id="512" w:author="Windows User" w:date="2015-10-30T08:56:00Z" w:initials="BS">
    <w:p w:rsidR="00CE1951" w:rsidRDefault="00CE1951">
      <w:pPr>
        <w:pStyle w:val="CommentText"/>
      </w:pPr>
      <w:r>
        <w:rPr>
          <w:rStyle w:val="CommentReference"/>
        </w:rPr>
        <w:annotationRef/>
      </w:r>
      <w:r>
        <w:t>lay? set? cast?</w:t>
      </w:r>
    </w:p>
  </w:comment>
  <w:comment w:id="513" w:author="Windows User" w:date="2015-10-30T08:56:00Z" w:initials="BS">
    <w:p w:rsidR="00CE1951" w:rsidRDefault="00CE1951">
      <w:pPr>
        <w:pStyle w:val="CommentText"/>
      </w:pPr>
      <w:r>
        <w:rPr>
          <w:rStyle w:val="CommentReference"/>
        </w:rPr>
        <w:annotationRef/>
      </w:r>
      <w:r>
        <w:t>more common word... does it capture meaning well enough?</w:t>
      </w:r>
    </w:p>
  </w:comment>
  <w:comment w:id="514" w:author="Windows User" w:date="2015-10-30T08:56:00Z" w:initials="BS">
    <w:p w:rsidR="00CE1951" w:rsidRDefault="00CE1951">
      <w:pPr>
        <w:pStyle w:val="CommentText"/>
      </w:pPr>
      <w:r>
        <w:rPr>
          <w:rStyle w:val="CommentReference"/>
        </w:rPr>
        <w:annotationRef/>
      </w:r>
      <w:r>
        <w:t>types?</w:t>
      </w:r>
    </w:p>
  </w:comment>
  <w:comment w:id="522" w:author="Windows User" w:date="2015-10-30T08:56:00Z" w:initials="BS">
    <w:p w:rsidR="00CE1951" w:rsidRDefault="00CE1951">
      <w:pPr>
        <w:pStyle w:val="CommentText"/>
      </w:pPr>
      <w:r>
        <w:rPr>
          <w:rStyle w:val="CommentReference"/>
        </w:rPr>
        <w:annotationRef/>
      </w:r>
      <w:r>
        <w:t>Coptic clearly says beginning... is there anything in it about authority as the other translations have?</w:t>
      </w:r>
    </w:p>
  </w:comment>
  <w:comment w:id="523" w:author="Windows User" w:date="2015-10-30T08:56:00Z" w:initials="BS">
    <w:p w:rsidR="00CE1951" w:rsidRDefault="00CE1951">
      <w:pPr>
        <w:pStyle w:val="CommentText"/>
      </w:pPr>
      <w:r>
        <w:rPr>
          <w:rStyle w:val="CommentReference"/>
        </w:rPr>
        <w:annotationRef/>
      </w:r>
      <w:r>
        <w:t>risen, or shone?</w:t>
      </w:r>
    </w:p>
  </w:comment>
  <w:comment w:id="530" w:author="Windows User" w:date="2015-10-30T08:56:00Z" w:initials="BS">
    <w:p w:rsidR="00CE1951" w:rsidRDefault="00CE1951">
      <w:pPr>
        <w:pStyle w:val="CommentText"/>
      </w:pPr>
      <w:r>
        <w:rPr>
          <w:rStyle w:val="CommentReference"/>
        </w:rPr>
        <w:annotationRef/>
      </w:r>
      <w:r>
        <w:t>cap?</w:t>
      </w:r>
    </w:p>
  </w:comment>
  <w:comment w:id="531" w:author="Windows User" w:date="2015-10-30T08:56:00Z" w:initials="BS">
    <w:p w:rsidR="00CE1951" w:rsidRDefault="00CE1951">
      <w:pPr>
        <w:pStyle w:val="CommentText"/>
      </w:pPr>
      <w:r>
        <w:rPr>
          <w:rStyle w:val="CommentReference"/>
        </w:rPr>
        <w:annotationRef/>
      </w:r>
      <w:r>
        <w:t>save? redeem?</w:t>
      </w:r>
    </w:p>
  </w:comment>
  <w:comment w:id="535" w:author="Windows User" w:date="2015-10-30T08:56:00Z" w:initials="BS">
    <w:p w:rsidR="00CE1951" w:rsidRDefault="00CE1951" w:rsidP="003B4CB7">
      <w:pPr>
        <w:pStyle w:val="CommentText"/>
      </w:pPr>
      <w:r>
        <w:rPr>
          <w:rStyle w:val="CommentReference"/>
        </w:rPr>
        <w:annotationRef/>
      </w:r>
      <w:r>
        <w:t>need a policy on names formes. Greek or Hebrew? But Coptic doesn't even have Isaiah...  Reordered from next vs... ok.</w:t>
      </w:r>
    </w:p>
  </w:comment>
  <w:comment w:id="536" w:author="Windows User" w:date="2015-10-30T08:56:00Z" w:initials="BS">
    <w:p w:rsidR="00CE1951" w:rsidRDefault="00CE1951">
      <w:pPr>
        <w:pStyle w:val="CommentText"/>
      </w:pPr>
      <w:r>
        <w:rPr>
          <w:rStyle w:val="CommentReference"/>
        </w:rPr>
        <w:annotationRef/>
      </w:r>
      <w:r>
        <w:t>or should " be down here</w:t>
      </w:r>
    </w:p>
  </w:comment>
  <w:comment w:id="540" w:author="Windows User" w:date="2015-10-30T08:56:00Z" w:initials="BS">
    <w:p w:rsidR="00CE1951" w:rsidRDefault="00CE1951">
      <w:pPr>
        <w:pStyle w:val="CommentText"/>
      </w:pPr>
      <w:r>
        <w:rPr>
          <w:rStyle w:val="CommentReference"/>
        </w:rPr>
        <w:annotationRef/>
      </w:r>
      <w:r>
        <w:t>was overcame or did overcome? very different...</w:t>
      </w:r>
    </w:p>
  </w:comment>
  <w:comment w:id="544" w:author="Windows User" w:date="2015-10-30T08:56:00Z" w:initials="BS">
    <w:p w:rsidR="00CE1951" w:rsidRDefault="00CE1951">
      <w:pPr>
        <w:pStyle w:val="CommentText"/>
      </w:pPr>
      <w:r>
        <w:rPr>
          <w:rStyle w:val="CommentReference"/>
        </w:rPr>
        <w:annotationRef/>
      </w:r>
      <w:r>
        <w:t>awkward, but changing to a perfect man or man perfectly destroys meaning...</w:t>
      </w:r>
    </w:p>
  </w:comment>
  <w:comment w:id="545" w:author="Windows User" w:date="2015-10-30T08:56:00Z" w:initials="BS">
    <w:p w:rsidR="00CE1951" w:rsidRDefault="00CE1951">
      <w:pPr>
        <w:pStyle w:val="CommentText"/>
      </w:pPr>
      <w:r>
        <w:rPr>
          <w:rStyle w:val="CommentReference"/>
        </w:rPr>
        <w:annotationRef/>
      </w:r>
      <w:r>
        <w:t>L.A. is quite different fo rthis vs...</w:t>
      </w:r>
    </w:p>
  </w:comment>
  <w:comment w:id="552" w:author="Windows User" w:date="2015-10-30T08:56:00Z" w:initials="BS">
    <w:p w:rsidR="00CE1951" w:rsidRDefault="00CE1951">
      <w:pPr>
        <w:pStyle w:val="CommentText"/>
      </w:pPr>
      <w:r>
        <w:rPr>
          <w:rStyle w:val="CommentReference"/>
        </w:rPr>
        <w:annotationRef/>
      </w:r>
      <w:r>
        <w:t>and goodwill towards men, or towards men of goodwill?</w:t>
      </w:r>
    </w:p>
  </w:comment>
  <w:comment w:id="553" w:author="Windows User" w:date="2015-10-30T08:56:00Z" w:initials="BS">
    <w:p w:rsidR="00CE1951" w:rsidRDefault="00CE1951">
      <w:pPr>
        <w:pStyle w:val="CommentText"/>
      </w:pPr>
      <w:r>
        <w:rPr>
          <w:rStyle w:val="CommentReference"/>
        </w:rPr>
        <w:annotationRef/>
      </w:r>
      <w:r>
        <w:t>dividing wall?</w:t>
      </w:r>
    </w:p>
  </w:comment>
  <w:comment w:id="557" w:author="Windows User" w:date="2015-10-30T08:56:00Z" w:initials="BS">
    <w:p w:rsidR="00CE1951" w:rsidRDefault="00CE1951">
      <w:pPr>
        <w:pStyle w:val="CommentText"/>
      </w:pPr>
      <w:r>
        <w:rPr>
          <w:rStyle w:val="CommentReference"/>
        </w:rPr>
        <w:annotationRef/>
      </w:r>
      <w:r>
        <w:t>what does han mean? can we say teh angels of light?</w:t>
      </w:r>
    </w:p>
  </w:comment>
  <w:comment w:id="558" w:author="Windows User" w:date="2015-10-30T08:56:00Z" w:initials="BS">
    <w:p w:rsidR="00CE1951" w:rsidRDefault="00CE1951">
      <w:pPr>
        <w:pStyle w:val="CommentText"/>
      </w:pPr>
      <w:r>
        <w:rPr>
          <w:rStyle w:val="CommentReference"/>
        </w:rPr>
        <w:annotationRef/>
      </w:r>
      <w:r>
        <w:t>sing hymns to be consistent with above?</w:t>
      </w:r>
    </w:p>
  </w:comment>
  <w:comment w:id="559" w:author="Windows User" w:date="2015-10-30T08:56:00Z" w:initials="BS">
    <w:p w:rsidR="00CE1951" w:rsidRDefault="00CE1951">
      <w:pPr>
        <w:pStyle w:val="CommentText"/>
      </w:pPr>
      <w:r>
        <w:rPr>
          <w:rStyle w:val="CommentReference"/>
        </w:rPr>
        <w:annotationRef/>
      </w:r>
      <w:r>
        <w:t>should be arose to match parallel with next vs... but makes no sense in English. Arose within Mary or shone from Mary.</w:t>
      </w:r>
    </w:p>
  </w:comment>
  <w:comment w:id="560" w:author="Windows User" w:date="2015-10-30T08:56:00Z" w:initials="BS">
    <w:p w:rsidR="00CE1951" w:rsidRDefault="00CE1951">
      <w:pPr>
        <w:pStyle w:val="CommentText"/>
      </w:pPr>
      <w:r>
        <w:rPr>
          <w:rStyle w:val="CommentReference"/>
        </w:rPr>
        <w:annotationRef/>
      </w:r>
      <w:r>
        <w:t>Is "je" enough justification to prepend 'saying'?</w:t>
      </w:r>
    </w:p>
  </w:comment>
  <w:comment w:id="561" w:author="Windows User" w:date="2015-10-30T08:56:00Z" w:initials="BS">
    <w:p w:rsidR="00CE1951" w:rsidRDefault="00CE1951">
      <w:pPr>
        <w:pStyle w:val="CommentText"/>
      </w:pPr>
      <w:r>
        <w:rPr>
          <w:rStyle w:val="CommentReference"/>
        </w:rPr>
        <w:annotationRef/>
      </w:r>
      <w:r>
        <w:t>abouna's doxology of prime has 'that' here I think...</w:t>
      </w:r>
    </w:p>
  </w:comment>
  <w:comment w:id="562" w:author="Windows User" w:date="2015-10-30T08:56:00Z" w:initials="BS">
    <w:p w:rsidR="00CE1951" w:rsidRDefault="00CE1951">
      <w:pPr>
        <w:pStyle w:val="CommentText"/>
      </w:pPr>
      <w:r>
        <w:rPr>
          <w:rStyle w:val="CommentReference"/>
        </w:rPr>
        <w:annotationRef/>
      </w:r>
      <w:r>
        <w:t>or "sining"?</w:t>
      </w:r>
    </w:p>
  </w:comment>
  <w:comment w:id="567" w:author="Windows User" w:date="2015-10-30T08:56:00Z" w:initials="BS">
    <w:p w:rsidR="00CE1951" w:rsidRDefault="00CE1951">
      <w:pPr>
        <w:pStyle w:val="CommentText"/>
      </w:pPr>
      <w:r>
        <w:rPr>
          <w:rStyle w:val="CommentReference"/>
        </w:rPr>
        <w:annotationRef/>
      </w:r>
      <w:r>
        <w:t>If continuing as one sentence from previous verse, can't repeat 'adam' here.</w:t>
      </w:r>
    </w:p>
  </w:comment>
  <w:comment w:id="568" w:author="Windows User" w:date="2015-10-30T08:56:00Z" w:initials="BS">
    <w:p w:rsidR="00CE1951" w:rsidRDefault="00CE1951">
      <w:pPr>
        <w:pStyle w:val="CommentText"/>
      </w:pPr>
      <w:r>
        <w:rPr>
          <w:rStyle w:val="CommentReference"/>
        </w:rPr>
        <w:annotationRef/>
      </w:r>
      <w:r>
        <w:t>any sense of authority in coptic?</w:t>
      </w:r>
    </w:p>
  </w:comment>
  <w:comment w:id="569" w:author="Windows User" w:date="2015-10-30T08:56:00Z" w:initials="BS">
    <w:p w:rsidR="00CE1951" w:rsidRDefault="00CE1951">
      <w:pPr>
        <w:pStyle w:val="CommentText"/>
      </w:pPr>
      <w:r>
        <w:rPr>
          <w:rStyle w:val="CommentReference"/>
        </w:rPr>
        <w:annotationRef/>
      </w:r>
      <w:r>
        <w:t>or saint mary? I prefer the holy... but we should be  consistent one way or the other.</w:t>
      </w:r>
    </w:p>
  </w:comment>
  <w:comment w:id="570" w:author="Windows User" w:date="2015-10-30T08:56:00Z" w:initials="BS">
    <w:p w:rsidR="00CE1951" w:rsidRDefault="00CE1951">
      <w:pPr>
        <w:pStyle w:val="CommentText"/>
      </w:pPr>
      <w:r>
        <w:rPr>
          <w:rStyle w:val="CommentReference"/>
        </w:rPr>
        <w:annotationRef/>
      </w:r>
      <w:r>
        <w:t>how to express abstract genus of woman or womanhood? race of women doesn't work in modern English, and gender of women doesn't capture it.</w:t>
      </w:r>
    </w:p>
  </w:comment>
  <w:comment w:id="579" w:author="Windows User" w:date="2015-10-30T08:56:00Z" w:initials="BS">
    <w:p w:rsidR="00CE1951" w:rsidRDefault="00CE1951">
      <w:pPr>
        <w:pStyle w:val="CommentText"/>
      </w:pPr>
      <w:r>
        <w:rPr>
          <w:rStyle w:val="CommentReference"/>
        </w:rPr>
        <w:annotationRef/>
      </w:r>
      <w:r>
        <w:t>tense is flipping so much vs to vs. Any way to make more consistent?</w:t>
      </w:r>
    </w:p>
  </w:comment>
  <w:comment w:id="580" w:author="Windows User" w:date="2015-10-30T08:56:00Z" w:initials="BS">
    <w:p w:rsidR="00CE1951" w:rsidRDefault="00CE1951">
      <w:pPr>
        <w:pStyle w:val="CommentText"/>
      </w:pPr>
      <w:r>
        <w:rPr>
          <w:rStyle w:val="CommentReference"/>
        </w:rPr>
        <w:annotationRef/>
      </w:r>
      <w:r>
        <w:t>cold frost? frosty cold?  too many ands.</w:t>
      </w:r>
    </w:p>
  </w:comment>
  <w:comment w:id="581" w:author="Windows User" w:date="2015-10-30T08:56:00Z" w:initials="BS">
    <w:p w:rsidR="00CE1951" w:rsidRDefault="00CE1951">
      <w:pPr>
        <w:pStyle w:val="CommentText"/>
      </w:pPr>
      <w:r>
        <w:rPr>
          <w:rStyle w:val="CommentReference"/>
        </w:rPr>
        <w:annotationRef/>
      </w:r>
      <w:r>
        <w:t>In is probably more right... I probably shouldn't have changed that...</w:t>
      </w:r>
    </w:p>
  </w:comment>
  <w:comment w:id="596" w:author="Brett Slote" w:date="2015-10-30T08:56:00Z" w:initials="BS">
    <w:p w:rsidR="00CE1951" w:rsidRDefault="00CE1951">
      <w:pPr>
        <w:pStyle w:val="CommentText"/>
      </w:pPr>
      <w:r>
        <w:rPr>
          <w:rStyle w:val="CommentReference"/>
        </w:rPr>
        <w:annotationRef/>
      </w:r>
      <w:r>
        <w:t>Received or bought?</w:t>
      </w:r>
    </w:p>
  </w:comment>
  <w:comment w:id="599" w:author="Brett Slote" w:date="2015-10-30T08:56:00Z" w:initials="BS">
    <w:p w:rsidR="00CE1951" w:rsidRDefault="00CE1951">
      <w:pPr>
        <w:pStyle w:val="CommentText"/>
      </w:pPr>
      <w:r>
        <w:rPr>
          <w:rStyle w:val="CommentReference"/>
        </w:rPr>
        <w:annotationRef/>
      </w:r>
      <w:r>
        <w:t>Not hail to you?</w:t>
      </w:r>
    </w:p>
  </w:comment>
  <w:comment w:id="602" w:author="Brett Slote" w:date="2015-10-30T08:56:00Z" w:initials="BS">
    <w:p w:rsidR="00CE1951" w:rsidRDefault="00CE1951">
      <w:pPr>
        <w:pStyle w:val="CommentText"/>
      </w:pPr>
      <w:r>
        <w:rPr>
          <w:rStyle w:val="CommentReference"/>
        </w:rPr>
        <w:annotationRef/>
      </w:r>
      <w:r>
        <w:t>Again ‘a’ perfect man loses meaning, but as is sounds awkward.</w:t>
      </w:r>
    </w:p>
  </w:comment>
  <w:comment w:id="605" w:author="Brett Slote" w:date="2015-10-30T08:56:00Z" w:initials="BS">
    <w:p w:rsidR="00CE1951" w:rsidRDefault="00CE1951">
      <w:pPr>
        <w:pStyle w:val="CommentText"/>
      </w:pPr>
      <w:r>
        <w:rPr>
          <w:rStyle w:val="CommentReference"/>
        </w:rPr>
        <w:annotationRef/>
      </w:r>
      <w:r>
        <w:t>Uncircumscript?</w:t>
      </w:r>
    </w:p>
  </w:comment>
  <w:comment w:id="608" w:author="Brett Slote" w:date="2015-10-30T08:56:00Z" w:initials="BS">
    <w:p w:rsidR="00CE1951" w:rsidRDefault="00CE1951">
      <w:pPr>
        <w:pStyle w:val="CommentText"/>
      </w:pPr>
      <w:r>
        <w:rPr>
          <w:rStyle w:val="CommentReference"/>
        </w:rPr>
        <w:annotationRef/>
      </w:r>
      <w:r>
        <w:t>Orthodox?</w:t>
      </w:r>
    </w:p>
  </w:comment>
  <w:comment w:id="609" w:author="Brett Slote" w:date="2015-10-30T08:56:00Z" w:initials="BS">
    <w:p w:rsidR="00CE1951" w:rsidRDefault="00CE1951">
      <w:pPr>
        <w:pStyle w:val="CommentText"/>
      </w:pPr>
      <w:r>
        <w:rPr>
          <w:rStyle w:val="CommentReference"/>
        </w:rPr>
        <w:annotationRef/>
      </w:r>
      <w:r>
        <w:t>Faith?</w:t>
      </w:r>
    </w:p>
  </w:comment>
  <w:comment w:id="612" w:author="Brett Slote" w:date="2015-10-30T08:56:00Z" w:initials="BS">
    <w:p w:rsidR="00CE1951" w:rsidRDefault="00CE1951">
      <w:pPr>
        <w:pStyle w:val="CommentText"/>
      </w:pPr>
      <w:r>
        <w:rPr>
          <w:rStyle w:val="CommentReference"/>
        </w:rPr>
        <w:annotationRef/>
      </w:r>
      <w:r>
        <w:t>Need a consistent policy</w:t>
      </w:r>
    </w:p>
  </w:comment>
  <w:comment w:id="616" w:author="Brett Slote" w:date="2015-10-30T08:56:00Z" w:initials="BS">
    <w:p w:rsidR="00CE1951" w:rsidRDefault="00CE1951">
      <w:pPr>
        <w:pStyle w:val="CommentText"/>
      </w:pPr>
      <w:r>
        <w:rPr>
          <w:rStyle w:val="CommentReference"/>
        </w:rPr>
        <w:annotationRef/>
      </w:r>
      <w:r>
        <w:t>Ramez, He or Him?</w:t>
      </w:r>
    </w:p>
  </w:comment>
  <w:comment w:id="617" w:author="Brett Slote" w:date="2015-10-30T08:56:00Z" w:initials="BS">
    <w:p w:rsidR="00CE1951" w:rsidRDefault="00CE1951">
      <w:pPr>
        <w:pStyle w:val="CommentText"/>
      </w:pPr>
      <w:r>
        <w:rPr>
          <w:rStyle w:val="CommentReference"/>
        </w:rPr>
        <w:annotationRef/>
      </w:r>
      <w:r>
        <w:t>On? By?</w:t>
      </w:r>
    </w:p>
  </w:comment>
  <w:comment w:id="622" w:author="Windows User" w:date="2015-10-30T08:56:00Z" w:initials="BS">
    <w:p w:rsidR="00CE1951" w:rsidRDefault="00CE1951">
      <w:pPr>
        <w:pStyle w:val="CommentText"/>
      </w:pPr>
      <w:r>
        <w:rPr>
          <w:rStyle w:val="CommentReference"/>
        </w:rPr>
        <w:annotationRef/>
      </w:r>
      <w:r>
        <w:t>Are the breaths referring to the inspiration of scripture, as the other translations have, or the breath of creation cf gn 1?</w:t>
      </w:r>
    </w:p>
  </w:comment>
  <w:comment w:id="623" w:author="Windows User" w:date="2015-10-30T08:56:00Z" w:initials="BS">
    <w:p w:rsidR="00CE1951" w:rsidRDefault="00CE1951">
      <w:pPr>
        <w:pStyle w:val="CommentText"/>
      </w:pPr>
      <w:r>
        <w:rPr>
          <w:rStyle w:val="CommentReference"/>
        </w:rPr>
        <w:annotationRef/>
      </w:r>
      <w:r>
        <w:t>When we love the Name of our Lord Jesus Christ, the Name of Salvation...</w:t>
      </w:r>
    </w:p>
  </w:comment>
  <w:comment w:id="624" w:author="Windows User" w:date="2015-10-30T08:56:00Z" w:initials="BS">
    <w:p w:rsidR="00CE1951" w:rsidRDefault="00CE1951">
      <w:pPr>
        <w:pStyle w:val="CommentText"/>
      </w:pPr>
      <w:r>
        <w:rPr>
          <w:rStyle w:val="CommentReference"/>
        </w:rPr>
        <w:annotationRef/>
      </w:r>
      <w:r>
        <w:t>adjective? severe?</w:t>
      </w:r>
    </w:p>
  </w:comment>
  <w:comment w:id="632" w:author="Windows User" w:date="2015-10-30T08:56:00Z" w:initials="BS">
    <w:p w:rsidR="00CE1951" w:rsidRDefault="00CE1951">
      <w:pPr>
        <w:pStyle w:val="CommentText"/>
      </w:pPr>
      <w:r>
        <w:rPr>
          <w:rStyle w:val="CommentReference"/>
        </w:rPr>
        <w:annotationRef/>
      </w:r>
      <w:r>
        <w:t>too literal?</w:t>
      </w:r>
    </w:p>
  </w:comment>
  <w:comment w:id="635" w:author="Windows User" w:date="2015-10-30T08:56:00Z" w:initials="BS">
    <w:p w:rsidR="00CE1951" w:rsidRDefault="00CE1951">
      <w:pPr>
        <w:pStyle w:val="CommentText"/>
      </w:pPr>
      <w:r>
        <w:rPr>
          <w:rStyle w:val="CommentReference"/>
        </w:rPr>
        <w:annotationRef/>
      </w:r>
      <w:r>
        <w:t>awkward</w:t>
      </w:r>
    </w:p>
  </w:comment>
  <w:comment w:id="636" w:author="Windows User" w:date="2015-10-30T08:56:00Z" w:initials="BS">
    <w:p w:rsidR="00CE1951" w:rsidRDefault="00CE1951">
      <w:pPr>
        <w:pStyle w:val="CommentText"/>
      </w:pPr>
      <w:r>
        <w:rPr>
          <w:rStyle w:val="CommentReference"/>
        </w:rPr>
        <w:annotationRef/>
      </w:r>
      <w:r>
        <w:t>sits, less literal, but more clear?</w:t>
      </w:r>
    </w:p>
  </w:comment>
  <w:comment w:id="637" w:author="Windows User" w:date="2015-10-30T08:56:00Z" w:initials="BS">
    <w:p w:rsidR="00CE1951" w:rsidRDefault="00CE1951">
      <w:pPr>
        <w:pStyle w:val="CommentText"/>
      </w:pPr>
      <w:r>
        <w:rPr>
          <w:rStyle w:val="CommentReference"/>
        </w:rPr>
        <w:annotationRef/>
      </w:r>
      <w:r>
        <w:t>awkward</w:t>
      </w:r>
    </w:p>
  </w:comment>
  <w:comment w:id="639" w:author="Windows User" w:date="2015-10-30T08:56:00Z" w:initials="BS">
    <w:p w:rsidR="00CE1951" w:rsidRDefault="00CE1951">
      <w:pPr>
        <w:pStyle w:val="CommentText"/>
      </w:pPr>
      <w:r>
        <w:rPr>
          <w:rStyle w:val="CommentReference"/>
        </w:rPr>
        <w:annotationRef/>
      </w:r>
      <w:r>
        <w:t>terribly awkward</w:t>
      </w:r>
    </w:p>
  </w:comment>
  <w:comment w:id="641" w:author="Windows User" w:date="2015-10-30T08:56:00Z" w:initials="BS">
    <w:p w:rsidR="00CE1951" w:rsidRDefault="00CE1951">
      <w:pPr>
        <w:pStyle w:val="CommentText"/>
      </w:pPr>
      <w:r>
        <w:rPr>
          <w:rStyle w:val="CommentReference"/>
        </w:rPr>
        <w:annotationRef/>
      </w:r>
      <w:r>
        <w:t>sat?</w:t>
      </w:r>
    </w:p>
  </w:comment>
  <w:comment w:id="644" w:author="Windows User" w:date="2015-10-30T08:56:00Z" w:initials="BS">
    <w:p w:rsidR="00CE1951" w:rsidRDefault="00CE1951">
      <w:pPr>
        <w:pStyle w:val="CommentText"/>
      </w:pPr>
      <w:r>
        <w:rPr>
          <w:rStyle w:val="CommentReference"/>
        </w:rPr>
        <w:annotationRef/>
      </w:r>
      <w:r>
        <w:t>entered and come forth, or entered through it?</w:t>
      </w:r>
    </w:p>
  </w:comment>
  <w:comment w:id="645" w:author="Windows User" w:date="2015-10-30T08:56:00Z" w:initials="BS">
    <w:p w:rsidR="00CE1951" w:rsidRDefault="00CE1951">
      <w:pPr>
        <w:pStyle w:val="CommentText"/>
      </w:pPr>
      <w:r>
        <w:rPr>
          <w:rStyle w:val="CommentReference"/>
        </w:rPr>
        <w:annotationRef/>
      </w:r>
      <w:r>
        <w:t>appearing?</w:t>
      </w:r>
    </w:p>
  </w:comment>
  <w:comment w:id="646" w:author="Windows User" w:date="2015-10-30T08:56:00Z" w:initials="BS">
    <w:p w:rsidR="00CE1951" w:rsidRDefault="00CE1951">
      <w:pPr>
        <w:pStyle w:val="CommentText"/>
      </w:pPr>
      <w:r>
        <w:rPr>
          <w:rStyle w:val="CommentReference"/>
        </w:rPr>
        <w:annotationRef/>
      </w:r>
      <w:r>
        <w:t>He</w:t>
      </w:r>
    </w:p>
  </w:comment>
  <w:comment w:id="651" w:author="Windows User" w:date="2015-10-30T08:56:00Z" w:initials="BS">
    <w:p w:rsidR="00CE1951" w:rsidRDefault="00CE1951">
      <w:pPr>
        <w:pStyle w:val="CommentText"/>
      </w:pPr>
      <w:r>
        <w:rPr>
          <w:rStyle w:val="CommentReference"/>
        </w:rPr>
        <w:annotationRef/>
      </w:r>
      <w:r>
        <w:t>I feel like upon sounds better here and below</w:t>
      </w:r>
    </w:p>
  </w:comment>
  <w:comment w:id="652" w:author="Windows User" w:date="2015-10-30T08:56:00Z" w:initials="BS">
    <w:p w:rsidR="00CE1951" w:rsidRDefault="00CE1951">
      <w:pPr>
        <w:pStyle w:val="CommentText"/>
      </w:pPr>
      <w:r>
        <w:rPr>
          <w:rStyle w:val="CommentReference"/>
        </w:rPr>
        <w:annotationRef/>
      </w:r>
      <w:r>
        <w:t>For forty days</w:t>
      </w:r>
    </w:p>
  </w:comment>
  <w:comment w:id="653" w:author="Windows User" w:date="2015-10-30T08:56:00Z" w:initials="BS">
    <w:p w:rsidR="00CE1951" w:rsidRDefault="00CE1951">
      <w:pPr>
        <w:pStyle w:val="CommentText"/>
      </w:pPr>
      <w:r>
        <w:rPr>
          <w:rStyle w:val="CommentReference"/>
        </w:rPr>
        <w:annotationRef/>
      </w:r>
      <w:r>
        <w:t>awkward. Crush under our feet or crush within us? Even if feet not literally there, needed to complete the implied thought in english.</w:t>
      </w:r>
    </w:p>
  </w:comment>
  <w:comment w:id="659" w:author="Windows User" w:date="2015-10-30T08:56:00Z" w:initials="BS">
    <w:p w:rsidR="00CE1951" w:rsidRDefault="00CE1951">
      <w:pPr>
        <w:pStyle w:val="CommentText"/>
      </w:pPr>
      <w:r>
        <w:rPr>
          <w:rStyle w:val="CommentReference"/>
        </w:rPr>
        <w:annotationRef/>
      </w:r>
      <w:r>
        <w:t>a? I know virgin doesn't sound right. Nor virginal. But a virgin seems to cheapen the thought...</w:t>
      </w:r>
    </w:p>
  </w:comment>
  <w:comment w:id="661" w:author="Windows User" w:date="2015-10-30T08:56:00Z" w:initials="BS">
    <w:p w:rsidR="00CE1951" w:rsidRDefault="00CE1951">
      <w:pPr>
        <w:pStyle w:val="CommentText"/>
      </w:pPr>
      <w:r>
        <w:rPr>
          <w:rStyle w:val="CommentReference"/>
        </w:rPr>
        <w:annotationRef/>
      </w:r>
      <w:r>
        <w:t>annulled has connotation from catholicism of never having been. I like abolished better. Sounds more poetic like too.</w:t>
      </w:r>
    </w:p>
  </w:comment>
  <w:comment w:id="664" w:author="Windows User" w:date="2015-10-30T08:56:00Z" w:initials="BS">
    <w:p w:rsidR="00CE1951" w:rsidRDefault="00CE1951">
      <w:pPr>
        <w:pStyle w:val="CommentText"/>
      </w:pPr>
      <w:r>
        <w:rPr>
          <w:rStyle w:val="CommentReference"/>
        </w:rPr>
        <w:annotationRef/>
      </w:r>
      <w:r>
        <w:t>yes, it is a continuous thought. But this and next are complete sentences in themselves.</w:t>
      </w:r>
    </w:p>
  </w:comment>
  <w:comment w:id="665" w:author="Windows User" w:date="2015-10-30T08:56:00Z" w:initials="BS">
    <w:p w:rsidR="00CE1951" w:rsidRDefault="00CE1951">
      <w:pPr>
        <w:pStyle w:val="CommentText"/>
      </w:pPr>
      <w:r>
        <w:rPr>
          <w:rStyle w:val="CommentReference"/>
        </w:rPr>
        <w:annotationRef/>
      </w:r>
      <w:r>
        <w:t>revealed almost makes sense here... but not with the next line having "said"</w:t>
      </w:r>
    </w:p>
  </w:comment>
  <w:comment w:id="666" w:author="Windows User" w:date="2015-10-30T08:56:00Z" w:initials="BS">
    <w:p w:rsidR="00CE1951" w:rsidRDefault="00CE1951">
      <w:pPr>
        <w:pStyle w:val="CommentText"/>
      </w:pPr>
      <w:r>
        <w:rPr>
          <w:rStyle w:val="CommentReference"/>
        </w:rPr>
        <w:annotationRef/>
      </w:r>
      <w:r>
        <w:t>repeat quotes or contiguious?</w:t>
      </w:r>
    </w:p>
  </w:comment>
  <w:comment w:id="667" w:author="Windows User" w:date="2015-10-30T08:56:00Z" w:initials="BS">
    <w:p w:rsidR="00CE1951" w:rsidRDefault="00CE1951">
      <w:pPr>
        <w:pStyle w:val="CommentText"/>
      </w:pPr>
      <w:r>
        <w:rPr>
          <w:rStyle w:val="CommentReference"/>
        </w:rPr>
        <w:annotationRef/>
      </w:r>
      <w:r>
        <w:t>in strength?</w:t>
      </w:r>
    </w:p>
  </w:comment>
  <w:comment w:id="668" w:author="Windows User" w:date="2015-10-30T08:56:00Z" w:initials="BS">
    <w:p w:rsidR="00CE1951" w:rsidRDefault="00CE1951">
      <w:pPr>
        <w:pStyle w:val="CommentText"/>
      </w:pPr>
      <w:r>
        <w:rPr>
          <w:rStyle w:val="CommentReference"/>
        </w:rPr>
        <w:annotationRef/>
      </w:r>
      <w:r>
        <w:t>in the tune it just sounds more emphatic dropping the "both"</w:t>
      </w:r>
    </w:p>
  </w:comment>
  <w:comment w:id="670" w:author="Windows User" w:date="2015-10-30T08:56:00Z" w:initials="BS">
    <w:p w:rsidR="00CE1951" w:rsidRDefault="00CE1951">
      <w:pPr>
        <w:pStyle w:val="CommentText"/>
      </w:pPr>
      <w:r>
        <w:rPr>
          <w:rStyle w:val="CommentReference"/>
        </w:rPr>
        <w:annotationRef/>
      </w:r>
      <w:r>
        <w:t>theotokos, not mav em ef Nooti</w:t>
      </w:r>
    </w:p>
  </w:comment>
  <w:comment w:id="671" w:author="Windows User" w:date="2015-10-30T08:56:00Z" w:initials="BS">
    <w:p w:rsidR="00CE1951" w:rsidRDefault="00CE1951">
      <w:pPr>
        <w:pStyle w:val="CommentText"/>
      </w:pPr>
      <w:r>
        <w:rPr>
          <w:rStyle w:val="CommentReference"/>
        </w:rPr>
        <w:annotationRef/>
      </w:r>
      <w:r>
        <w:t>in?</w:t>
      </w:r>
    </w:p>
  </w:comment>
  <w:comment w:id="673" w:author="Windows User" w:date="2015-10-30T08:56:00Z" w:initials="BS">
    <w:p w:rsidR="00CE1951" w:rsidRDefault="00CE1951">
      <w:pPr>
        <w:pStyle w:val="CommentText"/>
      </w:pPr>
      <w:r>
        <w:rPr>
          <w:rStyle w:val="CommentReference"/>
        </w:rPr>
        <w:annotationRef/>
      </w:r>
      <w:r>
        <w:t>it's literally "And" but that leaves too much grammatical ambiguity that tends towards nonsensical parsing.</w:t>
      </w:r>
    </w:p>
  </w:comment>
  <w:comment w:id="674" w:author="Windows User" w:date="2015-10-30T08:56:00Z" w:initials="BS">
    <w:p w:rsidR="00CE1951" w:rsidRDefault="00CE1951">
      <w:pPr>
        <w:pStyle w:val="CommentText"/>
      </w:pPr>
      <w:r>
        <w:rPr>
          <w:rStyle w:val="CommentReference"/>
        </w:rPr>
        <w:annotationRef/>
      </w:r>
      <w:r>
        <w:t>tense?</w:t>
      </w:r>
    </w:p>
  </w:comment>
  <w:comment w:id="676" w:author="Windows User" w:date="2015-10-30T08:56:00Z" w:initials="BS">
    <w:p w:rsidR="00CE1951" w:rsidRDefault="00CE1951">
      <w:pPr>
        <w:pStyle w:val="CommentText"/>
      </w:pPr>
      <w:r>
        <w:rPr>
          <w:rStyle w:val="CommentReference"/>
        </w:rPr>
        <w:annotationRef/>
      </w:r>
      <w:r>
        <w:t>too far for a pronoun</w:t>
      </w:r>
    </w:p>
  </w:comment>
  <w:comment w:id="677" w:author="Windows User" w:date="2015-10-30T08:56:00Z" w:initials="BS">
    <w:p w:rsidR="00CE1951" w:rsidRDefault="00CE1951">
      <w:pPr>
        <w:pStyle w:val="CommentText"/>
      </w:pPr>
      <w:r>
        <w:rPr>
          <w:rStyle w:val="CommentReference"/>
        </w:rPr>
        <w:annotationRef/>
      </w:r>
      <w:r>
        <w:t>deemed or made?</w:t>
      </w:r>
    </w:p>
  </w:comment>
  <w:comment w:id="679" w:author="Windows User" w:date="2015-10-30T08:56:00Z" w:initials="BS">
    <w:p w:rsidR="00CE1951" w:rsidRDefault="00CE1951">
      <w:pPr>
        <w:pStyle w:val="CommentText"/>
      </w:pPr>
      <w:r>
        <w:rPr>
          <w:rStyle w:val="CommentReference"/>
        </w:rPr>
        <w:annotationRef/>
      </w:r>
      <w:r>
        <w:t>coptic is heavens of heavens, but we usually say heaven of heavens.</w:t>
      </w:r>
    </w:p>
  </w:comment>
  <w:comment w:id="681" w:author="Windows User" w:date="2015-10-30T08:56:00Z" w:initials="BS">
    <w:p w:rsidR="00CE1951" w:rsidRDefault="00CE1951">
      <w:pPr>
        <w:pStyle w:val="CommentText"/>
      </w:pPr>
      <w:r>
        <w:rPr>
          <w:rStyle w:val="CommentReference"/>
        </w:rPr>
        <w:annotationRef/>
      </w:r>
      <w:r>
        <w:t>rises or shines?</w:t>
      </w:r>
    </w:p>
  </w:comment>
  <w:comment w:id="684" w:author="Windows User" w:date="2015-10-30T08:56:00Z" w:initials="BS">
    <w:p w:rsidR="00CE1951" w:rsidRDefault="00CE1951">
      <w:pPr>
        <w:pStyle w:val="CommentText"/>
      </w:pPr>
      <w:r>
        <w:rPr>
          <w:rStyle w:val="CommentReference"/>
        </w:rPr>
        <w:annotationRef/>
      </w:r>
      <w:r>
        <w:t>destroyed or damaged?</w:t>
      </w:r>
    </w:p>
  </w:comment>
  <w:comment w:id="685" w:author="Windows User" w:date="2015-10-30T08:56:00Z" w:initials="BS">
    <w:p w:rsidR="00CE1951" w:rsidRDefault="00CE1951">
      <w:pPr>
        <w:pStyle w:val="CommentText"/>
      </w:pPr>
      <w:r>
        <w:rPr>
          <w:rStyle w:val="CommentReference"/>
        </w:rPr>
        <w:annotationRef/>
      </w:r>
      <w:r>
        <w:t>what does very mean here?</w:t>
      </w:r>
    </w:p>
  </w:comment>
  <w:comment w:id="690" w:author="Windows User" w:date="2015-10-30T08:56:00Z" w:initials="BS">
    <w:p w:rsidR="00CE1951" w:rsidRDefault="00CE1951">
      <w:pPr>
        <w:pStyle w:val="CommentText"/>
      </w:pPr>
      <w:r>
        <w:rPr>
          <w:rStyle w:val="CommentReference"/>
        </w:rPr>
        <w:annotationRef/>
      </w:r>
      <w:r>
        <w:t>servant, or slave?</w:t>
      </w:r>
    </w:p>
  </w:comment>
  <w:comment w:id="691" w:author="Windows User" w:date="2015-10-30T08:56:00Z" w:initials="BS">
    <w:p w:rsidR="00CE1951" w:rsidRDefault="00CE1951">
      <w:pPr>
        <w:pStyle w:val="CommentText"/>
      </w:pPr>
      <w:r>
        <w:rPr>
          <w:rStyle w:val="CommentReference"/>
        </w:rPr>
        <w:annotationRef/>
      </w:r>
      <w:r>
        <w:t>Feels way too literal</w:t>
      </w:r>
    </w:p>
  </w:comment>
  <w:comment w:id="697" w:author="Windows User" w:date="2015-10-30T08:56:00Z" w:initials="BS">
    <w:p w:rsidR="00CE1951" w:rsidRDefault="00CE1951">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699" w:author="Windows User" w:date="2015-10-30T08:56:00Z" w:initials="BS">
    <w:p w:rsidR="00CE1951" w:rsidRDefault="00CE1951">
      <w:pPr>
        <w:pStyle w:val="CommentText"/>
      </w:pPr>
      <w:r>
        <w:rPr>
          <w:rStyle w:val="CommentReference"/>
        </w:rPr>
        <w:annotationRef/>
      </w:r>
      <w:r>
        <w:t>was incarnate or took flesh? Need a decision for this common phrase.</w:t>
      </w:r>
    </w:p>
  </w:comment>
  <w:comment w:id="701" w:author="Windows User" w:date="2015-10-30T08:56:00Z" w:initials="BS">
    <w:p w:rsidR="00CE1951" w:rsidRDefault="00CE1951">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6" w:author="Windows User" w:date="2015-10-30T08:56:00Z" w:initials="BS">
    <w:p w:rsidR="00CE1951" w:rsidRDefault="00CE1951">
      <w:pPr>
        <w:pStyle w:val="CommentText"/>
      </w:pPr>
      <w:r>
        <w:rPr>
          <w:rStyle w:val="CommentReference"/>
        </w:rPr>
        <w:annotationRef/>
      </w:r>
      <w:r>
        <w:t>Altar/The place where the Sacrifice is offered, is clearly not right. But Temple? Or Holy of Holies?</w:t>
      </w:r>
    </w:p>
  </w:comment>
  <w:comment w:id="709" w:author="Windows User" w:date="2015-10-30T08:56:00Z" w:initials="BS">
    <w:p w:rsidR="00CE1951" w:rsidRDefault="00CE1951">
      <w:pPr>
        <w:pStyle w:val="CommentText"/>
      </w:pPr>
      <w:r>
        <w:rPr>
          <w:rStyle w:val="CommentReference"/>
        </w:rPr>
        <w:annotationRef/>
      </w:r>
      <w:r>
        <w:t>I think infinite captures the meaning of uncircumscript in a more approachable way.</w:t>
      </w:r>
    </w:p>
  </w:comment>
  <w:comment w:id="710" w:author="Windows User" w:date="2015-10-30T08:56:00Z" w:initials="BS">
    <w:p w:rsidR="00CE1951" w:rsidRDefault="00CE1951">
      <w:pPr>
        <w:pStyle w:val="CommentText"/>
      </w:pPr>
      <w:r>
        <w:rPr>
          <w:rStyle w:val="CommentReference"/>
        </w:rPr>
        <w:annotationRef/>
      </w:r>
      <w:r>
        <w:t>net or hook?</w:t>
      </w:r>
    </w:p>
  </w:comment>
  <w:comment w:id="711" w:author="Windows User" w:date="2015-10-30T08:56:00Z" w:initials="BS">
    <w:p w:rsidR="00CE1951" w:rsidRDefault="00CE1951">
      <w:pPr>
        <w:pStyle w:val="CommentText"/>
      </w:pPr>
      <w:r>
        <w:rPr>
          <w:rStyle w:val="CommentReference"/>
        </w:rPr>
        <w:annotationRef/>
      </w:r>
      <w:r>
        <w:t>Instructing them in the worship?</w:t>
      </w:r>
    </w:p>
  </w:comment>
  <w:comment w:id="712" w:author="Windows User" w:date="2015-10-30T08:56:00Z" w:initials="BS">
    <w:p w:rsidR="00CE1951" w:rsidRDefault="00CE1951">
      <w:pPr>
        <w:pStyle w:val="CommentText"/>
      </w:pPr>
      <w:r>
        <w:rPr>
          <w:rStyle w:val="CommentReference"/>
        </w:rPr>
        <w:annotationRef/>
      </w:r>
      <w:r>
        <w:t>what does this mean?</w:t>
      </w:r>
    </w:p>
  </w:comment>
  <w:comment w:id="713" w:author="Windows User" w:date="2015-10-30T08:56:00Z" w:initials="BS">
    <w:p w:rsidR="00CE1951" w:rsidRDefault="00CE1951">
      <w:pPr>
        <w:pStyle w:val="CommentText"/>
      </w:pPr>
      <w:r>
        <w:rPr>
          <w:rStyle w:val="CommentReference"/>
        </w:rPr>
        <w:annotationRef/>
      </w:r>
      <w:r>
        <w:t>Path? Or Way? i.e. Christ?</w:t>
      </w:r>
    </w:p>
  </w:comment>
  <w:comment w:id="714" w:author="Windows User" w:date="2015-10-30T08:56:00Z" w:initials="BS">
    <w:p w:rsidR="00CE1951" w:rsidRDefault="00CE1951">
      <w:pPr>
        <w:pStyle w:val="CommentText"/>
      </w:pPr>
      <w:r>
        <w:rPr>
          <w:rStyle w:val="CommentReference"/>
        </w:rPr>
        <w:annotationRef/>
      </w:r>
      <w:r>
        <w:t>forward to? Or towards?</w:t>
      </w:r>
    </w:p>
  </w:comment>
  <w:comment w:id="715" w:author="Windows User" w:date="2015-10-30T08:56:00Z" w:initials="BS">
    <w:p w:rsidR="00CE1951" w:rsidRDefault="00CE1951">
      <w:pPr>
        <w:pStyle w:val="CommentText"/>
      </w:pPr>
      <w:r>
        <w:rPr>
          <w:rStyle w:val="CommentReference"/>
        </w:rPr>
        <w:annotationRef/>
      </w:r>
      <w:r>
        <w:t>gladness</w:t>
      </w:r>
    </w:p>
  </w:comment>
  <w:comment w:id="720" w:author="Windows User" w:date="2015-10-30T08:56:00Z" w:initials="BS">
    <w:p w:rsidR="00CE1951" w:rsidRDefault="00CE1951">
      <w:pPr>
        <w:pStyle w:val="CommentText"/>
      </w:pPr>
      <w:r>
        <w:rPr>
          <w:rStyle w:val="CommentReference"/>
        </w:rPr>
        <w:annotationRef/>
      </w:r>
      <w:r>
        <w:t>Inclined to switch to L.A. ordering, but probably better to be consistent with Black.</w:t>
      </w:r>
    </w:p>
  </w:comment>
  <w:comment w:id="721" w:author="Windows User" w:date="2015-10-30T08:56:00Z" w:initials="BS">
    <w:p w:rsidR="00CE1951" w:rsidRDefault="00CE1951">
      <w:pPr>
        <w:pStyle w:val="CommentText"/>
      </w:pPr>
      <w:r>
        <w:rPr>
          <w:rStyle w:val="CommentReference"/>
        </w:rPr>
        <w:annotationRef/>
      </w:r>
      <w:r>
        <w:t>Everyday or a day?</w:t>
      </w:r>
    </w:p>
  </w:comment>
  <w:comment w:id="722" w:author="Windows User" w:date="2015-10-30T08:56:00Z" w:initials="BS">
    <w:p w:rsidR="00CE1951" w:rsidRDefault="00CE1951">
      <w:pPr>
        <w:pStyle w:val="CommentText"/>
      </w:pPr>
      <w:r>
        <w:rPr>
          <w:rStyle w:val="CommentReference"/>
        </w:rPr>
        <w:annotationRef/>
      </w:r>
      <w:r>
        <w:t>not delight. Maybe joy instead of esctasy?</w:t>
      </w:r>
    </w:p>
  </w:comment>
  <w:comment w:id="723" w:author="Windows User" w:date="2015-10-30T08:56:00Z" w:initials="BS">
    <w:p w:rsidR="00CE1951" w:rsidRDefault="00CE1951">
      <w:pPr>
        <w:pStyle w:val="CommentText"/>
      </w:pPr>
      <w:r>
        <w:rPr>
          <w:rStyle w:val="CommentReference"/>
        </w:rPr>
        <w:annotationRef/>
      </w:r>
      <w:r>
        <w:t>glory, splendor or beauty?</w:t>
      </w:r>
    </w:p>
  </w:comment>
  <w:comment w:id="724" w:author="Windows User" w:date="2015-10-30T08:56:00Z" w:initials="BS">
    <w:p w:rsidR="00CE1951" w:rsidRDefault="00CE1951">
      <w:pPr>
        <w:pStyle w:val="CommentText"/>
      </w:pPr>
      <w:r>
        <w:rPr>
          <w:rStyle w:val="CommentReference"/>
        </w:rPr>
        <w:annotationRef/>
      </w:r>
      <w:r>
        <w:t>from or and?</w:t>
      </w:r>
    </w:p>
  </w:comment>
  <w:comment w:id="725" w:author="Windows User" w:date="2015-10-30T08:56:00Z" w:initials="BS">
    <w:p w:rsidR="00CE1951" w:rsidRDefault="00CE1951">
      <w:pPr>
        <w:pStyle w:val="CommentText"/>
      </w:pPr>
      <w:r>
        <w:rPr>
          <w:rStyle w:val="CommentReference"/>
        </w:rPr>
        <w:annotationRef/>
      </w:r>
      <w:r>
        <w:t>What prophet? Why did abouna redact this?</w:t>
      </w:r>
    </w:p>
  </w:comment>
  <w:comment w:id="726" w:author="Windows User" w:date="2015-10-30T08:56:00Z" w:initials="BS">
    <w:p w:rsidR="00CE1951" w:rsidRDefault="00CE1951">
      <w:pPr>
        <w:pStyle w:val="CommentText"/>
      </w:pPr>
      <w:r>
        <w:rPr>
          <w:rStyle w:val="CommentReference"/>
        </w:rPr>
        <w:annotationRef/>
      </w:r>
      <w:r>
        <w:t>Doesn't this say you are beyond beginning, or something to that effect? Beyond the beginning from which even time arose?</w:t>
      </w:r>
    </w:p>
  </w:comment>
  <w:comment w:id="727" w:author="Windows User" w:date="2015-10-30T08:56:00Z" w:initials="BS">
    <w:p w:rsidR="00CE1951" w:rsidRDefault="00CE1951">
      <w:pPr>
        <w:pStyle w:val="CommentText"/>
      </w:pPr>
      <w:r>
        <w:rPr>
          <w:rStyle w:val="CommentReference"/>
        </w:rPr>
        <w:annotationRef/>
      </w:r>
      <w:r>
        <w:t>is this right?</w:t>
      </w:r>
    </w:p>
  </w:comment>
  <w:comment w:id="728" w:author="Windows User" w:date="2015-10-30T08:56:00Z" w:initials="BS">
    <w:p w:rsidR="00CE1951" w:rsidRDefault="00CE1951">
      <w:pPr>
        <w:pStyle w:val="CommentText"/>
      </w:pPr>
      <w:r>
        <w:rPr>
          <w:rStyle w:val="CommentReference"/>
        </w:rPr>
        <w:annotationRef/>
      </w:r>
      <w:r>
        <w:t>isn't it of?</w:t>
      </w:r>
    </w:p>
  </w:comment>
  <w:comment w:id="729" w:author="Windows User" w:date="2015-10-30T08:56:00Z" w:initials="BS">
    <w:p w:rsidR="00CE1951" w:rsidRDefault="00CE1951">
      <w:pPr>
        <w:pStyle w:val="CommentText"/>
      </w:pPr>
      <w:r>
        <w:rPr>
          <w:rStyle w:val="CommentReference"/>
        </w:rPr>
        <w:annotationRef/>
      </w:r>
      <w:r>
        <w:t>isn't it blesses?</w:t>
      </w:r>
    </w:p>
  </w:comment>
  <w:comment w:id="730" w:author="Windows User" w:date="2015-10-30T08:56:00Z" w:initials="BS">
    <w:p w:rsidR="00CE1951" w:rsidRDefault="00CE1951">
      <w:pPr>
        <w:pStyle w:val="CommentText"/>
      </w:pPr>
      <w:r>
        <w:rPr>
          <w:rStyle w:val="CommentReference"/>
        </w:rPr>
        <w:annotationRef/>
      </w:r>
      <w:r>
        <w:t>blessing or blessing?</w:t>
      </w:r>
    </w:p>
  </w:comment>
  <w:comment w:id="731" w:author="Windows User" w:date="2015-10-30T08:56:00Z" w:initials="BS">
    <w:p w:rsidR="00CE1951" w:rsidRDefault="00CE1951">
      <w:pPr>
        <w:pStyle w:val="CommentText"/>
      </w:pPr>
      <w:r>
        <w:rPr>
          <w:rStyle w:val="CommentReference"/>
        </w:rPr>
        <w:annotationRef/>
      </w:r>
      <w:r>
        <w:t>the other translations seem not to like abouna's contractions...</w:t>
      </w:r>
    </w:p>
  </w:comment>
  <w:comment w:id="732" w:author="Windows User" w:date="2015-10-30T08:56:00Z" w:initials="BS">
    <w:p w:rsidR="00CE1951" w:rsidRDefault="00CE1951">
      <w:pPr>
        <w:pStyle w:val="CommentText"/>
      </w:pPr>
      <w:r>
        <w:rPr>
          <w:rStyle w:val="CommentReference"/>
        </w:rPr>
        <w:annotationRef/>
      </w:r>
      <w:r>
        <w:t>perfect or true?</w:t>
      </w:r>
    </w:p>
  </w:comment>
  <w:comment w:id="739" w:author="Windows User" w:date="2015-10-30T08:56:00Z" w:initials="BS">
    <w:p w:rsidR="00CE1951" w:rsidRDefault="00CE1951">
      <w:pPr>
        <w:pStyle w:val="CommentText"/>
      </w:pPr>
      <w:r>
        <w:rPr>
          <w:rStyle w:val="CommentReference"/>
        </w:rPr>
        <w:annotationRef/>
      </w:r>
      <w:r>
        <w:t>which word is right?</w:t>
      </w:r>
    </w:p>
  </w:comment>
  <w:comment w:id="740" w:author="Windows User" w:date="2015-10-30T08:56:00Z" w:initials="BS">
    <w:p w:rsidR="00CE1951" w:rsidRDefault="00CE1951">
      <w:pPr>
        <w:pStyle w:val="CommentText"/>
      </w:pPr>
      <w:r>
        <w:rPr>
          <w:rStyle w:val="CommentReference"/>
        </w:rPr>
        <w:annotationRef/>
      </w:r>
      <w:r>
        <w:t>wise?</w:t>
      </w:r>
    </w:p>
  </w:comment>
  <w:comment w:id="742" w:author="Windows User" w:date="2015-10-30T08:56:00Z" w:initials="BS">
    <w:p w:rsidR="00CE1951" w:rsidRDefault="00CE1951">
      <w:pPr>
        <w:pStyle w:val="CommentText"/>
      </w:pPr>
      <w:r>
        <w:rPr>
          <w:rStyle w:val="CommentReference"/>
        </w:rPr>
        <w:annotationRef/>
      </w:r>
      <w:r>
        <w:t>bride, or bridal chamber?</w:t>
      </w:r>
    </w:p>
  </w:comment>
  <w:comment w:id="743" w:author="Windows User" w:date="2015-10-30T08:56:00Z" w:initials="BS">
    <w:p w:rsidR="00CE1951" w:rsidRDefault="00CE1951" w:rsidP="00BE768B">
      <w:pPr>
        <w:pStyle w:val="CommentText"/>
      </w:pPr>
      <w:r>
        <w:rPr>
          <w:rStyle w:val="CommentReference"/>
        </w:rPr>
        <w:annotationRef/>
      </w:r>
      <w:r>
        <w:t>truth, logos, or true logos?</w:t>
      </w:r>
    </w:p>
  </w:comment>
  <w:comment w:id="744" w:author="Windows User" w:date="2015-10-30T08:56:00Z" w:initials="BS">
    <w:p w:rsidR="00CE1951" w:rsidRDefault="00CE1951" w:rsidP="00BE768B">
      <w:pPr>
        <w:pStyle w:val="CommentText"/>
      </w:pPr>
      <w:r>
        <w:rPr>
          <w:rStyle w:val="CommentReference"/>
        </w:rPr>
        <w:annotationRef/>
      </w:r>
      <w:r>
        <w:t>redeemed or saved?</w:t>
      </w:r>
    </w:p>
  </w:comment>
  <w:comment w:id="746" w:author="Windows User" w:date="2015-10-30T08:56:00Z" w:initials="BS">
    <w:p w:rsidR="00CE1951" w:rsidRDefault="00CE1951">
      <w:pPr>
        <w:pStyle w:val="CommentText"/>
      </w:pPr>
      <w:r>
        <w:rPr>
          <w:rStyle w:val="CommentReference"/>
        </w:rPr>
        <w:annotationRef/>
      </w:r>
      <w:r>
        <w:t>for us or unto us?</w:t>
      </w:r>
    </w:p>
  </w:comment>
  <w:comment w:id="749" w:author="Windows User" w:date="2015-10-30T08:56:00Z" w:initials="BS">
    <w:p w:rsidR="00CE1951" w:rsidRDefault="00CE1951">
      <w:pPr>
        <w:pStyle w:val="CommentText"/>
      </w:pPr>
      <w:r>
        <w:rPr>
          <w:rStyle w:val="CommentReference"/>
        </w:rPr>
        <w:annotationRef/>
      </w:r>
      <w:r>
        <w:t>what does eshleelooi mean?</w:t>
      </w:r>
    </w:p>
  </w:comment>
  <w:comment w:id="750" w:author="Windows User" w:date="2015-10-30T08:56:00Z" w:initials="BS">
    <w:p w:rsidR="00CE1951" w:rsidRDefault="00CE1951">
      <w:pPr>
        <w:pStyle w:val="CommentText"/>
      </w:pPr>
      <w:r>
        <w:rPr>
          <w:rStyle w:val="CommentReference"/>
        </w:rPr>
        <w:annotationRef/>
      </w:r>
      <w:r>
        <w:t>save or redeem?</w:t>
      </w:r>
    </w:p>
  </w:comment>
  <w:comment w:id="752" w:author="Windows User" w:date="2015-10-30T08:56:00Z" w:initials="BS">
    <w:p w:rsidR="00CE1951" w:rsidRDefault="00CE1951">
      <w:pPr>
        <w:pStyle w:val="CommentText"/>
      </w:pPr>
      <w:r>
        <w:rPr>
          <w:rStyle w:val="CommentReference"/>
        </w:rPr>
        <w:annotationRef/>
      </w:r>
      <w:r>
        <w:t>paradoxically or miraculously?</w:t>
      </w:r>
    </w:p>
  </w:comment>
  <w:comment w:id="753" w:author="Windows User" w:date="2015-10-30T08:56:00Z" w:initials="BS">
    <w:p w:rsidR="00CE1951" w:rsidRDefault="00CE1951">
      <w:pPr>
        <w:pStyle w:val="CommentText"/>
      </w:pPr>
      <w:r>
        <w:rPr>
          <w:rStyle w:val="CommentReference"/>
        </w:rPr>
        <w:annotationRef/>
      </w:r>
      <w:r>
        <w:t>I get that this is perfectly valid English without 'is'. But too hard to follow fast.</w:t>
      </w:r>
    </w:p>
  </w:comment>
  <w:comment w:id="755" w:author="Windows User" w:date="2015-10-30T08:56:00Z" w:initials="BS">
    <w:p w:rsidR="00CE1951" w:rsidRDefault="00CE1951">
      <w:pPr>
        <w:pStyle w:val="CommentText"/>
      </w:pPr>
      <w:r>
        <w:rPr>
          <w:rStyle w:val="CommentReference"/>
        </w:rPr>
        <w:annotationRef/>
      </w:r>
      <w:r>
        <w:t>this seems to be parallel to gold on all sides rather than gold roundabout it.</w:t>
      </w:r>
    </w:p>
  </w:comment>
  <w:comment w:id="756" w:author="Windows User" w:date="2015-10-30T08:56:00Z" w:initials="BS">
    <w:p w:rsidR="00CE1951" w:rsidRDefault="00CE1951">
      <w:pPr>
        <w:pStyle w:val="CommentText"/>
      </w:pPr>
      <w:r>
        <w:rPr>
          <w:rStyle w:val="CommentReference"/>
        </w:rPr>
        <w:annotationRef/>
      </w:r>
      <w:r>
        <w:t>Saviour or redeemer?</w:t>
      </w:r>
    </w:p>
  </w:comment>
  <w:comment w:id="758" w:author="Windows User" w:date="2015-10-30T08:56:00Z" w:initials="BS">
    <w:p w:rsidR="00CE1951" w:rsidRDefault="00CE1951">
      <w:pPr>
        <w:pStyle w:val="CommentText"/>
      </w:pPr>
      <w:r>
        <w:rPr>
          <w:rStyle w:val="CommentReference"/>
        </w:rPr>
        <w:annotationRef/>
      </w:r>
      <w:r>
        <w:t>isn't this compassion? not nishti nai...</w:t>
      </w:r>
    </w:p>
  </w:comment>
  <w:comment w:id="761" w:author="Windows User" w:date="2015-10-30T08:56:00Z" w:initials="BS">
    <w:p w:rsidR="00CE1951" w:rsidRDefault="00CE1951">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2" w:author="Windows User" w:date="2015-10-30T08:56:00Z" w:initials="BS">
    <w:p w:rsidR="00CE1951" w:rsidRDefault="00CE1951">
      <w:pPr>
        <w:pStyle w:val="CommentText"/>
      </w:pPr>
      <w:r>
        <w:rPr>
          <w:rStyle w:val="CommentReference"/>
        </w:rPr>
        <w:annotationRef/>
      </w:r>
      <w:r>
        <w:t>should be lampstand, not candle stick, here and throughout.</w:t>
      </w:r>
    </w:p>
  </w:comment>
  <w:comment w:id="763" w:author="Windows User" w:date="2015-10-30T08:56:00Z" w:initials="BS">
    <w:p w:rsidR="00CE1951" w:rsidRDefault="00CE1951">
      <w:pPr>
        <w:pStyle w:val="CommentText"/>
      </w:pPr>
      <w:r>
        <w:rPr>
          <w:rStyle w:val="CommentReference"/>
        </w:rPr>
        <w:annotationRef/>
      </w:r>
      <w:r>
        <w:t>Ok, not saluted... Greeted, or I would prefer hailed...</w:t>
      </w:r>
    </w:p>
  </w:comment>
  <w:comment w:id="764" w:author="Windows User" w:date="2015-10-30T08:56:00Z" w:initials="BS">
    <w:p w:rsidR="00CE1951" w:rsidRDefault="00CE1951">
      <w:pPr>
        <w:pStyle w:val="CommentText"/>
      </w:pPr>
      <w:r>
        <w:rPr>
          <w:rStyle w:val="CommentReference"/>
        </w:rPr>
        <w:annotationRef/>
      </w:r>
      <w:r>
        <w:t>The Father was overjoyed, in your conception????</w:t>
      </w:r>
    </w:p>
  </w:comment>
  <w:comment w:id="765" w:author="Windows User" w:date="2015-10-30T08:56:00Z" w:initials="BS">
    <w:p w:rsidR="00CE1951" w:rsidRDefault="00CE1951">
      <w:pPr>
        <w:pStyle w:val="CommentText"/>
      </w:pPr>
      <w:r>
        <w:rPr>
          <w:rStyle w:val="CommentReference"/>
        </w:rPr>
        <w:annotationRef/>
      </w:r>
      <w:r>
        <w:t>appearing doesn't sound right for parousia... coming or advent?</w:t>
      </w:r>
    </w:p>
  </w:comment>
  <w:comment w:id="766" w:author="Windows User" w:date="2015-10-30T08:56:00Z" w:initials="BS">
    <w:p w:rsidR="00CE1951" w:rsidRDefault="00CE1951">
      <w:pPr>
        <w:pStyle w:val="CommentText"/>
      </w:pPr>
      <w:r>
        <w:rPr>
          <w:rStyle w:val="CommentReference"/>
        </w:rPr>
        <w:annotationRef/>
      </w:r>
      <w:r>
        <w:t>kinda funny in English to switch pronoun from Lord to Virgin in one scentence.</w:t>
      </w:r>
    </w:p>
  </w:comment>
  <w:comment w:id="769" w:author="Windows User" w:date="2015-10-30T08:56:00Z" w:initials="BS">
    <w:p w:rsidR="00CE1951" w:rsidRDefault="00CE1951">
      <w:pPr>
        <w:pStyle w:val="CommentText"/>
      </w:pPr>
      <w:r>
        <w:rPr>
          <w:rStyle w:val="CommentReference"/>
        </w:rPr>
        <w:annotationRef/>
      </w:r>
      <w:r>
        <w:t>I really didn't like preached... Is this to literal though? Maybe L.A. is better.</w:t>
      </w:r>
    </w:p>
  </w:comment>
  <w:comment w:id="770" w:author="Windows User" w:date="2015-10-30T08:56:00Z" w:initials="BS">
    <w:p w:rsidR="00CE1951" w:rsidRDefault="00CE1951">
      <w:pPr>
        <w:pStyle w:val="CommentText"/>
      </w:pPr>
      <w:r>
        <w:rPr>
          <w:rStyle w:val="CommentReference"/>
        </w:rPr>
        <w:annotationRef/>
      </w:r>
      <w:r>
        <w:t>these thereofs are so awkward... but I can't think of a better phrasing right now.</w:t>
      </w:r>
    </w:p>
  </w:comment>
  <w:comment w:id="776" w:author="Windows User" w:date="2015-10-30T08:56:00Z" w:initials="BS">
    <w:p w:rsidR="00CE1951" w:rsidRDefault="00CE1951">
      <w:pPr>
        <w:pStyle w:val="CommentText"/>
      </w:pPr>
      <w:r>
        <w:rPr>
          <w:rStyle w:val="CommentReference"/>
        </w:rPr>
        <w:annotationRef/>
      </w:r>
      <w:r>
        <w:t>this seems kind of loose... is it ok?</w:t>
      </w:r>
    </w:p>
  </w:comment>
  <w:comment w:id="777" w:author="Windows User" w:date="2015-10-30T08:56:00Z" w:initials="BS">
    <w:p w:rsidR="00CE1951" w:rsidRDefault="00CE1951">
      <w:pPr>
        <w:pStyle w:val="CommentText"/>
      </w:pPr>
      <w:r>
        <w:rPr>
          <w:rStyle w:val="CommentReference"/>
        </w:rPr>
        <w:annotationRef/>
      </w:r>
      <w:r>
        <w:t>works or deeds?</w:t>
      </w:r>
    </w:p>
  </w:comment>
  <w:comment w:id="778" w:author="Windows User" w:date="2015-10-30T08:56:00Z" w:initials="BS">
    <w:p w:rsidR="00CE1951" w:rsidRDefault="00CE1951">
      <w:pPr>
        <w:pStyle w:val="CommentText"/>
      </w:pPr>
      <w:r>
        <w:rPr>
          <w:rStyle w:val="CommentReference"/>
        </w:rPr>
        <w:annotationRef/>
      </w:r>
      <w:r>
        <w:t>does Coptic have 'high'?</w:t>
      </w:r>
    </w:p>
  </w:comment>
  <w:comment w:id="779" w:author="Windows User" w:date="2015-10-30T08:56:00Z" w:initials="BS">
    <w:p w:rsidR="00CE1951" w:rsidRDefault="00CE1951">
      <w:pPr>
        <w:pStyle w:val="CommentText"/>
      </w:pPr>
      <w:r>
        <w:rPr>
          <w:rStyle w:val="CommentReference"/>
        </w:rPr>
        <w:annotationRef/>
      </w:r>
      <w:r>
        <w:t>bless or praise? inconsistent rendering of esmo</w:t>
      </w:r>
    </w:p>
  </w:comment>
  <w:comment w:id="791" w:author="Windows User" w:date="2015-10-30T08:56:00Z" w:initials="WU">
    <w:p w:rsidR="00CE1951" w:rsidRDefault="00CE1951" w:rsidP="000278EC">
      <w:pPr>
        <w:pStyle w:val="CommentText"/>
      </w:pPr>
      <w:r>
        <w:rPr>
          <w:rStyle w:val="CommentReference"/>
        </w:rPr>
        <w:annotationRef/>
      </w:r>
      <w:r>
        <w:t>Gives light? Enlightens?</w:t>
      </w:r>
    </w:p>
  </w:comment>
  <w:comment w:id="792" w:author="Windows User" w:date="2015-10-30T08:56:00Z" w:initials="WU">
    <w:p w:rsidR="00CE1951" w:rsidRDefault="00CE1951">
      <w:pPr>
        <w:pStyle w:val="CommentText"/>
      </w:pPr>
      <w:r>
        <w:rPr>
          <w:rStyle w:val="CommentReference"/>
        </w:rPr>
        <w:annotationRef/>
      </w:r>
      <w:r>
        <w:t>split after this vs?</w:t>
      </w:r>
    </w:p>
  </w:comment>
  <w:comment w:id="793" w:author="Windows User" w:date="2015-10-30T08:56:00Z" w:initials="WU">
    <w:p w:rsidR="00CE1951" w:rsidRDefault="00CE1951">
      <w:pPr>
        <w:pStyle w:val="CommentText"/>
      </w:pPr>
      <w:r>
        <w:rPr>
          <w:rStyle w:val="CommentReference"/>
        </w:rPr>
        <w:annotationRef/>
      </w:r>
      <w:r>
        <w:t>Better word than prelate?</w:t>
      </w:r>
    </w:p>
  </w:comment>
  <w:comment w:id="808" w:author="Windows User" w:date="2015-10-30T08:56:00Z" w:initials="WU">
    <w:p w:rsidR="00CE1951" w:rsidRDefault="00CE1951">
      <w:pPr>
        <w:pStyle w:val="CommentText"/>
      </w:pPr>
      <w:r>
        <w:rPr>
          <w:rStyle w:val="CommentReference"/>
        </w:rPr>
        <w:annotationRef/>
      </w:r>
      <w:r>
        <w:t>add accents and coptic</w:t>
      </w:r>
    </w:p>
  </w:comment>
  <w:comment w:id="823" w:author="Windows User" w:date="2015-10-30T08:56:00Z" w:initials="BS">
    <w:p w:rsidR="00CE1951" w:rsidRDefault="00CE1951">
      <w:pPr>
        <w:pStyle w:val="CommentText"/>
      </w:pPr>
      <w:r>
        <w:rPr>
          <w:rStyle w:val="CommentReference"/>
        </w:rPr>
        <w:annotationRef/>
      </w:r>
      <w:r>
        <w:t>coptic has confess</w:t>
      </w:r>
    </w:p>
  </w:comment>
  <w:comment w:id="913" w:author="Windows User" w:date="2015-10-30T08:56:00Z" w:initials="WU">
    <w:p w:rsidR="00CE1951" w:rsidRDefault="00CE1951">
      <w:pPr>
        <w:pStyle w:val="CommentText"/>
      </w:pPr>
      <w:r>
        <w:rPr>
          <w:rStyle w:val="CommentReference"/>
        </w:rPr>
        <w:annotationRef/>
      </w:r>
      <w:r>
        <w:t>Isn’t this one more faithful?</w:t>
      </w:r>
    </w:p>
  </w:comment>
  <w:comment w:id="914" w:author="Windows User" w:date="2015-10-30T08:56:00Z" w:initials="WU">
    <w:p w:rsidR="00CE1951" w:rsidRDefault="00CE1951">
      <w:pPr>
        <w:pStyle w:val="CommentText"/>
      </w:pPr>
      <w:r>
        <w:rPr>
          <w:rStyle w:val="CommentReference"/>
        </w:rPr>
        <w:annotationRef/>
      </w:r>
      <w:r>
        <w:t>Which one(s) are/is right?</w:t>
      </w:r>
    </w:p>
  </w:comment>
  <w:comment w:id="915" w:author="Windows User" w:date="2015-10-30T08:56:00Z" w:initials="WU">
    <w:p w:rsidR="00CE1951" w:rsidRDefault="00CE1951">
      <w:pPr>
        <w:pStyle w:val="CommentText"/>
      </w:pPr>
      <w:r>
        <w:rPr>
          <w:rStyle w:val="CommentReference"/>
        </w:rPr>
        <w:annotationRef/>
      </w:r>
      <w:r>
        <w:t>Coptic doesn’t seem to have “O Lord”</w:t>
      </w:r>
    </w:p>
  </w:comment>
  <w:comment w:id="916" w:author="Windows User" w:date="2015-10-30T08:56:00Z" w:initials="WU">
    <w:p w:rsidR="00CE1951" w:rsidRDefault="00CE1951">
      <w:pPr>
        <w:pStyle w:val="CommentText"/>
      </w:pPr>
      <w:r>
        <w:rPr>
          <w:rStyle w:val="CommentReference"/>
        </w:rPr>
        <w:annotationRef/>
      </w:r>
      <w:r>
        <w:t>Called or named?</w:t>
      </w:r>
    </w:p>
  </w:comment>
  <w:comment w:id="917" w:author="Windows User" w:date="2015-10-30T08:56:00Z" w:initials="WU">
    <w:p w:rsidR="00CE1951" w:rsidRDefault="00CE1951">
      <w:pPr>
        <w:pStyle w:val="CommentText"/>
      </w:pPr>
      <w:r>
        <w:rPr>
          <w:rStyle w:val="CommentReference"/>
        </w:rPr>
        <w:annotationRef/>
      </w:r>
      <w:r>
        <w:t>John loved the Lord, or the Lord loved John?</w:t>
      </w:r>
    </w:p>
  </w:comment>
  <w:comment w:id="918" w:author="Windows User" w:date="2015-10-30T08:56:00Z" w:initials="WU">
    <w:p w:rsidR="00CE1951" w:rsidRDefault="00CE1951">
      <w:pPr>
        <w:pStyle w:val="CommentText"/>
      </w:pPr>
      <w:r>
        <w:rPr>
          <w:rStyle w:val="CommentReference"/>
        </w:rPr>
        <w:annotationRef/>
      </w:r>
      <w:r>
        <w:t>Not the Lord?</w:t>
      </w:r>
    </w:p>
  </w:comment>
  <w:comment w:id="919" w:author="Windows User" w:date="2015-10-30T08:56:00Z" w:initials="WU">
    <w:p w:rsidR="00CE1951" w:rsidRDefault="00CE1951">
      <w:pPr>
        <w:pStyle w:val="CommentText"/>
      </w:pPr>
      <w:r>
        <w:rPr>
          <w:rStyle w:val="CommentReference"/>
        </w:rPr>
        <w:annotationRef/>
      </w:r>
      <w:r>
        <w:t>The rest missing?</w:t>
      </w:r>
    </w:p>
  </w:comment>
  <w:comment w:id="920" w:author="Windows User" w:date="2015-10-30T08:56:00Z" w:initials="WU">
    <w:p w:rsidR="00CE1951" w:rsidRDefault="00CE1951">
      <w:pPr>
        <w:pStyle w:val="CommentText"/>
      </w:pPr>
      <w:r>
        <w:rPr>
          <w:rStyle w:val="CommentReference"/>
        </w:rPr>
        <w:annotationRef/>
      </w:r>
      <w:r>
        <w:t>Completely different…</w:t>
      </w:r>
    </w:p>
  </w:comment>
  <w:comment w:id="921" w:author="Windows User" w:date="2015-10-30T08:56:00Z" w:initials="WU">
    <w:p w:rsidR="00CE1951" w:rsidRDefault="00CE1951">
      <w:pPr>
        <w:pStyle w:val="CommentText"/>
      </w:pPr>
      <w:r>
        <w:rPr>
          <w:rStyle w:val="CommentReference"/>
        </w:rPr>
        <w:annotationRef/>
      </w:r>
      <w:r>
        <w:t>Sound or voices?</w:t>
      </w:r>
    </w:p>
  </w:comment>
  <w:comment w:id="922" w:author="Windows User" w:date="2015-10-30T08:56:00Z" w:initials="WU">
    <w:p w:rsidR="00CE1951" w:rsidRDefault="00CE1951">
      <w:pPr>
        <w:pStyle w:val="CommentText"/>
      </w:pPr>
      <w:r>
        <w:rPr>
          <w:rStyle w:val="CommentReference"/>
        </w:rPr>
        <w:annotationRef/>
      </w:r>
      <w:r>
        <w:t>AAP has divinely inspired.</w:t>
      </w:r>
    </w:p>
  </w:comment>
  <w:comment w:id="923" w:author="Windows User" w:date="2015-10-30T08:56:00Z" w:initials="WU">
    <w:p w:rsidR="00CE1951" w:rsidRDefault="00CE1951">
      <w:pPr>
        <w:pStyle w:val="CommentText"/>
      </w:pPr>
      <w:r>
        <w:rPr>
          <w:rStyle w:val="CommentReference"/>
        </w:rPr>
        <w:annotationRef/>
      </w:r>
      <w:r>
        <w:t>This one needs looking at.</w:t>
      </w:r>
    </w:p>
  </w:comment>
  <w:comment w:id="924" w:author="Windows User" w:date="2015-10-30T08:56:00Z" w:initials="WU">
    <w:p w:rsidR="00CE1951" w:rsidRDefault="00CE1951">
      <w:pPr>
        <w:pStyle w:val="CommentText"/>
      </w:pPr>
      <w:r>
        <w:rPr>
          <w:rStyle w:val="CommentReference"/>
        </w:rPr>
        <w:annotationRef/>
      </w:r>
      <w:r>
        <w:t>Partners?</w:t>
      </w:r>
    </w:p>
  </w:comment>
  <w:comment w:id="925" w:author="Windows User" w:date="2015-10-30T08:56:00Z" w:initials="WU">
    <w:p w:rsidR="00CE1951" w:rsidRDefault="00CE1951">
      <w:pPr>
        <w:pStyle w:val="CommentText"/>
      </w:pPr>
      <w:r>
        <w:rPr>
          <w:rStyle w:val="CommentReference"/>
        </w:rPr>
        <w:annotationRef/>
      </w:r>
      <w:r>
        <w:t>What land?</w:t>
      </w:r>
    </w:p>
  </w:comment>
  <w:comment w:id="926" w:author="Windows User" w:date="2015-10-30T08:56:00Z" w:initials="WU">
    <w:p w:rsidR="00CE1951" w:rsidRDefault="00CE1951">
      <w:pPr>
        <w:pStyle w:val="CommentText"/>
      </w:pPr>
      <w:r>
        <w:rPr>
          <w:rStyle w:val="CommentReference"/>
        </w:rPr>
        <w:annotationRef/>
      </w:r>
      <w:r>
        <w:t>Or englighten?</w:t>
      </w:r>
    </w:p>
  </w:comment>
  <w:comment w:id="936" w:author="Windows User" w:date="2015-10-30T08:56:00Z" w:initials="WU">
    <w:p w:rsidR="00CE1951" w:rsidRDefault="00CE1951">
      <w:pPr>
        <w:pStyle w:val="CommentText"/>
      </w:pPr>
      <w:r>
        <w:rPr>
          <w:rStyle w:val="CommentReference"/>
        </w:rPr>
        <w:annotationRef/>
      </w:r>
      <w:r>
        <w:t>What should this verse be?</w:t>
      </w:r>
    </w:p>
  </w:comment>
  <w:comment w:id="944" w:author="Windows User" w:date="2015-10-30T08:56:00Z" w:initials="BS">
    <w:p w:rsidR="00CE1951" w:rsidRDefault="00CE1951">
      <w:pPr>
        <w:pStyle w:val="CommentText"/>
      </w:pPr>
      <w:r>
        <w:rPr>
          <w:rStyle w:val="CommentReference"/>
        </w:rPr>
        <w:annotationRef/>
      </w:r>
      <w:r>
        <w:t>wiles or snares?</w:t>
      </w:r>
    </w:p>
  </w:comment>
  <w:comment w:id="945" w:author="Windows User" w:date="2015-10-30T08:56:00Z" w:initials="BS">
    <w:p w:rsidR="00CE1951" w:rsidRDefault="00CE1951">
      <w:pPr>
        <w:pStyle w:val="CommentText"/>
      </w:pPr>
      <w:r>
        <w:rPr>
          <w:rStyle w:val="CommentReference"/>
        </w:rPr>
        <w:annotationRef/>
      </w:r>
      <w:r>
        <w:t>I typed this Coptic... so it will have typos..</w:t>
      </w:r>
    </w:p>
  </w:comment>
  <w:comment w:id="946" w:author="Windows User" w:date="2015-10-30T08:56:00Z" w:initials="WU">
    <w:p w:rsidR="00CE1951" w:rsidRDefault="00CE1951">
      <w:pPr>
        <w:pStyle w:val="CommentText"/>
      </w:pPr>
      <w:r>
        <w:rPr>
          <w:rStyle w:val="CommentReference"/>
        </w:rPr>
        <w:annotationRef/>
      </w:r>
      <w:r>
        <w:t>You reign? The dominion is yours? Yours is the dominion?</w:t>
      </w:r>
    </w:p>
  </w:comment>
  <w:comment w:id="947" w:author="Windows User" w:date="2015-10-30T08:56:00Z" w:initials="BS">
    <w:p w:rsidR="00CE1951" w:rsidRDefault="00CE1951">
      <w:pPr>
        <w:pStyle w:val="CommentText"/>
      </w:pPr>
      <w:r>
        <w:rPr>
          <w:rStyle w:val="CommentReference"/>
        </w:rPr>
        <w:annotationRef/>
      </w:r>
      <w:r>
        <w:t>omit 'be' in contemporary?</w:t>
      </w:r>
    </w:p>
  </w:comment>
  <w:comment w:id="948" w:author="Windows User" w:date="2015-10-30T08:56:00Z" w:initials="BS">
    <w:p w:rsidR="00CE1951" w:rsidRDefault="00CE1951">
      <w:pPr>
        <w:pStyle w:val="CommentText"/>
      </w:pPr>
      <w:r>
        <w:rPr>
          <w:rStyle w:val="CommentReference"/>
        </w:rPr>
        <w:annotationRef/>
      </w:r>
      <w:r>
        <w:t>Abouna Antony: I typed this Coptic from the black book. Jenkims were very unclear. Please proof for typos.</w:t>
      </w:r>
    </w:p>
  </w:comment>
  <w:comment w:id="949" w:author="Windows User" w:date="2015-10-30T08:56:00Z" w:initials="BS">
    <w:p w:rsidR="00CE1951" w:rsidRDefault="00CE1951">
      <w:pPr>
        <w:pStyle w:val="CommentText"/>
      </w:pPr>
      <w:r>
        <w:rPr>
          <w:rStyle w:val="CommentReference"/>
        </w:rPr>
        <w:annotationRef/>
      </w:r>
      <w:r>
        <w:t>"is" before "the King" would make this whole vs flow as a sentence...</w:t>
      </w:r>
    </w:p>
  </w:comment>
  <w:comment w:id="950" w:author="Windows User" w:date="2015-10-30T08:56:00Z" w:initials="BS">
    <w:p w:rsidR="00CE1951" w:rsidRDefault="00CE1951">
      <w:pPr>
        <w:pStyle w:val="CommentText"/>
      </w:pPr>
      <w:r>
        <w:rPr>
          <w:rStyle w:val="CommentReference"/>
        </w:rPr>
        <w:annotationRef/>
      </w:r>
      <w:r>
        <w:t>ask more modern than entreat... but not quite right?</w:t>
      </w:r>
    </w:p>
  </w:comment>
  <w:comment w:id="954" w:author="Windows User" w:date="2015-10-30T08:56:00Z" w:initials="WU">
    <w:p w:rsidR="00CE1951" w:rsidRDefault="00CE1951">
      <w:pPr>
        <w:pStyle w:val="CommentText"/>
      </w:pPr>
      <w:r>
        <w:rPr>
          <w:rStyle w:val="CommentReference"/>
        </w:rPr>
        <w:annotationRef/>
      </w:r>
      <w:r>
        <w:t>Needs work.</w:t>
      </w:r>
    </w:p>
  </w:comment>
  <w:comment w:id="955" w:author="Windows User" w:date="2015-10-30T08:56:00Z" w:initials="WU">
    <w:p w:rsidR="00CE1951" w:rsidRDefault="00CE1951">
      <w:pPr>
        <w:pStyle w:val="CommentText"/>
      </w:pPr>
      <w:r>
        <w:rPr>
          <w:rStyle w:val="CommentReference"/>
        </w:rPr>
        <w:annotationRef/>
      </w:r>
      <w:r>
        <w:t>Should this be tho-out 5? Or 25?</w:t>
      </w:r>
    </w:p>
  </w:comment>
  <w:comment w:id="956" w:author="Windows User" w:date="2015-10-30T08:56:00Z" w:initials="WU">
    <w:p w:rsidR="00CE1951" w:rsidRDefault="00CE1951">
      <w:pPr>
        <w:pStyle w:val="CommentText"/>
      </w:pPr>
      <w:r>
        <w:rPr>
          <w:rStyle w:val="CommentReference"/>
        </w:rPr>
        <w:annotationRef/>
      </w:r>
      <w:r>
        <w:t>Confirmed?</w:t>
      </w:r>
    </w:p>
  </w:comment>
  <w:comment w:id="961" w:author="Windows User" w:date="2015-10-30T08:56:00Z" w:initials="WU">
    <w:p w:rsidR="00CE1951" w:rsidRDefault="00CE1951">
      <w:pPr>
        <w:pStyle w:val="CommentText"/>
      </w:pPr>
      <w:r>
        <w:rPr>
          <w:rStyle w:val="CommentReference"/>
        </w:rPr>
        <w:annotationRef/>
      </w:r>
      <w:r>
        <w:t>Heroes, or athletes?</w:t>
      </w:r>
    </w:p>
  </w:comment>
  <w:comment w:id="966" w:author="Windows User" w:date="2015-10-30T08:56:00Z" w:initials="WU">
    <w:p w:rsidR="00CE1951" w:rsidRDefault="00CE1951">
      <w:pPr>
        <w:pStyle w:val="CommentText"/>
      </w:pPr>
      <w:r>
        <w:rPr>
          <w:rStyle w:val="CommentReference"/>
        </w:rPr>
        <w:annotationRef/>
      </w:r>
      <w:r>
        <w:t>Beasts or creatures?</w:t>
      </w:r>
    </w:p>
  </w:comment>
  <w:comment w:id="967" w:author="Windows User" w:date="2015-10-30T08:56:00Z" w:initials="WU">
    <w:p w:rsidR="00CE1951" w:rsidRDefault="00CE1951">
      <w:pPr>
        <w:pStyle w:val="CommentText"/>
      </w:pPr>
      <w:r>
        <w:rPr>
          <w:rStyle w:val="CommentReference"/>
        </w:rPr>
        <w:annotationRef/>
      </w:r>
      <w:r>
        <w:t>Incessant? Or unceasing?</w:t>
      </w:r>
    </w:p>
  </w:comment>
  <w:comment w:id="968" w:author="Windows User" w:date="2015-10-30T08:56:00Z" w:initials="WU">
    <w:p w:rsidR="00CE1951" w:rsidRDefault="00CE1951">
      <w:pPr>
        <w:pStyle w:val="CommentText"/>
      </w:pPr>
      <w:r>
        <w:rPr>
          <w:rStyle w:val="CommentReference"/>
        </w:rPr>
        <w:annotationRef/>
      </w:r>
      <w:r>
        <w:t>Flames of fire or fervent as fire?</w:t>
      </w:r>
    </w:p>
  </w:comment>
  <w:comment w:id="969" w:author="Windows User" w:date="2015-10-30T08:56:00Z" w:initials="WU">
    <w:p w:rsidR="00CE1951" w:rsidRDefault="00CE1951">
      <w:pPr>
        <w:pStyle w:val="CommentText"/>
      </w:pPr>
      <w:r>
        <w:rPr>
          <w:rStyle w:val="CommentReference"/>
        </w:rPr>
        <w:annotationRef/>
      </w:r>
      <w:r>
        <w:t>Serving the Lord, or serving before the Lord?</w:t>
      </w:r>
    </w:p>
  </w:comment>
  <w:comment w:id="978" w:author="Windows User" w:date="2015-10-30T08:56:00Z" w:initials="WU">
    <w:p w:rsidR="00CE1951" w:rsidRDefault="00CE1951">
      <w:pPr>
        <w:pStyle w:val="CommentText"/>
      </w:pPr>
      <w:r>
        <w:rPr>
          <w:rStyle w:val="CommentReference"/>
        </w:rPr>
        <w:annotationRef/>
      </w:r>
      <w:r>
        <w:t>Or voice of God?</w:t>
      </w:r>
    </w:p>
  </w:comment>
  <w:comment w:id="979" w:author="Windows User" w:date="2015-10-30T08:56:00Z" w:initials="WU">
    <w:p w:rsidR="00CE1951" w:rsidRDefault="00CE1951">
      <w:pPr>
        <w:pStyle w:val="CommentText"/>
      </w:pPr>
      <w:r>
        <w:rPr>
          <w:rStyle w:val="CommentReference"/>
        </w:rPr>
        <w:annotationRef/>
      </w:r>
      <w:r>
        <w:t>Received or accepted?</w:t>
      </w:r>
    </w:p>
  </w:comment>
  <w:comment w:id="980" w:author="Windows User" w:date="2015-10-30T08:56:00Z" w:initials="WU">
    <w:p w:rsidR="00CE1951" w:rsidRDefault="00CE1951">
      <w:pPr>
        <w:pStyle w:val="CommentText"/>
      </w:pPr>
      <w:r>
        <w:rPr>
          <w:rStyle w:val="CommentReference"/>
        </w:rPr>
        <w:annotationRef/>
      </w:r>
      <w:r>
        <w:t>Prabios or Arabius? Doctors and physicians or physicians and well learned?</w:t>
      </w:r>
    </w:p>
  </w:comment>
  <w:comment w:id="981" w:author="Windows User" w:date="2015-10-30T08:56:00Z" w:initials="WU">
    <w:p w:rsidR="00CE1951" w:rsidRDefault="00CE1951">
      <w:pPr>
        <w:pStyle w:val="CommentText"/>
      </w:pPr>
      <w:r>
        <w:rPr>
          <w:rStyle w:val="CommentReference"/>
        </w:rPr>
        <w:annotationRef/>
      </w:r>
      <w:r>
        <w:t>Building them upon the Name?</w:t>
      </w:r>
    </w:p>
  </w:comment>
  <w:comment w:id="985" w:author="Windows User" w:date="2015-10-30T08:56:00Z" w:initials="WU">
    <w:p w:rsidR="00CE1951" w:rsidRDefault="00CE1951">
      <w:pPr>
        <w:pStyle w:val="CommentText"/>
      </w:pPr>
      <w:r>
        <w:rPr>
          <w:rStyle w:val="CommentReference"/>
        </w:rPr>
        <w:annotationRef/>
      </w:r>
      <w:r>
        <w:t>Placed or established?</w:t>
      </w:r>
    </w:p>
  </w:comment>
  <w:comment w:id="986" w:author="Windows User" w:date="2015-10-30T08:56:00Z" w:initials="WU">
    <w:p w:rsidR="00CE1951" w:rsidRDefault="00CE1951">
      <w:pPr>
        <w:pStyle w:val="CommentText"/>
      </w:pPr>
      <w:r>
        <w:rPr>
          <w:rStyle w:val="CommentReference"/>
        </w:rPr>
        <w:annotationRef/>
      </w:r>
      <w:r>
        <w:t>Or refused?</w:t>
      </w:r>
    </w:p>
  </w:comment>
  <w:comment w:id="990" w:author="Windows User" w:date="2015-10-30T08:56:00Z" w:initials="WU">
    <w:p w:rsidR="00CE1951" w:rsidRDefault="00CE1951">
      <w:pPr>
        <w:pStyle w:val="CommentText"/>
      </w:pPr>
      <w:r>
        <w:rPr>
          <w:rStyle w:val="CommentReference"/>
        </w:rPr>
        <w:annotationRef/>
      </w:r>
      <w:r>
        <w:t>Sprung forth? Came forth? Blossomed?</w:t>
      </w:r>
    </w:p>
  </w:comment>
  <w:comment w:id="995" w:author="Windows User" w:date="2015-10-30T08:56:00Z" w:initials="BS">
    <w:p w:rsidR="00CE1951" w:rsidRDefault="00CE1951">
      <w:pPr>
        <w:pStyle w:val="CommentText"/>
      </w:pPr>
      <w:r>
        <w:rPr>
          <w:rStyle w:val="CommentReference"/>
        </w:rPr>
        <w:annotationRef/>
      </w:r>
      <w:r>
        <w:t>what does this mean?</w:t>
      </w:r>
    </w:p>
  </w:comment>
  <w:comment w:id="996" w:author="Windows User" w:date="2015-10-30T08:56:00Z" w:initials="BS">
    <w:p w:rsidR="00CE1951" w:rsidRDefault="00CE1951">
      <w:pPr>
        <w:pStyle w:val="CommentText"/>
      </w:pPr>
      <w:r>
        <w:rPr>
          <w:rStyle w:val="CommentReference"/>
        </w:rPr>
        <w:annotationRef/>
      </w:r>
      <w:r>
        <w:t>announced or proclaimed?</w:t>
      </w:r>
    </w:p>
  </w:comment>
  <w:comment w:id="997" w:author="Windows User" w:date="2015-10-30T08:56:00Z" w:initials="WU">
    <w:p w:rsidR="00CE1951" w:rsidRDefault="00CE1951">
      <w:pPr>
        <w:pStyle w:val="CommentText"/>
      </w:pPr>
      <w:r>
        <w:rPr>
          <w:rStyle w:val="CommentReference"/>
        </w:rPr>
        <w:annotationRef/>
      </w:r>
      <w:r>
        <w:t>?</w:t>
      </w:r>
    </w:p>
  </w:comment>
  <w:comment w:id="998" w:author="Windows User" w:date="2015-10-30T08:56:00Z" w:initials="WU">
    <w:p w:rsidR="00CE1951" w:rsidRDefault="00CE1951">
      <w:pPr>
        <w:pStyle w:val="CommentText"/>
      </w:pPr>
      <w:r>
        <w:rPr>
          <w:rStyle w:val="CommentReference"/>
        </w:rPr>
        <w:annotationRef/>
      </w:r>
      <w:r>
        <w:t>Bride, no, not bridegroom?</w:t>
      </w:r>
    </w:p>
  </w:comment>
  <w:comment w:id="999" w:author="Windows User" w:date="2015-10-30T08:56:00Z" w:initials="WU">
    <w:p w:rsidR="00CE1951" w:rsidRDefault="00CE1951">
      <w:pPr>
        <w:pStyle w:val="CommentText"/>
      </w:pPr>
      <w:r>
        <w:rPr>
          <w:rStyle w:val="CommentReference"/>
        </w:rPr>
        <w:annotationRef/>
      </w:r>
      <w:r>
        <w:t>Return?</w:t>
      </w:r>
    </w:p>
  </w:comment>
  <w:comment w:id="1000" w:author="Windows User" w:date="2015-10-30T08:56:00Z" w:initials="WU">
    <w:p w:rsidR="00CE1951" w:rsidRDefault="00CE1951">
      <w:pPr>
        <w:pStyle w:val="CommentText"/>
      </w:pPr>
      <w:r>
        <w:rPr>
          <w:rStyle w:val="CommentReference"/>
        </w:rPr>
        <w:annotationRef/>
      </w:r>
      <w:r>
        <w:t>Establishment? Building up?</w:t>
      </w:r>
    </w:p>
  </w:comment>
  <w:comment w:id="1001" w:author="Windows User" w:date="2015-10-30T08:56:00Z" w:initials="WU">
    <w:p w:rsidR="00CE1951" w:rsidRDefault="00CE1951">
      <w:pPr>
        <w:pStyle w:val="CommentText"/>
      </w:pPr>
      <w:r>
        <w:rPr>
          <w:rStyle w:val="CommentReference"/>
        </w:rPr>
        <w:annotationRef/>
      </w:r>
      <w:r>
        <w:t>Heavenly evangelist? Good tidings? Glad tidings? Good news?</w:t>
      </w:r>
    </w:p>
  </w:comment>
  <w:comment w:id="1002" w:author="Windows User" w:date="2015-10-30T08:56:00Z" w:initials="WU">
    <w:p w:rsidR="00CE1951" w:rsidRDefault="00CE1951">
      <w:pPr>
        <w:pStyle w:val="CommentText"/>
      </w:pPr>
      <w:r>
        <w:rPr>
          <w:rStyle w:val="CommentReference"/>
        </w:rPr>
        <w:annotationRef/>
      </w:r>
      <w:r>
        <w:t>I don’t see “the Lord is with you” in the Coptic</w:t>
      </w:r>
    </w:p>
    <w:p w:rsidR="00CE1951" w:rsidRDefault="00CE1951">
      <w:pPr>
        <w:pStyle w:val="CommentText"/>
      </w:pPr>
    </w:p>
  </w:comment>
  <w:comment w:id="1003" w:author="Windows User" w:date="2015-10-30T08:56:00Z" w:initials="WU">
    <w:p w:rsidR="00CE1951" w:rsidRDefault="00CE1951">
      <w:pPr>
        <w:pStyle w:val="CommentText"/>
      </w:pPr>
      <w:r>
        <w:rPr>
          <w:rStyle w:val="CommentReference"/>
        </w:rPr>
        <w:annotationRef/>
      </w:r>
      <w:r>
        <w:t>Heavenly herald of Good News?</w:t>
      </w:r>
    </w:p>
    <w:p w:rsidR="00CE1951" w:rsidRDefault="00CE1951">
      <w:pPr>
        <w:pStyle w:val="CommentText"/>
      </w:pPr>
    </w:p>
  </w:comment>
  <w:comment w:id="1007" w:author="Windows User" w:date="2015-10-30T08:56:00Z" w:initials="WU">
    <w:p w:rsidR="00CE1951" w:rsidRDefault="00CE1951">
      <w:pPr>
        <w:pStyle w:val="CommentText"/>
      </w:pPr>
      <w:r>
        <w:rPr>
          <w:rStyle w:val="CommentReference"/>
        </w:rPr>
        <w:annotationRef/>
      </w:r>
      <w:r>
        <w:t>I think we’re doing holy for ethowab, but saint for agios… open to discussion though.</w:t>
      </w:r>
    </w:p>
  </w:comment>
  <w:comment w:id="1018" w:author="Windows User" w:date="2015-10-30T08:56:00Z" w:initials="WU">
    <w:p w:rsidR="00CE1951" w:rsidRDefault="00CE1951">
      <w:pPr>
        <w:pStyle w:val="CommentText"/>
      </w:pPr>
      <w:r>
        <w:rPr>
          <w:rStyle w:val="CommentReference"/>
        </w:rPr>
        <w:annotationRef/>
      </w:r>
      <w:r>
        <w:t>Redeemed?</w:t>
      </w:r>
    </w:p>
  </w:comment>
  <w:comment w:id="1019" w:author="Windows User" w:date="2015-10-30T08:56:00Z" w:initials="WU">
    <w:p w:rsidR="00CE1951" w:rsidRDefault="00CE1951">
      <w:pPr>
        <w:pStyle w:val="CommentText"/>
      </w:pPr>
      <w:r>
        <w:rPr>
          <w:rStyle w:val="CommentReference"/>
        </w:rPr>
        <w:annotationRef/>
      </w:r>
      <w:r>
        <w:t>For? So?</w:t>
      </w:r>
    </w:p>
  </w:comment>
  <w:comment w:id="1020" w:author="Windows User" w:date="2015-10-30T08:56:00Z" w:initials="WU">
    <w:p w:rsidR="00CE1951" w:rsidRDefault="00CE1951">
      <w:pPr>
        <w:pStyle w:val="CommentText"/>
      </w:pPr>
      <w:r>
        <w:rPr>
          <w:rStyle w:val="CommentReference"/>
        </w:rPr>
        <w:annotationRef/>
      </w:r>
      <w:r>
        <w:t>Or did shine and did illuminate</w:t>
      </w:r>
    </w:p>
  </w:comment>
  <w:comment w:id="1021" w:author="Windows User" w:date="2015-10-30T08:56:00Z" w:initials="WU">
    <w:p w:rsidR="00CE1951" w:rsidRDefault="00CE1951">
      <w:pPr>
        <w:pStyle w:val="CommentText"/>
      </w:pPr>
      <w:r>
        <w:rPr>
          <w:rStyle w:val="CommentReference"/>
        </w:rPr>
        <w:annotationRef/>
      </w:r>
      <w:r>
        <w:t>What should this verse be?</w:t>
      </w:r>
    </w:p>
  </w:comment>
  <w:comment w:id="1022" w:author="Windows User" w:date="2015-10-30T08:56:00Z" w:initials="WU">
    <w:p w:rsidR="00CE1951" w:rsidRDefault="00CE1951">
      <w:pPr>
        <w:pStyle w:val="CommentText"/>
      </w:pPr>
      <w:r>
        <w:rPr>
          <w:rStyle w:val="CommentReference"/>
        </w:rPr>
        <w:annotationRef/>
      </w:r>
      <w:r>
        <w:t>Uhm… does this mean something else, because saying the seal of the door Ezekiel saw was raised seems really bad …</w:t>
      </w:r>
    </w:p>
  </w:comment>
  <w:comment w:id="1023" w:author="Windows User" w:date="2015-10-30T08:56:00Z" w:initials="WU">
    <w:p w:rsidR="00CE1951" w:rsidRDefault="00CE1951">
      <w:pPr>
        <w:pStyle w:val="CommentText"/>
      </w:pPr>
      <w:r>
        <w:rPr>
          <w:rStyle w:val="CommentReference"/>
        </w:rPr>
        <w:annotationRef/>
      </w:r>
      <w:r>
        <w:t>Who?</w:t>
      </w:r>
    </w:p>
  </w:comment>
  <w:comment w:id="1024" w:author="Windows User" w:date="2015-10-30T08:56:00Z" w:initials="WU">
    <w:p w:rsidR="00CE1951" w:rsidRDefault="00CE1951">
      <w:pPr>
        <w:pStyle w:val="CommentText"/>
      </w:pPr>
      <w:r>
        <w:rPr>
          <w:rStyle w:val="CommentReference"/>
        </w:rPr>
        <w:annotationRef/>
      </w:r>
      <w:r>
        <w:t>Different adjective</w:t>
      </w:r>
    </w:p>
  </w:comment>
  <w:comment w:id="1025" w:author="Windows User" w:date="2015-10-30T08:56:00Z" w:initials="WU">
    <w:p w:rsidR="00CE1951" w:rsidRDefault="00CE1951">
      <w:pPr>
        <w:pStyle w:val="CommentText"/>
      </w:pPr>
      <w:r>
        <w:rPr>
          <w:rStyle w:val="CommentReference"/>
        </w:rPr>
        <w:annotationRef/>
      </w:r>
      <w:r>
        <w:t>Sickness?</w:t>
      </w:r>
    </w:p>
  </w:comment>
  <w:comment w:id="1026" w:author="Windows User" w:date="2015-10-30T08:56:00Z" w:initials="BS">
    <w:p w:rsidR="00CE1951" w:rsidRDefault="00CE1951">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27" w:author="Windows User" w:date="2015-10-30T08:56:00Z" w:initials="WU">
    <w:p w:rsidR="00CE1951" w:rsidRDefault="00CE1951">
      <w:pPr>
        <w:pStyle w:val="CommentText"/>
      </w:pPr>
      <w:r>
        <w:rPr>
          <w:rStyle w:val="CommentReference"/>
        </w:rPr>
        <w:annotationRef/>
      </w:r>
      <w:r>
        <w:t>What?</w:t>
      </w:r>
    </w:p>
  </w:comment>
  <w:comment w:id="1028" w:author="Windows User" w:date="2015-10-30T08:56:00Z" w:initials="WU">
    <w:p w:rsidR="00CE1951" w:rsidRDefault="00CE1951">
      <w:pPr>
        <w:pStyle w:val="CommentText"/>
      </w:pPr>
      <w:r>
        <w:rPr>
          <w:rStyle w:val="CommentReference"/>
        </w:rPr>
        <w:annotationRef/>
      </w:r>
    </w:p>
  </w:comment>
  <w:comment w:id="1036" w:author="Windows User" w:date="2015-10-30T08:56:00Z" w:initials="WU">
    <w:p w:rsidR="00CE1951" w:rsidRDefault="00CE1951">
      <w:pPr>
        <w:pStyle w:val="CommentText"/>
      </w:pPr>
      <w:r>
        <w:rPr>
          <w:rStyle w:val="CommentReference"/>
        </w:rPr>
        <w:annotationRef/>
      </w:r>
      <w:r>
        <w:t>Is abouna going by a different version of the Coptic?</w:t>
      </w:r>
    </w:p>
    <w:p w:rsidR="00CE1951" w:rsidRDefault="00CE1951">
      <w:pPr>
        <w:pStyle w:val="CommentText"/>
      </w:pPr>
    </w:p>
  </w:comment>
  <w:comment w:id="1037" w:author="Windows User" w:date="2015-10-30T08:56:00Z" w:initials="WU">
    <w:p w:rsidR="00CE1951" w:rsidRDefault="00CE1951">
      <w:pPr>
        <w:pStyle w:val="CommentText"/>
      </w:pPr>
      <w:r>
        <w:rPr>
          <w:rStyle w:val="CommentReference"/>
        </w:rPr>
        <w:annotationRef/>
      </w:r>
      <w:r>
        <w:t>Praise and victory doesn’t make sense.</w:t>
      </w:r>
    </w:p>
  </w:comment>
  <w:comment w:id="1038" w:author="Windows User" w:date="2015-10-30T08:56:00Z" w:initials="WU">
    <w:p w:rsidR="00CE1951" w:rsidRDefault="00CE1951">
      <w:pPr>
        <w:pStyle w:val="CommentText"/>
      </w:pPr>
      <w:r>
        <w:rPr>
          <w:rStyle w:val="CommentReference"/>
        </w:rPr>
        <w:annotationRef/>
      </w:r>
      <w:r>
        <w:t>Godhead?</w:t>
      </w:r>
    </w:p>
  </w:comment>
  <w:comment w:id="1042" w:author="Windows User" w:date="2015-10-30T08:56:00Z" w:initials="WU">
    <w:p w:rsidR="00CE1951" w:rsidRDefault="00CE1951">
      <w:pPr>
        <w:pStyle w:val="CommentText"/>
      </w:pPr>
      <w:r>
        <w:rPr>
          <w:rStyle w:val="CommentReference"/>
        </w:rPr>
        <w:annotationRef/>
      </w:r>
      <w:r>
        <w:t>Establish?</w:t>
      </w:r>
    </w:p>
  </w:comment>
  <w:comment w:id="1043" w:author="Windows User" w:date="2015-10-30T08:56:00Z" w:initials="WU">
    <w:p w:rsidR="00CE1951" w:rsidRDefault="00CE1951">
      <w:pPr>
        <w:pStyle w:val="CommentText"/>
      </w:pPr>
      <w:r>
        <w:rPr>
          <w:rStyle w:val="CommentReference"/>
        </w:rPr>
        <w:annotationRef/>
      </w:r>
      <w:r>
        <w:t>Check another source… missing puncuation</w:t>
      </w:r>
    </w:p>
  </w:comment>
  <w:comment w:id="1044" w:author="Windows User" w:date="2015-10-30T08:56:00Z" w:initials="WU">
    <w:p w:rsidR="00CE1951" w:rsidRDefault="00CE1951">
      <w:pPr>
        <w:pStyle w:val="CommentText"/>
      </w:pPr>
      <w:r>
        <w:rPr>
          <w:rStyle w:val="CommentReference"/>
        </w:rPr>
        <w:annotationRef/>
      </w:r>
      <w:r>
        <w:t>Worked?</w:t>
      </w:r>
    </w:p>
  </w:comment>
  <w:comment w:id="1045" w:author="Windows User" w:date="2015-10-30T08:56:00Z" w:initials="WU">
    <w:p w:rsidR="00CE1951" w:rsidRDefault="00CE1951">
      <w:pPr>
        <w:pStyle w:val="CommentText"/>
      </w:pPr>
      <w:r>
        <w:rPr>
          <w:rStyle w:val="CommentReference"/>
        </w:rPr>
        <w:annotationRef/>
      </w:r>
      <w:r>
        <w:t>Thrice holy or Trisagion?</w:t>
      </w:r>
    </w:p>
  </w:comment>
  <w:comment w:id="1046" w:author="Windows User" w:date="2015-10-30T08:56:00Z" w:initials="WU">
    <w:p w:rsidR="00CE1951" w:rsidRPr="00936DE7" w:rsidRDefault="00CE195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47" w:author="Windows User" w:date="2015-10-30T08:56:00Z" w:initials="WU">
    <w:p w:rsidR="00CE1951" w:rsidRDefault="00CE1951">
      <w:pPr>
        <w:pStyle w:val="CommentText"/>
      </w:pPr>
      <w:r>
        <w:rPr>
          <w:rStyle w:val="CommentReference"/>
        </w:rPr>
        <w:annotationRef/>
      </w:r>
      <w:r>
        <w:t>Right translation?</w:t>
      </w:r>
    </w:p>
  </w:comment>
  <w:comment w:id="1048" w:author="Windows User" w:date="2015-10-30T08:56:00Z" w:initials="WU">
    <w:p w:rsidR="00CE1951" w:rsidRDefault="00CE1951">
      <w:pPr>
        <w:pStyle w:val="CommentText"/>
      </w:pPr>
      <w:r>
        <w:rPr>
          <w:rStyle w:val="CommentReference"/>
        </w:rPr>
        <w:annotationRef/>
      </w:r>
      <w:r>
        <w:t>What does this mean?</w:t>
      </w:r>
    </w:p>
  </w:comment>
  <w:comment w:id="1049" w:author="Windows User" w:date="2015-10-30T08:56:00Z" w:initials="WU">
    <w:p w:rsidR="00CE1951" w:rsidRDefault="00CE1951">
      <w:pPr>
        <w:pStyle w:val="CommentText"/>
      </w:pPr>
      <w:r>
        <w:rPr>
          <w:rStyle w:val="CommentReference"/>
        </w:rPr>
        <w:annotationRef/>
      </w:r>
      <w:r>
        <w:t>To the end?</w:t>
      </w:r>
    </w:p>
  </w:comment>
  <w:comment w:id="1050" w:author="Windows User" w:date="2015-10-30T08:56:00Z" w:initials="WU">
    <w:p w:rsidR="00CE1951" w:rsidRDefault="00CE1951">
      <w:pPr>
        <w:pStyle w:val="CommentText"/>
      </w:pPr>
      <w:r>
        <w:rPr>
          <w:rStyle w:val="CommentReference"/>
        </w:rPr>
        <w:annotationRef/>
      </w:r>
      <w:r>
        <w:t>Or freedom?</w:t>
      </w:r>
    </w:p>
  </w:comment>
  <w:comment w:id="1051" w:author="Windows User" w:date="2015-10-30T08:56:00Z" w:initials="WU">
    <w:p w:rsidR="00CE1951" w:rsidRDefault="00CE1951">
      <w:pPr>
        <w:pStyle w:val="CommentText"/>
      </w:pPr>
      <w:r>
        <w:rPr>
          <w:rStyle w:val="CommentReference"/>
        </w:rPr>
        <w:annotationRef/>
      </w:r>
      <w:r>
        <w:t>Or establish?</w:t>
      </w:r>
    </w:p>
  </w:comment>
  <w:comment w:id="1055" w:author="Windows User" w:date="2015-10-30T08:56:00Z" w:initials="WU">
    <w:p w:rsidR="00CE1951" w:rsidRDefault="00CE1951">
      <w:pPr>
        <w:pStyle w:val="CommentText"/>
      </w:pPr>
      <w:r>
        <w:rPr>
          <w:rStyle w:val="CommentReference"/>
        </w:rPr>
        <w:annotationRef/>
      </w:r>
      <w:r>
        <w:t>Is this the correct date?</w:t>
      </w:r>
    </w:p>
  </w:comment>
  <w:comment w:id="1088" w:author="Windows User" w:date="2015-10-30T08:56:00Z" w:initials="WU">
    <w:p w:rsidR="00CE1951" w:rsidRDefault="00CE1951">
      <w:pPr>
        <w:pStyle w:val="CommentText"/>
      </w:pPr>
      <w:r>
        <w:rPr>
          <w:rStyle w:val="CommentReference"/>
        </w:rPr>
        <w:annotationRef/>
      </w:r>
      <w:r>
        <w:t>Can this be reworded?</w:t>
      </w:r>
    </w:p>
  </w:comment>
  <w:comment w:id="1089" w:author="Windows User" w:date="2015-10-30T08:56:00Z" w:initials="WU">
    <w:p w:rsidR="00CE1951" w:rsidRDefault="00CE1951">
      <w:pPr>
        <w:pStyle w:val="CommentText"/>
      </w:pPr>
      <w:r>
        <w:rPr>
          <w:rStyle w:val="CommentReference"/>
        </w:rPr>
        <w:annotationRef/>
      </w:r>
      <w:r>
        <w:t>Check other books for alternate word here.</w:t>
      </w:r>
    </w:p>
  </w:comment>
  <w:comment w:id="1090" w:author="Windows User" w:date="2015-10-30T08:56:00Z" w:initials="WU">
    <w:p w:rsidR="00CE1951" w:rsidRDefault="00CE1951">
      <w:pPr>
        <w:pStyle w:val="CommentText"/>
      </w:pPr>
      <w:r>
        <w:rPr>
          <w:rStyle w:val="CommentReference"/>
        </w:rPr>
        <w:annotationRef/>
      </w:r>
      <w:r>
        <w:t>Nations or peoples?</w:t>
      </w:r>
    </w:p>
  </w:comment>
  <w:comment w:id="1091" w:author="Windows User" w:date="2015-10-30T08:56:00Z" w:initials="WU">
    <w:p w:rsidR="00CE1951" w:rsidRDefault="00CE1951">
      <w:pPr>
        <w:pStyle w:val="CommentText"/>
      </w:pPr>
      <w:r>
        <w:rPr>
          <w:rStyle w:val="CommentReference"/>
        </w:rPr>
        <w:annotationRef/>
      </w:r>
      <w:r>
        <w:t>Burned or consumed?</w:t>
      </w:r>
    </w:p>
  </w:comment>
  <w:comment w:id="1092" w:author="Windows User" w:date="2015-10-30T08:56:00Z" w:initials="WU">
    <w:p w:rsidR="00CE1951" w:rsidRDefault="00CE1951">
      <w:pPr>
        <w:pStyle w:val="CommentText"/>
      </w:pPr>
      <w:r>
        <w:rPr>
          <w:rStyle w:val="CommentReference"/>
        </w:rPr>
        <w:annotationRef/>
      </w:r>
      <w:r>
        <w:t>?</w:t>
      </w:r>
    </w:p>
  </w:comment>
  <w:comment w:id="1093" w:author="Windows User" w:date="2015-10-30T08:56:00Z" w:initials="WU">
    <w:p w:rsidR="00CE1951" w:rsidRPr="0098028B" w:rsidRDefault="00CE195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95" w:author="Windows User" w:date="2015-10-30T08:56:00Z" w:initials="WU">
    <w:p w:rsidR="00CE1951" w:rsidRDefault="00CE1951">
      <w:pPr>
        <w:pStyle w:val="CommentText"/>
      </w:pPr>
      <w:r>
        <w:rPr>
          <w:rStyle w:val="CommentReference"/>
        </w:rPr>
        <w:annotationRef/>
      </w:r>
      <w:r>
        <w:t>Synaxarium has St. James dying twice… likely one of them should be St. John!</w:t>
      </w:r>
    </w:p>
  </w:comment>
  <w:comment w:id="1103" w:author="Windows User" w:date="2015-10-30T08:56:00Z" w:initials="WU">
    <w:p w:rsidR="00CE1951" w:rsidRDefault="00CE1951">
      <w:pPr>
        <w:pStyle w:val="CommentText"/>
      </w:pPr>
      <w:r>
        <w:rPr>
          <w:rStyle w:val="CommentReference"/>
        </w:rPr>
        <w:annotationRef/>
      </w:r>
      <w:r>
        <w:t>Ramez says print synacarium may have him in july</w:t>
      </w:r>
    </w:p>
  </w:comment>
  <w:comment w:id="1104" w:author="Windows User" w:date="2015-10-30T08:56:00Z" w:initials="WU">
    <w:p w:rsidR="00CE1951" w:rsidRDefault="00CE1951">
      <w:pPr>
        <w:pStyle w:val="CommentText"/>
      </w:pPr>
      <w:r>
        <w:rPr>
          <w:rStyle w:val="CommentReference"/>
        </w:rPr>
        <w:annotationRef/>
      </w:r>
      <w:r>
        <w:t>Approached? What does this vs mean?</w:t>
      </w:r>
    </w:p>
  </w:comment>
  <w:comment w:id="1105" w:author="Windows User" w:date="2015-10-30T08:56:00Z" w:initials="WU">
    <w:p w:rsidR="00CE1951" w:rsidRPr="00035775" w:rsidRDefault="00CE195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106" w:author="Windows User" w:date="2015-10-30T08:56:00Z" w:initials="WU">
    <w:p w:rsidR="00CE1951" w:rsidRDefault="00CE1951">
      <w:pPr>
        <w:pStyle w:val="CommentText"/>
      </w:pPr>
      <w:r>
        <w:rPr>
          <w:rStyle w:val="CommentReference"/>
        </w:rPr>
        <w:annotationRef/>
      </w:r>
      <w:r>
        <w:t>Thoughts?</w:t>
      </w:r>
    </w:p>
  </w:comment>
  <w:comment w:id="1114" w:author="Windows User" w:date="2015-10-30T08:56:00Z" w:initials="WU">
    <w:p w:rsidR="00CE1951" w:rsidRDefault="00CE1951">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125" w:author="Windows User" w:date="2015-10-30T08:56:00Z" w:initials="WU">
    <w:p w:rsidR="00CE1951" w:rsidRDefault="00CE1951">
      <w:pPr>
        <w:pStyle w:val="CommentText"/>
      </w:pPr>
      <w:r>
        <w:rPr>
          <w:rStyle w:val="CommentReference"/>
        </w:rPr>
        <w:annotationRef/>
      </w:r>
      <w:r>
        <w:t>Completely different.</w:t>
      </w:r>
    </w:p>
  </w:comment>
  <w:comment w:id="1126" w:author="Windows User" w:date="2015-10-30T08:56:00Z" w:initials="WU">
    <w:p w:rsidR="00CE1951" w:rsidRDefault="00CE1951">
      <w:pPr>
        <w:pStyle w:val="CommentText"/>
      </w:pPr>
      <w:r>
        <w:rPr>
          <w:rStyle w:val="CommentReference"/>
        </w:rPr>
        <w:annotationRef/>
      </w:r>
      <w:r>
        <w:t>With or in?</w:t>
      </w:r>
    </w:p>
  </w:comment>
  <w:comment w:id="1127" w:author="Windows User" w:date="2015-10-30T08:56:00Z" w:initials="WU">
    <w:p w:rsidR="00CE1951" w:rsidRDefault="00CE1951">
      <w:pPr>
        <w:pStyle w:val="CommentText"/>
      </w:pPr>
      <w:r>
        <w:rPr>
          <w:rStyle w:val="CommentReference"/>
        </w:rPr>
        <w:annotationRef/>
      </w:r>
    </w:p>
  </w:comment>
  <w:comment w:id="1128" w:author="Windows User" w:date="2015-10-30T08:56:00Z" w:initials="WU">
    <w:p w:rsidR="00CE1951" w:rsidRDefault="00CE1951">
      <w:pPr>
        <w:pStyle w:val="CommentText"/>
      </w:pPr>
      <w:r>
        <w:rPr>
          <w:rStyle w:val="CommentReference"/>
        </w:rPr>
        <w:annotationRef/>
      </w:r>
      <w:r>
        <w:t>Sound or voice?</w:t>
      </w:r>
    </w:p>
  </w:comment>
  <w:comment w:id="1129" w:author="Windows User" w:date="2015-10-30T08:56:00Z" w:initials="WU">
    <w:p w:rsidR="00CE1951" w:rsidRDefault="00CE1951">
      <w:pPr>
        <w:pStyle w:val="CommentText"/>
      </w:pPr>
      <w:r>
        <w:rPr>
          <w:rStyle w:val="CommentReference"/>
        </w:rPr>
        <w:annotationRef/>
      </w:r>
      <w:r>
        <w:t>Open to suggetions.</w:t>
      </w:r>
    </w:p>
  </w:comment>
  <w:comment w:id="1130" w:author="Windows User" w:date="2015-10-30T08:56:00Z" w:initials="WU">
    <w:p w:rsidR="00CE1951" w:rsidRDefault="00CE1951">
      <w:pPr>
        <w:pStyle w:val="CommentText"/>
      </w:pPr>
      <w:r>
        <w:rPr>
          <w:rStyle w:val="CommentReference"/>
        </w:rPr>
        <w:annotationRef/>
      </w:r>
      <w:r>
        <w:t>Before?</w:t>
      </w:r>
    </w:p>
  </w:comment>
  <w:comment w:id="1131" w:author="Windows User" w:date="2015-10-30T08:56:00Z" w:initials="WU">
    <w:p w:rsidR="00CE1951" w:rsidRDefault="00CE1951">
      <w:pPr>
        <w:pStyle w:val="CommentText"/>
      </w:pPr>
      <w:r>
        <w:rPr>
          <w:rStyle w:val="CommentReference"/>
        </w:rPr>
        <w:annotationRef/>
      </w:r>
      <w:r>
        <w:t>Nations?</w:t>
      </w:r>
    </w:p>
  </w:comment>
  <w:comment w:id="1132" w:author="Windows User" w:date="2015-10-30T08:56:00Z" w:initials="WU">
    <w:p w:rsidR="00CE1951" w:rsidRDefault="00CE1951">
      <w:pPr>
        <w:pStyle w:val="CommentText"/>
      </w:pPr>
      <w:r>
        <w:rPr>
          <w:rStyle w:val="CommentReference"/>
        </w:rPr>
        <w:annotationRef/>
      </w:r>
      <w:r>
        <w:t>?</w:t>
      </w:r>
    </w:p>
  </w:comment>
  <w:comment w:id="1152" w:author="Windows User" w:date="2015-10-30T08:56:00Z" w:initials="WU">
    <w:p w:rsidR="00CE1951" w:rsidRDefault="00CE1951">
      <w:pPr>
        <w:pStyle w:val="CommentText"/>
      </w:pPr>
      <w:r>
        <w:rPr>
          <w:rStyle w:val="CommentReference"/>
        </w:rPr>
        <w:annotationRef/>
      </w:r>
      <w:r>
        <w:t>?</w:t>
      </w:r>
    </w:p>
  </w:comment>
  <w:comment w:id="1153" w:author="Windows User" w:date="2015-10-30T08:56:00Z" w:initials="WU">
    <w:p w:rsidR="00CE1951" w:rsidRDefault="00CE1951">
      <w:pPr>
        <w:pStyle w:val="CommentText"/>
      </w:pPr>
      <w:r>
        <w:rPr>
          <w:rStyle w:val="CommentReference"/>
        </w:rPr>
        <w:annotationRef/>
      </w:r>
      <w:r>
        <w:t>Abba Noub, abanoub, Apa Noub, Apnoub?</w:t>
      </w:r>
    </w:p>
  </w:comment>
  <w:comment w:id="1154" w:author="Windows User" w:date="2015-10-30T08:56:00Z" w:initials="WU">
    <w:p w:rsidR="00CE1951" w:rsidRDefault="00CE1951">
      <w:pPr>
        <w:pStyle w:val="CommentText"/>
      </w:pPr>
      <w:r>
        <w:rPr>
          <w:rStyle w:val="CommentReference"/>
        </w:rPr>
        <w:annotationRef/>
      </w:r>
      <w:r>
        <w:t>Upright, or orthodox?</w:t>
      </w:r>
    </w:p>
  </w:comment>
  <w:comment w:id="1158" w:author="Windows User" w:date="2015-10-30T08:56:00Z" w:initials="WU">
    <w:p w:rsidR="00CE1951" w:rsidRDefault="00CE1951">
      <w:pPr>
        <w:pStyle w:val="CommentText"/>
      </w:pPr>
      <w:r>
        <w:rPr>
          <w:rStyle w:val="CommentReference"/>
        </w:rPr>
        <w:annotationRef/>
      </w:r>
      <w:r>
        <w:t>Are we going with ti agia = saint and ti ethowab = the holy?</w:t>
      </w:r>
    </w:p>
  </w:comment>
  <w:comment w:id="1169" w:author="Windows User" w:date="2015-10-30T08:56:00Z" w:initials="WU">
    <w:p w:rsidR="00CE1951" w:rsidRPr="00F905FE" w:rsidRDefault="00CE195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170" w:author="Windows User" w:date="2015-10-30T08:56:00Z" w:initials="WU">
    <w:p w:rsidR="00CE1951" w:rsidRDefault="00CE1951">
      <w:pPr>
        <w:pStyle w:val="CommentText"/>
      </w:pPr>
      <w:r>
        <w:rPr>
          <w:rStyle w:val="CommentReference"/>
        </w:rPr>
        <w:annotationRef/>
      </w:r>
      <w:r>
        <w:t>Typo?</w:t>
      </w:r>
    </w:p>
  </w:comment>
  <w:comment w:id="1184" w:author="Windows User" w:date="2015-10-30T08:56:00Z" w:initials="WU">
    <w:p w:rsidR="00CE1951" w:rsidRPr="00DD5DBC" w:rsidRDefault="00CE195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85" w:author="Windows User" w:date="2015-10-30T08:56:00Z" w:initials="WU">
    <w:p w:rsidR="00CE1951" w:rsidRDefault="00CE1951">
      <w:pPr>
        <w:pStyle w:val="CommentText"/>
      </w:pPr>
      <w:r>
        <w:rPr>
          <w:rStyle w:val="CommentReference"/>
        </w:rPr>
        <w:annotationRef/>
      </w:r>
      <w:r>
        <w:t>What does the Coptic say?</w:t>
      </w:r>
    </w:p>
  </w:comment>
  <w:comment w:id="1186" w:author="Windows User" w:date="2015-10-30T08:56:00Z" w:initials="WU">
    <w:p w:rsidR="00CE1951" w:rsidRDefault="00CE1951">
      <w:pPr>
        <w:pStyle w:val="CommentText"/>
      </w:pPr>
      <w:r>
        <w:rPr>
          <w:rStyle w:val="CommentReference"/>
        </w:rPr>
        <w:annotationRef/>
      </w:r>
      <w:r>
        <w:t>What is being quoted? 2Cor 5?</w:t>
      </w:r>
    </w:p>
  </w:comment>
  <w:comment w:id="1187" w:author="Windows User" w:date="2015-10-30T08:56:00Z" w:initials="WU">
    <w:p w:rsidR="00CE1951" w:rsidRDefault="00CE1951">
      <w:pPr>
        <w:pStyle w:val="CommentText"/>
      </w:pPr>
      <w:r>
        <w:rPr>
          <w:rStyle w:val="CommentReference"/>
        </w:rPr>
        <w:annotationRef/>
      </w:r>
      <w:r>
        <w:t>This is clearly a late composition, bastardizing other hymns. “our father in heaven, the sinless one, with your good father…” right.</w:t>
      </w:r>
    </w:p>
  </w:comment>
  <w:comment w:id="1188" w:author="Windows User" w:date="2015-10-30T08:56:00Z" w:initials="WU">
    <w:p w:rsidR="00CE1951" w:rsidRDefault="00CE1951">
      <w:pPr>
        <w:pStyle w:val="CommentText"/>
      </w:pPr>
      <w:r>
        <w:rPr>
          <w:rStyle w:val="CommentReference"/>
        </w:rPr>
        <w:annotationRef/>
      </w:r>
      <w:r>
        <w:t>Coptic is different from previous verse. What should English be?</w:t>
      </w:r>
    </w:p>
  </w:comment>
  <w:comment w:id="1189" w:author="Windows User" w:date="2015-10-30T08:56:00Z" w:initials="WU">
    <w:p w:rsidR="00CE1951" w:rsidRDefault="00CE1951">
      <w:pPr>
        <w:pStyle w:val="CommentText"/>
      </w:pPr>
      <w:r>
        <w:rPr>
          <w:rStyle w:val="CommentReference"/>
        </w:rPr>
        <w:annotationRef/>
      </w:r>
      <w:r>
        <w:t>Or athletes? Or athletic martyrs?</w:t>
      </w:r>
    </w:p>
  </w:comment>
  <w:comment w:id="1190" w:author="Windows User" w:date="2015-10-30T08:56:00Z" w:initials="WU">
    <w:p w:rsidR="00CE1951" w:rsidRDefault="00CE1951">
      <w:pPr>
        <w:pStyle w:val="CommentText"/>
      </w:pPr>
      <w:r>
        <w:rPr>
          <w:rStyle w:val="CommentReference"/>
        </w:rPr>
        <w:annotationRef/>
      </w:r>
      <w:r>
        <w:t>Or of the martyrs?</w:t>
      </w:r>
    </w:p>
  </w:comment>
  <w:comment w:id="1191" w:author="Windows User" w:date="2015-10-30T08:56:00Z" w:initials="WU">
    <w:p w:rsidR="00CE1951" w:rsidRDefault="00CE1951">
      <w:pPr>
        <w:pStyle w:val="CommentText"/>
      </w:pPr>
      <w:r>
        <w:rPr>
          <w:rStyle w:val="CommentReference"/>
        </w:rPr>
        <w:annotationRef/>
      </w:r>
      <w:r>
        <w:t>Carries or lifts?</w:t>
      </w:r>
    </w:p>
  </w:comment>
  <w:comment w:id="1192" w:author="Windows User" w:date="2015-10-30T08:56:00Z" w:initials="WU">
    <w:p w:rsidR="00CE1951" w:rsidRDefault="00CE1951">
      <w:pPr>
        <w:pStyle w:val="CommentText"/>
      </w:pPr>
      <w:r>
        <w:rPr>
          <w:rStyle w:val="CommentReference"/>
        </w:rPr>
        <w:annotationRef/>
      </w:r>
      <w:r>
        <w:t>Churches?</w:t>
      </w:r>
    </w:p>
    <w:p w:rsidR="00CE1951" w:rsidRDefault="00CE1951">
      <w:pPr>
        <w:pStyle w:val="CommentText"/>
      </w:pPr>
    </w:p>
  </w:comment>
  <w:comment w:id="1193" w:author="Windows User" w:date="2015-10-30T08:56:00Z" w:initials="WU">
    <w:p w:rsidR="00CE1951" w:rsidRDefault="00CE1951">
      <w:pPr>
        <w:pStyle w:val="CommentText"/>
      </w:pPr>
      <w:r>
        <w:rPr>
          <w:rStyle w:val="CommentReference"/>
        </w:rPr>
        <w:annotationRef/>
      </w:r>
      <w:r>
        <w:t>End?</w:t>
      </w:r>
    </w:p>
  </w:comment>
  <w:comment w:id="1197" w:author="Windows User" w:date="2015-10-30T08:56:00Z" w:initials="WU">
    <w:p w:rsidR="00CE1951" w:rsidRDefault="00CE1951">
      <w:pPr>
        <w:pStyle w:val="CommentText"/>
      </w:pPr>
      <w:r>
        <w:rPr>
          <w:rStyle w:val="CommentReference"/>
        </w:rPr>
        <w:annotationRef/>
      </w:r>
      <w:r>
        <w:t>Or full stop. You are worthy of the glory,</w:t>
      </w:r>
    </w:p>
  </w:comment>
  <w:comment w:id="1201" w:author="Windows User" w:date="2015-10-30T08:56:00Z" w:initials="WU">
    <w:p w:rsidR="00CE1951" w:rsidRDefault="00CE1951">
      <w:pPr>
        <w:pStyle w:val="CommentText"/>
      </w:pPr>
      <w:r>
        <w:rPr>
          <w:rStyle w:val="CommentReference"/>
        </w:rPr>
        <w:annotationRef/>
      </w:r>
      <w:r>
        <w:t>?</w:t>
      </w:r>
    </w:p>
  </w:comment>
  <w:comment w:id="1202" w:author="Windows User" w:date="2015-10-30T08:56:00Z" w:initials="WU">
    <w:p w:rsidR="00CE1951" w:rsidRDefault="00CE1951">
      <w:pPr>
        <w:pStyle w:val="CommentText"/>
      </w:pPr>
      <w:r>
        <w:rPr>
          <w:rStyle w:val="CommentReference"/>
        </w:rPr>
        <w:annotationRef/>
      </w:r>
      <w:r>
        <w:t>Is? Or will be? Exalted, or highly exalted?</w:t>
      </w:r>
    </w:p>
  </w:comment>
  <w:comment w:id="1203" w:author="Windows User" w:date="2015-10-30T08:56:00Z" w:initials="WU">
    <w:p w:rsidR="00CE1951" w:rsidRDefault="00CE1951">
      <w:pPr>
        <w:pStyle w:val="CommentText"/>
      </w:pPr>
      <w:r>
        <w:rPr>
          <w:rStyle w:val="CommentReference"/>
        </w:rPr>
        <w:annotationRef/>
      </w:r>
      <w:r>
        <w:t>Bring or offer</w:t>
      </w:r>
    </w:p>
  </w:comment>
  <w:comment w:id="1204" w:author="Windows User" w:date="2015-10-30T08:56:00Z" w:initials="WU">
    <w:p w:rsidR="00CE1951" w:rsidRDefault="00CE1951">
      <w:pPr>
        <w:pStyle w:val="CommentText"/>
      </w:pPr>
      <w:r>
        <w:rPr>
          <w:rStyle w:val="CommentReference"/>
        </w:rPr>
        <w:annotationRef/>
      </w:r>
      <w:r>
        <w:t>Spelling?</w:t>
      </w:r>
    </w:p>
  </w:comment>
  <w:comment w:id="1208" w:author="Windows User" w:date="2015-10-30T08:56:00Z" w:initials="WU">
    <w:p w:rsidR="00CE1951" w:rsidRDefault="00CE1951">
      <w:pPr>
        <w:pStyle w:val="CommentText"/>
      </w:pPr>
      <w:r>
        <w:rPr>
          <w:rStyle w:val="CommentReference"/>
        </w:rPr>
        <w:annotationRef/>
      </w:r>
      <w:r>
        <w:t>Name or Holy Name?</w:t>
      </w:r>
    </w:p>
  </w:comment>
  <w:comment w:id="1212" w:author="Windows User" w:date="2015-10-30T08:56:00Z" w:initials="WU">
    <w:p w:rsidR="00CE1951" w:rsidRDefault="00CE1951">
      <w:pPr>
        <w:pStyle w:val="CommentText"/>
      </w:pPr>
      <w:r>
        <w:rPr>
          <w:rStyle w:val="CommentReference"/>
        </w:rPr>
        <w:annotationRef/>
      </w:r>
      <w:r>
        <w:t>Christ or Jesus Christ?</w:t>
      </w:r>
    </w:p>
  </w:comment>
  <w:comment w:id="1216" w:author="Windows User" w:date="2015-10-30T08:56:00Z" w:initials="WU">
    <w:p w:rsidR="00CE1951" w:rsidRDefault="00CE1951">
      <w:pPr>
        <w:pStyle w:val="CommentText"/>
      </w:pPr>
      <w:r>
        <w:rPr>
          <w:rStyle w:val="CommentReference"/>
        </w:rPr>
        <w:annotationRef/>
      </w:r>
      <w:r>
        <w:t>Name or Holy Name?</w:t>
      </w:r>
    </w:p>
  </w:comment>
  <w:comment w:id="1217" w:author="Windows User" w:date="2015-10-30T08:56:00Z" w:initials="WU">
    <w:p w:rsidR="00CE1951" w:rsidRDefault="00CE1951">
      <w:pPr>
        <w:pStyle w:val="CommentText"/>
      </w:pPr>
      <w:r>
        <w:rPr>
          <w:rStyle w:val="CommentReference"/>
        </w:rPr>
        <w:annotationRef/>
      </w:r>
      <w:r>
        <w:t>To Him? Or by His might/power?</w:t>
      </w:r>
    </w:p>
  </w:comment>
  <w:comment w:id="1218" w:author="Windows User" w:date="2015-10-30T08:56:00Z" w:initials="WU">
    <w:p w:rsidR="00CE1951" w:rsidRDefault="00CE1951">
      <w:pPr>
        <w:pStyle w:val="CommentText"/>
      </w:pPr>
      <w:r>
        <w:rPr>
          <w:rStyle w:val="CommentReference"/>
        </w:rPr>
        <w:annotationRef/>
      </w:r>
      <w:r>
        <w:t>Might, or may?</w:t>
      </w:r>
    </w:p>
  </w:comment>
  <w:comment w:id="1219" w:author="Windows User" w:date="2015-10-30T08:56:00Z" w:initials="WU">
    <w:p w:rsidR="00CE1951" w:rsidRDefault="00CE1951" w:rsidP="00F77A5B">
      <w:pPr>
        <w:pStyle w:val="CommentText"/>
      </w:pPr>
      <w:r>
        <w:rPr>
          <w:rStyle w:val="CommentReference"/>
        </w:rPr>
        <w:annotationRef/>
      </w:r>
      <w:r>
        <w:t>Christ or Jesus Christ?</w:t>
      </w:r>
    </w:p>
  </w:comment>
  <w:comment w:id="1220" w:author="Windows User" w:date="2015-10-30T08:56:00Z" w:initials="WU">
    <w:p w:rsidR="00CE1951" w:rsidRDefault="00CE1951">
      <w:pPr>
        <w:pStyle w:val="CommentText"/>
      </w:pPr>
      <w:r>
        <w:rPr>
          <w:rStyle w:val="CommentReference"/>
        </w:rPr>
        <w:annotationRef/>
      </w:r>
      <w:r>
        <w:t>Miracles?</w:t>
      </w:r>
    </w:p>
  </w:comment>
  <w:comment w:id="1224" w:author="Windows User" w:date="2015-10-30T08:56:00Z" w:initials="WU">
    <w:p w:rsidR="00CE1951" w:rsidRDefault="00CE1951">
      <w:pPr>
        <w:pStyle w:val="CommentText"/>
      </w:pPr>
      <w:r>
        <w:rPr>
          <w:rStyle w:val="CommentReference"/>
        </w:rPr>
        <w:annotationRef/>
      </w:r>
      <w:r>
        <w:t>Name or Holy Name?</w:t>
      </w:r>
    </w:p>
  </w:comment>
  <w:comment w:id="1225" w:author="Windows User" w:date="2015-10-30T08:56:00Z" w:initials="WU">
    <w:p w:rsidR="00CE1951" w:rsidRDefault="00CE1951">
      <w:pPr>
        <w:pStyle w:val="CommentText"/>
      </w:pPr>
      <w:r>
        <w:rPr>
          <w:rStyle w:val="CommentReference"/>
        </w:rPr>
        <w:annotationRef/>
      </w:r>
      <w:r>
        <w:t>To Him? Or by His might/power?</w:t>
      </w:r>
    </w:p>
  </w:comment>
  <w:comment w:id="1226" w:author="Windows User" w:date="2015-10-30T08:56:00Z" w:initials="WU">
    <w:p w:rsidR="00CE1951" w:rsidRDefault="00CE1951">
      <w:pPr>
        <w:pStyle w:val="CommentText"/>
      </w:pPr>
      <w:r>
        <w:rPr>
          <w:rStyle w:val="CommentReference"/>
        </w:rPr>
        <w:annotationRef/>
      </w:r>
      <w:r>
        <w:t>Might, or may?</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1951" w:rsidRDefault="00CE1951" w:rsidP="006D61CA">
      <w:pPr>
        <w:spacing w:after="0" w:line="240" w:lineRule="auto"/>
      </w:pPr>
      <w:r>
        <w:separator/>
      </w:r>
    </w:p>
  </w:endnote>
  <w:endnote w:type="continuationSeparator" w:id="0">
    <w:p w:rsidR="00CE1951" w:rsidRDefault="00CE1951" w:rsidP="006D61C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notTrueType/>
    <w:pitch w:val="variable"/>
    <w:sig w:usb0="00000003" w:usb1="00000000" w:usb2="00000000" w:usb3="00000000" w:csb0="00000001" w:csb1="00000000"/>
  </w:font>
  <w:font w:name="Antonious">
    <w:altName w:val="Arial"/>
    <w:charset w:val="00"/>
    <w:family w:val="swiss"/>
    <w:pitch w:val="variable"/>
    <w:sig w:usb0="00000000" w:usb1="00000000" w:usb2="00000000" w:usb3="00000000" w:csb0="00000000" w:csb1="00000000"/>
  </w:font>
  <w:font w:name="Antonious Normal">
    <w:altName w:val="Mangal"/>
    <w:charset w:val="00"/>
    <w:family w:val="auto"/>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1951" w:rsidRPr="009654EE" w:rsidRDefault="003A78C2" w:rsidP="009654EE">
    <w:pPr>
      <w:pStyle w:val="Footer"/>
      <w:jc w:val="center"/>
      <w:rPr>
        <w:lang w:val="en-US"/>
      </w:rPr>
    </w:pPr>
    <w:r w:rsidRPr="009654EE">
      <w:rPr>
        <w:lang w:val="en-US"/>
      </w:rPr>
      <w:fldChar w:fldCharType="begin"/>
    </w:r>
    <w:r w:rsidR="00CE1951" w:rsidRPr="009654EE">
      <w:rPr>
        <w:lang w:val="en-US"/>
      </w:rPr>
      <w:instrText xml:space="preserve"> PAGE   \* MERGEFORMAT </w:instrText>
    </w:r>
    <w:r w:rsidRPr="009654EE">
      <w:rPr>
        <w:lang w:val="en-US"/>
      </w:rPr>
      <w:fldChar w:fldCharType="separate"/>
    </w:r>
    <w:r w:rsidR="009D45BB">
      <w:rPr>
        <w:noProof/>
        <w:lang w:val="en-US"/>
      </w:rPr>
      <w:t>i</w:t>
    </w:r>
    <w:r w:rsidRPr="009654EE">
      <w:rPr>
        <w:lang w:val="en-US"/>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1951" w:rsidRPr="006D61CA" w:rsidRDefault="003A78C2" w:rsidP="006D61CA">
    <w:pPr>
      <w:pStyle w:val="Footer"/>
      <w:jc w:val="center"/>
      <w:rPr>
        <w:lang w:val="en-US"/>
      </w:rPr>
    </w:pPr>
    <w:r w:rsidRPr="006D61CA">
      <w:rPr>
        <w:lang w:val="en-US"/>
      </w:rPr>
      <w:fldChar w:fldCharType="begin"/>
    </w:r>
    <w:r w:rsidR="00CE1951" w:rsidRPr="006D61CA">
      <w:rPr>
        <w:lang w:val="en-US"/>
      </w:rPr>
      <w:instrText xml:space="preserve"> PAGE   \* MERGEFORMAT </w:instrText>
    </w:r>
    <w:r w:rsidRPr="006D61CA">
      <w:rPr>
        <w:lang w:val="en-US"/>
      </w:rPr>
      <w:fldChar w:fldCharType="separate"/>
    </w:r>
    <w:r w:rsidR="009D45BB">
      <w:rPr>
        <w:noProof/>
        <w:lang w:val="en-US"/>
      </w:rPr>
      <w:t>62</w:t>
    </w:r>
    <w:r w:rsidRPr="006D61CA">
      <w:rPr>
        <w:lang w:val="en-US"/>
      </w:rPr>
      <w:fldChar w:fldCharType="end"/>
    </w:r>
  </w:p>
  <w:p w:rsidR="00CE1951" w:rsidRDefault="00CE1951"/>
  <w:p w:rsidR="00CE1951" w:rsidRDefault="00CE1951"/>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1951" w:rsidRDefault="00CE1951" w:rsidP="006D61CA">
      <w:pPr>
        <w:spacing w:after="0" w:line="240" w:lineRule="auto"/>
      </w:pPr>
      <w:r>
        <w:separator/>
      </w:r>
    </w:p>
  </w:footnote>
  <w:footnote w:type="continuationSeparator" w:id="0">
    <w:p w:rsidR="00CE1951" w:rsidRDefault="00CE1951" w:rsidP="006D61CA">
      <w:pPr>
        <w:spacing w:after="0" w:line="240" w:lineRule="auto"/>
      </w:pPr>
      <w:r>
        <w:continuationSeparator/>
      </w:r>
    </w:p>
  </w:footnote>
  <w:footnote w:id="1">
    <w:p w:rsidR="00CE1951" w:rsidRDefault="00CE1951"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CE1951" w:rsidRDefault="00CE1951"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rsidR="00CE1951" w:rsidRPr="00260CA9" w:rsidRDefault="00CE1951"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rsidR="00CE1951" w:rsidRDefault="00CE1951" w:rsidP="0097428E">
      <w:pPr>
        <w:pStyle w:val="footnote"/>
      </w:pPr>
      <w:r>
        <w:rPr>
          <w:rStyle w:val="FootnoteReference"/>
        </w:rPr>
        <w:footnoteRef/>
      </w:r>
      <w:r>
        <w:t xml:space="preserve"> Literally “hegoumens”, as the monastic and priestly orders have been thoroughly confused.</w:t>
      </w:r>
    </w:p>
  </w:footnote>
  <w:footnote w:id="5">
    <w:p w:rsidR="00CE1951" w:rsidRPr="00B021F8" w:rsidRDefault="00CE1951"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6">
    <w:p w:rsidR="00CE1951" w:rsidRDefault="00CE1951"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7">
    <w:p w:rsidR="00CE1951" w:rsidRDefault="00CE1951" w:rsidP="00323889">
      <w:pPr>
        <w:pStyle w:val="footnote"/>
      </w:pPr>
      <w:r>
        <w:rPr>
          <w:rStyle w:val="FootnoteReference"/>
        </w:rPr>
        <w:footnoteRef/>
      </w:r>
      <w:r>
        <w:t xml:space="preserve"> Or “The Lord’s Annointed”</w:t>
      </w:r>
    </w:p>
  </w:footnote>
  <w:footnote w:id="8">
    <w:p w:rsidR="00CE1951" w:rsidRDefault="00CE1951"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CE1951" w:rsidRDefault="00CE1951" w:rsidP="00130E47">
      <w:pPr>
        <w:pStyle w:val="footnote"/>
      </w:pPr>
      <w:r>
        <w:rPr>
          <w:rStyle w:val="FootnoteReference"/>
        </w:rPr>
        <w:footnoteRef/>
      </w:r>
      <w:r>
        <w:t xml:space="preserve"> Or “The Lord’s Annointed”</w:t>
      </w:r>
    </w:p>
  </w:footnote>
  <w:footnote w:id="10">
    <w:p w:rsidR="00CE1951" w:rsidRDefault="00CE1951"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CE1951" w:rsidRDefault="00CE1951"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rsidR="00CE1951" w:rsidRDefault="00CE1951"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3">
    <w:p w:rsidR="00CE1951" w:rsidRDefault="00CE19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CE1951" w:rsidRDefault="00CE19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CE1951" w:rsidRDefault="00CE19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CE1951" w:rsidRDefault="00CE1951">
      <w:pPr>
        <w:pStyle w:val="FootnoteText"/>
      </w:pPr>
      <w:r>
        <w:rPr>
          <w:rStyle w:val="FootnoteReference"/>
        </w:rPr>
        <w:footnoteRef/>
      </w:r>
      <w:r>
        <w:t xml:space="preserve"> The alternative, shorter Gospel reading is suppressed in current practice</w:t>
      </w:r>
    </w:p>
  </w:footnote>
  <w:footnote w:id="17">
    <w:p w:rsidR="00CE1951" w:rsidRDefault="00CE1951">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8">
    <w:p w:rsidR="00CE1951" w:rsidRDefault="00CE19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rsidR="00CE1951" w:rsidRDefault="00CE19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rsidR="00CE1951" w:rsidRDefault="00CE1951"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rsidR="00CE1951" w:rsidRPr="004A3E27" w:rsidRDefault="00CE1951"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22">
    <w:p w:rsidR="00CE1951" w:rsidRPr="004A3E27" w:rsidRDefault="00CE1951" w:rsidP="00A91B17">
      <w:pPr>
        <w:pStyle w:val="footnote"/>
      </w:pPr>
      <w:r w:rsidRPr="004A3E27">
        <w:rPr>
          <w:rStyle w:val="FootnoteReference"/>
        </w:rPr>
        <w:footnoteRef/>
      </w:r>
      <w:r w:rsidRPr="004A3E27">
        <w:t xml:space="preserve"> ‘An allusion to our Lord’s persecutors mentioned in Acts 4:26’ (St. Augustine).</w:t>
      </w:r>
    </w:p>
  </w:footnote>
  <w:footnote w:id="23">
    <w:p w:rsidR="00CE1951" w:rsidRPr="004A3E27" w:rsidRDefault="00CE1951"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24">
    <w:p w:rsidR="00CE1951" w:rsidRPr="004A3E27" w:rsidRDefault="00CE1951"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5">
    <w:p w:rsidR="00CE1951" w:rsidRPr="004A3E27" w:rsidRDefault="00CE1951"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6">
    <w:p w:rsidR="00CE1951" w:rsidRPr="004A3E27" w:rsidRDefault="00CE1951"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7">
    <w:p w:rsidR="00CE1951" w:rsidRPr="004A3E27" w:rsidRDefault="00CE1951" w:rsidP="00E54261">
      <w:pPr>
        <w:pStyle w:val="FootnoteText"/>
      </w:pPr>
      <w:r w:rsidRPr="004A3E27">
        <w:rPr>
          <w:rStyle w:val="FootnoteReference"/>
        </w:rPr>
        <w:footnoteRef/>
      </w:r>
      <w:r w:rsidRPr="004A3E27">
        <w:t xml:space="preserve"> Pause a moment and give that a little thought.</w:t>
      </w:r>
    </w:p>
  </w:footnote>
  <w:footnote w:id="28">
    <w:p w:rsidR="00CE1951" w:rsidRPr="004A3E27" w:rsidRDefault="00CE1951"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9">
    <w:p w:rsidR="00CE1951" w:rsidRPr="004A3E27" w:rsidRDefault="00CE1951"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0">
    <w:p w:rsidR="00CE1951" w:rsidRPr="004A3E27" w:rsidRDefault="00CE1951"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31">
    <w:p w:rsidR="00CE1951" w:rsidRPr="004A3E27" w:rsidRDefault="00CE1951"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32">
    <w:p w:rsidR="00CE1951" w:rsidRPr="004A3E27" w:rsidRDefault="00CE1951" w:rsidP="00E54261">
      <w:pPr>
        <w:pStyle w:val="FootnoteText"/>
      </w:pPr>
      <w:r w:rsidRPr="004A3E27">
        <w:rPr>
          <w:rStyle w:val="FootnoteReference"/>
        </w:rPr>
        <w:footnoteRef/>
      </w:r>
      <w:r w:rsidRPr="004A3E27">
        <w:t xml:space="preserve"> Or: I rest in peace and fall asleep at once.</w:t>
      </w:r>
    </w:p>
  </w:footnote>
  <w:footnote w:id="33">
    <w:p w:rsidR="00CE1951" w:rsidRPr="004A3E27" w:rsidRDefault="00CE1951" w:rsidP="00E54261">
      <w:pPr>
        <w:pStyle w:val="FootnoteText"/>
      </w:pPr>
      <w:r w:rsidRPr="004A3E27">
        <w:rPr>
          <w:rStyle w:val="FootnoteReference"/>
        </w:rPr>
        <w:footnoteRef/>
      </w:r>
      <w:r w:rsidRPr="004A3E27">
        <w:t xml:space="preserve"> Following the Ethiopian version, which is based on the Septuagint.</w:t>
      </w:r>
    </w:p>
  </w:footnote>
  <w:footnote w:id="34">
    <w:p w:rsidR="00CE1951" w:rsidRPr="004A3E27" w:rsidRDefault="00CE1951"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5">
    <w:p w:rsidR="00CE1951" w:rsidRPr="004A3E27" w:rsidRDefault="00CE1951" w:rsidP="00E54261">
      <w:pPr>
        <w:pStyle w:val="FootnoteText"/>
      </w:pPr>
      <w:r w:rsidRPr="004A3E27">
        <w:rPr>
          <w:rStyle w:val="FootnoteReference"/>
        </w:rPr>
        <w:footnoteRef/>
      </w:r>
      <w:r w:rsidRPr="004A3E27">
        <w:t xml:space="preserve"> cp. Psalm 37:2; Jeremiah 10:24.</w:t>
      </w:r>
    </w:p>
  </w:footnote>
  <w:footnote w:id="36">
    <w:p w:rsidR="00CE1951" w:rsidRPr="004A3E27" w:rsidRDefault="00CE1951"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7">
    <w:p w:rsidR="00CE1951" w:rsidRPr="004A3E27" w:rsidRDefault="00CE1951" w:rsidP="00E54261">
      <w:pPr>
        <w:pStyle w:val="FootnoteText"/>
      </w:pPr>
      <w:r w:rsidRPr="004A3E27">
        <w:rPr>
          <w:rStyle w:val="FootnoteReference"/>
        </w:rPr>
        <w:footnoteRef/>
      </w:r>
      <w:r w:rsidRPr="004A3E27">
        <w:t xml:space="preserve"> cp. Mt. 7:23.</w:t>
      </w:r>
    </w:p>
  </w:footnote>
  <w:footnote w:id="38">
    <w:p w:rsidR="00CE1951" w:rsidRPr="004A3E27" w:rsidRDefault="00CE1951" w:rsidP="00E54261">
      <w:pPr>
        <w:pStyle w:val="FootnoteText"/>
      </w:pPr>
      <w:r w:rsidRPr="004A3E27">
        <w:rPr>
          <w:rStyle w:val="FootnoteReference"/>
        </w:rPr>
        <w:footnoteRef/>
      </w:r>
      <w:r w:rsidRPr="004A3E27">
        <w:t xml:space="preserve"> cp. 1 Pet. 5:8.</w:t>
      </w:r>
    </w:p>
  </w:footnote>
  <w:footnote w:id="39">
    <w:p w:rsidR="00CE1951" w:rsidRPr="004A3E27" w:rsidRDefault="00CE1951" w:rsidP="00E54261">
      <w:pPr>
        <w:pStyle w:val="FootnoteText"/>
      </w:pPr>
      <w:r w:rsidRPr="004A3E27">
        <w:rPr>
          <w:rStyle w:val="FootnoteReference"/>
        </w:rPr>
        <w:footnoteRef/>
      </w:r>
      <w:r w:rsidRPr="004A3E27">
        <w:t xml:space="preserve"> Empties fall (Ephes. 5:18).</w:t>
      </w:r>
    </w:p>
  </w:footnote>
  <w:footnote w:id="40">
    <w:p w:rsidR="00CE1951" w:rsidRPr="004A3E27" w:rsidRDefault="00CE1951"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41">
    <w:p w:rsidR="00CE1951" w:rsidRPr="004A3E27" w:rsidRDefault="00CE1951"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2">
    <w:p w:rsidR="00CE1951" w:rsidRPr="004A3E27" w:rsidRDefault="00CE1951" w:rsidP="00E54261">
      <w:pPr>
        <w:pStyle w:val="FootnoteText"/>
      </w:pPr>
      <w:r w:rsidRPr="004A3E27">
        <w:rPr>
          <w:rStyle w:val="FootnoteReference"/>
        </w:rPr>
        <w:footnoteRef/>
      </w:r>
      <w:r w:rsidRPr="004A3E27">
        <w:t xml:space="preserve"> Mt. 21:16.</w:t>
      </w:r>
    </w:p>
  </w:footnote>
  <w:footnote w:id="43">
    <w:p w:rsidR="00CE1951" w:rsidRPr="004A3E27" w:rsidRDefault="00CE1951"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44">
    <w:p w:rsidR="00CE1951" w:rsidRPr="004A3E27" w:rsidRDefault="00CE1951" w:rsidP="00E54261">
      <w:pPr>
        <w:pStyle w:val="FootnoteText"/>
      </w:pPr>
      <w:r w:rsidRPr="004A3E27">
        <w:rPr>
          <w:rStyle w:val="FootnoteReference"/>
        </w:rPr>
        <w:footnoteRef/>
      </w:r>
      <w:r w:rsidRPr="004A3E27">
        <w:t xml:space="preserve"> Heb. 2:6-8. The Sovereignty of the Son of Man (Messiah).</w:t>
      </w:r>
    </w:p>
  </w:footnote>
  <w:footnote w:id="45">
    <w:p w:rsidR="00CE1951" w:rsidRPr="004A3E27" w:rsidRDefault="00CE1951"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CE1951" w:rsidRPr="004A3E27" w:rsidRDefault="00CE1951" w:rsidP="00435BD3">
      <w:pPr>
        <w:pStyle w:val="FootnoteText"/>
      </w:pPr>
    </w:p>
  </w:footnote>
  <w:footnote w:id="46">
    <w:p w:rsidR="00CE1951" w:rsidRPr="004A3E27" w:rsidRDefault="00CE1951"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7">
    <w:p w:rsidR="00CE1951" w:rsidRPr="004A3E27" w:rsidRDefault="00CE1951"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8">
    <w:p w:rsidR="00CE1951" w:rsidRPr="004A3E27" w:rsidRDefault="00CE1951"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9">
    <w:p w:rsidR="00CE1951" w:rsidRPr="004A3E27" w:rsidRDefault="00CE1951" w:rsidP="00435BD3">
      <w:pPr>
        <w:pStyle w:val="FootnoteText"/>
      </w:pPr>
      <w:r w:rsidRPr="004A3E27">
        <w:rPr>
          <w:rStyle w:val="FootnoteReference"/>
        </w:rPr>
        <w:footnoteRef/>
      </w:r>
      <w:r w:rsidRPr="004A3E27">
        <w:t xml:space="preserve"> cp. 2 Cor. 6:16; 1 Cor. 6:19.</w:t>
      </w:r>
    </w:p>
  </w:footnote>
  <w:footnote w:id="50">
    <w:p w:rsidR="00CE1951" w:rsidRPr="004A3E27" w:rsidRDefault="00CE1951" w:rsidP="00435BD3">
      <w:pPr>
        <w:pStyle w:val="FootnoteText"/>
      </w:pPr>
      <w:r w:rsidRPr="004A3E27">
        <w:rPr>
          <w:rStyle w:val="FootnoteReference"/>
        </w:rPr>
        <w:footnoteRef/>
      </w:r>
      <w:r w:rsidRPr="004A3E27">
        <w:t xml:space="preserve"> cp. Mt. 10:19, 20; Luke 21:12-19.</w:t>
      </w:r>
    </w:p>
  </w:footnote>
  <w:footnote w:id="51">
    <w:p w:rsidR="00CE1951" w:rsidRPr="004A3E27" w:rsidRDefault="00CE1951" w:rsidP="00435BD3">
      <w:pPr>
        <w:pStyle w:val="FootnoteText"/>
      </w:pPr>
      <w:r w:rsidRPr="004A3E27">
        <w:rPr>
          <w:rStyle w:val="FootnoteReference"/>
        </w:rPr>
        <w:footnoteRef/>
      </w:r>
      <w:r w:rsidRPr="004A3E27">
        <w:t xml:space="preserve"> Psalm 13 differs only slightly from Psalm 52. cp. Romans 1:20-25.</w:t>
      </w:r>
    </w:p>
  </w:footnote>
  <w:footnote w:id="52">
    <w:p w:rsidR="00CE1951" w:rsidRPr="004A3E27" w:rsidRDefault="00CE1951"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53">
    <w:p w:rsidR="00CE1951" w:rsidRPr="004A3E27" w:rsidRDefault="00CE1951"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54">
    <w:p w:rsidR="00CE1951" w:rsidRPr="004A3E27" w:rsidRDefault="00CE1951"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5">
    <w:p w:rsidR="00CE1951" w:rsidRPr="004A3E27" w:rsidRDefault="00CE1951" w:rsidP="00435BD3">
      <w:pPr>
        <w:pStyle w:val="FootnoteText"/>
      </w:pPr>
      <w:r w:rsidRPr="004A3E27">
        <w:rPr>
          <w:rStyle w:val="FootnoteReference"/>
        </w:rPr>
        <w:footnoteRef/>
      </w:r>
      <w:r w:rsidRPr="004A3E27">
        <w:t xml:space="preserve"> At: </w:t>
      </w:r>
      <w:r w:rsidRPr="004A3E27">
        <w:rPr>
          <w:i/>
        </w:rPr>
        <w:t>or</w:t>
      </w:r>
      <w:r w:rsidRPr="004A3E27">
        <w:t>, In.</w:t>
      </w:r>
    </w:p>
  </w:footnote>
  <w:footnote w:id="56">
    <w:p w:rsidR="00CE1951" w:rsidRPr="004A3E27" w:rsidRDefault="00CE1951" w:rsidP="00435BD3">
      <w:pPr>
        <w:pStyle w:val="FootnoteText"/>
      </w:pPr>
      <w:r w:rsidRPr="004A3E27">
        <w:rPr>
          <w:rStyle w:val="FootnoteReference"/>
        </w:rPr>
        <w:footnoteRef/>
      </w:r>
      <w:r w:rsidRPr="004A3E27">
        <w:t xml:space="preserve"> i.e. Hear Christ who intercedes on our behalf (1 Cor. 1:30; Rom. 8: 34).</w:t>
      </w:r>
    </w:p>
  </w:footnote>
  <w:footnote w:id="57">
    <w:p w:rsidR="00CE1951" w:rsidRPr="004A3E27" w:rsidRDefault="00CE1951" w:rsidP="00435BD3">
      <w:pPr>
        <w:pStyle w:val="FootnoteText"/>
      </w:pPr>
      <w:r w:rsidRPr="004A3E27">
        <w:rPr>
          <w:rStyle w:val="FootnoteReference"/>
        </w:rPr>
        <w:footnoteRef/>
      </w:r>
      <w:r w:rsidRPr="004A3E27">
        <w:t xml:space="preserve"> cp. 2 Tim. 2:3, 12.</w:t>
      </w:r>
    </w:p>
  </w:footnote>
  <w:footnote w:id="58">
    <w:p w:rsidR="00CE1951" w:rsidRPr="004A3E27" w:rsidRDefault="00CE1951"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9">
    <w:p w:rsidR="00CE1951" w:rsidRPr="004A3E27" w:rsidRDefault="00CE1951" w:rsidP="00435BD3">
      <w:pPr>
        <w:pStyle w:val="FootnoteText"/>
      </w:pPr>
      <w:r w:rsidRPr="004A3E27">
        <w:rPr>
          <w:rStyle w:val="FootnoteReference"/>
        </w:rPr>
        <w:footnoteRef/>
      </w:r>
      <w:r w:rsidRPr="004A3E27">
        <w:t xml:space="preserve"> ‘They cast Me out of their city and now surround Me on the cross’ (St. Augustine).</w:t>
      </w:r>
    </w:p>
  </w:footnote>
  <w:footnote w:id="60">
    <w:p w:rsidR="00CE1951" w:rsidRPr="004A3E27" w:rsidRDefault="00CE1951"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61">
    <w:p w:rsidR="00CE1951" w:rsidRPr="004A3E27" w:rsidRDefault="00CE1951" w:rsidP="00CF35A1">
      <w:pPr>
        <w:pStyle w:val="FootnoteText"/>
      </w:pPr>
      <w:r w:rsidRPr="004A3E27">
        <w:rPr>
          <w:rStyle w:val="FootnoteReference"/>
        </w:rPr>
        <w:footnoteRef/>
      </w:r>
      <w:r w:rsidRPr="004A3E27">
        <w:t xml:space="preserve"> Cp. Acts 2:24.</w:t>
      </w:r>
    </w:p>
  </w:footnote>
  <w:footnote w:id="62">
    <w:p w:rsidR="00CE1951" w:rsidRPr="004A3E27" w:rsidRDefault="00CE1951" w:rsidP="00CF35A1">
      <w:pPr>
        <w:pStyle w:val="FootnoteText"/>
      </w:pPr>
      <w:r w:rsidRPr="004A3E27">
        <w:rPr>
          <w:rStyle w:val="FootnoteReference"/>
        </w:rPr>
        <w:footnoteRef/>
      </w:r>
      <w:r w:rsidRPr="004A3E27">
        <w:t xml:space="preserve"> cp. Exodus 9:23.</w:t>
      </w:r>
    </w:p>
  </w:footnote>
  <w:footnote w:id="63">
    <w:p w:rsidR="00CE1951" w:rsidRPr="004A3E27" w:rsidRDefault="00CE1951"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64">
    <w:p w:rsidR="00CE1951" w:rsidRPr="004A3E27" w:rsidRDefault="00CE1951"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5">
    <w:p w:rsidR="00CE1951" w:rsidRPr="004A3E27" w:rsidRDefault="00CE1951" w:rsidP="00CF35A1">
      <w:pPr>
        <w:pStyle w:val="FootnoteText"/>
      </w:pPr>
      <w:r w:rsidRPr="004A3E27">
        <w:rPr>
          <w:rStyle w:val="FootnoteReference"/>
        </w:rPr>
        <w:footnoteRef/>
      </w:r>
      <w:r w:rsidRPr="004A3E27">
        <w:t xml:space="preserve"> cp. Rev. 21:23.</w:t>
      </w:r>
    </w:p>
  </w:footnote>
  <w:footnote w:id="66">
    <w:p w:rsidR="00CE1951" w:rsidRPr="004A3E27" w:rsidRDefault="00CE1951"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7">
    <w:p w:rsidR="00CE1951" w:rsidRPr="004A3E27" w:rsidRDefault="00CE1951"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8">
    <w:p w:rsidR="00CE1951" w:rsidRPr="004A3E27" w:rsidRDefault="00CE1951" w:rsidP="00CF35A1">
      <w:pPr>
        <w:pStyle w:val="FootnoteText"/>
      </w:pPr>
      <w:r w:rsidRPr="004A3E27">
        <w:rPr>
          <w:rStyle w:val="FootnoteReference"/>
        </w:rPr>
        <w:footnoteRef/>
      </w:r>
      <w:r w:rsidRPr="004A3E27">
        <w:t xml:space="preserve"> Rom. 15:9. Christ in David, Apostles, nations. (cp. Ps. 66:2-6).</w:t>
      </w:r>
    </w:p>
  </w:footnote>
  <w:footnote w:id="69">
    <w:p w:rsidR="00CE1951" w:rsidRPr="004A3E27" w:rsidRDefault="00CE1951"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70">
    <w:p w:rsidR="00CE1951" w:rsidRPr="004A3E27" w:rsidRDefault="00CE1951" w:rsidP="00CF35A1">
      <w:pPr>
        <w:pStyle w:val="FootnoteText"/>
      </w:pPr>
      <w:r w:rsidRPr="004A3E27">
        <w:rPr>
          <w:rStyle w:val="FootnoteReference"/>
        </w:rPr>
        <w:footnoteRef/>
      </w:r>
      <w:r w:rsidRPr="004A3E27">
        <w:t xml:space="preserve"> Rom. 10:18.</w:t>
      </w:r>
    </w:p>
  </w:footnote>
  <w:footnote w:id="71">
    <w:p w:rsidR="00CE1951" w:rsidRPr="004A3E27" w:rsidRDefault="00CE1951" w:rsidP="00CF35A1">
      <w:pPr>
        <w:pStyle w:val="FootnoteText"/>
      </w:pPr>
      <w:r w:rsidRPr="004A3E27">
        <w:rPr>
          <w:rStyle w:val="FootnoteReference"/>
        </w:rPr>
        <w:footnoteRef/>
      </w:r>
      <w:r w:rsidRPr="004A3E27">
        <w:t xml:space="preserve"> cp. Ps. 88:38.</w:t>
      </w:r>
    </w:p>
  </w:footnote>
  <w:footnote w:id="72">
    <w:p w:rsidR="00CE1951" w:rsidRPr="004A3E27" w:rsidRDefault="00CE1951" w:rsidP="00CF35A1">
      <w:pPr>
        <w:pStyle w:val="FootnoteText"/>
      </w:pPr>
      <w:r w:rsidRPr="004A3E27">
        <w:rPr>
          <w:rStyle w:val="FootnoteReference"/>
        </w:rPr>
        <w:footnoteRef/>
      </w:r>
      <w:r w:rsidRPr="004A3E27">
        <w:t xml:space="preserve"> cp. Ps. 118:72.</w:t>
      </w:r>
    </w:p>
  </w:footnote>
  <w:footnote w:id="73">
    <w:p w:rsidR="00CE1951" w:rsidRPr="004A3E27" w:rsidRDefault="00CE1951"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74">
    <w:p w:rsidR="00CE1951" w:rsidRPr="004A3E27" w:rsidRDefault="00CE1951"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5">
    <w:p w:rsidR="00CE1951" w:rsidRPr="004A3E27" w:rsidRDefault="00CE1951"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6">
    <w:p w:rsidR="00CE1951" w:rsidRPr="004A3E27" w:rsidRDefault="00CE1951"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7">
    <w:p w:rsidR="00CE1951" w:rsidRPr="004A3E27" w:rsidRDefault="00CE1951" w:rsidP="00CF35A1">
      <w:pPr>
        <w:pStyle w:val="FootnoteText"/>
      </w:pPr>
      <w:r w:rsidRPr="004A3E27">
        <w:rPr>
          <w:rStyle w:val="FootnoteReference"/>
        </w:rPr>
        <w:footnoteRef/>
      </w:r>
      <w:r w:rsidRPr="004A3E27">
        <w:t xml:space="preserve"> ‘Christ died that we might live’ (1 Thess. 5:10; 1 Pet. 2:24).</w:t>
      </w:r>
    </w:p>
  </w:footnote>
  <w:footnote w:id="78">
    <w:p w:rsidR="00CE1951" w:rsidRPr="004A3E27" w:rsidRDefault="00CE1951" w:rsidP="00CF35A1">
      <w:pPr>
        <w:pStyle w:val="FootnoteText"/>
      </w:pPr>
      <w:r w:rsidRPr="004A3E27">
        <w:rPr>
          <w:rStyle w:val="FootnoteReference"/>
        </w:rPr>
        <w:footnoteRef/>
      </w:r>
      <w:r w:rsidRPr="004A3E27">
        <w:t xml:space="preserve"> Dawn is one of Christ’s names (cp. Lk. 1:78; Mal. 4:2).</w:t>
      </w:r>
    </w:p>
  </w:footnote>
  <w:footnote w:id="79">
    <w:p w:rsidR="00CE1951" w:rsidRPr="004A3E27" w:rsidRDefault="00CE1951"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80">
    <w:p w:rsidR="00CE1951" w:rsidRPr="004A3E27" w:rsidRDefault="00CE1951" w:rsidP="00CF35A1">
      <w:pPr>
        <w:pStyle w:val="FootnoteText"/>
      </w:pPr>
      <w:r w:rsidRPr="004A3E27">
        <w:rPr>
          <w:rStyle w:val="FootnoteReference"/>
        </w:rPr>
        <w:footnoteRef/>
      </w:r>
      <w:r w:rsidRPr="004A3E27">
        <w:t xml:space="preserve"> Mt. 27:39,43; Wis. 2:12-20.</w:t>
      </w:r>
    </w:p>
  </w:footnote>
  <w:footnote w:id="81">
    <w:p w:rsidR="00CE1951" w:rsidRPr="004A3E27" w:rsidRDefault="00CE1951" w:rsidP="00CF35A1">
      <w:pPr>
        <w:pStyle w:val="FootnoteText"/>
      </w:pPr>
      <w:r w:rsidRPr="004A3E27">
        <w:rPr>
          <w:rStyle w:val="FootnoteReference"/>
        </w:rPr>
        <w:footnoteRef/>
      </w:r>
      <w:r w:rsidRPr="004A3E27">
        <w:t xml:space="preserve"> Lam. 2:16; 3:46.</w:t>
      </w:r>
    </w:p>
  </w:footnote>
  <w:footnote w:id="82">
    <w:p w:rsidR="00CE1951" w:rsidRPr="004A3E27" w:rsidRDefault="00CE1951" w:rsidP="00CF35A1">
      <w:pPr>
        <w:pStyle w:val="FootnoteText"/>
      </w:pPr>
      <w:r w:rsidRPr="004A3E27">
        <w:rPr>
          <w:rStyle w:val="FootnoteReference"/>
        </w:rPr>
        <w:footnoteRef/>
      </w:r>
      <w:r w:rsidRPr="004A3E27">
        <w:t xml:space="preserve"> Jn. 19:37.</w:t>
      </w:r>
    </w:p>
  </w:footnote>
  <w:footnote w:id="83">
    <w:p w:rsidR="00CE1951" w:rsidRPr="004A3E27" w:rsidRDefault="00CE1951" w:rsidP="00CF35A1">
      <w:pPr>
        <w:pStyle w:val="FootnoteText"/>
      </w:pPr>
      <w:r w:rsidRPr="004A3E27">
        <w:rPr>
          <w:rStyle w:val="FootnoteReference"/>
        </w:rPr>
        <w:footnoteRef/>
      </w:r>
      <w:r w:rsidRPr="004A3E27">
        <w:t xml:space="preserve"> Jn. 19:24.</w:t>
      </w:r>
    </w:p>
  </w:footnote>
  <w:footnote w:id="84">
    <w:p w:rsidR="00CE1951" w:rsidRPr="004A3E27" w:rsidRDefault="00CE1951"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5">
    <w:p w:rsidR="00CE1951" w:rsidRPr="004A3E27" w:rsidRDefault="00CE1951" w:rsidP="00CF35A1">
      <w:pPr>
        <w:pStyle w:val="FootnoteText"/>
      </w:pPr>
      <w:r w:rsidRPr="004A3E27">
        <w:rPr>
          <w:rStyle w:val="FootnoteReference"/>
        </w:rPr>
        <w:footnoteRef/>
      </w:r>
      <w:r w:rsidRPr="004A3E27">
        <w:t xml:space="preserve"> Hebrews 2:12.</w:t>
      </w:r>
    </w:p>
  </w:footnote>
  <w:footnote w:id="86">
    <w:p w:rsidR="00CE1951" w:rsidRPr="004A3E27" w:rsidRDefault="00CE1951"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7">
    <w:p w:rsidR="00CE1951" w:rsidRPr="004A3E27" w:rsidRDefault="00CE1951" w:rsidP="00CF35A1">
      <w:pPr>
        <w:pStyle w:val="FootnoteText"/>
      </w:pPr>
      <w:r w:rsidRPr="004A3E27">
        <w:rPr>
          <w:rStyle w:val="FootnoteReference"/>
        </w:rPr>
        <w:footnoteRef/>
      </w:r>
      <w:r w:rsidRPr="004A3E27">
        <w:t xml:space="preserve"> Romans 3:24-26; John 17:4; 19:30.</w:t>
      </w:r>
    </w:p>
  </w:footnote>
  <w:footnote w:id="88">
    <w:p w:rsidR="00CE1951" w:rsidRPr="004A3E27" w:rsidRDefault="00CE1951"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9">
    <w:p w:rsidR="00CE1951" w:rsidRPr="004A3E27" w:rsidRDefault="00CE1951" w:rsidP="00CF35A1">
      <w:pPr>
        <w:pStyle w:val="FootnoteText"/>
      </w:pPr>
      <w:r w:rsidRPr="004A3E27">
        <w:rPr>
          <w:rStyle w:val="FootnoteReference"/>
        </w:rPr>
        <w:footnoteRef/>
      </w:r>
      <w:r w:rsidRPr="004A3E27">
        <w:t xml:space="preserve"> cp. Ephes. 5:18.</w:t>
      </w:r>
    </w:p>
  </w:footnote>
  <w:footnote w:id="90">
    <w:p w:rsidR="00CE1951" w:rsidRPr="004A3E27" w:rsidRDefault="00CE1951" w:rsidP="00CF35A1">
      <w:pPr>
        <w:pStyle w:val="FootnoteText"/>
      </w:pPr>
      <w:r w:rsidRPr="004A3E27">
        <w:rPr>
          <w:rStyle w:val="FootnoteReference"/>
        </w:rPr>
        <w:footnoteRef/>
      </w:r>
      <w:r w:rsidRPr="004A3E27">
        <w:t xml:space="preserve"> cp. Ps. 26:4.</w:t>
      </w:r>
    </w:p>
  </w:footnote>
  <w:footnote w:id="91">
    <w:p w:rsidR="00CE1951" w:rsidRPr="004A3E27" w:rsidRDefault="00CE1951" w:rsidP="00CF35A1">
      <w:pPr>
        <w:pStyle w:val="FootnoteText"/>
      </w:pPr>
      <w:r w:rsidRPr="004A3E27">
        <w:rPr>
          <w:rStyle w:val="FootnoteReference"/>
        </w:rPr>
        <w:footnoteRef/>
      </w:r>
      <w:r w:rsidRPr="004A3E27">
        <w:t xml:space="preserve"> 1 Cor. 10:26-28; cp. Psalm 49:12.</w:t>
      </w:r>
    </w:p>
  </w:footnote>
  <w:footnote w:id="92">
    <w:p w:rsidR="00CE1951" w:rsidRPr="004A3E27" w:rsidRDefault="00CE1951" w:rsidP="00CF35A1">
      <w:pPr>
        <w:pStyle w:val="FootnoteText"/>
      </w:pPr>
      <w:r w:rsidRPr="004A3E27">
        <w:rPr>
          <w:rStyle w:val="FootnoteReference"/>
        </w:rPr>
        <w:footnoteRef/>
      </w:r>
      <w:r w:rsidRPr="004A3E27">
        <w:t xml:space="preserve"> Is. 2:2; Dan. 2:35; 1 Cor. 10:4.</w:t>
      </w:r>
    </w:p>
  </w:footnote>
  <w:footnote w:id="93">
    <w:p w:rsidR="00CE1951" w:rsidRPr="004A3E27" w:rsidRDefault="00CE1951"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94">
    <w:p w:rsidR="00CE1951" w:rsidRPr="004A3E27" w:rsidRDefault="00CE1951"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5">
    <w:p w:rsidR="00CE1951" w:rsidRPr="004A3E27" w:rsidRDefault="00CE1951"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6">
    <w:p w:rsidR="00CE1951" w:rsidRPr="004A3E27" w:rsidRDefault="00CE1951"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7">
    <w:p w:rsidR="00CE1951" w:rsidRPr="004A3E27" w:rsidRDefault="00CE1951"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8">
    <w:p w:rsidR="00CE1951" w:rsidRPr="004A3E27" w:rsidRDefault="00CE1951"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9">
    <w:p w:rsidR="00CE1951" w:rsidRPr="004A3E27" w:rsidRDefault="00CE1951"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00">
    <w:p w:rsidR="00CE1951" w:rsidRPr="004A3E27" w:rsidRDefault="00CE1951"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01">
    <w:p w:rsidR="00CE1951" w:rsidRPr="004A3E27" w:rsidRDefault="00CE1951" w:rsidP="002D71F0">
      <w:pPr>
        <w:pStyle w:val="FootnoteText"/>
      </w:pPr>
      <w:r w:rsidRPr="004A3E27">
        <w:rPr>
          <w:rStyle w:val="FootnoteReference"/>
        </w:rPr>
        <w:footnoteRef/>
      </w:r>
      <w:r w:rsidRPr="004A3E27">
        <w:t xml:space="preserve"> churches: assemblies, gatherings, congregations (not buildings).</w:t>
      </w:r>
    </w:p>
  </w:footnote>
  <w:footnote w:id="102">
    <w:p w:rsidR="00CE1951" w:rsidRPr="004A3E27" w:rsidRDefault="00CE1951"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103">
    <w:p w:rsidR="00CE1951" w:rsidRPr="004A3E27" w:rsidRDefault="00CE1951"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CE1951" w:rsidRPr="004A3E27" w:rsidRDefault="00CE1951" w:rsidP="002D71F0">
      <w:pPr>
        <w:pStyle w:val="FootnoteText"/>
      </w:pPr>
      <w:r w:rsidRPr="004A3E27">
        <w:tab/>
        <w:t>‘No sweeter fragrance than to follow Christ,</w:t>
      </w:r>
    </w:p>
    <w:p w:rsidR="00CE1951" w:rsidRPr="004A3E27" w:rsidRDefault="00CE1951" w:rsidP="002D71F0">
      <w:pPr>
        <w:pStyle w:val="FootnoteText"/>
      </w:pPr>
      <w:r w:rsidRPr="004A3E27">
        <w:tab/>
        <w:t>when man makes offerings of a holy life,</w:t>
      </w:r>
    </w:p>
    <w:p w:rsidR="00CE1951" w:rsidRPr="004A3E27" w:rsidRDefault="00CE1951" w:rsidP="002D71F0">
      <w:pPr>
        <w:pStyle w:val="FootnoteText"/>
      </w:pPr>
      <w:r w:rsidRPr="004A3E27">
        <w:tab/>
        <w:t>and offers golden deeds in sacrifice’ (St. Prosper).</w:t>
      </w:r>
    </w:p>
  </w:footnote>
  <w:footnote w:id="104">
    <w:p w:rsidR="00CE1951" w:rsidRPr="004A3E27" w:rsidRDefault="00CE1951" w:rsidP="002D71F0">
      <w:pPr>
        <w:pStyle w:val="FootnoteText"/>
      </w:pPr>
      <w:r w:rsidRPr="004A3E27">
        <w:rPr>
          <w:rStyle w:val="FootnoteReference"/>
        </w:rPr>
        <w:footnoteRef/>
      </w:r>
      <w:r w:rsidRPr="004A3E27">
        <w:t xml:space="preserve"> cp. Psalm 21:11.</w:t>
      </w:r>
    </w:p>
  </w:footnote>
  <w:footnote w:id="105">
    <w:p w:rsidR="00CE1951" w:rsidRPr="004A3E27" w:rsidRDefault="00CE1951" w:rsidP="002D71F0">
      <w:pPr>
        <w:pStyle w:val="FootnoteText"/>
      </w:pPr>
      <w:r w:rsidRPr="004A3E27">
        <w:rPr>
          <w:rStyle w:val="FootnoteReference"/>
        </w:rPr>
        <w:footnoteRef/>
      </w:r>
      <w:r w:rsidRPr="004A3E27">
        <w:t xml:space="preserve"> cp. Isaiah 5:12.</w:t>
      </w:r>
    </w:p>
  </w:footnote>
  <w:footnote w:id="106">
    <w:p w:rsidR="00CE1951" w:rsidRPr="004A3E27" w:rsidRDefault="00CE1951" w:rsidP="002D71F0">
      <w:pPr>
        <w:pStyle w:val="FootnoteText"/>
      </w:pPr>
      <w:r w:rsidRPr="004A3E27">
        <w:rPr>
          <w:rStyle w:val="FootnoteReference"/>
        </w:rPr>
        <w:footnoteRef/>
      </w:r>
      <w:r w:rsidRPr="004A3E27">
        <w:t xml:space="preserve"> Cp. Isaiah 40:11; John 10:11.</w:t>
      </w:r>
    </w:p>
  </w:footnote>
  <w:footnote w:id="107">
    <w:p w:rsidR="00CE1951" w:rsidRPr="004A3E27" w:rsidRDefault="00CE1951" w:rsidP="002D71F0">
      <w:pPr>
        <w:pStyle w:val="FootnoteText"/>
      </w:pPr>
      <w:r w:rsidRPr="004A3E27">
        <w:rPr>
          <w:rStyle w:val="FootnoteReference"/>
        </w:rPr>
        <w:footnoteRef/>
      </w:r>
      <w:r w:rsidRPr="004A3E27">
        <w:t xml:space="preserve"> Cp. Exodus 9:23. In thunderstorms deer often cast their young.</w:t>
      </w:r>
    </w:p>
  </w:footnote>
  <w:footnote w:id="108">
    <w:p w:rsidR="00CE1951" w:rsidRPr="004A3E27" w:rsidRDefault="00CE1951"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9">
    <w:p w:rsidR="00CE1951" w:rsidRPr="004A3E27" w:rsidRDefault="00CE1951"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10">
    <w:p w:rsidR="00CE1951" w:rsidRPr="004A3E27" w:rsidRDefault="00CE1951"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11">
    <w:p w:rsidR="00CE1951" w:rsidRPr="004A3E27" w:rsidRDefault="00CE1951" w:rsidP="002D71F0">
      <w:pPr>
        <w:pStyle w:val="FootnoteText"/>
      </w:pPr>
      <w:r w:rsidRPr="004A3E27">
        <w:rPr>
          <w:rStyle w:val="FootnoteReference"/>
        </w:rPr>
        <w:footnoteRef/>
      </w:r>
      <w:r w:rsidRPr="004A3E27">
        <w:t xml:space="preserve"> Blood signifies death (cp. Lev. 17:14).</w:t>
      </w:r>
    </w:p>
  </w:footnote>
  <w:footnote w:id="112">
    <w:p w:rsidR="00CE1951" w:rsidRPr="004A3E27" w:rsidRDefault="00CE1951"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13">
    <w:p w:rsidR="00CE1951" w:rsidRPr="004A3E27" w:rsidRDefault="00CE1951"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14">
    <w:p w:rsidR="00CE1951" w:rsidRPr="004A3E27" w:rsidRDefault="00CE1951" w:rsidP="002D71F0">
      <w:pPr>
        <w:pStyle w:val="FootnoteText"/>
      </w:pPr>
      <w:r w:rsidRPr="004A3E27">
        <w:rPr>
          <w:rStyle w:val="FootnoteReference"/>
        </w:rPr>
        <w:footnoteRef/>
      </w:r>
      <w:r w:rsidRPr="004A3E27">
        <w:t xml:space="preserve"> Luke 23:46.</w:t>
      </w:r>
    </w:p>
  </w:footnote>
  <w:footnote w:id="115">
    <w:p w:rsidR="00CE1951" w:rsidRPr="004A3E27" w:rsidRDefault="00CE1951"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6">
    <w:p w:rsidR="00CE1951" w:rsidRPr="004A3E27" w:rsidRDefault="00CE1951"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7">
    <w:p w:rsidR="00CE1951" w:rsidRPr="004A3E27" w:rsidRDefault="00CE1951" w:rsidP="002D71F0">
      <w:pPr>
        <w:pStyle w:val="FootnoteText"/>
      </w:pPr>
      <w:r w:rsidRPr="004A3E27">
        <w:rPr>
          <w:rStyle w:val="FootnoteReference"/>
        </w:rPr>
        <w:footnoteRef/>
      </w:r>
      <w:r w:rsidRPr="004A3E27">
        <w:t xml:space="preserve"> The sense of separation from God is the great illusion and madness.</w:t>
      </w:r>
    </w:p>
  </w:footnote>
  <w:footnote w:id="118">
    <w:p w:rsidR="00CE1951" w:rsidRPr="004A3E27" w:rsidRDefault="00CE1951"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9">
    <w:p w:rsidR="00CE1951" w:rsidRPr="004A3E27" w:rsidRDefault="00CE1951"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20">
    <w:p w:rsidR="00CE1951" w:rsidRPr="004A3E27" w:rsidRDefault="00CE1951"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21">
    <w:p w:rsidR="00CE1951" w:rsidRPr="004A3E27" w:rsidRDefault="00CE1951" w:rsidP="002D71F0">
      <w:pPr>
        <w:pStyle w:val="FootnoteText"/>
      </w:pPr>
      <w:r w:rsidRPr="004A3E27">
        <w:rPr>
          <w:rStyle w:val="FootnoteReference"/>
        </w:rPr>
        <w:footnoteRef/>
      </w:r>
      <w:r w:rsidRPr="004A3E27">
        <w:t xml:space="preserve"> Man is made for happiness, fruit of grace, forgiveness, right relations, holiness.</w:t>
      </w:r>
    </w:p>
  </w:footnote>
  <w:footnote w:id="122">
    <w:p w:rsidR="00CE1951" w:rsidRPr="004A3E27" w:rsidRDefault="00CE1951"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23">
    <w:p w:rsidR="00CE1951" w:rsidRPr="004A3E27" w:rsidRDefault="00CE1951"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24">
    <w:p w:rsidR="00CE1951" w:rsidRPr="004A3E27" w:rsidRDefault="00CE1951" w:rsidP="00950468">
      <w:pPr>
        <w:pStyle w:val="FootnoteText"/>
      </w:pPr>
      <w:r w:rsidRPr="004A3E27">
        <w:rPr>
          <w:rStyle w:val="FootnoteReference"/>
        </w:rPr>
        <w:footnoteRef/>
      </w:r>
      <w:r w:rsidRPr="004A3E27">
        <w:t xml:space="preserve"> Naturally and spiritually (Jn. 3:3-6).</w:t>
      </w:r>
    </w:p>
  </w:footnote>
  <w:footnote w:id="125">
    <w:p w:rsidR="00CE1951" w:rsidRPr="004A3E27" w:rsidRDefault="00CE1951"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6">
    <w:p w:rsidR="00CE1951" w:rsidRPr="004A3E27" w:rsidRDefault="00CE1951" w:rsidP="00950468">
      <w:pPr>
        <w:pStyle w:val="FootnoteText"/>
      </w:pPr>
      <w:r w:rsidRPr="004A3E27">
        <w:rPr>
          <w:rStyle w:val="FootnoteReference"/>
        </w:rPr>
        <w:footnoteRef/>
      </w:r>
      <w:r w:rsidRPr="004A3E27">
        <w:t xml:space="preserve"> ‘The land of the living.’</w:t>
      </w:r>
    </w:p>
  </w:footnote>
  <w:footnote w:id="127">
    <w:p w:rsidR="00CE1951" w:rsidRPr="004A3E27" w:rsidRDefault="00CE1951"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8">
    <w:p w:rsidR="00CE1951" w:rsidRPr="004A3E27" w:rsidRDefault="00CE1951" w:rsidP="00950468">
      <w:pPr>
        <w:pStyle w:val="FootnoteText"/>
      </w:pPr>
      <w:r w:rsidRPr="004A3E27">
        <w:rPr>
          <w:rStyle w:val="FootnoteReference"/>
        </w:rPr>
        <w:footnoteRef/>
      </w:r>
      <w:r w:rsidRPr="004A3E27">
        <w:t xml:space="preserve"> John 19:1; Mt. 27:26.</w:t>
      </w:r>
    </w:p>
  </w:footnote>
  <w:footnote w:id="129">
    <w:p w:rsidR="00CE1951" w:rsidRPr="004A3E27" w:rsidRDefault="00CE1951" w:rsidP="00950468">
      <w:pPr>
        <w:pStyle w:val="FootnoteText"/>
      </w:pPr>
      <w:r w:rsidRPr="004A3E27">
        <w:rPr>
          <w:rStyle w:val="FootnoteReference"/>
        </w:rPr>
        <w:footnoteRef/>
      </w:r>
      <w:r w:rsidRPr="004A3E27">
        <w:t xml:space="preserve"> cp. Psalm 21:21.</w:t>
      </w:r>
    </w:p>
  </w:footnote>
  <w:footnote w:id="130">
    <w:p w:rsidR="00CE1951" w:rsidRPr="004A3E27" w:rsidRDefault="00CE1951" w:rsidP="00950468">
      <w:pPr>
        <w:pStyle w:val="FootnoteText"/>
      </w:pPr>
      <w:r w:rsidRPr="004A3E27">
        <w:rPr>
          <w:rStyle w:val="FootnoteReference"/>
        </w:rPr>
        <w:footnoteRef/>
      </w:r>
      <w:r w:rsidRPr="004A3E27">
        <w:t xml:space="preserve"> cp. John 15:25.</w:t>
      </w:r>
    </w:p>
  </w:footnote>
  <w:footnote w:id="131">
    <w:p w:rsidR="00CE1951" w:rsidRPr="004A3E27" w:rsidRDefault="00CE1951" w:rsidP="00950468">
      <w:pPr>
        <w:pStyle w:val="FootnoteText"/>
      </w:pPr>
      <w:r w:rsidRPr="004A3E27">
        <w:rPr>
          <w:rStyle w:val="FootnoteReference"/>
        </w:rPr>
        <w:footnoteRef/>
      </w:r>
      <w:r w:rsidRPr="004A3E27">
        <w:t xml:space="preserve"> cp. Psalm 36:30.</w:t>
      </w:r>
    </w:p>
  </w:footnote>
  <w:footnote w:id="132">
    <w:p w:rsidR="00CE1951" w:rsidRPr="004A3E27" w:rsidRDefault="00CE1951" w:rsidP="00950468">
      <w:pPr>
        <w:pStyle w:val="FootnoteText"/>
      </w:pPr>
      <w:r w:rsidRPr="004A3E27">
        <w:rPr>
          <w:rStyle w:val="FootnoteReference"/>
        </w:rPr>
        <w:footnoteRef/>
      </w:r>
      <w:r w:rsidRPr="004A3E27">
        <w:t xml:space="preserve"> cp. Psalm 109:7.</w:t>
      </w:r>
    </w:p>
  </w:footnote>
  <w:footnote w:id="133">
    <w:p w:rsidR="00CE1951" w:rsidRPr="004A3E27" w:rsidRDefault="00CE1951"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34">
    <w:p w:rsidR="00CE1951" w:rsidRPr="004A3E27" w:rsidRDefault="00CE1951" w:rsidP="00950468">
      <w:pPr>
        <w:pStyle w:val="FootnoteText"/>
      </w:pPr>
      <w:r w:rsidRPr="004A3E27">
        <w:rPr>
          <w:rStyle w:val="FootnoteReference"/>
        </w:rPr>
        <w:footnoteRef/>
      </w:r>
      <w:r w:rsidRPr="004A3E27">
        <w:t xml:space="preserve"> ‘The Prophet asks to be free from passion’ (St. Athanasius).</w:t>
      </w:r>
    </w:p>
  </w:footnote>
  <w:footnote w:id="135">
    <w:p w:rsidR="00CE1951" w:rsidRPr="004A3E27" w:rsidRDefault="00CE1951" w:rsidP="00950468">
      <w:pPr>
        <w:pStyle w:val="FootnoteText"/>
      </w:pPr>
      <w:r w:rsidRPr="004A3E27">
        <w:rPr>
          <w:rStyle w:val="FootnoteReference"/>
        </w:rPr>
        <w:footnoteRef/>
      </w:r>
      <w:r w:rsidRPr="004A3E27">
        <w:t xml:space="preserve"> Prov. 24:19.</w:t>
      </w:r>
    </w:p>
  </w:footnote>
  <w:footnote w:id="136">
    <w:p w:rsidR="00CE1951" w:rsidRPr="004A3E27" w:rsidRDefault="00CE1951"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7">
    <w:p w:rsidR="00CE1951" w:rsidRPr="004A3E27" w:rsidRDefault="00CE1951"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8">
    <w:p w:rsidR="00CE1951" w:rsidRPr="004A3E27" w:rsidRDefault="00CE1951"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9">
    <w:p w:rsidR="00CE1951" w:rsidRPr="004A3E27" w:rsidRDefault="00CE1951"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40">
    <w:p w:rsidR="00CE1951" w:rsidRPr="004A3E27" w:rsidRDefault="00CE1951"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41">
    <w:p w:rsidR="00CE1951" w:rsidRPr="004A3E27" w:rsidRDefault="00CE1951"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42">
    <w:p w:rsidR="00CE1951" w:rsidRPr="004A3E27" w:rsidRDefault="00CE1951" w:rsidP="00950468">
      <w:pPr>
        <w:pStyle w:val="FootnoteText"/>
      </w:pPr>
      <w:r w:rsidRPr="004A3E27">
        <w:rPr>
          <w:rStyle w:val="FootnoteReference"/>
        </w:rPr>
        <w:footnoteRef/>
      </w:r>
      <w:r w:rsidRPr="004A3E27">
        <w:t xml:space="preserve"> ‘Remove sin, and then whatever you see in man is of God’ (St. Augustine)</w:t>
      </w:r>
    </w:p>
  </w:footnote>
  <w:footnote w:id="143">
    <w:p w:rsidR="00CE1951" w:rsidRPr="004A3E27" w:rsidRDefault="00CE1951" w:rsidP="00950468">
      <w:pPr>
        <w:pStyle w:val="FootnoteText"/>
      </w:pPr>
      <w:r w:rsidRPr="004A3E27">
        <w:rPr>
          <w:rStyle w:val="FootnoteReference"/>
        </w:rPr>
        <w:footnoteRef/>
      </w:r>
      <w:r w:rsidRPr="004A3E27">
        <w:t xml:space="preserve"> Compare Ps. 36:1, 37 with Proverbs 24: 19-20 (RSV) and Mt. 5:5-9.</w:t>
      </w:r>
    </w:p>
  </w:footnote>
  <w:footnote w:id="144">
    <w:p w:rsidR="00CE1951" w:rsidRPr="004A3E27" w:rsidRDefault="00CE1951" w:rsidP="00950468">
      <w:pPr>
        <w:pStyle w:val="FootnoteText"/>
      </w:pPr>
      <w:r w:rsidRPr="004A3E27">
        <w:rPr>
          <w:rStyle w:val="FootnoteReference"/>
        </w:rPr>
        <w:footnoteRef/>
      </w:r>
      <w:r w:rsidRPr="004A3E27">
        <w:t xml:space="preserve"> cp. Heb. 12:5-13. Psalm 6:2 is identical with 37:2.</w:t>
      </w:r>
    </w:p>
  </w:footnote>
  <w:footnote w:id="145">
    <w:p w:rsidR="00CE1951" w:rsidRPr="004A3E27" w:rsidRDefault="00CE1951" w:rsidP="00950468">
      <w:pPr>
        <w:pStyle w:val="FootnoteText"/>
      </w:pPr>
      <w:r w:rsidRPr="004A3E27">
        <w:rPr>
          <w:rStyle w:val="FootnoteReference"/>
        </w:rPr>
        <w:footnoteRef/>
      </w:r>
      <w:r w:rsidRPr="004A3E27">
        <w:t xml:space="preserve"> cp. Mt. 19:20. ‘One thing you lack’ (Mk. 10:21).</w:t>
      </w:r>
    </w:p>
  </w:footnote>
  <w:footnote w:id="146">
    <w:p w:rsidR="00CE1951" w:rsidRPr="004A3E27" w:rsidRDefault="00CE1951"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7">
    <w:p w:rsidR="00CE1951" w:rsidRPr="004A3E27" w:rsidRDefault="00CE1951"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8">
    <w:p w:rsidR="00CE1951" w:rsidRPr="004A3E27" w:rsidRDefault="00CE1951" w:rsidP="00950468">
      <w:pPr>
        <w:pStyle w:val="FootnoteText"/>
      </w:pPr>
      <w:r w:rsidRPr="004A3E27">
        <w:rPr>
          <w:rStyle w:val="FootnoteReference"/>
        </w:rPr>
        <w:footnoteRef/>
      </w:r>
      <w:r w:rsidRPr="004A3E27">
        <w:t xml:space="preserve"> cp. 1 Sam. 15:22. Love shown in obedience is the true sacrifice.</w:t>
      </w:r>
    </w:p>
  </w:footnote>
  <w:footnote w:id="149">
    <w:p w:rsidR="00CE1951" w:rsidRPr="004A3E27" w:rsidRDefault="00CE1951"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50">
    <w:p w:rsidR="00CE1951" w:rsidRPr="004A3E27" w:rsidRDefault="00CE1951" w:rsidP="00950468">
      <w:pPr>
        <w:pStyle w:val="FootnoteText"/>
      </w:pPr>
      <w:r w:rsidRPr="004A3E27">
        <w:rPr>
          <w:rStyle w:val="FootnoteReference"/>
        </w:rPr>
        <w:footnoteRef/>
      </w:r>
      <w:r w:rsidRPr="004A3E27">
        <w:t xml:space="preserve"> The great universal Church (cp. St. Athanasius).</w:t>
      </w:r>
    </w:p>
  </w:footnote>
  <w:footnote w:id="151">
    <w:p w:rsidR="00CE1951" w:rsidRPr="004A3E27" w:rsidRDefault="00CE1951" w:rsidP="00950468">
      <w:pPr>
        <w:pStyle w:val="FootnoteText"/>
      </w:pPr>
      <w:r w:rsidRPr="004A3E27">
        <w:rPr>
          <w:rStyle w:val="FootnoteReference"/>
        </w:rPr>
        <w:footnoteRef/>
      </w:r>
      <w:r w:rsidRPr="004A3E27">
        <w:t xml:space="preserve"> John 13:30.</w:t>
      </w:r>
    </w:p>
  </w:footnote>
  <w:footnote w:id="152">
    <w:p w:rsidR="00CE1951" w:rsidRPr="004A3E27" w:rsidRDefault="00CE1951"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53">
    <w:p w:rsidR="00CE1951" w:rsidRPr="004A3E27" w:rsidRDefault="00CE1951"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54">
    <w:p w:rsidR="00CE1951" w:rsidRPr="004A3E27" w:rsidRDefault="00CE1951" w:rsidP="00950468">
      <w:pPr>
        <w:pStyle w:val="FootnoteText"/>
      </w:pPr>
      <w:r w:rsidRPr="004A3E27">
        <w:rPr>
          <w:rStyle w:val="FootnoteReference"/>
        </w:rPr>
        <w:footnoteRef/>
      </w:r>
      <w:r w:rsidRPr="004A3E27">
        <w:t xml:space="preserve"> With the Gospel of forgiveness (1 Sam. 24:17-20; Lk. 23:34).</w:t>
      </w:r>
    </w:p>
  </w:footnote>
  <w:footnote w:id="155">
    <w:p w:rsidR="00CE1951" w:rsidRPr="004A3E27" w:rsidRDefault="00CE1951"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6">
    <w:p w:rsidR="00CE1951" w:rsidRPr="004A3E27" w:rsidRDefault="00CE1951"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7">
    <w:p w:rsidR="00CE1951" w:rsidRPr="004A3E27" w:rsidRDefault="00CE1951"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8">
    <w:p w:rsidR="00CE1951" w:rsidRPr="004A3E27" w:rsidRDefault="00CE1951"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9">
    <w:p w:rsidR="00CE1951" w:rsidRPr="004A3E27" w:rsidRDefault="00CE1951"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60">
    <w:p w:rsidR="00CE1951" w:rsidRPr="004A3E27" w:rsidRDefault="00CE1951"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61">
    <w:p w:rsidR="00CE1951" w:rsidRPr="004A3E27" w:rsidRDefault="00CE1951" w:rsidP="00950468">
      <w:pPr>
        <w:pStyle w:val="FootnoteText"/>
      </w:pPr>
      <w:r w:rsidRPr="004A3E27">
        <w:rPr>
          <w:rStyle w:val="FootnoteReference"/>
        </w:rPr>
        <w:footnoteRef/>
      </w:r>
      <w:r w:rsidRPr="004A3E27">
        <w:t xml:space="preserve"> cp. Rev. 19:11-16.</w:t>
      </w:r>
    </w:p>
  </w:footnote>
  <w:footnote w:id="162">
    <w:p w:rsidR="00CE1951" w:rsidRPr="004A3E27" w:rsidRDefault="00CE1951"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63">
    <w:p w:rsidR="00CE1951" w:rsidRPr="004A3E27" w:rsidRDefault="00CE1951"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64">
    <w:p w:rsidR="00CE1951" w:rsidRPr="004A3E27" w:rsidRDefault="00CE1951"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5">
    <w:p w:rsidR="00CE1951" w:rsidRPr="004A3E27" w:rsidRDefault="00CE1951" w:rsidP="00950468">
      <w:pPr>
        <w:pStyle w:val="FootnoteText"/>
      </w:pPr>
      <w:r w:rsidRPr="004A3E27">
        <w:rPr>
          <w:rStyle w:val="FootnoteReference"/>
        </w:rPr>
        <w:footnoteRef/>
      </w:r>
      <w:r w:rsidRPr="004A3E27">
        <w:t xml:space="preserve"> Rev. 22:1.</w:t>
      </w:r>
    </w:p>
  </w:footnote>
  <w:footnote w:id="166">
    <w:p w:rsidR="00CE1951" w:rsidRPr="004A3E27" w:rsidRDefault="00CE1951"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7">
    <w:p w:rsidR="00CE1951" w:rsidRPr="004A3E27" w:rsidRDefault="00CE1951" w:rsidP="00950468">
      <w:pPr>
        <w:pStyle w:val="FootnoteText"/>
      </w:pPr>
      <w:r w:rsidRPr="004A3E27">
        <w:rPr>
          <w:rStyle w:val="FootnoteReference"/>
        </w:rPr>
        <w:footnoteRef/>
      </w:r>
      <w:r w:rsidRPr="004A3E27">
        <w:t xml:space="preserve"> cp. 75:4; Is. 2:4; 11:9; 65:25; Hos. 2:18; Zac. 9:10.</w:t>
      </w:r>
    </w:p>
  </w:footnote>
  <w:footnote w:id="168">
    <w:p w:rsidR="00CE1951" w:rsidRPr="004A3E27" w:rsidRDefault="00CE1951"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9">
    <w:p w:rsidR="00CE1951" w:rsidRPr="004A3E27" w:rsidRDefault="00CE1951" w:rsidP="00A6346F">
      <w:pPr>
        <w:pStyle w:val="FootnoteText"/>
      </w:pPr>
      <w:r w:rsidRPr="004A3E27">
        <w:rPr>
          <w:rStyle w:val="FootnoteReference"/>
        </w:rPr>
        <w:footnoteRef/>
      </w:r>
      <w:r w:rsidRPr="004A3E27">
        <w:t xml:space="preserve"> ‘The calling of the Gentiles is to be understood, as in 71:9’ (St. Athanasius).</w:t>
      </w:r>
    </w:p>
  </w:footnote>
  <w:footnote w:id="170">
    <w:p w:rsidR="00CE1951" w:rsidRPr="004A3E27" w:rsidRDefault="00CE1951" w:rsidP="00A6346F">
      <w:pPr>
        <w:pStyle w:val="FootnoteText"/>
      </w:pPr>
      <w:r w:rsidRPr="004A3E27">
        <w:rPr>
          <w:rStyle w:val="FootnoteReference"/>
        </w:rPr>
        <w:footnoteRef/>
      </w:r>
      <w:r w:rsidRPr="004A3E27">
        <w:t xml:space="preserve"> Cp. Heb. 12:28,29; Deut. 4:24; 9:3; 10:17-21; Neh. 1:5; Zeph. 2:11.</w:t>
      </w:r>
    </w:p>
  </w:footnote>
  <w:footnote w:id="171">
    <w:p w:rsidR="00CE1951" w:rsidRPr="004A3E27" w:rsidRDefault="00CE1951" w:rsidP="00A6346F">
      <w:pPr>
        <w:pStyle w:val="FootnoteText"/>
      </w:pPr>
      <w:r w:rsidRPr="004A3E27">
        <w:rPr>
          <w:rStyle w:val="FootnoteReference"/>
        </w:rPr>
        <w:footnoteRef/>
      </w:r>
      <w:r w:rsidRPr="004A3E27">
        <w:t xml:space="preserve"> Cp. Ex. 15:17; Is. 58:14: I Pet. 1:4.</w:t>
      </w:r>
    </w:p>
  </w:footnote>
  <w:footnote w:id="172">
    <w:p w:rsidR="00CE1951" w:rsidRPr="004A3E27" w:rsidRDefault="00CE1951"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73">
    <w:p w:rsidR="00CE1951" w:rsidRPr="004A3E27" w:rsidRDefault="00CE1951" w:rsidP="00A6346F">
      <w:pPr>
        <w:pStyle w:val="FootnoteText"/>
      </w:pPr>
      <w:r w:rsidRPr="004A3E27">
        <w:rPr>
          <w:rStyle w:val="FootnoteReference"/>
        </w:rPr>
        <w:footnoteRef/>
      </w:r>
      <w:r w:rsidRPr="004A3E27">
        <w:t xml:space="preserve"> ‘Jerusalem is the city of the great King’ (Mt. 5:35). cp. Lam. 2:15.</w:t>
      </w:r>
    </w:p>
  </w:footnote>
  <w:footnote w:id="174">
    <w:p w:rsidR="00CE1951" w:rsidRPr="004A3E27" w:rsidRDefault="00CE1951"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5">
    <w:p w:rsidR="00CE1951" w:rsidRPr="004A3E27" w:rsidRDefault="00CE1951"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6">
    <w:p w:rsidR="00CE1951" w:rsidRPr="004A3E27" w:rsidRDefault="00CE1951"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7">
    <w:p w:rsidR="00CE1951" w:rsidRPr="004A3E27" w:rsidRDefault="00CE1951"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8">
    <w:p w:rsidR="00CE1951" w:rsidRPr="004A3E27" w:rsidRDefault="00CE1951"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9">
    <w:p w:rsidR="00CE1951" w:rsidRPr="004A3E27" w:rsidRDefault="00CE1951"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80">
    <w:p w:rsidR="00CE1951" w:rsidRPr="004A3E27" w:rsidRDefault="00CE1951"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81">
    <w:p w:rsidR="00CE1951" w:rsidRPr="004A3E27" w:rsidRDefault="00CE1951" w:rsidP="00A6346F">
      <w:pPr>
        <w:pStyle w:val="FootnoteText"/>
      </w:pPr>
      <w:r w:rsidRPr="004A3E27">
        <w:rPr>
          <w:rStyle w:val="FootnoteReference"/>
        </w:rPr>
        <w:footnoteRef/>
      </w:r>
      <w:r w:rsidRPr="004A3E27">
        <w:t xml:space="preserve"> Exodus 12:22; John 19:29; Hebrews 9:19.</w:t>
      </w:r>
    </w:p>
  </w:footnote>
  <w:footnote w:id="182">
    <w:p w:rsidR="00CE1951" w:rsidRPr="004A3E27" w:rsidRDefault="00CE1951"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83">
    <w:p w:rsidR="00CE1951" w:rsidRPr="004A3E27" w:rsidRDefault="00CE1951"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84">
    <w:p w:rsidR="00CE1951" w:rsidRPr="004A3E27" w:rsidRDefault="00CE1951"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5">
    <w:p w:rsidR="00CE1951" w:rsidRPr="004A3E27" w:rsidRDefault="00CE1951" w:rsidP="00A6346F">
      <w:pPr>
        <w:pStyle w:val="FootnoteText"/>
      </w:pPr>
      <w:r w:rsidRPr="004A3E27">
        <w:rPr>
          <w:rStyle w:val="FootnoteReference"/>
        </w:rPr>
        <w:footnoteRef/>
      </w:r>
      <w:r w:rsidRPr="004A3E27">
        <w:t xml:space="preserve"> Lk. 10:18; 2 Thess. 1:6.</w:t>
      </w:r>
    </w:p>
  </w:footnote>
  <w:footnote w:id="186">
    <w:p w:rsidR="00CE1951" w:rsidRPr="004A3E27" w:rsidRDefault="00CE1951" w:rsidP="00A6346F">
      <w:pPr>
        <w:pStyle w:val="FootnoteText"/>
      </w:pPr>
      <w:r w:rsidRPr="004A3E27">
        <w:rPr>
          <w:rStyle w:val="FootnoteReference"/>
        </w:rPr>
        <w:footnoteRef/>
      </w:r>
      <w:r w:rsidRPr="004A3E27">
        <w:t xml:space="preserve"> I will fly by activity and be at rest by contemplation and humility.’ (St. John Climacus, Ladder 4:1)</w:t>
      </w:r>
    </w:p>
  </w:footnote>
  <w:footnote w:id="187">
    <w:p w:rsidR="00CE1951" w:rsidRPr="004A3E27" w:rsidRDefault="00CE1951" w:rsidP="00A6346F">
      <w:pPr>
        <w:pStyle w:val="FootnoteText"/>
      </w:pPr>
      <w:r w:rsidRPr="004A3E27">
        <w:rPr>
          <w:rStyle w:val="FootnoteReference"/>
        </w:rPr>
        <w:footnoteRef/>
      </w:r>
      <w:r w:rsidRPr="004A3E27">
        <w:t xml:space="preserve"> cp. 1 Peter 5:7.</w:t>
      </w:r>
    </w:p>
  </w:footnote>
  <w:footnote w:id="188">
    <w:p w:rsidR="00CE1951" w:rsidRPr="004A3E27" w:rsidRDefault="00CE1951" w:rsidP="009E7111">
      <w:pPr>
        <w:pStyle w:val="FootnoteText"/>
      </w:pPr>
      <w:r w:rsidRPr="004A3E27">
        <w:rPr>
          <w:rStyle w:val="FootnoteReference"/>
        </w:rPr>
        <w:footnoteRef/>
      </w:r>
      <w:r w:rsidRPr="004A3E27">
        <w:t xml:space="preserve"> cp. Ephes 6:12; 1 Tim 4:1; Rev. 16:14.</w:t>
      </w:r>
    </w:p>
  </w:footnote>
  <w:footnote w:id="189">
    <w:p w:rsidR="00CE1951" w:rsidRPr="004A3E27" w:rsidRDefault="00CE1951"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90">
    <w:p w:rsidR="00CE1951" w:rsidRPr="004A3E27" w:rsidRDefault="00CE1951"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91">
    <w:p w:rsidR="00CE1951" w:rsidRPr="004A3E27" w:rsidRDefault="00CE1951"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92">
    <w:p w:rsidR="00CE1951" w:rsidRPr="004A3E27" w:rsidRDefault="00CE1951" w:rsidP="009E7111">
      <w:pPr>
        <w:pStyle w:val="FootnoteText"/>
      </w:pPr>
      <w:r w:rsidRPr="004A3E27">
        <w:rPr>
          <w:rStyle w:val="FootnoteReference"/>
        </w:rPr>
        <w:footnoteRef/>
      </w:r>
      <w:r w:rsidRPr="004A3E27">
        <w:t xml:space="preserve"> Verses 8-12 are repeated almost verbatim in Ps. 107:2-6.</w:t>
      </w:r>
    </w:p>
  </w:footnote>
  <w:footnote w:id="193">
    <w:p w:rsidR="00CE1951" w:rsidRPr="004A3E27" w:rsidRDefault="00CE1951" w:rsidP="009E7111">
      <w:pPr>
        <w:pStyle w:val="FootnoteText"/>
      </w:pPr>
      <w:r w:rsidRPr="004A3E27">
        <w:rPr>
          <w:rStyle w:val="FootnoteReference"/>
        </w:rPr>
        <w:footnoteRef/>
      </w:r>
      <w:r w:rsidRPr="004A3E27">
        <w:t xml:space="preserve"> Mercy: love (Luke 10:37).</w:t>
      </w:r>
    </w:p>
  </w:footnote>
  <w:footnote w:id="194">
    <w:p w:rsidR="00CE1951" w:rsidRPr="004A3E27" w:rsidRDefault="00CE1951" w:rsidP="009E7111">
      <w:pPr>
        <w:pStyle w:val="FootnoteText"/>
      </w:pPr>
      <w:r w:rsidRPr="004A3E27">
        <w:rPr>
          <w:rStyle w:val="FootnoteReference"/>
        </w:rPr>
        <w:footnoteRef/>
      </w:r>
      <w:r w:rsidRPr="004A3E27">
        <w:t xml:space="preserve"> cp. Lk. 21:20-24. Warning signals were lit on mountain tops in times of danger.</w:t>
      </w:r>
    </w:p>
  </w:footnote>
  <w:footnote w:id="195">
    <w:p w:rsidR="00CE1951" w:rsidRPr="004A3E27" w:rsidRDefault="00CE1951" w:rsidP="009E7111">
      <w:pPr>
        <w:pStyle w:val="FootnoteText"/>
      </w:pPr>
      <w:r w:rsidRPr="004A3E27">
        <w:rPr>
          <w:rStyle w:val="FootnoteReference"/>
        </w:rPr>
        <w:footnoteRef/>
      </w:r>
      <w:r w:rsidRPr="004A3E27">
        <w:t xml:space="preserve"> Washbowl: i.e. reduced to the most menial servitude.</w:t>
      </w:r>
    </w:p>
  </w:footnote>
  <w:footnote w:id="196">
    <w:p w:rsidR="00CE1951" w:rsidRPr="004A3E27" w:rsidRDefault="00CE1951"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7">
    <w:p w:rsidR="00CE1951" w:rsidRPr="004A3E27" w:rsidRDefault="00CE1951"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8">
    <w:p w:rsidR="00CE1951" w:rsidRPr="004A3E27" w:rsidRDefault="00CE1951" w:rsidP="009E7111">
      <w:pPr>
        <w:pStyle w:val="FootnoteText"/>
      </w:pPr>
      <w:r w:rsidRPr="004A3E27">
        <w:rPr>
          <w:rStyle w:val="FootnoteReference"/>
        </w:rPr>
        <w:footnoteRef/>
      </w:r>
      <w:r w:rsidRPr="004A3E27">
        <w:t xml:space="preserve"> Cp. Lev. 19:35-37; Deut. 25:13-16; Ezek.45:10; Mic. 6:10,11; Prov. 11:1.</w:t>
      </w:r>
    </w:p>
  </w:footnote>
  <w:footnote w:id="199">
    <w:p w:rsidR="00CE1951" w:rsidRPr="004A3E27" w:rsidRDefault="00CE1951" w:rsidP="009E7111">
      <w:pPr>
        <w:pStyle w:val="FootnoteText"/>
      </w:pPr>
      <w:r w:rsidRPr="004A3E27">
        <w:rPr>
          <w:rStyle w:val="FootnoteReference"/>
        </w:rPr>
        <w:footnoteRef/>
      </w:r>
      <w:r w:rsidRPr="004A3E27">
        <w:t xml:space="preserve"> Cp. ‘brood of vipers’ (Matt. 12:34; 23:33).</w:t>
      </w:r>
    </w:p>
  </w:footnote>
  <w:footnote w:id="200">
    <w:p w:rsidR="00CE1951" w:rsidRPr="004A3E27" w:rsidRDefault="00CE1951" w:rsidP="009E7111">
      <w:pPr>
        <w:pStyle w:val="FootnoteText"/>
      </w:pPr>
      <w:r w:rsidRPr="004A3E27">
        <w:rPr>
          <w:rStyle w:val="FootnoteReference"/>
        </w:rPr>
        <w:footnoteRef/>
      </w:r>
      <w:r w:rsidRPr="004A3E27">
        <w:t xml:space="preserve"> Job. 33:14.</w:t>
      </w:r>
    </w:p>
  </w:footnote>
  <w:footnote w:id="201">
    <w:p w:rsidR="00CE1951" w:rsidRPr="004A3E27" w:rsidRDefault="00CE1951" w:rsidP="009E7111">
      <w:pPr>
        <w:pStyle w:val="FootnoteText"/>
      </w:pPr>
      <w:r w:rsidRPr="004A3E27">
        <w:rPr>
          <w:rStyle w:val="FootnoteReference"/>
        </w:rPr>
        <w:footnoteRef/>
      </w:r>
      <w:r w:rsidRPr="004A3E27">
        <w:t xml:space="preserve"> ‘What is this glue? It is love.’ says St. Augustine.</w:t>
      </w:r>
    </w:p>
  </w:footnote>
  <w:footnote w:id="202">
    <w:p w:rsidR="00CE1951" w:rsidRPr="004A3E27" w:rsidRDefault="00CE1951"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203">
    <w:p w:rsidR="00CE1951" w:rsidRPr="004A3E27" w:rsidRDefault="00CE1951" w:rsidP="00C879D4">
      <w:pPr>
        <w:pStyle w:val="FootnoteText"/>
      </w:pPr>
      <w:r w:rsidRPr="004A3E27">
        <w:rPr>
          <w:rStyle w:val="FootnoteReference"/>
        </w:rPr>
        <w:footnoteRef/>
      </w:r>
      <w:r w:rsidRPr="004A3E27">
        <w:t xml:space="preserve"> So the Slavonic (Greek often omits ‘stillest’).</w:t>
      </w:r>
    </w:p>
  </w:footnote>
  <w:footnote w:id="204">
    <w:p w:rsidR="00CE1951" w:rsidRPr="004A3E27" w:rsidRDefault="00CE1951"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5">
    <w:p w:rsidR="00CE1951" w:rsidRPr="004A3E27" w:rsidRDefault="00CE1951"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6">
    <w:p w:rsidR="00CE1951" w:rsidRPr="004A3E27" w:rsidRDefault="00CE1951"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7">
    <w:p w:rsidR="00CE1951" w:rsidRPr="004A3E27" w:rsidRDefault="00CE1951" w:rsidP="00C879D4">
      <w:pPr>
        <w:pStyle w:val="FootnoteText"/>
      </w:pPr>
      <w:r w:rsidRPr="004A3E27">
        <w:rPr>
          <w:rStyle w:val="FootnoteReference"/>
        </w:rPr>
        <w:footnoteRef/>
      </w:r>
      <w:r w:rsidRPr="004A3E27">
        <w:t xml:space="preserve"> See footnote 62. &lt;2 previously&gt;</w:t>
      </w:r>
    </w:p>
  </w:footnote>
  <w:footnote w:id="208">
    <w:p w:rsidR="00CE1951" w:rsidRPr="004A3E27" w:rsidRDefault="00CE1951"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9">
    <w:p w:rsidR="00CE1951" w:rsidRPr="004A3E27" w:rsidRDefault="00CE1951" w:rsidP="00C879D4">
      <w:pPr>
        <w:pStyle w:val="FootnoteText"/>
      </w:pPr>
      <w:r w:rsidRPr="004A3E27">
        <w:rPr>
          <w:rStyle w:val="FootnoteReference"/>
        </w:rPr>
        <w:footnoteRef/>
      </w:r>
      <w:r w:rsidRPr="004A3E27">
        <w:t xml:space="preserve"> ‘What God has planned for His lovers’ (1 Cor. 2:9).</w:t>
      </w:r>
    </w:p>
  </w:footnote>
  <w:footnote w:id="210">
    <w:p w:rsidR="00CE1951" w:rsidRPr="004A3E27" w:rsidRDefault="00CE1951"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11">
    <w:p w:rsidR="00CE1951" w:rsidRPr="004A3E27" w:rsidRDefault="00CE1951"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12">
    <w:p w:rsidR="00CE1951" w:rsidRPr="004A3E27" w:rsidRDefault="00CE1951"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13">
    <w:p w:rsidR="00CE1951" w:rsidRPr="004A3E27" w:rsidRDefault="00CE1951"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14">
    <w:p w:rsidR="00CE1951" w:rsidRPr="004A3E27" w:rsidRDefault="00CE1951"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5">
    <w:p w:rsidR="00CE1951" w:rsidRPr="004A3E27" w:rsidRDefault="00CE1951" w:rsidP="00C879D4">
      <w:pPr>
        <w:pStyle w:val="FootnoteText"/>
      </w:pPr>
      <w:r w:rsidRPr="004A3E27">
        <w:rPr>
          <w:rStyle w:val="FootnoteReference"/>
        </w:rPr>
        <w:footnoteRef/>
      </w:r>
      <w:r w:rsidRPr="004A3E27">
        <w:t xml:space="preserve"> Numbers 10:35. Cp. Exodus 14.</w:t>
      </w:r>
    </w:p>
  </w:footnote>
  <w:footnote w:id="216">
    <w:p w:rsidR="00CE1951" w:rsidRPr="004A3E27" w:rsidRDefault="00CE1951"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7">
    <w:p w:rsidR="00CE1951" w:rsidRPr="004A3E27" w:rsidRDefault="00CE1951" w:rsidP="00C879D4">
      <w:pPr>
        <w:pStyle w:val="FootnoteText"/>
      </w:pPr>
      <w:r w:rsidRPr="004A3E27">
        <w:rPr>
          <w:rStyle w:val="FootnoteReference"/>
        </w:rPr>
        <w:footnoteRef/>
      </w:r>
      <w:r w:rsidRPr="004A3E27">
        <w:t xml:space="preserve"> Luke 4:32.</w:t>
      </w:r>
    </w:p>
  </w:footnote>
  <w:footnote w:id="218">
    <w:p w:rsidR="00CE1951" w:rsidRPr="004A3E27" w:rsidRDefault="00CE1951"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9">
    <w:p w:rsidR="00CE1951" w:rsidRPr="004A3E27" w:rsidRDefault="00CE1951" w:rsidP="00C879D4">
      <w:pPr>
        <w:pStyle w:val="FootnoteText"/>
      </w:pPr>
      <w:r w:rsidRPr="004A3E27">
        <w:rPr>
          <w:rStyle w:val="FootnoteReference"/>
        </w:rPr>
        <w:footnoteRef/>
      </w:r>
      <w:r w:rsidRPr="004A3E27">
        <w:t xml:space="preserve"> Cp. Ephes. 4:8.</w:t>
      </w:r>
    </w:p>
  </w:footnote>
  <w:footnote w:id="220">
    <w:p w:rsidR="00CE1951" w:rsidRPr="004A3E27" w:rsidRDefault="00CE1951"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21">
    <w:p w:rsidR="00CE1951" w:rsidRPr="004A3E27" w:rsidRDefault="00CE1951"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22">
    <w:p w:rsidR="00CE1951" w:rsidRPr="004A3E27" w:rsidRDefault="00CE1951"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23">
    <w:p w:rsidR="00CE1951" w:rsidRPr="004A3E27" w:rsidRDefault="00CE1951"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24">
    <w:p w:rsidR="00CE1951" w:rsidRPr="004A3E27" w:rsidRDefault="00CE1951" w:rsidP="00C879D4">
      <w:pPr>
        <w:pStyle w:val="FootnoteText"/>
      </w:pPr>
      <w:r w:rsidRPr="004A3E27">
        <w:rPr>
          <w:rStyle w:val="FootnoteReference"/>
        </w:rPr>
        <w:footnoteRef/>
      </w:r>
      <w:r w:rsidRPr="004A3E27">
        <w:t xml:space="preserve"> Mk. 15:29; Jn. 2:17; Rom. 15:3.</w:t>
      </w:r>
    </w:p>
  </w:footnote>
  <w:footnote w:id="225">
    <w:p w:rsidR="00CE1951" w:rsidRPr="004A3E27" w:rsidRDefault="00CE1951" w:rsidP="00C879D4">
      <w:pPr>
        <w:pStyle w:val="FootnoteText"/>
      </w:pPr>
      <w:r w:rsidRPr="004A3E27">
        <w:rPr>
          <w:rStyle w:val="FootnoteReference"/>
        </w:rPr>
        <w:footnoteRef/>
      </w:r>
      <w:r w:rsidRPr="004A3E27">
        <w:t xml:space="preserve"> The elders and chief priests.</w:t>
      </w:r>
    </w:p>
  </w:footnote>
  <w:footnote w:id="226">
    <w:p w:rsidR="00CE1951" w:rsidRPr="004A3E27" w:rsidRDefault="00CE1951"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7">
    <w:p w:rsidR="00CE1951" w:rsidRPr="004A3E27" w:rsidRDefault="00CE1951" w:rsidP="00C879D4">
      <w:pPr>
        <w:pStyle w:val="FootnoteText"/>
      </w:pPr>
      <w:r w:rsidRPr="004A3E27">
        <w:rPr>
          <w:rStyle w:val="FootnoteReference"/>
        </w:rPr>
        <w:footnoteRef/>
      </w:r>
      <w:r w:rsidRPr="004A3E27">
        <w:t xml:space="preserve"> Mt. 16:21; Mk. 8:31.</w:t>
      </w:r>
    </w:p>
  </w:footnote>
  <w:footnote w:id="228">
    <w:p w:rsidR="00CE1951" w:rsidRPr="004A3E27" w:rsidRDefault="00CE1951" w:rsidP="00C879D4">
      <w:pPr>
        <w:pStyle w:val="FootnoteText"/>
      </w:pPr>
      <w:r w:rsidRPr="004A3E27">
        <w:rPr>
          <w:rStyle w:val="FootnoteReference"/>
        </w:rPr>
        <w:footnoteRef/>
      </w:r>
      <w:r w:rsidRPr="004A3E27">
        <w:t xml:space="preserve"> Mt. 27:34.</w:t>
      </w:r>
    </w:p>
  </w:footnote>
  <w:footnote w:id="229">
    <w:p w:rsidR="00CE1951" w:rsidRPr="004A3E27" w:rsidRDefault="00CE1951" w:rsidP="00C879D4">
      <w:pPr>
        <w:pStyle w:val="FootnoteText"/>
      </w:pPr>
      <w:r w:rsidRPr="004A3E27">
        <w:rPr>
          <w:rStyle w:val="FootnoteReference"/>
        </w:rPr>
        <w:footnoteRef/>
      </w:r>
      <w:r w:rsidRPr="004A3E27">
        <w:t xml:space="preserve"> Cp. Rom. 11:9,10.</w:t>
      </w:r>
    </w:p>
  </w:footnote>
  <w:footnote w:id="230">
    <w:p w:rsidR="00CE1951" w:rsidRPr="004A3E27" w:rsidRDefault="00CE1951"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31">
    <w:p w:rsidR="00CE1951" w:rsidRPr="004A3E27" w:rsidRDefault="00CE1951" w:rsidP="00C879D4">
      <w:pPr>
        <w:pStyle w:val="FootnoteText"/>
      </w:pPr>
      <w:r w:rsidRPr="004A3E27">
        <w:rPr>
          <w:rStyle w:val="FootnoteReference"/>
        </w:rPr>
        <w:footnoteRef/>
      </w:r>
      <w:r w:rsidRPr="004A3E27">
        <w:t xml:space="preserve"> Ps. 69:3-7 differs only slightly from Ps. 39:15-18.</w:t>
      </w:r>
    </w:p>
  </w:footnote>
  <w:footnote w:id="232">
    <w:p w:rsidR="00CE1951" w:rsidRPr="004A3E27" w:rsidRDefault="00CE1951" w:rsidP="00CA0029">
      <w:pPr>
        <w:pStyle w:val="FootnoteText"/>
      </w:pPr>
      <w:r w:rsidRPr="004A3E27">
        <w:rPr>
          <w:rStyle w:val="FootnoteReference"/>
        </w:rPr>
        <w:footnoteRef/>
      </w:r>
      <w:r w:rsidRPr="004A3E27">
        <w:t xml:space="preserve"> The first three lines of Psalms 70 and 30 are identical. See footnote there.</w:t>
      </w:r>
    </w:p>
  </w:footnote>
  <w:footnote w:id="233">
    <w:p w:rsidR="00CE1951" w:rsidRPr="004A3E27" w:rsidRDefault="00CE1951"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34">
    <w:p w:rsidR="00CE1951" w:rsidRPr="004A3E27" w:rsidRDefault="00CE1951" w:rsidP="00CA0029">
      <w:pPr>
        <w:pStyle w:val="FootnoteText"/>
      </w:pPr>
      <w:r w:rsidRPr="004A3E27">
        <w:rPr>
          <w:rStyle w:val="FootnoteReference"/>
        </w:rPr>
        <w:footnoteRef/>
      </w:r>
      <w:r w:rsidRPr="004A3E27">
        <w:t xml:space="preserve"> Ephes. 3:10; 4:8.</w:t>
      </w:r>
    </w:p>
  </w:footnote>
  <w:footnote w:id="235">
    <w:p w:rsidR="00CE1951" w:rsidRPr="004A3E27" w:rsidRDefault="00CE1951"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6">
    <w:p w:rsidR="00CE1951" w:rsidRPr="004A3E27" w:rsidRDefault="00CE1951"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7">
    <w:p w:rsidR="00CE1951" w:rsidRPr="004A3E27" w:rsidRDefault="00CE1951"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8">
    <w:p w:rsidR="00CE1951" w:rsidRPr="004A3E27" w:rsidRDefault="00CE1951" w:rsidP="00CA0029">
      <w:pPr>
        <w:pStyle w:val="FootnoteText"/>
      </w:pPr>
      <w:r w:rsidRPr="004A3E27">
        <w:rPr>
          <w:rStyle w:val="FootnoteReference"/>
        </w:rPr>
        <w:footnoteRef/>
      </w:r>
      <w:r w:rsidRPr="004A3E27">
        <w:t xml:space="preserve"> Rivers: Tigris and Euphrates.</w:t>
      </w:r>
    </w:p>
  </w:footnote>
  <w:footnote w:id="239">
    <w:p w:rsidR="00CE1951" w:rsidRPr="004A3E27" w:rsidRDefault="00CE1951" w:rsidP="00CA0029">
      <w:pPr>
        <w:pStyle w:val="FootnoteText"/>
      </w:pPr>
      <w:r w:rsidRPr="004A3E27">
        <w:rPr>
          <w:rStyle w:val="FootnoteReference"/>
        </w:rPr>
        <w:footnoteRef/>
      </w:r>
      <w:r w:rsidRPr="004A3E27">
        <w:t xml:space="preserve"> Cp. Ps. 47:8.</w:t>
      </w:r>
    </w:p>
  </w:footnote>
  <w:footnote w:id="240">
    <w:p w:rsidR="00CE1951" w:rsidRPr="004A3E27" w:rsidRDefault="00CE1951" w:rsidP="00CA0029">
      <w:pPr>
        <w:pStyle w:val="FootnoteText"/>
      </w:pPr>
      <w:r w:rsidRPr="004A3E27">
        <w:rPr>
          <w:rStyle w:val="FootnoteReference"/>
        </w:rPr>
        <w:footnoteRef/>
      </w:r>
      <w:r w:rsidRPr="004A3E27">
        <w:t xml:space="preserve"> Cp. Rev. 1:18; Heb. 7:25; Num. 14:28.</w:t>
      </w:r>
    </w:p>
  </w:footnote>
  <w:footnote w:id="241">
    <w:p w:rsidR="00CE1951" w:rsidRPr="004A3E27" w:rsidRDefault="00CE1951"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42">
    <w:p w:rsidR="00CE1951" w:rsidRPr="004A3E27" w:rsidRDefault="00CE1951"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43">
    <w:p w:rsidR="00CE1951" w:rsidRPr="004A3E27" w:rsidRDefault="00CE1951"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CE1951" w:rsidRPr="004A3E27" w:rsidRDefault="00CE1951" w:rsidP="00CA0029">
      <w:pPr>
        <w:pStyle w:val="FootnoteText"/>
      </w:pPr>
      <w:r w:rsidRPr="004A3E27">
        <w:tab/>
        <w:t>For them there are no pains;</w:t>
      </w:r>
    </w:p>
    <w:p w:rsidR="00CE1951" w:rsidRPr="004A3E27" w:rsidRDefault="00CE1951" w:rsidP="00CA0029">
      <w:pPr>
        <w:pStyle w:val="FootnoteText"/>
      </w:pPr>
      <w:r w:rsidRPr="004A3E27">
        <w:tab/>
        <w:t>fit and strong are their bodies.</w:t>
      </w:r>
    </w:p>
  </w:footnote>
  <w:footnote w:id="244">
    <w:p w:rsidR="00CE1951" w:rsidRPr="004A3E27" w:rsidRDefault="00CE1951"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5">
    <w:p w:rsidR="00CE1951" w:rsidRPr="004A3E27" w:rsidRDefault="00CE1951"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6">
    <w:p w:rsidR="00CE1951" w:rsidRPr="004A3E27" w:rsidRDefault="00CE1951"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7">
    <w:p w:rsidR="00CE1951" w:rsidRPr="004A3E27" w:rsidRDefault="00CE1951" w:rsidP="00CA0029">
      <w:pPr>
        <w:pStyle w:val="FootnoteText"/>
      </w:pPr>
      <w:r w:rsidRPr="004A3E27">
        <w:rPr>
          <w:rStyle w:val="FootnoteReference"/>
        </w:rPr>
        <w:footnoteRef/>
      </w:r>
      <w:r w:rsidRPr="004A3E27">
        <w:t xml:space="preserve"> Hebrew: ‘The nearness of God is my good.’ Cp. Wisdom 3:9; Ecclesiasticus 2:3.</w:t>
      </w:r>
    </w:p>
  </w:footnote>
  <w:footnote w:id="248">
    <w:p w:rsidR="00CE1951" w:rsidRPr="004A3E27" w:rsidRDefault="00CE1951"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9">
    <w:p w:rsidR="00CE1951" w:rsidRPr="004A3E27" w:rsidRDefault="00CE1951"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50">
    <w:p w:rsidR="00CE1951" w:rsidRPr="004A3E27" w:rsidRDefault="00CE1951"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51">
    <w:p w:rsidR="00CE1951" w:rsidRPr="004A3E27" w:rsidRDefault="00CE1951" w:rsidP="00CA0029">
      <w:pPr>
        <w:pStyle w:val="FootnoteText"/>
      </w:pPr>
      <w:r w:rsidRPr="004A3E27">
        <w:rPr>
          <w:rStyle w:val="FootnoteReference"/>
        </w:rPr>
        <w:footnoteRef/>
      </w:r>
      <w:r w:rsidRPr="004A3E27">
        <w:t xml:space="preserve"> Signs and miracles of God’s presence, protection and deliverance.</w:t>
      </w:r>
    </w:p>
  </w:footnote>
  <w:footnote w:id="252">
    <w:p w:rsidR="00CE1951" w:rsidRPr="004A3E27" w:rsidRDefault="00CE1951"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53">
    <w:p w:rsidR="00CE1951" w:rsidRPr="004A3E27" w:rsidRDefault="00CE1951"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54">
    <w:p w:rsidR="00CE1951" w:rsidRPr="004A3E27" w:rsidRDefault="00CE1951"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5">
    <w:p w:rsidR="00CE1951" w:rsidRPr="004A3E27" w:rsidRDefault="00CE1951" w:rsidP="00CA0029">
      <w:pPr>
        <w:pStyle w:val="FootnoteText"/>
      </w:pPr>
      <w:r w:rsidRPr="004A3E27">
        <w:rPr>
          <w:rStyle w:val="FootnoteReference"/>
        </w:rPr>
        <w:footnoteRef/>
      </w:r>
      <w:r w:rsidRPr="004A3E27">
        <w:t xml:space="preserve"> Cp. Ps. 45:10; Is. 2:4; 11:9; 65:25; Hos. 2:18; Zac. 9:10.</w:t>
      </w:r>
    </w:p>
  </w:footnote>
  <w:footnote w:id="256">
    <w:p w:rsidR="00CE1951" w:rsidRPr="004A3E27" w:rsidRDefault="00CE1951" w:rsidP="00CA0029">
      <w:pPr>
        <w:pStyle w:val="FootnoteText"/>
      </w:pPr>
      <w:r w:rsidRPr="004A3E27">
        <w:rPr>
          <w:rStyle w:val="FootnoteReference"/>
        </w:rPr>
        <w:footnoteRef/>
      </w:r>
      <w:r w:rsidRPr="004A3E27">
        <w:t xml:space="preserve"> Sinai and Zion, Moses and Christ, the Law and the Gospel enlighten the earth.</w:t>
      </w:r>
    </w:p>
  </w:footnote>
  <w:footnote w:id="257">
    <w:p w:rsidR="00CE1951" w:rsidRPr="004A3E27" w:rsidRDefault="00CE1951"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8">
    <w:p w:rsidR="00CE1951" w:rsidRPr="004A3E27" w:rsidRDefault="00CE1951"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9">
    <w:p w:rsidR="00CE1951" w:rsidRDefault="00CE1951"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CE1951" w:rsidRDefault="00CE1951" w:rsidP="004A51E7">
      <w:pPr>
        <w:pStyle w:val="FootnoteText"/>
      </w:pPr>
      <w:r>
        <w:tab/>
        <w:t>‘I will speak My mind in parables,</w:t>
      </w:r>
    </w:p>
    <w:p w:rsidR="00CE1951" w:rsidRDefault="00CE1951" w:rsidP="004A51E7">
      <w:pPr>
        <w:pStyle w:val="FootnoteText"/>
      </w:pPr>
      <w:r>
        <w:tab/>
        <w:t>divulge secrets hidden since creation’ (cp. Rev. 3:14).</w:t>
      </w:r>
    </w:p>
  </w:footnote>
  <w:footnote w:id="260">
    <w:p w:rsidR="00CE1951" w:rsidRDefault="00CE1951"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61">
    <w:p w:rsidR="00CE1951" w:rsidRDefault="00CE1951" w:rsidP="004A51E7">
      <w:pPr>
        <w:pStyle w:val="FootnoteText"/>
      </w:pPr>
      <w:r>
        <w:rPr>
          <w:rStyle w:val="FootnoteReference"/>
        </w:rPr>
        <w:footnoteRef/>
      </w:r>
      <w:r>
        <w:t xml:space="preserve"> Ephraim = Israel (cp. Hos. 7; Num. 14; 1 Sam. 4).</w:t>
      </w:r>
    </w:p>
  </w:footnote>
  <w:footnote w:id="262">
    <w:p w:rsidR="00CE1951" w:rsidRDefault="00CE1951" w:rsidP="004A51E7">
      <w:pPr>
        <w:pStyle w:val="FootnoteText"/>
      </w:pPr>
      <w:r>
        <w:rPr>
          <w:rStyle w:val="FootnoteReference"/>
        </w:rPr>
        <w:footnoteRef/>
      </w:r>
      <w:r>
        <w:t xml:space="preserve"> He deferred giving them the promised food and the Promised Land.</w:t>
      </w:r>
    </w:p>
  </w:footnote>
  <w:footnote w:id="263">
    <w:p w:rsidR="00CE1951" w:rsidRDefault="00CE1951"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64">
    <w:p w:rsidR="00CE1951" w:rsidRDefault="00CE1951" w:rsidP="004A51E7">
      <w:pPr>
        <w:pStyle w:val="FootnoteText"/>
      </w:pPr>
      <w:r>
        <w:rPr>
          <w:rStyle w:val="FootnoteReference"/>
        </w:rPr>
        <w:footnoteRef/>
      </w:r>
      <w:r>
        <w:t xml:space="preserve"> sanctuary: </w:t>
      </w:r>
      <w:r w:rsidRPr="00636EF6">
        <w:rPr>
          <w:i/>
        </w:rPr>
        <w:t>lit</w:t>
      </w:r>
      <w:r>
        <w:t>. place. Cp. Psalm 131:5 and footnote there.</w:t>
      </w:r>
    </w:p>
  </w:footnote>
  <w:footnote w:id="265">
    <w:p w:rsidR="00CE1951" w:rsidRDefault="00CE1951" w:rsidP="004A51E7">
      <w:pPr>
        <w:pStyle w:val="FootnoteText"/>
      </w:pPr>
      <w:r>
        <w:rPr>
          <w:rStyle w:val="FootnoteReference"/>
        </w:rPr>
        <w:footnoteRef/>
      </w:r>
      <w:r>
        <w:t xml:space="preserve"> John 15.</w:t>
      </w:r>
    </w:p>
  </w:footnote>
  <w:footnote w:id="266">
    <w:p w:rsidR="00CE1951" w:rsidRDefault="00CE1951" w:rsidP="004A51E7">
      <w:pPr>
        <w:pStyle w:val="FootnoteText"/>
      </w:pPr>
      <w:r>
        <w:rPr>
          <w:rStyle w:val="FootnoteReference"/>
        </w:rPr>
        <w:footnoteRef/>
      </w:r>
      <w:r>
        <w:t xml:space="preserve"> Joseph = Israel (Gen. 40:23; 48:15; Amos 6:6).</w:t>
      </w:r>
    </w:p>
  </w:footnote>
  <w:footnote w:id="267">
    <w:p w:rsidR="00CE1951" w:rsidRDefault="00CE1951" w:rsidP="004A51E7">
      <w:pPr>
        <w:pStyle w:val="FootnoteText"/>
      </w:pPr>
      <w:r>
        <w:rPr>
          <w:rStyle w:val="FootnoteReference"/>
        </w:rPr>
        <w:footnoteRef/>
      </w:r>
      <w:r>
        <w:t xml:space="preserve"> 2 Sam. 6:2 (LXX).</w:t>
      </w:r>
    </w:p>
  </w:footnote>
  <w:footnote w:id="268">
    <w:p w:rsidR="00CE1951" w:rsidRDefault="00CE1951"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9">
    <w:p w:rsidR="00CE1951" w:rsidRDefault="00CE1951" w:rsidP="004A51E7">
      <w:pPr>
        <w:pStyle w:val="FootnoteText"/>
      </w:pPr>
      <w:r>
        <w:rPr>
          <w:rStyle w:val="FootnoteReference"/>
        </w:rPr>
        <w:footnoteRef/>
      </w:r>
      <w:r>
        <w:t xml:space="preserve"> ‘What tongue? The voice of God’ (St Athanasius).</w:t>
      </w:r>
    </w:p>
  </w:footnote>
  <w:footnote w:id="270">
    <w:p w:rsidR="00CE1951" w:rsidRDefault="00CE1951" w:rsidP="004A51E7">
      <w:pPr>
        <w:pStyle w:val="FootnoteText"/>
      </w:pPr>
      <w:r>
        <w:rPr>
          <w:rStyle w:val="FootnoteReference"/>
        </w:rPr>
        <w:footnoteRef/>
      </w:r>
      <w:r>
        <w:t xml:space="preserve"> Exodus 9:23; 19:16.</w:t>
      </w:r>
    </w:p>
  </w:footnote>
  <w:footnote w:id="271">
    <w:p w:rsidR="00CE1951" w:rsidRDefault="00CE1951" w:rsidP="004A51E7">
      <w:pPr>
        <w:pStyle w:val="FootnoteText"/>
      </w:pPr>
      <w:r>
        <w:rPr>
          <w:rStyle w:val="FootnoteReference"/>
        </w:rPr>
        <w:footnoteRef/>
      </w:r>
      <w:r>
        <w:t xml:space="preserve"> ‘You have always been deaf to His voice, blind to the vision of Him’ (Jn. 5:37; cp. Deut. 18:16; Isaiah 48:18).</w:t>
      </w:r>
    </w:p>
  </w:footnote>
  <w:footnote w:id="272">
    <w:p w:rsidR="00CE1951" w:rsidRDefault="00CE1951"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73">
    <w:p w:rsidR="00CE1951" w:rsidRDefault="00CE1951" w:rsidP="004A51E7">
      <w:pPr>
        <w:pStyle w:val="FootnoteText"/>
      </w:pPr>
      <w:r>
        <w:rPr>
          <w:rStyle w:val="FootnoteReference"/>
        </w:rPr>
        <w:footnoteRef/>
      </w:r>
      <w:r>
        <w:t xml:space="preserve"> </w:t>
      </w:r>
      <w:r>
        <w:rPr>
          <w:i/>
        </w:rPr>
        <w:t>See the previous footnote</w:t>
      </w:r>
      <w:r>
        <w:t>.</w:t>
      </w:r>
    </w:p>
  </w:footnote>
  <w:footnote w:id="274">
    <w:p w:rsidR="00CE1951" w:rsidRDefault="00CE1951" w:rsidP="004A51E7">
      <w:pPr>
        <w:pStyle w:val="FootnoteText"/>
      </w:pPr>
      <w:r>
        <w:rPr>
          <w:rStyle w:val="FootnoteReference"/>
        </w:rPr>
        <w:footnoteRef/>
      </w:r>
      <w:r>
        <w:t xml:space="preserve"> Cp. Isaiah 36:6; 2 Chron. 32:8; 1 Tim. 6:17; Ps. 74:4; Gal. 2:9; 1 Sam. 2:8.</w:t>
      </w:r>
    </w:p>
  </w:footnote>
  <w:footnote w:id="275">
    <w:p w:rsidR="00CE1951" w:rsidRDefault="00CE1951" w:rsidP="004A51E7">
      <w:pPr>
        <w:pStyle w:val="FootnoteText"/>
      </w:pPr>
      <w:r>
        <w:rPr>
          <w:rStyle w:val="FootnoteReference"/>
        </w:rPr>
        <w:footnoteRef/>
      </w:r>
      <w:r>
        <w:t xml:space="preserve"> John 10:34-36.</w:t>
      </w:r>
    </w:p>
  </w:footnote>
  <w:footnote w:id="276">
    <w:p w:rsidR="00CE1951" w:rsidRDefault="00CE1951" w:rsidP="004A51E7">
      <w:pPr>
        <w:pStyle w:val="FootnoteText"/>
      </w:pPr>
      <w:r>
        <w:rPr>
          <w:rStyle w:val="FootnoteReference"/>
        </w:rPr>
        <w:footnoteRef/>
      </w:r>
      <w:r>
        <w:t xml:space="preserve"> This prayer is already answered (John 3:18; 9:39; 12:31; Acts 17:31).</w:t>
      </w:r>
    </w:p>
  </w:footnote>
  <w:footnote w:id="277">
    <w:p w:rsidR="00CE1951" w:rsidRDefault="00CE1951" w:rsidP="004A51E7">
      <w:pPr>
        <w:pStyle w:val="FootnoteText"/>
      </w:pPr>
      <w:r>
        <w:rPr>
          <w:rStyle w:val="FootnoteReference"/>
        </w:rPr>
        <w:footnoteRef/>
      </w:r>
      <w:r>
        <w:t xml:space="preserve"> </w:t>
      </w:r>
      <w:r w:rsidRPr="003111C9">
        <w:rPr>
          <w:i/>
        </w:rPr>
        <w:t>Lit</w:t>
      </w:r>
      <w:r>
        <w:t>. ‘How beloved are Your dwellings.’</w:t>
      </w:r>
    </w:p>
  </w:footnote>
  <w:footnote w:id="278">
    <w:p w:rsidR="00CE1951" w:rsidRDefault="00CE1951" w:rsidP="004A51E7">
      <w:pPr>
        <w:pStyle w:val="FootnoteText"/>
      </w:pPr>
      <w:r>
        <w:rPr>
          <w:rStyle w:val="FootnoteReference"/>
        </w:rPr>
        <w:footnoteRef/>
      </w:r>
      <w:r>
        <w:t xml:space="preserve"> Man has made a mess of the earth (Gen. 3; Isaiah 24:4-6 etc.)</w:t>
      </w:r>
    </w:p>
  </w:footnote>
  <w:footnote w:id="279">
    <w:p w:rsidR="00CE1951" w:rsidRDefault="00CE1951" w:rsidP="004A51E7">
      <w:pPr>
        <w:pStyle w:val="FootnoteText"/>
      </w:pPr>
      <w:r>
        <w:rPr>
          <w:rStyle w:val="FootnoteReference"/>
        </w:rPr>
        <w:footnoteRef/>
      </w:r>
      <w:r>
        <w:t xml:space="preserve"> Cp. Lk. 13:25; Mk. 4:11; Col. 4:5; Rev. 22:15.</w:t>
      </w:r>
    </w:p>
  </w:footnote>
  <w:footnote w:id="280">
    <w:p w:rsidR="00CE1951" w:rsidRDefault="00CE1951" w:rsidP="004A51E7">
      <w:pPr>
        <w:pStyle w:val="FootnoteText"/>
      </w:pPr>
      <w:r>
        <w:rPr>
          <w:rStyle w:val="FootnoteReference"/>
        </w:rPr>
        <w:footnoteRef/>
      </w:r>
      <w:r>
        <w:t xml:space="preserve"> God is love. Love covers all sins (see 1 Jn. 4:16; 1 Pet. 4:8; Prov. 10:12; Jas. 5:20; Lk. 7:47).</w:t>
      </w:r>
    </w:p>
  </w:footnote>
  <w:footnote w:id="281">
    <w:p w:rsidR="00CE1951" w:rsidRDefault="00CE1951" w:rsidP="00935D4B">
      <w:pPr>
        <w:pStyle w:val="FootnoteText"/>
      </w:pPr>
      <w:r>
        <w:rPr>
          <w:rStyle w:val="FootnoteReference"/>
        </w:rPr>
        <w:footnoteRef/>
      </w:r>
      <w:r>
        <w:t xml:space="preserve"> holy: cp. 1 Cor. 3:16,17; 6:15-19; Heb. 3:1; 12:10; 1 Pet. 1:15,16; 2 Pet. 1-4.</w:t>
      </w:r>
    </w:p>
  </w:footnote>
  <w:footnote w:id="282">
    <w:p w:rsidR="00CE1951" w:rsidRDefault="00CE1951" w:rsidP="00935D4B">
      <w:pPr>
        <w:pStyle w:val="FootnoteText"/>
      </w:pPr>
      <w:r>
        <w:rPr>
          <w:rStyle w:val="FootnoteReference"/>
        </w:rPr>
        <w:footnoteRef/>
      </w:r>
      <w:r>
        <w:t xml:space="preserve"> Powers of the soul are will, desire, intellect, understanding, memory, imagination.</w:t>
      </w:r>
    </w:p>
  </w:footnote>
  <w:footnote w:id="283">
    <w:p w:rsidR="00CE1951" w:rsidRDefault="00CE1951" w:rsidP="00935D4B">
      <w:pPr>
        <w:pStyle w:val="FootnoteText"/>
      </w:pPr>
      <w:r>
        <w:rPr>
          <w:rStyle w:val="FootnoteReference"/>
        </w:rPr>
        <w:footnoteRef/>
      </w:r>
      <w:r>
        <w:t xml:space="preserve"> ‘The song of the Lamb.’ (Rev. 15:3-5; John 12:32).</w:t>
      </w:r>
    </w:p>
  </w:footnote>
  <w:footnote w:id="284">
    <w:p w:rsidR="00CE1951" w:rsidRDefault="00CE1951"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5">
    <w:p w:rsidR="00CE1951" w:rsidRDefault="00CE1951"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6">
    <w:p w:rsidR="00CE1951" w:rsidRDefault="00CE1951"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7">
    <w:p w:rsidR="00CE1951" w:rsidRDefault="00CE1951"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8">
    <w:p w:rsidR="00CE1951" w:rsidRDefault="00CE1951" w:rsidP="00935D4B">
      <w:pPr>
        <w:pStyle w:val="FootnoteText"/>
      </w:pPr>
      <w:r>
        <w:rPr>
          <w:rStyle w:val="FootnoteReference"/>
        </w:rPr>
        <w:footnoteRef/>
      </w:r>
      <w:r>
        <w:t xml:space="preserve"> ‘No eye has seen, no ear has heard.... what God has planned for His lovers’ (1 Cor. 2:9).</w:t>
      </w:r>
    </w:p>
  </w:footnote>
  <w:footnote w:id="289">
    <w:p w:rsidR="00CE1951" w:rsidRDefault="00CE1951" w:rsidP="00935D4B">
      <w:pPr>
        <w:pStyle w:val="FootnoteText"/>
      </w:pPr>
      <w:r>
        <w:rPr>
          <w:rStyle w:val="FootnoteReference"/>
        </w:rPr>
        <w:footnoteRef/>
      </w:r>
      <w:r>
        <w:t xml:space="preserve"> ‘God’s mercy is the salvation and grace granted by Christ’ (St. Athanasius).</w:t>
      </w:r>
    </w:p>
  </w:footnote>
  <w:footnote w:id="290">
    <w:p w:rsidR="00CE1951" w:rsidRDefault="00CE1951"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91">
    <w:p w:rsidR="00CE1951" w:rsidRDefault="00CE1951"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92">
    <w:p w:rsidR="00CE1951" w:rsidRDefault="00CE1951" w:rsidP="00935D4B">
      <w:pPr>
        <w:pStyle w:val="FootnoteText"/>
      </w:pPr>
      <w:r>
        <w:rPr>
          <w:rStyle w:val="FootnoteReference"/>
        </w:rPr>
        <w:footnoteRef/>
      </w:r>
      <w:r>
        <w:t xml:space="preserve"> Cp. 2 Samuel 7:4-17; 1 Chron. 17:3-14.</w:t>
      </w:r>
    </w:p>
  </w:footnote>
  <w:footnote w:id="293">
    <w:p w:rsidR="00CE1951" w:rsidRDefault="00CE1951"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94">
    <w:p w:rsidR="00CE1951" w:rsidRDefault="00CE1951" w:rsidP="00935D4B">
      <w:pPr>
        <w:pStyle w:val="FootnoteText"/>
      </w:pPr>
      <w:r>
        <w:rPr>
          <w:rStyle w:val="FootnoteReference"/>
        </w:rPr>
        <w:footnoteRef/>
      </w:r>
      <w:r>
        <w:t xml:space="preserve"> dynasty: </w:t>
      </w:r>
      <w:r w:rsidRPr="0090411D">
        <w:rPr>
          <w:i/>
        </w:rPr>
        <w:t>lit</w:t>
      </w:r>
      <w:r>
        <w:t>. seed (Gal. 3:16; Is. 9:7).</w:t>
      </w:r>
    </w:p>
  </w:footnote>
  <w:footnote w:id="295">
    <w:p w:rsidR="00CE1951" w:rsidRDefault="00CE1951"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6">
    <w:p w:rsidR="00CE1951" w:rsidRDefault="00CE1951" w:rsidP="00935D4B">
      <w:pPr>
        <w:pStyle w:val="FootnoteText"/>
      </w:pPr>
      <w:r>
        <w:rPr>
          <w:rStyle w:val="FootnoteReference"/>
        </w:rPr>
        <w:footnoteRef/>
      </w:r>
      <w:r>
        <w:t xml:space="preserve"> dynasty: </w:t>
      </w:r>
      <w:r w:rsidRPr="0090411D">
        <w:rPr>
          <w:i/>
        </w:rPr>
        <w:t>lit</w:t>
      </w:r>
      <w:r>
        <w:t>. seed.</w:t>
      </w:r>
    </w:p>
  </w:footnote>
  <w:footnote w:id="297">
    <w:p w:rsidR="00CE1951" w:rsidRDefault="00CE1951" w:rsidP="00935D4B">
      <w:pPr>
        <w:pStyle w:val="FootnoteText"/>
      </w:pPr>
      <w:r>
        <w:rPr>
          <w:rStyle w:val="FootnoteReference"/>
        </w:rPr>
        <w:footnoteRef/>
      </w:r>
      <w:r>
        <w:t xml:space="preserve"> Rev. 1:5; 3:14.</w:t>
      </w:r>
    </w:p>
  </w:footnote>
  <w:footnote w:id="298">
    <w:p w:rsidR="00CE1951" w:rsidRDefault="00CE1951"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9">
    <w:p w:rsidR="00CE1951" w:rsidRDefault="00CE1951"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300">
    <w:p w:rsidR="00CE1951" w:rsidRDefault="00CE1951" w:rsidP="00935D4B">
      <w:pPr>
        <w:pStyle w:val="FootnoteText"/>
      </w:pPr>
      <w:r>
        <w:rPr>
          <w:rStyle w:val="FootnoteReference"/>
        </w:rPr>
        <w:footnoteRef/>
      </w:r>
      <w:r>
        <w:t xml:space="preserve"> That is, in the Kingdom (1 Cor. 4:20).</w:t>
      </w:r>
    </w:p>
  </w:footnote>
  <w:footnote w:id="301">
    <w:p w:rsidR="00CE1951" w:rsidRDefault="00CE1951" w:rsidP="00935D4B">
      <w:pPr>
        <w:pStyle w:val="FootnoteText"/>
      </w:pPr>
      <w:r>
        <w:rPr>
          <w:rStyle w:val="FootnoteReference"/>
        </w:rPr>
        <w:footnoteRef/>
      </w:r>
      <w:r>
        <w:t xml:space="preserve"> Verses 11 and 12 were quoted by Satan to tempt Christ (Matt. 4:6; Lk. 4:10).</w:t>
      </w:r>
    </w:p>
  </w:footnote>
  <w:footnote w:id="302">
    <w:p w:rsidR="00CE1951" w:rsidRDefault="00CE1951" w:rsidP="00935D4B">
      <w:pPr>
        <w:pStyle w:val="FootnoteText"/>
      </w:pPr>
      <w:r>
        <w:rPr>
          <w:rStyle w:val="FootnoteReference"/>
        </w:rPr>
        <w:footnoteRef/>
      </w:r>
      <w:r>
        <w:t xml:space="preserve"> dragon: </w:t>
      </w:r>
      <w:r w:rsidRPr="0090411D">
        <w:rPr>
          <w:i/>
        </w:rPr>
        <w:t>or</w:t>
      </w:r>
      <w:r>
        <w:t xml:space="preserve"> serpent.</w:t>
      </w:r>
    </w:p>
  </w:footnote>
  <w:footnote w:id="303">
    <w:p w:rsidR="00CE1951" w:rsidRDefault="00CE1951" w:rsidP="008016CF">
      <w:pPr>
        <w:pStyle w:val="FootnoteText"/>
      </w:pPr>
      <w:r>
        <w:rPr>
          <w:rStyle w:val="FootnoteReference"/>
        </w:rPr>
        <w:footnoteRef/>
      </w:r>
      <w:r>
        <w:t xml:space="preserve"> House—Home, Family, Church, Kingdom: where God’s will is done (1 Tim. 3:15; Heb. 3:2-6; Lk. 2:49; Mt. 6:10).</w:t>
      </w:r>
    </w:p>
  </w:footnote>
  <w:footnote w:id="304">
    <w:p w:rsidR="00CE1951" w:rsidRDefault="00CE1951" w:rsidP="008016CF">
      <w:pPr>
        <w:pStyle w:val="FootnoteText"/>
      </w:pPr>
      <w:r>
        <w:rPr>
          <w:rStyle w:val="FootnoteReference"/>
        </w:rPr>
        <w:footnoteRef/>
      </w:r>
      <w:r>
        <w:t xml:space="preserve"> John 7:38.</w:t>
      </w:r>
    </w:p>
  </w:footnote>
  <w:footnote w:id="305">
    <w:p w:rsidR="00CE1951" w:rsidRDefault="00CE1951"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6">
    <w:p w:rsidR="00CE1951" w:rsidRDefault="00CE1951" w:rsidP="008016CF">
      <w:pPr>
        <w:pStyle w:val="FootnoteText"/>
      </w:pPr>
      <w:r>
        <w:rPr>
          <w:rStyle w:val="FootnoteReference"/>
        </w:rPr>
        <w:footnoteRef/>
      </w:r>
      <w:r>
        <w:t xml:space="preserve"> Cp. 1 Cor. 3:20, ‘The Lord knows the thoughts of the wise…’</w:t>
      </w:r>
    </w:p>
  </w:footnote>
  <w:footnote w:id="307">
    <w:p w:rsidR="00CE1951" w:rsidRDefault="00CE1951" w:rsidP="008016CF">
      <w:pPr>
        <w:pStyle w:val="FootnoteText"/>
      </w:pPr>
      <w:r>
        <w:rPr>
          <w:rStyle w:val="FootnoteReference"/>
        </w:rPr>
        <w:footnoteRef/>
      </w:r>
      <w:r>
        <w:t xml:space="preserve"> Ex. 17:1-7.</w:t>
      </w:r>
    </w:p>
  </w:footnote>
  <w:footnote w:id="308">
    <w:p w:rsidR="00CE1951" w:rsidRDefault="00CE1951" w:rsidP="008016CF">
      <w:pPr>
        <w:pStyle w:val="FootnoteText"/>
      </w:pPr>
      <w:r>
        <w:rPr>
          <w:rStyle w:val="FootnoteReference"/>
        </w:rPr>
        <w:footnoteRef/>
      </w:r>
      <w:r>
        <w:t xml:space="preserve"> Num. 14:32-34.</w:t>
      </w:r>
    </w:p>
  </w:footnote>
  <w:footnote w:id="309">
    <w:p w:rsidR="00CE1951" w:rsidRDefault="00CE1951" w:rsidP="008016CF">
      <w:pPr>
        <w:pStyle w:val="FootnoteText"/>
      </w:pPr>
      <w:r>
        <w:rPr>
          <w:rStyle w:val="FootnoteReference"/>
        </w:rPr>
        <w:footnoteRef/>
      </w:r>
      <w:r>
        <w:t xml:space="preserve"> Cp. Heb.3:7-11; 4:10.</w:t>
      </w:r>
    </w:p>
  </w:footnote>
  <w:footnote w:id="310">
    <w:p w:rsidR="00CE1951" w:rsidRDefault="00CE1951" w:rsidP="008016CF">
      <w:pPr>
        <w:pStyle w:val="FootnoteText"/>
      </w:pPr>
      <w:r>
        <w:rPr>
          <w:rStyle w:val="FootnoteReference"/>
        </w:rPr>
        <w:footnoteRef/>
      </w:r>
      <w:r>
        <w:t xml:space="preserve"> Cp. Deut. 32:17; 1 Cor. 10:20; Psalm 105:36-38; 1 Chron. 16:26.</w:t>
      </w:r>
    </w:p>
  </w:footnote>
  <w:footnote w:id="311">
    <w:p w:rsidR="00CE1951" w:rsidRDefault="00CE1951"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12">
    <w:p w:rsidR="00CE1951" w:rsidRDefault="00CE1951" w:rsidP="008016CF">
      <w:pPr>
        <w:pStyle w:val="FootnoteText"/>
      </w:pPr>
      <w:r>
        <w:rPr>
          <w:rStyle w:val="FootnoteReference"/>
        </w:rPr>
        <w:footnoteRef/>
      </w:r>
      <w:r>
        <w:t xml:space="preserve"> Cp. Pss. 32:5b; 84:10b. Rom. 1:19-21; 2 Cor. 4:6; Jn. 1:14; 6:40; 17:22-24.</w:t>
      </w:r>
    </w:p>
  </w:footnote>
  <w:footnote w:id="313">
    <w:p w:rsidR="00CE1951" w:rsidRDefault="00CE1951"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14">
    <w:p w:rsidR="00CE1951" w:rsidRDefault="00CE1951" w:rsidP="008016CF">
      <w:pPr>
        <w:pStyle w:val="FootnoteText"/>
      </w:pPr>
      <w:r>
        <w:rPr>
          <w:rStyle w:val="FootnoteReference"/>
        </w:rPr>
        <w:footnoteRef/>
      </w:r>
      <w:r>
        <w:t xml:space="preserve"> Rev. 4:6, Ezek. 1:5-10.</w:t>
      </w:r>
    </w:p>
  </w:footnote>
  <w:footnote w:id="315">
    <w:p w:rsidR="00CE1951" w:rsidRDefault="00CE1951" w:rsidP="008016CF">
      <w:pPr>
        <w:pStyle w:val="FootnoteText"/>
      </w:pPr>
      <w:r>
        <w:rPr>
          <w:rStyle w:val="FootnoteReference"/>
        </w:rPr>
        <w:footnoteRef/>
      </w:r>
      <w:r>
        <w:t xml:space="preserve"> Daily I pray for the lost. Sinners are slain by conversion into believers, saints, friends and lovers.</w:t>
      </w:r>
    </w:p>
  </w:footnote>
  <w:footnote w:id="316">
    <w:p w:rsidR="00CE1951" w:rsidRDefault="00CE1951" w:rsidP="00EC728E">
      <w:pPr>
        <w:pStyle w:val="FootnoteText"/>
      </w:pPr>
      <w:r>
        <w:rPr>
          <w:rStyle w:val="FootnoteReference"/>
        </w:rPr>
        <w:footnoteRef/>
      </w:r>
      <w:r>
        <w:t xml:space="preserve"> Peter praised and confessed Christ, yet later he swore he did not know Him (Mt. 26:74; Mk. 14:71).</w:t>
      </w:r>
    </w:p>
  </w:footnote>
  <w:footnote w:id="317">
    <w:p w:rsidR="00CE1951" w:rsidRDefault="00CE1951" w:rsidP="00EC728E">
      <w:pPr>
        <w:pStyle w:val="FootnoteText"/>
      </w:pPr>
      <w:r>
        <w:rPr>
          <w:rStyle w:val="FootnoteReference"/>
        </w:rPr>
        <w:footnoteRef/>
      </w:r>
      <w:r>
        <w:t xml:space="preserve"> Cp. Ps. 38:7a.</w:t>
      </w:r>
    </w:p>
  </w:footnote>
  <w:footnote w:id="318">
    <w:p w:rsidR="00CE1951" w:rsidRDefault="00CE1951"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9">
    <w:p w:rsidR="00CE1951" w:rsidRDefault="00CE1951" w:rsidP="00EC728E">
      <w:pPr>
        <w:pStyle w:val="FootnoteText"/>
      </w:pPr>
      <w:r>
        <w:rPr>
          <w:rStyle w:val="FootnoteReference"/>
        </w:rPr>
        <w:footnoteRef/>
      </w:r>
      <w:r>
        <w:t xml:space="preserve"> descendants: </w:t>
      </w:r>
      <w:r w:rsidRPr="00A80C80">
        <w:rPr>
          <w:i/>
        </w:rPr>
        <w:t>lit</w:t>
      </w:r>
      <w:r>
        <w:t>. seed. Verses 26-28 are quoted at Heb. 1:10-12; 13:8.</w:t>
      </w:r>
    </w:p>
  </w:footnote>
  <w:footnote w:id="320">
    <w:p w:rsidR="00CE1951" w:rsidRDefault="00CE1951" w:rsidP="00EC728E">
      <w:pPr>
        <w:pStyle w:val="FootnoteText"/>
      </w:pPr>
      <w:r>
        <w:rPr>
          <w:rStyle w:val="FootnoteReference"/>
        </w:rPr>
        <w:footnoteRef/>
      </w:r>
      <w:r>
        <w:t xml:space="preserve"> ‘God is love’ (1 John 4:8,16).</w:t>
      </w:r>
    </w:p>
  </w:footnote>
  <w:footnote w:id="321">
    <w:p w:rsidR="00CE1951" w:rsidRDefault="00CE1951" w:rsidP="00EC728E">
      <w:pPr>
        <w:pStyle w:val="FootnoteText"/>
      </w:pPr>
      <w:r>
        <w:rPr>
          <w:rStyle w:val="FootnoteReference"/>
        </w:rPr>
        <w:footnoteRef/>
      </w:r>
      <w:r>
        <w:t xml:space="preserve"> Cp. Ps. 147:8.</w:t>
      </w:r>
    </w:p>
  </w:footnote>
  <w:footnote w:id="322">
    <w:p w:rsidR="00CE1951" w:rsidRDefault="00CE1951" w:rsidP="00EC728E">
      <w:pPr>
        <w:pStyle w:val="FootnoteText"/>
      </w:pPr>
      <w:r>
        <w:rPr>
          <w:rStyle w:val="FootnoteReference"/>
        </w:rPr>
        <w:footnoteRef/>
      </w:r>
      <w:r>
        <w:t xml:space="preserve"> East and West intersecting heaven and earth forms the Cross to which our sins were nailed (Col. 1:20; 2:14).</w:t>
      </w:r>
    </w:p>
  </w:footnote>
  <w:footnote w:id="323">
    <w:p w:rsidR="00CE1951" w:rsidRDefault="00CE1951" w:rsidP="00EC728E">
      <w:pPr>
        <w:pStyle w:val="FootnoteText"/>
      </w:pPr>
      <w:r>
        <w:rPr>
          <w:rStyle w:val="FootnoteReference"/>
        </w:rPr>
        <w:footnoteRef/>
      </w:r>
      <w:r>
        <w:t xml:space="preserve"> embraces all: </w:t>
      </w:r>
      <w:r w:rsidRPr="00A80C80">
        <w:rPr>
          <w:i/>
        </w:rPr>
        <w:t>or</w:t>
      </w:r>
      <w:r>
        <w:t>, ‘rules over all.’</w:t>
      </w:r>
    </w:p>
  </w:footnote>
  <w:footnote w:id="324">
    <w:p w:rsidR="00CE1951" w:rsidRDefault="00CE1951"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5">
    <w:p w:rsidR="00CE1951" w:rsidRDefault="00CE1951" w:rsidP="00EC728E">
      <w:pPr>
        <w:pStyle w:val="FootnoteText"/>
      </w:pPr>
      <w:r>
        <w:rPr>
          <w:rStyle w:val="FootnoteReference"/>
        </w:rPr>
        <w:footnoteRef/>
      </w:r>
      <w:r>
        <w:t xml:space="preserve"> Heb. 1:7; Ezek. 1:14; 2 Esdras 8:22.</w:t>
      </w:r>
    </w:p>
  </w:footnote>
  <w:footnote w:id="326">
    <w:p w:rsidR="00CE1951" w:rsidRDefault="00CE1951" w:rsidP="00EC728E">
      <w:pPr>
        <w:pStyle w:val="FootnoteText"/>
      </w:pPr>
      <w:r>
        <w:rPr>
          <w:rStyle w:val="FootnoteReference"/>
        </w:rPr>
        <w:footnoteRef/>
      </w:r>
      <w:r>
        <w:t xml:space="preserve"> Much of Psalm 104 occurs almost verbatim in 1 Chron. 16:8-22 (cp. vv. 7:36).</w:t>
      </w:r>
    </w:p>
  </w:footnote>
  <w:footnote w:id="327">
    <w:p w:rsidR="00CE1951" w:rsidRDefault="00CE1951"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8">
    <w:p w:rsidR="00CE1951" w:rsidRDefault="00CE1951" w:rsidP="00EC728E">
      <w:pPr>
        <w:pStyle w:val="FootnoteText"/>
      </w:pPr>
      <w:r>
        <w:rPr>
          <w:rStyle w:val="FootnoteReference"/>
        </w:rPr>
        <w:footnoteRef/>
      </w:r>
      <w:r>
        <w:t xml:space="preserve"> caterpillars: larva of the locust.</w:t>
      </w:r>
    </w:p>
  </w:footnote>
  <w:footnote w:id="329">
    <w:p w:rsidR="00CE1951" w:rsidRDefault="00CE1951" w:rsidP="00EC728E">
      <w:pPr>
        <w:pStyle w:val="FootnoteText"/>
      </w:pPr>
      <w:r>
        <w:rPr>
          <w:rStyle w:val="FootnoteReference"/>
        </w:rPr>
        <w:footnoteRef/>
      </w:r>
      <w:r>
        <w:t xml:space="preserve"> Ex. 16:12-15; Jn. 6:31-35.</w:t>
      </w:r>
    </w:p>
  </w:footnote>
  <w:footnote w:id="330">
    <w:p w:rsidR="00CE1951" w:rsidRDefault="00CE1951" w:rsidP="00EC728E">
      <w:pPr>
        <w:pStyle w:val="FootnoteText"/>
      </w:pPr>
      <w:r>
        <w:rPr>
          <w:rStyle w:val="FootnoteReference"/>
        </w:rPr>
        <w:footnoteRef/>
      </w:r>
      <w:r>
        <w:t xml:space="preserve"> Gen. 15:14.</w:t>
      </w:r>
    </w:p>
  </w:footnote>
  <w:footnote w:id="331">
    <w:p w:rsidR="00CE1951" w:rsidRDefault="00CE1951"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32">
    <w:p w:rsidR="00CE1951" w:rsidRDefault="00CE1951" w:rsidP="00510795">
      <w:pPr>
        <w:pStyle w:val="FootnoteText"/>
      </w:pPr>
      <w:r>
        <w:rPr>
          <w:rStyle w:val="FootnoteReference"/>
        </w:rPr>
        <w:footnoteRef/>
      </w:r>
      <w:r>
        <w:t xml:space="preserve"> mercy: </w:t>
      </w:r>
      <w:r w:rsidRPr="00B246C1">
        <w:rPr>
          <w:i/>
        </w:rPr>
        <w:t>or</w:t>
      </w:r>
      <w:r>
        <w:t xml:space="preserve"> love.</w:t>
      </w:r>
    </w:p>
  </w:footnote>
  <w:footnote w:id="333">
    <w:p w:rsidR="00CE1951" w:rsidRDefault="00CE1951" w:rsidP="00510795">
      <w:pPr>
        <w:pStyle w:val="FootnoteText"/>
      </w:pPr>
      <w:r>
        <w:rPr>
          <w:rStyle w:val="FootnoteReference"/>
        </w:rPr>
        <w:footnoteRef/>
      </w:r>
      <w:r>
        <w:t xml:space="preserve"> Cp. Mark 8:17-21; Matthew 16:9-12.</w:t>
      </w:r>
    </w:p>
  </w:footnote>
  <w:footnote w:id="334">
    <w:p w:rsidR="00CE1951" w:rsidRDefault="00CE1951" w:rsidP="00510795">
      <w:pPr>
        <w:pStyle w:val="FootnoteText"/>
      </w:pPr>
      <w:r>
        <w:rPr>
          <w:rStyle w:val="FootnoteReference"/>
        </w:rPr>
        <w:footnoteRef/>
      </w:r>
      <w:r>
        <w:t xml:space="preserve"> Num. 11:34.</w:t>
      </w:r>
    </w:p>
  </w:footnote>
  <w:footnote w:id="335">
    <w:p w:rsidR="00CE1951" w:rsidRDefault="00CE1951" w:rsidP="00510795">
      <w:pPr>
        <w:pStyle w:val="FootnoteText"/>
      </w:pPr>
      <w:r>
        <w:rPr>
          <w:rStyle w:val="FootnoteReference"/>
        </w:rPr>
        <w:footnoteRef/>
      </w:r>
      <w:r>
        <w:t xml:space="preserve"> Num. 16:32.</w:t>
      </w:r>
    </w:p>
  </w:footnote>
  <w:footnote w:id="336">
    <w:p w:rsidR="00CE1951" w:rsidRDefault="00CE1951" w:rsidP="00510795">
      <w:pPr>
        <w:pStyle w:val="FootnoteText"/>
      </w:pPr>
      <w:r>
        <w:rPr>
          <w:rStyle w:val="FootnoteReference"/>
        </w:rPr>
        <w:footnoteRef/>
      </w:r>
      <w:r>
        <w:t xml:space="preserve"> children: </w:t>
      </w:r>
      <w:r w:rsidRPr="00B246C1">
        <w:rPr>
          <w:i/>
        </w:rPr>
        <w:t>lit</w:t>
      </w:r>
      <w:r>
        <w:t>. seed.</w:t>
      </w:r>
    </w:p>
  </w:footnote>
  <w:footnote w:id="337">
    <w:p w:rsidR="00CE1951" w:rsidRDefault="00CE1951"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8">
    <w:p w:rsidR="00CE1951" w:rsidRDefault="00CE1951" w:rsidP="00510795">
      <w:pPr>
        <w:pStyle w:val="FootnoteText"/>
      </w:pPr>
      <w:r>
        <w:rPr>
          <w:rStyle w:val="FootnoteReference"/>
        </w:rPr>
        <w:footnoteRef/>
      </w:r>
      <w:r>
        <w:t xml:space="preserve"> ‘mercies of the Lord’: </w:t>
      </w:r>
      <w:r w:rsidRPr="00B246C1">
        <w:rPr>
          <w:i/>
        </w:rPr>
        <w:t>or</w:t>
      </w:r>
      <w:r>
        <w:t>, the Lord’s love.</w:t>
      </w:r>
    </w:p>
  </w:footnote>
  <w:footnote w:id="339">
    <w:p w:rsidR="00CE1951" w:rsidRDefault="00CE1951"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40">
    <w:p w:rsidR="00CE1951" w:rsidRDefault="00CE1951" w:rsidP="00510795">
      <w:pPr>
        <w:pStyle w:val="FootnoteText"/>
      </w:pPr>
      <w:r>
        <w:rPr>
          <w:rStyle w:val="FootnoteReference"/>
        </w:rPr>
        <w:footnoteRef/>
      </w:r>
      <w:r>
        <w:t xml:space="preserve"> See Psalm 59:10 and footnote.</w:t>
      </w:r>
    </w:p>
  </w:footnote>
  <w:footnote w:id="341">
    <w:p w:rsidR="00CE1951" w:rsidRDefault="00CE1951"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42">
    <w:p w:rsidR="00CE1951" w:rsidRDefault="00CE1951" w:rsidP="00510795">
      <w:pPr>
        <w:pStyle w:val="FootnoteText"/>
      </w:pPr>
      <w:r>
        <w:rPr>
          <w:rStyle w:val="FootnoteReference"/>
        </w:rPr>
        <w:footnoteRef/>
      </w:r>
      <w:r>
        <w:t xml:space="preserve"> Cp. Num. 5:22.</w:t>
      </w:r>
    </w:p>
  </w:footnote>
  <w:footnote w:id="343">
    <w:p w:rsidR="00CE1951" w:rsidRDefault="00CE1951" w:rsidP="00510795">
      <w:pPr>
        <w:pStyle w:val="FootnoteText"/>
      </w:pPr>
      <w:r>
        <w:rPr>
          <w:rStyle w:val="FootnoteReference"/>
        </w:rPr>
        <w:footnoteRef/>
      </w:r>
      <w:r>
        <w:t xml:space="preserve"> Mt. 27:39.</w:t>
      </w:r>
    </w:p>
  </w:footnote>
  <w:footnote w:id="344">
    <w:p w:rsidR="00CE1951" w:rsidRDefault="00CE1951"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5">
    <w:p w:rsidR="00CE1951" w:rsidRDefault="00CE1951"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6">
    <w:p w:rsidR="00CE1951" w:rsidRDefault="00CE1951" w:rsidP="00510795">
      <w:pPr>
        <w:pStyle w:val="FootnoteText"/>
      </w:pPr>
      <w:r>
        <w:rPr>
          <w:rStyle w:val="FootnoteReference"/>
        </w:rPr>
        <w:footnoteRef/>
      </w:r>
      <w:r>
        <w:t xml:space="preserve"> Cp. 1 Cor. 15:41-43.</w:t>
      </w:r>
    </w:p>
  </w:footnote>
  <w:footnote w:id="347">
    <w:p w:rsidR="00CE1951" w:rsidRDefault="00CE1951"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8">
    <w:p w:rsidR="00CE1951" w:rsidRDefault="00CE1951" w:rsidP="00510795">
      <w:pPr>
        <w:pStyle w:val="FootnoteText"/>
      </w:pPr>
      <w:r>
        <w:rPr>
          <w:rStyle w:val="FootnoteReference"/>
        </w:rPr>
        <w:footnoteRef/>
      </w:r>
      <w:r>
        <w:t xml:space="preserve"> Heb. 7:21.</w:t>
      </w:r>
    </w:p>
  </w:footnote>
  <w:footnote w:id="349">
    <w:p w:rsidR="00CE1951" w:rsidRDefault="00CE1951"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50">
    <w:p w:rsidR="00CE1951" w:rsidRDefault="00CE1951"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51">
    <w:p w:rsidR="00CE1951" w:rsidRDefault="00CE1951" w:rsidP="00510795">
      <w:pPr>
        <w:pStyle w:val="FootnoteText"/>
      </w:pPr>
      <w:r>
        <w:rPr>
          <w:rStyle w:val="FootnoteReference"/>
        </w:rPr>
        <w:footnoteRef/>
      </w:r>
      <w:r>
        <w:t xml:space="preserve"> Gen. 6:18; 9:9f; 15; 17; Ex. 19:5; Mk. 14:24; Lk. 22:20,29,30.</w:t>
      </w:r>
    </w:p>
  </w:footnote>
  <w:footnote w:id="352">
    <w:p w:rsidR="00CE1951" w:rsidRDefault="00CE1951"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53">
    <w:p w:rsidR="00CE1951" w:rsidRDefault="00CE1951"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54">
    <w:p w:rsidR="00CE1951" w:rsidRDefault="00CE1951" w:rsidP="00510795">
      <w:pPr>
        <w:pStyle w:val="FootnoteText"/>
      </w:pPr>
      <w:r>
        <w:rPr>
          <w:rStyle w:val="FootnoteReference"/>
        </w:rPr>
        <w:footnoteRef/>
      </w:r>
      <w:r>
        <w:t xml:space="preserve"> ‘The world is passing away, and the desire for it; but anyone who does the will of God lives for ever’ (1 Jn. 2:17).</w:t>
      </w:r>
    </w:p>
  </w:footnote>
  <w:footnote w:id="355">
    <w:p w:rsidR="00CE1951" w:rsidRDefault="00CE1951"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6">
    <w:p w:rsidR="00CE1951" w:rsidRDefault="00CE1951" w:rsidP="00510795">
      <w:pPr>
        <w:pStyle w:val="FootnoteText"/>
      </w:pPr>
      <w:r>
        <w:rPr>
          <w:rStyle w:val="FootnoteReference"/>
        </w:rPr>
        <w:footnoteRef/>
      </w:r>
      <w:r>
        <w:t xml:space="preserve"> Ex. 19:6; 29:43-46; Deut. 27:9; Is. 63:18,19; Jer. 2:3; 2 Cor. 6:16.</w:t>
      </w:r>
    </w:p>
  </w:footnote>
  <w:footnote w:id="357">
    <w:p w:rsidR="00CE1951" w:rsidRDefault="00CE1951"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8">
    <w:p w:rsidR="00CE1951" w:rsidRDefault="00CE1951" w:rsidP="00510795">
      <w:pPr>
        <w:pStyle w:val="FootnoteText"/>
      </w:pPr>
      <w:r>
        <w:rPr>
          <w:rStyle w:val="FootnoteReference"/>
        </w:rPr>
        <w:footnoteRef/>
      </w:r>
      <w:r>
        <w:t xml:space="preserve"> Earth rocked and rolled in travail at the birth of a nation (cp. Jn. 16:20-22).</w:t>
      </w:r>
    </w:p>
  </w:footnote>
  <w:footnote w:id="359">
    <w:p w:rsidR="00CE1951" w:rsidRDefault="00CE1951" w:rsidP="00510795">
      <w:pPr>
        <w:pStyle w:val="FootnoteText"/>
      </w:pPr>
      <w:r>
        <w:rPr>
          <w:rStyle w:val="FootnoteReference"/>
        </w:rPr>
        <w:footnoteRef/>
      </w:r>
      <w:r>
        <w:t xml:space="preserve"> Cp. John 1:18; 3:13; Wisdom 18:16.</w:t>
      </w:r>
    </w:p>
  </w:footnote>
  <w:footnote w:id="360">
    <w:p w:rsidR="00CE1951" w:rsidRDefault="00CE1951"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61">
    <w:p w:rsidR="00CE1951" w:rsidRDefault="00CE1951"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62">
    <w:p w:rsidR="00CE1951" w:rsidRDefault="00CE1951" w:rsidP="00510795">
      <w:pPr>
        <w:pStyle w:val="FootnoteText"/>
      </w:pPr>
      <w:r>
        <w:rPr>
          <w:rStyle w:val="FootnoteReference"/>
        </w:rPr>
        <w:footnoteRef/>
      </w:r>
      <w:r>
        <w:t xml:space="preserve"> cp. Heb. 4:10; Phil. 2:12; Mt. 11:28,29; Jer. 6:16.</w:t>
      </w:r>
    </w:p>
  </w:footnote>
  <w:footnote w:id="363">
    <w:p w:rsidR="00CE1951" w:rsidRDefault="00CE1951" w:rsidP="00510795">
      <w:pPr>
        <w:pStyle w:val="FootnoteText"/>
      </w:pPr>
      <w:r>
        <w:rPr>
          <w:rStyle w:val="FootnoteReference"/>
        </w:rPr>
        <w:footnoteRef/>
      </w:r>
      <w:r>
        <w:t xml:space="preserve"> 2 Cor. 4:13.</w:t>
      </w:r>
    </w:p>
  </w:footnote>
  <w:footnote w:id="364">
    <w:p w:rsidR="00CE1951" w:rsidRDefault="00CE1951" w:rsidP="00510795">
      <w:pPr>
        <w:pStyle w:val="FootnoteText"/>
      </w:pPr>
      <w:r>
        <w:rPr>
          <w:rStyle w:val="FootnoteReference"/>
        </w:rPr>
        <w:footnoteRef/>
      </w:r>
      <w:r>
        <w:t xml:space="preserve"> </w:t>
      </w:r>
      <w:r w:rsidRPr="00DC02D9">
        <w:rPr>
          <w:i/>
        </w:rPr>
        <w:t>Or:</w:t>
      </w:r>
      <w:r>
        <w:t xml:space="preserve"> costly (Wisdom 1:13-16).</w:t>
      </w:r>
    </w:p>
  </w:footnote>
  <w:footnote w:id="365">
    <w:p w:rsidR="00CE1951" w:rsidRDefault="00CE1951" w:rsidP="00510795">
      <w:pPr>
        <w:pStyle w:val="FootnoteText"/>
      </w:pPr>
      <w:r>
        <w:rPr>
          <w:rStyle w:val="FootnoteReference"/>
        </w:rPr>
        <w:footnoteRef/>
      </w:r>
      <w:r>
        <w:t xml:space="preserve"> Rom. 15:11.</w:t>
      </w:r>
    </w:p>
  </w:footnote>
  <w:footnote w:id="366">
    <w:p w:rsidR="00CE1951" w:rsidRDefault="00CE1951" w:rsidP="00510795">
      <w:pPr>
        <w:pStyle w:val="FootnoteText"/>
      </w:pPr>
      <w:r>
        <w:rPr>
          <w:rStyle w:val="FootnoteReference"/>
        </w:rPr>
        <w:footnoteRef/>
      </w:r>
      <w:r>
        <w:t xml:space="preserve"> Mercy </w:t>
      </w:r>
      <w:r w:rsidRPr="00DC02D9">
        <w:rPr>
          <w:i/>
        </w:rPr>
        <w:t>or</w:t>
      </w:r>
      <w:r>
        <w:t xml:space="preserve"> love.</w:t>
      </w:r>
    </w:p>
  </w:footnote>
  <w:footnote w:id="367">
    <w:p w:rsidR="00CE1951" w:rsidRDefault="00CE1951" w:rsidP="00510795">
      <w:pPr>
        <w:pStyle w:val="FootnoteText"/>
      </w:pPr>
      <w:r>
        <w:rPr>
          <w:rStyle w:val="FootnoteReference"/>
        </w:rPr>
        <w:footnoteRef/>
      </w:r>
      <w:r>
        <w:t xml:space="preserve"> Heb. 13:6.</w:t>
      </w:r>
    </w:p>
  </w:footnote>
  <w:footnote w:id="368">
    <w:p w:rsidR="00CE1951" w:rsidRDefault="00CE1951"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9">
    <w:p w:rsidR="00CE1951" w:rsidRDefault="00CE1951"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70">
    <w:p w:rsidR="00CE1951" w:rsidRDefault="00CE1951"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71">
    <w:p w:rsidR="00CE1951" w:rsidRDefault="00CE1951"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72">
    <w:p w:rsidR="00CE1951" w:rsidRDefault="00CE1951" w:rsidP="00385CB8">
      <w:pPr>
        <w:pStyle w:val="FootnoteText"/>
      </w:pPr>
      <w:r>
        <w:rPr>
          <w:rStyle w:val="FootnoteReference"/>
        </w:rPr>
        <w:footnoteRef/>
      </w:r>
      <w:r>
        <w:t xml:space="preserve"> Rom. 10:5; Gal. 3:12; Lev. 18:5; Luke 10:25-28.</w:t>
      </w:r>
    </w:p>
  </w:footnote>
  <w:footnote w:id="373">
    <w:p w:rsidR="00CE1951" w:rsidRDefault="00CE1951"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74">
    <w:p w:rsidR="00CE1951" w:rsidRDefault="00CE1951"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5">
    <w:p w:rsidR="00CE1951" w:rsidRDefault="00CE1951"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6">
    <w:p w:rsidR="00CE1951" w:rsidRDefault="00CE1951"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7">
    <w:p w:rsidR="00CE1951" w:rsidRDefault="00CE1951"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8">
    <w:p w:rsidR="00CE1951" w:rsidRDefault="00CE1951" w:rsidP="00385CB8">
      <w:pPr>
        <w:pStyle w:val="FootnoteText"/>
      </w:pPr>
      <w:r>
        <w:rPr>
          <w:rStyle w:val="FootnoteReference"/>
        </w:rPr>
        <w:footnoteRef/>
      </w:r>
      <w:r>
        <w:t xml:space="preserve"> sloth: </w:t>
      </w:r>
      <w:r w:rsidRPr="0002544A">
        <w:rPr>
          <w:i/>
        </w:rPr>
        <w:t>or:</w:t>
      </w:r>
      <w:r>
        <w:t xml:space="preserve"> accidie.</w:t>
      </w:r>
    </w:p>
  </w:footnote>
  <w:footnote w:id="379">
    <w:p w:rsidR="00CE1951" w:rsidRDefault="00CE1951" w:rsidP="00385CB8">
      <w:pPr>
        <w:pStyle w:val="FootnoteText"/>
      </w:pPr>
      <w:r>
        <w:rPr>
          <w:rStyle w:val="FootnoteReference"/>
        </w:rPr>
        <w:footnoteRef/>
      </w:r>
      <w:r>
        <w:t xml:space="preserve"> Eyes were given us that we might see in creatures our Creator (St Athanasius).</w:t>
      </w:r>
    </w:p>
  </w:footnote>
  <w:footnote w:id="380">
    <w:p w:rsidR="00CE1951" w:rsidRDefault="00CE1951" w:rsidP="00385CB8">
      <w:pPr>
        <w:pStyle w:val="FootnoteText"/>
      </w:pPr>
      <w:r>
        <w:rPr>
          <w:rStyle w:val="FootnoteReference"/>
        </w:rPr>
        <w:footnoteRef/>
      </w:r>
      <w:r>
        <w:t xml:space="preserve"> Christ is our way and our righteousness (cp. Jn. 14:6; 1 Cor 1:30; Ephes. 2:5-7).</w:t>
      </w:r>
    </w:p>
  </w:footnote>
  <w:footnote w:id="381">
    <w:p w:rsidR="00CE1951" w:rsidRDefault="00CE1951" w:rsidP="00385CB8">
      <w:pPr>
        <w:pStyle w:val="FootnoteText"/>
      </w:pPr>
      <w:r>
        <w:rPr>
          <w:rStyle w:val="FootnoteReference"/>
        </w:rPr>
        <w:footnoteRef/>
      </w:r>
      <w:r>
        <w:t xml:space="preserve"> The house of wisdom can be built only if the fear of God is rooted deeply in the soul (cp. St Ambrose).</w:t>
      </w:r>
    </w:p>
  </w:footnote>
  <w:footnote w:id="382">
    <w:p w:rsidR="00CE1951" w:rsidRDefault="00CE1951" w:rsidP="00385CB8">
      <w:pPr>
        <w:pStyle w:val="FootnoteText"/>
      </w:pPr>
      <w:r>
        <w:rPr>
          <w:rStyle w:val="FootnoteReference"/>
        </w:rPr>
        <w:footnoteRef/>
      </w:r>
      <w:r>
        <w:t xml:space="preserve"> Christ is our way and our righteousness (cp. Jn. 14:6; 1 Cor 1:30; Ephes. 2:5-7). &lt;see 2 footnotes above&gt;</w:t>
      </w:r>
    </w:p>
  </w:footnote>
  <w:footnote w:id="383">
    <w:p w:rsidR="00CE1951" w:rsidRDefault="00CE1951" w:rsidP="00385CB8">
      <w:pPr>
        <w:pStyle w:val="FootnoteText"/>
      </w:pPr>
      <w:r>
        <w:rPr>
          <w:rStyle w:val="FootnoteReference"/>
        </w:rPr>
        <w:footnoteRef/>
      </w:r>
      <w:r>
        <w:t xml:space="preserve"> </w:t>
      </w:r>
      <w:r w:rsidRPr="0002544A">
        <w:rPr>
          <w:i/>
        </w:rPr>
        <w:t>Lit</w:t>
      </w:r>
      <w:r>
        <w:t>. Face: a Hebraism for ‘favor’. (Cp. Psalm 44:13).</w:t>
      </w:r>
    </w:p>
  </w:footnote>
  <w:footnote w:id="384">
    <w:p w:rsidR="00CE1951" w:rsidRDefault="00CE1951"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5">
    <w:p w:rsidR="00CE1951" w:rsidRDefault="00CE1951" w:rsidP="00385CB8">
      <w:pPr>
        <w:pStyle w:val="FootnoteText"/>
      </w:pPr>
      <w:r>
        <w:rPr>
          <w:rStyle w:val="FootnoteReference"/>
        </w:rPr>
        <w:footnoteRef/>
      </w:r>
      <w:r>
        <w:t xml:space="preserve"> Curdled with scorn, anger and fear.</w:t>
      </w:r>
    </w:p>
  </w:footnote>
  <w:footnote w:id="386">
    <w:p w:rsidR="00CE1951" w:rsidRDefault="00CE1951"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7">
    <w:p w:rsidR="00CE1951" w:rsidRDefault="00CE1951"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8">
    <w:p w:rsidR="00CE1951" w:rsidRDefault="00CE1951" w:rsidP="00385CB8">
      <w:pPr>
        <w:pStyle w:val="FootnoteText"/>
      </w:pPr>
      <w:r>
        <w:rPr>
          <w:rStyle w:val="FootnoteReference"/>
        </w:rPr>
        <w:footnoteRef/>
      </w:r>
      <w:r>
        <w:t xml:space="preserve"> Sprinkled with hoar-frost, a wineskin is like the greying head of an old man.</w:t>
      </w:r>
    </w:p>
  </w:footnote>
  <w:footnote w:id="389">
    <w:p w:rsidR="00CE1951" w:rsidRDefault="00CE1951"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90">
    <w:p w:rsidR="00CE1951" w:rsidRDefault="00CE1951" w:rsidP="00385CB8">
      <w:pPr>
        <w:pStyle w:val="FootnoteText"/>
      </w:pPr>
      <w:r>
        <w:rPr>
          <w:rStyle w:val="FootnoteReference"/>
        </w:rPr>
        <w:footnoteRef/>
      </w:r>
      <w:r>
        <w:t xml:space="preserve"> hear: </w:t>
      </w:r>
      <w:r w:rsidRPr="0002544A">
        <w:rPr>
          <w:i/>
        </w:rPr>
        <w:t>lit</w:t>
      </w:r>
      <w:r>
        <w:t>. gullet, throat, larynx.</w:t>
      </w:r>
    </w:p>
  </w:footnote>
  <w:footnote w:id="391">
    <w:p w:rsidR="00CE1951" w:rsidRDefault="00CE1951"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92">
    <w:p w:rsidR="00CE1951" w:rsidRDefault="00CE1951" w:rsidP="00385CB8">
      <w:pPr>
        <w:pStyle w:val="FootnoteText"/>
      </w:pPr>
      <w:r>
        <w:rPr>
          <w:rStyle w:val="FootnoteReference"/>
        </w:rPr>
        <w:footnoteRef/>
      </w:r>
      <w:r>
        <w:t xml:space="preserve"> ‘In wicked men we rightly hate the evil, but love the creature’ (St. Prosper).</w:t>
      </w:r>
    </w:p>
  </w:footnote>
  <w:footnote w:id="393">
    <w:p w:rsidR="00CE1951" w:rsidRDefault="00CE1951"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94">
    <w:p w:rsidR="00CE1951" w:rsidRDefault="00CE1951"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5">
    <w:p w:rsidR="00CE1951" w:rsidRDefault="00CE1951" w:rsidP="00385CB8">
      <w:pPr>
        <w:pStyle w:val="FootnoteText"/>
      </w:pPr>
      <w:r>
        <w:rPr>
          <w:rStyle w:val="FootnoteReference"/>
        </w:rPr>
        <w:footnoteRef/>
      </w:r>
      <w:r>
        <w:t xml:space="preserve"> These words are repeated by the deacon at the beginning of the Divine Liturgy.</w:t>
      </w:r>
    </w:p>
  </w:footnote>
  <w:footnote w:id="396">
    <w:p w:rsidR="00CE1951" w:rsidRDefault="00CE1951"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7">
    <w:p w:rsidR="00CE1951" w:rsidRDefault="00CE1951" w:rsidP="00385CB8">
      <w:pPr>
        <w:pStyle w:val="FootnoteText"/>
      </w:pPr>
      <w:r>
        <w:rPr>
          <w:rStyle w:val="FootnoteReference"/>
        </w:rPr>
        <w:footnoteRef/>
      </w:r>
      <w:r>
        <w:t xml:space="preserve"> Cp. Lk. 24:27,32,45.</w:t>
      </w:r>
    </w:p>
  </w:footnote>
  <w:footnote w:id="398">
    <w:p w:rsidR="00CE1951" w:rsidRDefault="00CE1951" w:rsidP="00385CB8">
      <w:pPr>
        <w:pStyle w:val="FootnoteText"/>
      </w:pPr>
      <w:r>
        <w:rPr>
          <w:rStyle w:val="FootnoteReference"/>
        </w:rPr>
        <w:footnoteRef/>
      </w:r>
      <w:r>
        <w:t xml:space="preserve"> Just as we who claim to love God judge it right to show mercy, so we can expect the divine mercy (Mt. 5:7).</w:t>
      </w:r>
    </w:p>
  </w:footnote>
  <w:footnote w:id="399">
    <w:p w:rsidR="00CE1951" w:rsidRDefault="00CE1951" w:rsidP="00385CB8">
      <w:pPr>
        <w:pStyle w:val="FootnoteText"/>
      </w:pPr>
      <w:r>
        <w:rPr>
          <w:rStyle w:val="FootnoteReference"/>
        </w:rPr>
        <w:footnoteRef/>
      </w:r>
      <w:r>
        <w:t xml:space="preserve"> pure: </w:t>
      </w:r>
      <w:r w:rsidRPr="007B4ADE">
        <w:rPr>
          <w:i/>
        </w:rPr>
        <w:t>lit</w:t>
      </w:r>
      <w:r>
        <w:t>. burnt, fired: hence refined and pure (cp. Psalm 11:7).</w:t>
      </w:r>
    </w:p>
  </w:footnote>
  <w:footnote w:id="400">
    <w:p w:rsidR="00CE1951" w:rsidRDefault="00CE1951"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01">
    <w:p w:rsidR="00CE1951" w:rsidRDefault="00CE1951"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02">
    <w:p w:rsidR="00CE1951" w:rsidRDefault="00CE1951"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403">
    <w:p w:rsidR="00CE1951" w:rsidRDefault="00CE1951" w:rsidP="00385CB8">
      <w:pPr>
        <w:pStyle w:val="FootnoteText"/>
      </w:pPr>
      <w:r>
        <w:rPr>
          <w:rStyle w:val="FootnoteReference"/>
        </w:rPr>
        <w:footnoteRef/>
      </w:r>
      <w:r>
        <w:t xml:space="preserve"> Cp. Ps. 110:10.</w:t>
      </w:r>
    </w:p>
  </w:footnote>
  <w:footnote w:id="404">
    <w:p w:rsidR="00CE1951" w:rsidRDefault="00CE1951"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5">
    <w:p w:rsidR="00CE1951" w:rsidRDefault="00CE1951" w:rsidP="00FD25B7">
      <w:pPr>
        <w:pStyle w:val="FootnoteText"/>
      </w:pPr>
      <w:r>
        <w:rPr>
          <w:rStyle w:val="FootnoteReference"/>
        </w:rPr>
        <w:footnoteRef/>
      </w:r>
      <w:r>
        <w:t xml:space="preserve"> Cp. Psalm 139:11; Rom. 12:20. ‘Coals of hell’. For desolation as the equivalent of hell, see Mark 13:14.</w:t>
      </w:r>
    </w:p>
  </w:footnote>
  <w:footnote w:id="406">
    <w:p w:rsidR="00CE1951" w:rsidRDefault="00CE1951" w:rsidP="00FD25B7">
      <w:pPr>
        <w:pStyle w:val="FootnoteText"/>
      </w:pPr>
      <w:r>
        <w:rPr>
          <w:rStyle w:val="FootnoteReference"/>
        </w:rPr>
        <w:footnoteRef/>
      </w:r>
      <w:r>
        <w:t xml:space="preserve"> Cp. Jeremiah 3:23. I look through the hills to their unseen Maker.</w:t>
      </w:r>
    </w:p>
  </w:footnote>
  <w:footnote w:id="407">
    <w:p w:rsidR="00CE1951" w:rsidRDefault="00CE1951"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8">
    <w:p w:rsidR="00CE1951" w:rsidRDefault="00CE1951"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9">
    <w:p w:rsidR="00CE1951" w:rsidRDefault="00CE1951"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10">
    <w:p w:rsidR="00CE1951" w:rsidRDefault="00CE1951" w:rsidP="00FD25B7">
      <w:pPr>
        <w:pStyle w:val="FootnoteText"/>
      </w:pPr>
      <w:r>
        <w:rPr>
          <w:rStyle w:val="FootnoteReference"/>
        </w:rPr>
        <w:footnoteRef/>
      </w:r>
      <w:r>
        <w:t xml:space="preserve"> Hebrews 11:26; 13:13.</w:t>
      </w:r>
    </w:p>
  </w:footnote>
  <w:footnote w:id="411">
    <w:p w:rsidR="00CE1951" w:rsidRDefault="00CE1951" w:rsidP="00FD25B7">
      <w:pPr>
        <w:pStyle w:val="FootnoteText"/>
      </w:pPr>
      <w:r>
        <w:rPr>
          <w:rStyle w:val="FootnoteReference"/>
        </w:rPr>
        <w:footnoteRef/>
      </w:r>
      <w:r>
        <w:t xml:space="preserve"> Heaven is here (Mt. 4:17; Lk. 17:21; Prov. 17:24).</w:t>
      </w:r>
    </w:p>
  </w:footnote>
  <w:footnote w:id="412">
    <w:p w:rsidR="00CE1951" w:rsidRDefault="00CE1951"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13">
    <w:p w:rsidR="00CE1951" w:rsidRDefault="00CE1951"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14">
    <w:p w:rsidR="00CE1951" w:rsidRDefault="00CE1951"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5">
    <w:p w:rsidR="00CE1951" w:rsidRDefault="00CE1951"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6">
    <w:p w:rsidR="00CE1951" w:rsidRDefault="00CE1951" w:rsidP="00FD25B7">
      <w:pPr>
        <w:pStyle w:val="FootnoteText"/>
      </w:pPr>
      <w:r>
        <w:rPr>
          <w:rStyle w:val="FootnoteReference"/>
        </w:rPr>
        <w:footnoteRef/>
      </w:r>
      <w:r>
        <w:t xml:space="preserve"> Cp. Titus 2:14.</w:t>
      </w:r>
    </w:p>
  </w:footnote>
  <w:footnote w:id="417">
    <w:p w:rsidR="00CE1951" w:rsidRDefault="00CE1951" w:rsidP="00FD25B7">
      <w:pPr>
        <w:pStyle w:val="FootnoteText"/>
      </w:pPr>
      <w:r>
        <w:rPr>
          <w:rStyle w:val="FootnoteReference"/>
        </w:rPr>
        <w:footnoteRef/>
      </w:r>
      <w:r>
        <w:t xml:space="preserve"> Prov. 29:1; 2 Kings 17:14; Neh. 9:16; Dt. 9:6.</w:t>
      </w:r>
    </w:p>
  </w:footnote>
  <w:footnote w:id="418">
    <w:p w:rsidR="00CE1951" w:rsidRDefault="00CE1951"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9">
    <w:p w:rsidR="00CE1951" w:rsidRDefault="00CE1951" w:rsidP="00FD25B7">
      <w:pPr>
        <w:pStyle w:val="FootnoteText"/>
      </w:pPr>
      <w:r>
        <w:rPr>
          <w:rStyle w:val="FootnoteReference"/>
        </w:rPr>
        <w:footnoteRef/>
      </w:r>
      <w:r>
        <w:t xml:space="preserve"> Cp. 1 Kings 6:21 (1 Sam. 6:21).</w:t>
      </w:r>
    </w:p>
  </w:footnote>
  <w:footnote w:id="420">
    <w:p w:rsidR="00CE1951" w:rsidRDefault="00CE1951" w:rsidP="00FD25B7">
      <w:pPr>
        <w:pStyle w:val="FootnoteText"/>
      </w:pPr>
      <w:r>
        <w:rPr>
          <w:rStyle w:val="FootnoteReference"/>
        </w:rPr>
        <w:footnoteRef/>
      </w:r>
      <w:r>
        <w:t xml:space="preserve"> Ps. 131:8-10 = 2 Chron. 6:41-42.</w:t>
      </w:r>
    </w:p>
  </w:footnote>
  <w:footnote w:id="421">
    <w:p w:rsidR="00CE1951" w:rsidRDefault="00CE1951" w:rsidP="00FD25B7">
      <w:pPr>
        <w:pStyle w:val="FootnoteText"/>
      </w:pPr>
      <w:r>
        <w:rPr>
          <w:rStyle w:val="FootnoteReference"/>
        </w:rPr>
        <w:footnoteRef/>
      </w:r>
      <w:r>
        <w:t xml:space="preserve"> I Chron. 17:11-14; Acts 2:30-33.</w:t>
      </w:r>
    </w:p>
  </w:footnote>
  <w:footnote w:id="422">
    <w:p w:rsidR="00CE1951" w:rsidRDefault="00CE1951" w:rsidP="00FD25B7">
      <w:pPr>
        <w:pStyle w:val="FootnoteText"/>
      </w:pPr>
      <w:r>
        <w:rPr>
          <w:rStyle w:val="FootnoteReference"/>
        </w:rPr>
        <w:footnoteRef/>
      </w:r>
      <w:r>
        <w:t xml:space="preserve"> stock: </w:t>
      </w:r>
      <w:r w:rsidRPr="00783CA0">
        <w:rPr>
          <w:i/>
        </w:rPr>
        <w:t>lit</w:t>
      </w:r>
      <w:r>
        <w:t>. horn.</w:t>
      </w:r>
    </w:p>
  </w:footnote>
  <w:footnote w:id="423">
    <w:p w:rsidR="00CE1951" w:rsidRDefault="00CE1951"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24">
    <w:p w:rsidR="00CE1951" w:rsidRDefault="00CE1951"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5">
    <w:p w:rsidR="00CE1951" w:rsidRDefault="00CE1951"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6">
    <w:p w:rsidR="00CE1951" w:rsidRDefault="00CE1951"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7">
    <w:p w:rsidR="00CE1951" w:rsidRDefault="00CE1951" w:rsidP="00E276C1">
      <w:pPr>
        <w:pStyle w:val="FootnoteText"/>
      </w:pPr>
      <w:r>
        <w:rPr>
          <w:rStyle w:val="FootnoteReference"/>
        </w:rPr>
        <w:footnoteRef/>
      </w:r>
      <w:r>
        <w:t xml:space="preserve"> The kingdoms of this world have become the kingdoms of our Lord and of His Christ’ (Rev. 11:15).</w:t>
      </w:r>
    </w:p>
  </w:footnote>
  <w:footnote w:id="428">
    <w:p w:rsidR="00CE1951" w:rsidRDefault="00CE1951" w:rsidP="00E276C1">
      <w:pPr>
        <w:pStyle w:val="FootnoteText"/>
      </w:pPr>
      <w:r>
        <w:rPr>
          <w:rStyle w:val="FootnoteReference"/>
        </w:rPr>
        <w:footnoteRef/>
      </w:r>
      <w:r>
        <w:t xml:space="preserve"> Deut. 32:36.</w:t>
      </w:r>
    </w:p>
  </w:footnote>
  <w:footnote w:id="429">
    <w:p w:rsidR="00CE1951" w:rsidRDefault="00CE1951"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30">
    <w:p w:rsidR="00CE1951" w:rsidRDefault="00CE1951" w:rsidP="00E276C1">
      <w:pPr>
        <w:pStyle w:val="FootnoteText"/>
      </w:pPr>
      <w:r>
        <w:rPr>
          <w:rStyle w:val="FootnoteReference"/>
        </w:rPr>
        <w:footnoteRef/>
      </w:r>
      <w:r>
        <w:t xml:space="preserve"> mercy: </w:t>
      </w:r>
      <w:r w:rsidRPr="007F3CE8">
        <w:rPr>
          <w:i/>
        </w:rPr>
        <w:t>or</w:t>
      </w:r>
      <w:r>
        <w:t xml:space="preserve"> love. Cp. Lk. 10:37.</w:t>
      </w:r>
    </w:p>
  </w:footnote>
  <w:footnote w:id="431">
    <w:p w:rsidR="00CE1951" w:rsidRDefault="00CE1951"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32">
    <w:p w:rsidR="00CE1951" w:rsidRDefault="00CE1951" w:rsidP="00E276C1">
      <w:pPr>
        <w:pStyle w:val="FootnoteText"/>
      </w:pPr>
      <w:r>
        <w:rPr>
          <w:rStyle w:val="FootnoteReference"/>
        </w:rPr>
        <w:footnoteRef/>
      </w:r>
      <w:r>
        <w:t xml:space="preserve"> See footnote on page 170. &lt;See previous footnote&gt;</w:t>
      </w:r>
    </w:p>
  </w:footnote>
  <w:footnote w:id="433">
    <w:p w:rsidR="00CE1951" w:rsidRDefault="00CE1951"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34">
    <w:p w:rsidR="00CE1951" w:rsidRDefault="00CE1951"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5">
    <w:p w:rsidR="00CE1951" w:rsidRDefault="00CE1951"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6">
    <w:p w:rsidR="00CE1951" w:rsidRDefault="00CE1951" w:rsidP="00E276C1">
      <w:pPr>
        <w:pStyle w:val="FootnoteText"/>
      </w:pPr>
      <w:r>
        <w:rPr>
          <w:rStyle w:val="FootnoteReference"/>
        </w:rPr>
        <w:footnoteRef/>
      </w:r>
      <w:r>
        <w:t xml:space="preserve"> songs: </w:t>
      </w:r>
      <w:r w:rsidRPr="007F3CE8">
        <w:rPr>
          <w:i/>
        </w:rPr>
        <w:t>variant reading and Slavonic:</w:t>
      </w:r>
      <w:r>
        <w:t xml:space="preserve"> ways.</w:t>
      </w:r>
    </w:p>
  </w:footnote>
  <w:footnote w:id="437">
    <w:p w:rsidR="00CE1951" w:rsidRDefault="00CE1951" w:rsidP="00E276C1">
      <w:pPr>
        <w:pStyle w:val="FootnoteText"/>
      </w:pPr>
      <w:r>
        <w:rPr>
          <w:rStyle w:val="FootnoteReference"/>
        </w:rPr>
        <w:footnoteRef/>
      </w:r>
      <w:r>
        <w:t xml:space="preserve"> The Spirit of the Lord fills the world (Wisdom 1:7).</w:t>
      </w:r>
    </w:p>
  </w:footnote>
  <w:footnote w:id="438">
    <w:p w:rsidR="00CE1951" w:rsidRDefault="00CE1951" w:rsidP="00E276C1">
      <w:pPr>
        <w:pStyle w:val="FootnoteText"/>
      </w:pPr>
      <w:r>
        <w:rPr>
          <w:rStyle w:val="FootnoteReference"/>
        </w:rPr>
        <w:footnoteRef/>
      </w:r>
      <w:r>
        <w:t xml:space="preserve"> heart: </w:t>
      </w:r>
      <w:r w:rsidRPr="007F3CE8">
        <w:rPr>
          <w:i/>
        </w:rPr>
        <w:t>lit</w:t>
      </w:r>
      <w:r>
        <w:t>. kidneys (seat of the affections in Hebrew thought).</w:t>
      </w:r>
    </w:p>
  </w:footnote>
  <w:footnote w:id="439">
    <w:p w:rsidR="00CE1951" w:rsidRDefault="00CE1951" w:rsidP="00E276C1">
      <w:pPr>
        <w:pStyle w:val="FootnoteText"/>
      </w:pPr>
      <w:r>
        <w:rPr>
          <w:rStyle w:val="FootnoteReference"/>
        </w:rPr>
        <w:footnoteRef/>
      </w:r>
      <w:r>
        <w:t xml:space="preserve"> ‘He gives songs in the night’ (Job. 35:10).</w:t>
      </w:r>
    </w:p>
  </w:footnote>
  <w:footnote w:id="440">
    <w:p w:rsidR="00CE1951" w:rsidRDefault="00CE1951"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41">
    <w:p w:rsidR="00CE1951" w:rsidRDefault="00CE1951" w:rsidP="00E276C1">
      <w:pPr>
        <w:pStyle w:val="FootnoteText"/>
      </w:pPr>
      <w:r>
        <w:rPr>
          <w:rStyle w:val="FootnoteReference"/>
        </w:rPr>
        <w:footnoteRef/>
      </w:r>
      <w:r>
        <w:t xml:space="preserve"> this way: the confession of Christ (2 Tim. 3:12).</w:t>
      </w:r>
    </w:p>
  </w:footnote>
  <w:footnote w:id="442">
    <w:p w:rsidR="00CE1951" w:rsidRDefault="00CE1951" w:rsidP="00E276C1">
      <w:pPr>
        <w:pStyle w:val="FootnoteText"/>
      </w:pPr>
      <w:r>
        <w:rPr>
          <w:rStyle w:val="FootnoteReference"/>
        </w:rPr>
        <w:footnoteRef/>
      </w:r>
      <w:r>
        <w:t xml:space="preserve"> These two lines are identical with Lamentations 3:6.</w:t>
      </w:r>
    </w:p>
  </w:footnote>
  <w:footnote w:id="443">
    <w:p w:rsidR="00CE1951" w:rsidRDefault="00CE1951" w:rsidP="00E276C1">
      <w:pPr>
        <w:pStyle w:val="FootnoteText"/>
      </w:pPr>
      <w:r>
        <w:rPr>
          <w:rStyle w:val="FootnoteReference"/>
        </w:rPr>
        <w:footnoteRef/>
      </w:r>
      <w:r>
        <w:t xml:space="preserve"> Cp. Rev. 10:5; Ezek. 20:23,28,42; Deut. 32:14.</w:t>
      </w:r>
    </w:p>
  </w:footnote>
  <w:footnote w:id="444">
    <w:p w:rsidR="00CE1951" w:rsidRDefault="00CE1951"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5">
    <w:p w:rsidR="00CE1951" w:rsidRDefault="00CE1951"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6">
    <w:p w:rsidR="00CE1951" w:rsidRDefault="00CE1951" w:rsidP="00E276C1">
      <w:pPr>
        <w:pStyle w:val="FootnoteText"/>
      </w:pPr>
      <w:r>
        <w:rPr>
          <w:rStyle w:val="FootnoteReference"/>
        </w:rPr>
        <w:footnoteRef/>
      </w:r>
      <w:r>
        <w:t xml:space="preserve"> Cp. ‘If I am lifted up from the earth, I will draw all men to Me’ (Jn. 12:32). See also Psalm 45:11 and the note there.</w:t>
      </w:r>
    </w:p>
  </w:footnote>
  <w:footnote w:id="447">
    <w:p w:rsidR="00CE1951" w:rsidRDefault="00CE1951"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8">
    <w:p w:rsidR="00CE1951" w:rsidRDefault="00CE1951" w:rsidP="00E276C1">
      <w:pPr>
        <w:pStyle w:val="FootnoteText"/>
      </w:pPr>
      <w:r>
        <w:rPr>
          <w:rStyle w:val="FootnoteReference"/>
        </w:rPr>
        <w:footnoteRef/>
      </w:r>
      <w:r>
        <w:t xml:space="preserve"> Cp. Ps. 145:2 with Ps. 103:33. Only verbs differ.</w:t>
      </w:r>
    </w:p>
  </w:footnote>
  <w:footnote w:id="449">
    <w:p w:rsidR="00CE1951" w:rsidRDefault="00CE1951" w:rsidP="00E276C1">
      <w:pPr>
        <w:pStyle w:val="FootnoteText"/>
      </w:pPr>
      <w:r>
        <w:rPr>
          <w:rStyle w:val="FootnoteReference"/>
        </w:rPr>
        <w:footnoteRef/>
      </w:r>
      <w:r>
        <w:t xml:space="preserve"> </w:t>
      </w:r>
      <w:r w:rsidRPr="00D813A7">
        <w:rPr>
          <w:i/>
        </w:rPr>
        <w:t>Lit</w:t>
      </w:r>
      <w:r>
        <w:t>. ‘dispersions’. Cp. Mt. 24:31.</w:t>
      </w:r>
    </w:p>
  </w:footnote>
  <w:footnote w:id="450">
    <w:p w:rsidR="00CE1951" w:rsidRDefault="00CE1951"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51">
    <w:p w:rsidR="00CE1951" w:rsidRDefault="00CE1951" w:rsidP="00E276C1">
      <w:pPr>
        <w:pStyle w:val="FootnoteText"/>
      </w:pPr>
      <w:r>
        <w:rPr>
          <w:rStyle w:val="FootnoteReference"/>
        </w:rPr>
        <w:footnoteRef/>
      </w:r>
      <w:r>
        <w:t xml:space="preserve"> two-edged sword: praise which conquers Amalek (St. Chrysostom).</w:t>
      </w:r>
    </w:p>
  </w:footnote>
  <w:footnote w:id="452">
    <w:p w:rsidR="00CE1951" w:rsidRDefault="00CE1951" w:rsidP="00E276C1">
      <w:pPr>
        <w:pStyle w:val="FootnoteText"/>
      </w:pPr>
      <w:r>
        <w:rPr>
          <w:rStyle w:val="FootnoteReference"/>
        </w:rPr>
        <w:footnoteRef/>
      </w:r>
      <w:r>
        <w:t xml:space="preserve"> ‘Holiness of life is the mother of glory’ (St Theodoret).</w:t>
      </w:r>
    </w:p>
  </w:footnote>
  <w:footnote w:id="453">
    <w:p w:rsidR="00CE1951" w:rsidRDefault="00CE1951">
      <w:pPr>
        <w:pStyle w:val="FootnoteText"/>
      </w:pPr>
      <w:r>
        <w:rPr>
          <w:rStyle w:val="FootnoteReference"/>
        </w:rPr>
        <w:footnoteRef/>
      </w:r>
      <w:r>
        <w:t xml:space="preserve"> Acts 7:60</w:t>
      </w:r>
    </w:p>
  </w:footnote>
  <w:footnote w:id="454">
    <w:p w:rsidR="00CE1951" w:rsidRDefault="00CE1951" w:rsidP="006B061A">
      <w:pPr>
        <w:pStyle w:val="Footnote0"/>
      </w:pPr>
      <w:r>
        <w:rPr>
          <w:rStyle w:val="FootnoteReference"/>
        </w:rPr>
        <w:footnoteRef/>
      </w:r>
      <w:r>
        <w:t xml:space="preserve"> Literally “virgin monastic”. The traditional English term for a female monastic is not “nun”, but “virgin”.</w:t>
      </w:r>
    </w:p>
  </w:footnote>
  <w:footnote w:id="455">
    <w:p w:rsidR="00000000" w:rsidRDefault="00CE1951">
      <w:pPr>
        <w:pStyle w:val="footnote"/>
        <w:rPr>
          <w:ins w:id="927" w:author="Brett Slote" w:date="2011-07-21T19:13:00Z"/>
        </w:rPr>
        <w:pPrChange w:id="928" w:author="Brett Slote" w:date="2011-07-21T20:05:00Z">
          <w:pPr>
            <w:pStyle w:val="FootnoteText"/>
          </w:pPr>
        </w:pPrChange>
      </w:pPr>
      <w:ins w:id="929" w:author="Brett Slote" w:date="2011-07-21T19:13:00Z">
        <w:r>
          <w:rPr>
            <w:rStyle w:val="FootnoteReference"/>
          </w:rPr>
          <w:footnoteRef/>
        </w:r>
        <w:r>
          <w:t xml:space="preserve"> Numbers 12:7-8</w:t>
        </w:r>
      </w:ins>
    </w:p>
  </w:footnote>
  <w:footnote w:id="456">
    <w:p w:rsidR="00000000" w:rsidRDefault="00CE1951">
      <w:pPr>
        <w:pStyle w:val="footnote"/>
        <w:rPr>
          <w:ins w:id="930" w:author="Brett Slote" w:date="2011-07-21T19:13:00Z"/>
        </w:rPr>
        <w:pPrChange w:id="931" w:author="Brett Slote" w:date="2011-07-21T20:05:00Z">
          <w:pPr>
            <w:pStyle w:val="FootnoteText"/>
          </w:pPr>
        </w:pPrChange>
      </w:pPr>
      <w:ins w:id="932" w:author="Brett Slote" w:date="2011-07-21T19:13:00Z">
        <w:r>
          <w:rPr>
            <w:rStyle w:val="FootnoteReference"/>
          </w:rPr>
          <w:footnoteRef/>
        </w:r>
        <w:r>
          <w:t xml:space="preserve"> Exodus 28:1</w:t>
        </w:r>
      </w:ins>
    </w:p>
  </w:footnote>
  <w:footnote w:id="457">
    <w:p w:rsidR="00000000" w:rsidRDefault="00CE1951">
      <w:pPr>
        <w:pStyle w:val="footnote"/>
        <w:rPr>
          <w:ins w:id="933" w:author="Brett Slote" w:date="2011-07-21T19:13:00Z"/>
        </w:rPr>
        <w:pPrChange w:id="934" w:author="Brett Slote" w:date="2011-07-21T20:05:00Z">
          <w:pPr>
            <w:pStyle w:val="FootnoteText"/>
          </w:pPr>
        </w:pPrChange>
      </w:pPr>
      <w:ins w:id="935" w:author="Brett Slote" w:date="2011-07-21T19:13:00Z">
        <w:r>
          <w:rPr>
            <w:rStyle w:val="FootnoteReference"/>
          </w:rPr>
          <w:footnoteRef/>
        </w:r>
        <w:r>
          <w:t xml:space="preserve"> Matthew 16:18</w:t>
        </w:r>
      </w:ins>
    </w:p>
  </w:footnote>
  <w:footnote w:id="458">
    <w:p w:rsidR="00000000" w:rsidRDefault="00CE1951">
      <w:pPr>
        <w:pStyle w:val="footnote"/>
        <w:rPr>
          <w:ins w:id="937" w:author="Brett Slote" w:date="2011-07-21T19:13:00Z"/>
        </w:rPr>
        <w:pPrChange w:id="938" w:author="Brett Slote" w:date="2011-07-21T20:05:00Z">
          <w:pPr>
            <w:pStyle w:val="FootnoteText"/>
          </w:pPr>
        </w:pPrChange>
      </w:pPr>
      <w:ins w:id="939" w:author="Brett Slote" w:date="2011-07-21T19:13:00Z">
        <w:r>
          <w:rPr>
            <w:rStyle w:val="FootnoteReference"/>
          </w:rPr>
          <w:footnoteRef/>
        </w:r>
        <w:r>
          <w:t xml:space="preserve"> Psalms 110:4, Hebrews 5:6,10</w:t>
        </w:r>
      </w:ins>
    </w:p>
  </w:footnote>
  <w:footnote w:id="459">
    <w:p w:rsidR="00CE1951" w:rsidRDefault="00CE1951"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60">
    <w:p w:rsidR="00CE1951" w:rsidRDefault="00CE1951">
      <w:pPr>
        <w:pStyle w:val="FootnoteText"/>
      </w:pPr>
      <w:r>
        <w:rPr>
          <w:rStyle w:val="FootnoteReference"/>
        </w:rPr>
        <w:footnoteRef/>
      </w:r>
      <w:r>
        <w:t xml:space="preserve"> Pope Dioscorus can but substituted here to use this doxology on his feast.</w:t>
      </w:r>
    </w:p>
  </w:footnote>
  <w:footnote w:id="461">
    <w:p w:rsidR="00CE1951" w:rsidRDefault="00CE1951" w:rsidP="003D4209">
      <w:pPr>
        <w:pStyle w:val="footnote"/>
      </w:pPr>
      <w:r>
        <w:rPr>
          <w:rStyle w:val="FootnoteReference"/>
        </w:rPr>
        <w:footnoteRef/>
      </w:r>
      <w:r>
        <w:t xml:space="preserve"> Dan 12:3</w:t>
      </w:r>
    </w:p>
  </w:footnote>
  <w:footnote w:id="462">
    <w:p w:rsidR="00CE1951" w:rsidRDefault="00CE1951" w:rsidP="003D4209">
      <w:pPr>
        <w:pStyle w:val="footnote"/>
      </w:pPr>
      <w:r>
        <w:rPr>
          <w:rStyle w:val="FootnoteReference"/>
        </w:rPr>
        <w:footnoteRef/>
      </w:r>
      <w:r>
        <w:t xml:space="preserve"> The Scetis Valley in Egypt, from which the word “ascetic” comes. Sheheet means “measure of the heart.”</w:t>
      </w:r>
    </w:p>
  </w:footnote>
  <w:footnote w:id="463">
    <w:p w:rsidR="00CE1951" w:rsidRDefault="00CE1951" w:rsidP="003D4209">
      <w:pPr>
        <w:pStyle w:val="footnote"/>
      </w:pPr>
      <w:r>
        <w:rPr>
          <w:rStyle w:val="FootnoteReference"/>
        </w:rPr>
        <w:footnoteRef/>
      </w:r>
      <w:r>
        <w:t xml:space="preserve"> Cf Lk 22:30, Mt</w:t>
      </w:r>
      <w:r w:rsidRPr="003D4209">
        <w:rPr>
          <w:rStyle w:val="footnoteChar"/>
        </w:rPr>
        <w:t xml:space="preserve"> </w:t>
      </w:r>
      <w:r>
        <w:t>19:20</w:t>
      </w:r>
    </w:p>
  </w:footnote>
  <w:footnote w:id="464">
    <w:p w:rsidR="00CE1951" w:rsidRDefault="00CE1951">
      <w:pPr>
        <w:pStyle w:val="FootnoteText"/>
      </w:pPr>
      <w:r>
        <w:rPr>
          <w:rStyle w:val="FootnoteReference"/>
        </w:rPr>
        <w:footnoteRef/>
      </w:r>
      <w:r>
        <w:t xml:space="preserve"> Rev 4:6</w:t>
      </w:r>
    </w:p>
  </w:footnote>
  <w:footnote w:id="465">
    <w:p w:rsidR="00CE1951" w:rsidRDefault="00CE1951" w:rsidP="00104A9B">
      <w:pPr>
        <w:pStyle w:val="FootnoteText"/>
        <w:rPr>
          <w:ins w:id="970" w:author="Brett Slote" w:date="2011-07-19T15:43:00Z"/>
        </w:rPr>
      </w:pPr>
      <w:ins w:id="971" w:author="Brett Slote" w:date="2011-07-19T15:43:00Z">
        <w:r>
          <w:rPr>
            <w:rStyle w:val="FootnoteReference"/>
          </w:rPr>
          <w:footnoteRef/>
        </w:r>
        <w:r>
          <w:t xml:space="preserve"> or supplications/intercessions</w:t>
        </w:r>
      </w:ins>
    </w:p>
  </w:footnote>
  <w:footnote w:id="466">
    <w:p w:rsidR="00000000" w:rsidRDefault="00CE1951">
      <w:pPr>
        <w:pStyle w:val="footnote"/>
        <w:rPr>
          <w:ins w:id="972" w:author="Brett Slote" w:date="2011-07-19T15:43:00Z"/>
        </w:rPr>
        <w:pPrChange w:id="973" w:author="Brett Slote" w:date="2011-07-21T19:56:00Z">
          <w:pPr>
            <w:pStyle w:val="FootnoteText"/>
          </w:pPr>
        </w:pPrChange>
      </w:pPr>
      <w:ins w:id="974" w:author="Brett Slote" w:date="2011-07-19T15:43:00Z">
        <w:r>
          <w:rPr>
            <w:rStyle w:val="FootnoteReference"/>
          </w:rPr>
          <w:footnoteRef/>
        </w:r>
        <w:r>
          <w:t xml:space="preserve"> Joel 3:13 – but I’m trying to remember something that says “the harvest is full and the wheat plentiful”</w:t>
        </w:r>
      </w:ins>
    </w:p>
  </w:footnote>
  <w:footnote w:id="467">
    <w:p w:rsidR="00000000" w:rsidRDefault="00CE1951">
      <w:pPr>
        <w:pStyle w:val="footnote"/>
        <w:rPr>
          <w:ins w:id="975" w:author="Brett Slote" w:date="2011-07-19T15:43:00Z"/>
          <w:rFonts w:ascii="Antonious" w:hAnsi="Antonious" w:cs="Antonious"/>
        </w:rPr>
        <w:pPrChange w:id="976" w:author="Brett Slote" w:date="2011-07-21T19:56:00Z">
          <w:pPr>
            <w:widowControl w:val="0"/>
            <w:autoSpaceDE w:val="0"/>
            <w:autoSpaceDN w:val="0"/>
            <w:adjustRightInd w:val="0"/>
          </w:pPr>
        </w:pPrChange>
      </w:pPr>
      <w:ins w:id="97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68">
    <w:p w:rsidR="00CE1951" w:rsidRDefault="00CE1951">
      <w:pPr>
        <w:pStyle w:val="FootnoteText"/>
      </w:pPr>
      <w:r>
        <w:rPr>
          <w:rStyle w:val="FootnoteReference"/>
        </w:rPr>
        <w:footnoteRef/>
      </w:r>
      <w:r>
        <w:t xml:space="preserve"> Rev 4:4</w:t>
      </w:r>
    </w:p>
  </w:footnote>
  <w:footnote w:id="469">
    <w:p w:rsidR="00CE1951" w:rsidRDefault="00CE1951">
      <w:pPr>
        <w:pStyle w:val="FootnoteText"/>
      </w:pPr>
      <w:r>
        <w:rPr>
          <w:rStyle w:val="FootnoteReference"/>
        </w:rPr>
        <w:footnoteRef/>
      </w:r>
      <w:r>
        <w:t xml:space="preserve"> Rev 5:8</w:t>
      </w:r>
    </w:p>
  </w:footnote>
  <w:footnote w:id="470">
    <w:p w:rsidR="00000000" w:rsidRDefault="00CE1951">
      <w:pPr>
        <w:pStyle w:val="footnote"/>
        <w:rPr>
          <w:ins w:id="982" w:author="Brett Slote" w:date="2011-07-19T18:33:00Z"/>
        </w:rPr>
        <w:pPrChange w:id="983" w:author="Brett Slote" w:date="2011-07-21T19:58:00Z">
          <w:pPr>
            <w:pStyle w:val="FootnoteText"/>
          </w:pPr>
        </w:pPrChange>
      </w:pPr>
      <w:ins w:id="984" w:author="Brett Slote" w:date="2011-07-19T18:33:00Z">
        <w:r w:rsidRPr="00C96A85">
          <w:rPr>
            <w:rStyle w:val="FootnoteReference"/>
            <w:vertAlign w:val="baseline"/>
          </w:rPr>
          <w:footnoteRef/>
        </w:r>
        <w:r w:rsidRPr="00C96A85">
          <w:t xml:space="preserve"> Ephesians 6:11  (Literally: “all the girding”)</w:t>
        </w:r>
      </w:ins>
    </w:p>
  </w:footnote>
  <w:footnote w:id="471">
    <w:p w:rsidR="00000000" w:rsidRDefault="00CE1951">
      <w:pPr>
        <w:pStyle w:val="footnote"/>
        <w:rPr>
          <w:ins w:id="987" w:author="Brett Slote" w:date="2011-07-19T18:34:00Z"/>
        </w:rPr>
        <w:pPrChange w:id="988" w:author="Brett Slote" w:date="2011-07-21T19:58:00Z">
          <w:pPr>
            <w:pStyle w:val="FootnoteText"/>
          </w:pPr>
        </w:pPrChange>
      </w:pPr>
      <w:ins w:id="989" w:author="Brett Slote" w:date="2011-07-19T18:34:00Z">
        <w:r>
          <w:rPr>
            <w:rStyle w:val="FootnoteReference"/>
          </w:rPr>
          <w:footnoteRef/>
        </w:r>
        <w:r>
          <w:t xml:space="preserve"> Col 3:1</w:t>
        </w:r>
      </w:ins>
    </w:p>
  </w:footnote>
  <w:footnote w:id="472">
    <w:p w:rsidR="00CE1951" w:rsidRDefault="00CE1951"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73">
    <w:p w:rsidR="00CE1951" w:rsidRDefault="00CE1951"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74">
    <w:p w:rsidR="00000000" w:rsidRDefault="003A78C2">
      <w:pPr>
        <w:pStyle w:val="footnote"/>
        <w:rPr>
          <w:ins w:id="1008" w:author="Brett Slote" w:date="2011-07-21T18:59:00Z"/>
          <w:color w:val="FF0000"/>
          <w:rPrChange w:id="1009" w:author="Brett Slote" w:date="2011-07-21T20:03:00Z">
            <w:rPr>
              <w:ins w:id="1010" w:author="Brett Slote" w:date="2011-07-21T18:59:00Z"/>
            </w:rPr>
          </w:rPrChange>
        </w:rPr>
        <w:pPrChange w:id="1011" w:author="Brett Slote" w:date="2011-07-21T20:03:00Z">
          <w:pPr>
            <w:pStyle w:val="FootnoteText"/>
          </w:pPr>
        </w:pPrChange>
      </w:pPr>
      <w:ins w:id="1012" w:author="Brett Slote" w:date="2011-07-21T18:59:00Z">
        <w:r w:rsidRPr="003A78C2">
          <w:rPr>
            <w:rStyle w:val="FootnoteReference"/>
            <w:color w:val="FF0000"/>
            <w:rPrChange w:id="1013" w:author="Brett Slote" w:date="2011-07-21T20:03:00Z">
              <w:rPr>
                <w:rStyle w:val="FootnoteReference"/>
              </w:rPr>
            </w:rPrChange>
          </w:rPr>
          <w:footnoteRef/>
        </w:r>
        <w:r w:rsidRPr="003A78C2">
          <w:rPr>
            <w:color w:val="FF0000"/>
            <w:rPrChange w:id="1014" w:author="Brett Slote" w:date="2011-07-21T20:03:00Z">
              <w:rPr>
                <w:vertAlign w:val="superscript"/>
              </w:rPr>
            </w:rPrChange>
          </w:rPr>
          <w:t xml:space="preserve"> Should decide on whether we’re going with Scete or Shiheet – Shiheet is easier to sing, but for now put “English” equivalents.</w:t>
        </w:r>
      </w:ins>
    </w:p>
  </w:footnote>
  <w:footnote w:id="475">
    <w:p w:rsidR="00000000" w:rsidRDefault="00CE1951">
      <w:pPr>
        <w:pStyle w:val="footnote"/>
        <w:rPr>
          <w:ins w:id="1015" w:author="Brett Slote" w:date="2011-07-21T19:00:00Z"/>
        </w:rPr>
        <w:pPrChange w:id="1016" w:author="Brett Slote" w:date="2011-07-21T20:03:00Z">
          <w:pPr>
            <w:pStyle w:val="FootnoteText"/>
          </w:pPr>
        </w:pPrChange>
      </w:pPr>
      <w:ins w:id="1017" w:author="Brett Slote" w:date="2011-07-21T19:00:00Z">
        <w:r>
          <w:rPr>
            <w:rStyle w:val="FootnoteReference"/>
          </w:rPr>
          <w:footnoteRef/>
        </w:r>
        <w:r>
          <w:t xml:space="preserve"> Need to do some research into the name of this man in English</w:t>
        </w:r>
      </w:ins>
    </w:p>
  </w:footnote>
  <w:footnote w:id="476">
    <w:p w:rsidR="00CE1951" w:rsidRDefault="00CE1951"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77">
    <w:p w:rsidR="00CE1951" w:rsidRDefault="00CE1951" w:rsidP="00073003">
      <w:pPr>
        <w:pStyle w:val="footnote"/>
      </w:pPr>
      <w:r>
        <w:rPr>
          <w:rStyle w:val="FootnoteReference"/>
        </w:rPr>
        <w:footnoteRef/>
      </w:r>
      <w:r>
        <w:t xml:space="preserve"> Revelation 7:2</w:t>
      </w:r>
    </w:p>
  </w:footnote>
  <w:footnote w:id="478">
    <w:p w:rsidR="00CE1951" w:rsidRDefault="00CE1951" w:rsidP="00073003">
      <w:pPr>
        <w:pStyle w:val="footnote"/>
      </w:pPr>
      <w:r>
        <w:rPr>
          <w:rStyle w:val="FootnoteReference"/>
        </w:rPr>
        <w:footnoteRef/>
      </w:r>
      <w:r>
        <w:t xml:space="preserve"> Revelation 7:3</w:t>
      </w:r>
    </w:p>
  </w:footnote>
  <w:footnote w:id="479">
    <w:p w:rsidR="00CE1951" w:rsidRDefault="00CE1951"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80">
    <w:p w:rsidR="00CE1951" w:rsidRDefault="00CE1951" w:rsidP="00BC160E">
      <w:pPr>
        <w:pStyle w:val="footnote"/>
      </w:pPr>
      <w:r>
        <w:rPr>
          <w:rStyle w:val="FootnoteReference"/>
        </w:rPr>
        <w:footnoteRef/>
      </w:r>
      <w:r>
        <w:t xml:space="preserve"> John 13:25</w:t>
      </w:r>
    </w:p>
  </w:footnote>
  <w:footnote w:id="481">
    <w:p w:rsidR="00CE1951" w:rsidRDefault="00CE1951" w:rsidP="00B53E05">
      <w:pPr>
        <w:pStyle w:val="footnote"/>
      </w:pPr>
      <w:r>
        <w:rPr>
          <w:rStyle w:val="FootnoteReference"/>
        </w:rPr>
        <w:footnoteRef/>
      </w:r>
      <w:r>
        <w:t xml:space="preserve"> Normally reserved for the Theotokos.</w:t>
      </w:r>
    </w:p>
  </w:footnote>
  <w:footnote w:id="482">
    <w:p w:rsidR="00CE1951" w:rsidRDefault="00CE1951" w:rsidP="00B53E05">
      <w:pPr>
        <w:pStyle w:val="footnote"/>
      </w:pPr>
      <w:r>
        <w:rPr>
          <w:rStyle w:val="FootnoteReference"/>
        </w:rPr>
        <w:footnoteRef/>
      </w:r>
      <w:r>
        <w:t xml:space="preserve"> The law of righteousness, not the Law of the Old Covenant.</w:t>
      </w:r>
    </w:p>
  </w:footnote>
  <w:footnote w:id="483">
    <w:p w:rsidR="00CE1951" w:rsidRDefault="00CE1951" w:rsidP="00662600">
      <w:pPr>
        <w:pStyle w:val="footnote"/>
      </w:pPr>
      <w:r>
        <w:rPr>
          <w:rStyle w:val="FootnoteReference"/>
        </w:rPr>
        <w:footnoteRef/>
      </w:r>
      <w:r>
        <w:t xml:space="preserve"> Or image</w:t>
      </w:r>
    </w:p>
  </w:footnote>
  <w:footnote w:id="484">
    <w:p w:rsidR="00000000" w:rsidRDefault="00CE1951">
      <w:pPr>
        <w:pStyle w:val="footnote"/>
        <w:rPr>
          <w:ins w:id="1056" w:author="Brett Slote" w:date="2011-07-21T18:57:00Z"/>
        </w:rPr>
        <w:pPrChange w:id="1057" w:author="Brett Slote" w:date="2011-07-21T20:03:00Z">
          <w:pPr>
            <w:pStyle w:val="FootnoteText"/>
          </w:pPr>
        </w:pPrChange>
      </w:pPr>
      <w:ins w:id="1058" w:author="Brett Slote" w:date="2011-07-21T18:57:00Z">
        <w:r>
          <w:rPr>
            <w:rStyle w:val="FootnoteReference"/>
          </w:rPr>
          <w:footnoteRef/>
        </w:r>
        <w:r>
          <w:t xml:space="preserve"> Colossians 3:14</w:t>
        </w:r>
      </w:ins>
    </w:p>
  </w:footnote>
  <w:footnote w:id="485">
    <w:p w:rsidR="00CE1951" w:rsidRDefault="00CE1951" w:rsidP="00E22010">
      <w:pPr>
        <w:pStyle w:val="footnote"/>
      </w:pPr>
      <w:r>
        <w:rPr>
          <w:rStyle w:val="FootnoteReference"/>
        </w:rPr>
        <w:footnoteRef/>
      </w:r>
      <w:r>
        <w:t xml:space="preserve"> 2 Tim 4:7</w:t>
      </w:r>
    </w:p>
  </w:footnote>
  <w:footnote w:id="486">
    <w:p w:rsidR="00CE1951" w:rsidRDefault="00CE1951" w:rsidP="00E22010">
      <w:pPr>
        <w:pStyle w:val="footnote"/>
      </w:pPr>
      <w:r>
        <w:rPr>
          <w:rStyle w:val="FootnoteReference"/>
        </w:rPr>
        <w:footnoteRef/>
      </w:r>
      <w:r>
        <w:t xml:space="preserve"> 2 Tim 4:8</w:t>
      </w:r>
    </w:p>
  </w:footnote>
  <w:footnote w:id="487">
    <w:p w:rsidR="00CE1951" w:rsidRDefault="00CE1951" w:rsidP="001779C0">
      <w:pPr>
        <w:pStyle w:val="footnote"/>
      </w:pPr>
      <w:r>
        <w:rPr>
          <w:rStyle w:val="FootnoteReference"/>
        </w:rPr>
        <w:footnoteRef/>
      </w:r>
      <w:r>
        <w:t xml:space="preserve"> Composed in Coptic and Arabic by H.G. Bishop Demetrius of Malawi circa A.D. 2000.</w:t>
      </w:r>
    </w:p>
  </w:footnote>
  <w:footnote w:id="488">
    <w:p w:rsidR="00CE1951" w:rsidRDefault="00CE1951"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89">
    <w:p w:rsidR="00000000" w:rsidRDefault="00CE1951">
      <w:pPr>
        <w:pStyle w:val="footnote"/>
        <w:rPr>
          <w:ins w:id="1079" w:author="Brett Slote" w:date="2011-07-21T18:45:00Z"/>
        </w:rPr>
        <w:pPrChange w:id="1080" w:author="Brett Slote" w:date="2011-07-21T20:01:00Z">
          <w:pPr>
            <w:pStyle w:val="FootnoteText"/>
          </w:pPr>
        </w:pPrChange>
      </w:pPr>
      <w:ins w:id="1081" w:author="Brett Slote" w:date="2011-07-21T18:45:00Z">
        <w:r>
          <w:rPr>
            <w:rStyle w:val="FootnoteReference"/>
          </w:rPr>
          <w:footnoteRef/>
        </w:r>
        <w:r>
          <w:t xml:space="preserve"> Daniel 12:3</w:t>
        </w:r>
      </w:ins>
    </w:p>
  </w:footnote>
  <w:footnote w:id="490">
    <w:p w:rsidR="00000000" w:rsidRDefault="00CE1951">
      <w:pPr>
        <w:pStyle w:val="footnote"/>
        <w:rPr>
          <w:ins w:id="1082" w:author="Brett Slote" w:date="2011-07-21T18:46:00Z"/>
        </w:rPr>
        <w:pPrChange w:id="1083" w:author="Brett Slote" w:date="2011-07-21T20:01:00Z">
          <w:pPr>
            <w:pStyle w:val="FootnoteText"/>
          </w:pPr>
        </w:pPrChange>
      </w:pPr>
      <w:ins w:id="1084" w:author="Brett Slote" w:date="2011-07-21T18:46:00Z">
        <w:r>
          <w:rPr>
            <w:rStyle w:val="FootnoteReference"/>
          </w:rPr>
          <w:footnoteRef/>
        </w:r>
        <w:r>
          <w:t xml:space="preserve"> Literally: all you monastic folk</w:t>
        </w:r>
      </w:ins>
    </w:p>
  </w:footnote>
  <w:footnote w:id="491">
    <w:p w:rsidR="00CE1951" w:rsidRDefault="00CE1951">
      <w:pPr>
        <w:pStyle w:val="FootnoteText"/>
      </w:pPr>
      <w:r>
        <w:rPr>
          <w:rStyle w:val="FootnoteReference"/>
        </w:rPr>
        <w:footnoteRef/>
      </w:r>
      <w:r>
        <w:t xml:space="preserve"> Published by Abouna Matta El-Maskeen of St. Macarius’ Monastery.</w:t>
      </w:r>
    </w:p>
  </w:footnote>
  <w:footnote w:id="492">
    <w:p w:rsidR="00CE1951" w:rsidRDefault="00CE1951" w:rsidP="00670C79">
      <w:pPr>
        <w:pStyle w:val="footnote"/>
      </w:pPr>
      <w:r>
        <w:rPr>
          <w:rStyle w:val="FootnoteReference"/>
        </w:rPr>
        <w:footnoteRef/>
      </w:r>
      <w:r>
        <w:t xml:space="preserve"> Modern day Ethiopia and Eritrea.</w:t>
      </w:r>
    </w:p>
  </w:footnote>
  <w:footnote w:id="493">
    <w:p w:rsidR="00CE1951" w:rsidRDefault="00CE1951" w:rsidP="0047441D">
      <w:pPr>
        <w:pStyle w:val="footnote"/>
      </w:pPr>
      <w:r>
        <w:rPr>
          <w:rStyle w:val="FootnoteReference"/>
        </w:rPr>
        <w:footnoteRef/>
      </w:r>
      <w:r>
        <w:t xml:space="preserve"> St. F</w:t>
      </w:r>
      <w:r w:rsidRPr="006422C6">
        <w:t>rumentius</w:t>
      </w:r>
      <w:r>
        <w:t>, whom the Ethiopians called “Abune Selama.”</w:t>
      </w:r>
    </w:p>
  </w:footnote>
  <w:footnote w:id="494">
    <w:p w:rsidR="00000000" w:rsidRDefault="00CE1951">
      <w:pPr>
        <w:pStyle w:val="footnote"/>
        <w:rPr>
          <w:ins w:id="1107" w:author="Brett Slote" w:date="2011-07-21T19:11:00Z"/>
        </w:rPr>
        <w:pPrChange w:id="1108" w:author="Brett Slote" w:date="2011-07-21T20:05:00Z">
          <w:pPr>
            <w:pStyle w:val="FootnoteText"/>
          </w:pPr>
        </w:pPrChange>
      </w:pPr>
      <w:ins w:id="1109" w:author="Brett Slote" w:date="2011-07-21T19:11:00Z">
        <w:r>
          <w:rPr>
            <w:rStyle w:val="FootnoteReference"/>
          </w:rPr>
          <w:footnoteRef/>
        </w:r>
        <w:r>
          <w:t xml:space="preserve"> Psalm 41:1</w:t>
        </w:r>
      </w:ins>
    </w:p>
  </w:footnote>
  <w:footnote w:id="495">
    <w:p w:rsidR="00CE1951" w:rsidRDefault="00CE1951"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96">
    <w:p w:rsidR="00CE1951" w:rsidRDefault="00CE1951"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97">
    <w:p w:rsidR="00CE1951" w:rsidRDefault="00CE1951"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98">
    <w:p w:rsidR="00CE1951" w:rsidRDefault="00CE1951" w:rsidP="006D27E4">
      <w:pPr>
        <w:pStyle w:val="Footnote0"/>
      </w:pPr>
      <w:r>
        <w:rPr>
          <w:rStyle w:val="FootnoteReference"/>
        </w:rPr>
        <w:footnoteRef/>
      </w:r>
      <w:r>
        <w:t xml:space="preserve"> In modern day Libya</w:t>
      </w:r>
    </w:p>
  </w:footnote>
  <w:footnote w:id="499">
    <w:p w:rsidR="00000000" w:rsidRDefault="00CE1951">
      <w:pPr>
        <w:pStyle w:val="footnote"/>
        <w:rPr>
          <w:ins w:id="1115" w:author="Brett Slote" w:date="2011-07-21T18:49:00Z"/>
        </w:rPr>
        <w:pPrChange w:id="1116" w:author="Brett Slote" w:date="2011-07-21T20:02:00Z">
          <w:pPr>
            <w:pStyle w:val="FootnoteText"/>
          </w:pPr>
        </w:pPrChange>
      </w:pPr>
      <w:ins w:id="1117" w:author="Brett Slote" w:date="2011-07-21T18:49:00Z">
        <w:r>
          <w:rPr>
            <w:rStyle w:val="FootnoteReference"/>
          </w:rPr>
          <w:footnoteRef/>
        </w:r>
        <w:r>
          <w:t xml:space="preserve"> Note that </w:t>
        </w:r>
        <w:r w:rsidR="003A78C2" w:rsidRPr="003A78C2">
          <w:rPr>
            <w:rFonts w:ascii="CS Avva Shenouda" w:hAnsi="CS Avva Shenouda"/>
            <w:rPrChange w:id="1118" w:author="Brett Slote" w:date="2011-07-21T20:02:00Z">
              <w:rPr>
                <w:rFonts w:ascii="Antonious Normal" w:hAnsi="Antonious Normal"/>
              </w:rPr>
            </w:rPrChange>
          </w:rPr>
          <w:t>twou</w:t>
        </w:r>
        <w:r>
          <w:t xml:space="preserve"> is used as mountain and desert interchangeably in Coptic monastic literature</w:t>
        </w:r>
      </w:ins>
    </w:p>
  </w:footnote>
  <w:footnote w:id="500">
    <w:p w:rsidR="00000000" w:rsidRDefault="00CE1951">
      <w:pPr>
        <w:pStyle w:val="footnote"/>
        <w:rPr>
          <w:ins w:id="1119" w:author="Brett Slote" w:date="2011-07-21T18:50:00Z"/>
        </w:rPr>
        <w:pPrChange w:id="1120" w:author="Brett Slote" w:date="2011-07-21T20:02:00Z">
          <w:pPr>
            <w:pStyle w:val="FootnoteText"/>
          </w:pPr>
        </w:pPrChange>
      </w:pPr>
      <w:ins w:id="1121" w:author="Brett Slote" w:date="2011-07-21T18:50:00Z">
        <w:r>
          <w:rPr>
            <w:rStyle w:val="FootnoteReference"/>
          </w:rPr>
          <w:footnoteRef/>
        </w:r>
        <w:r>
          <w:t xml:space="preserve"> US book has “travails of torment” – but it’s not possessive.</w:t>
        </w:r>
      </w:ins>
    </w:p>
  </w:footnote>
  <w:footnote w:id="501">
    <w:p w:rsidR="00000000" w:rsidRDefault="00CE1951">
      <w:pPr>
        <w:pStyle w:val="footnote"/>
        <w:rPr>
          <w:ins w:id="1122" w:author="Brett Slote" w:date="2011-07-21T18:49:00Z"/>
        </w:rPr>
        <w:pPrChange w:id="1123" w:author="Brett Slote" w:date="2011-07-21T20:02:00Z">
          <w:pPr>
            <w:pStyle w:val="FootnoteText"/>
          </w:pPr>
        </w:pPrChange>
      </w:pPr>
      <w:ins w:id="1124" w:author="Brett Slote" w:date="2011-07-21T18:49:00Z">
        <w:r>
          <w:rPr>
            <w:rStyle w:val="FootnoteReference"/>
          </w:rPr>
          <w:footnoteRef/>
        </w:r>
        <w:r>
          <w:t xml:space="preserve"> 1 Peter 1:4</w:t>
        </w:r>
      </w:ins>
    </w:p>
  </w:footnote>
  <w:footnote w:id="502">
    <w:p w:rsidR="00CE1951" w:rsidRDefault="00CE1951" w:rsidP="00E77C68">
      <w:pPr>
        <w:pStyle w:val="footnote"/>
      </w:pPr>
      <w:r>
        <w:rPr>
          <w:rStyle w:val="FootnoteReference"/>
        </w:rPr>
        <w:footnoteRef/>
      </w:r>
      <w:r>
        <w:t xml:space="preserve"> The Coptic has “Three names, one God,” which is the heresy of modalism, and certainly was not said at Ephesus.</w:t>
      </w:r>
    </w:p>
  </w:footnote>
  <w:footnote w:id="503">
    <w:p w:rsidR="00CE1951" w:rsidRDefault="00CE1951" w:rsidP="00E77C68">
      <w:pPr>
        <w:pStyle w:val="footnote"/>
      </w:pPr>
      <w:r>
        <w:rPr>
          <w:rStyle w:val="FootnoteReference"/>
        </w:rPr>
        <w:footnoteRef/>
      </w:r>
      <w:r>
        <w:t xml:space="preserve"> This line is heretical.</w:t>
      </w:r>
    </w:p>
  </w:footnote>
  <w:footnote w:id="504">
    <w:p w:rsidR="00000000" w:rsidRDefault="00CE1951">
      <w:pPr>
        <w:pStyle w:val="footnote"/>
        <w:rPr>
          <w:ins w:id="1140" w:author="Brett Slote" w:date="2011-07-21T18:55:00Z"/>
        </w:rPr>
        <w:pPrChange w:id="1141" w:author="Brett Slote" w:date="2011-07-21T20:02:00Z">
          <w:pPr>
            <w:pStyle w:val="FootnoteText"/>
          </w:pPr>
        </w:pPrChange>
      </w:pPr>
      <w:ins w:id="1142" w:author="Brett Slote" w:date="2011-07-21T18:55:00Z">
        <w:r>
          <w:rPr>
            <w:rStyle w:val="FootnoteReference"/>
          </w:rPr>
          <w:footnoteRef/>
        </w:r>
        <w:r>
          <w:t xml:space="preserve"> Hallow or consecrate – this was, according to a tradition, when he formerly became an archimandrite</w:t>
        </w:r>
      </w:ins>
    </w:p>
  </w:footnote>
  <w:footnote w:id="505">
    <w:p w:rsidR="00000000" w:rsidRDefault="00CE1951">
      <w:pPr>
        <w:pStyle w:val="footnote"/>
        <w:rPr>
          <w:ins w:id="1143" w:author="Brett Slote" w:date="2011-07-21T18:52:00Z"/>
        </w:rPr>
        <w:pPrChange w:id="1144" w:author="Brett Slote" w:date="2011-07-21T20:02:00Z">
          <w:pPr/>
        </w:pPrChange>
      </w:pPr>
      <w:ins w:id="1145" w:author="Brett Slote" w:date="2011-07-21T18:52:00Z">
        <w:r w:rsidRPr="00FB36D8">
          <w:rPr>
            <w:rStyle w:val="FootnoteReference"/>
            <w:vertAlign w:val="baseline"/>
          </w:rPr>
          <w:footnoteRef/>
        </w:r>
        <w:r w:rsidRPr="00FB36D8">
          <w:t xml:space="preserve"> This line is literally “because the hope of the good”</w:t>
        </w:r>
      </w:ins>
    </w:p>
  </w:footnote>
  <w:footnote w:id="506">
    <w:p w:rsidR="00000000" w:rsidRDefault="00CE1951">
      <w:pPr>
        <w:pStyle w:val="footnote"/>
        <w:rPr>
          <w:ins w:id="1146" w:author="Brett Slote" w:date="2011-07-21T18:52:00Z"/>
          <w:rFonts w:ascii="CS Avva Shenouda" w:hAnsi="CS Avva Shenouda"/>
          <w:color w:val="FF0000"/>
          <w:rPrChange w:id="1147" w:author="Brett Slote" w:date="2011-07-21T20:02:00Z">
            <w:rPr>
              <w:ins w:id="1148" w:author="Brett Slote" w:date="2011-07-21T18:52:00Z"/>
              <w:color w:val="FF0000"/>
            </w:rPr>
          </w:rPrChange>
        </w:rPr>
        <w:pPrChange w:id="1149" w:author="Brett Slote" w:date="2011-07-21T20:02:00Z">
          <w:pPr/>
        </w:pPrChange>
      </w:pPr>
      <w:ins w:id="1150" w:author="Brett Slote" w:date="2011-07-21T18:52:00Z">
        <w:r w:rsidRPr="00FB36D8">
          <w:rPr>
            <w:rStyle w:val="FootnoteReference"/>
            <w:vertAlign w:val="baseline"/>
          </w:rPr>
          <w:footnoteRef/>
        </w:r>
        <w:r w:rsidRPr="00FB36D8">
          <w:t xml:space="preserve"> </w:t>
        </w:r>
        <w:r w:rsidR="003A78C2" w:rsidRPr="003A78C2">
          <w:rPr>
            <w:rPrChange w:id="1151" w:author="Brett Slote" w:date="2011-07-21T20:02:00Z">
              <w:rPr>
                <w:rFonts w:ascii="Antonious Normal" w:hAnsi="Antonious Normal"/>
                <w:color w:val="FF0000"/>
              </w:rPr>
            </w:rPrChange>
          </w:rPr>
          <w:t>qen hanhwd/ nem han'almoc</w:t>
        </w:r>
      </w:ins>
    </w:p>
  </w:footnote>
  <w:footnote w:id="507">
    <w:p w:rsidR="00CE1951" w:rsidRDefault="00CE1951">
      <w:pPr>
        <w:pStyle w:val="FootnoteText"/>
      </w:pPr>
      <w:r>
        <w:rPr>
          <w:rStyle w:val="FootnoteReference"/>
        </w:rPr>
        <w:footnoteRef/>
      </w:r>
      <w:r>
        <w:t xml:space="preserve"> Matthew 1:20</w:t>
      </w:r>
    </w:p>
  </w:footnote>
  <w:footnote w:id="508">
    <w:p w:rsidR="00000000" w:rsidRDefault="00CE1951">
      <w:pPr>
        <w:pStyle w:val="footnote"/>
        <w:rPr>
          <w:ins w:id="1166" w:author="Brett Slote" w:date="2011-07-21T19:04:00Z"/>
        </w:rPr>
        <w:pPrChange w:id="1167" w:author="Brett Slote" w:date="2011-07-21T20:04:00Z">
          <w:pPr>
            <w:pStyle w:val="FootnoteText"/>
          </w:pPr>
        </w:pPrChange>
      </w:pPr>
      <w:ins w:id="1168" w:author="Brett Slote" w:date="2011-07-21T19:04:00Z">
        <w:r>
          <w:rPr>
            <w:rStyle w:val="FootnoteReference"/>
          </w:rPr>
          <w:footnoteRef/>
        </w:r>
        <w:r>
          <w:t xml:space="preserve"> literal is disregarded</w:t>
        </w:r>
      </w:ins>
    </w:p>
  </w:footnote>
  <w:footnote w:id="509">
    <w:p w:rsidR="00CE1951" w:rsidRDefault="00CE1951">
      <w:pPr>
        <w:pStyle w:val="FootnoteText"/>
      </w:pPr>
      <w:r>
        <w:rPr>
          <w:rStyle w:val="FootnoteReference"/>
        </w:rPr>
        <w:footnoteRef/>
      </w:r>
      <w:r>
        <w:t xml:space="preserve"> Ps 8:2</w:t>
      </w:r>
    </w:p>
  </w:footnote>
  <w:footnote w:id="510">
    <w:p w:rsidR="00CE1951" w:rsidRPr="000C76BB" w:rsidRDefault="00CE1951"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11">
    <w:p w:rsidR="00CE1951" w:rsidRDefault="00CE1951">
      <w:pPr>
        <w:pStyle w:val="FootnoteText"/>
      </w:pPr>
      <w:r>
        <w:rPr>
          <w:rStyle w:val="FootnoteReference"/>
        </w:rPr>
        <w:footnoteRef/>
      </w:r>
      <w:r>
        <w:t xml:space="preserve"> Matthew 28:6</w:t>
      </w:r>
    </w:p>
  </w:footnote>
  <w:footnote w:id="512">
    <w:p w:rsidR="00CE1951" w:rsidRDefault="00CE1951">
      <w:pPr>
        <w:pStyle w:val="FootnoteText"/>
      </w:pPr>
      <w:r>
        <w:rPr>
          <w:rStyle w:val="FootnoteReference"/>
        </w:rPr>
        <w:footnoteRef/>
      </w:r>
      <w:r>
        <w:t xml:space="preserve"> Matthew 28:7,6</w:t>
      </w:r>
    </w:p>
  </w:footnote>
  <w:footnote w:id="513">
    <w:p w:rsidR="00CE1951" w:rsidRDefault="00CE1951">
      <w:pPr>
        <w:pStyle w:val="FootnoteText"/>
      </w:pPr>
      <w:r>
        <w:rPr>
          <w:rStyle w:val="FootnoteReference"/>
        </w:rPr>
        <w:footnoteRef/>
      </w:r>
      <w:r>
        <w:t xml:space="preserve"> Matthew 28:7</w:t>
      </w:r>
    </w:p>
  </w:footnote>
  <w:footnote w:id="514">
    <w:p w:rsidR="00CE1951" w:rsidRDefault="00CE1951">
      <w:pPr>
        <w:pStyle w:val="FootnoteText"/>
      </w:pPr>
      <w:r>
        <w:rPr>
          <w:rStyle w:val="FootnoteReference"/>
        </w:rPr>
        <w:footnoteRef/>
      </w:r>
      <w:r>
        <w:t xml:space="preserve"> John 20:27</w:t>
      </w:r>
    </w:p>
  </w:footnote>
  <w:footnote w:id="515">
    <w:p w:rsidR="00CE1951" w:rsidRDefault="00CE1951">
      <w:pPr>
        <w:pStyle w:val="FootnoteText"/>
      </w:pPr>
      <w:r>
        <w:rPr>
          <w:rStyle w:val="FootnoteReference"/>
        </w:rPr>
        <w:footnoteRef/>
      </w:r>
      <w:r>
        <w:t xml:space="preserve"> John 20:28</w:t>
      </w:r>
    </w:p>
  </w:footnote>
  <w:footnote w:id="516">
    <w:p w:rsidR="00CE1951" w:rsidRDefault="00CE1951">
      <w:pPr>
        <w:pStyle w:val="FootnoteText"/>
      </w:pPr>
      <w:r>
        <w:rPr>
          <w:rStyle w:val="FootnoteReference"/>
        </w:rPr>
        <w:footnoteRef/>
      </w:r>
      <w:r>
        <w:t xml:space="preserve"> John 20:29</w:t>
      </w:r>
    </w:p>
  </w:footnote>
  <w:footnote w:id="517">
    <w:p w:rsidR="00CE1951" w:rsidRDefault="00CE1951">
      <w:pPr>
        <w:pStyle w:val="FootnoteText"/>
      </w:pPr>
      <w:r>
        <w:rPr>
          <w:rStyle w:val="FootnoteReference"/>
        </w:rPr>
        <w:footnoteRef/>
      </w:r>
      <w:r>
        <w:t xml:space="preserve"> John 20:29</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1951" w:rsidRPr="00536AB2" w:rsidRDefault="00CE1951" w:rsidP="002F1229">
    <w:pPr>
      <w:pStyle w:val="Header"/>
      <w:tabs>
        <w:tab w:val="clear" w:pos="4680"/>
        <w:tab w:val="clear" w:pos="9360"/>
        <w:tab w:val="center" w:pos="3510"/>
        <w:tab w:val="right" w:pos="7020"/>
      </w:tabs>
      <w:spacing w:line="480" w:lineRule="auto"/>
      <w:rPr>
        <w:rStyle w:val="myHeaderChar"/>
      </w:rPr>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revisionView w:markup="0"/>
  <w:defaultTabStop w:val="720"/>
  <w:autoHyphenation/>
  <w:hyphenationZone w:val="864"/>
  <w:characterSpacingControl w:val="doNotCompress"/>
  <w:hdrShapeDefaults>
    <o:shapedefaults v:ext="edit" spidmax="8193"/>
  </w:hdrShapeDefaults>
  <w:footnotePr>
    <w:footnote w:id="-1"/>
    <w:footnote w:id="0"/>
  </w:footnotePr>
  <w:endnotePr>
    <w:endnote w:id="-1"/>
    <w:endnote w:id="0"/>
  </w:endnotePr>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4A5"/>
    <w:rsid w:val="000278EC"/>
    <w:rsid w:val="00027E5B"/>
    <w:rsid w:val="00031314"/>
    <w:rsid w:val="00032280"/>
    <w:rsid w:val="00035647"/>
    <w:rsid w:val="00042555"/>
    <w:rsid w:val="0004278F"/>
    <w:rsid w:val="00042E9B"/>
    <w:rsid w:val="0004345A"/>
    <w:rsid w:val="00046257"/>
    <w:rsid w:val="00047140"/>
    <w:rsid w:val="00050534"/>
    <w:rsid w:val="00057E53"/>
    <w:rsid w:val="0006025B"/>
    <w:rsid w:val="0006697F"/>
    <w:rsid w:val="00071107"/>
    <w:rsid w:val="00071464"/>
    <w:rsid w:val="00072285"/>
    <w:rsid w:val="00072324"/>
    <w:rsid w:val="00073003"/>
    <w:rsid w:val="00073574"/>
    <w:rsid w:val="00075B6A"/>
    <w:rsid w:val="00075EAD"/>
    <w:rsid w:val="00077C52"/>
    <w:rsid w:val="000847B6"/>
    <w:rsid w:val="00087FCC"/>
    <w:rsid w:val="00091E79"/>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0E47"/>
    <w:rsid w:val="001341D0"/>
    <w:rsid w:val="00137929"/>
    <w:rsid w:val="0014584F"/>
    <w:rsid w:val="00145EE7"/>
    <w:rsid w:val="00154D4E"/>
    <w:rsid w:val="00160C25"/>
    <w:rsid w:val="00160DE3"/>
    <w:rsid w:val="00161998"/>
    <w:rsid w:val="00163A7A"/>
    <w:rsid w:val="0016512E"/>
    <w:rsid w:val="001654B8"/>
    <w:rsid w:val="0016662B"/>
    <w:rsid w:val="00166B35"/>
    <w:rsid w:val="0016784B"/>
    <w:rsid w:val="00173F9C"/>
    <w:rsid w:val="001779C0"/>
    <w:rsid w:val="001822EB"/>
    <w:rsid w:val="001834E6"/>
    <w:rsid w:val="00192066"/>
    <w:rsid w:val="001923BE"/>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45DB"/>
    <w:rsid w:val="00224925"/>
    <w:rsid w:val="002315D6"/>
    <w:rsid w:val="00231798"/>
    <w:rsid w:val="00232EAB"/>
    <w:rsid w:val="00232F08"/>
    <w:rsid w:val="00233501"/>
    <w:rsid w:val="00234DAF"/>
    <w:rsid w:val="00235C40"/>
    <w:rsid w:val="00236E2B"/>
    <w:rsid w:val="002411ED"/>
    <w:rsid w:val="00243F73"/>
    <w:rsid w:val="00251DB9"/>
    <w:rsid w:val="00253C5F"/>
    <w:rsid w:val="00253DD3"/>
    <w:rsid w:val="00254945"/>
    <w:rsid w:val="00257627"/>
    <w:rsid w:val="00257A38"/>
    <w:rsid w:val="002631A9"/>
    <w:rsid w:val="00267F42"/>
    <w:rsid w:val="00274233"/>
    <w:rsid w:val="002904CF"/>
    <w:rsid w:val="002922F9"/>
    <w:rsid w:val="002A0A20"/>
    <w:rsid w:val="002A4D37"/>
    <w:rsid w:val="002B038E"/>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7CF2"/>
    <w:rsid w:val="003032D8"/>
    <w:rsid w:val="0030497C"/>
    <w:rsid w:val="00305E1E"/>
    <w:rsid w:val="00306181"/>
    <w:rsid w:val="0031014B"/>
    <w:rsid w:val="0031634B"/>
    <w:rsid w:val="00316961"/>
    <w:rsid w:val="003204E4"/>
    <w:rsid w:val="003209AF"/>
    <w:rsid w:val="00321264"/>
    <w:rsid w:val="00323889"/>
    <w:rsid w:val="00325916"/>
    <w:rsid w:val="00326024"/>
    <w:rsid w:val="00330C24"/>
    <w:rsid w:val="00332876"/>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A78C2"/>
    <w:rsid w:val="003B0313"/>
    <w:rsid w:val="003B4CB7"/>
    <w:rsid w:val="003C1C36"/>
    <w:rsid w:val="003C3DAA"/>
    <w:rsid w:val="003C7D3F"/>
    <w:rsid w:val="003D4209"/>
    <w:rsid w:val="003D520A"/>
    <w:rsid w:val="003D6CE4"/>
    <w:rsid w:val="003E30B1"/>
    <w:rsid w:val="003E70F4"/>
    <w:rsid w:val="003E7329"/>
    <w:rsid w:val="003F1C4C"/>
    <w:rsid w:val="003F614F"/>
    <w:rsid w:val="00411441"/>
    <w:rsid w:val="00416092"/>
    <w:rsid w:val="00420011"/>
    <w:rsid w:val="00420CFA"/>
    <w:rsid w:val="004278F5"/>
    <w:rsid w:val="00430630"/>
    <w:rsid w:val="0043158C"/>
    <w:rsid w:val="00431ABD"/>
    <w:rsid w:val="00434A64"/>
    <w:rsid w:val="00435BD3"/>
    <w:rsid w:val="00436BDD"/>
    <w:rsid w:val="00436EA0"/>
    <w:rsid w:val="00437FBE"/>
    <w:rsid w:val="00441BAC"/>
    <w:rsid w:val="004443C1"/>
    <w:rsid w:val="00447CAB"/>
    <w:rsid w:val="004512C4"/>
    <w:rsid w:val="00453724"/>
    <w:rsid w:val="004537C7"/>
    <w:rsid w:val="0045450A"/>
    <w:rsid w:val="004568B8"/>
    <w:rsid w:val="0046338D"/>
    <w:rsid w:val="00463A2B"/>
    <w:rsid w:val="0046481B"/>
    <w:rsid w:val="00472C36"/>
    <w:rsid w:val="00473009"/>
    <w:rsid w:val="00474242"/>
    <w:rsid w:val="0047441D"/>
    <w:rsid w:val="004750F8"/>
    <w:rsid w:val="00481AE5"/>
    <w:rsid w:val="00484AEF"/>
    <w:rsid w:val="00487B43"/>
    <w:rsid w:val="00494E09"/>
    <w:rsid w:val="00494FE4"/>
    <w:rsid w:val="00495F1A"/>
    <w:rsid w:val="0049637C"/>
    <w:rsid w:val="00496723"/>
    <w:rsid w:val="004A17C2"/>
    <w:rsid w:val="004A1F5C"/>
    <w:rsid w:val="004A323C"/>
    <w:rsid w:val="004A51E7"/>
    <w:rsid w:val="004B3CE3"/>
    <w:rsid w:val="004B7C80"/>
    <w:rsid w:val="004C0CA2"/>
    <w:rsid w:val="004C259F"/>
    <w:rsid w:val="004C7925"/>
    <w:rsid w:val="004C7F73"/>
    <w:rsid w:val="004D20FB"/>
    <w:rsid w:val="004D342B"/>
    <w:rsid w:val="004D4E73"/>
    <w:rsid w:val="004D5E47"/>
    <w:rsid w:val="004D6AF7"/>
    <w:rsid w:val="004D7BA8"/>
    <w:rsid w:val="004E04E2"/>
    <w:rsid w:val="004E0D33"/>
    <w:rsid w:val="004E1800"/>
    <w:rsid w:val="004E4B2B"/>
    <w:rsid w:val="004E5EA7"/>
    <w:rsid w:val="004F26F0"/>
    <w:rsid w:val="004F62E4"/>
    <w:rsid w:val="00500C24"/>
    <w:rsid w:val="00502CB3"/>
    <w:rsid w:val="00503995"/>
    <w:rsid w:val="00503DF7"/>
    <w:rsid w:val="00510795"/>
    <w:rsid w:val="00511194"/>
    <w:rsid w:val="00511398"/>
    <w:rsid w:val="00511A14"/>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32A1"/>
    <w:rsid w:val="00586DFB"/>
    <w:rsid w:val="00590171"/>
    <w:rsid w:val="0059166B"/>
    <w:rsid w:val="00595AF3"/>
    <w:rsid w:val="00596AC8"/>
    <w:rsid w:val="00597158"/>
    <w:rsid w:val="005A1198"/>
    <w:rsid w:val="005A333A"/>
    <w:rsid w:val="005A34F0"/>
    <w:rsid w:val="005A44CB"/>
    <w:rsid w:val="005A57E3"/>
    <w:rsid w:val="005B3239"/>
    <w:rsid w:val="005B5515"/>
    <w:rsid w:val="005B716A"/>
    <w:rsid w:val="005B777F"/>
    <w:rsid w:val="005C7FAD"/>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600"/>
    <w:rsid w:val="0066285A"/>
    <w:rsid w:val="00670C79"/>
    <w:rsid w:val="006738A5"/>
    <w:rsid w:val="00676A76"/>
    <w:rsid w:val="00683D9F"/>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7684"/>
    <w:rsid w:val="006C781B"/>
    <w:rsid w:val="006D27E4"/>
    <w:rsid w:val="006D61CA"/>
    <w:rsid w:val="006E04C1"/>
    <w:rsid w:val="006E2CEB"/>
    <w:rsid w:val="006E370D"/>
    <w:rsid w:val="006E3E75"/>
    <w:rsid w:val="006E4762"/>
    <w:rsid w:val="006F20A6"/>
    <w:rsid w:val="006F2203"/>
    <w:rsid w:val="006F2298"/>
    <w:rsid w:val="006F4187"/>
    <w:rsid w:val="006F5235"/>
    <w:rsid w:val="006F5C01"/>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2614"/>
    <w:rsid w:val="0081710C"/>
    <w:rsid w:val="008172B5"/>
    <w:rsid w:val="008242AB"/>
    <w:rsid w:val="008424B3"/>
    <w:rsid w:val="00850941"/>
    <w:rsid w:val="00850BB5"/>
    <w:rsid w:val="00864DF9"/>
    <w:rsid w:val="00866C14"/>
    <w:rsid w:val="0086732E"/>
    <w:rsid w:val="00871D97"/>
    <w:rsid w:val="00872A1C"/>
    <w:rsid w:val="008742AE"/>
    <w:rsid w:val="008762FF"/>
    <w:rsid w:val="008807F5"/>
    <w:rsid w:val="00890702"/>
    <w:rsid w:val="00894A63"/>
    <w:rsid w:val="00894E50"/>
    <w:rsid w:val="008A3F9A"/>
    <w:rsid w:val="008B531C"/>
    <w:rsid w:val="008B5AA7"/>
    <w:rsid w:val="008C0462"/>
    <w:rsid w:val="008C0538"/>
    <w:rsid w:val="008C4469"/>
    <w:rsid w:val="008C4D26"/>
    <w:rsid w:val="008D3204"/>
    <w:rsid w:val="008D3689"/>
    <w:rsid w:val="008D67CA"/>
    <w:rsid w:val="008D6DBB"/>
    <w:rsid w:val="008E2712"/>
    <w:rsid w:val="008E406C"/>
    <w:rsid w:val="00900F68"/>
    <w:rsid w:val="00906079"/>
    <w:rsid w:val="009061A3"/>
    <w:rsid w:val="00914F1B"/>
    <w:rsid w:val="00920A8C"/>
    <w:rsid w:val="00925626"/>
    <w:rsid w:val="0092592B"/>
    <w:rsid w:val="00934B8D"/>
    <w:rsid w:val="009350ED"/>
    <w:rsid w:val="00935D4B"/>
    <w:rsid w:val="00936BAA"/>
    <w:rsid w:val="009442B3"/>
    <w:rsid w:val="00950468"/>
    <w:rsid w:val="00951605"/>
    <w:rsid w:val="00953CB8"/>
    <w:rsid w:val="009576EE"/>
    <w:rsid w:val="0096008D"/>
    <w:rsid w:val="00960235"/>
    <w:rsid w:val="009609D3"/>
    <w:rsid w:val="00964F23"/>
    <w:rsid w:val="009654EE"/>
    <w:rsid w:val="00967153"/>
    <w:rsid w:val="00971481"/>
    <w:rsid w:val="0097428E"/>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45BB"/>
    <w:rsid w:val="009D6F61"/>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1257B"/>
    <w:rsid w:val="00A17120"/>
    <w:rsid w:val="00A23F04"/>
    <w:rsid w:val="00A2562D"/>
    <w:rsid w:val="00A268DE"/>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73DD"/>
    <w:rsid w:val="00A87480"/>
    <w:rsid w:val="00A91873"/>
    <w:rsid w:val="00A91B17"/>
    <w:rsid w:val="00A92AB7"/>
    <w:rsid w:val="00A93CE8"/>
    <w:rsid w:val="00A96CF8"/>
    <w:rsid w:val="00AA0119"/>
    <w:rsid w:val="00AA030B"/>
    <w:rsid w:val="00AA267C"/>
    <w:rsid w:val="00AA6F55"/>
    <w:rsid w:val="00AB365B"/>
    <w:rsid w:val="00AB4248"/>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5901"/>
    <w:rsid w:val="00B4736D"/>
    <w:rsid w:val="00B4739C"/>
    <w:rsid w:val="00B47C81"/>
    <w:rsid w:val="00B53E05"/>
    <w:rsid w:val="00B54D8D"/>
    <w:rsid w:val="00B5582D"/>
    <w:rsid w:val="00B60A95"/>
    <w:rsid w:val="00B61064"/>
    <w:rsid w:val="00B637D8"/>
    <w:rsid w:val="00B65D4D"/>
    <w:rsid w:val="00B67D5C"/>
    <w:rsid w:val="00B701CF"/>
    <w:rsid w:val="00B706B3"/>
    <w:rsid w:val="00B70E96"/>
    <w:rsid w:val="00B72A74"/>
    <w:rsid w:val="00B73AC4"/>
    <w:rsid w:val="00B76226"/>
    <w:rsid w:val="00B765E5"/>
    <w:rsid w:val="00B769A1"/>
    <w:rsid w:val="00B817C0"/>
    <w:rsid w:val="00B83964"/>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1043"/>
    <w:rsid w:val="00BE273A"/>
    <w:rsid w:val="00BE705A"/>
    <w:rsid w:val="00BE768B"/>
    <w:rsid w:val="00BF0AF7"/>
    <w:rsid w:val="00BF240D"/>
    <w:rsid w:val="00BF2674"/>
    <w:rsid w:val="00C05A5B"/>
    <w:rsid w:val="00C104A1"/>
    <w:rsid w:val="00C140A9"/>
    <w:rsid w:val="00C140D7"/>
    <w:rsid w:val="00C1536B"/>
    <w:rsid w:val="00C222BF"/>
    <w:rsid w:val="00C241B0"/>
    <w:rsid w:val="00C30039"/>
    <w:rsid w:val="00C30529"/>
    <w:rsid w:val="00C30EC1"/>
    <w:rsid w:val="00C311E1"/>
    <w:rsid w:val="00C325FC"/>
    <w:rsid w:val="00C33BEB"/>
    <w:rsid w:val="00C34F64"/>
    <w:rsid w:val="00C42508"/>
    <w:rsid w:val="00C45608"/>
    <w:rsid w:val="00C46B09"/>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D0EDA"/>
    <w:rsid w:val="00CE1951"/>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0EFF"/>
    <w:rsid w:val="00D72DC0"/>
    <w:rsid w:val="00D74BC5"/>
    <w:rsid w:val="00D80125"/>
    <w:rsid w:val="00D807EF"/>
    <w:rsid w:val="00D85D42"/>
    <w:rsid w:val="00D9137E"/>
    <w:rsid w:val="00D93633"/>
    <w:rsid w:val="00D96A5F"/>
    <w:rsid w:val="00D972E7"/>
    <w:rsid w:val="00DA021C"/>
    <w:rsid w:val="00DA18ED"/>
    <w:rsid w:val="00DA3673"/>
    <w:rsid w:val="00DA3C0A"/>
    <w:rsid w:val="00DA5C08"/>
    <w:rsid w:val="00DA6717"/>
    <w:rsid w:val="00DA78B2"/>
    <w:rsid w:val="00DB1B7F"/>
    <w:rsid w:val="00DB1FC6"/>
    <w:rsid w:val="00DB3F67"/>
    <w:rsid w:val="00DB5AC8"/>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12666"/>
    <w:rsid w:val="00E12AEC"/>
    <w:rsid w:val="00E16FE9"/>
    <w:rsid w:val="00E212FD"/>
    <w:rsid w:val="00E22010"/>
    <w:rsid w:val="00E276C1"/>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77C68"/>
    <w:rsid w:val="00E813F4"/>
    <w:rsid w:val="00E8288B"/>
    <w:rsid w:val="00E87FBF"/>
    <w:rsid w:val="00EA0E43"/>
    <w:rsid w:val="00EA558A"/>
    <w:rsid w:val="00EA7F2F"/>
    <w:rsid w:val="00EB2F8F"/>
    <w:rsid w:val="00EB656B"/>
    <w:rsid w:val="00EB661B"/>
    <w:rsid w:val="00EC012F"/>
    <w:rsid w:val="00EC2AEB"/>
    <w:rsid w:val="00EC5CBB"/>
    <w:rsid w:val="00EC728E"/>
    <w:rsid w:val="00EE572E"/>
    <w:rsid w:val="00EE657B"/>
    <w:rsid w:val="00EF067E"/>
    <w:rsid w:val="00EF25F9"/>
    <w:rsid w:val="00F0177A"/>
    <w:rsid w:val="00F0351E"/>
    <w:rsid w:val="00F07F3A"/>
    <w:rsid w:val="00F1032B"/>
    <w:rsid w:val="00F20BBD"/>
    <w:rsid w:val="00F230A2"/>
    <w:rsid w:val="00F25227"/>
    <w:rsid w:val="00F26510"/>
    <w:rsid w:val="00F31CD1"/>
    <w:rsid w:val="00F35822"/>
    <w:rsid w:val="00F370C5"/>
    <w:rsid w:val="00F416C6"/>
    <w:rsid w:val="00F431B1"/>
    <w:rsid w:val="00F43F54"/>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49AD"/>
    <w:rsid w:val="00F865A1"/>
    <w:rsid w:val="00F87627"/>
    <w:rsid w:val="00F967BD"/>
    <w:rsid w:val="00F977F1"/>
    <w:rsid w:val="00F97AD6"/>
    <w:rsid w:val="00FA139D"/>
    <w:rsid w:val="00FA3C4C"/>
    <w:rsid w:val="00FA4F1D"/>
    <w:rsid w:val="00FB2563"/>
    <w:rsid w:val="00FB36D8"/>
    <w:rsid w:val="00FB5ACB"/>
    <w:rsid w:val="00FB5E62"/>
    <w:rsid w:val="00FC1BD5"/>
    <w:rsid w:val="00FC30EB"/>
    <w:rsid w:val="00FC4180"/>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off"/>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r="http://schemas.openxmlformats.org/officeDocument/2006/relationships" xmlns:w="http://schemas.openxmlformats.org/wordprocessingml/2006/main">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3F4413-AEBD-499B-84FC-F69866921FD7}">
  <ds:schemaRefs>
    <ds:schemaRef ds:uri="http://schemas.openxmlformats.org/officeDocument/2006/bibliography"/>
  </ds:schemaRefs>
</ds:datastoreItem>
</file>

<file path=customXml/itemProps2.xml><?xml version="1.0" encoding="utf-8"?>
<ds:datastoreItem xmlns:ds="http://schemas.openxmlformats.org/officeDocument/2006/customXml" ds:itemID="{70B0A0EF-00BB-45E6-91CE-AC1736194E24}">
  <ds:schemaRefs>
    <ds:schemaRef ds:uri="http://schemas.openxmlformats.org/officeDocument/2006/bibliography"/>
  </ds:schemaRefs>
</ds:datastoreItem>
</file>

<file path=customXml/itemProps3.xml><?xml version="1.0" encoding="utf-8"?>
<ds:datastoreItem xmlns:ds="http://schemas.openxmlformats.org/officeDocument/2006/customXml" ds:itemID="{739D5B3E-2C48-432A-90A9-77AEBB48E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13461</TotalTime>
  <Pages>876</Pages>
  <Words>158049</Words>
  <Characters>900885</Characters>
  <Application>Microsoft Office Word</Application>
  <DocSecurity>0</DocSecurity>
  <Lines>7507</Lines>
  <Paragraphs>2113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1056821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216</cp:revision>
  <cp:lastPrinted>2015-11-01T00:13:00Z</cp:lastPrinted>
  <dcterms:created xsi:type="dcterms:W3CDTF">2014-10-30T02:06:00Z</dcterms:created>
  <dcterms:modified xsi:type="dcterms:W3CDTF">2015-11-01T00:19:00Z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