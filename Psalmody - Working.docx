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 xml:space="preserve">heading 3 should start a new page. places where that's ugly should be demoted to </w:t>
      </w:r>
      <w:bookmarkStart w:id="5" w:name="_GoBack"/>
      <w:bookmarkEnd w:id="5"/>
      <w:r>
        <w:t>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6" w:name="_Toc298681230"/>
      <w:bookmarkStart w:id="7" w:name="_Toc308441891"/>
      <w:bookmarkStart w:id="8" w:name="_Ref412027124"/>
      <w:bookmarkStart w:id="9" w:name="_Ref412111757"/>
      <w:bookmarkStart w:id="10" w:name="_Toc431466271"/>
      <w:r>
        <w:lastRenderedPageBreak/>
        <w:t>Introduction</w:t>
      </w:r>
      <w:bookmarkEnd w:id="6"/>
      <w:bookmarkEnd w:id="7"/>
      <w:bookmarkEnd w:id="8"/>
      <w:bookmarkEnd w:id="9"/>
      <w:bookmarkEnd w:id="10"/>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1" w:name="_Toc298681231"/>
      <w:bookmarkStart w:id="12" w:name="_Toc308441892"/>
      <w:r>
        <w:rPr>
          <w:lang w:val="en-US"/>
        </w:rPr>
        <w:t>Brief Table of Contents</w:t>
      </w:r>
      <w:bookmarkEnd w:id="11"/>
      <w:bookmarkEnd w:id="12"/>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441BAC">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441BAC">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441BAC">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441BAC">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441BAC">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441BAC">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3" w:name="_Toc410196896"/>
      <w:r w:rsidR="00964F23" w:rsidRPr="00964F23">
        <w:t xml:space="preserve"> </w:t>
      </w:r>
      <w:bookmarkStart w:id="14" w:name="_Toc431466272"/>
      <w:r w:rsidR="00964F23">
        <w:t xml:space="preserve">Front </w:t>
      </w:r>
      <w:r w:rsidR="00964F23" w:rsidRPr="009A25DD">
        <w:t>Matter</w:t>
      </w:r>
      <w:bookmarkEnd w:id="13"/>
      <w:bookmarkEnd w:id="14"/>
    </w:p>
    <w:p w:rsidR="00964F23" w:rsidRDefault="00964F23" w:rsidP="00FB5E62">
      <w:pPr>
        <w:pStyle w:val="Heading3"/>
      </w:pPr>
      <w:bookmarkStart w:id="15" w:name="_Toc410196897"/>
      <w:r>
        <w:t>Style of English</w:t>
      </w:r>
      <w:bookmarkEnd w:id="15"/>
    </w:p>
    <w:p w:rsidR="00964F23" w:rsidRDefault="00964F23" w:rsidP="00FB5E62">
      <w:pPr>
        <w:pStyle w:val="Heading3"/>
      </w:pPr>
      <w:bookmarkStart w:id="16" w:name="_Toc410196898"/>
      <w:r>
        <w:t>Later Additions and Navigating the Book</w:t>
      </w:r>
      <w:bookmarkEnd w:id="16"/>
    </w:p>
    <w:p w:rsidR="00964F23" w:rsidRDefault="00964F23" w:rsidP="00FB5E62">
      <w:pPr>
        <w:pStyle w:val="Heading3"/>
      </w:pPr>
      <w:bookmarkStart w:id="17" w:name="_Toc410196899"/>
      <w:r>
        <w:t>Order of Day and Services</w:t>
      </w:r>
      <w:bookmarkEnd w:id="17"/>
    </w:p>
    <w:p w:rsidR="00964F23" w:rsidRDefault="00964F23" w:rsidP="00FB5E62">
      <w:pPr>
        <w:pStyle w:val="Heading3"/>
      </w:pPr>
      <w:bookmarkStart w:id="18" w:name="_Toc410196900"/>
      <w:r>
        <w:t>The Nature of the Hours</w:t>
      </w:r>
      <w:bookmarkEnd w:id="18"/>
    </w:p>
    <w:p w:rsidR="00964F23" w:rsidRDefault="00964F23" w:rsidP="00FB5E62">
      <w:pPr>
        <w:pStyle w:val="Heading3"/>
      </w:pPr>
      <w:bookmarkStart w:id="19" w:name="_Toc410196901"/>
      <w:r>
        <w:t>Koiak</w:t>
      </w:r>
      <w:bookmarkEnd w:id="19"/>
    </w:p>
    <w:p w:rsidR="00964F23" w:rsidRPr="004A327A" w:rsidRDefault="00964F23" w:rsidP="00FB5E62">
      <w:pPr>
        <w:pStyle w:val="Heading3"/>
      </w:pPr>
      <w:bookmarkStart w:id="20" w:name="_Toc410196902"/>
      <w:r>
        <w:t>The Use of Books in the Church</w:t>
      </w:r>
      <w:bookmarkEnd w:id="20"/>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1" w:name="_Toc410196903"/>
      <w:bookmarkStart w:id="22" w:name="_Toc431466273"/>
      <w:bookmarkStart w:id="23" w:name="_Toc289112505"/>
      <w:bookmarkStart w:id="24" w:name="_Toc297322052"/>
      <w:bookmarkStart w:id="25" w:name="_Toc297407697"/>
      <w:bookmarkStart w:id="26" w:name="_Toc298445749"/>
      <w:bookmarkStart w:id="27" w:name="_Toc298681232"/>
      <w:bookmarkStart w:id="28" w:name="_Toc298447474"/>
      <w:bookmarkStart w:id="29" w:name="_Toc308441893"/>
      <w:r>
        <w:lastRenderedPageBreak/>
        <w:t>The Horologion: The Book of the Hours</w:t>
      </w:r>
      <w:bookmarkEnd w:id="21"/>
      <w:bookmarkEnd w:id="22"/>
    </w:p>
    <w:p w:rsidR="00964F23" w:rsidRDefault="00964F23" w:rsidP="00964F23">
      <w:pPr>
        <w:pStyle w:val="Heading2"/>
      </w:pPr>
      <w:bookmarkStart w:id="30" w:name="_Toc410196171"/>
      <w:bookmarkStart w:id="31" w:name="_Toc410196402"/>
      <w:bookmarkStart w:id="32" w:name="_Toc410196904"/>
      <w:bookmarkStart w:id="33" w:name="_Toc431466274"/>
      <w:r>
        <w:lastRenderedPageBreak/>
        <w:t>The Setting of the Sun: Vespers (the Eleventh Hour)</w:t>
      </w:r>
      <w:bookmarkEnd w:id="30"/>
      <w:bookmarkEnd w:id="31"/>
      <w:bookmarkEnd w:id="32"/>
      <w:bookmarkEnd w:id="33"/>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4" w:name="_Toc410196172"/>
      <w:bookmarkStart w:id="35" w:name="_Toc410196403"/>
      <w:bookmarkStart w:id="36" w:name="_Toc410196905"/>
      <w:r>
        <w:t>Vespers Praise</w:t>
      </w:r>
      <w:bookmarkEnd w:id="34"/>
      <w:bookmarkEnd w:id="35"/>
      <w:bookmarkEnd w:id="36"/>
    </w:p>
    <w:p w:rsidR="00964F23" w:rsidRDefault="00964F23" w:rsidP="009A25DD">
      <w:pPr>
        <w:pStyle w:val="Heading5"/>
      </w:pPr>
      <w:bookmarkStart w:id="37" w:name="_Toc410196404"/>
      <w:bookmarkStart w:id="38" w:name="_Toc410196906"/>
      <w:r>
        <w:t>Psalm 116</w:t>
      </w:r>
      <w:bookmarkEnd w:id="37"/>
      <w:bookmarkEnd w:id="38"/>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9" w:name="_Toc410196173"/>
      <w:bookmarkStart w:id="40" w:name="_Toc410196405"/>
      <w:bookmarkStart w:id="41" w:name="_Toc410196907"/>
      <w:r>
        <w:t>The Psalms of the Eleventh Hour (Little Vespers)</w:t>
      </w:r>
      <w:bookmarkEnd w:id="39"/>
      <w:bookmarkEnd w:id="40"/>
      <w:bookmarkEnd w:id="41"/>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2" w:name="_Ref411967832"/>
      <w:r>
        <w:t>The Lord's Prayer</w:t>
      </w:r>
      <w:bookmarkEnd w:id="42"/>
    </w:p>
    <w:p w:rsidR="001A38AB" w:rsidRDefault="001A38AB" w:rsidP="00BD252D">
      <w:pPr>
        <w:pStyle w:val="Prose"/>
      </w:pPr>
      <w:r>
        <w:t xml:space="preserve">Our Father Who in heaven, </w:t>
      </w:r>
      <w:r w:rsidR="00C104A1">
        <w:t>holy is</w:t>
      </w:r>
      <w:r>
        <w:t xml:space="preserve"> </w:t>
      </w:r>
      <w:r w:rsidR="00E570CB">
        <w:t>Your</w:t>
      </w:r>
      <w:r>
        <w:t xml:space="preserve"> Name.  </w:t>
      </w:r>
      <w:r w:rsidR="00E570CB">
        <w:t>Your</w:t>
      </w:r>
      <w:r>
        <w:t xml:space="preserve"> Kingdom come.  </w:t>
      </w:r>
      <w:r w:rsidR="00E570CB">
        <w:t>Your</w:t>
      </w:r>
      <w:r>
        <w:t xml:space="preserve"> will be done, on earth as it </w:t>
      </w:r>
      <w:r w:rsidR="00C104A1">
        <w:t>is in heaven.  Our bread of tomorrow, give us today. A</w:t>
      </w:r>
      <w:r>
        <w:t>nd forgive us our trespas</w:t>
      </w:r>
      <w:r>
        <w:t>s</w:t>
      </w:r>
      <w:r>
        <w:t xml:space="preserve">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3" w:name="_Ref411967872"/>
      <w:r>
        <w:lastRenderedPageBreak/>
        <w:t>The Prayer of Thanksgiving</w:t>
      </w:r>
      <w:bookmarkEnd w:id="43"/>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w:t>
      </w:r>
      <w:r w:rsidR="00C104A1">
        <w:t>are</w:t>
      </w:r>
      <w:r w:rsidRPr="00E54261">
        <w:t xml:space="preserve">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God-bearer: blessed </w:t>
      </w:r>
      <w:r w:rsidR="00C104A1">
        <w:t>are</w:t>
      </w:r>
      <w:r>
        <w:t xml:space="preserve"> </w:t>
      </w:r>
      <w:r w:rsidR="00C104A1">
        <w:t>you</w:t>
      </w:r>
      <w:r>
        <w:t xml:space="preserve"> among wo</w:t>
      </w:r>
      <w:r>
        <w:t>m</w:t>
      </w:r>
      <w:r>
        <w:t xml:space="preserve">en and blessed is the fruit of thy womb, for </w:t>
      </w:r>
      <w:r w:rsidR="00C104A1">
        <w:t>you have</w:t>
      </w:r>
      <w:r>
        <w:t xml:space="preserve">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4" w:name="_Ref411969137"/>
      <w:r>
        <w:rPr>
          <w:lang w:val="en-GB"/>
        </w:rPr>
        <w:t>Holy, Holy, Holy</w:t>
      </w:r>
      <w:bookmarkEnd w:id="44"/>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5" w:name="_Ref411969145"/>
      <w:r>
        <w:t>The Prayer of the Hours</w:t>
      </w:r>
      <w:bookmarkEnd w:id="45"/>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  Amen</w:t>
      </w:r>
    </w:p>
    <w:p w:rsidR="00964F23" w:rsidRDefault="00964F23" w:rsidP="00964F23">
      <w:pPr>
        <w:pStyle w:val="Heading3"/>
      </w:pPr>
      <w:bookmarkStart w:id="46" w:name="_Toc410196174"/>
      <w:bookmarkStart w:id="47" w:name="_Toc410196406"/>
      <w:bookmarkStart w:id="48" w:name="_Toc410196908"/>
      <w:r>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6"/>
      <w:bookmarkEnd w:id="47"/>
      <w:bookmarkEnd w:id="48"/>
    </w:p>
    <w:p w:rsidR="003E70F4" w:rsidRDefault="003E70F4" w:rsidP="003E70F4">
      <w:pPr>
        <w:pStyle w:val="Rubric"/>
      </w:pPr>
      <w:r>
        <w:t>The presbyter uncovers his head, stands before the door of the Sanctuary, opens the curtain, and prays:</w:t>
      </w:r>
    </w:p>
    <w:p w:rsidR="000D107E" w:rsidRDefault="000D107E" w:rsidP="000D107E">
      <w:pPr>
        <w:pStyle w:val="Priest"/>
      </w:pPr>
      <w:r>
        <w:lastRenderedPageBreak/>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t>CONGREGATION:</w:t>
      </w:r>
    </w:p>
    <w:p w:rsidR="000D107E" w:rsidRDefault="000D107E" w:rsidP="000D107E">
      <w:pPr>
        <w:pStyle w:val="Body"/>
        <w:rPr>
          <w:lang w:val="en-GB"/>
        </w:rPr>
      </w:pPr>
      <w:r>
        <w:rPr>
          <w:lang w:val="en-GB"/>
        </w:rPr>
        <w:t>Our Father</w:t>
      </w:r>
      <w:r w:rsidR="003E70F4">
        <w:rPr>
          <w:lang w:val="en-GB"/>
        </w:rPr>
        <w:t>, who is</w:t>
      </w:r>
      <w:r>
        <w:rPr>
          <w:lang w:val="en-GB"/>
        </w:rPr>
        <w:t xml:space="preserve"> in heaven, </w:t>
      </w:r>
      <w:r w:rsidR="003E70F4">
        <w:rPr>
          <w:lang w:val="en-GB"/>
        </w:rPr>
        <w:t>Your</w:t>
      </w:r>
      <w:r>
        <w:rPr>
          <w:lang w:val="en-GB"/>
        </w:rPr>
        <w:t xml:space="preserve"> Name</w:t>
      </w:r>
      <w:r w:rsidR="003E70F4">
        <w:rPr>
          <w:lang w:val="en-GB"/>
        </w:rPr>
        <w:t xml:space="preserve"> is holy</w:t>
      </w:r>
      <w:r>
        <w:rPr>
          <w:lang w:val="en-GB"/>
        </w:rPr>
        <w:t xml:space="preserve">. </w:t>
      </w:r>
      <w:r w:rsidR="003E70F4">
        <w:rPr>
          <w:lang w:val="en-GB"/>
        </w:rPr>
        <w:t>May Your</w:t>
      </w:r>
      <w:r>
        <w:rPr>
          <w:lang w:val="en-GB"/>
        </w:rPr>
        <w:t xml:space="preserve"> Kingdom come. </w:t>
      </w:r>
      <w:r w:rsidR="003E70F4">
        <w:rPr>
          <w:lang w:val="en-GB"/>
        </w:rPr>
        <w:t>May Your</w:t>
      </w:r>
      <w:r>
        <w:rPr>
          <w:lang w:val="en-GB"/>
        </w:rPr>
        <w:t xml:space="preserve"> will be done, on earth as it is in heaven. </w:t>
      </w:r>
      <w:r w:rsidR="003E70F4">
        <w:rPr>
          <w:lang w:val="en-GB"/>
        </w:rPr>
        <w:t>Give us our bread of the morrow,</w:t>
      </w:r>
      <w:r>
        <w:rPr>
          <w:lang w:val="en-GB"/>
        </w:rPr>
        <w:t xml:space="preserve"> today, and forgive us our trespasses as we forgive those who trespass against us. And lead us not into temptation, but deliver us from the Evil One; in </w:t>
      </w:r>
      <w:r w:rsidR="003E70F4">
        <w:rPr>
          <w:lang w:val="en-GB"/>
        </w:rPr>
        <w:t>Christ Jesus our Lord. For Yours</w:t>
      </w:r>
      <w:r>
        <w:rPr>
          <w:lang w:val="en-GB"/>
        </w:rPr>
        <w:t xml:space="preserve"> is the Kingdom, the power and the glory, forever and ever. Amen</w:t>
      </w:r>
    </w:p>
    <w:p w:rsidR="003E70F4" w:rsidRDefault="003E70F4" w:rsidP="003E70F4">
      <w:pPr>
        <w:pStyle w:val="Rubric"/>
        <w:rPr>
          <w:lang w:val="en-GB"/>
        </w:rPr>
      </w:pPr>
      <w:r>
        <w:rPr>
          <w:lang w:val="en-GB"/>
        </w:rPr>
        <w:t>The presbyter prostrates himself before the Sanctuary door, saying,</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Then he prostrates before his fellow presbyters and deacons, saying, “Bless me. Lo,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50" w:name="ThanksgivingIncense"/>
      <w:r>
        <w:t>THE PRAYER OF THANKSGIVING</w:t>
      </w:r>
    </w:p>
    <w:bookmarkEnd w:id="50"/>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lastRenderedPageBreak/>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The priest offers incense while the congregation sings…</w:t>
      </w:r>
    </w:p>
    <w:p w:rsidR="00A02728" w:rsidRDefault="00A02728" w:rsidP="00A02728">
      <w:pPr>
        <w:pStyle w:val="Heading4"/>
      </w:pPr>
      <w:bookmarkStart w:id="51" w:name="VersesCymbals"/>
      <w:r>
        <w:t>THE VERSES OF THE CYMBALS</w:t>
      </w:r>
    </w:p>
    <w:bookmarkEnd w:id="51"/>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2"/>
            <w:r w:rsidRPr="00B06ECC">
              <w:t xml:space="preserve">Oh </w:t>
            </w:r>
            <w:commentRangeEnd w:id="52"/>
            <w:r w:rsidR="008E406C">
              <w:rPr>
                <w:rStyle w:val="CommentReference"/>
                <w:lang w:val="en-CA"/>
              </w:rPr>
              <w:commentReference w:id="52"/>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3" w:name="ShereNeMariaCymbals"/>
            <w:r>
              <w:rPr>
                <w:rFonts w:hint="eastAsia"/>
              </w:rPr>
              <w:t>Sh</w:t>
            </w:r>
            <w:r>
              <w:t>é</w:t>
            </w:r>
            <w:r>
              <w:rPr>
                <w:rFonts w:hint="eastAsia"/>
              </w:rPr>
              <w:t>r</w:t>
            </w:r>
            <w:r>
              <w:t>é</w:t>
            </w:r>
            <w:r>
              <w:rPr>
                <w:rFonts w:hint="eastAsia"/>
              </w:rPr>
              <w:t xml:space="preserve"> ne Maria</w:t>
            </w:r>
            <w:bookmarkEnd w:id="53"/>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C104A1">
            <w:pPr>
              <w:pStyle w:val="BodyNoIndent"/>
            </w:pPr>
            <w:r>
              <w:rPr>
                <w:rFonts w:hint="eastAsia"/>
              </w:rPr>
              <w:t xml:space="preserve">That we may praise </w:t>
            </w:r>
            <w:r w:rsidR="00441BAC">
              <w:t>You</w:t>
            </w:r>
            <w:r>
              <w:rPr>
                <w:rFonts w:hint="eastAsia"/>
              </w:rPr>
              <w:t xml:space="preserve">, with Thy Good Father and the Holy Spirit, for </w:t>
            </w:r>
            <w:r w:rsidR="00C104A1">
              <w:t>You</w:t>
            </w:r>
            <w:r w:rsidR="00C104A1">
              <w:rPr>
                <w:rFonts w:hint="eastAsia"/>
              </w:rPr>
              <w:t xml:space="preserve"> ha</w:t>
            </w:r>
            <w:r w:rsidR="00C104A1">
              <w:t>ve</w:t>
            </w:r>
            <w:r>
              <w:rPr>
                <w:rFonts w:hint="eastAsia"/>
              </w:rPr>
              <w:t xml:space="preserve">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lastRenderedPageBreak/>
              <w:t>PRIEST:</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 xml:space="preserve">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w:t>
      </w:r>
      <w:r>
        <w:lastRenderedPageBreak/>
        <w:t>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4" w:name="PrayerDeparted"/>
      <w:r>
        <w:t>THE PRAYER FOR THE DEPARTED</w:t>
      </w:r>
    </w:p>
    <w:bookmarkEnd w:id="54"/>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r w:rsidR="0097428E">
        <w:t>protopresbyters</w:t>
      </w:r>
      <w:r w:rsidR="0097428E">
        <w:rPr>
          <w:rStyle w:val="FootnoteReference"/>
        </w:rPr>
        <w:footnoteReference w:id="2"/>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lastRenderedPageBreak/>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8" w:name="PrayerTravellers"/>
      <w:r>
        <w:t>THE PRAYER FOR THE TRAVELLERS</w:t>
      </w:r>
      <w:bookmarkEnd w:id="58"/>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lastRenderedPageBreak/>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9"/>
      <w:r>
        <w:rPr>
          <w:lang w:val="en-GB"/>
        </w:rPr>
        <w:t xml:space="preserve">Blessed </w:t>
      </w:r>
      <w:r w:rsidR="003F614F">
        <w:rPr>
          <w:lang w:val="en-GB"/>
        </w:rPr>
        <w:t>are You</w:t>
      </w:r>
      <w:commentRangeEnd w:id="59"/>
      <w:r w:rsidR="003F614F">
        <w:rPr>
          <w:rStyle w:val="CommentReference"/>
          <w:lang w:val="en-CA"/>
        </w:rPr>
        <w:commentReference w:id="59"/>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60" w:name="Gloria"/>
      <w:r>
        <w:rPr>
          <w:rFonts w:hint="eastAsia"/>
        </w:rP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60"/>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lastRenderedPageBreak/>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1" w:name="TrisagionIncense"/>
      <w:r>
        <w:t>THE TRISAGION</w:t>
      </w:r>
      <w:bookmarkEnd w:id="61"/>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5A57E3" w:rsidRDefault="005A57E3" w:rsidP="005A57E3">
      <w:pPr>
        <w:pStyle w:val="Priest"/>
      </w:pPr>
      <w:r>
        <w:t>PRIEST:</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5A57E3" w:rsidP="005A57E3">
      <w:pPr>
        <w:pStyle w:val="Priest"/>
      </w:pPr>
      <w:r>
        <w:t>CONGREGATION:</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2"/>
            <w:r>
              <w:t xml:space="preserve">very </w:t>
            </w:r>
            <w:commentRangeEnd w:id="62"/>
            <w:r>
              <w:rPr>
                <w:rStyle w:val="CommentReference"/>
                <w:rFonts w:ascii="Times New Roman" w:eastAsiaTheme="minorHAnsi" w:hAnsi="Times New Roman" w:cstheme="minorBidi"/>
                <w:color w:val="auto"/>
              </w:rPr>
              <w:commentReference w:id="62"/>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3"/>
            <w:r>
              <w:t xml:space="preserve">declared </w:t>
            </w:r>
            <w:commentRangeEnd w:id="63"/>
            <w:r>
              <w:rPr>
                <w:rStyle w:val="CommentReference"/>
                <w:rFonts w:ascii="Times New Roman" w:eastAsiaTheme="minorHAnsi" w:hAnsi="Times New Roman" w:cstheme="minorBidi"/>
                <w:color w:val="auto"/>
              </w:rPr>
              <w:commentReference w:id="63"/>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4"/>
            <w:r>
              <w:t xml:space="preserve">Good New </w:t>
            </w:r>
            <w:commentRangeEnd w:id="64"/>
            <w:r>
              <w:rPr>
                <w:rStyle w:val="CommentReference"/>
                <w:rFonts w:ascii="Times New Roman" w:eastAsiaTheme="minorHAnsi" w:hAnsi="Times New Roman" w:cstheme="minorBidi"/>
                <w:color w:val="auto"/>
              </w:rPr>
              <w:commentReference w:id="64"/>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5"/>
            <w:r>
              <w:t>Be our advocate</w:t>
            </w:r>
            <w:commentRangeEnd w:id="65"/>
            <w:r>
              <w:rPr>
                <w:rStyle w:val="CommentReference"/>
                <w:rFonts w:ascii="Times New Roman" w:eastAsiaTheme="minorHAnsi" w:hAnsi="Times New Roman" w:cstheme="minorBidi"/>
                <w:color w:val="auto"/>
              </w:rPr>
              <w:commentReference w:id="65"/>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6"/>
            <w:r>
              <w:t>Mary</w:t>
            </w:r>
            <w:commentRangeEnd w:id="66"/>
            <w:r>
              <w:rPr>
                <w:rStyle w:val="CommentReference"/>
                <w:rFonts w:ascii="Times New Roman" w:eastAsiaTheme="minorHAnsi" w:hAnsi="Times New Roman" w:cstheme="minorBidi"/>
                <w:color w:val="auto"/>
              </w:rPr>
              <w:commentReference w:id="66"/>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lastRenderedPageBreak/>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lastRenderedPageBreak/>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We look for the resurrection of the dead, and the life of the coming age. Amen.</w:t>
            </w:r>
          </w:p>
        </w:tc>
        <w:tc>
          <w:tcPr>
            <w:tcW w:w="3624" w:type="dxa"/>
          </w:tcPr>
          <w:p w:rsidR="0016512E" w:rsidRDefault="0016512E" w:rsidP="002F1229">
            <w:pPr>
              <w:pStyle w:val="BodyNoIndent"/>
            </w:pPr>
            <w:commentRangeStart w:id="67"/>
            <w:r>
              <w:t xml:space="preserve">Ten </w:t>
            </w:r>
            <w:commentRangeEnd w:id="67"/>
            <w:r w:rsidR="003F614F">
              <w:rPr>
                <w:rStyle w:val="CommentReference"/>
                <w:lang w:val="en-CA"/>
              </w:rPr>
              <w:commentReference w:id="67"/>
            </w:r>
            <w:r>
              <w:t>gosht evol kha et hi en ti anastasis 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8"/>
      <w:r>
        <w:t>God</w:t>
      </w:r>
      <w:commentRangeEnd w:id="68"/>
      <w:r w:rsidR="008E406C">
        <w:rPr>
          <w:rStyle w:val="CommentReference"/>
          <w:lang w:val="en-CA"/>
        </w:rPr>
        <w:commentReference w:id="68"/>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 xml:space="preserve">Amen. Lord have mercy. Lord </w:t>
            </w:r>
            <w:r>
              <w:lastRenderedPageBreak/>
              <w:t>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lastRenderedPageBreak/>
              <w:t>Amen. Kyrié eleison.</w:t>
            </w:r>
            <w:r>
              <w:t xml:space="preserve"> </w:t>
            </w:r>
            <w:r w:rsidRPr="000970D4">
              <w:t>Kyrié eleison.</w:t>
            </w:r>
            <w:r>
              <w:t xml:space="preserve"> </w:t>
            </w:r>
            <w:r w:rsidRPr="000970D4">
              <w:lastRenderedPageBreak/>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w:t>
      </w:r>
      <w:r>
        <w:lastRenderedPageBreak/>
        <w:t xml:space="preserve">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463A2B" w:rsidP="00463A2B">
      <w:pPr>
        <w:pStyle w:val="Heading4"/>
      </w:pPr>
      <w:r>
        <w:t>ANOTHER PRAYER FOR THE GOSPEL</w:t>
      </w:r>
    </w:p>
    <w:p w:rsidR="00463A2B" w:rsidRDefault="00463A2B" w:rsidP="00463A2B">
      <w:pPr>
        <w:pStyle w:val="Priest"/>
      </w:pPr>
      <w:r w:rsidRPr="00F50B18">
        <w:t>PRIEST</w:t>
      </w:r>
      <w:r>
        <w:t>:</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463A2B" w:rsidP="00463A2B">
      <w:pPr>
        <w:pStyle w:val="Priest"/>
      </w:pPr>
      <w:r>
        <w:t>DEACON:</w:t>
      </w:r>
    </w:p>
    <w:p w:rsidR="00463A2B" w:rsidRDefault="00463A2B" w:rsidP="00463A2B">
      <w:pPr>
        <w:pStyle w:val="Body"/>
      </w:pPr>
      <w:r>
        <w:t>Pray for the Holy Gospel.</w:t>
      </w:r>
    </w:p>
    <w:p w:rsidR="00463A2B" w:rsidRDefault="00463A2B" w:rsidP="00463A2B">
      <w:pPr>
        <w:pStyle w:val="Priest"/>
      </w:pPr>
      <w:r>
        <w:t>CONGREGATION:</w:t>
      </w:r>
    </w:p>
    <w:p w:rsidR="00463A2B" w:rsidRDefault="00463A2B" w:rsidP="00463A2B">
      <w:pPr>
        <w:pStyle w:val="Body"/>
      </w:pPr>
      <w:r>
        <w:t>Lord have mercy.</w:t>
      </w:r>
    </w:p>
    <w:p w:rsidR="00463A2B" w:rsidRDefault="00463A2B" w:rsidP="00463A2B">
      <w:pPr>
        <w:pStyle w:val="Priest"/>
      </w:pPr>
      <w:r w:rsidRPr="00F50B18">
        <w:t>PRIEST</w:t>
      </w:r>
      <w:r>
        <w:t>:</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lastRenderedPageBreak/>
        <w:t>The psalm is chanted, concluded by “Alleluia.”</w:t>
      </w:r>
    </w:p>
    <w:p w:rsidR="0016512E" w:rsidRDefault="0016512E"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9"/>
            <w:r>
              <w:rPr>
                <w:rFonts w:cs="@MingLiU"/>
              </w:rPr>
              <w:t>Mar</w:t>
            </w:r>
            <w:commentRangeEnd w:id="69"/>
            <w:r w:rsidR="002922F9">
              <w:rPr>
                <w:rStyle w:val="CommentReference"/>
              </w:rPr>
              <w:commentReference w:id="69"/>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lastRenderedPageBreak/>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lastRenderedPageBreak/>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t>PRIEST:</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70"/>
      <w:r>
        <w:t>Mother of God</w:t>
      </w:r>
      <w:commentRangeEnd w:id="70"/>
      <w:r w:rsidR="00050534">
        <w:rPr>
          <w:rStyle w:val="CommentReference"/>
          <w:lang w:val="en-CA"/>
        </w:rPr>
        <w:commentReference w:id="70"/>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4512C4" w:rsidP="004512C4">
      <w:pPr>
        <w:pStyle w:val="Priest"/>
      </w:pPr>
      <w:r>
        <w:t>CONGREGATION:</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1" w:name="_Toc410196175"/>
      <w:bookmarkStart w:id="72" w:name="_Toc410196407"/>
      <w:bookmarkStart w:id="73" w:name="_Toc410196909"/>
      <w:bookmarkStart w:id="74" w:name="_Toc431466275"/>
      <w:r>
        <w:lastRenderedPageBreak/>
        <w:t>After Supper: Retiring</w:t>
      </w:r>
      <w:r>
        <w:rPr>
          <w:rStyle w:val="FootnoteReference"/>
        </w:rPr>
        <w:footnoteReference w:id="3"/>
      </w:r>
      <w:r>
        <w:t xml:space="preserve"> (the Twelfth Hour)</w:t>
      </w:r>
      <w:bookmarkEnd w:id="71"/>
      <w:bookmarkEnd w:id="72"/>
      <w:bookmarkEnd w:id="73"/>
      <w:bookmarkEnd w:id="74"/>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5" w:name="_Toc410196176"/>
      <w:bookmarkStart w:id="76" w:name="_Toc410196408"/>
      <w:bookmarkStart w:id="77" w:name="_Toc410196910"/>
      <w:r>
        <w:t>The Psalms of the Twelfth Hour</w:t>
      </w:r>
      <w:bookmarkEnd w:id="75"/>
      <w:bookmarkEnd w:id="76"/>
      <w:bookmarkEnd w:id="77"/>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8" w:name="_Toc410196177"/>
      <w:bookmarkStart w:id="79" w:name="_Toc410196409"/>
      <w:bookmarkStart w:id="80"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 xml:space="preserve">O undefiled Virgin, help me, I, who am your servant.  And keep away from me the waves of vile thoughts.  And raise my sickly soul to watch and pray because it has long lain in heavy </w:t>
      </w:r>
      <w:r w:rsidRPr="001A4291">
        <w:lastRenderedPageBreak/>
        <w:t>sleep.  For 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w:t>
      </w:r>
      <w:r w:rsidR="00C104A1">
        <w:t>are</w:t>
      </w:r>
      <w:r w:rsidRPr="001A4291">
        <w:t xml:space="preserve">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w:t>
      </w:r>
      <w:r w:rsidR="00C104A1">
        <w:t>are</w:t>
      </w:r>
      <w:r w:rsidRPr="001A4291">
        <w:t xml:space="preserve"> </w:t>
      </w:r>
      <w:r w:rsidR="001040C8">
        <w:t>You</w:t>
      </w:r>
      <w:r w:rsidRPr="001A4291">
        <w:t xml:space="preserve">, O Lord; teach me </w:t>
      </w:r>
      <w:r w:rsidR="00E570CB">
        <w:t>Your</w:t>
      </w:r>
      <w:r w:rsidRPr="001A4291">
        <w:t xml:space="preserve"> statutes.  Blessed </w:t>
      </w:r>
      <w:r w:rsidR="00C104A1">
        <w:t>are</w:t>
      </w:r>
      <w:r w:rsidRPr="001A4291">
        <w:t xml:space="preserve"> </w:t>
      </w:r>
      <w:r w:rsidR="001040C8">
        <w:t>You</w:t>
      </w:r>
      <w:r w:rsidRPr="001A4291">
        <w:t xml:space="preserve">, O Lord; make me to understand </w:t>
      </w:r>
      <w:r w:rsidR="00E570CB">
        <w:t>Your</w:t>
      </w:r>
      <w:r w:rsidRPr="001A4291">
        <w:t xml:space="preserve"> command</w:t>
      </w:r>
      <w:r w:rsidRPr="001A4291">
        <w:softHyphen/>
        <w:t xml:space="preserve">ments.  Blessed </w:t>
      </w:r>
      <w:r w:rsidR="00C104A1">
        <w:t>are</w:t>
      </w:r>
      <w:r w:rsidRPr="001A4291">
        <w:t xml:space="preserve">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in Heaven...</w:t>
      </w:r>
    </w:p>
    <w:p w:rsidR="00BD252D" w:rsidRPr="001A4291" w:rsidRDefault="00BD252D" w:rsidP="00BD252D">
      <w:pPr>
        <w:pStyle w:val="Heading5"/>
        <w:rPr>
          <w:lang w:val="en-GB"/>
        </w:rPr>
      </w:pPr>
      <w:r w:rsidRPr="001A4291">
        <w:rPr>
          <w:lang w:val="en-GB"/>
        </w:rPr>
        <w:lastRenderedPageBreak/>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lastRenderedPageBreak/>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41BAC" w:rsidRDefault="00441BAC" w:rsidP="00441BAC">
      <w:pPr>
        <w:pStyle w:val="Heading3"/>
      </w:pPr>
      <w:commentRangeStart w:id="81"/>
      <w:r>
        <w:t xml:space="preserve">The </w:t>
      </w:r>
      <w:commentRangeEnd w:id="81"/>
      <w:r>
        <w:rPr>
          <w:rStyle w:val="CommentReference"/>
          <w:rFonts w:eastAsiaTheme="minorHAnsi" w:cstheme="minorBidi"/>
          <w:b w:val="0"/>
          <w:bCs w:val="0"/>
        </w:rPr>
        <w:commentReference w:id="81"/>
      </w:r>
      <w:r>
        <w:t>Psalms of the Twelfth Hour (Old Rite)</w:t>
      </w:r>
    </w:p>
    <w:p w:rsidR="00441BAC" w:rsidRDefault="00441BAC" w:rsidP="00441BAC">
      <w:pPr>
        <w:pStyle w:val="Rubric"/>
        <w:rPr>
          <w:lang w:val="en-US"/>
        </w:rPr>
      </w:pPr>
      <w:r>
        <w:rPr>
          <w:lang w:val="en-US"/>
        </w:rPr>
        <w:t>The worshipper prays the introductory prayers,</w:t>
      </w:r>
    </w:p>
    <w:p w:rsidR="00441BAC" w:rsidRDefault="00441BAC" w:rsidP="00441BAC">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8</w:t>
      </w:r>
      <w:r>
        <w:rPr>
          <w:lang w:val="en-US"/>
        </w:rPr>
        <w:fldChar w:fldCharType="end"/>
      </w:r>
    </w:p>
    <w:p w:rsidR="00441BAC" w:rsidRDefault="00441BAC" w:rsidP="00441BAC">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9</w:t>
      </w:r>
      <w:r>
        <w:rPr>
          <w:lang w:val="en-US"/>
        </w:rPr>
        <w:fldChar w:fldCharType="end"/>
      </w:r>
    </w:p>
    <w:p w:rsidR="00441BAC" w:rsidRDefault="00441BAC" w:rsidP="00441BAC">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340</w:t>
      </w:r>
      <w:r>
        <w:rPr>
          <w:lang w:val="en-US"/>
        </w:rPr>
        <w:fldChar w:fldCharType="end"/>
      </w:r>
    </w:p>
    <w:p w:rsidR="00441BAC" w:rsidRDefault="00441BAC" w:rsidP="00441BAC">
      <w:pPr>
        <w:pStyle w:val="Rubric"/>
        <w:rPr>
          <w:lang w:val="en-US"/>
        </w:rPr>
      </w:pPr>
      <w:r>
        <w:rPr>
          <w:lang w:val="en-US"/>
        </w:rPr>
        <w:t>Then shall be said,</w:t>
      </w:r>
    </w:p>
    <w:p w:rsidR="00441BAC" w:rsidRDefault="00441BAC" w:rsidP="00441BAC">
      <w:pPr>
        <w:pStyle w:val="Prose"/>
      </w:pPr>
      <w:r>
        <w:t>The hymn of the blessed Sleep: I offer to Christ, my King and my God: I will hope in Him that He may forgive me my sins.</w:t>
      </w:r>
    </w:p>
    <w:p w:rsidR="00441BAC" w:rsidRDefault="00441BAC" w:rsidP="00441BAC">
      <w:pPr>
        <w:pStyle w:val="Heading5"/>
        <w:rPr>
          <w:lang w:val="en-GB"/>
        </w:rPr>
      </w:pPr>
      <w:r>
        <w:rPr>
          <w:lang w:val="en-GB"/>
        </w:rPr>
        <w:t>The Psalms</w:t>
      </w:r>
    </w:p>
    <w:p w:rsidR="00441BAC" w:rsidRPr="00AC19C5" w:rsidRDefault="00441BAC" w:rsidP="00441BAC">
      <w:pPr>
        <w:pStyle w:val="EngHang"/>
        <w:tabs>
          <w:tab w:val="left" w:leader="dot" w:pos="8280"/>
        </w:tabs>
        <w:rPr>
          <w:rFonts w:cstheme="minorBidi"/>
        </w:rPr>
      </w:pPr>
      <w:r>
        <w:fldChar w:fldCharType="begin"/>
      </w:r>
      <w:r>
        <w:instrText xml:space="preserve"> REF _Ref411968046 \h  \* MERGEFORMAT </w:instrText>
      </w:r>
      <w:r>
        <w:fldChar w:fldCharType="separate"/>
      </w:r>
      <w:r>
        <w:t>Psalm</w:t>
      </w:r>
      <w:r w:rsidRPr="00AB1781">
        <w:t xml:space="preserve"> 129</w:t>
      </w:r>
      <w:r>
        <w:t>: Out of the depths I cry to You, O Lord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_Ref411968046 \h </w:instrText>
      </w:r>
      <w:r w:rsidRPr="00AC19C5">
        <w:rPr>
          <w:rFonts w:cstheme="minorBidi"/>
        </w:rPr>
      </w:r>
      <w:r w:rsidRPr="00AC19C5">
        <w:rPr>
          <w:rFonts w:cstheme="minorBidi"/>
        </w:rPr>
        <w:fldChar w:fldCharType="separate"/>
      </w:r>
      <w:r>
        <w:rPr>
          <w:rFonts w:cstheme="minorBidi"/>
          <w:noProof/>
        </w:rPr>
        <w:t>466</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_Ref411968066 \h  \* MERGEFORMAT </w:instrText>
      </w:r>
      <w:r>
        <w:fldChar w:fldCharType="separate"/>
      </w:r>
      <w:r>
        <w:t>Psalm</w:t>
      </w:r>
      <w:r w:rsidRPr="00AB1781">
        <w:t xml:space="preserve"> 130</w:t>
      </w:r>
      <w:r>
        <w:t>: O Lord, my heart is not haughty, nor my eyes lofty</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_Ref411968066 \h </w:instrText>
      </w:r>
      <w:r w:rsidRPr="00AC19C5">
        <w:rPr>
          <w:rFonts w:cstheme="minorBidi"/>
        </w:rPr>
      </w:r>
      <w:r w:rsidRPr="00AC19C5">
        <w:rPr>
          <w:rFonts w:cstheme="minorBidi"/>
        </w:rPr>
        <w:fldChar w:fldCharType="separate"/>
      </w:r>
      <w:r>
        <w:rPr>
          <w:rFonts w:cstheme="minorBidi"/>
          <w:noProof/>
        </w:rPr>
        <w:t>467</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_Ref411968081 \h  \* MERGEFORMAT </w:instrText>
      </w:r>
      <w:r>
        <w:fldChar w:fldCharType="separate"/>
      </w:r>
      <w:r>
        <w:t>Psalm</w:t>
      </w:r>
      <w:r w:rsidRPr="00AB1781">
        <w:t xml:space="preserve"> 131</w:t>
      </w:r>
      <w:r>
        <w:t>: O Lord, remember David and all his meekness</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_Ref411968081 \h </w:instrText>
      </w:r>
      <w:r w:rsidRPr="00AC19C5">
        <w:rPr>
          <w:rFonts w:cstheme="minorBidi"/>
        </w:rPr>
      </w:r>
      <w:r w:rsidRPr="00AC19C5">
        <w:rPr>
          <w:rFonts w:cstheme="minorBidi"/>
        </w:rPr>
        <w:fldChar w:fldCharType="separate"/>
      </w:r>
      <w:r>
        <w:rPr>
          <w:rFonts w:cstheme="minorBidi"/>
          <w:noProof/>
        </w:rPr>
        <w:t>468</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lastRenderedPageBreak/>
        <w:fldChar w:fldCharType="begin"/>
      </w:r>
      <w:r>
        <w:instrText xml:space="preserve"> REF _Ref411968095 \h  \* MERGEFORMAT </w:instrText>
      </w:r>
      <w:r>
        <w:fldChar w:fldCharType="separate"/>
      </w:r>
      <w:r>
        <w:t>Psalm</w:t>
      </w:r>
      <w:r w:rsidRPr="00AB1781">
        <w:t xml:space="preserve"> 132</w:t>
      </w:r>
      <w:r>
        <w:t>: Behold, how good and how delightful it is when brothers dwell together in unity</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_Ref411968095 \h </w:instrText>
      </w:r>
      <w:r w:rsidRPr="00AC19C5">
        <w:rPr>
          <w:rFonts w:cstheme="minorBidi"/>
        </w:rPr>
      </w:r>
      <w:r w:rsidRPr="00AC19C5">
        <w:rPr>
          <w:rFonts w:cstheme="minorBidi"/>
        </w:rPr>
        <w:fldChar w:fldCharType="separate"/>
      </w:r>
      <w:r>
        <w:rPr>
          <w:rFonts w:cstheme="minorBidi"/>
          <w:noProof/>
        </w:rPr>
        <w:t>469</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_Ref411968119 \h  \* MERGEFORMAT </w:instrText>
      </w:r>
      <w:r>
        <w:fldChar w:fldCharType="separate"/>
      </w:r>
      <w:r>
        <w:t>Psalm</w:t>
      </w:r>
      <w:r w:rsidRPr="00AB1781">
        <w:t xml:space="preserve"> 133</w:t>
      </w:r>
      <w:r>
        <w:t>: Behold now bless the Lord, all you slaves of the Lord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_Ref411968119 \h </w:instrText>
      </w:r>
      <w:r w:rsidRPr="00AC19C5">
        <w:rPr>
          <w:rFonts w:cstheme="minorBidi"/>
        </w:rPr>
      </w:r>
      <w:r w:rsidRPr="00AC19C5">
        <w:rPr>
          <w:rFonts w:cstheme="minorBidi"/>
        </w:rPr>
        <w:fldChar w:fldCharType="separate"/>
      </w:r>
      <w:r>
        <w:rPr>
          <w:rFonts w:cstheme="minorBidi"/>
          <w:noProof/>
        </w:rPr>
        <w:t>470</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_Ref411968136 \h  \* MERGEFORMAT </w:instrText>
      </w:r>
      <w:r>
        <w:fldChar w:fldCharType="separate"/>
      </w:r>
      <w:r>
        <w:t>Psalm</w:t>
      </w:r>
      <w:r w:rsidRPr="00AB1781">
        <w:t xml:space="preserve"> 136</w:t>
      </w:r>
      <w:r>
        <w:t>: By the rivers of Babylon we sat down and wept</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_Ref411968136 \h </w:instrText>
      </w:r>
      <w:r w:rsidRPr="00AC19C5">
        <w:rPr>
          <w:rFonts w:cstheme="minorBidi"/>
        </w:rPr>
      </w:r>
      <w:r w:rsidRPr="00AC19C5">
        <w:rPr>
          <w:rFonts w:cstheme="minorBidi"/>
        </w:rPr>
        <w:fldChar w:fldCharType="separate"/>
      </w:r>
      <w:r>
        <w:rPr>
          <w:rFonts w:cstheme="minorBidi"/>
          <w:noProof/>
        </w:rPr>
        <w:t>474</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_Ref411968152 \h  \* MERGEFORMAT </w:instrText>
      </w:r>
      <w:r>
        <w:fldChar w:fldCharType="separate"/>
      </w:r>
      <w:r>
        <w:t>Psalm</w:t>
      </w:r>
      <w:r w:rsidRPr="00AB1781">
        <w:t xml:space="preserve"> 137</w:t>
      </w:r>
      <w:r>
        <w:t>: I will praise and thank You, O Lord, with my whole heart</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_Ref411968152 \h </w:instrText>
      </w:r>
      <w:r w:rsidRPr="00AC19C5">
        <w:rPr>
          <w:rFonts w:cstheme="minorBidi"/>
        </w:rPr>
      </w:r>
      <w:r w:rsidRPr="00AC19C5">
        <w:rPr>
          <w:rFonts w:cstheme="minorBidi"/>
        </w:rPr>
        <w:fldChar w:fldCharType="separate"/>
      </w:r>
      <w:r>
        <w:rPr>
          <w:rFonts w:cstheme="minorBidi"/>
          <w:noProof/>
        </w:rPr>
        <w:t>475</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_Ref411968172 \h  \* MERGEFORMAT </w:instrText>
      </w:r>
      <w:r>
        <w:fldChar w:fldCharType="separate"/>
      </w:r>
      <w:r>
        <w:t>Psalm</w:t>
      </w:r>
      <w:r w:rsidRPr="00AB1781">
        <w:t xml:space="preserve"> 140</w:t>
      </w:r>
      <w:r>
        <w:t>: Lord, I cry to You, hear me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_Ref411968172 \h </w:instrText>
      </w:r>
      <w:r w:rsidRPr="00AC19C5">
        <w:rPr>
          <w:rFonts w:cstheme="minorBidi"/>
        </w:rPr>
      </w:r>
      <w:r w:rsidRPr="00AC19C5">
        <w:rPr>
          <w:rFonts w:cstheme="minorBidi"/>
        </w:rPr>
        <w:fldChar w:fldCharType="separate"/>
      </w:r>
      <w:r>
        <w:rPr>
          <w:rFonts w:cstheme="minorBidi"/>
          <w:noProof/>
        </w:rPr>
        <w:t>479</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_Ref411968182 \h  \* MERGEFORMAT </w:instrText>
      </w:r>
      <w:r>
        <w:fldChar w:fldCharType="separate"/>
      </w:r>
      <w:r>
        <w:t>Psalm</w:t>
      </w:r>
      <w:r w:rsidRPr="00AB1781">
        <w:t xml:space="preserve"> 141</w:t>
      </w:r>
      <w:r>
        <w:t>: I cry to the Lord with all my voice, I pray with all my voice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_Ref411968182 \h </w:instrText>
      </w:r>
      <w:r w:rsidRPr="00AC19C5">
        <w:rPr>
          <w:rFonts w:cstheme="minorBidi"/>
        </w:rPr>
      </w:r>
      <w:r w:rsidRPr="00AC19C5">
        <w:rPr>
          <w:rFonts w:cstheme="minorBidi"/>
        </w:rPr>
        <w:fldChar w:fldCharType="separate"/>
      </w:r>
      <w:r>
        <w:rPr>
          <w:rFonts w:cstheme="minorBidi"/>
          <w:noProof/>
        </w:rPr>
        <w:t>480</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_Ref411968206 \h  \* MERGEFORMAT </w:instrText>
      </w:r>
      <w:r>
        <w:fldChar w:fldCharType="separate"/>
      </w:r>
      <w:r>
        <w:t>Psalm</w:t>
      </w:r>
      <w:r w:rsidRPr="00AB1781">
        <w:t xml:space="preserve"> 145</w:t>
      </w:r>
      <w:r>
        <w:t>: Praise the Lord, O my soul! I will praise the Lord all my life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_Ref411968206 \h </w:instrText>
      </w:r>
      <w:r w:rsidRPr="00AC19C5">
        <w:rPr>
          <w:rFonts w:cstheme="minorBidi"/>
        </w:rPr>
      </w:r>
      <w:r w:rsidRPr="00AC19C5">
        <w:rPr>
          <w:rFonts w:cstheme="minorBidi"/>
        </w:rPr>
        <w:fldChar w:fldCharType="separate"/>
      </w:r>
      <w:r>
        <w:rPr>
          <w:rFonts w:cstheme="minorBidi"/>
          <w:noProof/>
        </w:rPr>
        <w:t>486</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_Ref411968226 \h  \* MERGEFORMAT </w:instrText>
      </w:r>
      <w:r>
        <w:fldChar w:fldCharType="separate"/>
      </w:r>
      <w:r>
        <w:t>Psalm</w:t>
      </w:r>
      <w:r w:rsidRPr="00AB1781">
        <w:t xml:space="preserve"> 146</w:t>
      </w:r>
      <w:r>
        <w:t>: Praise the Lord, for singing praise is good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_Ref411968226 \h </w:instrText>
      </w:r>
      <w:r w:rsidRPr="00AC19C5">
        <w:rPr>
          <w:rFonts w:cstheme="minorBidi"/>
        </w:rPr>
      </w:r>
      <w:r w:rsidRPr="00AC19C5">
        <w:rPr>
          <w:rFonts w:cstheme="minorBidi"/>
        </w:rPr>
        <w:fldChar w:fldCharType="separate"/>
      </w:r>
      <w:r>
        <w:rPr>
          <w:rFonts w:cstheme="minorBidi"/>
          <w:noProof/>
        </w:rPr>
        <w:t>487</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_Ref411968245 \h  \* MERGEFORMAT </w:instrText>
      </w:r>
      <w:r>
        <w:fldChar w:fldCharType="separate"/>
      </w:r>
      <w:r>
        <w:t>Psalm</w:t>
      </w:r>
      <w:r w:rsidRPr="00AB1781">
        <w:t xml:space="preserve"> 147</w:t>
      </w:r>
      <w:r>
        <w:t>: Praise the Lord, O Jerusalem! Praise your God, O Zion!</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_Ref411968245 \h </w:instrText>
      </w:r>
      <w:r w:rsidRPr="00AC19C5">
        <w:rPr>
          <w:rFonts w:cstheme="minorBidi"/>
        </w:rPr>
      </w:r>
      <w:r w:rsidRPr="00AC19C5">
        <w:rPr>
          <w:rFonts w:cstheme="minorBidi"/>
        </w:rPr>
        <w:fldChar w:fldCharType="separate"/>
      </w:r>
      <w:r>
        <w:rPr>
          <w:rFonts w:cstheme="minorBidi"/>
          <w:noProof/>
        </w:rPr>
        <w:t>488</w:t>
      </w:r>
      <w:r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441BAC" w:rsidRPr="001A4291" w:rsidRDefault="00441BAC" w:rsidP="00441BAC">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441BAC" w:rsidRDefault="00441BAC" w:rsidP="00441BAC">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t>You</w:t>
      </w:r>
      <w:r w:rsidRPr="001A4291">
        <w:t xml:space="preserve"> shalt let </w:t>
      </w:r>
      <w:r>
        <w:t>Your</w:t>
      </w:r>
      <w:r w:rsidRPr="001A4291">
        <w:t xml:space="preserve"> servant depart in peace, according to </w:t>
      </w:r>
      <w:r>
        <w:t>Your</w:t>
      </w:r>
      <w:r w:rsidRPr="001A4291">
        <w:t xml:space="preserve"> word: for my eyes have seen </w:t>
      </w:r>
      <w:r>
        <w:t>Your</w:t>
      </w:r>
      <w:r w:rsidRPr="001A4291">
        <w:t xml:space="preserve"> sal</w:t>
      </w:r>
      <w:r w:rsidRPr="001A4291">
        <w:softHyphen/>
        <w:t xml:space="preserve">vation, Which </w:t>
      </w:r>
      <w:r>
        <w:t>You</w:t>
      </w:r>
      <w:r w:rsidRPr="001A4291">
        <w:t xml:space="preserve"> </w:t>
      </w:r>
      <w:r>
        <w:t>have</w:t>
      </w:r>
      <w:r w:rsidRPr="001A4291">
        <w:t xml:space="preserve"> prepared before the face of all the peoples; a light for a revelation to the nations, and the glory of </w:t>
      </w:r>
      <w:r>
        <w:t>Your</w:t>
      </w:r>
      <w:r w:rsidRPr="001A4291">
        <w:t xml:space="preserve"> people Israel.  </w:t>
      </w:r>
      <w:r w:rsidRPr="001A4291">
        <w:rPr>
          <w:i/>
          <w:iCs/>
        </w:rPr>
        <w:t>Glory be to God forever.</w:t>
      </w:r>
    </w:p>
    <w:p w:rsidR="00441BAC" w:rsidRDefault="00441BAC" w:rsidP="00441BAC">
      <w:pPr>
        <w:pStyle w:val="Heading5"/>
      </w:pPr>
      <w:r>
        <w:t>Another Gospel According to Saint Matthew 24:45-51</w:t>
      </w:r>
    </w:p>
    <w:p w:rsidR="00441BAC" w:rsidRDefault="00441BAC" w:rsidP="00441BAC">
      <w:pPr>
        <w:pStyle w:val="Prose"/>
        <w:rPr>
          <w:i/>
        </w:rPr>
      </w:pPr>
      <w:r>
        <w:t xml:space="preserve">Who, then, is the faithful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Pr>
          <w:i/>
        </w:rPr>
        <w:t>Glory be to God forever.</w:t>
      </w:r>
    </w:p>
    <w:p w:rsidR="00441BAC" w:rsidRDefault="00441BAC" w:rsidP="00441BAC">
      <w:pPr>
        <w:pStyle w:val="Heading5"/>
      </w:pPr>
      <w:r>
        <w:t>Another Gospel According to Saint Luke 21:34-38</w:t>
      </w:r>
    </w:p>
    <w:p w:rsidR="00441BAC" w:rsidRDefault="00441BAC" w:rsidP="00441BAC">
      <w:pPr>
        <w:pStyle w:val="Prose"/>
      </w:pPr>
      <w:r>
        <w:t xml:space="preserve">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w:t>
      </w:r>
      <w:r>
        <w:lastRenderedPageBreak/>
        <w:t>spending the days teaching in the Temple; and the night He was coming forth, resting Himself on the mountain which is called "of Olives" And all the people were coming early to Him in the Temple to hear Him.</w:t>
      </w:r>
    </w:p>
    <w:p w:rsidR="00441BAC" w:rsidRDefault="00441BAC" w:rsidP="00441BAC">
      <w:pPr>
        <w:pStyle w:val="Heading5"/>
      </w:pPr>
      <w:r>
        <w:t>Prophecy from Isaiah 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 You, Lord, and we entreat You, that You graciously accord to us this evening and this night, that we be without sin, O Saviour, and deliver us.</w:t>
      </w:r>
    </w:p>
    <w:p w:rsidR="00441BAC" w:rsidRPr="001A4291" w:rsidRDefault="00441BAC" w:rsidP="00441BAC">
      <w:r w:rsidRPr="001A4291">
        <w:rPr>
          <w:b/>
          <w:bCs/>
          <w:i/>
          <w:iCs/>
        </w:rPr>
        <w:t>Doxa Patri ke Eio ke Agio Pnevmati.</w:t>
      </w:r>
      <w:r w:rsidRPr="001A4291">
        <w:t xml:space="preserve"> (Glory be to the Father and to the Son and to the Holy Spirit.)</w:t>
      </w:r>
    </w:p>
    <w:p w:rsidR="00441BAC" w:rsidRDefault="00441BAC" w:rsidP="00441BAC">
      <w:pPr>
        <w:pStyle w:val="Prose"/>
      </w:pPr>
      <w:r>
        <w:t>Behold the day has passed. We give thanks to You, Lord, and we entreat You, that You graciously accord to us this evening and this night, that we be without sin, O Saviour, and deliver us</w:t>
      </w:r>
    </w:p>
    <w:p w:rsidR="00441BAC" w:rsidRPr="001A4291" w:rsidRDefault="00441BAC" w:rsidP="00441BAC">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441BAC" w:rsidRDefault="00441BAC" w:rsidP="00441BAC">
      <w:pPr>
        <w:pStyle w:val="Prose"/>
      </w:pPr>
      <w:r>
        <w:t xml:space="preserve">The Bodiless Natures, the Cherubim who are a multitude of eyes and the Seraphim who possess six wings, with unceasing voices exalt You together with the Angels with the hymn of the Thrice-holy before the age. You, the beginningless Father and the Son Consubstantial with You and the Holy Spirit, the Life-Giver, an Undivided Trinity, You has been manifested to us from the Holy Virgin through Your Logos, Christ our Helper. You has called the ascetics and the prophets and the martyrs to an immortality from You; and these are gathered together, praying for the pardon of our transgressions, because we all have fled from toils through the </w:t>
      </w:r>
      <w:r>
        <w:lastRenderedPageBreak/>
        <w:t>deceit of the Enemy. Heal us, that we may sing to You with the angles, saying: Holy, Holy, Holy, Lord of Hosts, the heavens and the earth are fully of Your holy glory.</w:t>
      </w:r>
    </w:p>
    <w:p w:rsidR="00441BAC" w:rsidRPr="00BD252D" w:rsidRDefault="00441BAC" w:rsidP="00441BAC">
      <w:pPr>
        <w:pStyle w:val="Rubric"/>
        <w:rPr>
          <w:rFonts w:cs="Segoe Script"/>
          <w:sz w:val="22"/>
          <w:lang w:val="en-GB"/>
        </w:rPr>
      </w:pPr>
      <w:r w:rsidRPr="001A4291">
        <w:rPr>
          <w:lang w:val="en-GB"/>
        </w:rPr>
        <w:t>Then shall be said,</w:t>
      </w:r>
    </w:p>
    <w:p w:rsidR="00441BAC" w:rsidRPr="001A4291" w:rsidRDefault="00441BAC" w:rsidP="00441BAC">
      <w:pPr>
        <w:pStyle w:val="Prose"/>
      </w:pPr>
      <w:r w:rsidRPr="001A4291">
        <w:t xml:space="preserve">Graciously accord, O Lord, to keep us this night without sin.  Blessed </w:t>
      </w:r>
      <w:r w:rsidR="00C104A1">
        <w:t>are</w:t>
      </w:r>
      <w:r w:rsidRPr="001A4291">
        <w:t xml:space="preserve"> </w:t>
      </w:r>
      <w:r>
        <w:t>You</w:t>
      </w:r>
      <w:r w:rsidRPr="001A4291">
        <w:t xml:space="preserve">, O Lord, God of our fathers, and praised and glorified be </w:t>
      </w:r>
      <w:r>
        <w:t>Your</w:t>
      </w:r>
      <w:r w:rsidRPr="001A4291">
        <w:t xml:space="preserve"> Name forever.  Amen.</w:t>
      </w:r>
    </w:p>
    <w:p w:rsidR="00441BAC" w:rsidRPr="001A4291" w:rsidRDefault="00441BAC" w:rsidP="00441BAC">
      <w:pPr>
        <w:pStyle w:val="Prose"/>
      </w:pPr>
      <w:r w:rsidRPr="001A4291">
        <w:t xml:space="preserve">Let </w:t>
      </w:r>
      <w:r>
        <w:t>Your</w:t>
      </w:r>
      <w:r w:rsidRPr="001A4291">
        <w:t xml:space="preserve"> mercy be upon us, O Lord, even as we have set our hope in </w:t>
      </w:r>
      <w:r>
        <w:t>You</w:t>
      </w:r>
      <w:r w:rsidRPr="001A4291">
        <w:t xml:space="preserve">.  For the eyes of everyone wait upon </w:t>
      </w:r>
      <w:r>
        <w:t>You</w:t>
      </w:r>
      <w:r w:rsidRPr="001A4291">
        <w:t xml:space="preserve">, for </w:t>
      </w:r>
      <w:r>
        <w:t>You</w:t>
      </w:r>
      <w:r w:rsidRPr="001A4291">
        <w:t xml:space="preserve"> </w:t>
      </w:r>
      <w:r>
        <w:t>give</w:t>
      </w:r>
      <w:r w:rsidRPr="001A4291">
        <w:t xml:space="preserve"> them their food in due season.</w:t>
      </w:r>
    </w:p>
    <w:p w:rsidR="00441BAC" w:rsidRPr="001A4291" w:rsidRDefault="00441BAC" w:rsidP="00441BAC">
      <w:pPr>
        <w:pStyle w:val="Prose"/>
      </w:pPr>
      <w:r w:rsidRPr="001A4291">
        <w:t>Hearken to us, O God, our Redeemer, the hope of all the regions of the earth.</w:t>
      </w:r>
    </w:p>
    <w:p w:rsidR="00441BAC" w:rsidRPr="001A4291" w:rsidRDefault="00441BAC" w:rsidP="00441BAC">
      <w:pPr>
        <w:pStyle w:val="Prose"/>
      </w:pPr>
      <w:r w:rsidRPr="001A4291">
        <w:t xml:space="preserve">Blessed </w:t>
      </w:r>
      <w:r w:rsidR="00C104A1">
        <w:t>are</w:t>
      </w:r>
      <w:r w:rsidRPr="001A4291">
        <w:t xml:space="preserve"> </w:t>
      </w:r>
      <w:r>
        <w:t>You</w:t>
      </w:r>
      <w:r w:rsidRPr="001A4291">
        <w:t xml:space="preserve">, O Lord; teach me </w:t>
      </w:r>
      <w:r>
        <w:t>Your</w:t>
      </w:r>
      <w:r w:rsidRPr="001A4291">
        <w:t xml:space="preserve"> statutes.  Blessed </w:t>
      </w:r>
      <w:r w:rsidR="00C104A1">
        <w:t>are</w:t>
      </w:r>
      <w:r w:rsidRPr="001A4291">
        <w:t xml:space="preserve"> </w:t>
      </w:r>
      <w:r>
        <w:t>You</w:t>
      </w:r>
      <w:r w:rsidRPr="001A4291">
        <w:t xml:space="preserve">, O Lord; make me to understand </w:t>
      </w:r>
      <w:r>
        <w:t>Your</w:t>
      </w:r>
      <w:r w:rsidRPr="001A4291">
        <w:t xml:space="preserve"> command</w:t>
      </w:r>
      <w:r w:rsidRPr="001A4291">
        <w:softHyphen/>
        <w:t xml:space="preserve">ments.  Blessed </w:t>
      </w:r>
      <w:r w:rsidR="00C104A1">
        <w:t>are</w:t>
      </w:r>
      <w:r w:rsidRPr="001A4291">
        <w:t xml:space="preserve"> </w:t>
      </w:r>
      <w:r>
        <w:t>You</w:t>
      </w:r>
      <w:r w:rsidRPr="001A4291">
        <w:t xml:space="preserve">, O Lord; enlighten me with </w:t>
      </w:r>
      <w:r>
        <w:t>Your</w:t>
      </w:r>
      <w:r w:rsidRPr="001A4291">
        <w:t xml:space="preserve"> precepts.</w:t>
      </w:r>
    </w:p>
    <w:p w:rsidR="00441BAC" w:rsidRPr="001A4291" w:rsidRDefault="00441BAC" w:rsidP="00441BAC">
      <w:pPr>
        <w:pStyle w:val="Prose"/>
      </w:pPr>
      <w:r>
        <w:t>Your</w:t>
      </w:r>
      <w:r w:rsidRPr="001A4291">
        <w:t xml:space="preserve"> mercy, O Lord, endures forever.  O despise not the works of </w:t>
      </w:r>
      <w:r>
        <w:t>Your</w:t>
      </w:r>
      <w:r w:rsidRPr="001A4291">
        <w:t xml:space="preserve"> hands.</w:t>
      </w:r>
    </w:p>
    <w:p w:rsidR="00441BAC" w:rsidRPr="001A4291" w:rsidRDefault="00441BAC" w:rsidP="00441BAC">
      <w:pPr>
        <w:pStyle w:val="Prose"/>
      </w:pPr>
      <w:r w:rsidRPr="001A4291">
        <w:t xml:space="preserve">Lord, </w:t>
      </w:r>
      <w:r>
        <w:t>You</w:t>
      </w:r>
      <w:r w:rsidRPr="001A4291">
        <w:t xml:space="preserve"> </w:t>
      </w:r>
      <w:r>
        <w:t>have</w:t>
      </w:r>
      <w:r w:rsidRPr="001A4291">
        <w:t xml:space="preserve"> been our refuge in all generations.</w:t>
      </w:r>
      <w:r>
        <w:t xml:space="preserve">  </w:t>
      </w:r>
      <w:r w:rsidRPr="001A4291">
        <w:t xml:space="preserve">I said, "Be merciful to me, heal my soul; for I have sinned against </w:t>
      </w:r>
      <w:r>
        <w:t>You</w:t>
      </w:r>
      <w:r w:rsidRPr="001A4291">
        <w:t>."</w:t>
      </w:r>
    </w:p>
    <w:p w:rsidR="00441BAC" w:rsidRPr="001A4291" w:rsidRDefault="00441BAC" w:rsidP="00441BAC">
      <w:pPr>
        <w:pStyle w:val="Prose"/>
        <w:rPr>
          <w:rFonts w:cs="@MingLiU"/>
          <w:sz w:val="22"/>
        </w:rPr>
      </w:pPr>
      <w:r w:rsidRPr="001A4291">
        <w:rPr>
          <w:rFonts w:cs="@MingLiU"/>
          <w:sz w:val="22"/>
        </w:rPr>
        <w:t xml:space="preserve">Lord, I have fled unto </w:t>
      </w:r>
      <w:r>
        <w:rPr>
          <w:rFonts w:cs="@MingLiU"/>
          <w:sz w:val="22"/>
        </w:rPr>
        <w:t>You</w:t>
      </w:r>
      <w:r w:rsidRPr="001A4291">
        <w:rPr>
          <w:rFonts w:cs="@MingLiU"/>
          <w:sz w:val="22"/>
        </w:rPr>
        <w:t xml:space="preserve">.  Teach me to do </w:t>
      </w:r>
      <w:r>
        <w:rPr>
          <w:rFonts w:cs="@MingLiU"/>
          <w:sz w:val="22"/>
        </w:rPr>
        <w:t>Your</w:t>
      </w:r>
      <w:r w:rsidRPr="001A4291">
        <w:rPr>
          <w:rFonts w:cs="@MingLiU"/>
          <w:sz w:val="22"/>
        </w:rPr>
        <w:t xml:space="preserve"> will, for with </w:t>
      </w:r>
      <w:r>
        <w:rPr>
          <w:rFonts w:cs="@MingLiU"/>
          <w:sz w:val="22"/>
        </w:rPr>
        <w:t>You</w:t>
      </w:r>
      <w:r w:rsidRPr="001A4291">
        <w:rPr>
          <w:rFonts w:cs="@MingLiU"/>
          <w:sz w:val="22"/>
        </w:rPr>
        <w:t xml:space="preserve"> is the Fountain of Life.  In </w:t>
      </w:r>
      <w:r>
        <w:rPr>
          <w:rFonts w:cs="@MingLiU"/>
          <w:sz w:val="22"/>
        </w:rPr>
        <w:t>Your</w:t>
      </w:r>
      <w:r w:rsidRPr="001A4291">
        <w:rPr>
          <w:rFonts w:cs="@MingLiU"/>
          <w:sz w:val="22"/>
        </w:rPr>
        <w:t xml:space="preserve"> Light shall we see Light.  O continue </w:t>
      </w:r>
      <w:r>
        <w:rPr>
          <w:rFonts w:cs="@MingLiU"/>
          <w:sz w:val="22"/>
        </w:rPr>
        <w:t>Your</w:t>
      </w:r>
      <w:r w:rsidRPr="001A4291">
        <w:rPr>
          <w:rFonts w:cs="@MingLiU"/>
          <w:sz w:val="22"/>
        </w:rPr>
        <w:t xml:space="preserve"> loving</w:t>
      </w:r>
      <w:r w:rsidRPr="001A4291">
        <w:rPr>
          <w:rFonts w:cs="@MingLiU"/>
          <w:sz w:val="22"/>
        </w:rPr>
        <w:noBreakHyphen/>
        <w:t xml:space="preserve">kindness unto those who know </w:t>
      </w:r>
      <w:r>
        <w:rPr>
          <w:rFonts w:cs="@MingLiU"/>
          <w:sz w:val="22"/>
        </w:rPr>
        <w:t>You</w:t>
      </w:r>
      <w:r w:rsidRPr="001A4291">
        <w:rPr>
          <w:rFonts w:cs="@MingLiU"/>
          <w:sz w:val="22"/>
        </w:rPr>
        <w:t xml:space="preserve">, and </w:t>
      </w:r>
      <w:r>
        <w:rPr>
          <w:rFonts w:cs="@MingLiU"/>
          <w:sz w:val="22"/>
        </w:rPr>
        <w:t>Your</w:t>
      </w:r>
      <w:r w:rsidRPr="001A4291">
        <w:rPr>
          <w:rFonts w:cs="@MingLiU"/>
          <w:sz w:val="22"/>
        </w:rPr>
        <w:t xml:space="preserve"> righteousness unto the upright in heart.</w:t>
      </w:r>
    </w:p>
    <w:p w:rsidR="00441BAC" w:rsidRPr="001A4291" w:rsidRDefault="00441BAC" w:rsidP="00441BAC">
      <w:pPr>
        <w:pStyle w:val="Prose"/>
        <w:rPr>
          <w:rFonts w:cs="@MingLiU"/>
          <w:sz w:val="22"/>
        </w:rPr>
      </w:pPr>
      <w:r w:rsidRPr="001A4291">
        <w:rPr>
          <w:rFonts w:cs="@MingLiU"/>
          <w:sz w:val="22"/>
        </w:rPr>
        <w:t xml:space="preserve">To </w:t>
      </w:r>
      <w:r>
        <w:rPr>
          <w:rFonts w:cs="@MingLiU"/>
          <w:sz w:val="22"/>
        </w:rPr>
        <w:t>You</w:t>
      </w:r>
      <w:r w:rsidRPr="001A4291">
        <w:rPr>
          <w:rFonts w:cs="@MingLiU"/>
          <w:sz w:val="22"/>
        </w:rPr>
        <w:t xml:space="preserve"> belongs worship, to </w:t>
      </w:r>
      <w:r>
        <w:rPr>
          <w:rFonts w:cs="@MingLiU"/>
          <w:sz w:val="22"/>
        </w:rPr>
        <w:t>You</w:t>
      </w:r>
      <w:r w:rsidRPr="001A4291">
        <w:rPr>
          <w:rFonts w:cs="@MingLiU"/>
          <w:sz w:val="22"/>
        </w:rPr>
        <w:t xml:space="preserve"> belongs praise, to </w:t>
      </w:r>
      <w:r>
        <w:rPr>
          <w:rFonts w:cs="@MingLiU"/>
          <w:sz w:val="22"/>
        </w:rPr>
        <w:t>You</w:t>
      </w:r>
      <w:r w:rsidRPr="001A4291">
        <w:rPr>
          <w:rFonts w:cs="@MingLiU"/>
          <w:sz w:val="22"/>
        </w:rPr>
        <w:t xml:space="preserve"> belongs glory, O Father, Son and Holy Spirit, now, and forever and ever.  Amen.</w:t>
      </w:r>
    </w:p>
    <w:p w:rsidR="00441BAC" w:rsidRDefault="00441BAC" w:rsidP="00441BAC">
      <w:pPr>
        <w:pStyle w:val="Prose"/>
        <w:rPr>
          <w:rFonts w:cs="@MingLiU"/>
          <w:sz w:val="22"/>
        </w:rPr>
      </w:pPr>
      <w:r w:rsidRPr="001A4291">
        <w:rPr>
          <w:rFonts w:cs="@MingLiU"/>
          <w:sz w:val="22"/>
        </w:rPr>
        <w:t xml:space="preserve">It is a good thing to give thanks unto the Lord, and to sing praises unto </w:t>
      </w:r>
      <w:r>
        <w:rPr>
          <w:rFonts w:cs="@MingLiU"/>
          <w:sz w:val="22"/>
        </w:rPr>
        <w:t>Your</w:t>
      </w:r>
      <w:r w:rsidRPr="001A4291">
        <w:rPr>
          <w:rFonts w:cs="@MingLiU"/>
          <w:sz w:val="22"/>
        </w:rPr>
        <w:t xml:space="preserve"> Name, O Most High; to show forth </w:t>
      </w:r>
      <w:r>
        <w:rPr>
          <w:rFonts w:cs="@MingLiU"/>
          <w:sz w:val="22"/>
        </w:rPr>
        <w:t>Your</w:t>
      </w:r>
      <w:r w:rsidRPr="001A4291">
        <w:rPr>
          <w:rFonts w:cs="@MingLiU"/>
          <w:sz w:val="22"/>
        </w:rPr>
        <w:t xml:space="preserve"> loving</w:t>
      </w:r>
      <w:r w:rsidRPr="001A4291">
        <w:rPr>
          <w:rFonts w:cs="@MingLiU"/>
          <w:sz w:val="22"/>
        </w:rPr>
        <w:noBreakHyphen/>
        <w:t xml:space="preserve">kindness in the morning, and </w:t>
      </w:r>
      <w:r>
        <w:rPr>
          <w:rFonts w:cs="@MingLiU"/>
          <w:sz w:val="22"/>
        </w:rPr>
        <w:t>Your</w:t>
      </w:r>
      <w:r w:rsidRPr="001A4291">
        <w:rPr>
          <w:rFonts w:cs="@MingLiU"/>
          <w:sz w:val="22"/>
        </w:rPr>
        <w:t xml:space="preserve"> faithfulness every night.</w:t>
      </w:r>
    </w:p>
    <w:p w:rsidR="00441BAC" w:rsidRPr="001A4291" w:rsidRDefault="00441BAC" w:rsidP="00441BAC">
      <w:pPr>
        <w:pStyle w:val="Heading5"/>
        <w:rPr>
          <w:lang w:val="en-GB"/>
        </w:rPr>
      </w:pPr>
      <w:r w:rsidRPr="001A4291">
        <w:rPr>
          <w:lang w:val="en-GB"/>
        </w:rPr>
        <w:t>HAIL TO YOU</w:t>
      </w:r>
    </w:p>
    <w:p w:rsidR="00441BAC" w:rsidRPr="001A4291" w:rsidRDefault="00441BAC" w:rsidP="00441BAC">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441BAC" w:rsidRPr="001A4291" w:rsidRDefault="00441BAC" w:rsidP="00441BAC">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441BAC" w:rsidRPr="001A4291" w:rsidRDefault="00441BAC" w:rsidP="00441BAC">
      <w:pPr>
        <w:pStyle w:val="Heading5"/>
        <w:rPr>
          <w:lang w:val="en-GB"/>
        </w:rPr>
      </w:pPr>
      <w:r w:rsidRPr="001A4291">
        <w:rPr>
          <w:lang w:val="en-GB"/>
        </w:rPr>
        <w:t>THE INTRODUCTION TO THE CREED</w:t>
      </w:r>
    </w:p>
    <w:p w:rsidR="00441BAC" w:rsidRPr="001A4291" w:rsidRDefault="00441BAC" w:rsidP="00441BAC">
      <w:pPr>
        <w:pStyle w:val="Prose"/>
      </w:pPr>
      <w:r w:rsidRPr="001A4291">
        <w:t>We exalt you, the Mother of the True Light. We glorify you, O saint and Mother of God, for you brought forth unto us the Saviour of the whole world; He came and saved our souls.</w:t>
      </w:r>
    </w:p>
    <w:p w:rsidR="00441BAC" w:rsidRPr="001A4291" w:rsidRDefault="00441BAC" w:rsidP="00441BAC">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441BAC" w:rsidRPr="001A4291" w:rsidRDefault="00441BAC" w:rsidP="00441BAC">
      <w:pPr>
        <w:pStyle w:val="Prose"/>
      </w:pPr>
      <w:r w:rsidRPr="001A4291">
        <w:t>We proclaim the Holy Trinity in One Godhead.  We wor</w:t>
      </w:r>
      <w:r w:rsidRPr="001A4291">
        <w:softHyphen/>
        <w:t>ship Him.  We glorify Him.  Lord have mercy.  Lord have mercy.  Lord bless.  Amen.</w:t>
      </w:r>
    </w:p>
    <w:p w:rsidR="00441BAC" w:rsidRPr="001A4291" w:rsidRDefault="00441BAC" w:rsidP="00441BAC">
      <w:pPr>
        <w:pStyle w:val="Heading5"/>
        <w:rPr>
          <w:rFonts w:cs="@MingLiU"/>
          <w:lang w:val="en-GB"/>
        </w:rPr>
      </w:pPr>
      <w:r w:rsidRPr="001A4291">
        <w:rPr>
          <w:lang w:val="en-GB"/>
        </w:rPr>
        <w:lastRenderedPageBreak/>
        <w:t>THE ORTHODOX CREED</w:t>
      </w:r>
    </w:p>
    <w:p w:rsidR="00441BAC" w:rsidRPr="001A4291" w:rsidRDefault="00441BAC" w:rsidP="00441BAC">
      <w:pPr>
        <w:pStyle w:val="Prose"/>
      </w:pPr>
      <w:r w:rsidRPr="001A4291">
        <w:t>We believe in one God; God the Father, the Pantocrator, Who created heaven and earth, and all things seen and unseen.</w:t>
      </w:r>
    </w:p>
    <w:p w:rsidR="00441BAC" w:rsidRPr="001A4291" w:rsidRDefault="00441BAC" w:rsidP="00441BAC">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441BAC" w:rsidRPr="001A4291" w:rsidRDefault="00441BAC" w:rsidP="00441BAC">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441BAC" w:rsidRPr="001A4291" w:rsidRDefault="00441BAC" w:rsidP="00441BAC">
      <w:pPr>
        <w:pStyle w:val="Prose"/>
      </w:pPr>
      <w:r w:rsidRPr="001A4291">
        <w:t>Yes, we believe in the Holy Spirit; the Lord, the Giver of Life; Who comes forth from the Father; Who, with the Father and the Son, is worshipped and glorified; Who spoke by the prophets.</w:t>
      </w:r>
    </w:p>
    <w:p w:rsidR="00441BAC" w:rsidRPr="00BD252D" w:rsidRDefault="00441BAC" w:rsidP="00441BAC">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441BAC" w:rsidRDefault="00441BAC" w:rsidP="00441BAC">
      <w:pPr>
        <w:pStyle w:val="Prose"/>
      </w:pPr>
      <w:r>
        <w:t>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Your mercy.</w:t>
      </w:r>
    </w:p>
    <w:p w:rsidR="00441BAC" w:rsidRDefault="00441BAC" w:rsidP="00441BAC">
      <w:pPr>
        <w:pStyle w:val="Prose"/>
      </w:pPr>
      <w:r>
        <w:t xml:space="preserve">(Thrice,) Lord, forgive me, I the sinner, and have mercy upon me, for </w:t>
      </w:r>
      <w:r w:rsidR="00C104A1">
        <w:t>You are</w:t>
      </w:r>
      <w:r>
        <w:t xml:space="preserve"> blessed unto the age of all ages. Amen.</w:t>
      </w:r>
    </w:p>
    <w:p w:rsidR="00441BAC" w:rsidRPr="001A4291" w:rsidRDefault="00441BAC" w:rsidP="00441BAC">
      <w:pPr>
        <w:pStyle w:val="Heading5"/>
        <w:rPr>
          <w:rFonts w:cs="@MingLiU"/>
          <w:lang w:val="en-GB"/>
        </w:rPr>
      </w:pPr>
      <w:r w:rsidRPr="001A4291">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  Amen.</w:t>
      </w:r>
    </w:p>
    <w:p w:rsidR="00441BAC" w:rsidRPr="001A4291" w:rsidRDefault="00441BAC" w:rsidP="00441BAC">
      <w:pPr>
        <w:pStyle w:val="Prose"/>
      </w:pPr>
      <w:r w:rsidRPr="001A4291">
        <w:t>O Holy Trinity, have mercy on us.  All Holy Trinity, have mercy on us.  O Holy Trinity, have mercy on us.</w:t>
      </w:r>
    </w:p>
    <w:p w:rsidR="00441BAC" w:rsidRPr="001A4291" w:rsidRDefault="00441BAC" w:rsidP="00441BAC">
      <w:pPr>
        <w:pStyle w:val="Prose"/>
      </w:pPr>
      <w:r w:rsidRPr="001A4291">
        <w:t>O Lord, remit our sins.  O Lord, pardon our iniquities.  O Lord, forgive us our trespasses.</w:t>
      </w:r>
    </w:p>
    <w:p w:rsidR="00441BAC" w:rsidRPr="001A4291" w:rsidRDefault="00441BAC" w:rsidP="00441BAC">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  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  For </w:t>
      </w:r>
      <w:r>
        <w:t>Your</w:t>
      </w:r>
      <w:r w:rsidRPr="001A4291">
        <w:t xml:space="preserve"> is the glory, the dominion, and the triple holiness. Lord have mercy.  Lord have mercy.  Lord bless.  Amen.</w:t>
      </w:r>
    </w:p>
    <w:p w:rsidR="00441BAC" w:rsidRPr="001A4291" w:rsidRDefault="00441BAC" w:rsidP="00441BAC">
      <w:commentRangeStart w:id="82"/>
      <w:r w:rsidRPr="001A4291">
        <w:t xml:space="preserve">Our </w:t>
      </w:r>
      <w:commentRangeEnd w:id="82"/>
      <w:r>
        <w:rPr>
          <w:rStyle w:val="CommentReference"/>
        </w:rPr>
        <w:commentReference w:id="82"/>
      </w:r>
      <w:r w:rsidRPr="001A4291">
        <w:t>Father Who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it is Who knows the rising up of mine enemies, and the feebleness of my nature You understands, O Creator. Behold, I will commit my spirit into Your hands. Overshadow me with the wings of Your goodness, in order that I sleep not unto death. Enlighten my eyes to the greatness of Your words, raise me up at all times unto glorifying You, for You alone </w:t>
      </w:r>
      <w:r w:rsidR="00C104A1">
        <w:t>are</w:t>
      </w:r>
      <w:r>
        <w:t xml:space="preserve"> Good and the Lover of mankind.</w:t>
      </w:r>
    </w:p>
    <w:p w:rsidR="00441BAC" w:rsidRPr="001A4291" w:rsidRDefault="00441BAC" w:rsidP="00441BAC">
      <w:r w:rsidRPr="001A4291">
        <w:rPr>
          <w:b/>
          <w:bCs/>
          <w:i/>
          <w:iCs/>
        </w:rPr>
        <w:t>Doxa Patri ke Eio ke Agio Pnevmati.</w:t>
      </w:r>
      <w:r w:rsidRPr="001A4291">
        <w:t xml:space="preserve"> (Glory be to the Father and to the Son and to the Holy Spirit.)</w:t>
      </w:r>
    </w:p>
    <w:p w:rsidR="00441BAC" w:rsidRDefault="00441BAC" w:rsidP="00441BAC">
      <w:pPr>
        <w:pStyle w:val="Prose"/>
      </w:pPr>
      <w:r>
        <w:t xml:space="preserve">Fearful is Your judgment-seat, Lord, men are gathered together, and Angels stand, and the books are opened; the works will be revealed, and the thoughts will make a defense. What judgment will be my judgment? I, who am bound in sin. Who will quench for me the flame of fire? Who will cause the darkness to e lightened, if You have not mercy upon me? For You </w:t>
      </w:r>
      <w:r w:rsidR="00C104A1">
        <w:t>are</w:t>
      </w:r>
      <w:r>
        <w:t xml:space="preserve"> a Compassionate One towards me.</w:t>
      </w:r>
    </w:p>
    <w:p w:rsidR="00441BAC" w:rsidRPr="001A4291" w:rsidRDefault="00441BAC" w:rsidP="00441BAC">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441BAC" w:rsidRDefault="00441BAC" w:rsidP="00441BAC">
      <w:pPr>
        <w:pStyle w:val="Prose"/>
      </w:pPr>
      <w:r>
        <w:t xml:space="preserve">O God-bearer, since we have confidence in </w:t>
      </w:r>
      <w:r w:rsidR="00C104A1">
        <w:t>you</w:t>
      </w:r>
      <w:r>
        <w:t>,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441BAC" w:rsidRPr="00757692" w:rsidRDefault="00441BAC" w:rsidP="00441BAC">
      <w:pPr>
        <w:pStyle w:val="Prose"/>
      </w:pP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Pr>
          <w:lang w:val="en-GB"/>
        </w:rPr>
        <w:fldChar w:fldCharType="begin"/>
      </w:r>
      <w:r>
        <w:rPr>
          <w:lang w:val="en-GB"/>
        </w:rPr>
        <w:instrText xml:space="preserve"> PAGEREF _Ref411969137 \h </w:instrText>
      </w:r>
      <w:r>
        <w:rPr>
          <w:lang w:val="en-GB"/>
        </w:rPr>
      </w:r>
      <w:r>
        <w:rPr>
          <w:lang w:val="en-GB"/>
        </w:rPr>
        <w:fldChar w:fldCharType="separate"/>
      </w:r>
      <w:r>
        <w:rPr>
          <w:noProof/>
          <w:lang w:val="en-GB"/>
        </w:rPr>
        <w:t>12</w:t>
      </w:r>
      <w:r>
        <w:rPr>
          <w:lang w:val="en-GB"/>
        </w:rPr>
        <w:fldChar w:fldCharType="end"/>
      </w:r>
      <w:r w:rsidRPr="001A4291">
        <w:rPr>
          <w:lang w:val="en-GB"/>
        </w:rPr>
        <w:t>), the Lord's Prayer and this ab</w:t>
      </w:r>
      <w:r w:rsidRPr="001A4291">
        <w:rPr>
          <w:lang w:val="en-GB"/>
        </w:rPr>
        <w:softHyphen/>
        <w:t>solution:</w:t>
      </w:r>
    </w:p>
    <w:p w:rsidR="00441BAC" w:rsidRPr="00BD252D" w:rsidRDefault="00441BAC" w:rsidP="00441BAC">
      <w:pPr>
        <w:pStyle w:val="Rubric"/>
      </w:pPr>
      <w:r>
        <w:t>The absolution,</w:t>
      </w:r>
    </w:p>
    <w:p w:rsidR="00441BAC" w:rsidRDefault="00441BAC" w:rsidP="00441BAC">
      <w:pPr>
        <w:pStyle w:val="Prose"/>
      </w:pPr>
      <w:r>
        <w:lastRenderedPageBreak/>
        <w:t>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Pr="001A4291">
        <w:t xml:space="preserve"> graciously forgive unto us, for the sake of </w:t>
      </w:r>
      <w:r>
        <w:t>Your</w:t>
      </w:r>
      <w:r w:rsidRPr="001A4291">
        <w:t xml:space="preserve"> Holy Name, as a Good One and as a Lover of mankind.  And grant unto us, O God, a peaceful night, and this sleep pure.  And send to us an angel of peace  to keep us from every evil, every calamity and every temptation  of the enemy.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 xml:space="preserve">Begotten Son, our Lord, God and Saviour, Jesus Christ.  Through Whom the glory, the honour, the dominion, and the adoration are due unto </w:t>
      </w:r>
      <w:r>
        <w:t>You</w:t>
      </w:r>
      <w:r w:rsidRPr="001A4291">
        <w:t>, with Him, and the Holy Spirit, the Life</w:t>
      </w:r>
      <w:r w:rsidRPr="001A4291">
        <w:noBreakHyphen/>
        <w:t xml:space="preserve">Giver,  Who is of One Essence with </w:t>
      </w:r>
      <w:r>
        <w:t>You</w:t>
      </w:r>
      <w:r w:rsidRPr="001A4291">
        <w:t>, now, and at all times, and unto the age of all ages.  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Pr>
          <w:lang w:val="en-GB"/>
        </w:rPr>
        <w:fldChar w:fldCharType="begin"/>
      </w:r>
      <w:r>
        <w:rPr>
          <w:lang w:val="en-GB"/>
        </w:rPr>
        <w:instrText xml:space="preserve"> PAGEREF _Ref411969145 \h </w:instrText>
      </w:r>
      <w:r>
        <w:rPr>
          <w:lang w:val="en-GB"/>
        </w:rPr>
      </w:r>
      <w:r>
        <w:rPr>
          <w:lang w:val="en-GB"/>
        </w:rPr>
        <w:fldChar w:fldCharType="separate"/>
      </w:r>
      <w:r>
        <w:rPr>
          <w:noProof/>
          <w:lang w:val="en-GB"/>
        </w:rPr>
        <w:t>13</w:t>
      </w:r>
      <w:r>
        <w:rPr>
          <w:lang w:val="en-GB"/>
        </w:rPr>
        <w:fldChar w:fldCharType="end"/>
      </w:r>
      <w:r w:rsidRPr="001A4291">
        <w:rPr>
          <w:lang w:val="en-GB"/>
        </w:rPr>
        <w:t>).</w:t>
      </w:r>
    </w:p>
    <w:p w:rsidR="00964F23" w:rsidRDefault="00964F23" w:rsidP="00964F23">
      <w:pPr>
        <w:pStyle w:val="Heading3"/>
      </w:pPr>
      <w:r>
        <w:t>The Prayer of the Veil</w:t>
      </w:r>
      <w:bookmarkEnd w:id="78"/>
      <w:bookmarkEnd w:id="79"/>
      <w:bookmarkEnd w:id="80"/>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lastRenderedPageBreak/>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lastRenderedPageBreak/>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5"/>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w:t>
      </w:r>
      <w:r w:rsidR="00C104A1">
        <w:t>are</w:t>
      </w:r>
      <w:r w:rsidRPr="001A4291">
        <w:t xml:space="preserve">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w:t>
      </w:r>
      <w:r w:rsidR="00C104A1">
        <w:t>are</w:t>
      </w:r>
      <w:r w:rsidRPr="001A4291">
        <w:t xml:space="preserve">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 xml:space="preserve">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w:t>
      </w:r>
      <w:r w:rsidRPr="001A4291">
        <w:lastRenderedPageBreak/>
        <w:t>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3" w:name="_Toc410196178"/>
      <w:bookmarkStart w:id="84" w:name="_Toc410196410"/>
      <w:bookmarkStart w:id="85" w:name="_Toc410196912"/>
      <w:bookmarkStart w:id="86" w:name="_Toc431466276"/>
      <w:r>
        <w:lastRenderedPageBreak/>
        <w:t>Midnight</w:t>
      </w:r>
      <w:bookmarkEnd w:id="83"/>
      <w:bookmarkEnd w:id="84"/>
      <w:bookmarkEnd w:id="85"/>
      <w:bookmarkEnd w:id="86"/>
    </w:p>
    <w:p w:rsidR="00964F23" w:rsidRDefault="00964F23" w:rsidP="00964F23">
      <w:pPr>
        <w:pStyle w:val="Heading3"/>
      </w:pPr>
      <w:bookmarkStart w:id="87" w:name="_Toc410196179"/>
      <w:bookmarkStart w:id="88" w:name="_Toc410196411"/>
      <w:bookmarkStart w:id="89" w:name="_Toc410196913"/>
      <w:r>
        <w:t>The Psalms of the First Watch</w:t>
      </w:r>
      <w:bookmarkEnd w:id="87"/>
      <w:bookmarkEnd w:id="88"/>
      <w:bookmarkEnd w:id="89"/>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7"/>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90" w:name="_Toc410196180"/>
      <w:bookmarkStart w:id="91" w:name="_Toc410196412"/>
      <w:bookmarkStart w:id="92"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w:t>
      </w:r>
      <w:r w:rsidR="00C104A1">
        <w:t>are</w:t>
      </w:r>
      <w:r w:rsidRPr="001A4291">
        <w:t xml:space="preserve">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8"/>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90"/>
      <w:bookmarkEnd w:id="91"/>
      <w:bookmarkEnd w:id="92"/>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xml:space="preserve">, Who alone </w:t>
      </w:r>
      <w:r w:rsidR="00C104A1">
        <w:t>are</w:t>
      </w:r>
      <w:r w:rsidRPr="001A4291">
        <w:t xml:space="preserve">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3" w:name="_Toc410196181"/>
      <w:bookmarkStart w:id="94" w:name="_Toc410196413"/>
      <w:bookmarkStart w:id="95" w:name="_Toc410196915"/>
      <w:r>
        <w:t>The Psalms of the Third Watch</w:t>
      </w:r>
      <w:bookmarkEnd w:id="93"/>
      <w:bookmarkEnd w:id="94"/>
      <w:bookmarkEnd w:id="95"/>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6"/>
      <w:r>
        <w:t>unbelievers</w:t>
      </w:r>
      <w:commentRangeEnd w:id="96"/>
      <w:r>
        <w:rPr>
          <w:rStyle w:val="CommentReference"/>
          <w:lang w:val="en-CA"/>
        </w:rPr>
        <w:commentReference w:id="96"/>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w:t>
      </w:r>
      <w:r w:rsidR="00C104A1">
        <w:t>are</w:t>
      </w:r>
      <w:r w:rsidRPr="001A4291">
        <w:t xml:space="preserve">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7" w:name="_Toc410196182"/>
      <w:bookmarkStart w:id="98" w:name="_Toc410196414"/>
      <w:bookmarkStart w:id="99" w:name="_Toc410196916"/>
      <w:r>
        <w:t>The Midnight Praise</w:t>
      </w:r>
      <w:bookmarkEnd w:id="97"/>
      <w:bookmarkEnd w:id="98"/>
      <w:bookmarkEnd w:id="99"/>
    </w:p>
    <w:p w:rsidR="00343753" w:rsidRDefault="00343753" w:rsidP="00964F23">
      <w:pPr>
        <w:pStyle w:val="Heading4"/>
        <w:rPr>
          <w:lang w:val="en-US"/>
        </w:rPr>
      </w:pPr>
      <w:r>
        <w:rPr>
          <w:lang w:val="en-US"/>
        </w:rPr>
        <w:t>The Beginning of the Midnight Praise</w:t>
      </w:r>
      <w:bookmarkEnd w:id="23"/>
      <w:bookmarkEnd w:id="24"/>
      <w:bookmarkEnd w:id="25"/>
      <w:bookmarkEnd w:id="26"/>
      <w:bookmarkEnd w:id="27"/>
      <w:bookmarkEnd w:id="28"/>
      <w:bookmarkEnd w:id="29"/>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100"/>
            <w:r>
              <w:t>Arise</w:t>
            </w:r>
            <w:commentRangeEnd w:id="100"/>
            <w:r>
              <w:rPr>
                <w:rStyle w:val="CommentReference"/>
              </w:rPr>
              <w:commentReference w:id="100"/>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101"/>
            <w:r>
              <w:t>flesh</w:t>
            </w:r>
            <w:commentRangeEnd w:id="101"/>
            <w:r>
              <w:rPr>
                <w:rStyle w:val="CommentReference"/>
              </w:rPr>
              <w:commentReference w:id="101"/>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102"/>
            <w:r w:rsidRPr="004E04E2">
              <w:t xml:space="preserve">send up </w:t>
            </w:r>
            <w:commentRangeEnd w:id="102"/>
            <w:r>
              <w:rPr>
                <w:rStyle w:val="CommentReference"/>
              </w:rPr>
              <w:commentReference w:id="102"/>
            </w:r>
            <w:r>
              <w:t>to</w:t>
            </w:r>
            <w:r w:rsidRPr="004E04E2">
              <w:t xml:space="preserve"> </w:t>
            </w:r>
            <w:r>
              <w:t>You</w:t>
            </w:r>
            <w:r w:rsidRPr="004E04E2">
              <w:t xml:space="preserve"> a befitting </w:t>
            </w:r>
            <w:commentRangeStart w:id="103"/>
            <w:r w:rsidRPr="004E04E2">
              <w:t>doxology</w:t>
            </w:r>
            <w:commentRangeEnd w:id="103"/>
            <w:r>
              <w:rPr>
                <w:rStyle w:val="CommentReference"/>
              </w:rPr>
              <w:commentReference w:id="103"/>
            </w:r>
            <w:r w:rsidRPr="004E04E2">
              <w:t xml:space="preserve">, and win the forgiveness of our many sins: </w:t>
            </w:r>
            <w:commentRangeStart w:id="104"/>
            <w:r w:rsidRPr="004E04E2">
              <w:t xml:space="preserve">Glory to </w:t>
            </w:r>
            <w:r>
              <w:t>You</w:t>
            </w:r>
            <w:r w:rsidRPr="004E04E2">
              <w:t xml:space="preserve"> </w:t>
            </w:r>
            <w:commentRangeEnd w:id="104"/>
            <w:r>
              <w:rPr>
                <w:rStyle w:val="CommentReference"/>
              </w:rPr>
              <w:commentReference w:id="104"/>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5"/>
            <w:r w:rsidRPr="004E04E2">
              <w:t xml:space="preserve">Who </w:t>
            </w:r>
            <w:commentRangeEnd w:id="105"/>
            <w:r>
              <w:rPr>
                <w:rStyle w:val="CommentReference"/>
              </w:rPr>
              <w:commentReference w:id="105"/>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6"/>
            <w:r w:rsidRPr="004E04E2">
              <w:t>to the sanctuary</w:t>
            </w:r>
            <w:commentRangeEnd w:id="106"/>
            <w:r>
              <w:rPr>
                <w:rStyle w:val="CommentReference"/>
              </w:rPr>
              <w:commentReference w:id="106"/>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7"/>
            <w:r w:rsidRPr="004E04E2">
              <w:t xml:space="preserve">you out </w:t>
            </w:r>
            <w:commentRangeEnd w:id="107"/>
            <w:r>
              <w:rPr>
                <w:rStyle w:val="CommentReference"/>
              </w:rPr>
              <w:commentReference w:id="107"/>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8"/>
            <w:r w:rsidRPr="004E04E2">
              <w:t xml:space="preserve">supplication </w:t>
            </w:r>
            <w:commentRangeEnd w:id="108"/>
            <w:r>
              <w:rPr>
                <w:rStyle w:val="CommentReference"/>
              </w:rPr>
              <w:commentReference w:id="108"/>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9"/>
            <w:r w:rsidRPr="004E04E2">
              <w:t xml:space="preserve">petition </w:t>
            </w:r>
            <w:commentRangeEnd w:id="109"/>
            <w:r>
              <w:rPr>
                <w:rStyle w:val="CommentReference"/>
              </w:rPr>
              <w:commentReference w:id="109"/>
            </w:r>
            <w:r w:rsidRPr="004E04E2">
              <w:t xml:space="preserve">shall come in before </w:t>
            </w:r>
            <w:r w:rsidR="001040C8">
              <w:t>You</w:t>
            </w:r>
            <w:r w:rsidRPr="004E04E2">
              <w:t xml:space="preserve">: </w:t>
            </w:r>
            <w:commentRangeStart w:id="110"/>
            <w:r w:rsidRPr="004E04E2">
              <w:t xml:space="preserve">revive </w:t>
            </w:r>
            <w:commentRangeEnd w:id="110"/>
            <w:r>
              <w:rPr>
                <w:rStyle w:val="CommentReference"/>
              </w:rPr>
              <w:commentReference w:id="110"/>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11"/>
            <w:r w:rsidRPr="004E04E2">
              <w:t>pour forth</w:t>
            </w:r>
            <w:commentRangeEnd w:id="111"/>
            <w:r>
              <w:rPr>
                <w:rStyle w:val="CommentReference"/>
              </w:rPr>
              <w:commentReference w:id="111"/>
            </w:r>
            <w:r w:rsidRPr="004E04E2">
              <w:t xml:space="preserve"> </w:t>
            </w:r>
            <w:commentRangeStart w:id="112"/>
            <w:r w:rsidRPr="004E04E2">
              <w:t>blessing</w:t>
            </w:r>
            <w:commentRangeEnd w:id="112"/>
            <w:r>
              <w:rPr>
                <w:rStyle w:val="CommentReference"/>
              </w:rPr>
              <w:commentReference w:id="112"/>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3"/>
            <w:r w:rsidRPr="004E04E2">
              <w:t xml:space="preserve">respond </w:t>
            </w:r>
            <w:commentRangeEnd w:id="113"/>
            <w:r>
              <w:rPr>
                <w:rStyle w:val="CommentReference"/>
              </w:rPr>
              <w:commentReference w:id="113"/>
            </w:r>
            <w:r w:rsidRPr="004E04E2">
              <w:t xml:space="preserve">with </w:t>
            </w:r>
            <w:r>
              <w:t>Your</w:t>
            </w:r>
            <w:r w:rsidRPr="004E04E2">
              <w:t xml:space="preserve"> words: for all </w:t>
            </w:r>
            <w:r>
              <w:t>Your</w:t>
            </w:r>
            <w:r w:rsidRPr="004E04E2">
              <w:t xml:space="preserve"> commandments are </w:t>
            </w:r>
            <w:commentRangeStart w:id="114"/>
            <w:r w:rsidRPr="004E04E2">
              <w:t>righteous</w:t>
            </w:r>
            <w:commentRangeEnd w:id="114"/>
            <w:r>
              <w:rPr>
                <w:rStyle w:val="CommentReference"/>
              </w:rPr>
              <w:commentReference w:id="114"/>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5"/>
            <w:r w:rsidRPr="004E04E2">
              <w:t>meditation</w:t>
            </w:r>
            <w:commentRangeEnd w:id="115"/>
            <w:r>
              <w:rPr>
                <w:rStyle w:val="CommentReference"/>
              </w:rPr>
              <w:commentReference w:id="115"/>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6"/>
            <w:r w:rsidRPr="004E04E2">
              <w:t>always</w:t>
            </w:r>
            <w:commentRangeEnd w:id="116"/>
            <w:r>
              <w:rPr>
                <w:rStyle w:val="CommentReference"/>
              </w:rPr>
              <w:commentReference w:id="116"/>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7"/>
            <w:r w:rsidRPr="004E04E2">
              <w:rPr>
                <w:rFonts w:eastAsia="@MingLiU"/>
              </w:rPr>
              <w:t xml:space="preserve">and </w:t>
            </w:r>
            <w:commentRangeEnd w:id="117"/>
            <w:r>
              <w:rPr>
                <w:rStyle w:val="CommentReference"/>
              </w:rPr>
              <w:commentReference w:id="117"/>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8"/>
            <w:r w:rsidRPr="004E04E2">
              <w:rPr>
                <w:rFonts w:eastAsia="@MingLiU"/>
              </w:rPr>
              <w:t xml:space="preserve">to </w:t>
            </w:r>
            <w:commentRangeEnd w:id="118"/>
            <w:r>
              <w:rPr>
                <w:rStyle w:val="CommentReference"/>
              </w:rPr>
              <w:commentReference w:id="118"/>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9"/>
            <w:r w:rsidRPr="004E04E2">
              <w:t xml:space="preserve">to </w:t>
            </w:r>
            <w:commentRangeEnd w:id="119"/>
            <w:r>
              <w:rPr>
                <w:rStyle w:val="CommentReference"/>
              </w:rPr>
              <w:commentReference w:id="119"/>
            </w:r>
            <w:r>
              <w:t>You</w:t>
            </w:r>
            <w:r w:rsidRPr="004E04E2">
              <w:t>, O Only</w:t>
            </w:r>
            <w:r w:rsidRPr="004E04E2">
              <w:noBreakHyphen/>
            </w:r>
            <w:commentRangeStart w:id="120"/>
            <w:r w:rsidRPr="004E04E2">
              <w:t>Begotten</w:t>
            </w:r>
            <w:commentRangeEnd w:id="120"/>
            <w:r>
              <w:rPr>
                <w:rStyle w:val="CommentReference"/>
              </w:rPr>
              <w:commentReference w:id="120"/>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21"/>
            <w:r w:rsidRPr="004E04E2">
              <w:t xml:space="preserve">utter </w:t>
            </w:r>
            <w:commentRangeEnd w:id="121"/>
            <w:r>
              <w:rPr>
                <w:rStyle w:val="CommentReference"/>
              </w:rPr>
              <w:commentReference w:id="121"/>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22" w:name="_Toc297322053"/>
      <w:bookmarkStart w:id="123" w:name="_Toc297407698"/>
      <w:bookmarkStart w:id="124" w:name="_Toc298445750"/>
      <w:bookmarkStart w:id="125" w:name="_Toc298681233"/>
      <w:bookmarkStart w:id="126" w:name="_Toc298447475"/>
      <w:bookmarkStart w:id="127"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8"/>
            <w:r>
              <w:t xml:space="preserve">consider </w:t>
            </w:r>
            <w:commentRangeEnd w:id="128"/>
            <w:r>
              <w:rPr>
                <w:rStyle w:val="CommentReference"/>
                <w:lang w:val="en-CA"/>
              </w:rPr>
              <w:commentReference w:id="128"/>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9"/>
            <w:r>
              <w:t xml:space="preserve">none </w:t>
            </w:r>
            <w:commentRangeEnd w:id="129"/>
            <w:r>
              <w:rPr>
                <w:rStyle w:val="CommentReference"/>
                <w:lang w:val="en-CA"/>
              </w:rPr>
              <w:commentReference w:id="129"/>
            </w:r>
            <w:r>
              <w:t>but You.</w:t>
            </w:r>
          </w:p>
          <w:p w:rsidR="005E263F" w:rsidRDefault="005E263F" w:rsidP="005E263F">
            <w:pPr>
              <w:pStyle w:val="EngHangEnd"/>
            </w:pPr>
            <w:commentRangeStart w:id="130"/>
            <w:r>
              <w:t xml:space="preserve">After </w:t>
            </w:r>
            <w:commentRangeEnd w:id="130"/>
            <w:r>
              <w:rPr>
                <w:rStyle w:val="CommentReference"/>
                <w:lang w:val="en-CA"/>
              </w:rPr>
              <w:commentReference w:id="130"/>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31"/>
            <w:r>
              <w:t xml:space="preserve">to </w:t>
            </w:r>
            <w:commentRangeEnd w:id="131"/>
            <w:r>
              <w:rPr>
                <w:rStyle w:val="CommentReference"/>
                <w:lang w:val="en-CA"/>
              </w:rPr>
              <w:commentReference w:id="131"/>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32"/>
            <w:r>
              <w:t>joyful</w:t>
            </w:r>
            <w:commentRangeEnd w:id="132"/>
            <w:r>
              <w:rPr>
                <w:rStyle w:val="CommentReference"/>
                <w:lang w:val="en-CA"/>
              </w:rPr>
              <w:commentReference w:id="132"/>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3"/>
            <w:r>
              <w:t xml:space="preserve">perfect </w:t>
            </w:r>
            <w:commentRangeEnd w:id="133"/>
            <w:r>
              <w:rPr>
                <w:rStyle w:val="CommentReference"/>
                <w:lang w:val="en-CA"/>
              </w:rPr>
              <w:commentReference w:id="133"/>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4"/>
            <w:r>
              <w:t xml:space="preserve">sealed </w:t>
            </w:r>
            <w:commentRangeEnd w:id="134"/>
            <w:r>
              <w:rPr>
                <w:rStyle w:val="CommentReference"/>
                <w:lang w:val="en-CA"/>
              </w:rPr>
              <w:commentReference w:id="134"/>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5"/>
            <w:r>
              <w:t xml:space="preserve">fragrant </w:t>
            </w:r>
            <w:commentRangeEnd w:id="135"/>
            <w:r>
              <w:rPr>
                <w:rStyle w:val="CommentReference"/>
                <w:lang w:val="en-CA"/>
              </w:rPr>
              <w:commentReference w:id="135"/>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6"/>
            <w:r>
              <w:t>spices</w:t>
            </w:r>
            <w:commentRangeEnd w:id="136"/>
            <w:r>
              <w:rPr>
                <w:rStyle w:val="CommentReference"/>
                <w:lang w:val="en-CA"/>
              </w:rPr>
              <w:commentReference w:id="136"/>
            </w:r>
            <w:r>
              <w:t>,</w:t>
            </w:r>
          </w:p>
          <w:p w:rsidR="005E263F" w:rsidRDefault="005E263F" w:rsidP="005E263F">
            <w:pPr>
              <w:pStyle w:val="EngHangEnd"/>
            </w:pPr>
            <w:r>
              <w:t xml:space="preserve">"Behold and see that the Saviour </w:t>
            </w:r>
            <w:commentRangeStart w:id="137"/>
            <w:r>
              <w:t xml:space="preserve">is risen </w:t>
            </w:r>
            <w:commentRangeEnd w:id="137"/>
            <w:r>
              <w:rPr>
                <w:rStyle w:val="CommentReference"/>
                <w:lang w:val="en-CA"/>
              </w:rPr>
              <w:commentReference w:id="137"/>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8"/>
            <w:r>
              <w:t>A</w:t>
            </w:r>
            <w:commentRangeEnd w:id="138"/>
            <w:r>
              <w:rPr>
                <w:rStyle w:val="CommentReference"/>
                <w:lang w:val="en-CA"/>
              </w:rPr>
              <w:commentReference w:id="138"/>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9"/>
            <w:r>
              <w:t xml:space="preserve">We </w:t>
            </w:r>
            <w:commentRangeEnd w:id="139"/>
            <w:r>
              <w:rPr>
                <w:rStyle w:val="CommentReference"/>
                <w:lang w:val="en-CA"/>
              </w:rPr>
              <w:commentReference w:id="139"/>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40"/>
            <w:r>
              <w:t>alteration</w:t>
            </w:r>
            <w:commentRangeEnd w:id="140"/>
            <w:r>
              <w:rPr>
                <w:rStyle w:val="CommentReference"/>
                <w:lang w:val="en-CA"/>
              </w:rPr>
              <w:commentReference w:id="140"/>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22"/>
      <w:bookmarkEnd w:id="123"/>
      <w:bookmarkEnd w:id="124"/>
      <w:bookmarkEnd w:id="125"/>
      <w:bookmarkEnd w:id="126"/>
      <w:bookmarkEnd w:id="127"/>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41"/>
            <w:r>
              <w:t>glorify Him</w:t>
            </w:r>
            <w:commentRangeEnd w:id="141"/>
            <w:r>
              <w:rPr>
                <w:rStyle w:val="CommentReference"/>
                <w:lang w:val="en-CA"/>
              </w:rPr>
              <w:commentReference w:id="141"/>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42"/>
            <w:r>
              <w:t xml:space="preserve">when he shatters </w:t>
            </w:r>
            <w:commentRangeEnd w:id="142"/>
            <w:r>
              <w:rPr>
                <w:rStyle w:val="CommentReference"/>
                <w:lang w:val="en-CA"/>
              </w:rPr>
              <w:commentReference w:id="142"/>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3"/>
            <w:r>
              <w:t xml:space="preserve">chosen </w:t>
            </w:r>
            <w:commentRangeEnd w:id="143"/>
            <w:r>
              <w:rPr>
                <w:rStyle w:val="CommentReference"/>
                <w:lang w:val="en-CA"/>
              </w:rPr>
              <w:commentReference w:id="143"/>
            </w:r>
            <w:r>
              <w:t xml:space="preserve">mounted </w:t>
            </w:r>
            <w:commentRangeStart w:id="144"/>
            <w:r>
              <w:t xml:space="preserve">captains </w:t>
            </w:r>
            <w:commentRangeEnd w:id="144"/>
            <w:r>
              <w:rPr>
                <w:rStyle w:val="CommentReference"/>
                <w:lang w:val="en-CA"/>
              </w:rPr>
              <w:commentReference w:id="144"/>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5"/>
            <w:r>
              <w:t xml:space="preserve">was </w:t>
            </w:r>
            <w:commentRangeEnd w:id="145"/>
            <w:r>
              <w:rPr>
                <w:rStyle w:val="CommentReference"/>
                <w:lang w:val="en-CA"/>
              </w:rPr>
              <w:commentReference w:id="145"/>
            </w:r>
            <w:r>
              <w:t xml:space="preserve">glorified in power. Your right hand, O Lord, </w:t>
            </w:r>
            <w:commentRangeStart w:id="146"/>
            <w:r>
              <w:t xml:space="preserve">crushed </w:t>
            </w:r>
            <w:commentRangeEnd w:id="146"/>
            <w:r>
              <w:rPr>
                <w:rStyle w:val="CommentReference"/>
                <w:lang w:val="en-CA"/>
              </w:rPr>
              <w:commentReference w:id="146"/>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7"/>
            <w:r>
              <w:t xml:space="preserve">shattered </w:t>
            </w:r>
            <w:commentRangeEnd w:id="147"/>
            <w:r>
              <w:rPr>
                <w:rStyle w:val="CommentReference"/>
                <w:lang w:val="en-CA"/>
              </w:rPr>
              <w:commentReference w:id="147"/>
            </w:r>
            <w:commentRangeStart w:id="148"/>
            <w:r>
              <w:t>Your enemies</w:t>
            </w:r>
            <w:commentRangeEnd w:id="148"/>
            <w:r>
              <w:rPr>
                <w:rStyle w:val="CommentReference"/>
                <w:lang w:val="en-CA"/>
              </w:rPr>
              <w:commentReference w:id="148"/>
            </w:r>
            <w:r>
              <w:t xml:space="preserve">; You </w:t>
            </w:r>
            <w:commentRangeStart w:id="149"/>
            <w:r>
              <w:t xml:space="preserve">sent </w:t>
            </w:r>
            <w:commentRangeEnd w:id="149"/>
            <w:r>
              <w:rPr>
                <w:rStyle w:val="CommentReference"/>
                <w:lang w:val="en-CA"/>
              </w:rPr>
              <w:commentReference w:id="149"/>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50"/>
            <w:r>
              <w:t>holy</w:t>
            </w:r>
            <w:commentRangeEnd w:id="150"/>
            <w:r>
              <w:rPr>
                <w:rStyle w:val="CommentReference"/>
                <w:lang w:val="en-CA"/>
              </w:rPr>
              <w:commentReference w:id="150"/>
            </w:r>
            <w:r>
              <w:t xml:space="preserve">, awesome in </w:t>
            </w:r>
            <w:commentRangeStart w:id="151"/>
            <w:r>
              <w:t>glorious deeds</w:t>
            </w:r>
            <w:commentRangeEnd w:id="151"/>
            <w:r>
              <w:rPr>
                <w:rStyle w:val="CommentReference"/>
                <w:lang w:val="en-CA"/>
              </w:rPr>
              <w:commentReference w:id="151"/>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52"/>
            <w:r>
              <w:t>redeemed</w:t>
            </w:r>
            <w:commentRangeEnd w:id="152"/>
            <w:r>
              <w:rPr>
                <w:rStyle w:val="CommentReference"/>
                <w:lang w:val="en-CA"/>
              </w:rPr>
              <w:commentReference w:id="152"/>
            </w:r>
            <w:r>
              <w:t xml:space="preserve">; You called them by Your power into Your holy </w:t>
            </w:r>
            <w:commentRangeStart w:id="153"/>
            <w:r>
              <w:t>abode</w:t>
            </w:r>
            <w:commentRangeEnd w:id="153"/>
            <w:r>
              <w:rPr>
                <w:rStyle w:val="CommentReference"/>
                <w:lang w:val="en-CA"/>
              </w:rPr>
              <w:commentReference w:id="153"/>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4"/>
            <w:r>
              <w:t xml:space="preserve">Sorrow </w:t>
            </w:r>
            <w:commentRangeEnd w:id="154"/>
            <w:r>
              <w:rPr>
                <w:rStyle w:val="CommentReference"/>
                <w:lang w:val="en-CA"/>
              </w:rPr>
              <w:commentReference w:id="154"/>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5"/>
            <w:r>
              <w:t>May</w:t>
            </w:r>
            <w:commentRangeEnd w:id="155"/>
            <w:r>
              <w:rPr>
                <w:rStyle w:val="CommentReference"/>
                <w:lang w:val="en-CA"/>
              </w:rPr>
              <w:commentReference w:id="155"/>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6"/>
            <w:r>
              <w:t xml:space="preserve">reigning </w:t>
            </w:r>
            <w:commentRangeEnd w:id="156"/>
            <w:r>
              <w:rPr>
                <w:rStyle w:val="CommentReference"/>
                <w:lang w:val="en-CA"/>
              </w:rPr>
              <w:commentReference w:id="156"/>
            </w:r>
            <w:r>
              <w:t xml:space="preserve">as King forever and ever </w:t>
            </w:r>
            <w:commentRangeStart w:id="157"/>
            <w:r>
              <w:t>and beyond</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8"/>
            <w:r>
              <w:t xml:space="preserve"> </w:t>
            </w:r>
            <w:commentRangeEnd w:id="158"/>
            <w:r>
              <w:rPr>
                <w:rStyle w:val="CommentReference"/>
                <w:lang w:val="en-CA"/>
              </w:rPr>
              <w:commentReference w:id="158"/>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9"/>
            <w:r>
              <w:t>praises</w:t>
            </w:r>
            <w:commentRangeEnd w:id="159"/>
            <w:r>
              <w:rPr>
                <w:rStyle w:val="CommentReference"/>
                <w:lang w:val="en-CA"/>
              </w:rPr>
              <w:commentReference w:id="159"/>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60"/>
            <w:r>
              <w:t>for gloriously has He glorified Himself</w:t>
            </w:r>
            <w:commentRangeEnd w:id="160"/>
            <w:r>
              <w:rPr>
                <w:rStyle w:val="CommentReference"/>
                <w:lang w:val="en-CA"/>
              </w:rPr>
              <w:commentReference w:id="16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61"/>
            <w:r>
              <w:t>Himself</w:t>
            </w:r>
            <w:commentRangeEnd w:id="161"/>
            <w:r>
              <w:rPr>
                <w:rStyle w:val="CommentReference"/>
                <w:lang w:val="en-CA"/>
              </w:rPr>
              <w:commentReference w:id="161"/>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62" w:name="_Toc297322054"/>
      <w:bookmarkStart w:id="163" w:name="_Toc297407699"/>
      <w:bookmarkStart w:id="164" w:name="_Toc298445751"/>
      <w:bookmarkStart w:id="165" w:name="_Toc298681234"/>
      <w:bookmarkStart w:id="166" w:name="_Toc298447476"/>
      <w:r>
        <w:t>Psali Adam</w:t>
      </w:r>
      <w:bookmarkEnd w:id="162"/>
      <w:bookmarkEnd w:id="163"/>
      <w:bookmarkEnd w:id="164"/>
      <w:bookmarkEnd w:id="165"/>
      <w:bookmarkEnd w:id="166"/>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7"/>
            <w:r>
              <w:t xml:space="preserve">The </w:t>
            </w:r>
            <w:commentRangeEnd w:id="167"/>
            <w:r>
              <w:rPr>
                <w:rStyle w:val="CommentReference"/>
                <w:lang w:val="en-CA"/>
              </w:rPr>
              <w:commentReference w:id="167"/>
            </w:r>
            <w:r>
              <w:t xml:space="preserve">water of the sea was parted into parts, And the great deep became a </w:t>
            </w:r>
            <w:commentRangeStart w:id="168"/>
            <w:r>
              <w:t>path</w:t>
            </w:r>
            <w:commentRangeEnd w:id="168"/>
            <w:r>
              <w:rPr>
                <w:rStyle w:val="CommentReference"/>
                <w:lang w:val="en-CA"/>
              </w:rPr>
              <w:commentReference w:id="168"/>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9"/>
            <w:r w:rsidRPr="00D33B3C">
              <w:rPr>
                <w:rFonts w:ascii="Times New Roman" w:hAnsi="Times New Roman" w:cs="Times New Roman"/>
              </w:rPr>
              <w:t>Ϧ</w:t>
            </w:r>
            <w:r w:rsidRPr="00D33B3C">
              <w:t>ⲉⲛ</w:t>
            </w:r>
            <w:commentRangeEnd w:id="169"/>
            <w:r>
              <w:rPr>
                <w:rStyle w:val="CommentReference"/>
                <w:rFonts w:ascii="Garamond" w:hAnsi="Garamond" w:cstheme="minorBidi"/>
                <w:noProof w:val="0"/>
                <w:lang w:val="en-CA"/>
              </w:rPr>
              <w:commentReference w:id="16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70"/>
            <w:r>
              <w:t xml:space="preserve">miraculous </w:t>
            </w:r>
            <w:commentRangeEnd w:id="170"/>
            <w:r>
              <w:rPr>
                <w:rStyle w:val="CommentReference"/>
                <w:lang w:val="en-CA"/>
              </w:rPr>
              <w:commentReference w:id="170"/>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71"/>
            <w:r>
              <w:t xml:space="preserve">passed </w:t>
            </w:r>
            <w:commentRangeEnd w:id="171"/>
            <w:r>
              <w:rPr>
                <w:rStyle w:val="CommentReference"/>
                <w:lang w:val="en-CA"/>
              </w:rPr>
              <w:commentReference w:id="171"/>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72"/>
            <w:r>
              <w:t xml:space="preserve">praising </w:t>
            </w:r>
            <w:commentRangeEnd w:id="172"/>
            <w:r>
              <w:rPr>
                <w:rStyle w:val="CommentReference"/>
                <w:lang w:val="en-CA"/>
              </w:rPr>
              <w:commentReference w:id="172"/>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3"/>
            <w:r>
              <w:t xml:space="preserve">praise </w:t>
            </w:r>
            <w:commentRangeEnd w:id="173"/>
            <w:r>
              <w:rPr>
                <w:rStyle w:val="CommentReference"/>
                <w:lang w:val="en-CA"/>
              </w:rPr>
              <w:commentReference w:id="173"/>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4" w:name="_Toc297322055"/>
      <w:bookmarkStart w:id="175" w:name="_Toc297407700"/>
      <w:bookmarkStart w:id="176" w:name="_Ref297493889"/>
      <w:bookmarkStart w:id="177" w:name="_Toc298445752"/>
      <w:bookmarkStart w:id="178" w:name="_Toc298681235"/>
      <w:bookmarkStart w:id="179" w:name="_Toc298447477"/>
      <w:bookmarkStart w:id="180" w:name="_Toc308441895"/>
      <w:r>
        <w:lastRenderedPageBreak/>
        <w:t>The Second Canticle: Psalm 135</w:t>
      </w:r>
      <w:bookmarkEnd w:id="174"/>
      <w:bookmarkEnd w:id="175"/>
      <w:bookmarkEnd w:id="176"/>
      <w:bookmarkEnd w:id="177"/>
      <w:bookmarkEnd w:id="178"/>
      <w:bookmarkEnd w:id="179"/>
      <w:bookmarkEnd w:id="180"/>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81"/>
            <w:r w:rsidRPr="00597158">
              <w:t xml:space="preserve">wisdom </w:t>
            </w:r>
            <w:commentRangeEnd w:id="181"/>
            <w:r>
              <w:rPr>
                <w:rStyle w:val="CommentReference"/>
                <w:rFonts w:eastAsiaTheme="minorHAnsi" w:cstheme="minorBidi"/>
                <w:color w:val="auto"/>
                <w:lang w:val="en-CA"/>
              </w:rPr>
              <w:commentReference w:id="181"/>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82"/>
            <w:r w:rsidRPr="00597158">
              <w:t>stretched out</w:t>
            </w:r>
            <w:commentRangeEnd w:id="182"/>
            <w:r>
              <w:rPr>
                <w:rStyle w:val="CommentReference"/>
                <w:rFonts w:eastAsiaTheme="minorHAnsi" w:cstheme="minorBidi"/>
                <w:color w:val="auto"/>
                <w:lang w:val="en-CA"/>
              </w:rPr>
              <w:commentReference w:id="182"/>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3"/>
            <w:r w:rsidRPr="00597158">
              <w:t xml:space="preserve">that </w:t>
            </w:r>
            <w:commentRangeEnd w:id="183"/>
            <w:r>
              <w:rPr>
                <w:rStyle w:val="CommentReference"/>
                <w:rFonts w:eastAsiaTheme="minorHAnsi" w:cstheme="minorBidi"/>
                <w:color w:val="auto"/>
                <w:lang w:val="en-CA"/>
              </w:rPr>
              <w:commentReference w:id="183"/>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4"/>
            <w:r w:rsidRPr="00597158">
              <w:t xml:space="preserve">rule </w:t>
            </w:r>
            <w:commentRangeEnd w:id="184"/>
            <w:r>
              <w:rPr>
                <w:rStyle w:val="CommentReference"/>
                <w:rFonts w:eastAsiaTheme="minorHAnsi" w:cstheme="minorBidi"/>
                <w:color w:val="auto"/>
                <w:lang w:val="en-CA"/>
              </w:rPr>
              <w:commentReference w:id="184"/>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5"/>
            <w:r w:rsidRPr="00597158">
              <w:t xml:space="preserve">stretched-out </w:t>
            </w:r>
            <w:commentRangeEnd w:id="185"/>
            <w:r>
              <w:rPr>
                <w:rStyle w:val="CommentReference"/>
                <w:rFonts w:eastAsiaTheme="minorHAnsi" w:cstheme="minorBidi"/>
                <w:color w:val="auto"/>
                <w:lang w:val="en-CA"/>
              </w:rPr>
              <w:commentReference w:id="185"/>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6"/>
            <w:r w:rsidRPr="00597158">
              <w:t xml:space="preserve">in </w:t>
            </w:r>
            <w:commentRangeEnd w:id="186"/>
            <w:r>
              <w:rPr>
                <w:rStyle w:val="CommentReference"/>
                <w:rFonts w:eastAsiaTheme="minorHAnsi" w:cstheme="minorBidi"/>
                <w:color w:val="auto"/>
                <w:lang w:val="en-CA"/>
              </w:rPr>
              <w:commentReference w:id="186"/>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7" w:name="_Toc297322056"/>
      <w:bookmarkStart w:id="188" w:name="_Toc297407701"/>
      <w:bookmarkStart w:id="189" w:name="_Toc298445753"/>
      <w:bookmarkStart w:id="190" w:name="_Toc298681236"/>
      <w:bookmarkStart w:id="191" w:name="_Toc298447478"/>
      <w:r>
        <w:t>Psali Adam</w:t>
      </w:r>
      <w:bookmarkEnd w:id="187"/>
      <w:bookmarkEnd w:id="188"/>
      <w:bookmarkEnd w:id="189"/>
      <w:bookmarkEnd w:id="190"/>
      <w:bookmarkEnd w:id="191"/>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92"/>
            <w:r w:rsidRPr="004C0CA2">
              <w:t xml:space="preserve">brought </w:t>
            </w:r>
            <w:commentRangeEnd w:id="192"/>
            <w:r>
              <w:rPr>
                <w:rStyle w:val="CommentReference"/>
                <w:rFonts w:eastAsiaTheme="minorHAnsi" w:cstheme="minorBidi"/>
                <w:color w:val="auto"/>
                <w:lang w:val="en-CA"/>
              </w:rPr>
              <w:commentReference w:id="192"/>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3" w:name="_Toc297322057"/>
      <w:bookmarkStart w:id="194" w:name="_Toc297407702"/>
      <w:bookmarkStart w:id="195" w:name="_Toc298445754"/>
      <w:bookmarkStart w:id="196" w:name="_Toc298681237"/>
      <w:bookmarkStart w:id="197" w:name="_Toc298447479"/>
      <w:bookmarkStart w:id="198" w:name="_Toc308441896"/>
      <w:r>
        <w:lastRenderedPageBreak/>
        <w:t>The Third Canticle: The Song of the Three Children</w:t>
      </w:r>
      <w:bookmarkEnd w:id="193"/>
      <w:bookmarkEnd w:id="194"/>
      <w:bookmarkEnd w:id="195"/>
      <w:bookmarkEnd w:id="196"/>
      <w:bookmarkEnd w:id="197"/>
      <w:bookmarkEnd w:id="198"/>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9"/>
            <w:r w:rsidRPr="00BE273A">
              <w:t xml:space="preserve">Blessed </w:t>
            </w:r>
            <w:commentRangeEnd w:id="199"/>
            <w:r w:rsidRPr="00BE273A">
              <w:rPr>
                <w:rStyle w:val="CommentReference"/>
                <w:rFonts w:eastAsiaTheme="minorHAnsi"/>
                <w:sz w:val="24"/>
              </w:rPr>
              <w:commentReference w:id="199"/>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200"/>
            <w:r w:rsidRPr="00BE273A">
              <w:t>heaven</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1"/>
            <w:r w:rsidRPr="00BE273A">
              <w:t xml:space="preserve">clouds </w:t>
            </w:r>
            <w:commentRangeEnd w:id="201"/>
            <w:r w:rsidRPr="00BE273A">
              <w:rPr>
                <w:rStyle w:val="CommentReference"/>
                <w:rFonts w:eastAsiaTheme="minorHAnsi"/>
                <w:sz w:val="24"/>
              </w:rPr>
              <w:commentReference w:id="201"/>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3"/>
            <w:r w:rsidRPr="00BE273A">
              <w:t>falling snow</w:t>
            </w:r>
            <w:commentRangeEnd w:id="203"/>
            <w:r w:rsidRPr="00BE273A">
              <w:rPr>
                <w:rStyle w:val="CommentReference"/>
                <w:rFonts w:eastAsiaTheme="minorHAnsi"/>
                <w:sz w:val="24"/>
              </w:rPr>
              <w:commentReference w:id="203"/>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4"/>
            <w:r w:rsidRPr="00BE273A">
              <w:t xml:space="preserve">Bless </w:t>
            </w:r>
            <w:commentRangeEnd w:id="204"/>
            <w:r w:rsidRPr="00BE273A">
              <w:rPr>
                <w:rStyle w:val="CommentReference"/>
                <w:rFonts w:eastAsiaTheme="minorHAnsi"/>
                <w:sz w:val="24"/>
              </w:rPr>
              <w:commentReference w:id="204"/>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5"/>
            <w:r w:rsidRPr="00BE273A">
              <w:t xml:space="preserve">Bless </w:t>
            </w:r>
            <w:commentRangeEnd w:id="205"/>
            <w:r w:rsidRPr="00BE273A">
              <w:rPr>
                <w:rStyle w:val="CommentReference"/>
                <w:rFonts w:eastAsiaTheme="minorHAnsi"/>
                <w:sz w:val="24"/>
              </w:rPr>
              <w:commentReference w:id="205"/>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6"/>
            <w:r w:rsidRPr="00BE273A">
              <w:t xml:space="preserve">whales </w:t>
            </w:r>
            <w:commentRangeEnd w:id="206"/>
            <w:r w:rsidRPr="00BE273A">
              <w:rPr>
                <w:rStyle w:val="CommentReference"/>
                <w:rFonts w:eastAsiaTheme="minorHAnsi"/>
                <w:sz w:val="24"/>
              </w:rPr>
              <w:commentReference w:id="206"/>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7"/>
            <w:r w:rsidRPr="00BE273A">
              <w:t xml:space="preserve">beasts </w:t>
            </w:r>
            <w:commentRangeEnd w:id="207"/>
            <w:r w:rsidRPr="00BE273A">
              <w:rPr>
                <w:rStyle w:val="CommentReference"/>
                <w:rFonts w:eastAsiaTheme="minorHAnsi"/>
                <w:sz w:val="24"/>
              </w:rPr>
              <w:commentReference w:id="207"/>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8"/>
            <w:r w:rsidRPr="00BE273A">
              <w:t xml:space="preserve">sons </w:t>
            </w:r>
            <w:commentRangeEnd w:id="208"/>
            <w:r w:rsidRPr="00BE273A">
              <w:rPr>
                <w:rStyle w:val="CommentReference"/>
                <w:rFonts w:eastAsiaTheme="minorHAnsi"/>
                <w:sz w:val="24"/>
              </w:rPr>
              <w:commentReference w:id="208"/>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9"/>
            <w:r w:rsidRPr="00BE273A">
              <w:t xml:space="preserve">of </w:t>
            </w:r>
            <w:commentRangeEnd w:id="209"/>
            <w:r w:rsidRPr="00BE273A">
              <w:rPr>
                <w:rStyle w:val="CommentReference"/>
                <w:rFonts w:eastAsiaTheme="minorHAnsi"/>
                <w:sz w:val="24"/>
              </w:rPr>
              <w:commentReference w:id="209"/>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10"/>
            <w:r w:rsidRPr="00BE273A">
              <w:t xml:space="preserve">Bless </w:t>
            </w:r>
            <w:commentRangeEnd w:id="210"/>
            <w:r w:rsidRPr="00BE273A">
              <w:rPr>
                <w:rStyle w:val="CommentReference"/>
                <w:rFonts w:eastAsiaTheme="minorHAnsi"/>
                <w:sz w:val="24"/>
              </w:rPr>
              <w:commentReference w:id="210"/>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11" w:name="_Toc297322058"/>
      <w:bookmarkStart w:id="212" w:name="_Toc297407703"/>
      <w:bookmarkStart w:id="213" w:name="_Toc298445755"/>
      <w:bookmarkStart w:id="214" w:name="_Toc298681238"/>
      <w:bookmarkStart w:id="215" w:name="_Toc298447480"/>
      <w:r>
        <w:t>Psali Batos</w:t>
      </w:r>
      <w:bookmarkEnd w:id="211"/>
      <w:bookmarkEnd w:id="212"/>
      <w:bookmarkEnd w:id="213"/>
      <w:bookmarkEnd w:id="214"/>
      <w:bookmarkEnd w:id="215"/>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6"/>
            <w:r w:rsidRPr="00436BDD">
              <w:t>Ⲁⲣⲓⲯⲁⲗⲓⲛ</w:t>
            </w:r>
            <w:commentRangeEnd w:id="216"/>
            <w:r>
              <w:rPr>
                <w:rStyle w:val="CommentReference"/>
                <w:rFonts w:ascii="Garamond" w:hAnsi="Garamond" w:cstheme="minorBidi"/>
                <w:noProof w:val="0"/>
                <w:lang w:val="en-CA"/>
              </w:rPr>
              <w:commentReference w:id="216"/>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7"/>
            <w:r>
              <w:t>Giver</w:t>
            </w:r>
            <w:r w:rsidRPr="00C05A5B">
              <w:t xml:space="preserve"> </w:t>
            </w:r>
            <w:commentRangeEnd w:id="217"/>
            <w:r>
              <w:rPr>
                <w:rStyle w:val="CommentReference"/>
                <w:rFonts w:eastAsiaTheme="minorHAnsi" w:cstheme="minorBidi"/>
                <w:color w:val="auto"/>
                <w:lang w:val="en-CA"/>
              </w:rPr>
              <w:commentReference w:id="217"/>
            </w:r>
            <w:r w:rsidRPr="00C05A5B">
              <w:t xml:space="preserve">of all good things, </w:t>
            </w:r>
          </w:p>
          <w:p w:rsidR="00BE273A" w:rsidRDefault="00BE273A" w:rsidP="00BE273A">
            <w:pPr>
              <w:pStyle w:val="EngHang"/>
            </w:pPr>
            <w:r w:rsidRPr="00C05A5B">
              <w:t xml:space="preserve">Come unto us, </w:t>
            </w:r>
            <w:r>
              <w:t>Ha</w:t>
            </w:r>
            <w:commentRangeStart w:id="218"/>
            <w:r w:rsidRPr="00C05A5B">
              <w:t>nanias</w:t>
            </w:r>
            <w:commentRangeEnd w:id="218"/>
            <w:r>
              <w:rPr>
                <w:rStyle w:val="CommentReference"/>
                <w:rFonts w:eastAsiaTheme="minorHAnsi" w:cstheme="minorBidi"/>
                <w:color w:val="auto"/>
                <w:lang w:val="en-CA"/>
              </w:rPr>
              <w:commentReference w:id="218"/>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9"/>
            <w:r w:rsidRPr="00C05A5B">
              <w:t>Morning</w:t>
            </w:r>
            <w:commentRangeEnd w:id="219"/>
            <w:r>
              <w:rPr>
                <w:rStyle w:val="CommentReference"/>
                <w:rFonts w:eastAsiaTheme="minorHAnsi" w:cstheme="minorBidi"/>
                <w:color w:val="auto"/>
                <w:lang w:val="en-CA"/>
              </w:rPr>
              <w:commentReference w:id="219"/>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20"/>
            <w:r w:rsidRPr="00C05A5B">
              <w:t>Emmanuel</w:t>
            </w:r>
            <w:commentRangeEnd w:id="220"/>
            <w:r>
              <w:rPr>
                <w:rStyle w:val="CommentReference"/>
                <w:rFonts w:eastAsiaTheme="minorHAnsi" w:cstheme="minorBidi"/>
                <w:color w:val="auto"/>
                <w:lang w:val="en-CA"/>
              </w:rPr>
              <w:commentReference w:id="220"/>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21"/>
            <w:r w:rsidRPr="00C05A5B">
              <w:t xml:space="preserve">Proclaim </w:t>
            </w:r>
            <w:commentRangeEnd w:id="221"/>
            <w:r>
              <w:rPr>
                <w:rStyle w:val="CommentReference"/>
                <w:rFonts w:eastAsiaTheme="minorHAnsi" w:cstheme="minorBidi"/>
                <w:color w:val="auto"/>
                <w:lang w:val="en-CA"/>
              </w:rPr>
              <w:commentReference w:id="221"/>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22"/>
            <w:r>
              <w:t>persevere</w:t>
            </w:r>
            <w:commentRangeEnd w:id="222"/>
            <w:r>
              <w:rPr>
                <w:rStyle w:val="CommentReference"/>
                <w:rFonts w:eastAsiaTheme="minorHAnsi" w:cstheme="minorBidi"/>
                <w:color w:val="auto"/>
                <w:lang w:val="en-CA"/>
              </w:rPr>
              <w:commentReference w:id="222"/>
            </w:r>
            <w:r w:rsidRPr="00C05A5B">
              <w:t xml:space="preserve">, </w:t>
            </w:r>
          </w:p>
          <w:p w:rsidR="00BE273A" w:rsidRPr="00C05A5B" w:rsidRDefault="00BE273A" w:rsidP="00BE273A">
            <w:pPr>
              <w:pStyle w:val="EngHang"/>
              <w:rPr>
                <w:szCs w:val="20"/>
              </w:rPr>
            </w:pPr>
            <w:r w:rsidRPr="00C05A5B">
              <w:t xml:space="preserve">And proclaim with the </w:t>
            </w:r>
            <w:commentRangeStart w:id="223"/>
            <w:r>
              <w:t>presbyters</w:t>
            </w:r>
            <w:commentRangeEnd w:id="223"/>
            <w:r>
              <w:rPr>
                <w:rStyle w:val="CommentReference"/>
                <w:rFonts w:eastAsiaTheme="minorHAnsi" w:cstheme="minorBidi"/>
                <w:color w:val="auto"/>
                <w:lang w:val="en-CA"/>
              </w:rPr>
              <w:commentReference w:id="223"/>
            </w:r>
            <w:r w:rsidRPr="00C05A5B">
              <w:t>:</w:t>
            </w:r>
          </w:p>
          <w:p w:rsidR="00BE273A" w:rsidRDefault="00BE273A" w:rsidP="00BE273A">
            <w:pPr>
              <w:pStyle w:val="EngHang"/>
            </w:pPr>
            <w:r>
              <w:t>"</w:t>
            </w:r>
            <w:commentRangeStart w:id="224"/>
            <w:r>
              <w:t>Bless</w:t>
            </w:r>
            <w:commentRangeEnd w:id="224"/>
            <w:r>
              <w:rPr>
                <w:rStyle w:val="CommentReference"/>
                <w:rFonts w:eastAsiaTheme="minorHAnsi" w:cstheme="minorBidi"/>
                <w:color w:val="auto"/>
                <w:lang w:val="en-CA"/>
              </w:rPr>
              <w:commentReference w:id="224"/>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5"/>
            <w:r>
              <w:t>day</w:t>
            </w:r>
            <w:commentRangeEnd w:id="225"/>
            <w:r>
              <w:rPr>
                <w:rStyle w:val="CommentReference"/>
                <w:rFonts w:eastAsiaTheme="minorHAnsi" w:cstheme="minorBidi"/>
                <w:color w:val="auto"/>
                <w:lang w:val="en-CA"/>
              </w:rPr>
              <w:commentReference w:id="225"/>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6"/>
            <w:r w:rsidRPr="00C05A5B">
              <w:t xml:space="preserve">souls </w:t>
            </w:r>
            <w:commentRangeEnd w:id="226"/>
            <w:r>
              <w:rPr>
                <w:rStyle w:val="CommentReference"/>
                <w:rFonts w:eastAsiaTheme="minorHAnsi" w:cstheme="minorBidi"/>
                <w:color w:val="auto"/>
                <w:lang w:val="en-CA"/>
              </w:rPr>
              <w:commentReference w:id="226"/>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7"/>
            <w:r w:rsidRPr="00C05A5B">
              <w:t>sea</w:t>
            </w:r>
            <w:commentRangeEnd w:id="227"/>
            <w:r>
              <w:rPr>
                <w:rStyle w:val="CommentReference"/>
                <w:rFonts w:eastAsiaTheme="minorHAnsi" w:cstheme="minorBidi"/>
                <w:color w:val="auto"/>
                <w:lang w:val="en-CA"/>
              </w:rPr>
              <w:commentReference w:id="227"/>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8"/>
            <w:r w:rsidRPr="00C05A5B">
              <w:t xml:space="preserve">all </w:t>
            </w:r>
            <w:commentRangeEnd w:id="228"/>
            <w:r>
              <w:rPr>
                <w:rStyle w:val="CommentReference"/>
                <w:rFonts w:eastAsiaTheme="minorHAnsi" w:cstheme="minorBidi"/>
                <w:color w:val="auto"/>
                <w:lang w:val="en-CA"/>
              </w:rPr>
              <w:commentReference w:id="228"/>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9"/>
            <w:r w:rsidRPr="00C05A5B">
              <w:t>heretics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30"/>
            <w:r w:rsidRPr="00C05A5B">
              <w:t xml:space="preserve">spirits </w:t>
            </w:r>
            <w:commentRangeEnd w:id="230"/>
            <w:r>
              <w:rPr>
                <w:rStyle w:val="CommentReference"/>
                <w:rFonts w:eastAsiaTheme="minorHAnsi" w:cstheme="minorBidi"/>
                <w:color w:val="auto"/>
                <w:lang w:val="en-CA"/>
              </w:rPr>
              <w:commentReference w:id="230"/>
            </w:r>
            <w:r w:rsidRPr="00C05A5B">
              <w:t>of the righteous,</w:t>
            </w:r>
          </w:p>
          <w:p w:rsidR="00BE273A" w:rsidRPr="00C05A5B" w:rsidRDefault="00BE273A" w:rsidP="00BE273A">
            <w:pPr>
              <w:pStyle w:val="EngHang"/>
              <w:rPr>
                <w:szCs w:val="20"/>
              </w:rPr>
            </w:pPr>
            <w:r w:rsidRPr="00C05A5B">
              <w:t xml:space="preserve">And charitable and </w:t>
            </w:r>
            <w:commentRangeStart w:id="231"/>
            <w:r>
              <w:t>contrite</w:t>
            </w:r>
            <w:r w:rsidRPr="00C05A5B">
              <w:t xml:space="preserve"> </w:t>
            </w:r>
            <w:commentRangeEnd w:id="231"/>
            <w:r>
              <w:rPr>
                <w:rStyle w:val="CommentReference"/>
                <w:rFonts w:eastAsiaTheme="minorHAnsi" w:cstheme="minorBidi"/>
                <w:color w:val="auto"/>
                <w:lang w:val="en-CA"/>
              </w:rPr>
              <w:commentReference w:id="231"/>
            </w:r>
            <w:commentRangeStart w:id="232"/>
            <w:r w:rsidRPr="00C05A5B">
              <w:t>hearts</w:t>
            </w:r>
            <w:commentRangeEnd w:id="232"/>
            <w:r>
              <w:rPr>
                <w:rStyle w:val="CommentReference"/>
                <w:rFonts w:eastAsiaTheme="minorHAnsi" w:cstheme="minorBidi"/>
                <w:color w:val="auto"/>
                <w:lang w:val="en-CA"/>
              </w:rPr>
              <w:commentReference w:id="232"/>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3"/>
            <w:r w:rsidRPr="00C05A5B">
              <w:t>Make haste and be very attentive</w:t>
            </w:r>
            <w:commentRangeEnd w:id="233"/>
            <w:r>
              <w:rPr>
                <w:rStyle w:val="CommentReference"/>
                <w:rFonts w:eastAsiaTheme="minorHAnsi" w:cstheme="minorBidi"/>
                <w:color w:val="auto"/>
                <w:lang w:val="en-CA"/>
              </w:rPr>
              <w:commentReference w:id="233"/>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4"/>
            <w:r w:rsidRPr="00C05A5B">
              <w:t xml:space="preserve">righteous </w:t>
            </w:r>
            <w:commentRangeEnd w:id="234"/>
            <w:r>
              <w:rPr>
                <w:rStyle w:val="CommentReference"/>
                <w:rFonts w:eastAsiaTheme="minorHAnsi" w:cstheme="minorBidi"/>
                <w:color w:val="auto"/>
                <w:lang w:val="en-CA"/>
              </w:rPr>
              <w:commentReference w:id="234"/>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5"/>
            <w:r>
              <w:t>condemned</w:t>
            </w:r>
            <w:commentRangeEnd w:id="235"/>
            <w:r>
              <w:rPr>
                <w:rStyle w:val="CommentReference"/>
                <w:rFonts w:eastAsiaTheme="minorHAnsi" w:cstheme="minorBidi"/>
                <w:color w:val="auto"/>
                <w:lang w:val="en-CA"/>
              </w:rPr>
              <w:commentReference w:id="235"/>
            </w:r>
            <w:r w:rsidRPr="00C05A5B">
              <w:t xml:space="preserve">, </w:t>
            </w:r>
          </w:p>
          <w:p w:rsidR="00BE273A" w:rsidRDefault="00BE273A" w:rsidP="00BE273A">
            <w:pPr>
              <w:pStyle w:val="EngHang"/>
            </w:pPr>
            <w:r w:rsidRPr="00C05A5B">
              <w:t xml:space="preserve">That he may </w:t>
            </w:r>
            <w:commentRangeStart w:id="236"/>
            <w:r w:rsidRPr="00C05A5B">
              <w:t xml:space="preserve">join </w:t>
            </w:r>
            <w:commentRangeEnd w:id="236"/>
            <w:r>
              <w:rPr>
                <w:rStyle w:val="CommentReference"/>
                <w:rFonts w:eastAsiaTheme="minorHAnsi" w:cstheme="minorBidi"/>
                <w:color w:val="auto"/>
                <w:lang w:val="en-CA"/>
              </w:rPr>
              <w:commentReference w:id="236"/>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7" w:name="_Toc297322059"/>
      <w:bookmarkStart w:id="238" w:name="_Toc297407704"/>
      <w:bookmarkStart w:id="239" w:name="_Toc298445756"/>
      <w:bookmarkStart w:id="240" w:name="_Toc298681239"/>
      <w:bookmarkStart w:id="241" w:name="_Toc298447481"/>
      <w:r>
        <w:t xml:space="preserve">We Follow </w:t>
      </w:r>
      <w:r w:rsidR="001040C8">
        <w:t>You</w:t>
      </w:r>
      <w:bookmarkEnd w:id="237"/>
      <w:bookmarkEnd w:id="238"/>
      <w:bookmarkEnd w:id="239"/>
      <w:bookmarkEnd w:id="240"/>
      <w:bookmarkEnd w:id="241"/>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42" w:name="_Toc297322060"/>
      <w:bookmarkStart w:id="243" w:name="_Toc297407705"/>
      <w:bookmarkStart w:id="244" w:name="_Toc298445757"/>
      <w:bookmarkStart w:id="245" w:name="_Toc298681240"/>
      <w:bookmarkStart w:id="246" w:name="_Toc298447482"/>
      <w:bookmarkStart w:id="247" w:name="_Toc308441897"/>
      <w:r>
        <w:lastRenderedPageBreak/>
        <w:t>The Communion of the Saints</w:t>
      </w:r>
      <w:bookmarkEnd w:id="242"/>
      <w:bookmarkEnd w:id="243"/>
      <w:bookmarkEnd w:id="244"/>
      <w:bookmarkEnd w:id="245"/>
      <w:bookmarkEnd w:id="246"/>
      <w:bookmarkEnd w:id="247"/>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8"/>
            <w:r w:rsidRPr="00006239">
              <w:t>My</w:t>
            </w:r>
            <w:commentRangeEnd w:id="248"/>
            <w:r w:rsidR="002E5DB0">
              <w:rPr>
                <w:rStyle w:val="CommentReference"/>
                <w:rFonts w:eastAsiaTheme="minorHAnsi" w:cstheme="minorBidi"/>
                <w:color w:val="auto"/>
                <w:lang w:val="en-CA"/>
              </w:rPr>
              <w:commentReference w:id="248"/>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9"/>
            <w:r w:rsidRPr="00645C3A">
              <w:t xml:space="preserve">Pray </w:t>
            </w:r>
            <w:commentRangeEnd w:id="249"/>
            <w:r>
              <w:rPr>
                <w:rStyle w:val="CommentReference"/>
                <w:rFonts w:eastAsiaTheme="minorHAnsi" w:cstheme="minorBidi"/>
                <w:color w:val="auto"/>
                <w:lang w:val="en-CA"/>
              </w:rPr>
              <w:commentReference w:id="249"/>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50"/>
            </w:r>
          </w:p>
        </w:tc>
      </w:tr>
    </w:tbl>
    <w:p w:rsidR="00F977F1" w:rsidRDefault="00F977F1" w:rsidP="00F977F1">
      <w:pPr>
        <w:pStyle w:val="Heading4"/>
      </w:pPr>
      <w:bookmarkStart w:id="251" w:name="_Toc298681241"/>
      <w:bookmarkStart w:id="252" w:name="_Toc308441898"/>
      <w:r>
        <w:lastRenderedPageBreak/>
        <w:t xml:space="preserve">A </w:t>
      </w:r>
      <w:commentRangeStart w:id="253"/>
      <w:r>
        <w:t xml:space="preserve">Short </w:t>
      </w:r>
      <w:commentRangeEnd w:id="253"/>
      <w:r>
        <w:rPr>
          <w:rStyle w:val="CommentReference"/>
          <w:rFonts w:eastAsiaTheme="minorHAnsi" w:cstheme="minorBidi"/>
          <w:b w:val="0"/>
          <w:bCs w:val="0"/>
        </w:rPr>
        <w:commentReference w:id="253"/>
      </w:r>
      <w:commentRangeStart w:id="254"/>
      <w:r>
        <w:t xml:space="preserve">Communion </w:t>
      </w:r>
      <w:commentRangeEnd w:id="254"/>
      <w:r>
        <w:rPr>
          <w:rStyle w:val="CommentReference"/>
          <w:rFonts w:eastAsiaTheme="minorHAnsi" w:cstheme="minorBidi"/>
          <w:b w:val="0"/>
          <w:bCs w:val="0"/>
        </w:rPr>
        <w:commentReference w:id="254"/>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5"/>
            <w:r w:rsidRPr="00006239">
              <w:t>My</w:t>
            </w:r>
            <w:commentRangeEnd w:id="255"/>
            <w:r>
              <w:rPr>
                <w:rStyle w:val="CommentReference"/>
                <w:rFonts w:eastAsiaTheme="minorHAnsi" w:cstheme="minorBidi"/>
                <w:color w:val="auto"/>
                <w:lang w:val="en-CA"/>
              </w:rPr>
              <w:commentReference w:id="255"/>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6"/>
            <w:r w:rsidRPr="000100FF">
              <w:t xml:space="preserve">Pray </w:t>
            </w:r>
            <w:commentRangeEnd w:id="256"/>
            <w:r>
              <w:rPr>
                <w:rStyle w:val="CommentReference"/>
                <w:rFonts w:eastAsiaTheme="minorHAnsi" w:cstheme="minorBidi"/>
                <w:color w:val="auto"/>
                <w:lang w:val="en-CA"/>
              </w:rPr>
              <w:commentReference w:id="256"/>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51"/>
      <w:bookmarkEnd w:id="252"/>
    </w:p>
    <w:p w:rsidR="00DD4C22" w:rsidRDefault="00DD4C22" w:rsidP="00DE5308">
      <w:pPr>
        <w:pStyle w:val="Rubric"/>
        <w:rPr>
          <w:lang w:val="en-US"/>
        </w:rPr>
      </w:pPr>
      <w:bookmarkStart w:id="257"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8" w:name="_Toc308441900"/>
      <w:r>
        <w:rPr>
          <w:lang w:val="en-US"/>
        </w:rPr>
        <w:t>The Doxology of the Virgin for Midnight Praise</w:t>
      </w:r>
      <w:bookmarkEnd w:id="258"/>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9"/>
            <w:r>
              <w:t>Godhead</w:t>
            </w:r>
            <w:commentRangeEnd w:id="259"/>
            <w:r>
              <w:rPr>
                <w:rStyle w:val="CommentReference"/>
                <w:rFonts w:eastAsiaTheme="minorHAnsi" w:cstheme="minorBidi"/>
                <w:color w:val="auto"/>
                <w:lang w:val="en-CA"/>
              </w:rPr>
              <w:commentReference w:id="259"/>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60"/>
            <w:r>
              <w:t xml:space="preserve">to </w:t>
            </w:r>
            <w:commentRangeEnd w:id="260"/>
            <w:r>
              <w:rPr>
                <w:rStyle w:val="CommentReference"/>
                <w:rFonts w:eastAsiaTheme="minorHAnsi" w:cstheme="minorBidi"/>
                <w:color w:val="auto"/>
                <w:lang w:val="en-CA"/>
              </w:rPr>
              <w:commentReference w:id="260"/>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61"/>
            <w:r>
              <w:t xml:space="preserve">very </w:t>
            </w:r>
            <w:commentRangeEnd w:id="261"/>
            <w:r>
              <w:rPr>
                <w:rStyle w:val="CommentReference"/>
                <w:rFonts w:eastAsiaTheme="minorHAnsi" w:cstheme="minorBidi"/>
                <w:color w:val="auto"/>
                <w:lang w:val="en-CA"/>
              </w:rPr>
              <w:commentReference w:id="261"/>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62"/>
            <w:r>
              <w:t xml:space="preserve">faithful </w:t>
            </w:r>
            <w:commentRangeEnd w:id="262"/>
            <w:r>
              <w:rPr>
                <w:rStyle w:val="CommentReference"/>
                <w:rFonts w:eastAsiaTheme="minorHAnsi" w:cstheme="minorBidi"/>
                <w:color w:val="auto"/>
                <w:lang w:val="en-CA"/>
              </w:rPr>
              <w:commentReference w:id="262"/>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3" w:name="_Toc308441901"/>
      <w:r>
        <w:rPr>
          <w:lang w:val="en-US"/>
        </w:rPr>
        <w:t xml:space="preserve">The </w:t>
      </w:r>
      <w:r w:rsidR="00384B7C">
        <w:rPr>
          <w:lang w:val="en-US"/>
        </w:rPr>
        <w:t>C</w:t>
      </w:r>
      <w:r>
        <w:rPr>
          <w:lang w:val="en-US"/>
        </w:rPr>
        <w:t>onclusion of the Doxologies</w:t>
      </w:r>
      <w:bookmarkEnd w:id="257"/>
      <w:bookmarkEnd w:id="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4"/>
            <w:r w:rsidRPr="007425E1">
              <w:rPr>
                <w:rFonts w:eastAsiaTheme="minorHAnsi"/>
              </w:rPr>
              <w:t xml:space="preserve">bless </w:t>
            </w:r>
            <w:commentRangeEnd w:id="264"/>
            <w:r>
              <w:rPr>
                <w:rStyle w:val="CommentReference"/>
                <w:rFonts w:ascii="Times New Roman" w:eastAsiaTheme="minorHAnsi" w:hAnsi="Times New Roman" w:cstheme="minorBidi"/>
                <w:color w:val="auto"/>
              </w:rPr>
              <w:commentReference w:id="264"/>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5" w:name="_Toc410196183"/>
      <w:bookmarkStart w:id="266" w:name="_Toc410196421"/>
      <w:bookmarkStart w:id="267" w:name="_Toc410196923"/>
      <w:bookmarkStart w:id="268" w:name="_Toc431466277"/>
      <w:r>
        <w:lastRenderedPageBreak/>
        <w:t xml:space="preserve">The Rising of the Sun: Matins </w:t>
      </w:r>
      <w:bookmarkEnd w:id="265"/>
      <w:bookmarkEnd w:id="266"/>
      <w:bookmarkEnd w:id="267"/>
      <w:r>
        <w:t>(or Lauds)</w:t>
      </w:r>
      <w:bookmarkEnd w:id="268"/>
    </w:p>
    <w:p w:rsidR="00DE5308" w:rsidRDefault="00DE5308" w:rsidP="00DE5308">
      <w:pPr>
        <w:pStyle w:val="Heading3"/>
      </w:pPr>
      <w:bookmarkStart w:id="269" w:name="_Ref411320700"/>
      <w:r>
        <w:t>Matins</w:t>
      </w:r>
      <w:bookmarkEnd w:id="269"/>
    </w:p>
    <w:p w:rsidR="00DE5308" w:rsidRDefault="00DE5308" w:rsidP="00DE5308">
      <w:pPr>
        <w:pStyle w:val="Heading4"/>
      </w:pPr>
      <w:bookmarkStart w:id="270" w:name="_Toc410196423"/>
      <w:bookmarkStart w:id="271" w:name="_Toc410196925"/>
      <w:r>
        <w:t>The Fourth Canticle</w:t>
      </w:r>
      <w:bookmarkEnd w:id="270"/>
      <w:bookmarkEnd w:id="271"/>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72" w:name="_Toc297322062"/>
      <w:bookmarkStart w:id="273" w:name="_Toc297407707"/>
      <w:bookmarkStart w:id="274" w:name="_Toc298445759"/>
      <w:bookmarkStart w:id="275" w:name="_Toc298681245"/>
      <w:bookmarkStart w:id="276" w:name="_Toc298447484"/>
      <w:r>
        <w:rPr>
          <w:lang w:val="en-US"/>
        </w:rPr>
        <w:t>Psalm 148</w:t>
      </w:r>
      <w:bookmarkEnd w:id="272"/>
      <w:bookmarkEnd w:id="273"/>
      <w:bookmarkEnd w:id="274"/>
      <w:bookmarkEnd w:id="275"/>
      <w:bookmarkEnd w:id="276"/>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7"/>
            <w:r w:rsidRPr="000E2F61">
              <w:rPr>
                <w:highlight w:val="yellow"/>
              </w:rPr>
              <w:t>For</w:t>
            </w:r>
            <w:commentRangeEnd w:id="277"/>
            <w:r>
              <w:rPr>
                <w:rStyle w:val="CommentReference"/>
                <w:rFonts w:cstheme="minorBidi"/>
                <w:color w:val="auto"/>
                <w:lang w:val="en-CA"/>
              </w:rPr>
              <w:commentReference w:id="277"/>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8"/>
            <w:r w:rsidRPr="007425E1">
              <w:t xml:space="preserve">and </w:t>
            </w:r>
            <w:commentRangeEnd w:id="278"/>
            <w:r>
              <w:rPr>
                <w:rStyle w:val="CommentReference"/>
                <w:rFonts w:cstheme="minorBidi"/>
                <w:color w:val="auto"/>
                <w:lang w:val="en-CA"/>
              </w:rPr>
              <w:commentReference w:id="278"/>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9"/>
            <w:r w:rsidRPr="007425E1">
              <w:rPr>
                <w:rFonts w:eastAsiaTheme="minorHAnsi"/>
              </w:rPr>
              <w:t xml:space="preserve">His </w:t>
            </w:r>
            <w:commentRangeEnd w:id="279"/>
            <w:r>
              <w:rPr>
                <w:rStyle w:val="CommentReference"/>
                <w:rFonts w:eastAsiaTheme="minorHAnsi" w:cstheme="minorBidi"/>
                <w:color w:val="auto"/>
                <w:lang w:val="en-CA"/>
              </w:rPr>
              <w:commentReference w:id="279"/>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0" w:name="_Toc297322063"/>
      <w:bookmarkStart w:id="281" w:name="_Toc297407708"/>
      <w:bookmarkStart w:id="282" w:name="_Toc298445760"/>
      <w:bookmarkStart w:id="283" w:name="_Toc298681246"/>
      <w:bookmarkStart w:id="284" w:name="_Toc298447485"/>
      <w:r>
        <w:rPr>
          <w:lang w:val="en-US"/>
        </w:rPr>
        <w:t>Psalm 149</w:t>
      </w:r>
      <w:bookmarkEnd w:id="280"/>
      <w:bookmarkEnd w:id="281"/>
      <w:bookmarkEnd w:id="282"/>
      <w:bookmarkEnd w:id="283"/>
      <w:bookmarkEnd w:id="284"/>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5"/>
            <w:r w:rsidRPr="007425E1">
              <w:rPr>
                <w:rFonts w:eastAsiaTheme="minorHAnsi"/>
              </w:rPr>
              <w:t>chorus</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6"/>
            <w:r w:rsidRPr="007425E1">
              <w:rPr>
                <w:rFonts w:eastAsiaTheme="minorHAnsi"/>
              </w:rPr>
              <w:t xml:space="preserve"> </w:t>
            </w:r>
            <w:commentRangeEnd w:id="286"/>
            <w:r>
              <w:rPr>
                <w:rStyle w:val="CommentReference"/>
                <w:rFonts w:eastAsiaTheme="minorHAnsi" w:cstheme="minorBidi"/>
                <w:color w:val="auto"/>
                <w:lang w:val="en-CA"/>
              </w:rPr>
              <w:commentReference w:id="286"/>
            </w:r>
            <w:r w:rsidRPr="007425E1">
              <w:rPr>
                <w:rFonts w:eastAsiaTheme="minorHAnsi"/>
              </w:rPr>
              <w:t>in glory: Alleluia.</w:t>
            </w:r>
          </w:p>
          <w:p w:rsidR="00495F1A" w:rsidRPr="007425E1" w:rsidRDefault="00495F1A" w:rsidP="005832A1">
            <w:pPr>
              <w:pStyle w:val="EngIndEnd"/>
            </w:pPr>
            <w:r w:rsidRPr="007425E1">
              <w:t xml:space="preserve">Let them </w:t>
            </w:r>
            <w:commentRangeStart w:id="287"/>
            <w:r>
              <w:t>rejoice</w:t>
            </w:r>
            <w:r w:rsidRPr="007425E1">
              <w:t xml:space="preserve"> </w:t>
            </w:r>
            <w:commentRangeEnd w:id="287"/>
            <w:r>
              <w:rPr>
                <w:rStyle w:val="CommentReference"/>
                <w:rFonts w:cstheme="minorBidi"/>
                <w:color w:val="auto"/>
                <w:lang w:val="en-CA"/>
              </w:rPr>
              <w:commentReference w:id="287"/>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8"/>
            <w:r w:rsidRPr="007425E1">
              <w:rPr>
                <w:rFonts w:eastAsiaTheme="minorHAnsi"/>
              </w:rPr>
              <w:t>mouth</w:t>
            </w:r>
            <w:commentRangeEnd w:id="288"/>
            <w:r>
              <w:rPr>
                <w:rStyle w:val="CommentReference"/>
                <w:rFonts w:eastAsiaTheme="minorHAnsi" w:cstheme="minorBidi"/>
                <w:color w:val="auto"/>
                <w:lang w:val="en-CA"/>
              </w:rPr>
              <w:commentReference w:id="288"/>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9"/>
            <w:r>
              <w:t>rebukes</w:t>
            </w:r>
            <w:r w:rsidRPr="007425E1">
              <w:t xml:space="preserve"> </w:t>
            </w:r>
            <w:commentRangeEnd w:id="289"/>
            <w:r>
              <w:rPr>
                <w:rStyle w:val="CommentReference"/>
                <w:rFonts w:cstheme="minorBidi"/>
                <w:color w:val="auto"/>
                <w:lang w:val="en-CA"/>
              </w:rPr>
              <w:commentReference w:id="289"/>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90" w:name="_Toc297322064"/>
      <w:bookmarkStart w:id="291" w:name="_Toc297407709"/>
      <w:bookmarkStart w:id="292" w:name="_Toc298445761"/>
      <w:bookmarkStart w:id="293" w:name="_Toc298681247"/>
      <w:bookmarkStart w:id="294" w:name="_Toc298447486"/>
      <w:r>
        <w:rPr>
          <w:lang w:val="en-US"/>
        </w:rPr>
        <w:t>Psalm 150</w:t>
      </w:r>
      <w:bookmarkEnd w:id="290"/>
      <w:bookmarkEnd w:id="291"/>
      <w:bookmarkEnd w:id="292"/>
      <w:bookmarkEnd w:id="293"/>
      <w:bookmarkEnd w:id="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5"/>
            <w:r w:rsidRPr="007425E1">
              <w:t xml:space="preserve">psaltery </w:t>
            </w:r>
            <w:commentRangeEnd w:id="295"/>
            <w:r>
              <w:rPr>
                <w:rStyle w:val="CommentReference"/>
                <w:rFonts w:cstheme="minorBidi"/>
                <w:color w:val="auto"/>
                <w:lang w:val="en-CA"/>
              </w:rPr>
              <w:commentReference w:id="295"/>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6"/>
            <w:r w:rsidRPr="007425E1">
              <w:t>chorus</w:t>
            </w:r>
            <w:commentRangeEnd w:id="296"/>
            <w:r>
              <w:rPr>
                <w:rStyle w:val="CommentReference"/>
                <w:rFonts w:cstheme="minorBidi"/>
                <w:color w:val="auto"/>
                <w:lang w:val="en-CA"/>
              </w:rPr>
              <w:commentReference w:id="296"/>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7" w:name="_Toc298681248"/>
      <w:bookmarkStart w:id="298" w:name="_Toc308441903"/>
      <w:bookmarkStart w:id="299" w:name="_Toc297322065"/>
      <w:bookmarkStart w:id="300" w:name="_Toc297407710"/>
      <w:bookmarkStart w:id="301" w:name="_Toc298445762"/>
      <w:r>
        <w:rPr>
          <w:lang w:val="en-US"/>
        </w:rPr>
        <w:t>Sunday</w:t>
      </w:r>
      <w:bookmarkEnd w:id="297"/>
      <w:bookmarkEnd w:id="298"/>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9"/>
      <w:bookmarkEnd w:id="300"/>
      <w:bookmarkEnd w:id="301"/>
    </w:p>
    <w:p w:rsidR="00F54100" w:rsidRDefault="00F54100" w:rsidP="00495F1A">
      <w:pPr>
        <w:pStyle w:val="Heading5"/>
        <w:rPr>
          <w:lang w:val="en-US"/>
        </w:rPr>
      </w:pPr>
      <w:bookmarkStart w:id="302" w:name="_Toc297322066"/>
      <w:bookmarkStart w:id="303" w:name="_Toc297407711"/>
      <w:bookmarkStart w:id="304" w:name="_Toc298445763"/>
      <w:bookmarkStart w:id="305" w:name="_Toc298447488"/>
      <w:bookmarkStart w:id="306" w:name="_Toc308441905"/>
      <w:r>
        <w:rPr>
          <w:lang w:val="en-US"/>
        </w:rPr>
        <w:lastRenderedPageBreak/>
        <w:t>The Sunday Psali for the Lord</w:t>
      </w:r>
      <w:bookmarkEnd w:id="302"/>
      <w:bookmarkEnd w:id="303"/>
      <w:bookmarkEnd w:id="304"/>
      <w:bookmarkEnd w:id="305"/>
      <w:bookmarkEnd w:id="306"/>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7"/>
            <w:r w:rsidRPr="005832A1">
              <w:t xml:space="preserve">praise </w:t>
            </w:r>
            <w:commentRangeEnd w:id="307"/>
            <w:r w:rsidRPr="005832A1">
              <w:rPr>
                <w:rStyle w:val="CommentReference"/>
                <w:rFonts w:eastAsiaTheme="minorHAnsi"/>
                <w:sz w:val="24"/>
              </w:rPr>
              <w:commentReference w:id="307"/>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8"/>
            <w:r w:rsidRPr="005832A1">
              <w:t>Earth</w:t>
            </w:r>
            <w:commentRangeEnd w:id="308"/>
            <w:r w:rsidRPr="005832A1">
              <w:rPr>
                <w:rStyle w:val="CommentReference"/>
                <w:rFonts w:eastAsiaTheme="minorHAnsi"/>
                <w:sz w:val="24"/>
              </w:rPr>
              <w:commentReference w:id="308"/>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9"/>
            <w:r w:rsidRPr="005832A1">
              <w:t xml:space="preserve">Make haste </w:t>
            </w:r>
            <w:commentRangeEnd w:id="309"/>
            <w:r w:rsidRPr="005832A1">
              <w:rPr>
                <w:rStyle w:val="CommentReference"/>
                <w:rFonts w:eastAsiaTheme="minorHAnsi"/>
                <w:sz w:val="24"/>
              </w:rPr>
              <w:commentReference w:id="309"/>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10"/>
            <w:r w:rsidRPr="005832A1">
              <w:rPr>
                <w:rFonts w:eastAsiaTheme="minorHAnsi"/>
              </w:rPr>
              <w:t xml:space="preserve">different </w:t>
            </w:r>
            <w:commentRangeEnd w:id="310"/>
            <w:r w:rsidRPr="005832A1">
              <w:rPr>
                <w:rStyle w:val="CommentReference"/>
                <w:rFonts w:eastAsiaTheme="minorHAnsi"/>
                <w:sz w:val="24"/>
              </w:rPr>
              <w:commentReference w:id="310"/>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11"/>
            <w:r w:rsidRPr="005832A1">
              <w:t>truth</w:t>
            </w:r>
            <w:commentRangeEnd w:id="311"/>
            <w:r w:rsidRPr="005832A1">
              <w:rPr>
                <w:rStyle w:val="CommentReference"/>
                <w:rFonts w:eastAsiaTheme="minorHAnsi"/>
                <w:sz w:val="24"/>
              </w:rPr>
              <w:commentReference w:id="311"/>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12"/>
            <w:r w:rsidRPr="005832A1">
              <w:t xml:space="preserve">longsuffering </w:t>
            </w:r>
            <w:commentRangeEnd w:id="312"/>
            <w:r w:rsidRPr="005832A1">
              <w:rPr>
                <w:rStyle w:val="CommentReference"/>
                <w:rFonts w:eastAsiaTheme="minorHAnsi"/>
                <w:sz w:val="24"/>
              </w:rPr>
              <w:commentReference w:id="312"/>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3"/>
            <w:r w:rsidRPr="005832A1">
              <w:t xml:space="preserve">I rise </w:t>
            </w:r>
            <w:commentRangeEnd w:id="313"/>
            <w:r w:rsidRPr="005832A1">
              <w:rPr>
                <w:rStyle w:val="CommentReference"/>
                <w:rFonts w:eastAsiaTheme="minorHAnsi"/>
                <w:sz w:val="24"/>
              </w:rPr>
              <w:commentReference w:id="313"/>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4"/>
            <w:r w:rsidRPr="005832A1">
              <w:t>sweet</w:t>
            </w:r>
            <w:commentRangeEnd w:id="314"/>
            <w:r w:rsidRPr="005832A1">
              <w:rPr>
                <w:rStyle w:val="CommentReference"/>
                <w:rFonts w:eastAsiaTheme="minorHAnsi"/>
                <w:sz w:val="24"/>
              </w:rPr>
              <w:commentReference w:id="314"/>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5"/>
            <w:r w:rsidRPr="005832A1">
              <w:rPr>
                <w:rFonts w:eastAsiaTheme="minorHAnsi"/>
              </w:rPr>
              <w:t>Oh, how I love</w:t>
            </w:r>
            <w:commentRangeEnd w:id="315"/>
            <w:r w:rsidRPr="005832A1">
              <w:rPr>
                <w:rStyle w:val="CommentReference"/>
                <w:rFonts w:eastAsiaTheme="minorHAnsi"/>
                <w:sz w:val="24"/>
              </w:rPr>
              <w:commentReference w:id="315"/>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6"/>
            <w:r w:rsidRPr="005832A1">
              <w:rPr>
                <w:rFonts w:eastAsiaTheme="minorHAnsi"/>
              </w:rPr>
              <w:t xml:space="preserve">of </w:t>
            </w:r>
            <w:commentRangeEnd w:id="316"/>
            <w:r w:rsidRPr="005832A1">
              <w:rPr>
                <w:rStyle w:val="CommentReference"/>
                <w:rFonts w:eastAsiaTheme="minorHAnsi"/>
                <w:sz w:val="24"/>
              </w:rPr>
              <w:commentReference w:id="316"/>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7"/>
            <w:r w:rsidRPr="005832A1">
              <w:t>truth</w:t>
            </w:r>
            <w:commentRangeEnd w:id="317"/>
            <w:r w:rsidRPr="005832A1">
              <w:rPr>
                <w:rStyle w:val="CommentReference"/>
                <w:rFonts w:eastAsiaTheme="minorHAnsi"/>
                <w:sz w:val="24"/>
              </w:rPr>
              <w:commentReference w:id="317"/>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8"/>
            <w:r w:rsidRPr="005832A1">
              <w:t xml:space="preserve">true </w:t>
            </w:r>
            <w:commentRangeEnd w:id="318"/>
            <w:r w:rsidRPr="005832A1">
              <w:rPr>
                <w:rStyle w:val="CommentReference"/>
                <w:rFonts w:eastAsiaTheme="minorHAnsi"/>
                <w:sz w:val="24"/>
              </w:rPr>
              <w:commentReference w:id="318"/>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9"/>
            <w:r>
              <w:t xml:space="preserve">Whenever </w:t>
            </w:r>
            <w:commentRangeEnd w:id="319"/>
            <w:r>
              <w:rPr>
                <w:rStyle w:val="CommentReference"/>
                <w:rFonts w:eastAsiaTheme="minorHAnsi" w:cstheme="minorBidi"/>
                <w:color w:val="auto"/>
                <w:lang w:val="en-CA"/>
              </w:rPr>
              <w:commentReference w:id="319"/>
            </w:r>
            <w:r>
              <w:t>we</w:t>
            </w:r>
          </w:p>
          <w:p w:rsidR="005832A1" w:rsidRDefault="005832A1" w:rsidP="005832A1">
            <w:pPr>
              <w:pStyle w:val="EngHang"/>
            </w:pPr>
            <w:commentRangeStart w:id="320"/>
            <w:r>
              <w:t xml:space="preserve">Gather </w:t>
            </w:r>
            <w:commentRangeEnd w:id="320"/>
            <w:r>
              <w:rPr>
                <w:rStyle w:val="CommentReference"/>
                <w:rFonts w:eastAsiaTheme="minorHAnsi" w:cstheme="minorBidi"/>
                <w:color w:val="auto"/>
                <w:lang w:val="en-CA"/>
              </w:rPr>
              <w:commentReference w:id="320"/>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21"/>
            <w:r>
              <w:t xml:space="preserve">will </w:t>
            </w:r>
            <w:commentRangeEnd w:id="321"/>
            <w:r>
              <w:rPr>
                <w:rStyle w:val="CommentReference"/>
                <w:rFonts w:eastAsiaTheme="minorHAnsi" w:cstheme="minorBidi"/>
                <w:color w:val="auto"/>
                <w:lang w:val="en-CA"/>
              </w:rPr>
              <w:commentReference w:id="321"/>
            </w:r>
            <w:r>
              <w:t>bless You,</w:t>
            </w:r>
          </w:p>
          <w:p w:rsidR="005832A1" w:rsidRDefault="005832A1" w:rsidP="005832A1">
            <w:pPr>
              <w:pStyle w:val="EngHang"/>
            </w:pPr>
            <w:r>
              <w:t>O my Lord Jesus:</w:t>
            </w:r>
          </w:p>
          <w:p w:rsidR="005832A1" w:rsidRDefault="005832A1" w:rsidP="005832A1">
            <w:pPr>
              <w:pStyle w:val="EngHang"/>
            </w:pPr>
            <w:commentRangeStart w:id="322"/>
            <w:r>
              <w:t xml:space="preserve">Deliver </w:t>
            </w:r>
            <w:commentRangeEnd w:id="322"/>
            <w:r>
              <w:rPr>
                <w:rStyle w:val="CommentReference"/>
                <w:rFonts w:eastAsiaTheme="minorHAnsi" w:cstheme="minorBidi"/>
                <w:color w:val="auto"/>
                <w:lang w:val="en-CA"/>
              </w:rPr>
              <w:commentReference w:id="322"/>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3"/>
            <w:r w:rsidRPr="00A16DFE">
              <w:rPr>
                <w:rFonts w:eastAsiaTheme="minorHAnsi"/>
              </w:rPr>
              <w:t xml:space="preserve">come </w:t>
            </w:r>
            <w:commentRangeEnd w:id="323"/>
            <w:r>
              <w:rPr>
                <w:rStyle w:val="CommentReference"/>
                <w:rFonts w:eastAsiaTheme="minorHAnsi" w:cstheme="minorBidi"/>
                <w:color w:val="auto"/>
                <w:lang w:val="en-CA"/>
              </w:rPr>
              <w:commentReference w:id="323"/>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4"/>
            <w:r>
              <w:rPr>
                <w:rFonts w:eastAsiaTheme="minorHAnsi"/>
              </w:rPr>
              <w:t>be</w:t>
            </w:r>
            <w:r w:rsidRPr="00A16DFE">
              <w:rPr>
                <w:rFonts w:eastAsiaTheme="minorHAnsi"/>
              </w:rPr>
              <w:t xml:space="preserve"> </w:t>
            </w:r>
            <w:commentRangeEnd w:id="324"/>
            <w:r>
              <w:rPr>
                <w:rStyle w:val="CommentReference"/>
                <w:rFonts w:eastAsiaTheme="minorHAnsi" w:cstheme="minorBidi"/>
                <w:color w:val="auto"/>
                <w:lang w:val="en-CA"/>
              </w:rPr>
              <w:commentReference w:id="324"/>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5" w:name="_Toc297322067"/>
      <w:bookmarkStart w:id="326" w:name="_Toc297407712"/>
      <w:bookmarkStart w:id="327" w:name="_Toc298445764"/>
      <w:bookmarkStart w:id="328" w:name="_Toc298681249"/>
      <w:bookmarkStart w:id="329" w:name="_Toc298447489"/>
      <w:bookmarkStart w:id="330" w:name="_Toc308441906"/>
      <w:r>
        <w:rPr>
          <w:lang w:val="en-US"/>
        </w:rPr>
        <w:lastRenderedPageBreak/>
        <w:t>The Sunday Theotokia</w:t>
      </w:r>
      <w:bookmarkEnd w:id="325"/>
      <w:bookmarkEnd w:id="326"/>
      <w:bookmarkEnd w:id="327"/>
      <w:bookmarkEnd w:id="328"/>
      <w:bookmarkEnd w:id="329"/>
      <w:bookmarkEnd w:id="330"/>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31" w:name="_Toc298445765"/>
      <w:bookmarkStart w:id="332" w:name="_Toc298681250"/>
      <w:bookmarkStart w:id="333" w:name="_Toc298447490"/>
      <w:r>
        <w:rPr>
          <w:lang w:val="en-US"/>
        </w:rPr>
        <w:t>Part One</w:t>
      </w:r>
      <w:bookmarkEnd w:id="331"/>
      <w:bookmarkEnd w:id="332"/>
      <w:bookmarkEnd w:id="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4"/>
            <w:r w:rsidRPr="007425E1">
              <w:rPr>
                <w:rFonts w:eastAsiaTheme="minorHAnsi"/>
              </w:rPr>
              <w:t>Of the Covenant</w:t>
            </w:r>
            <w:commentRangeEnd w:id="334"/>
            <w:r>
              <w:rPr>
                <w:rStyle w:val="CommentReference"/>
                <w:rFonts w:eastAsiaTheme="minorHAnsi" w:cstheme="minorBidi"/>
                <w:color w:val="auto"/>
                <w:lang w:val="en-CA"/>
              </w:rPr>
              <w:commentReference w:id="334"/>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5"/>
            <w:r>
              <w:rPr>
                <w:rFonts w:eastAsiaTheme="minorHAnsi"/>
              </w:rPr>
              <w:t>sprinkling</w:t>
            </w:r>
            <w:commentRangeEnd w:id="335"/>
            <w:r>
              <w:rPr>
                <w:rStyle w:val="CommentReference"/>
                <w:rFonts w:eastAsiaTheme="minorHAnsi" w:cstheme="minorBidi"/>
                <w:color w:val="auto"/>
                <w:lang w:val="en-CA"/>
              </w:rPr>
              <w:commentReference w:id="335"/>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6"/>
            <w:r>
              <w:rPr>
                <w:rFonts w:eastAsiaTheme="minorHAnsi"/>
              </w:rPr>
              <w:t>dwelt</w:t>
            </w:r>
            <w:commentRangeEnd w:id="336"/>
            <w:r>
              <w:rPr>
                <w:rStyle w:val="CommentReference"/>
                <w:rFonts w:eastAsiaTheme="minorHAnsi" w:cstheme="minorBidi"/>
                <w:color w:val="auto"/>
                <w:lang w:val="en-CA"/>
              </w:rPr>
              <w:commentReference w:id="336"/>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7"/>
            <w:r>
              <w:t xml:space="preserve">Magnify </w:t>
            </w:r>
            <w:commentRangeEnd w:id="337"/>
            <w:r>
              <w:rPr>
                <w:rStyle w:val="CommentReference"/>
                <w:rFonts w:eastAsiaTheme="minorHAnsi" w:cstheme="minorBidi"/>
                <w:color w:val="auto"/>
                <w:lang w:val="en-CA"/>
              </w:rPr>
              <w:commentReference w:id="337"/>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8"/>
            <w:r>
              <w:t xml:space="preserve">obtain </w:t>
            </w:r>
            <w:commentRangeEnd w:id="338"/>
            <w:r>
              <w:rPr>
                <w:rStyle w:val="CommentReference"/>
                <w:rFonts w:eastAsiaTheme="minorHAnsi" w:cstheme="minorBidi"/>
                <w:color w:val="auto"/>
                <w:lang w:val="en-CA"/>
              </w:rPr>
              <w:commentReference w:id="338"/>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9" w:name="_Toc298445766"/>
      <w:bookmarkStart w:id="340" w:name="_Toc298681251"/>
      <w:bookmarkStart w:id="341" w:name="_Toc298447491"/>
      <w:r>
        <w:t>Part Two</w:t>
      </w:r>
      <w:bookmarkEnd w:id="339"/>
      <w:bookmarkEnd w:id="340"/>
      <w:bookmarkEnd w:id="34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42"/>
            <w:r>
              <w:rPr>
                <w:rFonts w:eastAsiaTheme="minorHAnsi"/>
              </w:rPr>
              <w:t xml:space="preserve">type </w:t>
            </w:r>
            <w:commentRangeEnd w:id="342"/>
            <w:r>
              <w:rPr>
                <w:rStyle w:val="CommentReference"/>
                <w:rFonts w:eastAsiaTheme="minorHAnsi" w:cstheme="minorBidi"/>
                <w:color w:val="auto"/>
                <w:lang w:val="en-CA"/>
              </w:rPr>
              <w:commentReference w:id="342"/>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3"/>
            <w:r>
              <w:t xml:space="preserve">one </w:t>
            </w:r>
            <w:commentRangeEnd w:id="343"/>
            <w:r>
              <w:rPr>
                <w:rStyle w:val="CommentReference"/>
                <w:rFonts w:eastAsiaTheme="minorHAnsi" w:cstheme="minorBidi"/>
                <w:color w:val="auto"/>
                <w:lang w:val="en-CA"/>
              </w:rPr>
              <w:commentReference w:id="343"/>
            </w:r>
            <w:r>
              <w:t>from two,</w:t>
            </w:r>
          </w:p>
          <w:p w:rsidR="005832A1" w:rsidRDefault="005832A1" w:rsidP="005832A1">
            <w:pPr>
              <w:pStyle w:val="EngHang"/>
            </w:pPr>
            <w:r>
              <w:t xml:space="preserve">A </w:t>
            </w:r>
            <w:commentRangeStart w:id="344"/>
            <w:r>
              <w:t xml:space="preserve">Holy </w:t>
            </w:r>
            <w:commentRangeEnd w:id="344"/>
            <w:r>
              <w:rPr>
                <w:rStyle w:val="CommentReference"/>
                <w:rFonts w:eastAsiaTheme="minorHAnsi" w:cstheme="minorBidi"/>
                <w:color w:val="auto"/>
                <w:lang w:val="en-CA"/>
              </w:rPr>
              <w:commentReference w:id="344"/>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5"/>
            <w:r>
              <w:rPr>
                <w:rFonts w:eastAsiaTheme="minorHAnsi"/>
              </w:rPr>
              <w:t xml:space="preserve">Begotten </w:t>
            </w:r>
            <w:commentRangeEnd w:id="345"/>
            <w:r>
              <w:rPr>
                <w:rStyle w:val="CommentReference"/>
                <w:rFonts w:eastAsiaTheme="minorHAnsi" w:cstheme="minorBidi"/>
                <w:color w:val="auto"/>
                <w:lang w:val="en-CA"/>
              </w:rPr>
              <w:commentReference w:id="345"/>
            </w:r>
            <w:r>
              <w:rPr>
                <w:rFonts w:eastAsiaTheme="minorHAnsi"/>
              </w:rPr>
              <w:t>without seed,</w:t>
            </w:r>
          </w:p>
          <w:p w:rsidR="005832A1" w:rsidRDefault="005832A1" w:rsidP="005832A1">
            <w:pPr>
              <w:pStyle w:val="EngHang"/>
              <w:rPr>
                <w:rFonts w:eastAsiaTheme="minorHAnsi"/>
              </w:rPr>
            </w:pPr>
            <w:commentRangeStart w:id="346"/>
            <w:r>
              <w:rPr>
                <w:rFonts w:eastAsiaTheme="minorHAnsi"/>
              </w:rPr>
              <w:t xml:space="preserve">Consubstantial </w:t>
            </w:r>
            <w:commentRangeEnd w:id="346"/>
            <w:r>
              <w:rPr>
                <w:rStyle w:val="CommentReference"/>
                <w:rFonts w:eastAsiaTheme="minorHAnsi" w:cstheme="minorBidi"/>
                <w:color w:val="auto"/>
                <w:lang w:val="en-CA"/>
              </w:rPr>
              <w:commentReference w:id="346"/>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7"/>
            <w:r>
              <w:rPr>
                <w:rFonts w:eastAsiaTheme="minorHAnsi"/>
              </w:rPr>
              <w:t xml:space="preserve">made one </w:t>
            </w:r>
            <w:commentRangeEnd w:id="347"/>
            <w:r>
              <w:rPr>
                <w:rStyle w:val="CommentReference"/>
                <w:rFonts w:eastAsiaTheme="minorHAnsi" w:cstheme="minorBidi"/>
                <w:color w:val="auto"/>
                <w:lang w:val="en-CA"/>
              </w:rPr>
              <w:commentReference w:id="347"/>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8"/>
            <w:r>
              <w:t xml:space="preserve">The </w:t>
            </w:r>
            <w:commentRangeEnd w:id="348"/>
            <w:r>
              <w:rPr>
                <w:rStyle w:val="CommentReference"/>
                <w:rFonts w:eastAsiaTheme="minorHAnsi" w:cstheme="minorBidi"/>
                <w:color w:val="auto"/>
                <w:lang w:val="en-CA"/>
              </w:rPr>
              <w:commentReference w:id="348"/>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9"/>
            <w:r>
              <w:rPr>
                <w:rFonts w:eastAsiaTheme="minorHAnsi"/>
              </w:rPr>
              <w:t xml:space="preserve">Purple </w:t>
            </w:r>
            <w:commentRangeEnd w:id="349"/>
            <w:r>
              <w:rPr>
                <w:rStyle w:val="CommentReference"/>
                <w:rFonts w:eastAsiaTheme="minorHAnsi" w:cstheme="minorBidi"/>
                <w:color w:val="auto"/>
                <w:lang w:val="en-CA"/>
              </w:rPr>
              <w:commentReference w:id="349"/>
            </w:r>
            <w:r>
              <w:rPr>
                <w:rFonts w:eastAsiaTheme="minorHAnsi"/>
              </w:rPr>
              <w:t>and scarlet,</w:t>
            </w:r>
          </w:p>
          <w:p w:rsidR="005832A1" w:rsidRPr="001A0083" w:rsidRDefault="005832A1" w:rsidP="005832A1">
            <w:pPr>
              <w:pStyle w:val="EngHangEnd"/>
            </w:pPr>
            <w:r>
              <w:rPr>
                <w:rFonts w:eastAsiaTheme="minorHAnsi"/>
              </w:rPr>
              <w:t xml:space="preserve">And </w:t>
            </w:r>
            <w:commentRangeStart w:id="350"/>
            <w:r>
              <w:rPr>
                <w:rFonts w:eastAsiaTheme="minorHAnsi"/>
              </w:rPr>
              <w:t xml:space="preserve">fine </w:t>
            </w:r>
            <w:commentRangeEnd w:id="350"/>
            <w:r>
              <w:rPr>
                <w:rStyle w:val="CommentReference"/>
                <w:rFonts w:eastAsiaTheme="minorHAnsi" w:cstheme="minorBidi"/>
                <w:color w:val="auto"/>
                <w:lang w:val="en-CA"/>
              </w:rPr>
              <w:commentReference w:id="350"/>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51"/>
            <w:r>
              <w:rPr>
                <w:rFonts w:eastAsiaTheme="minorHAnsi"/>
              </w:rPr>
              <w:t xml:space="preserve">wood </w:t>
            </w:r>
            <w:commentRangeEnd w:id="351"/>
            <w:r>
              <w:rPr>
                <w:rStyle w:val="CommentReference"/>
                <w:rFonts w:eastAsiaTheme="minorHAnsi" w:cstheme="minorBidi"/>
                <w:color w:val="auto"/>
                <w:lang w:val="en-CA"/>
              </w:rPr>
              <w:commentReference w:id="351"/>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2"/>
            <w:r>
              <w:t xml:space="preserve">Magnify </w:t>
            </w:r>
            <w:commentRangeEnd w:id="352"/>
            <w:r>
              <w:rPr>
                <w:rStyle w:val="CommentReference"/>
                <w:rFonts w:eastAsiaTheme="minorHAnsi" w:cstheme="minorBidi"/>
                <w:color w:val="auto"/>
                <w:lang w:val="en-CA"/>
              </w:rPr>
              <w:commentReference w:id="352"/>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3"/>
            <w:r>
              <w:t xml:space="preserve">obtain </w:t>
            </w:r>
            <w:commentRangeEnd w:id="353"/>
            <w:r>
              <w:rPr>
                <w:rStyle w:val="CommentReference"/>
                <w:rFonts w:eastAsiaTheme="minorHAnsi" w:cstheme="minorBidi"/>
                <w:color w:val="auto"/>
                <w:lang w:val="en-CA"/>
              </w:rPr>
              <w:commentReference w:id="353"/>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4" w:name="_Toc298445767"/>
      <w:bookmarkStart w:id="355" w:name="_Toc298681252"/>
      <w:bookmarkStart w:id="356" w:name="_Toc298447492"/>
      <w:r>
        <w:t>Part Three</w:t>
      </w:r>
      <w:bookmarkEnd w:id="354"/>
      <w:bookmarkEnd w:id="355"/>
      <w:bookmarkEnd w:id="35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7"/>
            <w:r>
              <w:rPr>
                <w:rFonts w:eastAsiaTheme="minorHAnsi"/>
              </w:rPr>
              <w:t>Cherubs</w:t>
            </w:r>
            <w:commentRangeEnd w:id="357"/>
            <w:r>
              <w:rPr>
                <w:rStyle w:val="CommentReference"/>
                <w:rFonts w:eastAsiaTheme="minorHAnsi" w:cstheme="minorBidi"/>
                <w:color w:val="auto"/>
                <w:lang w:val="en-CA"/>
              </w:rPr>
              <w:commentReference w:id="357"/>
            </w:r>
          </w:p>
          <w:p w:rsidR="005832A1" w:rsidRPr="001A0083" w:rsidRDefault="005832A1" w:rsidP="005832A1">
            <w:pPr>
              <w:pStyle w:val="EngHangEnd"/>
            </w:pPr>
            <w:commentRangeStart w:id="358"/>
            <w:r>
              <w:rPr>
                <w:rFonts w:eastAsiaTheme="minorHAnsi"/>
              </w:rPr>
              <w:t xml:space="preserve">Forged </w:t>
            </w:r>
            <w:commentRangeEnd w:id="358"/>
            <w:r>
              <w:rPr>
                <w:rStyle w:val="CommentReference"/>
                <w:rFonts w:eastAsiaTheme="minorHAnsi" w:cstheme="minorBidi"/>
                <w:color w:val="auto"/>
                <w:lang w:val="en-CA"/>
              </w:rPr>
              <w:commentReference w:id="358"/>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9"/>
            <w:r>
              <w:t xml:space="preserve">Always </w:t>
            </w:r>
            <w:commentRangeEnd w:id="359"/>
            <w:r>
              <w:rPr>
                <w:rStyle w:val="CommentReference"/>
                <w:rFonts w:eastAsiaTheme="minorHAnsi" w:cstheme="minorBidi"/>
                <w:color w:val="auto"/>
                <w:lang w:val="en-CA"/>
              </w:rPr>
              <w:commentReference w:id="359"/>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60"/>
            <w:r>
              <w:rPr>
                <w:rFonts w:eastAsiaTheme="minorHAnsi"/>
              </w:rPr>
              <w:t xml:space="preserve">Overshadowed </w:t>
            </w:r>
            <w:commentRangeEnd w:id="360"/>
            <w:r>
              <w:rPr>
                <w:rStyle w:val="CommentReference"/>
                <w:rFonts w:eastAsiaTheme="minorHAnsi" w:cstheme="minorBidi"/>
                <w:color w:val="auto"/>
                <w:lang w:val="en-CA"/>
              </w:rPr>
              <w:commentReference w:id="360"/>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61"/>
            <w:r>
              <w:rPr>
                <w:rFonts w:eastAsiaTheme="minorHAnsi"/>
              </w:rPr>
              <w:t xml:space="preserve">sin </w:t>
            </w:r>
            <w:commentRangeEnd w:id="361"/>
            <w:r>
              <w:rPr>
                <w:rStyle w:val="CommentReference"/>
                <w:rFonts w:eastAsiaTheme="minorHAnsi" w:cstheme="minorBidi"/>
                <w:color w:val="auto"/>
                <w:lang w:val="en-CA"/>
              </w:rPr>
              <w:commentReference w:id="361"/>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62"/>
            <w:r>
              <w:t xml:space="preserve">Magnify </w:t>
            </w:r>
            <w:commentRangeEnd w:id="362"/>
            <w:r>
              <w:rPr>
                <w:rStyle w:val="CommentReference"/>
                <w:rFonts w:eastAsiaTheme="minorHAnsi" w:cstheme="minorBidi"/>
                <w:color w:val="auto"/>
                <w:lang w:val="en-CA"/>
              </w:rPr>
              <w:commentReference w:id="362"/>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3"/>
            <w:r>
              <w:t xml:space="preserve">obtain </w:t>
            </w:r>
            <w:commentRangeEnd w:id="363"/>
            <w:r>
              <w:rPr>
                <w:rStyle w:val="CommentReference"/>
                <w:rFonts w:eastAsiaTheme="minorHAnsi" w:cstheme="minorBidi"/>
                <w:color w:val="auto"/>
                <w:lang w:val="en-CA"/>
              </w:rPr>
              <w:commentReference w:id="363"/>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4" w:name="_Toc298445768"/>
      <w:bookmarkStart w:id="365" w:name="_Toc298681253"/>
      <w:bookmarkStart w:id="366" w:name="_Toc298447493"/>
      <w:r>
        <w:t>Part Four</w:t>
      </w:r>
      <w:bookmarkEnd w:id="364"/>
      <w:bookmarkEnd w:id="365"/>
      <w:bookmarkEnd w:id="36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7"/>
            <w:r>
              <w:t xml:space="preserve">you </w:t>
            </w:r>
            <w:commentRangeEnd w:id="367"/>
            <w:r>
              <w:rPr>
                <w:rStyle w:val="CommentReference"/>
                <w:rFonts w:eastAsiaTheme="minorHAnsi" w:cstheme="minorBidi"/>
                <w:color w:val="auto"/>
                <w:lang w:val="en-CA"/>
              </w:rPr>
              <w:commentReference w:id="367"/>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8"/>
            <w:r>
              <w:rPr>
                <w:rFonts w:eastAsiaTheme="minorHAnsi"/>
              </w:rPr>
              <w:t xml:space="preserve">for </w:t>
            </w:r>
            <w:commentRangeEnd w:id="368"/>
            <w:r>
              <w:rPr>
                <w:rStyle w:val="CommentReference"/>
                <w:rFonts w:eastAsiaTheme="minorHAnsi" w:cstheme="minorBidi"/>
                <w:color w:val="auto"/>
                <w:lang w:val="en-CA"/>
              </w:rPr>
              <w:commentReference w:id="368"/>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9"/>
            <w:r>
              <w:t xml:space="preserve">Magnify </w:t>
            </w:r>
            <w:commentRangeEnd w:id="369"/>
            <w:r>
              <w:rPr>
                <w:rStyle w:val="CommentReference"/>
                <w:rFonts w:eastAsiaTheme="minorHAnsi" w:cstheme="minorBidi"/>
                <w:color w:val="auto"/>
                <w:lang w:val="en-CA"/>
              </w:rPr>
              <w:commentReference w:id="369"/>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0"/>
            <w:r>
              <w:t xml:space="preserve">obtain </w:t>
            </w:r>
            <w:commentRangeEnd w:id="370"/>
            <w:r>
              <w:rPr>
                <w:rStyle w:val="CommentReference"/>
                <w:rFonts w:eastAsiaTheme="minorHAnsi" w:cstheme="minorBidi"/>
                <w:color w:val="auto"/>
                <w:lang w:val="en-CA"/>
              </w:rPr>
              <w:commentReference w:id="370"/>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71" w:name="_Toc298445769"/>
      <w:bookmarkStart w:id="372" w:name="_Toc298681254"/>
      <w:bookmarkStart w:id="373" w:name="_Toc298447494"/>
      <w:r>
        <w:t>Part Five</w:t>
      </w:r>
      <w:bookmarkEnd w:id="371"/>
      <w:bookmarkEnd w:id="372"/>
      <w:bookmarkEnd w:id="37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4"/>
            <w:r>
              <w:rPr>
                <w:rFonts w:eastAsiaTheme="minorHAnsi"/>
              </w:rPr>
              <w:t xml:space="preserve">burning </w:t>
            </w:r>
            <w:commentRangeEnd w:id="374"/>
            <w:r>
              <w:rPr>
                <w:rStyle w:val="CommentReference"/>
                <w:rFonts w:eastAsiaTheme="minorHAnsi" w:cstheme="minorBidi"/>
                <w:color w:val="auto"/>
                <w:lang w:val="en-CA"/>
              </w:rPr>
              <w:commentReference w:id="374"/>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5"/>
            <w:r>
              <w:rPr>
                <w:rFonts w:eastAsiaTheme="minorHAnsi"/>
              </w:rPr>
              <w:t>manifestation</w:t>
            </w:r>
            <w:commentRangeEnd w:id="375"/>
            <w:r>
              <w:rPr>
                <w:rStyle w:val="CommentReference"/>
                <w:rFonts w:eastAsiaTheme="minorHAnsi" w:cstheme="minorBidi"/>
                <w:color w:val="auto"/>
                <w:lang w:val="en-CA"/>
              </w:rPr>
              <w:commentReference w:id="375"/>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6"/>
            <w:r>
              <w:rPr>
                <w:rFonts w:eastAsiaTheme="minorHAnsi"/>
              </w:rPr>
              <w:t xml:space="preserve">carried </w:t>
            </w:r>
            <w:commentRangeEnd w:id="376"/>
            <w:r>
              <w:rPr>
                <w:rStyle w:val="CommentReference"/>
                <w:rFonts w:eastAsiaTheme="minorHAnsi" w:cstheme="minorBidi"/>
                <w:color w:val="auto"/>
                <w:lang w:val="en-CA"/>
              </w:rPr>
              <w:commentReference w:id="376"/>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7"/>
            <w:r>
              <w:rPr>
                <w:rFonts w:eastAsiaTheme="minorHAnsi"/>
              </w:rPr>
              <w:t xml:space="preserve">Gives light to </w:t>
            </w:r>
            <w:commentRangeEnd w:id="377"/>
            <w:r>
              <w:rPr>
                <w:rStyle w:val="CommentReference"/>
                <w:rFonts w:eastAsiaTheme="minorHAnsi" w:cstheme="minorBidi"/>
                <w:color w:val="auto"/>
                <w:lang w:val="en-CA"/>
              </w:rPr>
              <w:commentReference w:id="377"/>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8"/>
            <w:r>
              <w:t xml:space="preserve">Magnify </w:t>
            </w:r>
            <w:commentRangeEnd w:id="378"/>
            <w:r>
              <w:rPr>
                <w:rStyle w:val="CommentReference"/>
                <w:rFonts w:eastAsiaTheme="minorHAnsi" w:cstheme="minorBidi"/>
                <w:color w:val="auto"/>
                <w:lang w:val="en-CA"/>
              </w:rPr>
              <w:commentReference w:id="378"/>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9"/>
            <w:r>
              <w:t xml:space="preserve">obtain </w:t>
            </w:r>
            <w:commentRangeEnd w:id="379"/>
            <w:r>
              <w:rPr>
                <w:rStyle w:val="CommentReference"/>
                <w:rFonts w:eastAsiaTheme="minorHAnsi" w:cstheme="minorBidi"/>
                <w:color w:val="auto"/>
                <w:lang w:val="en-CA"/>
              </w:rPr>
              <w:commentReference w:id="379"/>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80" w:name="_Toc298445770"/>
      <w:bookmarkStart w:id="381" w:name="_Toc298681255"/>
      <w:bookmarkStart w:id="382" w:name="_Toc298447495"/>
      <w:r>
        <w:t>Part Six</w:t>
      </w:r>
      <w:bookmarkEnd w:id="380"/>
      <w:bookmarkEnd w:id="381"/>
      <w:bookmarkEnd w:id="38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3"/>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3"/>
            <w:r>
              <w:rPr>
                <w:rStyle w:val="CommentReference"/>
                <w:rFonts w:eastAsiaTheme="minorHAnsi" w:cstheme="minorBidi"/>
                <w:color w:val="auto"/>
                <w:lang w:val="en-CA"/>
              </w:rPr>
              <w:commentReference w:id="383"/>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4"/>
            <w:r>
              <w:rPr>
                <w:rFonts w:eastAsiaTheme="minorHAnsi"/>
              </w:rPr>
              <w:t xml:space="preserve">Upon </w:t>
            </w:r>
            <w:commentRangeEnd w:id="384"/>
            <w:r>
              <w:rPr>
                <w:rStyle w:val="CommentReference"/>
                <w:rFonts w:eastAsiaTheme="minorHAnsi" w:cstheme="minorBidi"/>
                <w:color w:val="auto"/>
                <w:lang w:val="en-CA"/>
              </w:rPr>
              <w:commentReference w:id="384"/>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7" w:name="_Toc298445771"/>
      <w:bookmarkStart w:id="388" w:name="_Toc298681256"/>
      <w:bookmarkStart w:id="389" w:name="_Toc298447496"/>
      <w:bookmarkStart w:id="390" w:name="_Ref299211949"/>
      <w:r>
        <w:t>The Gospel According the St. Luke</w:t>
      </w:r>
      <w:bookmarkEnd w:id="387"/>
      <w:bookmarkEnd w:id="388"/>
      <w:bookmarkEnd w:id="389"/>
      <w:bookmarkEnd w:id="3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91" w:name="_Toc298445772"/>
      <w:bookmarkStart w:id="392" w:name="_Toc298681257"/>
      <w:bookmarkStart w:id="393" w:name="_Toc298447497"/>
      <w:r>
        <w:lastRenderedPageBreak/>
        <w:t xml:space="preserve">Part </w:t>
      </w:r>
      <w:bookmarkEnd w:id="391"/>
      <w:bookmarkEnd w:id="392"/>
      <w:bookmarkEnd w:id="39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4"/>
            <w:r>
              <w:rPr>
                <w:rFonts w:eastAsiaTheme="minorHAnsi"/>
              </w:rPr>
              <w:t>truth</w:t>
            </w:r>
            <w:commentRangeEnd w:id="394"/>
            <w:r>
              <w:rPr>
                <w:rStyle w:val="CommentReference"/>
                <w:rFonts w:eastAsiaTheme="minorHAnsi" w:cstheme="minorBidi"/>
                <w:color w:val="auto"/>
                <w:lang w:val="en-CA"/>
              </w:rPr>
              <w:commentReference w:id="394"/>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5"/>
            <w:r>
              <w:rPr>
                <w:rFonts w:eastAsiaTheme="minorHAnsi"/>
              </w:rPr>
              <w:t xml:space="preserve">a </w:t>
            </w:r>
            <w:commentRangeEnd w:id="395"/>
            <w:r>
              <w:rPr>
                <w:rStyle w:val="CommentReference"/>
                <w:rFonts w:eastAsiaTheme="minorHAnsi" w:cstheme="minorBidi"/>
                <w:color w:val="auto"/>
                <w:lang w:val="en-CA"/>
              </w:rPr>
              <w:commentReference w:id="395"/>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6"/>
            <w:r>
              <w:rPr>
                <w:rFonts w:eastAsiaTheme="minorHAnsi"/>
              </w:rPr>
              <w:t xml:space="preserve">holy </w:t>
            </w:r>
            <w:commentRangeEnd w:id="396"/>
            <w:r>
              <w:rPr>
                <w:rStyle w:val="CommentReference"/>
                <w:rFonts w:eastAsiaTheme="minorHAnsi" w:cstheme="minorBidi"/>
                <w:color w:val="auto"/>
                <w:lang w:val="en-CA"/>
              </w:rPr>
              <w:commentReference w:id="396"/>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7"/>
            <w:r>
              <w:rPr>
                <w:rFonts w:eastAsiaTheme="minorHAnsi"/>
              </w:rPr>
              <w:t xml:space="preserve">abode </w:t>
            </w:r>
            <w:commentRangeEnd w:id="397"/>
            <w:r>
              <w:rPr>
                <w:rStyle w:val="CommentReference"/>
                <w:rFonts w:eastAsiaTheme="minorHAnsi" w:cstheme="minorBidi"/>
                <w:color w:val="auto"/>
                <w:lang w:val="en-CA"/>
              </w:rPr>
              <w:commentReference w:id="397"/>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8"/>
            <w:r>
              <w:t xml:space="preserve">Magnify </w:t>
            </w:r>
            <w:commentRangeEnd w:id="398"/>
            <w:r>
              <w:rPr>
                <w:rStyle w:val="CommentReference"/>
                <w:rFonts w:eastAsiaTheme="minorHAnsi" w:cstheme="minorBidi"/>
                <w:color w:val="auto"/>
                <w:lang w:val="en-CA"/>
              </w:rPr>
              <w:commentReference w:id="398"/>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9"/>
            <w:r>
              <w:t xml:space="preserve">obtain </w:t>
            </w:r>
            <w:commentRangeEnd w:id="399"/>
            <w:r>
              <w:rPr>
                <w:rStyle w:val="CommentReference"/>
                <w:rFonts w:eastAsiaTheme="minorHAnsi" w:cstheme="minorBidi"/>
                <w:color w:val="auto"/>
                <w:lang w:val="en-CA"/>
              </w:rPr>
              <w:commentReference w:id="399"/>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400" w:name="_Toc298445773"/>
      <w:bookmarkStart w:id="401" w:name="_Toc298681258"/>
      <w:bookmarkStart w:id="402" w:name="_Toc298447498"/>
      <w:r>
        <w:lastRenderedPageBreak/>
        <w:t>Part Seven (</w:t>
      </w:r>
      <w:r w:rsidR="00AB7D27">
        <w:t>Modern Part Eight</w:t>
      </w:r>
      <w:r>
        <w:t>)</w:t>
      </w:r>
      <w:bookmarkEnd w:id="400"/>
      <w:bookmarkEnd w:id="401"/>
      <w:bookmarkEnd w:id="40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3"/>
            <w:r>
              <w:rPr>
                <w:rFonts w:eastAsiaTheme="minorHAnsi"/>
              </w:rPr>
              <w:t>O Lord of all.</w:t>
            </w:r>
            <w:commentRangeEnd w:id="403"/>
            <w:r>
              <w:rPr>
                <w:rStyle w:val="CommentReference"/>
                <w:rFonts w:eastAsiaTheme="minorHAnsi" w:cstheme="minorBidi"/>
                <w:color w:val="auto"/>
                <w:lang w:val="en-CA"/>
              </w:rPr>
              <w:commentReference w:id="403"/>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4"/>
            <w:r>
              <w:rPr>
                <w:rFonts w:eastAsiaTheme="minorHAnsi"/>
              </w:rPr>
              <w:t>The True One who came</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5"/>
            <w:r>
              <w:rPr>
                <w:rFonts w:eastAsiaTheme="minorHAnsi"/>
              </w:rPr>
              <w:t>And perfect rejoicing.</w:t>
            </w:r>
            <w:commentRangeEnd w:id="405"/>
            <w:r>
              <w:rPr>
                <w:rStyle w:val="CommentReference"/>
                <w:rFonts w:eastAsiaTheme="minorHAnsi" w:cstheme="minorBidi"/>
                <w:color w:val="auto"/>
                <w:lang w:val="en-CA"/>
              </w:rPr>
              <w:commentReference w:id="405"/>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6"/>
            <w:r>
              <w:rPr>
                <w:rFonts w:eastAsiaTheme="minorHAnsi"/>
              </w:rPr>
              <w:t>about</w:t>
            </w:r>
            <w:commentRangeEnd w:id="406"/>
            <w:r>
              <w:rPr>
                <w:rStyle w:val="CommentReference"/>
                <w:rFonts w:eastAsiaTheme="minorHAnsi" w:cstheme="minorBidi"/>
                <w:color w:val="auto"/>
                <w:lang w:val="en-CA"/>
              </w:rPr>
              <w:commentReference w:id="406"/>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7"/>
            <w:r>
              <w:rPr>
                <w:rFonts w:eastAsiaTheme="minorHAnsi"/>
              </w:rPr>
              <w:t>proclaim</w:t>
            </w:r>
            <w:commentRangeEnd w:id="407"/>
            <w:r>
              <w:rPr>
                <w:rStyle w:val="CommentReference"/>
                <w:rFonts w:eastAsiaTheme="minorHAnsi" w:cstheme="minorBidi"/>
                <w:color w:val="auto"/>
                <w:lang w:val="en-CA"/>
              </w:rPr>
              <w:commentReference w:id="407"/>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8"/>
            <w:r>
              <w:t>gener</w:t>
            </w:r>
            <w:r>
              <w:t>a</w:t>
            </w:r>
            <w:r>
              <w:t>tions</w:t>
            </w:r>
            <w:commentRangeEnd w:id="408"/>
            <w:r>
              <w:rPr>
                <w:rStyle w:val="CommentReference"/>
                <w:rFonts w:eastAsiaTheme="minorHAnsi" w:cstheme="minorBidi"/>
                <w:color w:val="auto"/>
                <w:lang w:val="en-CA"/>
              </w:rPr>
              <w:commentReference w:id="408"/>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9"/>
            <w:r>
              <w:t xml:space="preserve">just </w:t>
            </w:r>
            <w:commentRangeEnd w:id="409"/>
            <w:r>
              <w:rPr>
                <w:rStyle w:val="CommentReference"/>
                <w:rFonts w:eastAsiaTheme="minorHAnsi" w:cstheme="minorBidi"/>
                <w:color w:val="auto"/>
                <w:lang w:val="en-CA"/>
              </w:rPr>
              <w:commentReference w:id="409"/>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10"/>
            <w:r>
              <w:t xml:space="preserve">chaste </w:t>
            </w:r>
            <w:commentRangeEnd w:id="410"/>
            <w:r>
              <w:rPr>
                <w:rStyle w:val="CommentReference"/>
                <w:rFonts w:eastAsiaTheme="minorHAnsi" w:cstheme="minorBidi"/>
                <w:color w:val="auto"/>
                <w:lang w:val="en-CA"/>
              </w:rPr>
              <w:commentReference w:id="410"/>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11"/>
            <w:r>
              <w:t>Isaac</w:t>
            </w:r>
            <w:commentRangeEnd w:id="411"/>
            <w:r>
              <w:rPr>
                <w:rStyle w:val="CommentReference"/>
                <w:rFonts w:eastAsiaTheme="minorHAnsi" w:cstheme="minorBidi"/>
                <w:color w:val="auto"/>
                <w:lang w:val="en-CA"/>
              </w:rPr>
              <w:commentReference w:id="411"/>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12"/>
            <w:r>
              <w:t>myriads of myriads.</w:t>
            </w:r>
            <w:commentRangeEnd w:id="412"/>
            <w:r>
              <w:rPr>
                <w:rStyle w:val="CommentReference"/>
                <w:rFonts w:eastAsiaTheme="minorHAnsi" w:cstheme="minorBidi"/>
                <w:color w:val="auto"/>
                <w:lang w:val="en-CA"/>
              </w:rPr>
              <w:commentReference w:id="412"/>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3"/>
            <w:r>
              <w:t>Master</w:t>
            </w:r>
            <w:commentRangeEnd w:id="413"/>
            <w:r>
              <w:rPr>
                <w:rStyle w:val="CommentReference"/>
                <w:rFonts w:eastAsiaTheme="minorHAnsi" w:cstheme="minorBidi"/>
                <w:color w:val="auto"/>
                <w:lang w:val="en-CA"/>
              </w:rPr>
              <w:commentReference w:id="413"/>
            </w:r>
            <w:r>
              <w:t>.</w:t>
            </w:r>
          </w:p>
          <w:p w:rsidR="00AB7D27" w:rsidRDefault="00AB7D27" w:rsidP="00AB7D27">
            <w:pPr>
              <w:pStyle w:val="EngHang"/>
            </w:pPr>
            <w:r>
              <w:rPr>
                <w:rFonts w:eastAsiaTheme="minorHAnsi"/>
              </w:rPr>
              <w:t xml:space="preserve">Hail to you O Mary: </w:t>
            </w:r>
            <w:r>
              <w:t xml:space="preserve">the </w:t>
            </w:r>
            <w:commentRangeStart w:id="414"/>
            <w:r>
              <w:t xml:space="preserve">honour </w:t>
            </w:r>
            <w:commentRangeEnd w:id="414"/>
            <w:r>
              <w:rPr>
                <w:rStyle w:val="CommentReference"/>
                <w:rFonts w:eastAsiaTheme="minorHAnsi" w:cstheme="minorBidi"/>
                <w:color w:val="auto"/>
                <w:lang w:val="en-CA"/>
              </w:rPr>
              <w:commentReference w:id="414"/>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5"/>
            <w:r>
              <w:t xml:space="preserve">spouse </w:t>
            </w:r>
            <w:commentRangeEnd w:id="415"/>
            <w:r>
              <w:rPr>
                <w:rStyle w:val="CommentReference"/>
                <w:rFonts w:eastAsiaTheme="minorHAnsi" w:cstheme="minorBidi"/>
                <w:color w:val="auto"/>
                <w:lang w:val="en-CA"/>
              </w:rPr>
              <w:commentReference w:id="415"/>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6"/>
            <w:r>
              <w:t xml:space="preserve">health </w:t>
            </w:r>
            <w:commentRangeEnd w:id="416"/>
            <w:r>
              <w:rPr>
                <w:rStyle w:val="CommentReference"/>
                <w:rFonts w:eastAsiaTheme="minorHAnsi" w:cstheme="minorBidi"/>
                <w:color w:val="auto"/>
                <w:lang w:val="en-CA"/>
              </w:rPr>
              <w:commentReference w:id="416"/>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7"/>
            <w:r>
              <w:t>indescribable</w:t>
            </w:r>
            <w:commentRangeEnd w:id="417"/>
            <w:r>
              <w:rPr>
                <w:rStyle w:val="CommentReference"/>
                <w:rFonts w:eastAsiaTheme="minorHAnsi" w:cstheme="minorBidi"/>
                <w:color w:val="auto"/>
                <w:lang w:val="en-CA"/>
              </w:rPr>
              <w:commentReference w:id="417"/>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8"/>
            <w:r>
              <w:t>Without mingling of substance</w:t>
            </w:r>
            <w:commentRangeEnd w:id="418"/>
            <w:r>
              <w:rPr>
                <w:rStyle w:val="CommentReference"/>
                <w:rFonts w:eastAsiaTheme="minorHAnsi" w:cstheme="minorBidi"/>
                <w:color w:val="auto"/>
                <w:lang w:val="en-CA"/>
              </w:rPr>
              <w:commentReference w:id="418"/>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9"/>
            <w:r>
              <w:t xml:space="preserve">intercede </w:t>
            </w:r>
            <w:commentRangeEnd w:id="419"/>
            <w:r>
              <w:rPr>
                <w:rStyle w:val="CommentReference"/>
                <w:rFonts w:eastAsiaTheme="minorHAnsi" w:cstheme="minorBidi"/>
                <w:color w:val="auto"/>
                <w:lang w:val="en-CA"/>
              </w:rPr>
              <w:commentReference w:id="419"/>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20" w:name="_Toc298445774"/>
      <w:bookmarkStart w:id="421" w:name="_Toc298681259"/>
      <w:bookmarkStart w:id="422" w:name="_Toc298447499"/>
      <w:r>
        <w:t>Part Nine</w:t>
      </w:r>
      <w:bookmarkEnd w:id="420"/>
      <w:bookmarkEnd w:id="421"/>
      <w:bookmarkEnd w:id="42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3" w:name="_Toc298445775"/>
      <w:bookmarkStart w:id="424" w:name="_Toc298681260"/>
      <w:bookmarkStart w:id="425" w:name="_Toc298447500"/>
      <w:r>
        <w:t>Part Ten</w:t>
      </w:r>
      <w:bookmarkEnd w:id="423"/>
      <w:bookmarkEnd w:id="424"/>
      <w:bookmarkEnd w:id="42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6"/>
            <w:r>
              <w:t>honoured</w:t>
            </w:r>
            <w:r w:rsidRPr="007425E1">
              <w:t xml:space="preserve"> </w:t>
            </w:r>
            <w:commentRangeEnd w:id="426"/>
            <w:r>
              <w:rPr>
                <w:rStyle w:val="CommentReference"/>
                <w:rFonts w:eastAsiaTheme="minorHAnsi" w:cstheme="minorBidi"/>
                <w:color w:val="auto"/>
                <w:lang w:val="en-CA"/>
              </w:rPr>
              <w:commentReference w:id="426"/>
            </w:r>
            <w:commentRangeStart w:id="427"/>
            <w:r w:rsidRPr="007425E1">
              <w:t xml:space="preserve">more </w:t>
            </w:r>
            <w:commentRangeEnd w:id="427"/>
            <w:r>
              <w:rPr>
                <w:rStyle w:val="CommentReference"/>
                <w:rFonts w:eastAsiaTheme="minorHAnsi" w:cstheme="minorBidi"/>
                <w:color w:val="auto"/>
                <w:lang w:val="en-CA"/>
              </w:rPr>
              <w:commentReference w:id="427"/>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8"/>
            <w:r w:rsidRPr="007425E1">
              <w:t>means</w:t>
            </w:r>
            <w:r>
              <w:rPr>
                <w:rStyle w:val="FootnoteReference"/>
                <w:lang w:val="en-GB"/>
              </w:rPr>
              <w:t xml:space="preserve"> </w:t>
            </w:r>
            <w:commentRangeEnd w:id="428"/>
            <w:r>
              <w:rPr>
                <w:rStyle w:val="CommentReference"/>
                <w:rFonts w:eastAsiaTheme="minorHAnsi" w:cstheme="minorBidi"/>
                <w:color w:val="auto"/>
                <w:lang w:val="en-CA"/>
              </w:rPr>
              <w:commentReference w:id="428"/>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9" w:name="_Toc298445776"/>
      <w:bookmarkStart w:id="430" w:name="_Toc298681261"/>
      <w:bookmarkStart w:id="431" w:name="_Toc298447501"/>
      <w:r w:rsidRPr="00D24FE1">
        <w:t>Part</w:t>
      </w:r>
      <w:r>
        <w:t xml:space="preserve"> Eleven</w:t>
      </w:r>
      <w:bookmarkEnd w:id="429"/>
      <w:bookmarkEnd w:id="430"/>
      <w:bookmarkEnd w:id="43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32" w:name="_Toc298445777"/>
      <w:bookmarkStart w:id="433" w:name="_Toc298681262"/>
      <w:bookmarkStart w:id="434" w:name="_Toc298447502"/>
      <w:r>
        <w:t>Part Twelve</w:t>
      </w:r>
      <w:bookmarkEnd w:id="432"/>
      <w:bookmarkEnd w:id="433"/>
      <w:bookmarkEnd w:id="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5"/>
            <w:r w:rsidRPr="007425E1">
              <w:t>heaven</w:t>
            </w:r>
            <w:commentRangeEnd w:id="435"/>
            <w:r>
              <w:rPr>
                <w:rStyle w:val="CommentReference"/>
                <w:rFonts w:eastAsiaTheme="minorHAnsi" w:cstheme="minorBidi"/>
                <w:color w:val="auto"/>
                <w:lang w:val="en-CA"/>
              </w:rPr>
              <w:commentReference w:id="435"/>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6"/>
            <w:r w:rsidRPr="007425E1">
              <w:t xml:space="preserve">true </w:t>
            </w:r>
            <w:commentRangeEnd w:id="436"/>
            <w:r>
              <w:rPr>
                <w:rStyle w:val="CommentReference"/>
                <w:rFonts w:eastAsiaTheme="minorHAnsi" w:cstheme="minorBidi"/>
                <w:color w:val="auto"/>
                <w:lang w:val="en-CA"/>
              </w:rPr>
              <w:commentReference w:id="436"/>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7" w:name="_Toc298445778"/>
      <w:bookmarkStart w:id="438" w:name="_Toc298681263"/>
      <w:bookmarkStart w:id="439" w:name="_Toc298447503"/>
      <w:r>
        <w:t>Part Thirteen</w:t>
      </w:r>
      <w:bookmarkEnd w:id="437"/>
      <w:bookmarkEnd w:id="438"/>
      <w:bookmarkEnd w:id="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40"/>
            <w:r>
              <w:rPr>
                <w:rFonts w:eastAsiaTheme="minorHAnsi"/>
              </w:rPr>
              <w:t xml:space="preserve">Virgin Mary </w:t>
            </w:r>
            <w:commentRangeEnd w:id="440"/>
            <w:r>
              <w:rPr>
                <w:rStyle w:val="CommentReference"/>
                <w:rFonts w:eastAsiaTheme="minorHAnsi" w:cstheme="minorBidi"/>
                <w:color w:val="auto"/>
                <w:lang w:val="en-CA"/>
              </w:rPr>
              <w:commentReference w:id="440"/>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41"/>
            <w:r w:rsidRPr="007425E1">
              <w:t>And the Cherubic,</w:t>
            </w:r>
          </w:p>
          <w:p w:rsidR="00A31CA5" w:rsidRPr="001A0083" w:rsidRDefault="00A31CA5" w:rsidP="00EB661B">
            <w:pPr>
              <w:pStyle w:val="EngHangEnd"/>
            </w:pPr>
            <w:r>
              <w:t>Mercy Seat</w:t>
            </w:r>
            <w:commentRangeEnd w:id="441"/>
            <w:r>
              <w:t>.</w:t>
            </w:r>
            <w:r>
              <w:rPr>
                <w:rStyle w:val="CommentReference"/>
                <w:rFonts w:eastAsiaTheme="minorHAnsi" w:cstheme="minorBidi"/>
                <w:color w:val="auto"/>
                <w:lang w:val="en-CA"/>
              </w:rPr>
              <w:commentReference w:id="441"/>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42"/>
            <w:r w:rsidRPr="007425E1">
              <w:t>pot</w:t>
            </w:r>
            <w:commentRangeEnd w:id="442"/>
            <w:r>
              <w:rPr>
                <w:rStyle w:val="CommentReference"/>
                <w:rFonts w:eastAsiaTheme="minorHAnsi" w:cstheme="minorBidi"/>
                <w:color w:val="auto"/>
                <w:lang w:val="en-CA"/>
              </w:rPr>
              <w:commentReference w:id="442"/>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3"/>
            <w:r w:rsidRPr="007425E1">
              <w:t>l</w:t>
            </w:r>
            <w:r>
              <w:t>ampstand</w:t>
            </w:r>
            <w:commentRangeEnd w:id="443"/>
            <w:r>
              <w:rPr>
                <w:rStyle w:val="CommentReference"/>
                <w:rFonts w:eastAsiaTheme="minorHAnsi" w:cstheme="minorBidi"/>
                <w:color w:val="auto"/>
                <w:lang w:val="en-CA"/>
              </w:rPr>
              <w:commentReference w:id="443"/>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4" w:name="_Toc298445779"/>
      <w:bookmarkStart w:id="445" w:name="_Toc298681264"/>
      <w:bookmarkStart w:id="446" w:name="_Toc298447504"/>
      <w:r>
        <w:t>Part Fourteen</w:t>
      </w:r>
      <w:bookmarkEnd w:id="444"/>
      <w:bookmarkEnd w:id="445"/>
      <w:bookmarkEnd w:id="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7"/>
            <w:r w:rsidRPr="007425E1">
              <w:t>decorated</w:t>
            </w:r>
            <w:commentRangeEnd w:id="447"/>
            <w:r>
              <w:rPr>
                <w:rStyle w:val="CommentReference"/>
                <w:rFonts w:eastAsiaTheme="minorHAnsi" w:cstheme="minorBidi"/>
                <w:color w:val="auto"/>
                <w:lang w:val="en-CA"/>
              </w:rPr>
              <w:commentReference w:id="447"/>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8"/>
            <w:r w:rsidRPr="007425E1">
              <w:t>t</w:t>
            </w:r>
            <w:commentRangeEnd w:id="448"/>
            <w:r>
              <w:rPr>
                <w:rStyle w:val="CommentReference"/>
                <w:rFonts w:eastAsiaTheme="minorHAnsi" w:cstheme="minorBidi"/>
                <w:color w:val="auto"/>
                <w:lang w:val="en-CA"/>
              </w:rPr>
              <w:commentReference w:id="448"/>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9"/>
            <w:r>
              <w:t xml:space="preserve">The </w:t>
            </w:r>
            <w:commentRangeEnd w:id="449"/>
            <w:r>
              <w:rPr>
                <w:rStyle w:val="CommentReference"/>
                <w:rFonts w:eastAsiaTheme="minorHAnsi" w:cstheme="minorBidi"/>
                <w:color w:val="auto"/>
                <w:lang w:val="en-CA"/>
              </w:rPr>
              <w:commentReference w:id="449"/>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50"/>
            <w:r w:rsidRPr="007425E1">
              <w:t xml:space="preserve">And </w:t>
            </w:r>
            <w:commentRangeEnd w:id="450"/>
            <w:r>
              <w:rPr>
                <w:rStyle w:val="CommentReference"/>
                <w:rFonts w:eastAsiaTheme="minorHAnsi" w:cstheme="minorBidi"/>
                <w:color w:val="auto"/>
                <w:lang w:val="en-CA"/>
              </w:rPr>
              <w:commentReference w:id="450"/>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51" w:name="_Toc298445780"/>
      <w:bookmarkStart w:id="452" w:name="_Toc298681265"/>
      <w:bookmarkStart w:id="453" w:name="_Toc298447505"/>
      <w:r>
        <w:t>Part Fifteen</w:t>
      </w:r>
      <w:bookmarkEnd w:id="451"/>
      <w:bookmarkEnd w:id="452"/>
      <w:bookmarkEnd w:id="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4"/>
            <w:r>
              <w:t>Which</w:t>
            </w:r>
            <w:r w:rsidRPr="007425E1">
              <w:t xml:space="preserve"> </w:t>
            </w:r>
            <w:commentRangeEnd w:id="454"/>
            <w:r>
              <w:rPr>
                <w:rStyle w:val="CommentReference"/>
                <w:rFonts w:eastAsiaTheme="minorHAnsi" w:cstheme="minorBidi"/>
                <w:color w:val="auto"/>
                <w:lang w:val="en-CA"/>
              </w:rPr>
              <w:commentReference w:id="454"/>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5"/>
            <w:r w:rsidRPr="007425E1">
              <w:t>savour</w:t>
            </w:r>
            <w:commentRangeEnd w:id="455"/>
            <w:r>
              <w:rPr>
                <w:rStyle w:val="CommentReference"/>
                <w:rFonts w:eastAsiaTheme="minorHAnsi" w:cstheme="minorBidi"/>
                <w:color w:val="auto"/>
                <w:lang w:val="en-CA"/>
              </w:rPr>
              <w:commentReference w:id="455"/>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6"/>
            <w:r w:rsidRPr="007425E1">
              <w:t>estate</w:t>
            </w:r>
            <w:commentRangeEnd w:id="456"/>
            <w:r>
              <w:rPr>
                <w:rStyle w:val="CommentReference"/>
                <w:rFonts w:eastAsiaTheme="minorHAnsi" w:cstheme="minorBidi"/>
                <w:color w:val="auto"/>
                <w:lang w:val="en-CA"/>
              </w:rPr>
              <w:commentReference w:id="456"/>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7" w:name="_Toc298445781"/>
      <w:bookmarkStart w:id="458" w:name="_Toc298681266"/>
      <w:bookmarkStart w:id="459" w:name="_Toc298447506"/>
      <w:r>
        <w:rPr>
          <w:lang w:val="en-GB"/>
        </w:rPr>
        <w:t>Part Sixteen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60" w:name="_Toc298445782"/>
      <w:bookmarkStart w:id="461" w:name="_Toc298681267"/>
      <w:bookmarkStart w:id="462" w:name="_Toc298447507"/>
      <w:r w:rsidRPr="00D24FE1">
        <w:lastRenderedPageBreak/>
        <w:t>Part</w:t>
      </w:r>
      <w:r>
        <w:t xml:space="preserve"> Seventeen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3" w:name="_Toc298445783"/>
      <w:bookmarkStart w:id="464" w:name="_Toc298681268"/>
      <w:bookmarkStart w:id="465" w:name="_Toc298447508"/>
      <w:r>
        <w:t>Part Eighteen</w:t>
      </w:r>
      <w:bookmarkEnd w:id="463"/>
      <w:bookmarkEnd w:id="464"/>
      <w:bookmarkEnd w:id="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6"/>
            <w:r>
              <w:t>care</w:t>
            </w:r>
            <w:commentRangeEnd w:id="466"/>
            <w:r>
              <w:rPr>
                <w:rStyle w:val="CommentReference"/>
                <w:rFonts w:eastAsiaTheme="minorHAnsi" w:cstheme="minorBidi"/>
                <w:color w:val="auto"/>
                <w:lang w:val="en-CA"/>
              </w:rPr>
              <w:commentReference w:id="466"/>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7"/>
            <w:r w:rsidRPr="007425E1">
              <w:t xml:space="preserve">Sabbath </w:t>
            </w:r>
            <w:commentRangeEnd w:id="467"/>
            <w:r>
              <w:rPr>
                <w:rStyle w:val="CommentReference"/>
                <w:rFonts w:eastAsiaTheme="minorHAnsi" w:cstheme="minorBidi"/>
                <w:color w:val="auto"/>
                <w:lang w:val="en-CA"/>
              </w:rPr>
              <w:commentReference w:id="467"/>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8" w:name="_Toc298445784"/>
      <w:bookmarkStart w:id="469" w:name="_Toc298681269"/>
      <w:bookmarkStart w:id="470" w:name="_Toc298447509"/>
      <w:bookmarkStart w:id="471" w:name="_Ref299212037"/>
      <w:bookmarkStart w:id="472" w:name="_Ref299212071"/>
      <w:bookmarkStart w:id="473" w:name="_Toc308441907"/>
      <w:r>
        <w:t>The Antiphonarium is read.</w:t>
      </w:r>
    </w:p>
    <w:p w:rsidR="00042E9B" w:rsidRDefault="00042E9B" w:rsidP="00FB5E62">
      <w:pPr>
        <w:pStyle w:val="Heading5"/>
      </w:pPr>
      <w:r>
        <w:t>The Conclusion of the Adam Theotokias</w:t>
      </w:r>
      <w:bookmarkEnd w:id="468"/>
      <w:bookmarkEnd w:id="469"/>
      <w:bookmarkEnd w:id="470"/>
      <w:bookmarkEnd w:id="471"/>
      <w:bookmarkEnd w:id="472"/>
      <w:bookmarkEnd w:id="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4"/>
            <w:r w:rsidRPr="007425E1">
              <w:rPr>
                <w:rFonts w:eastAsiaTheme="minorHAnsi"/>
              </w:rPr>
              <w:t xml:space="preserve">too </w:t>
            </w:r>
            <w:commentRangeEnd w:id="474"/>
            <w:r>
              <w:rPr>
                <w:rStyle w:val="CommentReference"/>
                <w:rFonts w:eastAsiaTheme="minorHAnsi" w:cstheme="minorBidi"/>
                <w:color w:val="auto"/>
                <w:lang w:val="en-CA"/>
              </w:rPr>
              <w:commentReference w:id="474"/>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5"/>
            <w:r w:rsidRPr="007425E1">
              <w:rPr>
                <w:rFonts w:eastAsiaTheme="minorHAnsi"/>
              </w:rPr>
              <w:t xml:space="preserve">count </w:t>
            </w:r>
            <w:commentRangeEnd w:id="475"/>
            <w:r>
              <w:rPr>
                <w:rStyle w:val="CommentReference"/>
                <w:rFonts w:eastAsiaTheme="minorHAnsi" w:cstheme="minorBidi"/>
                <w:color w:val="auto"/>
                <w:lang w:val="en-CA"/>
              </w:rPr>
              <w:commentReference w:id="475"/>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6"/>
            <w:r>
              <w:rPr>
                <w:rFonts w:eastAsiaTheme="minorHAnsi"/>
              </w:rPr>
              <w:t>I</w:t>
            </w:r>
            <w:r w:rsidRPr="007425E1">
              <w:rPr>
                <w:rFonts w:eastAsiaTheme="minorHAnsi"/>
              </w:rPr>
              <w:t xml:space="preserve"> </w:t>
            </w:r>
            <w:commentRangeEnd w:id="476"/>
            <w:r>
              <w:rPr>
                <w:rStyle w:val="CommentReference"/>
                <w:rFonts w:eastAsiaTheme="minorHAnsi" w:cstheme="minorBidi"/>
                <w:color w:val="auto"/>
                <w:lang w:val="en-CA"/>
              </w:rPr>
              <w:commentReference w:id="476"/>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7"/>
            <w:r w:rsidRPr="007425E1">
              <w:rPr>
                <w:rFonts w:eastAsiaTheme="minorHAnsi"/>
              </w:rPr>
              <w:t>To offer repentance</w:t>
            </w:r>
            <w:commentRangeEnd w:id="477"/>
            <w:r>
              <w:rPr>
                <w:rStyle w:val="CommentReference"/>
                <w:rFonts w:eastAsiaTheme="minorHAnsi" w:cstheme="minorBidi"/>
                <w:color w:val="auto"/>
                <w:lang w:val="en-CA"/>
              </w:rPr>
              <w:commentReference w:id="477"/>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8"/>
            <w:r w:rsidRPr="007425E1">
              <w:rPr>
                <w:rFonts w:eastAsiaTheme="minorHAnsi"/>
              </w:rPr>
              <w:t>The death of a sinner</w:t>
            </w:r>
            <w:commentRangeEnd w:id="478"/>
            <w:r>
              <w:rPr>
                <w:rStyle w:val="CommentReference"/>
                <w:rFonts w:eastAsiaTheme="minorHAnsi" w:cstheme="minorBidi"/>
                <w:color w:val="auto"/>
                <w:lang w:val="en-CA"/>
              </w:rPr>
              <w:commentReference w:id="478"/>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9"/>
            <w:r>
              <w:t>kind-hearted</w:t>
            </w:r>
            <w:commentRangeEnd w:id="479"/>
            <w:r>
              <w:rPr>
                <w:rStyle w:val="CommentReference"/>
                <w:rFonts w:eastAsiaTheme="minorHAnsi" w:cstheme="minorBidi"/>
                <w:color w:val="auto"/>
                <w:lang w:val="en-CA"/>
              </w:rPr>
              <w:commentReference w:id="479"/>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80"/>
            <w:r>
              <w:t>compassions</w:t>
            </w:r>
            <w:commentRangeEnd w:id="480"/>
            <w:r>
              <w:rPr>
                <w:rStyle w:val="CommentReference"/>
                <w:rFonts w:eastAsiaTheme="minorHAnsi" w:cstheme="minorBidi"/>
                <w:color w:val="auto"/>
                <w:lang w:val="en-CA"/>
              </w:rPr>
              <w:commentReference w:id="480"/>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81"/>
            <w:r w:rsidRPr="007425E1">
              <w:t xml:space="preserve">May </w:t>
            </w:r>
            <w:commentRangeEnd w:id="481"/>
            <w:r>
              <w:rPr>
                <w:rStyle w:val="CommentReference"/>
                <w:rFonts w:eastAsiaTheme="minorHAnsi" w:cstheme="minorBidi"/>
                <w:color w:val="auto"/>
                <w:lang w:val="en-CA"/>
              </w:rPr>
              <w:commentReference w:id="481"/>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82" w:name="_Toc298445785"/>
      <w:bookmarkStart w:id="483" w:name="_Toc298681270"/>
      <w:bookmarkStart w:id="484" w:name="_Toc298447510"/>
      <w:bookmarkStart w:id="485" w:name="_Ref299212181"/>
      <w:bookmarkStart w:id="486" w:name="_Toc308441908"/>
      <w:r>
        <w:t>The Creed</w:t>
      </w:r>
      <w:bookmarkEnd w:id="482"/>
      <w:bookmarkEnd w:id="483"/>
      <w:bookmarkEnd w:id="484"/>
      <w:bookmarkEnd w:id="485"/>
      <w:bookmarkEnd w:id="4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7" w:name="_Toc298445786"/>
            <w:bookmarkStart w:id="488" w:name="_Toc298681271"/>
            <w:bookmarkStart w:id="489" w:name="_Toc298447511"/>
            <w:bookmarkStart w:id="490" w:name="_Toc308441909"/>
            <w:r>
              <w:t>The Introduction to the Creed</w:t>
            </w:r>
            <w:bookmarkEnd w:id="487"/>
            <w:bookmarkEnd w:id="488"/>
            <w:bookmarkEnd w:id="489"/>
            <w:bookmarkEnd w:id="490"/>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91" w:name="_Toc298445787"/>
            <w:bookmarkStart w:id="492" w:name="_Toc298681272"/>
            <w:bookmarkStart w:id="493" w:name="_Toc298447512"/>
            <w:bookmarkStart w:id="494" w:name="_Toc308441910"/>
            <w:r>
              <w:t>The Creed</w:t>
            </w:r>
            <w:bookmarkEnd w:id="491"/>
            <w:bookmarkEnd w:id="492"/>
            <w:bookmarkEnd w:id="493"/>
            <w:bookmarkEnd w:id="494"/>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5" w:name="_Toc298445789"/>
            <w:bookmarkStart w:id="496" w:name="_Toc298681274"/>
            <w:bookmarkStart w:id="497" w:name="_Toc298447514"/>
            <w:bookmarkStart w:id="498" w:name="_Toc308441912"/>
            <w:r>
              <w:rPr>
                <w:rFonts w:eastAsia="@MingLiU"/>
              </w:rPr>
              <w:lastRenderedPageBreak/>
              <w:t>Holy, Holy, Holy</w:t>
            </w:r>
            <w:bookmarkEnd w:id="495"/>
            <w:bookmarkEnd w:id="496"/>
            <w:bookmarkEnd w:id="497"/>
            <w:bookmarkEnd w:id="498"/>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9" w:name="_Toc298445790"/>
            <w:bookmarkStart w:id="500" w:name="_Toc298681275"/>
            <w:bookmarkStart w:id="501" w:name="_Toc298447515"/>
            <w:bookmarkStart w:id="502" w:name="_Toc308441913"/>
            <w:r>
              <w:rPr>
                <w:rFonts w:eastAsia="@MingLiU"/>
              </w:rPr>
              <w:t>The Lord’s Prayer</w:t>
            </w:r>
            <w:bookmarkEnd w:id="499"/>
            <w:bookmarkEnd w:id="500"/>
            <w:bookmarkEnd w:id="501"/>
            <w:bookmarkEnd w:id="502"/>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w:t>
            </w:r>
            <w:r w:rsidR="00C104A1">
              <w:t>to</w:t>
            </w:r>
            <w:r w:rsidRPr="006E3E75">
              <w:t xml:space="preserve">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3" w:name="_Toc298445791"/>
      <w:bookmarkStart w:id="504" w:name="_Toc298681276"/>
      <w:bookmarkStart w:id="505" w:name="_Toc298447516"/>
      <w:bookmarkStart w:id="506" w:name="_Toc308441914"/>
      <w:r>
        <w:lastRenderedPageBreak/>
        <w:t>Monday</w:t>
      </w:r>
      <w:bookmarkEnd w:id="503"/>
      <w:bookmarkEnd w:id="504"/>
      <w:bookmarkEnd w:id="505"/>
      <w:bookmarkEnd w:id="506"/>
    </w:p>
    <w:p w:rsidR="006E3E75" w:rsidRDefault="002E365D" w:rsidP="000E062A">
      <w:pPr>
        <w:pStyle w:val="Heading5"/>
      </w:pPr>
      <w:bookmarkStart w:id="507" w:name="_Toc298445792"/>
      <w:bookmarkStart w:id="508" w:name="_Toc298681277"/>
      <w:bookmarkStart w:id="509" w:name="_Toc298447517"/>
      <w:bookmarkStart w:id="510" w:name="_Toc308441915"/>
      <w:r>
        <w:t xml:space="preserve">The Monday </w:t>
      </w:r>
      <w:r w:rsidR="00F370C5">
        <w:t>Psali</w:t>
      </w:r>
      <w:r>
        <w:t xml:space="preserve"> Adam</w:t>
      </w:r>
      <w:bookmarkEnd w:id="507"/>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11"/>
            <w:r>
              <w:t>G</w:t>
            </w:r>
            <w:r w:rsidRPr="007425E1">
              <w:t xml:space="preserve">reatly </w:t>
            </w:r>
            <w:commentRangeEnd w:id="511"/>
            <w:r>
              <w:rPr>
                <w:rStyle w:val="CommentReference"/>
                <w:rFonts w:ascii="Times New Roman" w:eastAsiaTheme="minorHAnsi" w:hAnsi="Times New Roman" w:cstheme="minorBidi"/>
                <w:color w:val="auto"/>
              </w:rPr>
              <w:commentReference w:id="511"/>
            </w:r>
            <w:r w:rsidRPr="007425E1">
              <w:t>exalted</w:t>
            </w:r>
            <w:r>
              <w:t>,</w:t>
            </w:r>
          </w:p>
          <w:p w:rsidR="000E062A" w:rsidRDefault="000E062A" w:rsidP="003B4CB7">
            <w:pPr>
              <w:pStyle w:val="EngHang"/>
              <w:spacing w:before="2"/>
            </w:pPr>
            <w:commentRangeStart w:id="512"/>
            <w:r>
              <w:t>B</w:t>
            </w:r>
            <w:r w:rsidRPr="007425E1">
              <w:t xml:space="preserve">eyond </w:t>
            </w:r>
            <w:commentRangeEnd w:id="512"/>
            <w:r>
              <w:rPr>
                <w:rStyle w:val="CommentReference"/>
                <w:rFonts w:ascii="Times New Roman" w:eastAsiaTheme="minorHAnsi" w:hAnsi="Times New Roman" w:cstheme="minorBidi"/>
                <w:color w:val="auto"/>
              </w:rPr>
              <w:commentReference w:id="512"/>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3"/>
            <w:r>
              <w:t>righteous</w:t>
            </w:r>
            <w:commentRangeEnd w:id="513"/>
            <w:r>
              <w:rPr>
                <w:rStyle w:val="CommentReference"/>
                <w:rFonts w:ascii="Times New Roman" w:eastAsiaTheme="minorHAnsi" w:hAnsi="Times New Roman" w:cstheme="minorBidi"/>
                <w:color w:val="auto"/>
              </w:rPr>
              <w:commentReference w:id="513"/>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4"/>
            <w:r>
              <w:t>M</w:t>
            </w:r>
            <w:r w:rsidRPr="007425E1">
              <w:t xml:space="preserve">editate </w:t>
            </w:r>
            <w:commentRangeEnd w:id="514"/>
            <w:r>
              <w:rPr>
                <w:rStyle w:val="CommentReference"/>
                <w:rFonts w:ascii="Times New Roman" w:eastAsiaTheme="minorHAnsi" w:hAnsi="Times New Roman" w:cstheme="minorBidi"/>
                <w:color w:val="auto"/>
              </w:rPr>
              <w:commentReference w:id="514"/>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5"/>
            <w:r>
              <w:t>lips</w:t>
            </w:r>
            <w:commentRangeEnd w:id="515"/>
            <w:r>
              <w:rPr>
                <w:rStyle w:val="CommentReference"/>
              </w:rPr>
              <w:commentReference w:id="515"/>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6"/>
            <w:r>
              <w:t>O</w:t>
            </w:r>
            <w:r w:rsidRPr="007425E1">
              <w:t>f</w:t>
            </w:r>
            <w:commentRangeEnd w:id="516"/>
            <w:r>
              <w:rPr>
                <w:rStyle w:val="CommentReference"/>
              </w:rPr>
              <w:commentReference w:id="516"/>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7"/>
            <w:r w:rsidRPr="007425E1">
              <w:t>praise</w:t>
            </w:r>
            <w:r>
              <w:t xml:space="preserve"> </w:t>
            </w:r>
            <w:commentRangeEnd w:id="517"/>
            <w:r>
              <w:rPr>
                <w:rStyle w:val="CommentReference"/>
                <w:rFonts w:ascii="Times New Roman" w:eastAsiaTheme="minorHAnsi" w:hAnsi="Times New Roman" w:cstheme="minorBidi"/>
                <w:color w:val="auto"/>
              </w:rPr>
              <w:commentReference w:id="517"/>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8"/>
            <w:r>
              <w:t>set</w:t>
            </w:r>
            <w:r w:rsidRPr="007425E1">
              <w:t xml:space="preserve"> </w:t>
            </w:r>
            <w:commentRangeEnd w:id="518"/>
            <w:r>
              <w:rPr>
                <w:rStyle w:val="CommentReference"/>
                <w:rFonts w:ascii="Times New Roman" w:eastAsiaTheme="minorHAnsi" w:hAnsi="Times New Roman" w:cstheme="minorBidi"/>
                <w:color w:val="auto"/>
              </w:rPr>
              <w:commentReference w:id="518"/>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9"/>
            <w:r>
              <w:t>Grant</w:t>
            </w:r>
            <w:r w:rsidRPr="007425E1">
              <w:t xml:space="preserve"> </w:t>
            </w:r>
            <w:commentRangeEnd w:id="519"/>
            <w:r>
              <w:rPr>
                <w:rStyle w:val="CommentReference"/>
                <w:rFonts w:ascii="Times New Roman" w:eastAsiaTheme="minorHAnsi" w:hAnsi="Times New Roman" w:cstheme="minorBidi"/>
                <w:color w:val="auto"/>
              </w:rPr>
              <w:commentReference w:id="519"/>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20"/>
            <w:r>
              <w:t xml:space="preserve">similitudes </w:t>
            </w:r>
            <w:commentRangeEnd w:id="520"/>
            <w:r>
              <w:rPr>
                <w:rStyle w:val="CommentReference"/>
                <w:rFonts w:ascii="Times New Roman" w:eastAsiaTheme="minorHAnsi" w:hAnsi="Times New Roman" w:cstheme="minorBidi"/>
                <w:color w:val="auto"/>
              </w:rPr>
              <w:commentReference w:id="520"/>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21" w:name="_Toc298445793"/>
      <w:bookmarkStart w:id="522" w:name="_Toc298681278"/>
      <w:bookmarkStart w:id="523" w:name="_Toc298447518"/>
      <w:bookmarkStart w:id="524" w:name="_Toc308441916"/>
      <w:r w:rsidRPr="00FD2E69">
        <w:t xml:space="preserve">The </w:t>
      </w:r>
      <w:r w:rsidR="002D610D" w:rsidRPr="00FD2E69">
        <w:t>C</w:t>
      </w:r>
      <w:r w:rsidRPr="00FD2E69">
        <w:t>onclusion of the Adam Psali</w:t>
      </w:r>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5" w:name="_Toc298445794"/>
      <w:bookmarkStart w:id="526" w:name="_Toc298681279"/>
      <w:bookmarkStart w:id="527" w:name="_Toc298447519"/>
      <w:r>
        <w:t>Part One</w:t>
      </w:r>
      <w:bookmarkEnd w:id="525"/>
      <w:bookmarkEnd w:id="526"/>
      <w:bookmarkEnd w:id="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8"/>
            <w:r>
              <w:t xml:space="preserve">his </w:t>
            </w:r>
            <w:commentRangeEnd w:id="528"/>
            <w:r>
              <w:rPr>
                <w:rStyle w:val="CommentReference"/>
              </w:rPr>
              <w:commentReference w:id="528"/>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9"/>
            <w:r w:rsidRPr="007425E1">
              <w:t xml:space="preserve">risen </w:t>
            </w:r>
            <w:commentRangeEnd w:id="529"/>
            <w:r>
              <w:rPr>
                <w:rStyle w:val="CommentReference"/>
                <w:rFonts w:ascii="Times New Roman" w:eastAsiaTheme="minorHAnsi" w:hAnsi="Times New Roman" w:cstheme="minorBidi"/>
                <w:color w:val="auto"/>
              </w:rPr>
              <w:commentReference w:id="529"/>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30" w:name="_Toc298445795"/>
      <w:bookmarkStart w:id="531" w:name="_Toc298681280"/>
      <w:bookmarkStart w:id="532" w:name="_Toc298447520"/>
      <w:r>
        <w:t>Part Two</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3" w:name="_Toc298445796"/>
      <w:bookmarkStart w:id="534" w:name="_Toc298681281"/>
      <w:bookmarkStart w:id="535" w:name="_Toc298447521"/>
      <w:r>
        <w:lastRenderedPageBreak/>
        <w:t>Part Three</w:t>
      </w:r>
      <w:bookmarkEnd w:id="533"/>
      <w:bookmarkEnd w:id="534"/>
      <w:bookmarkEnd w:id="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6"/>
            <w:r w:rsidRPr="007425E1">
              <w:t xml:space="preserve">only </w:t>
            </w:r>
            <w:commentRangeEnd w:id="536"/>
            <w:r>
              <w:rPr>
                <w:rStyle w:val="CommentReference"/>
                <w:rFonts w:ascii="Times New Roman" w:eastAsiaTheme="minorHAnsi" w:hAnsi="Times New Roman" w:cstheme="minorBidi"/>
                <w:color w:val="auto"/>
              </w:rPr>
              <w:commentReference w:id="536"/>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7"/>
            <w:r w:rsidRPr="007425E1">
              <w:t xml:space="preserve">save </w:t>
            </w:r>
            <w:commentRangeEnd w:id="537"/>
            <w:r>
              <w:rPr>
                <w:rStyle w:val="CommentReference"/>
              </w:rPr>
              <w:commentReference w:id="537"/>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8" w:name="_Toc298445797"/>
      <w:bookmarkStart w:id="539" w:name="_Toc298681282"/>
      <w:bookmarkStart w:id="540" w:name="_Toc298447522"/>
      <w:r>
        <w:t>Part Four</w:t>
      </w:r>
      <w:bookmarkEnd w:id="538"/>
      <w:bookmarkEnd w:id="539"/>
      <w:bookmarkEnd w:id="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41"/>
            <w:r w:rsidRPr="007425E1">
              <w:t>Esaias</w:t>
            </w:r>
            <w:commentRangeEnd w:id="541"/>
            <w:r>
              <w:rPr>
                <w:rStyle w:val="CommentReference"/>
                <w:rFonts w:ascii="Times New Roman" w:eastAsiaTheme="minorHAnsi" w:hAnsi="Times New Roman" w:cstheme="minorBidi"/>
                <w:color w:val="auto"/>
              </w:rPr>
              <w:commentReference w:id="541"/>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42"/>
            <w:r w:rsidRPr="007425E1">
              <w:t>counsel</w:t>
            </w:r>
            <w:commentRangeEnd w:id="542"/>
            <w:r>
              <w:rPr>
                <w:rStyle w:val="CommentReference"/>
              </w:rPr>
              <w:commentReference w:id="542"/>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3" w:name="_Toc298445798"/>
      <w:bookmarkStart w:id="544" w:name="_Toc298681283"/>
      <w:bookmarkStart w:id="545" w:name="_Toc298447523"/>
      <w:r>
        <w:t>Part Five</w:t>
      </w:r>
      <w:bookmarkEnd w:id="543"/>
      <w:bookmarkEnd w:id="544"/>
      <w:bookmarkEnd w:id="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6"/>
            <w:r w:rsidRPr="007425E1">
              <w:t>overcome</w:t>
            </w:r>
            <w:commentRangeEnd w:id="546"/>
            <w:r>
              <w:rPr>
                <w:rStyle w:val="CommentReference"/>
                <w:rFonts w:ascii="Times New Roman" w:eastAsiaTheme="minorHAnsi" w:hAnsi="Times New Roman" w:cstheme="minorBidi"/>
                <w:color w:val="auto"/>
              </w:rPr>
              <w:commentReference w:id="546"/>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7" w:name="_Toc298445799"/>
      <w:bookmarkStart w:id="548" w:name="_Toc298681284"/>
      <w:bookmarkStart w:id="549" w:name="_Toc298447524"/>
      <w:r>
        <w:lastRenderedPageBreak/>
        <w:t>Part Six</w:t>
      </w:r>
      <w:bookmarkEnd w:id="547"/>
      <w:bookmarkEnd w:id="548"/>
      <w:bookmarkEnd w:id="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50"/>
            <w:r>
              <w:t>A</w:t>
            </w:r>
            <w:r w:rsidRPr="007425E1">
              <w:t>nd became perfect man</w:t>
            </w:r>
            <w:commentRangeEnd w:id="550"/>
            <w:r>
              <w:rPr>
                <w:rStyle w:val="CommentReference"/>
              </w:rPr>
              <w:commentReference w:id="550"/>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51"/>
            <w:r w:rsidRPr="007425E1">
              <w:t xml:space="preserve">Without </w:t>
            </w:r>
            <w:commentRangeEnd w:id="551"/>
            <w:r>
              <w:rPr>
                <w:rStyle w:val="CommentReference"/>
                <w:rFonts w:ascii="Times New Roman" w:eastAsiaTheme="minorHAnsi" w:hAnsi="Times New Roman" w:cstheme="minorBidi"/>
                <w:color w:val="auto"/>
              </w:rPr>
              <w:commentReference w:id="551"/>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0"/>
      <w:bookmarkStart w:id="553" w:name="_Toc298681285"/>
      <w:bookmarkStart w:id="554" w:name="_Toc298447525"/>
      <w:r>
        <w:t>Part Seven</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5" w:name="_Toc298445801"/>
      <w:bookmarkStart w:id="556" w:name="_Toc298681286"/>
      <w:bookmarkStart w:id="557" w:name="_Toc298447526"/>
      <w:r>
        <w:t>Part Eight</w:t>
      </w:r>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8"/>
            <w:r>
              <w:t>And good</w:t>
            </w:r>
            <w:r w:rsidRPr="007425E1">
              <w:t>will toward men</w:t>
            </w:r>
            <w:commentRangeEnd w:id="558"/>
            <w:r>
              <w:rPr>
                <w:rStyle w:val="CommentReference"/>
              </w:rPr>
              <w:commentReference w:id="558"/>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9"/>
            <w:r w:rsidRPr="007425E1">
              <w:t xml:space="preserve">middle </w:t>
            </w:r>
            <w:commentRangeEnd w:id="559"/>
            <w:r>
              <w:rPr>
                <w:rStyle w:val="CommentReference"/>
                <w:rFonts w:ascii="Times New Roman" w:eastAsiaTheme="minorHAnsi" w:hAnsi="Times New Roman" w:cstheme="minorBidi"/>
                <w:color w:val="auto"/>
              </w:rPr>
              <w:commentReference w:id="559"/>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60" w:name="_Toc298445802"/>
      <w:bookmarkStart w:id="561" w:name="_Toc298681287"/>
      <w:bookmarkStart w:id="562" w:name="_Toc298447527"/>
      <w:r>
        <w:t>Part Nine</w:t>
      </w:r>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3"/>
            <w:r>
              <w:t>A</w:t>
            </w:r>
            <w:r w:rsidRPr="007425E1">
              <w:t>ngels</w:t>
            </w:r>
            <w:commentRangeEnd w:id="563"/>
            <w:r>
              <w:rPr>
                <w:rStyle w:val="CommentReference"/>
                <w:rFonts w:ascii="Times New Roman" w:eastAsiaTheme="minorHAnsi" w:hAnsi="Times New Roman" w:cstheme="minorBidi"/>
                <w:color w:val="auto"/>
              </w:rPr>
              <w:commentReference w:id="563"/>
            </w:r>
            <w:r w:rsidRPr="007425E1">
              <w:t xml:space="preserve"> of light </w:t>
            </w:r>
          </w:p>
          <w:p w:rsidR="000E062A" w:rsidRDefault="000E062A" w:rsidP="003B4CB7">
            <w:pPr>
              <w:pStyle w:val="EngHangEnd"/>
            </w:pPr>
            <w:commentRangeStart w:id="564"/>
            <w:r>
              <w:t>P</w:t>
            </w:r>
            <w:r w:rsidRPr="007425E1">
              <w:t xml:space="preserve">raise </w:t>
            </w:r>
            <w:commentRangeEnd w:id="564"/>
            <w:r>
              <w:rPr>
                <w:rStyle w:val="CommentReference"/>
              </w:rPr>
              <w:commentReference w:id="564"/>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5"/>
            <w:r>
              <w:t>shone</w:t>
            </w:r>
            <w:commentRangeEnd w:id="565"/>
            <w:r>
              <w:rPr>
                <w:rStyle w:val="CommentReference"/>
                <w:rFonts w:ascii="Times New Roman" w:eastAsiaTheme="minorHAnsi" w:hAnsi="Times New Roman" w:cstheme="minorBidi"/>
                <w:color w:val="auto"/>
              </w:rPr>
              <w:commentReference w:id="565"/>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6"/>
            <w:r w:rsidRPr="007425E1">
              <w:t xml:space="preserve">In </w:t>
            </w:r>
            <w:commentRangeEnd w:id="566"/>
            <w:r>
              <w:rPr>
                <w:rStyle w:val="CommentReference"/>
                <w:rFonts w:ascii="Times New Roman" w:eastAsiaTheme="minorHAnsi" w:hAnsi="Times New Roman" w:cstheme="minorBidi"/>
                <w:color w:val="auto"/>
              </w:rPr>
              <w:commentReference w:id="566"/>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7"/>
            <w:r>
              <w:t>W</w:t>
            </w:r>
            <w:r w:rsidRPr="007425E1">
              <w:t xml:space="preserve">ho </w:t>
            </w:r>
            <w:commentRangeEnd w:id="567"/>
            <w:r>
              <w:rPr>
                <w:rStyle w:val="CommentReference"/>
                <w:rFonts w:ascii="Times New Roman" w:eastAsiaTheme="minorHAnsi" w:hAnsi="Times New Roman" w:cstheme="minorBidi"/>
                <w:color w:val="auto"/>
              </w:rPr>
              <w:commentReference w:id="567"/>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8"/>
            <w:r w:rsidRPr="007425E1">
              <w:t xml:space="preserve">we bless </w:t>
            </w:r>
            <w:r>
              <w:t>You</w:t>
            </w:r>
            <w:r w:rsidRPr="007425E1">
              <w:t xml:space="preserve"> </w:t>
            </w:r>
            <w:commentRangeEnd w:id="568"/>
            <w:r>
              <w:rPr>
                <w:rStyle w:val="CommentReference"/>
                <w:rFonts w:ascii="Times New Roman" w:eastAsiaTheme="minorHAnsi" w:hAnsi="Times New Roman" w:cstheme="minorBidi"/>
                <w:color w:val="auto"/>
              </w:rPr>
              <w:commentReference w:id="568"/>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9" w:name="_Toc298445803"/>
      <w:bookmarkStart w:id="570" w:name="_Toc298681288"/>
      <w:bookmarkStart w:id="571" w:name="_Toc298447528"/>
      <w:bookmarkStart w:id="572" w:name="_Toc308441917"/>
      <w:r>
        <w:t>The Crown Adam</w:t>
      </w:r>
      <w:bookmarkEnd w:id="569"/>
      <w:bookmarkEnd w:id="570"/>
      <w:bookmarkEnd w:id="571"/>
      <w:bookmarkEnd w:id="572"/>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3"/>
            <w:r>
              <w:t>D</w:t>
            </w:r>
            <w:r w:rsidRPr="007425E1">
              <w:t xml:space="preserve">id </w:t>
            </w:r>
            <w:commentRangeEnd w:id="573"/>
            <w:r>
              <w:rPr>
                <w:rStyle w:val="CommentReference"/>
                <w:rFonts w:ascii="Times New Roman" w:eastAsiaTheme="minorHAnsi" w:hAnsi="Times New Roman" w:cstheme="minorBidi"/>
                <w:color w:val="auto"/>
              </w:rPr>
              <w:commentReference w:id="573"/>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4"/>
            <w:r w:rsidRPr="007425E1">
              <w:t>estate</w:t>
            </w:r>
            <w:commentRangeEnd w:id="574"/>
            <w:r>
              <w:rPr>
                <w:rStyle w:val="CommentReference"/>
              </w:rPr>
              <w:commentReference w:id="574"/>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5"/>
            <w:r w:rsidRPr="007425E1">
              <w:t xml:space="preserve">holy </w:t>
            </w:r>
            <w:commentRangeEnd w:id="575"/>
            <w:r>
              <w:rPr>
                <w:rStyle w:val="CommentReference"/>
              </w:rPr>
              <w:commentReference w:id="575"/>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6"/>
            <w:r>
              <w:t xml:space="preserve">Womanhood </w:t>
            </w:r>
            <w:commentRangeEnd w:id="576"/>
            <w:r>
              <w:rPr>
                <w:rStyle w:val="CommentReference"/>
                <w:rFonts w:ascii="Times New Roman" w:eastAsiaTheme="minorHAnsi" w:hAnsi="Times New Roman" w:cstheme="minorBidi"/>
                <w:color w:val="auto"/>
              </w:rPr>
              <w:commentReference w:id="576"/>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7" w:name="_Toc298445804"/>
      <w:bookmarkStart w:id="578" w:name="_Toc298681289"/>
      <w:bookmarkStart w:id="579" w:name="_Toc298447529"/>
      <w:bookmarkStart w:id="580" w:name="_Toc308441918"/>
      <w:r>
        <w:t>Tuesday</w:t>
      </w:r>
      <w:bookmarkEnd w:id="577"/>
      <w:bookmarkEnd w:id="578"/>
      <w:bookmarkEnd w:id="579"/>
      <w:bookmarkEnd w:id="580"/>
    </w:p>
    <w:p w:rsidR="002E365D" w:rsidRDefault="002E365D" w:rsidP="000D107E">
      <w:pPr>
        <w:pStyle w:val="Heading5"/>
      </w:pPr>
      <w:bookmarkStart w:id="581" w:name="_Toc298445805"/>
      <w:bookmarkStart w:id="582" w:name="_Toc298681290"/>
      <w:bookmarkStart w:id="583" w:name="_Toc298447530"/>
      <w:bookmarkStart w:id="584" w:name="_Toc308441919"/>
      <w:r>
        <w:t>The Tuesday Psali Adam</w:t>
      </w:r>
      <w:bookmarkEnd w:id="581"/>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5"/>
            <w:r w:rsidRPr="007425E1">
              <w:t>wandered</w:t>
            </w:r>
            <w:commentRangeEnd w:id="585"/>
            <w:r>
              <w:rPr>
                <w:rStyle w:val="CommentReference"/>
                <w:rFonts w:ascii="Times New Roman" w:eastAsiaTheme="minorHAnsi" w:hAnsi="Times New Roman" w:cstheme="minorBidi"/>
                <w:color w:val="auto"/>
              </w:rPr>
              <w:commentReference w:id="585"/>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6"/>
            <w:r w:rsidRPr="007425E1">
              <w:t>cold and frost</w:t>
            </w:r>
            <w:commentRangeEnd w:id="586"/>
            <w:r>
              <w:rPr>
                <w:rStyle w:val="CommentReference"/>
              </w:rPr>
              <w:commentReference w:id="586"/>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7"/>
            <w:r>
              <w:t>From</w:t>
            </w:r>
            <w:r w:rsidRPr="007425E1">
              <w:t xml:space="preserve"> </w:t>
            </w:r>
            <w:commentRangeEnd w:id="587"/>
            <w:r>
              <w:rPr>
                <w:rStyle w:val="CommentReference"/>
              </w:rPr>
              <w:commentReference w:id="587"/>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8" w:name="_Toc298445806"/>
      <w:bookmarkStart w:id="589" w:name="_Toc298681291"/>
      <w:bookmarkStart w:id="590" w:name="_Toc298447531"/>
      <w:bookmarkStart w:id="591" w:name="_Toc308441920"/>
      <w:r w:rsidRPr="00FD2E69">
        <w:t>The Conclusion of the Adam Psali</w:t>
      </w:r>
      <w:bookmarkEnd w:id="588"/>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92" w:name="_Toc298445807"/>
      <w:bookmarkStart w:id="593" w:name="_Toc298681292"/>
      <w:bookmarkStart w:id="594" w:name="_Toc298447532"/>
      <w:bookmarkStart w:id="595" w:name="_Toc308441921"/>
      <w:r>
        <w:t>The Tuesday Theotokia</w:t>
      </w:r>
      <w:bookmarkEnd w:id="592"/>
      <w:bookmarkEnd w:id="593"/>
      <w:bookmarkEnd w:id="594"/>
      <w:bookmarkEnd w:id="595"/>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6" w:name="_Toc298445808"/>
      <w:bookmarkStart w:id="597" w:name="_Toc298681293"/>
      <w:bookmarkStart w:id="598" w:name="_Toc298447533"/>
      <w:r>
        <w:t>Part One</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9" w:name="_Toc298445809"/>
      <w:bookmarkStart w:id="600" w:name="_Toc298681294"/>
      <w:bookmarkStart w:id="601" w:name="_Toc298447534"/>
      <w:r>
        <w:t>Part Tw</w:t>
      </w:r>
      <w:bookmarkEnd w:id="599"/>
      <w:r w:rsidR="00236E2B">
        <w:t>o</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602"/>
            <w:r>
              <w:t>received</w:t>
            </w:r>
            <w:commentRangeEnd w:id="602"/>
            <w:r>
              <w:rPr>
                <w:rStyle w:val="CommentReference"/>
                <w:rFonts w:ascii="Times New Roman" w:eastAsiaTheme="minorHAnsi" w:hAnsi="Times New Roman" w:cstheme="minorBidi"/>
                <w:color w:val="auto"/>
              </w:rPr>
              <w:commentReference w:id="602"/>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3" w:name="_Toc298681295"/>
      <w:bookmarkStart w:id="604" w:name="_Toc298447535"/>
      <w:r>
        <w:t>Part Three</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5"/>
            <w:r w:rsidRPr="007425E1">
              <w:t>Hail</w:t>
            </w:r>
            <w:commentRangeEnd w:id="605"/>
            <w:r>
              <w:rPr>
                <w:rStyle w:val="CommentReference"/>
                <w:rFonts w:ascii="Times New Roman" w:eastAsiaTheme="minorHAnsi" w:hAnsi="Times New Roman" w:cstheme="minorBidi"/>
                <w:color w:val="auto"/>
              </w:rPr>
              <w:commentReference w:id="605"/>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6" w:name="_Toc298681296"/>
      <w:bookmarkStart w:id="607" w:name="_Toc298447536"/>
      <w:r>
        <w:t>Part Four</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8"/>
            <w:r w:rsidRPr="007425E1">
              <w:t xml:space="preserve">perfect </w:t>
            </w:r>
            <w:commentRangeEnd w:id="608"/>
            <w:r>
              <w:rPr>
                <w:rStyle w:val="CommentReference"/>
              </w:rPr>
              <w:commentReference w:id="608"/>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9" w:name="_Toc298681297"/>
      <w:bookmarkStart w:id="610" w:name="_Toc298447537"/>
      <w:r>
        <w:t>Part Five</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11"/>
            <w:r>
              <w:t>unlimited</w:t>
            </w:r>
            <w:commentRangeEnd w:id="611"/>
            <w:r>
              <w:rPr>
                <w:rStyle w:val="CommentReference"/>
                <w:rFonts w:ascii="Times New Roman" w:eastAsiaTheme="minorHAnsi" w:hAnsi="Times New Roman" w:cstheme="minorBidi"/>
                <w:color w:val="auto"/>
              </w:rPr>
              <w:commentReference w:id="611"/>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12" w:name="_Toc298681298"/>
      <w:bookmarkStart w:id="613" w:name="_Toc298447538"/>
      <w:r>
        <w:t>Part Six</w:t>
      </w:r>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4"/>
            <w:r>
              <w:t xml:space="preserve"> </w:t>
            </w:r>
            <w:commentRangeEnd w:id="614"/>
            <w:r>
              <w:rPr>
                <w:rStyle w:val="CommentReference"/>
              </w:rPr>
              <w:commentReference w:id="614"/>
            </w:r>
            <w:r>
              <w:t>f</w:t>
            </w:r>
            <w:commentRangeStart w:id="615"/>
            <w:r>
              <w:t>aith</w:t>
            </w:r>
            <w:commentRangeEnd w:id="615"/>
            <w:r>
              <w:rPr>
                <w:rStyle w:val="CommentReference"/>
              </w:rPr>
              <w:commentReference w:id="615"/>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299"/>
      <w:bookmarkStart w:id="617" w:name="_Toc298447539"/>
      <w:r>
        <w:lastRenderedPageBreak/>
        <w:t>Part Seven</w:t>
      </w:r>
      <w:bookmarkEnd w:id="616"/>
      <w:bookmarkEnd w:id="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8"/>
            <w:r>
              <w:t xml:space="preserve">a </w:t>
            </w:r>
            <w:commentRangeEnd w:id="618"/>
            <w:r>
              <w:rPr>
                <w:rStyle w:val="CommentReference"/>
                <w:rFonts w:ascii="Times New Roman" w:eastAsiaTheme="minorHAnsi" w:hAnsi="Times New Roman" w:cstheme="minorBidi"/>
                <w:color w:val="auto"/>
              </w:rPr>
              <w:commentReference w:id="618"/>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9" w:name="_Toc298681300"/>
      <w:bookmarkStart w:id="620" w:name="_Toc298447540"/>
      <w:bookmarkStart w:id="621" w:name="_Toc308441922"/>
      <w:r>
        <w:t>The Crown Adam</w:t>
      </w:r>
      <w:bookmarkEnd w:id="619"/>
      <w:bookmarkEnd w:id="620"/>
      <w:bookmarkEnd w:id="621"/>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22"/>
            <w:r>
              <w:t>He</w:t>
            </w:r>
            <w:r w:rsidRPr="007425E1">
              <w:t xml:space="preserve"> </w:t>
            </w:r>
            <w:commentRangeEnd w:id="622"/>
            <w:r>
              <w:rPr>
                <w:rStyle w:val="CommentReference"/>
                <w:rFonts w:ascii="Times New Roman" w:eastAsiaTheme="minorHAnsi" w:hAnsi="Times New Roman" w:cstheme="minorBidi"/>
                <w:color w:val="auto"/>
              </w:rPr>
              <w:commentReference w:id="622"/>
            </w:r>
            <w:r w:rsidRPr="007425E1">
              <w:t xml:space="preserve">who is carried </w:t>
            </w:r>
          </w:p>
          <w:p w:rsidR="00DB1FC6" w:rsidRDefault="00DB1FC6" w:rsidP="00DB1FC6">
            <w:pPr>
              <w:pStyle w:val="EngHangEnd"/>
            </w:pPr>
            <w:commentRangeStart w:id="623"/>
            <w:r>
              <w:t>O</w:t>
            </w:r>
            <w:r w:rsidRPr="007425E1">
              <w:t xml:space="preserve">n </w:t>
            </w:r>
            <w:commentRangeEnd w:id="623"/>
            <w:r>
              <w:rPr>
                <w:rStyle w:val="CommentReference"/>
              </w:rPr>
              <w:commentReference w:id="623"/>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4" w:name="_Toc298681301"/>
      <w:bookmarkStart w:id="625" w:name="_Toc308441923"/>
      <w:r>
        <w:lastRenderedPageBreak/>
        <w:t>Wednesday</w:t>
      </w:r>
      <w:bookmarkEnd w:id="624"/>
      <w:bookmarkEnd w:id="625"/>
    </w:p>
    <w:p w:rsidR="00703BF0" w:rsidRDefault="00703BF0" w:rsidP="00DB1FC6">
      <w:pPr>
        <w:pStyle w:val="Heading5"/>
      </w:pPr>
      <w:bookmarkStart w:id="626" w:name="_Toc298681302"/>
      <w:bookmarkStart w:id="627" w:name="_Toc308441924"/>
      <w:r>
        <w:t>The Wednesday Psali Batos</w:t>
      </w:r>
      <w:bookmarkEnd w:id="626"/>
      <w:bookmarkEnd w:id="627"/>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8"/>
            <w:r>
              <w:t xml:space="preserve">breaths </w:t>
            </w:r>
            <w:commentRangeEnd w:id="628"/>
            <w:r>
              <w:rPr>
                <w:rStyle w:val="CommentReference"/>
                <w:rFonts w:ascii="Times New Roman" w:eastAsiaTheme="minorHAnsi" w:hAnsi="Times New Roman" w:cstheme="minorBidi"/>
                <w:color w:val="auto"/>
              </w:rPr>
              <w:commentReference w:id="628"/>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9"/>
            <w:r>
              <w:t xml:space="preserve">When </w:t>
            </w:r>
            <w:commentRangeEnd w:id="629"/>
            <w:r>
              <w:rPr>
                <w:rStyle w:val="CommentReference"/>
                <w:rFonts w:ascii="Times New Roman" w:eastAsiaTheme="minorHAnsi" w:hAnsi="Times New Roman" w:cstheme="minorBidi"/>
                <w:color w:val="auto"/>
              </w:rPr>
              <w:commentReference w:id="629"/>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30"/>
            <w:r>
              <w:t>tribulations</w:t>
            </w:r>
            <w:commentRangeEnd w:id="630"/>
            <w:r>
              <w:rPr>
                <w:rStyle w:val="CommentReference"/>
                <w:rFonts w:ascii="Times New Roman" w:eastAsiaTheme="minorHAnsi" w:hAnsi="Times New Roman" w:cstheme="minorBidi"/>
                <w:color w:val="auto"/>
              </w:rPr>
              <w:commentReference w:id="630"/>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31" w:name="_Toc298681303"/>
      <w:bookmarkStart w:id="632" w:name="_Toc308441925"/>
      <w:r w:rsidRPr="00FD2E69">
        <w:t xml:space="preserve">The Conclusion of the </w:t>
      </w:r>
      <w:r>
        <w:t>Batos</w:t>
      </w:r>
      <w:r w:rsidRPr="00FD2E69">
        <w:t xml:space="preserve"> Psali</w:t>
      </w:r>
      <w:bookmarkEnd w:id="631"/>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3" w:name="_Toc298681304"/>
      <w:bookmarkStart w:id="634" w:name="_Toc308441926"/>
      <w:r>
        <w:lastRenderedPageBreak/>
        <w:t>The Wednesday Theotokia</w:t>
      </w:r>
      <w:bookmarkEnd w:id="633"/>
      <w:bookmarkEnd w:id="634"/>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5" w:name="_Toc298681305"/>
      <w:r>
        <w:t>Part One</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6" w:name="_Toc298681306"/>
      <w:r>
        <w:t>Part Two</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7" w:name="_Toc298681307"/>
      <w:r>
        <w:t>Part Three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8"/>
            <w:r w:rsidRPr="007425E1">
              <w:t>For you brought forth</w:t>
            </w:r>
            <w:commentRangeEnd w:id="638"/>
            <w:r>
              <w:rPr>
                <w:rStyle w:val="CommentReference"/>
                <w:rFonts w:ascii="Times New Roman" w:eastAsiaTheme="minorHAnsi" w:hAnsi="Times New Roman" w:cstheme="minorBidi"/>
                <w:color w:val="auto"/>
              </w:rPr>
              <w:commentReference w:id="638"/>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9" w:name="_Toc298681308"/>
      <w:r>
        <w:lastRenderedPageBreak/>
        <w:t>Part Four</w:t>
      </w:r>
      <w:bookmarkEnd w:id="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40" w:name="_Toc298681309"/>
      <w:r>
        <w:t>Part Five</w:t>
      </w:r>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41"/>
            <w:r>
              <w:t>He</w:t>
            </w:r>
            <w:r w:rsidRPr="007425E1">
              <w:t xml:space="preserve"> </w:t>
            </w:r>
            <w:commentRangeEnd w:id="641"/>
            <w:r>
              <w:rPr>
                <w:rStyle w:val="CommentReference"/>
              </w:rPr>
              <w:commentReference w:id="641"/>
            </w:r>
            <w:r w:rsidRPr="007425E1">
              <w:t xml:space="preserve">Who </w:t>
            </w:r>
            <w:commentRangeStart w:id="642"/>
            <w:r w:rsidRPr="007425E1">
              <w:t xml:space="preserve">is </w:t>
            </w:r>
            <w:commentRangeEnd w:id="642"/>
            <w:r>
              <w:rPr>
                <w:rStyle w:val="CommentReference"/>
              </w:rPr>
              <w:commentReference w:id="642"/>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3"/>
            <w:r w:rsidRPr="007425E1">
              <w:t>He to Whom is due the glory forever</w:t>
            </w:r>
            <w:commentRangeEnd w:id="643"/>
            <w:r>
              <w:rPr>
                <w:rStyle w:val="CommentReference"/>
                <w:rFonts w:ascii="Times New Roman" w:eastAsiaTheme="minorHAnsi" w:hAnsi="Times New Roman" w:cstheme="minorBidi"/>
                <w:color w:val="auto"/>
              </w:rPr>
              <w:commentReference w:id="643"/>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4" w:name="_Toc298681310"/>
      <w:r>
        <w:lastRenderedPageBreak/>
        <w:t>Part Six</w:t>
      </w:r>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5"/>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5"/>
            <w:r>
              <w:rPr>
                <w:rStyle w:val="CommentReference"/>
              </w:rPr>
              <w:commentReference w:id="645"/>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6" w:name="_Toc298681311"/>
      <w:r>
        <w:t>Part Seven</w:t>
      </w:r>
      <w:bookmarkEnd w:id="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7"/>
            <w:r>
              <w:t xml:space="preserve">sits </w:t>
            </w:r>
            <w:commentRangeEnd w:id="647"/>
            <w:r>
              <w:rPr>
                <w:rStyle w:val="CommentReference"/>
                <w:rFonts w:ascii="Times New Roman" w:eastAsiaTheme="minorHAnsi" w:hAnsi="Times New Roman" w:cstheme="minorBidi"/>
                <w:color w:val="auto"/>
              </w:rPr>
              <w:commentReference w:id="647"/>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8" w:name="_Toc298681312"/>
      <w:bookmarkStart w:id="649" w:name="_Toc308441927"/>
      <w:r>
        <w:lastRenderedPageBreak/>
        <w:t>The Crown Batos</w:t>
      </w:r>
      <w:bookmarkEnd w:id="648"/>
      <w:bookmarkEnd w:id="649"/>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50"/>
            <w:r w:rsidRPr="007425E1">
              <w:t>has entered and come forth</w:t>
            </w:r>
            <w:commentRangeEnd w:id="650"/>
            <w:r>
              <w:rPr>
                <w:rStyle w:val="CommentReference"/>
                <w:rFonts w:ascii="Times New Roman" w:eastAsiaTheme="minorHAnsi" w:hAnsi="Times New Roman" w:cstheme="minorBidi"/>
                <w:color w:val="auto"/>
              </w:rPr>
              <w:commentReference w:id="650"/>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51"/>
            <w:r w:rsidRPr="007425E1">
              <w:t>manifestation</w:t>
            </w:r>
            <w:commentRangeEnd w:id="651"/>
            <w:r>
              <w:rPr>
                <w:rStyle w:val="CommentReference"/>
              </w:rPr>
              <w:commentReference w:id="651"/>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52"/>
            <w:r>
              <w:t>and</w:t>
            </w:r>
            <w:r w:rsidRPr="007425E1">
              <w:t xml:space="preserve"> </w:t>
            </w:r>
            <w:commentRangeEnd w:id="652"/>
            <w:r>
              <w:rPr>
                <w:rStyle w:val="CommentReference"/>
              </w:rPr>
              <w:commentReference w:id="652"/>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3" w:name="_Toc298681313"/>
      <w:bookmarkStart w:id="654" w:name="_Toc308441928"/>
      <w:r>
        <w:t>Thursday</w:t>
      </w:r>
      <w:bookmarkEnd w:id="653"/>
      <w:bookmarkEnd w:id="654"/>
    </w:p>
    <w:p w:rsidR="0031014B" w:rsidRDefault="0031014B" w:rsidP="00DB1FC6">
      <w:pPr>
        <w:pStyle w:val="Heading5"/>
      </w:pPr>
      <w:bookmarkStart w:id="655" w:name="_Toc298681314"/>
      <w:bookmarkStart w:id="656" w:name="_Toc308441929"/>
      <w:r>
        <w:t>The Psali Batos for Tuesday</w:t>
      </w:r>
      <w:bookmarkEnd w:id="655"/>
      <w:bookmarkEnd w:id="656"/>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7"/>
            <w:r w:rsidRPr="007425E1">
              <w:t xml:space="preserve">on </w:t>
            </w:r>
            <w:commentRangeEnd w:id="657"/>
            <w:r>
              <w:rPr>
                <w:rStyle w:val="CommentReference"/>
              </w:rPr>
              <w:commentReference w:id="657"/>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8"/>
            <w:r w:rsidRPr="007425E1">
              <w:t xml:space="preserve">Forty </w:t>
            </w:r>
            <w:commentRangeEnd w:id="658"/>
            <w:r>
              <w:rPr>
                <w:rStyle w:val="CommentReference"/>
                <w:rFonts w:ascii="Times New Roman" w:eastAsiaTheme="minorHAnsi" w:hAnsi="Times New Roman" w:cstheme="minorBidi"/>
                <w:color w:val="auto"/>
              </w:rPr>
              <w:commentReference w:id="658"/>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9"/>
            <w:r w:rsidRPr="007425E1">
              <w:t>Crush under us</w:t>
            </w:r>
            <w:commentRangeEnd w:id="659"/>
            <w:r>
              <w:rPr>
                <w:rStyle w:val="CommentReference"/>
                <w:rFonts w:ascii="Times New Roman" w:eastAsiaTheme="minorHAnsi" w:hAnsi="Times New Roman" w:cstheme="minorBidi"/>
                <w:color w:val="auto"/>
              </w:rPr>
              <w:commentReference w:id="659"/>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60" w:name="_Toc298681315"/>
      <w:bookmarkStart w:id="661" w:name="_Toc308441930"/>
      <w:r w:rsidRPr="00FD2E69">
        <w:t xml:space="preserve">The Conclusion of the </w:t>
      </w:r>
      <w:r>
        <w:t>Batos</w:t>
      </w:r>
      <w:r w:rsidRPr="00FD2E69">
        <w:t xml:space="preserve"> Psali</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62" w:name="_Toc298681316"/>
      <w:bookmarkStart w:id="663" w:name="_Toc308441931"/>
      <w:r>
        <w:lastRenderedPageBreak/>
        <w:t>The Thursday Theotokia</w:t>
      </w:r>
      <w:bookmarkEnd w:id="662"/>
      <w:bookmarkEnd w:id="663"/>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4" w:name="_Toc298681317"/>
      <w:r>
        <w:t>Part One</w:t>
      </w:r>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5"/>
            <w:r w:rsidRPr="007425E1">
              <w:t>virgin</w:t>
            </w:r>
            <w:commentRangeEnd w:id="665"/>
            <w:r>
              <w:rPr>
                <w:rStyle w:val="CommentReference"/>
                <w:rFonts w:ascii="Times New Roman" w:eastAsiaTheme="minorHAnsi" w:hAnsi="Times New Roman" w:cstheme="minorBidi"/>
                <w:color w:val="auto"/>
              </w:rPr>
              <w:commentReference w:id="665"/>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6" w:name="_Toc298681318"/>
      <w:r>
        <w:t>Part Two</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7"/>
            <w:r>
              <w:t>abolished</w:t>
            </w:r>
            <w:commentRangeEnd w:id="667"/>
            <w:r>
              <w:rPr>
                <w:rStyle w:val="CommentReference"/>
                <w:rFonts w:ascii="Times New Roman" w:eastAsiaTheme="minorHAnsi" w:hAnsi="Times New Roman" w:cstheme="minorBidi"/>
                <w:color w:val="auto"/>
              </w:rPr>
              <w:commentReference w:id="667"/>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8" w:name="_Toc298681319"/>
      <w:r>
        <w:t>Part Three</w:t>
      </w:r>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9" w:name="_Toc298681320"/>
      <w:r>
        <w:t>Part Four</w:t>
      </w:r>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70"/>
            <w:r>
              <w:t>.</w:t>
            </w:r>
            <w:commentRangeEnd w:id="670"/>
            <w:r>
              <w:rPr>
                <w:rStyle w:val="CommentReference"/>
              </w:rPr>
              <w:commentReference w:id="670"/>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71"/>
            <w:r>
              <w:t xml:space="preserve">appeared </w:t>
            </w:r>
            <w:commentRangeEnd w:id="671"/>
            <w:r>
              <w:rPr>
                <w:rStyle w:val="CommentReference"/>
                <w:rFonts w:ascii="Times New Roman" w:eastAsiaTheme="minorHAnsi" w:hAnsi="Times New Roman" w:cstheme="minorBidi"/>
                <w:color w:val="auto"/>
              </w:rPr>
              <w:commentReference w:id="671"/>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72"/>
            <w:r>
              <w:t>"</w:t>
            </w:r>
            <w:commentRangeEnd w:id="672"/>
            <w:r>
              <w:rPr>
                <w:rStyle w:val="CommentReference"/>
                <w:rFonts w:ascii="Times New Roman" w:eastAsiaTheme="minorHAnsi" w:hAnsi="Times New Roman" w:cstheme="minorBidi"/>
                <w:color w:val="auto"/>
              </w:rPr>
              <w:commentReference w:id="672"/>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3"/>
            <w:r w:rsidRPr="007425E1">
              <w:t>strength</w:t>
            </w:r>
            <w:commentRangeEnd w:id="673"/>
            <w:r>
              <w:rPr>
                <w:rStyle w:val="CommentReference"/>
                <w:rFonts w:ascii="Times New Roman" w:eastAsiaTheme="minorHAnsi" w:hAnsi="Times New Roman" w:cstheme="minorBidi"/>
                <w:color w:val="auto"/>
              </w:rPr>
              <w:commentReference w:id="673"/>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4"/>
            <w:r>
              <w:t>N</w:t>
            </w:r>
            <w:r w:rsidRPr="007425E1">
              <w:t xml:space="preserve">ow </w:t>
            </w:r>
            <w:commentRangeEnd w:id="674"/>
            <w:r>
              <w:rPr>
                <w:rStyle w:val="CommentReference"/>
                <w:rFonts w:ascii="Times New Roman" w:eastAsiaTheme="minorHAnsi" w:hAnsi="Times New Roman" w:cstheme="minorBidi"/>
                <w:color w:val="auto"/>
              </w:rPr>
              <w:commentReference w:id="674"/>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1"/>
      <w:r>
        <w:t>Part Five</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6"/>
            <w:r>
              <w:t>Theotokos</w:t>
            </w:r>
            <w:commentRangeEnd w:id="676"/>
            <w:r>
              <w:rPr>
                <w:rStyle w:val="CommentReference"/>
                <w:rFonts w:ascii="Times New Roman" w:eastAsiaTheme="minorHAnsi" w:hAnsi="Times New Roman" w:cstheme="minorBidi"/>
                <w:color w:val="auto"/>
              </w:rPr>
              <w:commentReference w:id="676"/>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7"/>
            <w:r>
              <w:t xml:space="preserve">of </w:t>
            </w:r>
            <w:commentRangeEnd w:id="677"/>
            <w:r>
              <w:rPr>
                <w:rStyle w:val="CommentReference"/>
                <w:rFonts w:ascii="Times New Roman" w:eastAsiaTheme="minorHAnsi" w:hAnsi="Times New Roman" w:cstheme="minorBidi"/>
                <w:color w:val="auto"/>
              </w:rPr>
              <w:commentReference w:id="677"/>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8" w:name="_Toc298681322"/>
      <w:r>
        <w:t>Part Six</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9"/>
            <w:r>
              <w:t xml:space="preserve">The </w:t>
            </w:r>
            <w:commentRangeEnd w:id="679"/>
            <w:r>
              <w:rPr>
                <w:rStyle w:val="CommentReference"/>
                <w:rFonts w:ascii="Times New Roman" w:eastAsiaTheme="minorHAnsi" w:hAnsi="Times New Roman" w:cstheme="minorBidi"/>
                <w:color w:val="auto"/>
              </w:rPr>
              <w:commentReference w:id="679"/>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80"/>
            <w:r>
              <w:t>would</w:t>
            </w:r>
            <w:r w:rsidRPr="007425E1">
              <w:t xml:space="preserve"> </w:t>
            </w:r>
            <w:commentRangeEnd w:id="680"/>
            <w:r>
              <w:rPr>
                <w:rStyle w:val="CommentReference"/>
              </w:rPr>
              <w:commentReference w:id="680"/>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81" w:name="_Toc298681323"/>
      <w:r>
        <w:t>Part Seven</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82"/>
            <w:r>
              <w:t>David</w:t>
            </w:r>
            <w:commentRangeEnd w:id="682"/>
            <w:r>
              <w:rPr>
                <w:rStyle w:val="CommentReference"/>
                <w:rFonts w:ascii="Times New Roman" w:eastAsiaTheme="minorHAnsi" w:hAnsi="Times New Roman" w:cstheme="minorBidi"/>
                <w:color w:val="auto"/>
              </w:rPr>
              <w:commentReference w:id="682"/>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3"/>
            <w:r w:rsidRPr="00E03CD4">
              <w:t xml:space="preserve">deemed </w:t>
            </w:r>
            <w:commentRangeEnd w:id="683"/>
            <w:r>
              <w:rPr>
                <w:rStyle w:val="CommentReference"/>
                <w:rFonts w:ascii="Times New Roman" w:eastAsiaTheme="minorHAnsi" w:hAnsi="Times New Roman" w:cstheme="minorBidi"/>
                <w:color w:val="auto"/>
              </w:rPr>
              <w:commentReference w:id="683"/>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4" w:name="_Toc298681324"/>
      <w:r>
        <w:t>Part Eight</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5"/>
            <w:r>
              <w:t>heaven</w:t>
            </w:r>
            <w:r w:rsidRPr="007425E1">
              <w:t xml:space="preserve"> </w:t>
            </w:r>
            <w:commentRangeEnd w:id="685"/>
            <w:r>
              <w:rPr>
                <w:rStyle w:val="CommentReference"/>
                <w:rFonts w:ascii="Times New Roman" w:eastAsiaTheme="minorHAnsi" w:hAnsi="Times New Roman" w:cstheme="minorBidi"/>
                <w:color w:val="auto"/>
              </w:rPr>
              <w:commentReference w:id="685"/>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6" w:name="_Toc298681325"/>
      <w:r>
        <w:t>Part Nine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7"/>
            <w:r w:rsidRPr="007425E1">
              <w:t>Rises</w:t>
            </w:r>
            <w:r>
              <w:rPr>
                <w:rStyle w:val="FootnoteReference"/>
                <w:rFonts w:eastAsiaTheme="majorEastAsia"/>
              </w:rPr>
              <w:t xml:space="preserve">  </w:t>
            </w:r>
            <w:r w:rsidRPr="007425E1">
              <w:t xml:space="preserve"> </w:t>
            </w:r>
            <w:commentRangeEnd w:id="687"/>
            <w:r>
              <w:rPr>
                <w:rStyle w:val="CommentReference"/>
              </w:rPr>
              <w:commentReference w:id="687"/>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8" w:name="_Toc298681326"/>
      <w:bookmarkStart w:id="689" w:name="_Toc308441932"/>
      <w:r>
        <w:lastRenderedPageBreak/>
        <w:t xml:space="preserve">The </w:t>
      </w:r>
      <w:r w:rsidRPr="007C4181">
        <w:t>Crown</w:t>
      </w:r>
      <w:bookmarkEnd w:id="688"/>
      <w:bookmarkEnd w:id="689"/>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90"/>
            <w:r w:rsidRPr="007425E1">
              <w:t>destroyed</w:t>
            </w:r>
            <w:commentRangeEnd w:id="690"/>
            <w:r>
              <w:rPr>
                <w:rStyle w:val="CommentReference"/>
                <w:rFonts w:ascii="Times New Roman" w:eastAsiaTheme="minorHAnsi" w:hAnsi="Times New Roman" w:cstheme="minorBidi"/>
                <w:color w:val="auto"/>
              </w:rPr>
              <w:commentReference w:id="690"/>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91"/>
            <w:r>
              <w:t xml:space="preserve">very </w:t>
            </w:r>
            <w:commentRangeEnd w:id="691"/>
            <w:r>
              <w:rPr>
                <w:rStyle w:val="CommentReference"/>
              </w:rPr>
              <w:commentReference w:id="691"/>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92" w:name="_Toc298681327"/>
      <w:bookmarkStart w:id="693" w:name="_Toc308441933"/>
      <w:r>
        <w:t>Friday</w:t>
      </w:r>
      <w:bookmarkEnd w:id="692"/>
      <w:bookmarkEnd w:id="693"/>
    </w:p>
    <w:p w:rsidR="007C4181" w:rsidRDefault="007C4181" w:rsidP="008A3F9A">
      <w:pPr>
        <w:pStyle w:val="Heading5"/>
      </w:pPr>
      <w:bookmarkStart w:id="694" w:name="_Toc298681328"/>
      <w:bookmarkStart w:id="695" w:name="_Toc308441934"/>
      <w:r>
        <w:t>The Psali Batos for Friday</w:t>
      </w:r>
      <w:bookmarkEnd w:id="694"/>
      <w:bookmarkEnd w:id="695"/>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6"/>
            <w:r w:rsidRPr="007425E1">
              <w:t>servants</w:t>
            </w:r>
            <w:commentRangeEnd w:id="696"/>
            <w:r>
              <w:rPr>
                <w:rStyle w:val="CommentReference"/>
                <w:rFonts w:ascii="Times New Roman" w:eastAsiaTheme="minorHAnsi" w:hAnsi="Times New Roman" w:cstheme="minorBidi"/>
                <w:color w:val="auto"/>
              </w:rPr>
              <w:commentReference w:id="696"/>
            </w:r>
          </w:p>
          <w:p w:rsidR="008A3F9A" w:rsidRPr="007425E1" w:rsidRDefault="008A3F9A" w:rsidP="008A3F9A">
            <w:pPr>
              <w:pStyle w:val="EngHang"/>
            </w:pPr>
            <w:r w:rsidRPr="007425E1">
              <w:t>Who fear Him,</w:t>
            </w:r>
          </w:p>
          <w:p w:rsidR="008A3F9A" w:rsidRDefault="008A3F9A" w:rsidP="008A3F9A">
            <w:pPr>
              <w:pStyle w:val="EngHangEnd"/>
            </w:pPr>
            <w:commentRangeStart w:id="697"/>
            <w:r w:rsidRPr="007425E1">
              <w:t>To escape the face of the bows.</w:t>
            </w:r>
            <w:commentRangeEnd w:id="697"/>
            <w:r>
              <w:rPr>
                <w:rStyle w:val="CommentReference"/>
              </w:rPr>
              <w:commentReference w:id="697"/>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8" w:name="_Toc298681329"/>
      <w:bookmarkStart w:id="699" w:name="_Toc308441935"/>
      <w:r w:rsidRPr="00FD2E69">
        <w:t xml:space="preserve">The Conclusion of the </w:t>
      </w:r>
      <w:r>
        <w:t>Batos</w:t>
      </w:r>
      <w:r w:rsidRPr="00FD2E69">
        <w:t xml:space="preserve"> Psali</w:t>
      </w:r>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700" w:name="_Toc298681330"/>
      <w:bookmarkStart w:id="701" w:name="_Toc308441936"/>
      <w:r>
        <w:t>The Friday Theotokia</w:t>
      </w:r>
      <w:bookmarkEnd w:id="700"/>
      <w:bookmarkEnd w:id="701"/>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702" w:name="_Toc298681331"/>
      <w:r>
        <w:t>Part One</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3"/>
            <w:r>
              <w:t>the fruit of your womb</w:t>
            </w:r>
            <w:commentRangeEnd w:id="703"/>
            <w:r>
              <w:rPr>
                <w:rStyle w:val="CommentReference"/>
                <w:rFonts w:ascii="Times New Roman" w:eastAsiaTheme="minorHAnsi" w:hAnsi="Times New Roman" w:cstheme="minorBidi"/>
                <w:color w:val="auto"/>
              </w:rPr>
              <w:commentReference w:id="703"/>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4" w:name="_Toc298681332"/>
      <w:r>
        <w:t>Part Two</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5"/>
            <w:r>
              <w:t xml:space="preserve">incarnate </w:t>
            </w:r>
            <w:commentRangeEnd w:id="705"/>
            <w:r>
              <w:rPr>
                <w:rStyle w:val="CommentReference"/>
                <w:rFonts w:ascii="Times New Roman" w:eastAsiaTheme="minorHAnsi" w:hAnsi="Times New Roman" w:cstheme="minorBidi"/>
                <w:color w:val="auto"/>
              </w:rPr>
              <w:commentReference w:id="705"/>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6" w:name="_Toc298681333"/>
      <w:r>
        <w:t>Part Three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7"/>
            <w:r>
              <w:t>O</w:t>
            </w:r>
            <w:commentRangeEnd w:id="707"/>
            <w:r>
              <w:rPr>
                <w:rStyle w:val="CommentReference"/>
                <w:rFonts w:ascii="Times New Roman" w:eastAsiaTheme="minorHAnsi" w:hAnsi="Times New Roman" w:cstheme="minorBidi"/>
                <w:color w:val="auto"/>
              </w:rPr>
              <w:commentReference w:id="707"/>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8" w:name="_Toc298681334"/>
      <w:r>
        <w:t>Part Four</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9" w:name="_Toc298681335"/>
      <w:r>
        <w:t>Part Five</w:t>
      </w:r>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10" w:name="_Toc298681336"/>
      <w:r>
        <w:t>Part Six</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1" w:name="_Toc298681337"/>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12"/>
            <w:r>
              <w:t>temple</w:t>
            </w:r>
            <w:commentRangeEnd w:id="712"/>
            <w:r>
              <w:rPr>
                <w:rStyle w:val="CommentReference"/>
                <w:rFonts w:ascii="Times New Roman" w:eastAsiaTheme="minorHAnsi" w:hAnsi="Times New Roman" w:cstheme="minorBidi"/>
                <w:color w:val="auto"/>
              </w:rPr>
              <w:commentReference w:id="712"/>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3" w:name="_Toc298681338"/>
      <w:bookmarkStart w:id="714" w:name="_Toc308441937"/>
      <w:r>
        <w:lastRenderedPageBreak/>
        <w:t>The Crown</w:t>
      </w:r>
      <w:bookmarkEnd w:id="713"/>
      <w:bookmarkEnd w:id="714"/>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5"/>
            <w:r w:rsidRPr="00F0646D">
              <w:t xml:space="preserve">Infinite </w:t>
            </w:r>
            <w:commentRangeEnd w:id="715"/>
            <w:r>
              <w:rPr>
                <w:rStyle w:val="CommentReference"/>
                <w:rFonts w:ascii="Times New Roman" w:eastAsiaTheme="minorHAnsi" w:hAnsi="Times New Roman" w:cstheme="minorBidi"/>
                <w:color w:val="auto"/>
              </w:rPr>
              <w:commentReference w:id="715"/>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6"/>
            <w:r w:rsidRPr="007425E1">
              <w:t>hook</w:t>
            </w:r>
            <w:commentRangeEnd w:id="716"/>
            <w:r>
              <w:rPr>
                <w:rStyle w:val="CommentReference"/>
                <w:rFonts w:ascii="Times New Roman" w:eastAsiaTheme="minorHAnsi" w:hAnsi="Times New Roman" w:cstheme="minorBidi"/>
                <w:color w:val="auto"/>
              </w:rPr>
              <w:commentReference w:id="716"/>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7"/>
            <w:r w:rsidRPr="007425E1">
              <w:t xml:space="preserve">Teaching </w:t>
            </w:r>
            <w:commentRangeEnd w:id="717"/>
            <w:r>
              <w:rPr>
                <w:rStyle w:val="CommentReference"/>
                <w:rFonts w:ascii="Times New Roman" w:eastAsiaTheme="minorHAnsi" w:hAnsi="Times New Roman" w:cstheme="minorBidi"/>
                <w:color w:val="auto"/>
              </w:rPr>
              <w:commentReference w:id="717"/>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8"/>
            <w:r w:rsidRPr="007425E1">
              <w:t>a cause</w:t>
            </w:r>
            <w:r>
              <w:t xml:space="preserve"> for us</w:t>
            </w:r>
            <w:r w:rsidRPr="007425E1">
              <w:t>,</w:t>
            </w:r>
            <w:commentRangeEnd w:id="718"/>
            <w:r>
              <w:rPr>
                <w:rStyle w:val="CommentReference"/>
                <w:rFonts w:ascii="Times New Roman" w:eastAsiaTheme="minorHAnsi" w:hAnsi="Times New Roman" w:cstheme="minorBidi"/>
                <w:color w:val="auto"/>
              </w:rPr>
              <w:commentReference w:id="718"/>
            </w:r>
          </w:p>
          <w:p w:rsidR="008A3F9A" w:rsidRDefault="008A3F9A" w:rsidP="008A3F9A">
            <w:pPr>
              <w:pStyle w:val="EngHangEnd"/>
            </w:pPr>
            <w:r w:rsidRPr="007425E1">
              <w:t xml:space="preserve">To ascend the </w:t>
            </w:r>
            <w:commentRangeStart w:id="719"/>
            <w:r w:rsidRPr="007425E1">
              <w:t xml:space="preserve">path </w:t>
            </w:r>
            <w:commentRangeEnd w:id="719"/>
            <w:r>
              <w:rPr>
                <w:rStyle w:val="CommentReference"/>
                <w:rFonts w:ascii="Times New Roman" w:eastAsiaTheme="minorHAnsi" w:hAnsi="Times New Roman" w:cstheme="minorBidi"/>
                <w:color w:val="auto"/>
              </w:rPr>
              <w:commentReference w:id="719"/>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20"/>
            </w:r>
            <w:r>
              <w:t>,</w:t>
            </w:r>
          </w:p>
          <w:p w:rsidR="008A3F9A" w:rsidRDefault="008A3F9A" w:rsidP="008A3F9A">
            <w:pPr>
              <w:pStyle w:val="EngHangEnd"/>
            </w:pPr>
            <w:r>
              <w:t>With</w:t>
            </w:r>
            <w:r w:rsidRPr="007425E1">
              <w:t xml:space="preserve"> joy and </w:t>
            </w:r>
            <w:commentRangeStart w:id="721"/>
            <w:r w:rsidRPr="007425E1">
              <w:t>rejoicing</w:t>
            </w:r>
            <w:commentRangeEnd w:id="721"/>
            <w:r>
              <w:rPr>
                <w:rStyle w:val="CommentReference"/>
                <w:rFonts w:ascii="Times New Roman" w:eastAsiaTheme="minorHAnsi" w:hAnsi="Times New Roman" w:cstheme="minorBidi"/>
                <w:color w:val="auto"/>
              </w:rPr>
              <w:commentReference w:id="721"/>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22" w:name="_Toc298681339"/>
      <w:bookmarkStart w:id="723" w:name="_Toc308441938"/>
      <w:r>
        <w:lastRenderedPageBreak/>
        <w:t>Saturday</w:t>
      </w:r>
      <w:bookmarkEnd w:id="722"/>
      <w:bookmarkEnd w:id="723"/>
    </w:p>
    <w:p w:rsidR="00FC1BD5" w:rsidRDefault="00FC1BD5" w:rsidP="008A3F9A">
      <w:pPr>
        <w:pStyle w:val="Heading5"/>
      </w:pPr>
      <w:bookmarkStart w:id="724" w:name="_Toc298681340"/>
      <w:bookmarkStart w:id="725" w:name="_Toc308441939"/>
      <w:r>
        <w:t>The Saturday Psali Batos</w:t>
      </w:r>
      <w:bookmarkEnd w:id="724"/>
      <w:bookmarkEnd w:id="725"/>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6"/>
            <w:r w:rsidRPr="007425E1">
              <w:rPr>
                <w:rFonts w:eastAsiaTheme="minorHAnsi"/>
              </w:rPr>
              <w:t xml:space="preserve">All </w:t>
            </w:r>
            <w:commentRangeEnd w:id="726"/>
            <w:r>
              <w:rPr>
                <w:rStyle w:val="CommentReference"/>
                <w:rFonts w:ascii="Times New Roman" w:eastAsiaTheme="minorHAnsi" w:hAnsi="Times New Roman" w:cstheme="minorBidi"/>
                <w:color w:val="auto"/>
              </w:rPr>
              <w:commentReference w:id="726"/>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7"/>
            <w:r w:rsidRPr="007425E1">
              <w:rPr>
                <w:rFonts w:eastAsiaTheme="minorHAnsi"/>
              </w:rPr>
              <w:t>every</w:t>
            </w:r>
            <w:r>
              <w:rPr>
                <w:rFonts w:eastAsiaTheme="minorHAnsi"/>
              </w:rPr>
              <w:t xml:space="preserve"> </w:t>
            </w:r>
            <w:r w:rsidRPr="007425E1">
              <w:rPr>
                <w:rFonts w:eastAsiaTheme="minorHAnsi"/>
              </w:rPr>
              <w:t>day</w:t>
            </w:r>
            <w:commentRangeEnd w:id="727"/>
            <w:r>
              <w:rPr>
                <w:rStyle w:val="CommentReference"/>
                <w:rFonts w:ascii="Times New Roman" w:eastAsiaTheme="minorHAnsi" w:hAnsi="Times New Roman" w:cstheme="minorBidi"/>
                <w:color w:val="auto"/>
              </w:rPr>
              <w:commentReference w:id="727"/>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8"/>
            <w:r>
              <w:rPr>
                <w:rFonts w:eastAsiaTheme="minorHAnsi"/>
              </w:rPr>
              <w:t>ecstasy</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9"/>
            <w:r w:rsidRPr="007425E1">
              <w:rPr>
                <w:color w:val="000000"/>
              </w:rPr>
              <w:t xml:space="preserve">glory </w:t>
            </w:r>
            <w:commentRangeEnd w:id="729"/>
            <w:r>
              <w:rPr>
                <w:rStyle w:val="CommentReference"/>
              </w:rPr>
              <w:commentReference w:id="729"/>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30"/>
            <w:r>
              <w:rPr>
                <w:rFonts w:eastAsiaTheme="minorHAnsi"/>
              </w:rPr>
              <w:t xml:space="preserve">From </w:t>
            </w:r>
            <w:commentRangeEnd w:id="730"/>
            <w:r>
              <w:rPr>
                <w:rStyle w:val="CommentReference"/>
                <w:rFonts w:ascii="Times New Roman" w:eastAsiaTheme="minorHAnsi" w:hAnsi="Times New Roman" w:cstheme="minorBidi"/>
                <w:color w:val="auto"/>
              </w:rPr>
              <w:commentReference w:id="730"/>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31"/>
            <w:r>
              <w:rPr>
                <w:rFonts w:eastAsiaTheme="minorHAnsi"/>
              </w:rPr>
              <w:t>prophet</w:t>
            </w:r>
            <w:commentRangeEnd w:id="731"/>
            <w:r>
              <w:rPr>
                <w:rStyle w:val="CommentReference"/>
                <w:rFonts w:ascii="Times New Roman" w:eastAsiaTheme="minorHAnsi" w:hAnsi="Times New Roman" w:cstheme="minorBidi"/>
                <w:color w:val="auto"/>
              </w:rPr>
              <w:commentReference w:id="731"/>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32"/>
            <w:r w:rsidRPr="007425E1">
              <w:rPr>
                <w:rFonts w:eastAsiaTheme="minorHAnsi"/>
              </w:rPr>
              <w:t>everyone</w:t>
            </w:r>
            <w:commentRangeEnd w:id="732"/>
            <w:r>
              <w:rPr>
                <w:rStyle w:val="CommentReference"/>
                <w:rFonts w:ascii="Times New Roman" w:eastAsiaTheme="minorHAnsi" w:hAnsi="Times New Roman" w:cstheme="minorBidi"/>
                <w:color w:val="auto"/>
              </w:rPr>
              <w:commentReference w:id="732"/>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3"/>
            <w:r>
              <w:rPr>
                <w:rFonts w:eastAsiaTheme="minorHAnsi"/>
              </w:rPr>
              <w:t xml:space="preserve">never </w:t>
            </w:r>
            <w:commentRangeEnd w:id="733"/>
            <w:r>
              <w:rPr>
                <w:rStyle w:val="CommentReference"/>
                <w:rFonts w:ascii="Times New Roman" w:eastAsiaTheme="minorHAnsi" w:hAnsi="Times New Roman" w:cstheme="minorBidi"/>
                <w:color w:val="auto"/>
              </w:rPr>
              <w:commentReference w:id="733"/>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4"/>
            <w:r w:rsidRPr="007425E1">
              <w:rPr>
                <w:rFonts w:eastAsiaTheme="minorHAnsi"/>
              </w:rPr>
              <w:t xml:space="preserve">and </w:t>
            </w:r>
            <w:commentRangeEnd w:id="734"/>
            <w:r>
              <w:rPr>
                <w:rStyle w:val="CommentReference"/>
                <w:rFonts w:ascii="Times New Roman" w:eastAsiaTheme="minorHAnsi" w:hAnsi="Times New Roman" w:cstheme="minorBidi"/>
                <w:color w:val="auto"/>
              </w:rPr>
              <w:commentReference w:id="734"/>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5"/>
            <w:r w:rsidRPr="007425E1">
              <w:rPr>
                <w:rFonts w:eastAsiaTheme="minorHAnsi"/>
              </w:rPr>
              <w:t xml:space="preserve">praises </w:t>
            </w:r>
            <w:commentRangeEnd w:id="735"/>
            <w:r>
              <w:rPr>
                <w:rStyle w:val="CommentReference"/>
                <w:rFonts w:ascii="Times New Roman" w:eastAsiaTheme="minorHAnsi" w:hAnsi="Times New Roman" w:cstheme="minorBidi"/>
                <w:color w:val="auto"/>
              </w:rPr>
              <w:commentReference w:id="735"/>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6"/>
            <w:r w:rsidRPr="007425E1">
              <w:rPr>
                <w:rFonts w:eastAsiaTheme="minorHAnsi"/>
              </w:rPr>
              <w:t>blessing</w:t>
            </w:r>
            <w:commentRangeEnd w:id="736"/>
            <w:r>
              <w:rPr>
                <w:rStyle w:val="CommentReference"/>
                <w:rFonts w:ascii="Times New Roman" w:eastAsiaTheme="minorHAnsi" w:hAnsi="Times New Roman" w:cstheme="minorBidi"/>
                <w:color w:val="auto"/>
              </w:rPr>
              <w:commentReference w:id="736"/>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7"/>
            <w:r w:rsidRPr="007425E1">
              <w:rPr>
                <w:rFonts w:eastAsiaTheme="minorHAnsi"/>
              </w:rPr>
              <w:t xml:space="preserve">we'll </w:t>
            </w:r>
            <w:commentRangeEnd w:id="737"/>
            <w:r>
              <w:rPr>
                <w:rStyle w:val="CommentReference"/>
                <w:rFonts w:ascii="Times New Roman" w:eastAsiaTheme="minorHAnsi" w:hAnsi="Times New Roman" w:cstheme="minorBidi"/>
                <w:color w:val="auto"/>
              </w:rPr>
              <w:commentReference w:id="737"/>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8"/>
            <w:r w:rsidRPr="007425E1">
              <w:rPr>
                <w:rFonts w:eastAsiaTheme="minorHAnsi"/>
              </w:rPr>
              <w:t xml:space="preserve">perfect </w:t>
            </w:r>
            <w:commentRangeEnd w:id="738"/>
            <w:r>
              <w:rPr>
                <w:rStyle w:val="CommentReference"/>
                <w:rFonts w:ascii="Times New Roman" w:eastAsiaTheme="minorHAnsi" w:hAnsi="Times New Roman" w:cstheme="minorBidi"/>
                <w:color w:val="auto"/>
              </w:rPr>
              <w:commentReference w:id="738"/>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9" w:name="_Toc298681341"/>
      <w:bookmarkStart w:id="740" w:name="_Toc308441940"/>
      <w:r w:rsidRPr="00FD2E69">
        <w:t xml:space="preserve">The Conclusion of the </w:t>
      </w:r>
      <w:r>
        <w:t>Batos</w:t>
      </w:r>
      <w:r w:rsidRPr="00FD2E69">
        <w:t xml:space="preserve"> Psali</w:t>
      </w:r>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41" w:name="_Toc298681342"/>
      <w:bookmarkStart w:id="742" w:name="_Toc308441941"/>
      <w:r>
        <w:lastRenderedPageBreak/>
        <w:t>The Saturday Theotokia</w:t>
      </w:r>
      <w:bookmarkEnd w:id="741"/>
      <w:bookmarkEnd w:id="742"/>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3" w:name="_Toc298681343"/>
      <w:r>
        <w:t>Part One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4" w:name="_Toc298681344"/>
      <w:r w:rsidRPr="00D24FE1">
        <w:t>Part</w:t>
      </w:r>
      <w:r>
        <w:t xml:space="preserve"> Two</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5"/>
            <w:r w:rsidRPr="007425E1">
              <w:rPr>
                <w:rFonts w:eastAsiaTheme="minorHAnsi"/>
              </w:rPr>
              <w:t xml:space="preserve">honour </w:t>
            </w:r>
            <w:commentRangeEnd w:id="745"/>
            <w:r>
              <w:rPr>
                <w:rStyle w:val="CommentReference"/>
                <w:rFonts w:ascii="Times New Roman" w:eastAsiaTheme="minorHAnsi" w:hAnsi="Times New Roman" w:cstheme="minorBidi"/>
                <w:color w:val="auto"/>
              </w:rPr>
              <w:commentReference w:id="745"/>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6"/>
            <w:r w:rsidRPr="007425E1">
              <w:rPr>
                <w:rFonts w:eastAsiaTheme="minorHAnsi"/>
              </w:rPr>
              <w:t xml:space="preserve">prudent </w:t>
            </w:r>
            <w:commentRangeEnd w:id="746"/>
            <w:r>
              <w:rPr>
                <w:rStyle w:val="CommentReference"/>
                <w:rFonts w:ascii="Times New Roman" w:eastAsiaTheme="minorHAnsi" w:hAnsi="Times New Roman" w:cstheme="minorBidi"/>
                <w:color w:val="auto"/>
              </w:rPr>
              <w:commentReference w:id="746"/>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7" w:name="_Toc298681345"/>
      <w:r>
        <w:t>Part Three</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8"/>
            <w:r w:rsidRPr="007425E1">
              <w:rPr>
                <w:rFonts w:eastAsiaTheme="minorHAnsi"/>
              </w:rPr>
              <w:t>bride</w:t>
            </w:r>
            <w:commentRangeEnd w:id="748"/>
            <w:r>
              <w:rPr>
                <w:rStyle w:val="CommentReference"/>
                <w:rFonts w:ascii="Times New Roman" w:eastAsiaTheme="minorHAnsi" w:hAnsi="Times New Roman" w:cstheme="minorBidi"/>
                <w:color w:val="auto"/>
              </w:rPr>
              <w:commentReference w:id="748"/>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9"/>
            <w:r w:rsidRPr="007425E1">
              <w:rPr>
                <w:rFonts w:eastAsiaTheme="minorHAnsi"/>
              </w:rPr>
              <w:t xml:space="preserve">rue </w:t>
            </w:r>
            <w:commentRangeEnd w:id="749"/>
            <w:r>
              <w:rPr>
                <w:rStyle w:val="CommentReference"/>
                <w:rFonts w:ascii="Times New Roman" w:eastAsiaTheme="minorHAnsi" w:hAnsi="Times New Roman" w:cstheme="minorBidi"/>
                <w:color w:val="auto"/>
              </w:rPr>
              <w:commentReference w:id="749"/>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50"/>
            <w:r w:rsidRPr="007425E1">
              <w:rPr>
                <w:rFonts w:eastAsiaTheme="minorHAnsi"/>
              </w:rPr>
              <w:t xml:space="preserve">ed </w:t>
            </w:r>
            <w:commentRangeEnd w:id="750"/>
            <w:r>
              <w:rPr>
                <w:rStyle w:val="CommentReference"/>
                <w:rFonts w:ascii="Times New Roman" w:eastAsiaTheme="minorHAnsi" w:hAnsi="Times New Roman" w:cstheme="minorBidi"/>
                <w:color w:val="auto"/>
              </w:rPr>
              <w:commentReference w:id="750"/>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51" w:name="_Toc298681346"/>
      <w:r w:rsidRPr="00D24FE1">
        <w:t>Part</w:t>
      </w:r>
      <w:r>
        <w:t xml:space="preserve"> </w:t>
      </w:r>
      <w:r w:rsidR="00625164">
        <w:t>Four</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52"/>
            <w:r>
              <w:rPr>
                <w:rFonts w:eastAsiaTheme="minorHAnsi"/>
              </w:rPr>
              <w:t xml:space="preserve">unto </w:t>
            </w:r>
            <w:commentRangeEnd w:id="752"/>
            <w:r>
              <w:rPr>
                <w:rStyle w:val="CommentReference"/>
                <w:rFonts w:ascii="Times New Roman" w:eastAsiaTheme="minorHAnsi" w:hAnsi="Times New Roman" w:cstheme="minorBidi"/>
                <w:color w:val="auto"/>
              </w:rPr>
              <w:commentReference w:id="752"/>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3" w:name="_Toc298681347"/>
      <w:r w:rsidRPr="00D24FE1">
        <w:t>Part</w:t>
      </w:r>
      <w:r>
        <w:t xml:space="preserve"> </w:t>
      </w:r>
      <w:r w:rsidR="00625164">
        <w:t>Five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4" w:name="_Toc298681348"/>
      <w:r>
        <w:t xml:space="preserve">Part </w:t>
      </w:r>
      <w:r w:rsidR="00625164">
        <w:t>Six</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5"/>
            <w:r w:rsidRPr="007425E1">
              <w:t>rejoice</w:t>
            </w:r>
            <w:r>
              <w:t>d</w:t>
            </w:r>
            <w:commentRangeEnd w:id="755"/>
            <w:r>
              <w:rPr>
                <w:rStyle w:val="CommentReference"/>
                <w:rFonts w:ascii="Times New Roman" w:eastAsiaTheme="minorHAnsi" w:hAnsi="Times New Roman" w:cstheme="minorBidi"/>
                <w:color w:val="auto"/>
              </w:rPr>
              <w:commentReference w:id="755"/>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6"/>
            <w:r>
              <w:t>save</w:t>
            </w:r>
            <w:r w:rsidRPr="007425E1">
              <w:t xml:space="preserve"> </w:t>
            </w:r>
            <w:commentRangeEnd w:id="756"/>
            <w:r>
              <w:rPr>
                <w:rStyle w:val="CommentReference"/>
              </w:rPr>
              <w:commentReference w:id="756"/>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7" w:name="_Toc298681349"/>
      <w:r>
        <w:t>Part Seven</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8"/>
            <w:r>
              <w:t>Paradoxically</w:t>
            </w:r>
            <w:commentRangeEnd w:id="758"/>
            <w:r>
              <w:rPr>
                <w:rStyle w:val="CommentReference"/>
                <w:rFonts w:ascii="Times New Roman" w:eastAsiaTheme="minorHAnsi" w:hAnsi="Times New Roman" w:cstheme="minorBidi"/>
                <w:color w:val="auto"/>
              </w:rPr>
              <w:commentReference w:id="758"/>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9"/>
            <w:r>
              <w:t xml:space="preserve">is </w:t>
            </w:r>
            <w:commentRangeEnd w:id="759"/>
            <w:r>
              <w:rPr>
                <w:rStyle w:val="CommentReference"/>
                <w:rFonts w:ascii="Times New Roman" w:eastAsiaTheme="minorHAnsi" w:hAnsi="Times New Roman" w:cstheme="minorBidi"/>
                <w:color w:val="auto"/>
              </w:rPr>
              <w:commentReference w:id="759"/>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60" w:name="_Toc298681350"/>
      <w:r>
        <w:t>Part Eight</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61"/>
            <w:r w:rsidRPr="007425E1">
              <w:t>from all sides</w:t>
            </w:r>
            <w:commentRangeEnd w:id="761"/>
            <w:r>
              <w:rPr>
                <w:rStyle w:val="CommentReference"/>
                <w:rFonts w:ascii="Times New Roman" w:eastAsiaTheme="minorHAnsi" w:hAnsi="Times New Roman" w:cstheme="minorBidi"/>
                <w:color w:val="auto"/>
              </w:rPr>
              <w:commentReference w:id="761"/>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62"/>
            <w:r>
              <w:t>Saviour</w:t>
            </w:r>
            <w:commentRangeEnd w:id="762"/>
            <w:r>
              <w:rPr>
                <w:rStyle w:val="CommentReference"/>
                <w:rFonts w:ascii="Times New Roman" w:eastAsiaTheme="minorHAnsi" w:hAnsi="Times New Roman" w:cstheme="minorBidi"/>
                <w:color w:val="auto"/>
              </w:rPr>
              <w:commentReference w:id="762"/>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3" w:name="_Toc298681351"/>
      <w:r>
        <w:lastRenderedPageBreak/>
        <w:t>Part Nine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4"/>
            <w:r>
              <w:t>compassion</w:t>
            </w:r>
            <w:commentRangeEnd w:id="764"/>
            <w:r>
              <w:rPr>
                <w:rStyle w:val="CommentReference"/>
                <w:rFonts w:ascii="Times New Roman" w:eastAsiaTheme="minorHAnsi" w:hAnsi="Times New Roman" w:cstheme="minorBidi"/>
                <w:color w:val="auto"/>
              </w:rPr>
              <w:commentReference w:id="764"/>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5" w:name="_Toc298681352"/>
      <w:bookmarkStart w:id="766" w:name="_Toc308441942"/>
      <w:r>
        <w:t>The Crown Batos</w:t>
      </w:r>
      <w:bookmarkEnd w:id="765"/>
      <w:bookmarkEnd w:id="766"/>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7"/>
            <w:r>
              <w:t>Sanctuary</w:t>
            </w:r>
            <w:commentRangeEnd w:id="767"/>
            <w:r>
              <w:rPr>
                <w:rStyle w:val="CommentReference"/>
                <w:rFonts w:ascii="Times New Roman" w:eastAsiaTheme="minorHAnsi" w:hAnsi="Times New Roman" w:cstheme="minorBidi"/>
                <w:color w:val="auto"/>
              </w:rPr>
              <w:commentReference w:id="767"/>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8"/>
            <w:r>
              <w:t>lampstand</w:t>
            </w:r>
            <w:commentRangeEnd w:id="768"/>
            <w:r>
              <w:rPr>
                <w:rStyle w:val="CommentReference"/>
                <w:rFonts w:ascii="Times New Roman" w:eastAsiaTheme="minorHAnsi" w:hAnsi="Times New Roman" w:cstheme="minorBidi"/>
                <w:color w:val="auto"/>
              </w:rPr>
              <w:commentReference w:id="768"/>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9"/>
            <w:r>
              <w:t>Greeted</w:t>
            </w:r>
            <w:commentRangeEnd w:id="769"/>
            <w:r>
              <w:rPr>
                <w:rStyle w:val="CommentReference"/>
                <w:rFonts w:ascii="Times New Roman" w:eastAsiaTheme="minorHAnsi" w:hAnsi="Times New Roman" w:cstheme="minorBidi"/>
                <w:color w:val="auto"/>
              </w:rPr>
              <w:commentReference w:id="769"/>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70"/>
            <w:r w:rsidRPr="007425E1">
              <w:t xml:space="preserve">For </w:t>
            </w:r>
            <w:commentRangeEnd w:id="770"/>
            <w:r>
              <w:rPr>
                <w:rStyle w:val="CommentReference"/>
                <w:rFonts w:ascii="Times New Roman" w:eastAsiaTheme="minorHAnsi" w:hAnsi="Times New Roman" w:cstheme="minorBidi"/>
                <w:color w:val="auto"/>
              </w:rPr>
              <w:commentReference w:id="770"/>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71"/>
            <w:r>
              <w:t>coming</w:t>
            </w:r>
            <w:r w:rsidRPr="007425E1">
              <w:t xml:space="preserve"> </w:t>
            </w:r>
            <w:commentRangeEnd w:id="771"/>
            <w:r>
              <w:rPr>
                <w:rStyle w:val="CommentReference"/>
                <w:rFonts w:ascii="Times New Roman" w:eastAsiaTheme="minorHAnsi" w:hAnsi="Times New Roman" w:cstheme="minorBidi"/>
                <w:color w:val="auto"/>
              </w:rPr>
              <w:commentReference w:id="771"/>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72"/>
            <w:r w:rsidRPr="007425E1">
              <w:t>you</w:t>
            </w:r>
            <w:commentRangeEnd w:id="772"/>
            <w:r>
              <w:rPr>
                <w:rStyle w:val="CommentReference"/>
                <w:rFonts w:ascii="Times New Roman" w:eastAsiaTheme="minorHAnsi" w:hAnsi="Times New Roman" w:cstheme="minorBidi"/>
                <w:color w:val="auto"/>
              </w:rPr>
              <w:commentReference w:id="772"/>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3" w:name="_Toc298681353"/>
      <w:bookmarkStart w:id="774" w:name="_Toc308441943"/>
      <w:r>
        <w:t>The Second Crown Batos</w:t>
      </w:r>
      <w:bookmarkEnd w:id="773"/>
      <w:bookmarkEnd w:id="774"/>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5"/>
            <w:r>
              <w:t>evangelized</w:t>
            </w:r>
            <w:r w:rsidRPr="007425E1">
              <w:t xml:space="preserve"> </w:t>
            </w:r>
            <w:commentRangeEnd w:id="775"/>
            <w:r>
              <w:rPr>
                <w:rStyle w:val="CommentReference"/>
                <w:rFonts w:ascii="Times New Roman" w:eastAsiaTheme="minorHAnsi" w:hAnsi="Times New Roman" w:cstheme="minorBidi"/>
                <w:color w:val="auto"/>
              </w:rPr>
              <w:commentReference w:id="775"/>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6"/>
            <w:r w:rsidRPr="007425E1">
              <w:t>thereof</w:t>
            </w:r>
            <w:commentRangeEnd w:id="776"/>
            <w:r>
              <w:rPr>
                <w:rStyle w:val="CommentReference"/>
                <w:rFonts w:ascii="Times New Roman" w:eastAsiaTheme="minorHAnsi" w:hAnsi="Times New Roman" w:cstheme="minorBidi"/>
                <w:color w:val="auto"/>
              </w:rPr>
              <w:commentReference w:id="776"/>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7" w:name="_Toc298681354"/>
      <w:bookmarkStart w:id="778" w:name="_Ref299212102"/>
      <w:bookmarkStart w:id="779" w:name="_Ref299212144"/>
      <w:bookmarkStart w:id="780" w:name="_Ref299212161"/>
      <w:bookmarkStart w:id="781" w:name="_Toc308441944"/>
      <w:r>
        <w:t>The Ending of the Batos Theotokias</w:t>
      </w:r>
      <w:bookmarkEnd w:id="777"/>
      <w:bookmarkEnd w:id="778"/>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82"/>
            <w:r w:rsidRPr="007425E1">
              <w:rPr>
                <w:rFonts w:eastAsiaTheme="minorHAnsi"/>
              </w:rPr>
              <w:t>Awesome and full of glory</w:t>
            </w:r>
            <w:commentRangeEnd w:id="782"/>
            <w:r>
              <w:rPr>
                <w:rStyle w:val="CommentReference"/>
                <w:rFonts w:ascii="Times New Roman" w:eastAsiaTheme="minorHAnsi" w:hAnsi="Times New Roman" w:cstheme="minorBidi"/>
                <w:color w:val="auto"/>
              </w:rPr>
              <w:commentReference w:id="782"/>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3"/>
            <w:r w:rsidRPr="007425E1">
              <w:rPr>
                <w:rFonts w:eastAsiaTheme="minorHAnsi"/>
              </w:rPr>
              <w:t>works</w:t>
            </w:r>
            <w:commentRangeEnd w:id="783"/>
            <w:r>
              <w:rPr>
                <w:rStyle w:val="CommentReference"/>
                <w:rFonts w:ascii="Times New Roman" w:eastAsiaTheme="minorHAnsi" w:hAnsi="Times New Roman" w:cstheme="minorBidi"/>
                <w:color w:val="auto"/>
              </w:rPr>
              <w:commentReference w:id="783"/>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4"/>
            <w:r w:rsidRPr="007425E1">
              <w:rPr>
                <w:rFonts w:eastAsiaTheme="minorHAnsi"/>
              </w:rPr>
              <w:t xml:space="preserve">with </w:t>
            </w:r>
            <w:commentRangeEnd w:id="784"/>
            <w:r>
              <w:rPr>
                <w:rStyle w:val="CommentReference"/>
                <w:rFonts w:ascii="Times New Roman" w:eastAsiaTheme="minorHAnsi" w:hAnsi="Times New Roman" w:cstheme="minorBidi"/>
                <w:color w:val="auto"/>
              </w:rPr>
              <w:commentReference w:id="784"/>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5"/>
            <w:r w:rsidRPr="007425E1">
              <w:rPr>
                <w:rFonts w:eastAsiaTheme="minorHAnsi"/>
              </w:rPr>
              <w:t xml:space="preserve">bless </w:t>
            </w:r>
            <w:commentRangeEnd w:id="785"/>
            <w:r>
              <w:rPr>
                <w:rStyle w:val="CommentReference"/>
                <w:rFonts w:ascii="Times New Roman" w:eastAsiaTheme="minorHAnsi" w:hAnsi="Times New Roman" w:cstheme="minorBidi"/>
                <w:color w:val="auto"/>
              </w:rPr>
              <w:commentReference w:id="785"/>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6" w:name="_Toc410196185"/>
      <w:bookmarkStart w:id="787" w:name="_Toc410196427"/>
      <w:bookmarkStart w:id="788" w:name="_Toc410196929"/>
      <w:bookmarkStart w:id="789" w:name="_Toc431466278"/>
      <w:r>
        <w:lastRenderedPageBreak/>
        <w:t>Early Morning: Prime (The First Hour)</w:t>
      </w:r>
      <w:bookmarkEnd w:id="786"/>
      <w:bookmarkEnd w:id="787"/>
      <w:bookmarkEnd w:id="788"/>
      <w:bookmarkEnd w:id="789"/>
    </w:p>
    <w:p w:rsidR="00495F1A" w:rsidRDefault="00495F1A" w:rsidP="00495F1A">
      <w:pPr>
        <w:pStyle w:val="Heading3"/>
      </w:pPr>
      <w:bookmarkStart w:id="790" w:name="_Toc410196186"/>
      <w:bookmarkStart w:id="791" w:name="_Toc410196428"/>
      <w:bookmarkStart w:id="792" w:name="_Toc410196930"/>
      <w:r>
        <w:t>The Psalms of Prime</w:t>
      </w:r>
      <w:bookmarkEnd w:id="790"/>
      <w:bookmarkEnd w:id="791"/>
      <w:bookmarkEnd w:id="792"/>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2"/>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w:t>
      </w:r>
      <w:r w:rsidR="00C104A1">
        <w:t>are</w:t>
      </w:r>
      <w:r w:rsidRPr="001A4291">
        <w:t xml:space="preserve"> sinless, Lord have mercy on us. O </w:t>
      </w:r>
      <w:r w:rsidR="001040C8">
        <w:t>You</w:t>
      </w:r>
      <w:r w:rsidRPr="001A4291">
        <w:t xml:space="preserve"> Who </w:t>
      </w:r>
      <w:r w:rsidR="00C104A1">
        <w:t>are</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in Heaven...</w:t>
      </w:r>
    </w:p>
    <w:p w:rsidR="00CC066E" w:rsidRPr="001A4291" w:rsidRDefault="00CC066E" w:rsidP="00CC066E">
      <w:pPr>
        <w:pStyle w:val="Heading5"/>
        <w:rPr>
          <w:lang w:val="en-GB"/>
        </w:rPr>
      </w:pPr>
      <w:bookmarkStart w:id="793" w:name="_Toc410196187"/>
      <w:bookmarkStart w:id="794" w:name="_Toc410196429"/>
      <w:bookmarkStart w:id="795"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3"/>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C104A1">
        <w:t>are</w:t>
      </w:r>
      <w:r w:rsidRPr="00CC066E">
        <w:t xml:space="preserve">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w:t>
      </w:r>
      <w:r w:rsidR="00C104A1">
        <w:t>are</w:t>
      </w:r>
      <w:r>
        <w:t xml:space="preserve">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6" w:name="_Ref412098903"/>
      <w:r>
        <w:t>The Doxology of Prime</w:t>
      </w:r>
      <w:bookmarkEnd w:id="793"/>
      <w:bookmarkEnd w:id="794"/>
      <w:bookmarkEnd w:id="795"/>
      <w:bookmarkEnd w:id="796"/>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7"/>
            <w:r>
              <w:t>That gives light,</w:t>
            </w:r>
            <w:commentRangeEnd w:id="797"/>
            <w:r>
              <w:rPr>
                <w:rStyle w:val="CommentReference"/>
                <w:rFonts w:ascii="Times New Roman" w:eastAsiaTheme="minorHAnsi" w:hAnsi="Times New Roman" w:cstheme="minorBidi"/>
                <w:color w:val="auto"/>
              </w:rPr>
              <w:commentReference w:id="797"/>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8"/>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8"/>
            <w:r>
              <w:rPr>
                <w:rStyle w:val="CommentReference"/>
                <w:rFonts w:ascii="Garamond" w:hAnsi="Garamond" w:cstheme="minorBidi"/>
                <w:noProof w:val="0"/>
                <w:lang w:val="en-CA"/>
              </w:rPr>
              <w:commentReference w:id="798"/>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9"/>
            <w:r w:rsidRPr="007425E1">
              <w:rPr>
                <w:rFonts w:eastAsiaTheme="minorHAnsi"/>
              </w:rPr>
              <w:t>prelate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800" w:name="_Toc410196188"/>
      <w:bookmarkStart w:id="801" w:name="_Toc410196430"/>
      <w:bookmarkStart w:id="802" w:name="_Toc410196932"/>
      <w:bookmarkStart w:id="803" w:name="_Ref412099016"/>
      <w:bookmarkStart w:id="804" w:name="_Toc298681357"/>
      <w:bookmarkStart w:id="805" w:name="_Ref299211976"/>
      <w:bookmarkStart w:id="806" w:name="_Toc308441947"/>
      <w:r>
        <w:t>The Raising of Morning Incense</w:t>
      </w:r>
      <w:bookmarkEnd w:id="800"/>
      <w:bookmarkEnd w:id="801"/>
      <w:bookmarkEnd w:id="802"/>
      <w:bookmarkEnd w:id="803"/>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7" w:name="_Toc410196189"/>
      <w:bookmarkStart w:id="808" w:name="_Toc410196431"/>
      <w:bookmarkStart w:id="809" w:name="_Toc410196933"/>
      <w:bookmarkStart w:id="810" w:name="_Toc431466279"/>
      <w:r>
        <w:lastRenderedPageBreak/>
        <w:t>Mid-Morning (The Third Hour)</w:t>
      </w:r>
      <w:bookmarkEnd w:id="807"/>
      <w:bookmarkEnd w:id="808"/>
      <w:bookmarkEnd w:id="809"/>
      <w:bookmarkEnd w:id="810"/>
    </w:p>
    <w:p w:rsidR="00495F1A" w:rsidRDefault="00495F1A" w:rsidP="00495F1A">
      <w:pPr>
        <w:pStyle w:val="Heading3"/>
      </w:pPr>
      <w:bookmarkStart w:id="811" w:name="_Toc410196190"/>
      <w:bookmarkStart w:id="812" w:name="_Toc410196432"/>
      <w:bookmarkStart w:id="813" w:name="_Toc410196934"/>
      <w:r>
        <w:t>The Psalms of the Third Hour</w:t>
      </w:r>
      <w:bookmarkEnd w:id="811"/>
      <w:bookmarkEnd w:id="812"/>
      <w:bookmarkEnd w:id="813"/>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w:t>
      </w:r>
      <w:r w:rsidR="00C104A1">
        <w:t>are</w:t>
      </w:r>
      <w:r>
        <w:t xml:space="preserve">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4"/>
      <w:r>
        <w:t>ke</w:t>
      </w:r>
      <w:commentRangeEnd w:id="814"/>
      <w:r>
        <w:rPr>
          <w:rStyle w:val="CommentReference"/>
        </w:rPr>
        <w:commentReference w:id="814"/>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5" w:name="_Toc410196191"/>
      <w:bookmarkStart w:id="816" w:name="_Toc410196433"/>
      <w:bookmarkStart w:id="817" w:name="_Toc410196935"/>
      <w:bookmarkStart w:id="818" w:name="_Toc431466280"/>
      <w:r>
        <w:lastRenderedPageBreak/>
        <w:t>Noon (The Sixth Hour)</w:t>
      </w:r>
      <w:bookmarkEnd w:id="815"/>
      <w:bookmarkEnd w:id="816"/>
      <w:bookmarkEnd w:id="817"/>
      <w:bookmarkEnd w:id="818"/>
    </w:p>
    <w:p w:rsidR="00495F1A" w:rsidRDefault="00495F1A" w:rsidP="00495F1A">
      <w:pPr>
        <w:pStyle w:val="Heading3"/>
      </w:pPr>
      <w:bookmarkStart w:id="819" w:name="_Toc410196192"/>
      <w:bookmarkStart w:id="820" w:name="_Toc410196434"/>
      <w:bookmarkStart w:id="821" w:name="_Toc410196936"/>
      <w:r>
        <w:t>The Psalms of the Sixth Hour</w:t>
      </w:r>
      <w:bookmarkEnd w:id="819"/>
      <w:bookmarkEnd w:id="820"/>
      <w:bookmarkEnd w:id="821"/>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22" w:name="_Toc410196193"/>
      <w:bookmarkStart w:id="823" w:name="_Toc410196435"/>
      <w:bookmarkStart w:id="824" w:name="_Toc410196937"/>
      <w:bookmarkStart w:id="825" w:name="_Toc431466281"/>
      <w:r>
        <w:lastRenderedPageBreak/>
        <w:t>Afternoon (The Ninth Hour)</w:t>
      </w:r>
      <w:bookmarkEnd w:id="822"/>
      <w:bookmarkEnd w:id="823"/>
      <w:bookmarkEnd w:id="824"/>
      <w:bookmarkEnd w:id="825"/>
    </w:p>
    <w:p w:rsidR="00495F1A" w:rsidRDefault="00495F1A" w:rsidP="00495F1A">
      <w:pPr>
        <w:pStyle w:val="Heading3"/>
      </w:pPr>
      <w:bookmarkStart w:id="826" w:name="_Toc410196194"/>
      <w:bookmarkStart w:id="827" w:name="_Toc410196436"/>
      <w:bookmarkStart w:id="828" w:name="_Toc410196938"/>
      <w:r>
        <w:t>The Psalms of the Ninth Hour</w:t>
      </w:r>
      <w:bookmarkEnd w:id="826"/>
      <w:bookmarkEnd w:id="827"/>
      <w:bookmarkEnd w:id="82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9"/>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9"/>
      <w:r w:rsidR="00984EE6">
        <w:rPr>
          <w:rStyle w:val="CommentReference"/>
          <w:rFonts w:eastAsiaTheme="minorHAnsi" w:cstheme="minorBidi"/>
          <w:color w:val="auto"/>
          <w:lang w:val="en-CA"/>
        </w:rPr>
        <w:commentReference w:id="829"/>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30" w:name="_Toc410196195"/>
      <w:bookmarkStart w:id="831" w:name="_Toc410196437"/>
      <w:bookmarkStart w:id="832" w:name="_Toc410196939"/>
      <w:bookmarkStart w:id="833" w:name="_Toc431466282"/>
      <w:r>
        <w:t>The Book of the Psalter</w:t>
      </w:r>
      <w:bookmarkEnd w:id="830"/>
      <w:bookmarkEnd w:id="831"/>
      <w:bookmarkEnd w:id="832"/>
      <w:bookmarkEnd w:id="833"/>
    </w:p>
    <w:p w:rsidR="00980D99" w:rsidRDefault="00980D99" w:rsidP="00980D99">
      <w:pPr>
        <w:pStyle w:val="Heading3"/>
      </w:pPr>
      <w:bookmarkStart w:id="834" w:name="_Ref412098127"/>
      <w:r>
        <w:t>Psalm 1: Blessed is the man</w:t>
      </w:r>
      <w:bookmarkEnd w:id="834"/>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7"/>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5" w:name="_Ref412098168"/>
      <w:r>
        <w:t>Psalm</w:t>
      </w:r>
      <w:r w:rsidR="00E54261" w:rsidRPr="00AB1781">
        <w:t xml:space="preserve"> 2</w:t>
      </w:r>
      <w:r>
        <w:t>: Why do the nations rage</w:t>
      </w:r>
      <w:bookmarkEnd w:id="835"/>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8"/>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9"/>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0"/>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1"/>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2"/>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6" w:name="_Ref412026989"/>
      <w:r>
        <w:t>Psalm</w:t>
      </w:r>
      <w:r w:rsidR="00E54261" w:rsidRPr="00AB1781">
        <w:t xml:space="preserve"> 3</w:t>
      </w:r>
      <w:r>
        <w:t>: Lord, how many are those who trouble me</w:t>
      </w:r>
      <w:bookmarkEnd w:id="836"/>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3"/>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7" w:name="_Ref412025808"/>
      <w:r>
        <w:t>Psalm</w:t>
      </w:r>
      <w:r w:rsidR="00E54261" w:rsidRPr="00AB1781">
        <w:t xml:space="preserve"> 4</w:t>
      </w:r>
      <w:r>
        <w:t xml:space="preserve">: </w:t>
      </w:r>
      <w:r w:rsidR="00390B7C">
        <w:t>You hear</w:t>
      </w:r>
      <w:r>
        <w:t xml:space="preserve"> me when I call</w:t>
      </w:r>
      <w:bookmarkEnd w:id="837"/>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4"/>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5"/>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6"/>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7"/>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8"/>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9"/>
      </w:r>
    </w:p>
    <w:p w:rsidR="00E54261" w:rsidRPr="009C1C97" w:rsidRDefault="009C1C97" w:rsidP="009C1C97">
      <w:pPr>
        <w:pStyle w:val="Heading3"/>
      </w:pPr>
      <w:bookmarkStart w:id="838" w:name="_Ref412098238"/>
      <w:r>
        <w:t>Psalm</w:t>
      </w:r>
      <w:r w:rsidR="00E54261" w:rsidRPr="00AB1781">
        <w:t xml:space="preserve"> 5</w:t>
      </w:r>
      <w:r>
        <w:t>: Give ear to my words, O Lord</w:t>
      </w:r>
      <w:bookmarkEnd w:id="838"/>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0"/>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9" w:name="_Ref412025822"/>
      <w:r>
        <w:t>Psalm</w:t>
      </w:r>
      <w:r w:rsidR="00E54261" w:rsidRPr="00AB1781">
        <w:t xml:space="preserve"> 6</w:t>
      </w:r>
      <w:r>
        <w:t xml:space="preserve">: O Lord, rebuke me, but not in </w:t>
      </w:r>
      <w:r w:rsidR="00390B7C">
        <w:t>Your</w:t>
      </w:r>
      <w:r>
        <w:t xml:space="preserve"> anger</w:t>
      </w:r>
      <w:bookmarkEnd w:id="839"/>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1"/>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2"/>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3"/>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4"/>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5"/>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6"/>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40" w:name="_Ref412098295"/>
      <w:r>
        <w:t>Psalm</w:t>
      </w:r>
      <w:r w:rsidR="00E54261" w:rsidRPr="00AB1781">
        <w:t xml:space="preserve"> 8</w:t>
      </w:r>
      <w:r>
        <w:t xml:space="preserve">: O Lord, our Lord, how wonderful is </w:t>
      </w:r>
      <w:r w:rsidR="001040C8">
        <w:t>Your N</w:t>
      </w:r>
      <w:r>
        <w:t>ame</w:t>
      </w:r>
      <w:bookmarkEnd w:id="840"/>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7"/>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8"/>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9"/>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0"/>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1"/>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2"/>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3"/>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4"/>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5"/>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41" w:name="_Ref412098310"/>
      <w:r>
        <w:t>Psalm</w:t>
      </w:r>
      <w:r w:rsidRPr="00AB1781">
        <w:t xml:space="preserve"> 11</w:t>
      </w:r>
      <w:r>
        <w:t>: Save me, O Lord, for there is no saint left</w:t>
      </w:r>
      <w:bookmarkEnd w:id="841"/>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6"/>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42" w:name="_Ref412025965"/>
      <w:r>
        <w:t>Psalm</w:t>
      </w:r>
      <w:r w:rsidRPr="00AB1781">
        <w:t xml:space="preserve"> 12</w:t>
      </w:r>
      <w:r>
        <w:t xml:space="preserve">: How long, O Lord? Wilt </w:t>
      </w:r>
      <w:r w:rsidR="001040C8">
        <w:t>You</w:t>
      </w:r>
      <w:r>
        <w:t xml:space="preserve"> forget me for ever?</w:t>
      </w:r>
      <w:bookmarkEnd w:id="842"/>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7"/>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3" w:name="_Ref412098343"/>
      <w:r>
        <w:t>Psalm</w:t>
      </w:r>
      <w:r w:rsidRPr="00AB1781">
        <w:t xml:space="preserve"> 14</w:t>
      </w:r>
      <w:r>
        <w:t xml:space="preserve">: Lord, who can dwell in </w:t>
      </w:r>
      <w:r w:rsidR="00E570CB">
        <w:t>Your</w:t>
      </w:r>
      <w:r>
        <w:t xml:space="preserve"> sanctuary</w:t>
      </w:r>
      <w:bookmarkEnd w:id="843"/>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4" w:name="_Ref412025981"/>
      <w:r>
        <w:t>Psalm</w:t>
      </w:r>
      <w:r w:rsidR="00435BD3" w:rsidRPr="00AB1781">
        <w:t xml:space="preserve"> 15</w:t>
      </w:r>
      <w:r>
        <w:t xml:space="preserve">: Keep me, O Lord, for my trust is in </w:t>
      </w:r>
      <w:r w:rsidR="001040C8">
        <w:t>You</w:t>
      </w:r>
      <w:bookmarkEnd w:id="844"/>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8"/>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9"/>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0"/>
      </w:r>
    </w:p>
    <w:p w:rsidR="00435BD3" w:rsidRPr="00435BD3" w:rsidRDefault="00435BD3" w:rsidP="00435BD3">
      <w:pPr>
        <w:pStyle w:val="EnglishHangEndNoCoptic"/>
      </w:pPr>
      <w:r w:rsidRPr="00AB1781">
        <w:lastRenderedPageBreak/>
        <w:tab/>
        <w:t>At</w:t>
      </w:r>
      <w:r w:rsidRPr="00AB1781">
        <w:rPr>
          <w:rStyle w:val="FootnoteReference"/>
        </w:rPr>
        <w:footnoteReference w:id="51"/>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2"/>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3"/>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4"/>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5"/>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6"/>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7"/>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8"/>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9"/>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0"/>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1"/>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2"/>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3"/>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4"/>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5"/>
      </w:r>
    </w:p>
    <w:p w:rsidR="00CF35A1" w:rsidRPr="00CF35A1" w:rsidRDefault="002D71F0" w:rsidP="00CF35A1">
      <w:pPr>
        <w:pStyle w:val="Heading3"/>
        <w:rPr>
          <w:rFonts w:ascii="FreeSerifAvvaShenouda" w:hAnsi="FreeSerifAvvaShenouda" w:cs="FreeSerifAvvaShenouda"/>
        </w:rPr>
      </w:pPr>
      <w:bookmarkStart w:id="845" w:name="_Ref412098373"/>
      <w:r>
        <w:lastRenderedPageBreak/>
        <w:t>Psalm</w:t>
      </w:r>
      <w:r w:rsidR="00CF35A1" w:rsidRPr="00AB1781">
        <w:t xml:space="preserve"> 18</w:t>
      </w:r>
      <w:r>
        <w:t>: The heavens declare the glory of God</w:t>
      </w:r>
      <w:bookmarkEnd w:id="845"/>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6"/>
      </w:r>
    </w:p>
    <w:p w:rsidR="00CF35A1" w:rsidRPr="00AB1781" w:rsidRDefault="00CF35A1" w:rsidP="00CF35A1">
      <w:pPr>
        <w:pStyle w:val="EnglishHangNoCoptic"/>
      </w:pPr>
      <w:r w:rsidRPr="00AB1781">
        <w:t>6 He has set His sanctuary in the sun;</w:t>
      </w:r>
      <w:r w:rsidRPr="00AB1781">
        <w:rPr>
          <w:rStyle w:val="FootnoteReference"/>
        </w:rPr>
        <w:footnoteReference w:id="67"/>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8"/>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9"/>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0"/>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6" w:name="_Ref412110716"/>
      <w:r>
        <w:t>Psalm</w:t>
      </w:r>
      <w:r w:rsidR="00CF35A1" w:rsidRPr="00AB1781">
        <w:t xml:space="preserve"> 19</w:t>
      </w:r>
      <w:r>
        <w:t>: May the Lord hear you in the day of trouble</w:t>
      </w:r>
      <w:bookmarkEnd w:id="846"/>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1"/>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2"/>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3"/>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4"/>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5"/>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6"/>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7"/>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8"/>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9"/>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0"/>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1"/>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2"/>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3"/>
      </w:r>
    </w:p>
    <w:p w:rsidR="00CF35A1" w:rsidRPr="00CF35A1" w:rsidRDefault="002D71F0" w:rsidP="00CF35A1">
      <w:pPr>
        <w:pStyle w:val="Heading3"/>
      </w:pPr>
      <w:bookmarkStart w:id="847" w:name="_Ref412026111"/>
      <w:r>
        <w:t>Psalm</w:t>
      </w:r>
      <w:r w:rsidR="00CF35A1" w:rsidRPr="00AB1781">
        <w:t xml:space="preserve"> 22</w:t>
      </w:r>
      <w:r>
        <w:t>: The Lord is my Shepherd, and will deny me nothing</w:t>
      </w:r>
      <w:bookmarkEnd w:id="847"/>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4"/>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5"/>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6"/>
      </w:r>
    </w:p>
    <w:p w:rsidR="00CF35A1" w:rsidRPr="00CF35A1" w:rsidRDefault="002D71F0" w:rsidP="00CF35A1">
      <w:pPr>
        <w:pStyle w:val="Heading3"/>
      </w:pPr>
      <w:bookmarkStart w:id="848" w:name="_Ref412110755"/>
      <w:r>
        <w:lastRenderedPageBreak/>
        <w:t>Psalm</w:t>
      </w:r>
      <w:r w:rsidR="00CF35A1" w:rsidRPr="00AB1781">
        <w:t xml:space="preserve"> 23</w:t>
      </w:r>
      <w:r>
        <w:t>: The earth is the Lord's and all that is in it</w:t>
      </w:r>
      <w:bookmarkEnd w:id="848"/>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7"/>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8"/>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9"/>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9" w:name="_Ref412026003"/>
      <w:r>
        <w:t>Psalm</w:t>
      </w:r>
      <w:r w:rsidRPr="00AB1781">
        <w:t xml:space="preserve"> 24</w:t>
      </w:r>
      <w:r>
        <w:t xml:space="preserve">: To </w:t>
      </w:r>
      <w:r w:rsidR="001040C8">
        <w:t>You</w:t>
      </w:r>
      <w:r>
        <w:t>, O Lord, I lift up my soul</w:t>
      </w:r>
      <w:bookmarkEnd w:id="849"/>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0"/>
      </w:r>
      <w:r w:rsidRPr="00AB1781">
        <w:t xml:space="preserve"> His covenant and His laws.</w:t>
      </w:r>
      <w:r w:rsidRPr="00AB1781">
        <w:rPr>
          <w:rStyle w:val="FootnoteReference"/>
        </w:rPr>
        <w:footnoteReference w:id="91"/>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2"/>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3"/>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4"/>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50" w:name="_Ref412110770"/>
      <w:r>
        <w:lastRenderedPageBreak/>
        <w:t>Psalm</w:t>
      </w:r>
      <w:r w:rsidR="002D71F0" w:rsidRPr="00AB1781">
        <w:t xml:space="preserve"> 25</w:t>
      </w:r>
      <w:r>
        <w:t>: Judge me, O Lord, for I have walked in my innocence</w:t>
      </w:r>
      <w:bookmarkEnd w:id="850"/>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5"/>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6"/>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7"/>
      </w:r>
    </w:p>
    <w:p w:rsidR="002D71F0" w:rsidRPr="00906079" w:rsidRDefault="00906079" w:rsidP="00906079">
      <w:pPr>
        <w:pStyle w:val="Heading3"/>
      </w:pPr>
      <w:bookmarkStart w:id="851" w:name="_Ref412026021"/>
      <w:r>
        <w:t>Psalm</w:t>
      </w:r>
      <w:r w:rsidR="002D71F0" w:rsidRPr="00AB1781">
        <w:t xml:space="preserve"> 26</w:t>
      </w:r>
      <w:r>
        <w:t xml:space="preserve"> The Lord is my light and my Saviour; whom shall I fear</w:t>
      </w:r>
      <w:bookmarkEnd w:id="851"/>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8"/>
      </w:r>
    </w:p>
    <w:p w:rsidR="002D71F0" w:rsidRPr="00AB1781" w:rsidRDefault="002D71F0" w:rsidP="00906079">
      <w:pPr>
        <w:pStyle w:val="EnglishHangEndNoCoptic"/>
      </w:pPr>
      <w:r w:rsidRPr="00AB1781">
        <w:tab/>
        <w:t>I will sing and praise the Lord.</w:t>
      </w:r>
      <w:r w:rsidRPr="00AB1781">
        <w:rPr>
          <w:rStyle w:val="FootnoteReference"/>
        </w:rPr>
        <w:footnoteReference w:id="99"/>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0"/>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1"/>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2"/>
      </w:r>
    </w:p>
    <w:p w:rsidR="002D71F0" w:rsidRPr="00906079" w:rsidRDefault="00906079" w:rsidP="00906079">
      <w:pPr>
        <w:pStyle w:val="Heading3"/>
      </w:pPr>
      <w:bookmarkStart w:id="852" w:name="_Ref412110790"/>
      <w:r>
        <w:t>Psalm</w:t>
      </w:r>
      <w:r w:rsidR="002D71F0" w:rsidRPr="00AB1781">
        <w:t xml:space="preserve"> 28</w:t>
      </w:r>
      <w:r>
        <w:t>: Bring to the Lord, O sons of God</w:t>
      </w:r>
      <w:bookmarkEnd w:id="852"/>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3"/>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4"/>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3" w:name="_Ref412026124"/>
      <w:r>
        <w:t>Psalm</w:t>
      </w:r>
      <w:r w:rsidR="002D71F0" w:rsidRPr="00AB1781">
        <w:t xml:space="preserve"> 29</w:t>
      </w:r>
      <w:r>
        <w:t xml:space="preserve">: I will lift </w:t>
      </w:r>
      <w:r w:rsidR="001040C8">
        <w:t>You</w:t>
      </w:r>
      <w:r>
        <w:t xml:space="preserve"> on high, O Lord</w:t>
      </w:r>
      <w:bookmarkEnd w:id="853"/>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5"/>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6"/>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7"/>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8"/>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9"/>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0"/>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1"/>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2"/>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3"/>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4"/>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5"/>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6"/>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7"/>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8"/>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9"/>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0"/>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4" w:name="_Ref412110815"/>
      <w:r>
        <w:t>Psalm</w:t>
      </w:r>
      <w:r w:rsidRPr="00AB1781">
        <w:t xml:space="preserve"> 33</w:t>
      </w:r>
      <w:r>
        <w:t>: I will bless the Lord at all times</w:t>
      </w:r>
      <w:bookmarkEnd w:id="854"/>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1"/>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2"/>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3"/>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4"/>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5"/>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6"/>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7"/>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8"/>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9"/>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0"/>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1"/>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2"/>
      </w:r>
      <w:r w:rsidRPr="00AB1781">
        <w:t xml:space="preserve"> and be fed on its wealth.</w:t>
      </w:r>
      <w:r w:rsidRPr="00AB1781">
        <w:rPr>
          <w:rStyle w:val="FootnoteReference"/>
        </w:rPr>
        <w:footnoteReference w:id="133"/>
      </w:r>
    </w:p>
    <w:p w:rsidR="00950468" w:rsidRPr="00AB1781" w:rsidRDefault="00950468" w:rsidP="00950468">
      <w:pPr>
        <w:pStyle w:val="EnglishHangNoCoptic"/>
      </w:pPr>
      <w:r w:rsidRPr="00AB1781">
        <w:t>4 Delight in the Lord,</w:t>
      </w:r>
      <w:r w:rsidRPr="00AB1781">
        <w:rPr>
          <w:rStyle w:val="FootnoteReference"/>
        </w:rPr>
        <w:footnoteReference w:id="134"/>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5"/>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6"/>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7"/>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8"/>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9"/>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0"/>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1"/>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2"/>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3"/>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4"/>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5"/>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6"/>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5" w:name="_Ref412110829"/>
      <w:r>
        <w:t>Psalm</w:t>
      </w:r>
      <w:r w:rsidR="00950468" w:rsidRPr="00AB1781">
        <w:t xml:space="preserve"> 40</w:t>
      </w:r>
      <w:r>
        <w:t>: Blessed is he who considers the poor and needy</w:t>
      </w:r>
      <w:bookmarkEnd w:id="855"/>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7"/>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8"/>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9"/>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0"/>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1"/>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6" w:name="_Ref412026139"/>
      <w:r>
        <w:t>Psalm</w:t>
      </w:r>
      <w:r w:rsidR="00950468" w:rsidRPr="00AB1781">
        <w:t xml:space="preserve"> 42</w:t>
      </w:r>
      <w:r>
        <w:t>: Judge me, O God, and defend my cause</w:t>
      </w:r>
      <w:bookmarkEnd w:id="856"/>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2"/>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3"/>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4"/>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5"/>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7" w:name="_Ref412110857"/>
      <w:r>
        <w:t>Psalm</w:t>
      </w:r>
      <w:r w:rsidR="00950468" w:rsidRPr="00AB1781">
        <w:t xml:space="preserve"> 44</w:t>
      </w:r>
      <w:r>
        <w:t>: My heart is bubbling over with a good word</w:t>
      </w:r>
      <w:bookmarkEnd w:id="857"/>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6"/>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7"/>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8"/>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9"/>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0"/>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8" w:name="_Ref412110915"/>
      <w:r>
        <w:lastRenderedPageBreak/>
        <w:t>Psalm</w:t>
      </w:r>
      <w:r w:rsidR="00950468" w:rsidRPr="00AB1781">
        <w:t xml:space="preserve"> 45</w:t>
      </w:r>
      <w:r>
        <w:t>: Our God is our refuge and strength</w:t>
      </w:r>
      <w:bookmarkEnd w:id="858"/>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1"/>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2"/>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3"/>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4"/>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9" w:name="_Ref412110929"/>
      <w:r>
        <w:t>Psalm</w:t>
      </w:r>
      <w:r w:rsidRPr="00AB1781">
        <w:t xml:space="preserve"> 46</w:t>
      </w:r>
      <w:r>
        <w:t>: All you nations, clap your hands</w:t>
      </w:r>
      <w:bookmarkEnd w:id="859"/>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5"/>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6"/>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7"/>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8"/>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9"/>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0"/>
      </w:r>
    </w:p>
    <w:p w:rsidR="00A6346F" w:rsidRPr="00AB1781" w:rsidRDefault="00A6346F" w:rsidP="00A6346F">
      <w:pPr>
        <w:pStyle w:val="EnglishHangNoCoptic"/>
      </w:pPr>
      <w:r w:rsidRPr="00AB1781">
        <w:t>9 As we have heard, so we have seen</w:t>
      </w:r>
      <w:r w:rsidRPr="00AB1781">
        <w:rPr>
          <w:rStyle w:val="FootnoteReference"/>
        </w:rPr>
        <w:footnoteReference w:id="171"/>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2"/>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3"/>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4"/>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5"/>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60" w:name="_Ref411967565"/>
      <w:r>
        <w:t>Psalm</w:t>
      </w:r>
      <w:r w:rsidRPr="00AB1781">
        <w:t xml:space="preserve"> 50</w:t>
      </w:r>
      <w:r>
        <w:t xml:space="preserve">: Have mercy on me, O God, in </w:t>
      </w:r>
      <w:r w:rsidR="00E570CB">
        <w:t>Your</w:t>
      </w:r>
      <w:r>
        <w:t xml:space="preserve"> great mercy</w:t>
      </w:r>
      <w:bookmarkEnd w:id="860"/>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6"/>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7"/>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61" w:name="_Ref412111187"/>
      <w:r>
        <w:t>Psalm</w:t>
      </w:r>
      <w:r w:rsidR="00A6346F" w:rsidRPr="00AB1781">
        <w:t xml:space="preserve"> 53</w:t>
      </w:r>
      <w:r>
        <w:t xml:space="preserve">: O God, save me by </w:t>
      </w:r>
      <w:r w:rsidR="00E570CB">
        <w:t>Your</w:t>
      </w:r>
      <w:r>
        <w:t xml:space="preserve"> Name</w:t>
      </w:r>
      <w:bookmarkEnd w:id="861"/>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8"/>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9"/>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0"/>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1"/>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2"/>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3"/>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4"/>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5"/>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62" w:name="_Ref412026190"/>
      <w:r>
        <w:t>Psalm</w:t>
      </w:r>
      <w:r w:rsidRPr="00AB1781">
        <w:t xml:space="preserve"> 56</w:t>
      </w:r>
      <w:r>
        <w:t>: Have mercy on me, O God, have mercy on me</w:t>
      </w:r>
      <w:bookmarkEnd w:id="862"/>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6"/>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7"/>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8"/>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89"/>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0"/>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1"/>
      </w:r>
    </w:p>
    <w:p w:rsidR="009E7111" w:rsidRPr="00AB1781" w:rsidRDefault="009E7111" w:rsidP="00035647">
      <w:pPr>
        <w:pStyle w:val="EnglishHangNoCoptic"/>
      </w:pPr>
      <w:r w:rsidRPr="00AB1781">
        <w:tab/>
        <w:t>over Edom I will extend my sway,</w:t>
      </w:r>
      <w:r w:rsidRPr="00AB1781">
        <w:rPr>
          <w:rStyle w:val="FootnoteReference"/>
        </w:rPr>
        <w:footnoteReference w:id="192"/>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3"/>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3" w:name="_Ref412111219"/>
      <w:r>
        <w:t>Psalm</w:t>
      </w:r>
      <w:r w:rsidR="009E7111" w:rsidRPr="00AB1781">
        <w:t xml:space="preserve"> 60</w:t>
      </w:r>
      <w:r>
        <w:t>: Hear, O God, my supplication</w:t>
      </w:r>
      <w:bookmarkEnd w:id="863"/>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4"/>
      </w:r>
    </w:p>
    <w:p w:rsidR="009E7111" w:rsidRPr="00AB1781" w:rsidRDefault="009E7111" w:rsidP="00035647">
      <w:pPr>
        <w:pStyle w:val="EnglishHangNoCoptic"/>
      </w:pPr>
      <w:r w:rsidRPr="00AB1781">
        <w:tab/>
        <w:t>they themselves, the whole brood,</w:t>
      </w:r>
      <w:r w:rsidRPr="00AB1781">
        <w:rPr>
          <w:rStyle w:val="FootnoteReference"/>
        </w:rPr>
        <w:footnoteReference w:id="195"/>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6"/>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4" w:name="_Ref412098429"/>
      <w:r>
        <w:t>Psalm</w:t>
      </w:r>
      <w:r w:rsidR="009E7111" w:rsidRPr="00AB1781">
        <w:t xml:space="preserve"> 62</w:t>
      </w:r>
      <w:r>
        <w:t xml:space="preserve">: O God, my God, I rise early and pray to </w:t>
      </w:r>
      <w:r w:rsidR="001040C8">
        <w:t>You</w:t>
      </w:r>
      <w:bookmarkEnd w:id="864"/>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7"/>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8"/>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9"/>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0"/>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1"/>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2"/>
      </w:r>
    </w:p>
    <w:p w:rsidR="00C879D4" w:rsidRPr="00AB1781" w:rsidRDefault="00C879D4" w:rsidP="00C879D4">
      <w:pPr>
        <w:pStyle w:val="EnglishHangNoCoptic"/>
      </w:pPr>
      <w:r w:rsidRPr="00AB1781">
        <w:t>4 Let all the earth</w:t>
      </w:r>
      <w:r w:rsidRPr="00AB1781">
        <w:rPr>
          <w:rStyle w:val="FootnoteReference"/>
        </w:rPr>
        <w:footnoteReference w:id="203"/>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4"/>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5"/>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6"/>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7"/>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8"/>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5" w:name="_Ref412026041"/>
      <w:r>
        <w:t>Psalm</w:t>
      </w:r>
      <w:r w:rsidRPr="00AB1781">
        <w:t xml:space="preserve"> 66</w:t>
      </w:r>
      <w:r>
        <w:t>: My God have compassion on us and bless us</w:t>
      </w:r>
      <w:bookmarkEnd w:id="865"/>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9"/>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0"/>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1"/>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2"/>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3"/>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4"/>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5"/>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6"/>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7"/>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8"/>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9"/>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0"/>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1"/>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2"/>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3"/>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4"/>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5"/>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6"/>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6" w:name="_Ref412026055"/>
      <w:r>
        <w:t>Psalm</w:t>
      </w:r>
      <w:r w:rsidR="00C879D4" w:rsidRPr="00AB1781">
        <w:t xml:space="preserve"> 69</w:t>
      </w:r>
      <w:r>
        <w:t>: O God, come to my help</w:t>
      </w:r>
      <w:bookmarkEnd w:id="866"/>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7"/>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8"/>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9"/>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0"/>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1"/>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2"/>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3"/>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4"/>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5"/>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6"/>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7"/>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8"/>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9"/>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0"/>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1"/>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2"/>
      </w:r>
    </w:p>
    <w:p w:rsidR="00CA0029" w:rsidRPr="00AB1781" w:rsidRDefault="00CA0029" w:rsidP="00CA0029">
      <w:pPr>
        <w:pStyle w:val="EnglishHangNoCoptic"/>
      </w:pPr>
      <w:r w:rsidRPr="00AB1781">
        <w:t>28 But my happiness is to cling to God,</w:t>
      </w:r>
      <w:r w:rsidRPr="00AB1781">
        <w:rPr>
          <w:rStyle w:val="FootnoteReference"/>
        </w:rPr>
        <w:footnoteReference w:id="243"/>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4"/>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45"/>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6"/>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7"/>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8"/>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9"/>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0"/>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1"/>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2"/>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3"/>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4"/>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5"/>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6"/>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7"/>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8"/>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9"/>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0"/>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1"/>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2"/>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63"/>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4"/>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5"/>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6"/>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7"/>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8"/>
      </w:r>
    </w:p>
    <w:p w:rsidR="004A51E7" w:rsidRPr="00AB1781" w:rsidRDefault="004A51E7" w:rsidP="00A93CE8">
      <w:pPr>
        <w:pStyle w:val="EnglishHangEndNoCoptic"/>
      </w:pPr>
      <w:r w:rsidRPr="00AB1781">
        <w:tab/>
        <w:t>and in our midst He judges rulers.</w:t>
      </w:r>
      <w:r w:rsidRPr="00AB1781">
        <w:rPr>
          <w:rStyle w:val="FootnoteReference"/>
        </w:rPr>
        <w:footnoteReference w:id="269"/>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0"/>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1"/>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2"/>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7" w:name="_Ref412111290"/>
      <w:r>
        <w:t>Psalm</w:t>
      </w:r>
      <w:r w:rsidR="004A51E7" w:rsidRPr="00AB1781">
        <w:t xml:space="preserve"> 83</w:t>
      </w:r>
      <w:r>
        <w:t xml:space="preserve">: How I love </w:t>
      </w:r>
      <w:r w:rsidR="00E570CB">
        <w:t>Your</w:t>
      </w:r>
      <w:r>
        <w:t xml:space="preserve"> dwellings, O Lord of Hosts</w:t>
      </w:r>
      <w:bookmarkEnd w:id="867"/>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3"/>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4"/>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5"/>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8"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8"/>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6"/>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9" w:name="_Ref412026212"/>
      <w:r>
        <w:t>Psalm</w:t>
      </w:r>
      <w:r w:rsidRPr="00AB1781">
        <w:t xml:space="preserve"> 85</w:t>
      </w:r>
      <w:r>
        <w:t xml:space="preserve">: Incline </w:t>
      </w:r>
      <w:r w:rsidR="001040C8">
        <w:t>Your</w:t>
      </w:r>
      <w:r>
        <w:t xml:space="preserve"> ear, O Lord, and answer me</w:t>
      </w:r>
      <w:bookmarkEnd w:id="869"/>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7"/>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8"/>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9"/>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70" w:name="_Ref412111328"/>
      <w:r>
        <w:t>Psalm</w:t>
      </w:r>
      <w:r w:rsidRPr="00AB1781">
        <w:t xml:space="preserve"> 86</w:t>
      </w:r>
      <w:r>
        <w:t>: His foundations are on the holy mountains</w:t>
      </w:r>
      <w:bookmarkEnd w:id="870"/>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0"/>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1"/>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2"/>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3"/>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4"/>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5"/>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6"/>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7"/>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8"/>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9"/>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0"/>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1"/>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2"/>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3"/>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4"/>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5"/>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71" w:name="_Ref412026283"/>
      <w:r>
        <w:t>Psalm</w:t>
      </w:r>
      <w:r w:rsidRPr="00AB1781">
        <w:t xml:space="preserve"> 90</w:t>
      </w:r>
      <w:r>
        <w:t>: He who dwells in the help of the Most High will live</w:t>
      </w:r>
      <w:bookmarkEnd w:id="871"/>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6"/>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7"/>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8"/>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9"/>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72" w:name="_Ref412111374"/>
      <w:r>
        <w:t>Psalm</w:t>
      </w:r>
      <w:r w:rsidRPr="00AB1781">
        <w:t xml:space="preserve"> 92</w:t>
      </w:r>
      <w:r>
        <w:t>: The Lord is reigning, He is robed in beauty</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0"/>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1"/>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2"/>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3"/>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4"/>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5"/>
      </w:r>
    </w:p>
    <w:p w:rsidR="008016CF" w:rsidRPr="00AB1781" w:rsidRDefault="008016CF" w:rsidP="008016CF">
      <w:pPr>
        <w:pStyle w:val="Heading3"/>
      </w:pPr>
      <w:bookmarkStart w:id="873" w:name="_Ref412111699"/>
      <w:r>
        <w:t>Psalm</w:t>
      </w:r>
      <w:r w:rsidRPr="00AB1781">
        <w:t xml:space="preserve"> 95</w:t>
      </w:r>
      <w:r>
        <w:t>: Sing to the Lord a new song; sing to the Lord all the earth</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6"/>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7"/>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4" w:name="_Ref412026313"/>
      <w:r>
        <w:lastRenderedPageBreak/>
        <w:t>Psalm</w:t>
      </w:r>
      <w:r w:rsidR="008016CF" w:rsidRPr="00AB1781">
        <w:t xml:space="preserve"> 96</w:t>
      </w:r>
      <w:r>
        <w:t>: The Lord is reigning, let the earth rejoice</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8"/>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5" w:name="_Ref412111720"/>
      <w:r>
        <w:t>Psalm</w:t>
      </w:r>
      <w:r w:rsidR="008016CF" w:rsidRPr="00AB1781">
        <w:t xml:space="preserve"> 97</w:t>
      </w:r>
      <w:r>
        <w:t>: O sing to the Lord a new song, for the Lord has done wonders</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9"/>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6" w:name="_Ref412111731"/>
      <w:r>
        <w:lastRenderedPageBreak/>
        <w:t>Psalm</w:t>
      </w:r>
      <w:r w:rsidR="008016CF" w:rsidRPr="00AB1781">
        <w:t xml:space="preserve"> 98</w:t>
      </w:r>
      <w:r>
        <w:t>: The Lord is reigning, let the peoples rage</w:t>
      </w:r>
      <w:bookmarkEnd w:id="87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0"/>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7" w:name="_Ref412111741"/>
      <w:r>
        <w:t>Psalm</w:t>
      </w:r>
      <w:r w:rsidR="008016CF" w:rsidRPr="00AB1781">
        <w:t xml:space="preserve"> 99</w:t>
      </w:r>
      <w:r>
        <w:t>: Shout for joy to the Lord, all the earth</w:t>
      </w:r>
      <w:bookmarkEnd w:id="877"/>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8" w:name="_Ref412111752"/>
      <w:r>
        <w:t>Psalm</w:t>
      </w:r>
      <w:r w:rsidR="008016CF" w:rsidRPr="00AB1781">
        <w:t xml:space="preserve"> 100</w:t>
      </w:r>
      <w:r>
        <w:t xml:space="preserve">: I will sing to </w:t>
      </w:r>
      <w:r w:rsidR="001040C8">
        <w:t>You</w:t>
      </w:r>
      <w:r>
        <w:t xml:space="preserve"> of mercy and judgment, O Lord</w:t>
      </w:r>
      <w:bookmarkEnd w:id="87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1"/>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2"/>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3"/>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4"/>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5"/>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6"/>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7"/>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8"/>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9"/>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0"/>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1"/>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2"/>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3"/>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4"/>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5"/>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6"/>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7"/>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8"/>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9"/>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0"/>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1"/>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2"/>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3"/>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4"/>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5"/>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6"/>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7"/>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8"/>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9"/>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9" w:name="_Ref412026343"/>
      <w:r>
        <w:t>Psalm</w:t>
      </w:r>
      <w:r w:rsidR="00510795" w:rsidRPr="00AB1781">
        <w:t xml:space="preserve"> 109</w:t>
      </w:r>
      <w:r>
        <w:t>: The Lord said to my Lord: 'Sit at My right hand</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0"/>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1"/>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2"/>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3"/>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4"/>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5"/>
      </w:r>
    </w:p>
    <w:p w:rsidR="00510795" w:rsidRPr="00267F42" w:rsidRDefault="00267F42" w:rsidP="00267F42">
      <w:pPr>
        <w:pStyle w:val="Heading3"/>
      </w:pPr>
      <w:bookmarkStart w:id="880" w:name="_Ref412111792"/>
      <w:r>
        <w:t>Psalm</w:t>
      </w:r>
      <w:r w:rsidR="00510795" w:rsidRPr="00AB1781">
        <w:t xml:space="preserve"> 110</w:t>
      </w:r>
      <w:r>
        <w:t xml:space="preserve">: I will thank </w:t>
      </w:r>
      <w:r w:rsidR="001040C8">
        <w:t>You</w:t>
      </w:r>
      <w:r>
        <w:t>, O Lord, with my whole heart</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6"/>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7"/>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8"/>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9"/>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81" w:name="_Ref412111806"/>
      <w:r>
        <w:t>Psalm</w:t>
      </w:r>
      <w:r w:rsidR="00510795" w:rsidRPr="00AB1781">
        <w:t xml:space="preserve"> 111</w:t>
      </w:r>
      <w:r>
        <w:t>: Blessed is the man who fears the Lord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0"/>
      </w:r>
    </w:p>
    <w:p w:rsidR="00510795" w:rsidRPr="00267F42" w:rsidRDefault="00075EAD" w:rsidP="00267F42">
      <w:pPr>
        <w:pStyle w:val="Heading3"/>
      </w:pPr>
      <w:bookmarkStart w:id="882"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1"/>
      </w:r>
      <w:r w:rsidR="00267F42">
        <w:t>: Praise the Lord, you children</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2"/>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3"/>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4"/>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5"/>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6"/>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3" w:name="_Ref412026361"/>
      <w:r>
        <w:t>Psalm</w:t>
      </w:r>
      <w:r w:rsidR="00510795" w:rsidRPr="00AB1781">
        <w:t xml:space="preserve"> 114</w:t>
      </w:r>
      <w:r>
        <w:t>: I love Him because the Lord hears the cry of my prayer</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7"/>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8"/>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4" w:name="_Ref412026376"/>
      <w:r>
        <w:t>Psalm</w:t>
      </w:r>
      <w:r w:rsidR="00510795" w:rsidRPr="00AB1781">
        <w:t xml:space="preserve"> 115</w:t>
      </w:r>
      <w:r>
        <w:t>: I believed and so I spoke; but I was deeply humiliated</w:t>
      </w:r>
      <w:bookmarkEnd w:id="88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9"/>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0"/>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5" w:name="_Ref411967180"/>
      <w:r>
        <w:t>Psalm</w:t>
      </w:r>
      <w:r w:rsidR="00510795" w:rsidRPr="00AB1781">
        <w:t xml:space="preserve"> 116</w:t>
      </w:r>
      <w:r>
        <w:t>: All you nations, praise the Lord</w:t>
      </w:r>
      <w:bookmarkEnd w:id="88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1"/>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6" w:name="_Ref411967211"/>
      <w:r>
        <w:t>Psalm</w:t>
      </w:r>
      <w:r w:rsidR="00510795" w:rsidRPr="00AB1781">
        <w:t xml:space="preserve"> 117</w:t>
      </w:r>
      <w:r>
        <w:t>: Give thanks to the Lord, He is good</w:t>
      </w:r>
      <w:bookmarkEnd w:id="88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2"/>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3"/>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4"/>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5"/>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6"/>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7" w:name="_Ref412027139"/>
      <w:r>
        <w:t>Psalm</w:t>
      </w:r>
      <w:r w:rsidRPr="00AB1781">
        <w:t xml:space="preserve"> 118</w:t>
      </w:r>
      <w:r>
        <w:t>: Blessed are they who are faultless in the way</w:t>
      </w:r>
      <w:bookmarkEnd w:id="887"/>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7"/>
      </w:r>
    </w:p>
    <w:p w:rsidR="00385CB8" w:rsidRPr="00AB1781" w:rsidRDefault="00385CB8" w:rsidP="00385CB8">
      <w:pPr>
        <w:pStyle w:val="EnglishHangEndNoCoptic"/>
      </w:pPr>
      <w:r w:rsidRPr="00AB1781">
        <w:tab/>
        <w:t>who live by the law of the Lord.</w:t>
      </w:r>
      <w:r w:rsidRPr="00AB1781">
        <w:rPr>
          <w:rStyle w:val="FootnoteReference"/>
        </w:rPr>
        <w:footnoteReference w:id="368"/>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9"/>
      </w:r>
    </w:p>
    <w:p w:rsidR="00385CB8" w:rsidRPr="00AB1781" w:rsidRDefault="00385CB8" w:rsidP="00385CB8">
      <w:pPr>
        <w:pStyle w:val="EnglishHangEndNoCoptic"/>
      </w:pPr>
      <w:r w:rsidRPr="00AB1781">
        <w:tab/>
        <w:t>who seek Him with their whole heart.</w:t>
      </w:r>
      <w:r w:rsidRPr="00AB1781">
        <w:rPr>
          <w:rStyle w:val="FootnoteReference"/>
        </w:rPr>
        <w:footnoteReference w:id="370"/>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1"/>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2"/>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3"/>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4"/>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5"/>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6"/>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7"/>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8"/>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9"/>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0"/>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1"/>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2"/>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3"/>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4"/>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5"/>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6"/>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7"/>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8"/>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9"/>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0"/>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1"/>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2"/>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3"/>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4"/>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5"/>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6"/>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7"/>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8"/>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9"/>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0"/>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8" w:name="_Ref411967235"/>
      <w:r>
        <w:t>Psalm</w:t>
      </w:r>
      <w:r w:rsidRPr="00AB1781">
        <w:t xml:space="preserve"> 119</w:t>
      </w:r>
      <w:r>
        <w:t>: To the Lord in the hour of my distress I cry</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1"/>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9" w:name="_Ref411967252"/>
      <w:r>
        <w:t>Psalm</w:t>
      </w:r>
      <w:r w:rsidRPr="00AB1781">
        <w:t xml:space="preserve"> 120</w:t>
      </w:r>
      <w:r>
        <w:t>: I lift up my eyes to the mountains</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2"/>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3"/>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90" w:name="_Ref411967283"/>
      <w:r>
        <w:t>Psalm</w:t>
      </w:r>
      <w:r w:rsidRPr="00AB1781">
        <w:t xml:space="preserve"> 121</w:t>
      </w:r>
      <w:r>
        <w:t>: I was glad when they said to me: 'Let us go to the house of the Lord'</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4"/>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5"/>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9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6"/>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7"/>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92" w:name="_Ref411967321"/>
      <w:r>
        <w:t>Psalm</w:t>
      </w:r>
      <w:r w:rsidRPr="00AB1781">
        <w:t xml:space="preserve"> 123</w:t>
      </w:r>
      <w:r>
        <w:t>: 'Unless the Lord had been among us,' let Israel now say</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3" w:name="_Ref411967338"/>
      <w:r>
        <w:t>Psalm</w:t>
      </w:r>
      <w:r w:rsidRPr="00AB1781">
        <w:t xml:space="preserve"> 124</w:t>
      </w:r>
      <w:r>
        <w:t>: Those who trust in the Lord are like Mount Zion</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4" w:name="_Ref411967353"/>
      <w:r>
        <w:t>Psalm</w:t>
      </w:r>
      <w:r w:rsidRPr="00AB1781">
        <w:t xml:space="preserve"> 125</w:t>
      </w:r>
      <w:r>
        <w:t>: When the Lord brought back the captives to Zion</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8"/>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5" w:name="_Ref411967372"/>
      <w:r>
        <w:t>Psalm</w:t>
      </w:r>
      <w:r w:rsidRPr="00AB1781">
        <w:t xml:space="preserve"> 126</w:t>
      </w:r>
      <w:r>
        <w:t>: Unless the Lord builds the house, the builders labour in vain</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9"/>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6" w:name="_Ref411967385"/>
      <w:r>
        <w:t>Psalm</w:t>
      </w:r>
      <w:r w:rsidRPr="00AB1781">
        <w:t xml:space="preserve"> 127</w:t>
      </w:r>
      <w:r>
        <w:t>: Blessed are</w:t>
      </w:r>
      <w:r w:rsidR="000D0A3F">
        <w:t xml:space="preserve"> </w:t>
      </w:r>
      <w:r>
        <w:t>all who fear the Lord, who walk in His ways</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7" w:name="_Ref411967400"/>
      <w:r>
        <w:t>Psalm</w:t>
      </w:r>
      <w:r w:rsidRPr="00AB1781">
        <w:t xml:space="preserve"> 128</w:t>
      </w:r>
      <w:r>
        <w:t>: Often have they warred against me from my youth</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8" w:name="_Ref411968046"/>
      <w:r>
        <w:t>Psalm</w:t>
      </w:r>
      <w:r w:rsidRPr="00AB1781">
        <w:t xml:space="preserve"> 129</w:t>
      </w:r>
      <w:r>
        <w:t xml:space="preserve">: Out of the depths I cry to </w:t>
      </w:r>
      <w:r w:rsidR="001040C8">
        <w:t>You</w:t>
      </w:r>
      <w:r>
        <w:t>, O Lord</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0"/>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1"/>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2"/>
      </w:r>
    </w:p>
    <w:p w:rsidR="00FD25B7" w:rsidRPr="00FD25B7" w:rsidRDefault="00FD25B7" w:rsidP="00FD25B7">
      <w:pPr>
        <w:pStyle w:val="Heading3"/>
      </w:pPr>
      <w:bookmarkStart w:id="899" w:name="_Ref411968066"/>
      <w:r>
        <w:t>Psalm</w:t>
      </w:r>
      <w:r w:rsidRPr="00AB1781">
        <w:t xml:space="preserve"> 130</w:t>
      </w:r>
      <w:r>
        <w:t>: O Lord, my heart is not haughty, nor my eyes lofty</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3"/>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900" w:name="_Ref411968081"/>
      <w:r>
        <w:t>Psalm</w:t>
      </w:r>
      <w:r w:rsidR="00FD25B7" w:rsidRPr="00AB1781">
        <w:t xml:space="preserve"> 131</w:t>
      </w:r>
      <w:r>
        <w:t>: O Lord, remember David and all his meekness</w:t>
      </w:r>
      <w:bookmarkEnd w:id="90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4"/>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5"/>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6"/>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7"/>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8"/>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9"/>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901" w:name="_Ref411968095"/>
      <w:r>
        <w:t>Psalm</w:t>
      </w:r>
      <w:r w:rsidR="00FD25B7" w:rsidRPr="00AB1781">
        <w:t xml:space="preserve"> 132</w:t>
      </w:r>
      <w:r>
        <w:t>: Behold, how good and how delightful it is when brothers dwell together in unity</w:t>
      </w:r>
      <w:bookmarkEnd w:id="90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0"/>
      </w:r>
    </w:p>
    <w:p w:rsidR="00FD25B7" w:rsidRPr="00AB1781" w:rsidRDefault="00FD25B7" w:rsidP="00F431B1">
      <w:pPr>
        <w:pStyle w:val="EnglishHangNoCoptic"/>
      </w:pPr>
      <w:r w:rsidRPr="00AB1781">
        <w:tab/>
        <w:t>for there</w:t>
      </w:r>
      <w:r w:rsidRPr="00AB1781">
        <w:rPr>
          <w:rStyle w:val="FootnoteReference"/>
        </w:rPr>
        <w:footnoteReference w:id="421"/>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02" w:name="_Ref411968119"/>
      <w:r>
        <w:t>Psalm</w:t>
      </w:r>
      <w:r w:rsidRPr="00AB1781">
        <w:t xml:space="preserve"> 133</w:t>
      </w:r>
      <w:r>
        <w:t>: Behold now bless the Lord, all you slaves of the Lord</w:t>
      </w:r>
      <w:bookmarkEnd w:id="90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2"/>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3"/>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4"/>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5"/>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6"/>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3" w:name="_Ref411968136"/>
      <w:r>
        <w:t>Psalm</w:t>
      </w:r>
      <w:r w:rsidRPr="00AB1781">
        <w:t xml:space="preserve"> 136</w:t>
      </w:r>
      <w:r>
        <w:t>: By the rivers of Babylon we sat down and wept</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7"/>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8"/>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9"/>
      </w:r>
    </w:p>
    <w:p w:rsidR="00E276C1" w:rsidRPr="00AB1781" w:rsidRDefault="00E276C1" w:rsidP="00E276C1">
      <w:pPr>
        <w:pStyle w:val="Heading3"/>
      </w:pPr>
      <w:bookmarkStart w:id="904" w:name="_Ref411968152"/>
      <w:r>
        <w:t>Psalm</w:t>
      </w:r>
      <w:r w:rsidRPr="00AB1781">
        <w:t xml:space="preserve"> 137</w:t>
      </w:r>
      <w:r>
        <w:t xml:space="preserve">: I will praise and thank </w:t>
      </w:r>
      <w:r w:rsidR="001040C8">
        <w:t>You</w:t>
      </w:r>
      <w:r>
        <w:t>, O Lord, with my whole heart</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0"/>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1"/>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2"/>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3"/>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4"/>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5"/>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5" w:name="_Ref411968172"/>
      <w:r>
        <w:t>Psalm</w:t>
      </w:r>
      <w:r w:rsidRPr="00AB1781">
        <w:t xml:space="preserve"> 140</w:t>
      </w:r>
      <w:r>
        <w:t xml:space="preserve">: Lord, I cry to </w:t>
      </w:r>
      <w:r w:rsidR="001040C8">
        <w:t>You</w:t>
      </w:r>
      <w:r>
        <w:t>, hear me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6"/>
      </w:r>
    </w:p>
    <w:p w:rsidR="00E276C1" w:rsidRPr="00E276C1" w:rsidRDefault="00E276C1" w:rsidP="00E276C1">
      <w:pPr>
        <w:pStyle w:val="Heading3"/>
      </w:pPr>
      <w:bookmarkStart w:id="906" w:name="_Ref411968182"/>
      <w:r>
        <w:t>Psalm</w:t>
      </w:r>
      <w:r w:rsidRPr="00AB1781">
        <w:t xml:space="preserve"> 141</w:t>
      </w:r>
      <w:r>
        <w:t>: I cry to the Lord with all my voice, I pray with all my voice</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7"/>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7" w:name="_Ref412098508"/>
      <w:r>
        <w:t>Psalm</w:t>
      </w:r>
      <w:r w:rsidRPr="00AB1781">
        <w:t xml:space="preserve"> 142</w:t>
      </w:r>
      <w:r>
        <w:t xml:space="preserve">: Lord, hear my prayer; give ear to my petition in </w:t>
      </w:r>
      <w:r w:rsidR="00E570CB">
        <w:t>Your</w:t>
      </w:r>
      <w:r>
        <w:t xml:space="preserve"> truth</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8"/>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9"/>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0"/>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1"/>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2"/>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3"/>
      </w:r>
      <w:r w:rsidRPr="00AB1781">
        <w:t xml:space="preserve"> bless His holy name for ever and ever.</w:t>
      </w:r>
    </w:p>
    <w:p w:rsidR="00E276C1" w:rsidRPr="002A0A20" w:rsidRDefault="002A0A20" w:rsidP="002A0A20">
      <w:pPr>
        <w:pStyle w:val="Heading3"/>
      </w:pPr>
      <w:bookmarkStart w:id="908" w:name="_Ref411968206"/>
      <w:r>
        <w:lastRenderedPageBreak/>
        <w:t>Psalm</w:t>
      </w:r>
      <w:r w:rsidR="00E276C1" w:rsidRPr="00AB1781">
        <w:t xml:space="preserve"> 145</w:t>
      </w:r>
      <w:r>
        <w:t>: Praise the Lord, O my soul! I will praise the Lord all my life</w:t>
      </w:r>
      <w:bookmarkEnd w:id="90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4"/>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9" w:name="_Ref411968226"/>
      <w:r>
        <w:lastRenderedPageBreak/>
        <w:t>Psalm</w:t>
      </w:r>
      <w:r w:rsidR="00E276C1" w:rsidRPr="00AB1781">
        <w:t xml:space="preserve"> 146</w:t>
      </w:r>
      <w:r>
        <w:t>: Praise the Lord, for singing praise is good</w:t>
      </w:r>
      <w:bookmarkEnd w:id="90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5"/>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10" w:name="_Ref411968245"/>
      <w:r>
        <w:lastRenderedPageBreak/>
        <w:t>Psalm</w:t>
      </w:r>
      <w:r w:rsidR="00E276C1" w:rsidRPr="00AB1781">
        <w:t xml:space="preserve"> 147</w:t>
      </w:r>
      <w:r>
        <w:t>: Praise the Lord, O Jerusalem! Praise your God, O Zion!</w:t>
      </w:r>
      <w:bookmarkEnd w:id="91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6"/>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7"/>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8"/>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11" w:name="_Toc410196196"/>
      <w:bookmarkStart w:id="912" w:name="_Toc410196438"/>
      <w:bookmarkStart w:id="913" w:name="_Toc410196940"/>
      <w:bookmarkStart w:id="914" w:name="_Toc431466283"/>
      <w:r>
        <w:lastRenderedPageBreak/>
        <w:t>The Book of Psalis and Doxologies</w:t>
      </w:r>
      <w:bookmarkEnd w:id="911"/>
      <w:bookmarkEnd w:id="912"/>
      <w:bookmarkEnd w:id="913"/>
      <w:bookmarkEnd w:id="914"/>
    </w:p>
    <w:p w:rsidR="009C13E9" w:rsidRDefault="009C13E9" w:rsidP="009C13E9">
      <w:pPr>
        <w:pStyle w:val="Heading2"/>
      </w:pPr>
      <w:bookmarkStart w:id="915" w:name="_Toc431466284"/>
      <w:bookmarkStart w:id="916" w:name="_Toc410196197"/>
      <w:bookmarkStart w:id="917" w:name="_Toc410196439"/>
      <w:bookmarkStart w:id="918" w:name="_Toc410196941"/>
      <w:r>
        <w:lastRenderedPageBreak/>
        <w:t>General and Common Doxologies</w:t>
      </w:r>
      <w:bookmarkEnd w:id="915"/>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9"/>
            <w:r>
              <w:t>The great and holy luminaries,</w:t>
            </w:r>
            <w:commentRangeEnd w:id="919"/>
            <w:r>
              <w:rPr>
                <w:rStyle w:val="CommentReference"/>
                <w:rFonts w:ascii="Times New Roman" w:hAnsi="Times New Roman"/>
              </w:rPr>
              <w:commentReference w:id="919"/>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20"/>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20"/>
            <w:r>
              <w:rPr>
                <w:rStyle w:val="CommentReference"/>
                <w:rFonts w:ascii="Times New Roman" w:hAnsi="Times New Roman"/>
              </w:rPr>
              <w:commentReference w:id="920"/>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21"/>
            <w:r w:rsidRPr="00602B0F">
              <w:t xml:space="preserve">O Lord, </w:t>
            </w:r>
            <w:commentRangeEnd w:id="921"/>
            <w:r>
              <w:rPr>
                <w:rStyle w:val="CommentReference"/>
                <w:rFonts w:ascii="Times New Roman" w:hAnsi="Times New Roman"/>
              </w:rPr>
              <w:commentReference w:id="921"/>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22"/>
            <w:r>
              <w:t xml:space="preserve">called </w:t>
            </w:r>
            <w:commentRangeEnd w:id="922"/>
            <w:r>
              <w:rPr>
                <w:rStyle w:val="CommentReference"/>
                <w:rFonts w:ascii="Times New Roman" w:eastAsiaTheme="minorHAnsi" w:hAnsi="Times New Roman" w:cstheme="minorBidi"/>
                <w:color w:val="auto"/>
              </w:rPr>
              <w:commentReference w:id="922"/>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3"/>
            <w:r>
              <w:t>Who loved him greatly.</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4"/>
            <w:r>
              <w:t xml:space="preserve">Our </w:t>
            </w:r>
            <w:commentRangeEnd w:id="924"/>
            <w:r>
              <w:rPr>
                <w:rStyle w:val="CommentReference"/>
                <w:rFonts w:ascii="Times New Roman" w:eastAsiaTheme="minorHAnsi" w:hAnsi="Times New Roman" w:cstheme="minorBidi"/>
                <w:color w:val="auto"/>
              </w:rPr>
              <w:commentReference w:id="924"/>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5"/>
            <w:r>
              <w:t xml:space="preserve">And </w:t>
            </w:r>
            <w:commentRangeEnd w:id="925"/>
            <w:r>
              <w:rPr>
                <w:rStyle w:val="CommentReference"/>
                <w:rFonts w:ascii="Times New Roman" w:eastAsiaTheme="minorHAnsi" w:hAnsi="Times New Roman" w:cstheme="minorBidi"/>
                <w:color w:val="auto"/>
              </w:rPr>
              <w:commentReference w:id="925"/>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6"/>
            <w:r>
              <w:t>And was numbered with</w:t>
            </w:r>
          </w:p>
          <w:p w:rsidR="004C7F73" w:rsidRDefault="004C7F73" w:rsidP="004C7F73">
            <w:pPr>
              <w:pStyle w:val="EngHangEnd"/>
            </w:pPr>
            <w:r>
              <w:t>The rest of the Apostles.</w:t>
            </w:r>
            <w:commentRangeEnd w:id="926"/>
            <w:r>
              <w:rPr>
                <w:rStyle w:val="CommentReference"/>
                <w:rFonts w:ascii="Times New Roman" w:eastAsiaTheme="minorHAnsi" w:hAnsi="Times New Roman" w:cstheme="minorBidi"/>
                <w:color w:val="auto"/>
              </w:rPr>
              <w:commentReference w:id="926"/>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7"/>
            <w:r>
              <w:t xml:space="preserve">sound </w:t>
            </w:r>
            <w:commentRangeEnd w:id="927"/>
            <w:r>
              <w:rPr>
                <w:rStyle w:val="CommentReference"/>
                <w:rFonts w:ascii="Times New Roman" w:eastAsiaTheme="minorHAnsi" w:hAnsi="Times New Roman" w:cstheme="minorBidi"/>
                <w:color w:val="auto"/>
              </w:rPr>
              <w:commentReference w:id="927"/>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8"/>
            <w:r>
              <w:t>Beholder of God</w:t>
            </w:r>
            <w:commentRangeEnd w:id="928"/>
            <w:r>
              <w:rPr>
                <w:rStyle w:val="CommentReference"/>
                <w:rFonts w:ascii="Times New Roman" w:eastAsiaTheme="minorHAnsi" w:hAnsi="Times New Roman" w:cstheme="minorBidi"/>
                <w:color w:val="auto"/>
              </w:rPr>
              <w:commentReference w:id="928"/>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9"/>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9"/>
            <w:r>
              <w:rPr>
                <w:rStyle w:val="CommentReference"/>
                <w:rFonts w:ascii="Times New Roman" w:eastAsiaTheme="minorHAnsi" w:hAnsi="Times New Roman" w:cstheme="minorBidi"/>
                <w:color w:val="auto"/>
              </w:rPr>
              <w:commentReference w:id="929"/>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30"/>
            <w:r>
              <w:t>compatriots</w:t>
            </w:r>
            <w:commentRangeEnd w:id="930"/>
            <w:r>
              <w:rPr>
                <w:rStyle w:val="CommentReference"/>
                <w:rFonts w:ascii="Times New Roman" w:eastAsiaTheme="minorHAnsi" w:hAnsi="Times New Roman" w:cstheme="minorBidi"/>
                <w:color w:val="auto"/>
              </w:rPr>
              <w:commentReference w:id="930"/>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9"/>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0"/>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31"/>
            <w:r>
              <w:t>Akrash</w:t>
            </w:r>
            <w:commentRangeEnd w:id="931"/>
            <w:r>
              <w:rPr>
                <w:rStyle w:val="CommentReference"/>
              </w:rPr>
              <w:commentReference w:id="931"/>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32"/>
            <w:r w:rsidRPr="004764BD">
              <w:t>give light to</w:t>
            </w:r>
            <w:commentRangeEnd w:id="932"/>
            <w:r>
              <w:rPr>
                <w:rStyle w:val="CommentReference"/>
                <w:rFonts w:ascii="Times New Roman" w:eastAsiaTheme="minorHAnsi" w:hAnsi="Times New Roman" w:cstheme="minorBidi"/>
                <w:color w:val="auto"/>
              </w:rPr>
              <w:commentReference w:id="932"/>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1"/>
            </w:r>
            <w:r w:rsidRPr="004764BD">
              <w:t>,</w:t>
            </w:r>
          </w:p>
          <w:p w:rsidR="00231798" w:rsidRPr="004764BD" w:rsidRDefault="00231798" w:rsidP="003E70F4">
            <w:pPr>
              <w:pStyle w:val="EngHang"/>
            </w:pPr>
            <w:r w:rsidRPr="004764BD">
              <w:t>The priesthood of Aaron</w:t>
            </w:r>
            <w:r w:rsidRPr="004764BD">
              <w:rPr>
                <w:rStyle w:val="FootnoteReference"/>
              </w:rPr>
              <w:footnoteReference w:id="452"/>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3"/>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42"/>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42"/>
            <w:r>
              <w:rPr>
                <w:rStyle w:val="CommentReference"/>
                <w:rFonts w:ascii="Times New Roman" w:eastAsiaTheme="minorHAnsi" w:hAnsi="Times New Roman" w:cstheme="minorBidi"/>
                <w:color w:val="auto"/>
              </w:rPr>
              <w:commentReference w:id="942"/>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54"/>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6" w:name="_Toc431466285"/>
      <w:r>
        <w:lastRenderedPageBreak/>
        <w:t>September</w:t>
      </w:r>
      <w:bookmarkEnd w:id="916"/>
      <w:bookmarkEnd w:id="917"/>
      <w:bookmarkEnd w:id="91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6"/>
    </w:p>
    <w:p w:rsidR="00495F1A" w:rsidRDefault="0092592B" w:rsidP="00495F1A">
      <w:pPr>
        <w:pStyle w:val="Heading3"/>
      </w:pPr>
      <w:bookmarkStart w:id="947" w:name="_Toc410196198"/>
      <w:bookmarkStart w:id="948" w:name="_Toc410196440"/>
      <w:bookmarkStart w:id="949" w:name="_Toc410196942"/>
      <w:r>
        <w:t xml:space="preserve">August 29 (30) / Tho-out 1: </w:t>
      </w:r>
      <w:r w:rsidR="00495F1A">
        <w:t>Ecclesiastical New Year: Nairouz</w:t>
      </w:r>
      <w:bookmarkEnd w:id="947"/>
      <w:bookmarkEnd w:id="948"/>
      <w:bookmarkEnd w:id="949"/>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50"/>
            <w:r>
              <w:t xml:space="preserve">wiles </w:t>
            </w:r>
            <w:commentRangeEnd w:id="950"/>
            <w:r>
              <w:rPr>
                <w:rStyle w:val="CommentReference"/>
                <w:rFonts w:ascii="Times New Roman" w:eastAsiaTheme="minorHAnsi" w:hAnsi="Times New Roman" w:cstheme="minorBidi"/>
                <w:color w:val="auto"/>
              </w:rPr>
              <w:commentReference w:id="950"/>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51"/>
            <w:r>
              <w:t xml:space="preserve">Ϯⲛⲁⲟⲩⲱϣⲧ </w:t>
            </w:r>
            <w:commentRangeEnd w:id="951"/>
            <w:r>
              <w:rPr>
                <w:rStyle w:val="CommentReference"/>
                <w:rFonts w:ascii="Times New Roman" w:hAnsi="Times New Roman"/>
              </w:rPr>
              <w:commentReference w:id="951"/>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52"/>
            <w:r>
              <w:t>reign</w:t>
            </w:r>
            <w:commentRangeEnd w:id="952"/>
            <w:r>
              <w:rPr>
                <w:rStyle w:val="CommentReference"/>
              </w:rPr>
              <w:commentReference w:id="952"/>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53"/>
            <w:r>
              <w:t xml:space="preserve">be </w:t>
            </w:r>
            <w:commentRangeEnd w:id="953"/>
            <w:r>
              <w:rPr>
                <w:rStyle w:val="CommentReference"/>
              </w:rPr>
              <w:commentReference w:id="953"/>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54"/>
            <w:r>
              <w:t xml:space="preserve">Ⲁⲙⲱⲛⲓ </w:t>
            </w:r>
            <w:commentRangeEnd w:id="954"/>
            <w:r>
              <w:rPr>
                <w:rStyle w:val="CommentReference"/>
                <w:rFonts w:ascii="Times New Roman" w:hAnsi="Times New Roman"/>
              </w:rPr>
              <w:commentReference w:id="954"/>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5"/>
            <w:r>
              <w:t xml:space="preserve">the </w:t>
            </w:r>
            <w:commentRangeEnd w:id="955"/>
            <w:r>
              <w:rPr>
                <w:rStyle w:val="CommentReference"/>
              </w:rPr>
              <w:commentReference w:id="955"/>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6"/>
            <w:r>
              <w:t xml:space="preserve">entreat </w:t>
            </w:r>
            <w:commentRangeEnd w:id="956"/>
            <w:r>
              <w:rPr>
                <w:rStyle w:val="CommentReference"/>
              </w:rPr>
              <w:commentReference w:id="956"/>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7" w:name="_Toc410196199"/>
      <w:bookmarkStart w:id="958" w:name="_Toc410196441"/>
      <w:bookmarkStart w:id="959" w:name="_Toc410196943"/>
      <w:r>
        <w:t xml:space="preserve">September 14 (15) / Tho-out 17: </w:t>
      </w:r>
      <w:r w:rsidR="00495F1A">
        <w:t>The Dedication of the Church of the Holy Cross</w:t>
      </w:r>
      <w:bookmarkEnd w:id="957"/>
      <w:bookmarkEnd w:id="958"/>
      <w:bookmarkEnd w:id="959"/>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60"/>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60"/>
            <w:r>
              <w:rPr>
                <w:rStyle w:val="CommentReference"/>
              </w:rPr>
              <w:commentReference w:id="960"/>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61"/>
      <w:r>
        <w:t>Tho-out 24</w:t>
      </w:r>
      <w:commentRangeEnd w:id="961"/>
      <w:r w:rsidR="00C46B09">
        <w:rPr>
          <w:rStyle w:val="CommentReference"/>
          <w:rFonts w:eastAsiaTheme="minorHAnsi" w:cstheme="minorBidi"/>
          <w:b w:val="0"/>
          <w:bCs w:val="0"/>
        </w:rPr>
        <w:commentReference w:id="961"/>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62"/>
            <w:r w:rsidRPr="004764BD">
              <w:t xml:space="preserve">confirmed </w:t>
            </w:r>
            <w:commentRangeEnd w:id="962"/>
            <w:r>
              <w:rPr>
                <w:rStyle w:val="CommentReference"/>
                <w:rFonts w:ascii="Times New Roman" w:eastAsiaTheme="minorHAnsi" w:hAnsi="Times New Roman" w:cstheme="minorBidi"/>
                <w:color w:val="auto"/>
              </w:rPr>
              <w:commentReference w:id="962"/>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55"/>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63" w:name="_Toc410196200"/>
      <w:bookmarkStart w:id="964" w:name="_Toc410196442"/>
      <w:bookmarkStart w:id="965" w:name="_Toc410196944"/>
      <w:bookmarkStart w:id="966" w:name="_Toc431466286"/>
      <w:r>
        <w:lastRenderedPageBreak/>
        <w:t>October</w:t>
      </w:r>
      <w:bookmarkEnd w:id="963"/>
      <w:bookmarkEnd w:id="964"/>
      <w:bookmarkEnd w:id="965"/>
      <w:r w:rsidR="006E370D">
        <w:t xml:space="preserve"> or </w:t>
      </w:r>
      <w:r w:rsidR="006E370D">
        <w:rPr>
          <w:rFonts w:ascii="FreeSerifAvvaShenouda" w:hAnsi="FreeSerifAvvaShenouda" w:cs="FreeSerifAvvaShenouda"/>
        </w:rPr>
        <w:t>Ⲡⲁⲱⲡⲉ</w:t>
      </w:r>
      <w:bookmarkEnd w:id="966"/>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7"/>
            <w:r>
              <w:t>heroes</w:t>
            </w:r>
            <w:commentRangeEnd w:id="967"/>
            <w:r>
              <w:rPr>
                <w:rStyle w:val="CommentReference"/>
                <w:rFonts w:ascii="Times New Roman" w:eastAsiaTheme="minorHAnsi" w:hAnsi="Times New Roman" w:cstheme="minorBidi"/>
                <w:color w:val="auto"/>
              </w:rPr>
              <w:commentReference w:id="967"/>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6"/>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7"/>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8"/>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8" w:name="_Toc410196201"/>
      <w:bookmarkStart w:id="969" w:name="_Toc410196443"/>
      <w:bookmarkStart w:id="970" w:name="_Toc410196945"/>
      <w:bookmarkStart w:id="971" w:name="_Toc431466287"/>
      <w:r>
        <w:lastRenderedPageBreak/>
        <w:t>November</w:t>
      </w:r>
      <w:r w:rsidR="00495F1A">
        <w:t xml:space="preserve"> or </w:t>
      </w:r>
      <w:bookmarkEnd w:id="968"/>
      <w:bookmarkEnd w:id="969"/>
      <w:bookmarkEnd w:id="970"/>
      <w:r w:rsidRPr="00FB5E62">
        <w:rPr>
          <w:rFonts w:ascii="FreeSerifAvvaShenouda" w:eastAsia="Arial Unicode MS" w:hAnsi="FreeSerifAvvaShenouda" w:cs="FreeSerifAvvaShenouda"/>
        </w:rPr>
        <w:t>Ⲁⲑⲟⲣ</w:t>
      </w:r>
      <w:bookmarkEnd w:id="971"/>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72"/>
            <w:r>
              <w:t>Beats</w:t>
            </w:r>
            <w:commentRangeEnd w:id="972"/>
            <w:r>
              <w:rPr>
                <w:rStyle w:val="CommentReference"/>
                <w:rFonts w:ascii="Times New Roman" w:eastAsiaTheme="minorHAnsi" w:hAnsi="Times New Roman" w:cstheme="minorBidi"/>
                <w:color w:val="auto"/>
              </w:rPr>
              <w:commentReference w:id="972"/>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73"/>
            <w:r>
              <w:t xml:space="preserve">incessant </w:t>
            </w:r>
            <w:commentRangeEnd w:id="973"/>
            <w:r>
              <w:rPr>
                <w:rStyle w:val="CommentReference"/>
                <w:rFonts w:ascii="Times New Roman" w:eastAsiaTheme="minorHAnsi" w:hAnsi="Times New Roman" w:cstheme="minorBidi"/>
                <w:color w:val="auto"/>
              </w:rPr>
              <w:commentReference w:id="973"/>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74"/>
            <w:r>
              <w:t>The ministering flames of fire,</w:t>
            </w:r>
            <w:commentRangeEnd w:id="974"/>
            <w:r>
              <w:rPr>
                <w:rStyle w:val="CommentReference"/>
                <w:rFonts w:ascii="Times New Roman" w:eastAsiaTheme="minorHAnsi" w:hAnsi="Times New Roman" w:cstheme="minorBidi"/>
                <w:color w:val="auto"/>
              </w:rPr>
              <w:commentReference w:id="974"/>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5"/>
            <w:r w:rsidRPr="004764BD">
              <w:t xml:space="preserve">before </w:t>
            </w:r>
            <w:commentRangeEnd w:id="975"/>
            <w:r>
              <w:rPr>
                <w:rStyle w:val="CommentReference"/>
                <w:rFonts w:ascii="Times New Roman" w:eastAsiaTheme="minorHAnsi" w:hAnsi="Times New Roman" w:cstheme="minorBidi"/>
                <w:color w:val="auto"/>
              </w:rPr>
              <w:commentReference w:id="975"/>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84"/>
            <w:r w:rsidRPr="004764BD">
              <w:t>Voice Divine</w:t>
            </w:r>
            <w:commentRangeEnd w:id="984"/>
            <w:r>
              <w:rPr>
                <w:rStyle w:val="CommentReference"/>
                <w:rFonts w:ascii="Times New Roman" w:eastAsiaTheme="minorHAnsi" w:hAnsi="Times New Roman" w:cstheme="minorBidi"/>
                <w:color w:val="auto"/>
              </w:rPr>
              <w:commentReference w:id="984"/>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5"/>
            <w:r w:rsidRPr="004764BD">
              <w:t xml:space="preserve">received </w:t>
            </w:r>
            <w:commentRangeEnd w:id="985"/>
            <w:r>
              <w:rPr>
                <w:rStyle w:val="CommentReference"/>
                <w:rFonts w:ascii="Times New Roman" w:eastAsiaTheme="minorHAnsi" w:hAnsi="Times New Roman" w:cstheme="minorBidi"/>
                <w:color w:val="auto"/>
              </w:rPr>
              <w:commentReference w:id="985"/>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6"/>
            <w:r>
              <w:t>Prabioc</w:t>
            </w:r>
            <w:commentRangeEnd w:id="986"/>
            <w:r>
              <w:rPr>
                <w:rStyle w:val="CommentReference"/>
                <w:rFonts w:ascii="Times New Roman" w:eastAsiaTheme="minorHAnsi" w:hAnsi="Times New Roman" w:cstheme="minorBidi"/>
                <w:color w:val="auto"/>
              </w:rPr>
              <w:commentReference w:id="986"/>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7"/>
            <w:r>
              <w:t xml:space="preserve">confirming </w:t>
            </w:r>
            <w:commentRangeEnd w:id="987"/>
            <w:r>
              <w:rPr>
                <w:rStyle w:val="CommentReference"/>
                <w:rFonts w:ascii="Times New Roman" w:eastAsiaTheme="minorHAnsi" w:hAnsi="Times New Roman" w:cstheme="minorBidi"/>
                <w:color w:val="auto"/>
              </w:rPr>
              <w:commentReference w:id="987"/>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6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6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6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91"/>
            <w:r>
              <w:t>Placed</w:t>
            </w:r>
            <w:commentRangeEnd w:id="991"/>
            <w:r>
              <w:rPr>
                <w:rStyle w:val="CommentReference"/>
                <w:rFonts w:ascii="Times New Roman" w:eastAsiaTheme="minorHAnsi" w:hAnsi="Times New Roman" w:cstheme="minorBidi"/>
                <w:color w:val="auto"/>
              </w:rPr>
              <w:commentReference w:id="991"/>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92"/>
            <w:r>
              <w:t>emperate</w:t>
            </w:r>
            <w:r w:rsidRPr="004764BD">
              <w:t xml:space="preserve"> </w:t>
            </w:r>
            <w:r>
              <w:t>with</w:t>
            </w:r>
            <w:commentRangeEnd w:id="992"/>
            <w:r>
              <w:rPr>
                <w:rStyle w:val="CommentReference"/>
                <w:rFonts w:ascii="Times New Roman" w:eastAsiaTheme="minorHAnsi" w:hAnsi="Times New Roman" w:cstheme="minorBidi"/>
                <w:color w:val="auto"/>
              </w:rPr>
              <w:commentReference w:id="992"/>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6"/>
            <w:r>
              <w:t>sprang forth</w:t>
            </w:r>
            <w:commentRangeEnd w:id="996"/>
            <w:r>
              <w:rPr>
                <w:rStyle w:val="CommentReference"/>
                <w:rFonts w:ascii="Times New Roman" w:eastAsiaTheme="minorHAnsi" w:hAnsi="Times New Roman" w:cstheme="minorBidi"/>
                <w:color w:val="auto"/>
              </w:rPr>
              <w:commentReference w:id="996"/>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7" w:name="_Toc410196202"/>
      <w:bookmarkStart w:id="998" w:name="_Toc410196444"/>
      <w:bookmarkStart w:id="999" w:name="_Toc410196946"/>
      <w:bookmarkStart w:id="1000" w:name="_Toc431466288"/>
      <w:r>
        <w:lastRenderedPageBreak/>
        <w:t>December</w:t>
      </w:r>
      <w:bookmarkEnd w:id="997"/>
      <w:bookmarkEnd w:id="998"/>
      <w:bookmarkEnd w:id="999"/>
      <w:r w:rsidR="00205EA4">
        <w:t xml:space="preserve"> or </w:t>
      </w:r>
      <w:r w:rsidR="00205EA4">
        <w:rPr>
          <w:rFonts w:ascii="FreeSerifAvvaShenouda" w:hAnsi="FreeSerifAvvaShenouda" w:cs="FreeSerifAvvaShenouda"/>
        </w:rPr>
        <w:t>Ⲕⲟⲓⲁϩⲕ</w:t>
      </w:r>
      <w:bookmarkEnd w:id="1000"/>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1001"/>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1001"/>
            <w:r>
              <w:rPr>
                <w:rStyle w:val="CommentReference"/>
                <w:rFonts w:ascii="Times New Roman" w:eastAsiaTheme="minorHAnsi" w:hAnsi="Times New Roman" w:cstheme="minorBidi"/>
                <w:color w:val="auto"/>
              </w:rPr>
              <w:commentReference w:id="1001"/>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02"/>
            <w:r>
              <w:t xml:space="preserve">Announced </w:t>
            </w:r>
            <w:commentRangeEnd w:id="1002"/>
            <w:r>
              <w:rPr>
                <w:rStyle w:val="CommentReference"/>
                <w:rFonts w:ascii="Times New Roman" w:eastAsiaTheme="minorHAnsi" w:hAnsi="Times New Roman" w:cstheme="minorBidi"/>
                <w:color w:val="auto"/>
              </w:rPr>
              <w:commentReference w:id="1002"/>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03"/>
            <w:r>
              <w:t>He raised us with a new invitation.</w:t>
            </w:r>
            <w:commentRangeEnd w:id="1003"/>
            <w:r>
              <w:rPr>
                <w:rStyle w:val="CommentReference"/>
                <w:rFonts w:ascii="Times New Roman" w:eastAsiaTheme="minorHAnsi" w:hAnsi="Times New Roman" w:cstheme="minorBidi"/>
                <w:color w:val="auto"/>
              </w:rPr>
              <w:commentReference w:id="1003"/>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04"/>
            <w:r>
              <w:t>Bride</w:t>
            </w:r>
            <w:commentRangeEnd w:id="1004"/>
            <w:r>
              <w:rPr>
                <w:rStyle w:val="CommentReference"/>
                <w:rFonts w:ascii="Times New Roman" w:eastAsiaTheme="minorHAnsi" w:hAnsi="Times New Roman" w:cstheme="minorBidi"/>
                <w:color w:val="auto"/>
              </w:rPr>
              <w:commentReference w:id="1004"/>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5"/>
            <w:r>
              <w:t xml:space="preserve">return </w:t>
            </w:r>
            <w:commentRangeEnd w:id="1005"/>
            <w:r>
              <w:rPr>
                <w:rStyle w:val="CommentReference"/>
              </w:rPr>
              <w:commentReference w:id="1005"/>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6"/>
            <w:r>
              <w:t xml:space="preserve">confirmation </w:t>
            </w:r>
            <w:commentRangeEnd w:id="1006"/>
            <w:r>
              <w:rPr>
                <w:rStyle w:val="CommentReference"/>
              </w:rPr>
              <w:commentReference w:id="1006"/>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7"/>
            <w:r>
              <w:t>Angel-evangel of Good News</w:t>
            </w:r>
            <w:commentRangeEnd w:id="1007"/>
            <w:r>
              <w:rPr>
                <w:rStyle w:val="CommentReference"/>
                <w:rFonts w:ascii="Times New Roman" w:eastAsiaTheme="minorHAnsi" w:hAnsi="Times New Roman" w:cstheme="minorBidi"/>
                <w:color w:val="auto"/>
              </w:rPr>
              <w:commentReference w:id="1007"/>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8"/>
            <w:r>
              <w:t>Hail, O full of grace</w:t>
            </w:r>
            <w:commentRangeEnd w:id="1008"/>
            <w:r>
              <w:rPr>
                <w:rStyle w:val="CommentReference"/>
                <w:rFonts w:ascii="Times New Roman" w:eastAsiaTheme="minorHAnsi" w:hAnsi="Times New Roman" w:cstheme="minorBidi"/>
                <w:color w:val="auto"/>
              </w:rPr>
              <w:commentReference w:id="1008"/>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9"/>
            <w:r>
              <w:t>Angel-Evangel</w:t>
            </w:r>
            <w:commentRangeEnd w:id="1009"/>
            <w:r>
              <w:rPr>
                <w:rStyle w:val="CommentReference"/>
                <w:rFonts w:ascii="Times New Roman" w:eastAsiaTheme="minorHAnsi" w:hAnsi="Times New Roman" w:cstheme="minorBidi"/>
                <w:color w:val="auto"/>
              </w:rPr>
              <w:commentReference w:id="1009"/>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10" w:name="_Toc410196203"/>
      <w:bookmarkStart w:id="1011" w:name="_Toc410196445"/>
      <w:bookmarkStart w:id="1012"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13"/>
            <w:r>
              <w:t>saint</w:t>
            </w:r>
            <w:commentRangeEnd w:id="1013"/>
            <w:r>
              <w:rPr>
                <w:rStyle w:val="CommentReference"/>
                <w:rFonts w:ascii="Times New Roman" w:eastAsiaTheme="minorHAnsi" w:hAnsi="Times New Roman" w:cstheme="minorBidi"/>
                <w:color w:val="auto"/>
              </w:rPr>
              <w:commentReference w:id="1013"/>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68"/>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69"/>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70"/>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24"/>
            <w:r>
              <w:t xml:space="preserve">rescued </w:t>
            </w:r>
            <w:commentRangeEnd w:id="1024"/>
            <w:r>
              <w:rPr>
                <w:rStyle w:val="CommentReference"/>
                <w:rFonts w:ascii="Times New Roman" w:eastAsiaTheme="minorHAnsi" w:hAnsi="Times New Roman" w:cstheme="minorBidi"/>
                <w:color w:val="auto"/>
              </w:rPr>
              <w:commentReference w:id="1024"/>
            </w:r>
            <w:r>
              <w:t>and saved us,</w:t>
            </w:r>
          </w:p>
          <w:p w:rsidR="00C33BEB" w:rsidRDefault="00C33BEB" w:rsidP="00C33BEB">
            <w:pPr>
              <w:pStyle w:val="EngHangEnd"/>
            </w:pPr>
            <w:commentRangeStart w:id="1025"/>
            <w:r>
              <w:t xml:space="preserve">We </w:t>
            </w:r>
            <w:commentRangeEnd w:id="1025"/>
            <w:r>
              <w:rPr>
                <w:rStyle w:val="CommentReference"/>
                <w:rFonts w:ascii="Times New Roman" w:eastAsiaTheme="minorHAnsi" w:hAnsi="Times New Roman" w:cstheme="minorBidi"/>
                <w:color w:val="auto"/>
              </w:rPr>
              <w:commentReference w:id="1025"/>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1"/>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6"/>
            <w:r>
              <w:t xml:space="preserve">Shone </w:t>
            </w:r>
            <w:commentRangeEnd w:id="1026"/>
            <w:r>
              <w:rPr>
                <w:rStyle w:val="CommentReference"/>
              </w:rPr>
              <w:commentReference w:id="1026"/>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7"/>
            <w:r>
              <w:t>All</w:t>
            </w:r>
            <w:commentRangeEnd w:id="1027"/>
            <w:r>
              <w:rPr>
                <w:rStyle w:val="CommentReference"/>
              </w:rPr>
              <w:commentReference w:id="1027"/>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8"/>
            <w:r>
              <w:t>seals</w:t>
            </w:r>
            <w:commentRangeEnd w:id="1028"/>
            <w:r>
              <w:rPr>
                <w:rStyle w:val="CommentReference"/>
              </w:rPr>
              <w:commentReference w:id="1028"/>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9"/>
            <w:r>
              <w:t>Tetra</w:t>
            </w:r>
            <w:commentRangeEnd w:id="1029"/>
            <w:r>
              <w:rPr>
                <w:rStyle w:val="CommentReference"/>
              </w:rPr>
              <w:commentReference w:id="1029"/>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30"/>
            <w:r>
              <w:t xml:space="preserve">flaming </w:t>
            </w:r>
            <w:commentRangeEnd w:id="1030"/>
            <w:r>
              <w:rPr>
                <w:rStyle w:val="CommentReference"/>
              </w:rPr>
              <w:commentReference w:id="1030"/>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31"/>
            <w:r>
              <w:t>disease</w:t>
            </w:r>
            <w:commentRangeEnd w:id="1031"/>
            <w:r>
              <w:rPr>
                <w:rStyle w:val="CommentReference"/>
              </w:rPr>
              <w:commentReference w:id="1031"/>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32"/>
            <w:r>
              <w:t xml:space="preserve">Isaiah </w:t>
            </w:r>
            <w:commentRangeEnd w:id="1032"/>
            <w:r>
              <w:rPr>
                <w:rStyle w:val="CommentReference"/>
              </w:rPr>
              <w:commentReference w:id="1032"/>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33"/>
            <w:r>
              <w:t>For I cannot speak.</w:t>
            </w:r>
            <w:commentRangeEnd w:id="1033"/>
            <w:r>
              <w:rPr>
                <w:rStyle w:val="CommentReference"/>
              </w:rPr>
              <w:commentReference w:id="1033"/>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2"/>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73"/>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34"/>
            <w:r>
              <w:t>Zebulun</w:t>
            </w:r>
            <w:commentRangeEnd w:id="1034"/>
            <w:r>
              <w:rPr>
                <w:rStyle w:val="FootnoteReference"/>
              </w:rPr>
              <w:footnoteReference w:id="474"/>
            </w:r>
            <w:r>
              <w:rPr>
                <w:rStyle w:val="CommentReference"/>
                <w:rFonts w:ascii="Times New Roman" w:eastAsiaTheme="minorHAnsi" w:hAnsi="Times New Roman" w:cstheme="minorBidi"/>
                <w:color w:val="auto"/>
              </w:rPr>
              <w:commentReference w:id="1034"/>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7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5" w:name="_Toc410196204"/>
      <w:bookmarkStart w:id="1036" w:name="_Toc410196446"/>
      <w:bookmarkStart w:id="1037" w:name="_Toc410196948"/>
      <w:bookmarkStart w:id="1038" w:name="_Toc431466289"/>
      <w:bookmarkEnd w:id="1010"/>
      <w:bookmarkEnd w:id="1011"/>
      <w:bookmarkEnd w:id="1012"/>
      <w:r>
        <w:lastRenderedPageBreak/>
        <w:t>January</w:t>
      </w:r>
      <w:bookmarkEnd w:id="1035"/>
      <w:bookmarkEnd w:id="1036"/>
      <w:bookmarkEnd w:id="1037"/>
      <w:r w:rsidR="00FF5FF3">
        <w:t xml:space="preserve"> or </w:t>
      </w:r>
      <w:r w:rsidR="00FF5FF3">
        <w:rPr>
          <w:rFonts w:ascii="FreeSerifAvvaShenouda" w:hAnsi="FreeSerifAvvaShenouda" w:cs="FreeSerifAvvaShenouda"/>
        </w:rPr>
        <w:t>Ⲧⲱⲃⲓ</w:t>
      </w:r>
      <w:bookmarkEnd w:id="1038"/>
    </w:p>
    <w:p w:rsidR="00495F1A" w:rsidRDefault="00073003" w:rsidP="00495F1A">
      <w:pPr>
        <w:pStyle w:val="Heading3"/>
      </w:pPr>
      <w:bookmarkStart w:id="1039" w:name="_Toc410196205"/>
      <w:bookmarkStart w:id="1040" w:name="_Toc410196447"/>
      <w:bookmarkStart w:id="1041" w:name="_Toc410196949"/>
      <w:r>
        <w:rPr>
          <w:lang w:val="en-US"/>
        </w:rPr>
        <w:t>January 1 (2) / Tobi 6</w:t>
      </w:r>
      <w:r w:rsidR="00FF5FF3">
        <w:rPr>
          <w:lang w:val="en-US"/>
        </w:rPr>
        <w:t xml:space="preserve">: The Feast of the </w:t>
      </w:r>
      <w:r w:rsidR="00495F1A">
        <w:t>Circumcision</w:t>
      </w:r>
      <w:bookmarkEnd w:id="1039"/>
      <w:bookmarkEnd w:id="1040"/>
      <w:bookmarkEnd w:id="1041"/>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42"/>
            <w:r>
              <w:t xml:space="preserve">Christian </w:t>
            </w:r>
            <w:commentRangeEnd w:id="1042"/>
            <w:r>
              <w:rPr>
                <w:rStyle w:val="CommentReference"/>
                <w:rFonts w:ascii="Times New Roman" w:eastAsiaTheme="minorHAnsi" w:hAnsi="Times New Roman" w:cstheme="minorBidi"/>
                <w:color w:val="auto"/>
              </w:rPr>
              <w:commentReference w:id="1042"/>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43"/>
            <w:r>
              <w:t xml:space="preserve">Victorious </w:t>
            </w:r>
            <w:commentRangeEnd w:id="1043"/>
            <w:r>
              <w:rPr>
                <w:rStyle w:val="CommentReference"/>
              </w:rPr>
              <w:commentReference w:id="1043"/>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44"/>
            <w:r>
              <w:t>divinity</w:t>
            </w:r>
            <w:commentRangeEnd w:id="1044"/>
            <w:r>
              <w:rPr>
                <w:rStyle w:val="CommentReference"/>
              </w:rPr>
              <w:commentReference w:id="1044"/>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5" w:name="_Toc410196206"/>
      <w:bookmarkStart w:id="1046" w:name="_Toc410196448"/>
      <w:bookmarkStart w:id="1047" w:name="_Toc410196950"/>
      <w:r>
        <w:lastRenderedPageBreak/>
        <w:t xml:space="preserve">January 6 (7) / Tobi 11: The Feast of </w:t>
      </w:r>
      <w:r w:rsidR="00495F1A">
        <w:t>Theophany</w:t>
      </w:r>
      <w:bookmarkEnd w:id="1045"/>
      <w:bookmarkEnd w:id="1046"/>
      <w:bookmarkEnd w:id="1047"/>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8"/>
            <w:r>
              <w:t xml:space="preserve">confirm </w:t>
            </w:r>
            <w:commentRangeEnd w:id="1048"/>
            <w:r>
              <w:rPr>
                <w:rStyle w:val="CommentReference"/>
              </w:rPr>
              <w:commentReference w:id="1048"/>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9"/>
            <w:r>
              <w:t>ⲛ̀ϫⲉ</w:t>
            </w:r>
            <w:commentRangeEnd w:id="1049"/>
            <w:r>
              <w:rPr>
                <w:rStyle w:val="CommentReference"/>
                <w:rFonts w:ascii="Times New Roman" w:hAnsi="Times New Roman"/>
              </w:rPr>
              <w:commentReference w:id="1049"/>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50"/>
            <w:r>
              <w:t>moved</w:t>
            </w:r>
            <w:commentRangeEnd w:id="1050"/>
            <w:r>
              <w:rPr>
                <w:rStyle w:val="CommentReference"/>
              </w:rPr>
              <w:commentReference w:id="1050"/>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51"/>
            <w:r>
              <w:t>thrice holy,</w:t>
            </w:r>
            <w:commentRangeEnd w:id="1051"/>
            <w:r>
              <w:rPr>
                <w:rStyle w:val="CommentReference"/>
              </w:rPr>
              <w:commentReference w:id="1051"/>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52"/>
            <w:r>
              <w:t xml:space="preserve">Ⲓⲱⲁⲛⲛⲟⲩ </w:t>
            </w:r>
            <w:commentRangeEnd w:id="1052"/>
            <w:r>
              <w:rPr>
                <w:rStyle w:val="CommentReference"/>
                <w:rFonts w:ascii="Times New Roman" w:hAnsi="Times New Roman"/>
              </w:rPr>
              <w:commentReference w:id="1052"/>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53"/>
            <w:r>
              <w:rPr>
                <w:rFonts w:eastAsia="Arial Unicode MS" w:cs="FreeSerifAvvaShenouda"/>
              </w:rPr>
              <w:t>ⲛⲓϯϩⲟ</w:t>
            </w:r>
            <w:commentRangeEnd w:id="1053"/>
            <w:r>
              <w:rPr>
                <w:rStyle w:val="CommentReference"/>
                <w:rFonts w:ascii="Times New Roman" w:hAnsi="Times New Roman"/>
              </w:rPr>
              <w:commentReference w:id="1053"/>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54"/>
            <w:r>
              <w:t>ⲫⲏ</w:t>
            </w:r>
            <w:commentRangeEnd w:id="1054"/>
            <w:r>
              <w:rPr>
                <w:rStyle w:val="CommentReference"/>
                <w:rFonts w:ascii="Times New Roman" w:hAnsi="Times New Roman"/>
              </w:rPr>
              <w:commentReference w:id="1054"/>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5"/>
            <w:r>
              <w:t>ϯⲥⲩⲛⲧⲉⲗⲓⲁ</w:t>
            </w:r>
            <w:commentRangeEnd w:id="1055"/>
            <w:r>
              <w:rPr>
                <w:rStyle w:val="CommentReference"/>
                <w:rFonts w:ascii="Times New Roman" w:hAnsi="Times New Roman"/>
              </w:rPr>
              <w:commentReference w:id="1055"/>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6"/>
            <w:r>
              <w:t>liberty</w:t>
            </w:r>
            <w:commentRangeEnd w:id="1056"/>
            <w:r>
              <w:rPr>
                <w:rStyle w:val="CommentReference"/>
              </w:rPr>
              <w:commentReference w:id="1056"/>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7"/>
            <w:r>
              <w:t xml:space="preserve">confirm </w:t>
            </w:r>
            <w:commentRangeEnd w:id="1057"/>
            <w:r>
              <w:rPr>
                <w:rStyle w:val="CommentReference"/>
              </w:rPr>
              <w:commentReference w:id="1057"/>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58" w:name="_Toc410196207"/>
      <w:bookmarkStart w:id="1059" w:name="_Toc410196449"/>
      <w:bookmarkStart w:id="1060" w:name="_Toc410196951"/>
    </w:p>
    <w:p w:rsidR="006B44CE" w:rsidRDefault="006B44CE" w:rsidP="006B44CE">
      <w:pPr>
        <w:pStyle w:val="Heading3"/>
      </w:pPr>
      <w:r>
        <w:lastRenderedPageBreak/>
        <w:t xml:space="preserve">January 7 (8) / Tobi 12:  </w:t>
      </w:r>
      <w:commentRangeStart w:id="1061"/>
      <w:r>
        <w:t>Also St. Theodore Anatoly</w:t>
      </w:r>
      <w:commentRangeEnd w:id="1061"/>
      <w:r>
        <w:rPr>
          <w:rStyle w:val="CommentReference"/>
          <w:rFonts w:eastAsiaTheme="minorHAnsi" w:cstheme="minorBidi"/>
          <w:b w:val="0"/>
          <w:bCs w:val="0"/>
        </w:rPr>
        <w:commentReference w:id="1061"/>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8"/>
      <w:bookmarkEnd w:id="1059"/>
      <w:bookmarkEnd w:id="1060"/>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76"/>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77"/>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78"/>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79"/>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5" w:name="_Toc410196208"/>
      <w:bookmarkStart w:id="1066" w:name="_Toc410196450"/>
      <w:bookmarkStart w:id="1067"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5"/>
      <w:bookmarkEnd w:id="1066"/>
      <w:bookmarkEnd w:id="1067"/>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0"/>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1"/>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8" w:name="_Toc410196209"/>
      <w:bookmarkStart w:id="1069" w:name="_Toc410196451"/>
      <w:bookmarkStart w:id="1070"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71" w:name="_Toc431466290"/>
      <w:r>
        <w:lastRenderedPageBreak/>
        <w:t>February</w:t>
      </w:r>
      <w:bookmarkEnd w:id="1068"/>
      <w:bookmarkEnd w:id="1069"/>
      <w:bookmarkEnd w:id="1070"/>
      <w:r w:rsidR="00C30529">
        <w:t xml:space="preserve"> or </w:t>
      </w:r>
      <w:r w:rsidR="00C30529">
        <w:rPr>
          <w:rFonts w:ascii="FreeSerifAvvaShenouda" w:hAnsi="FreeSerifAvvaShenouda" w:cs="FreeSerifAvvaShenouda"/>
        </w:rPr>
        <w:t>Ⲙϣⲓⲣ</w:t>
      </w:r>
      <w:bookmarkEnd w:id="1071"/>
    </w:p>
    <w:p w:rsidR="00495F1A" w:rsidRDefault="00C30529" w:rsidP="00495F1A">
      <w:pPr>
        <w:pStyle w:val="Heading3"/>
      </w:pPr>
      <w:bookmarkStart w:id="1072" w:name="_Toc410196210"/>
      <w:bookmarkStart w:id="1073" w:name="_Toc410196452"/>
      <w:bookmarkStart w:id="1074" w:name="_Toc410196954"/>
      <w:r>
        <w:t xml:space="preserve">February 2 (3): Meshir 8: </w:t>
      </w:r>
      <w:r w:rsidR="00495F1A">
        <w:t>The Entrance into the Temple</w:t>
      </w:r>
      <w:bookmarkEnd w:id="1072"/>
      <w:bookmarkEnd w:id="1073"/>
      <w:bookmarkEnd w:id="1074"/>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5" w:name="_Toc410196211"/>
      <w:bookmarkStart w:id="1076" w:name="_Toc410196453"/>
      <w:bookmarkStart w:id="1077"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8" w:name="_Toc431466291"/>
      <w:r>
        <w:lastRenderedPageBreak/>
        <w:t>March</w:t>
      </w:r>
      <w:bookmarkEnd w:id="1075"/>
      <w:bookmarkEnd w:id="1076"/>
      <w:bookmarkEnd w:id="1077"/>
      <w:r w:rsidR="00C30529">
        <w:t xml:space="preserve"> or </w:t>
      </w:r>
      <w:r w:rsidR="00C30529">
        <w:rPr>
          <w:rFonts w:ascii="FreeSerifAvvaShenouda" w:hAnsi="FreeSerifAvvaShenouda" w:cs="FreeSerifAvvaShenouda"/>
        </w:rPr>
        <w:t>Ⲡⲁⲣⲙϩⲟⲧⲡ</w:t>
      </w:r>
      <w:bookmarkEnd w:id="1078"/>
    </w:p>
    <w:p w:rsidR="006A140A" w:rsidRDefault="006A140A" w:rsidP="007F571C">
      <w:pPr>
        <w:pStyle w:val="Heading3"/>
      </w:pPr>
      <w:bookmarkStart w:id="1079" w:name="_Toc410196212"/>
      <w:bookmarkStart w:id="1080" w:name="_Toc410196454"/>
      <w:bookmarkStart w:id="1081" w:name="_Toc410196956"/>
      <w:r>
        <w:t>March 2: Departure of St. Chad of Mercia</w:t>
      </w:r>
      <w:r w:rsidR="00377E51">
        <w:rPr>
          <w:rStyle w:val="FootnoteReference"/>
        </w:rPr>
        <w:footnoteReference w:id="483"/>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9"/>
      <w:bookmarkEnd w:id="1080"/>
      <w:bookmarkEnd w:id="1081"/>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82" w:name="_Toc410196213"/>
      <w:bookmarkStart w:id="1083" w:name="_Toc410196455"/>
      <w:bookmarkStart w:id="1084"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84"/>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85"/>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82"/>
      <w:bookmarkEnd w:id="1083"/>
      <w:bookmarkEnd w:id="1084"/>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91" w:name="_Toc410196214"/>
      <w:bookmarkStart w:id="1092" w:name="_Toc410196456"/>
      <w:bookmarkStart w:id="1093"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94"/>
            <w:r>
              <w:t>Head</w:t>
            </w:r>
            <w:commentRangeEnd w:id="1094"/>
            <w:r>
              <w:rPr>
                <w:rStyle w:val="CommentReference"/>
              </w:rPr>
              <w:commentReference w:id="1094"/>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5"/>
            <w:r>
              <w:t>ruler</w:t>
            </w:r>
            <w:commentRangeEnd w:id="1095"/>
            <w:r>
              <w:rPr>
                <w:rStyle w:val="CommentReference"/>
              </w:rPr>
              <w:commentReference w:id="1095"/>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6"/>
            <w:r>
              <w:t xml:space="preserve">peoples </w:t>
            </w:r>
            <w:commentRangeEnd w:id="1096"/>
            <w:r>
              <w:rPr>
                <w:rStyle w:val="CommentReference"/>
              </w:rPr>
              <w:commentReference w:id="1096"/>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7"/>
            <w:r>
              <w:t>burned</w:t>
            </w:r>
            <w:commentRangeEnd w:id="1097"/>
            <w:r>
              <w:rPr>
                <w:rStyle w:val="CommentReference"/>
              </w:rPr>
              <w:commentReference w:id="1097"/>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8"/>
            <w:r>
              <w:t>Servant</w:t>
            </w:r>
            <w:commentRangeEnd w:id="1098"/>
            <w:r>
              <w:rPr>
                <w:rStyle w:val="CommentReference"/>
              </w:rPr>
              <w:commentReference w:id="1098"/>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9"/>
            <w:r>
              <w:t xml:space="preserve">Ⲫⲱⲕ </w:t>
            </w:r>
            <w:commentRangeEnd w:id="1099"/>
            <w:r>
              <w:rPr>
                <w:rStyle w:val="CommentReference"/>
                <w:rFonts w:ascii="Times New Roman" w:hAnsi="Times New Roman"/>
              </w:rPr>
              <w:commentReference w:id="1099"/>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100" w:name="_Toc431466292"/>
      <w:r>
        <w:lastRenderedPageBreak/>
        <w:t>April</w:t>
      </w:r>
      <w:bookmarkEnd w:id="1091"/>
      <w:bookmarkEnd w:id="1092"/>
      <w:bookmarkEnd w:id="109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100"/>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101"/>
      <w:r>
        <w:t xml:space="preserve">James </w:t>
      </w:r>
      <w:commentRangeEnd w:id="1101"/>
      <w:r>
        <w:rPr>
          <w:rStyle w:val="CommentReference"/>
          <w:rFonts w:eastAsiaTheme="minorHAnsi" w:cstheme="minorBidi"/>
          <w:b w:val="0"/>
          <w:bCs w:val="0"/>
        </w:rPr>
        <w:commentReference w:id="1101"/>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102" w:name="_Toc410196215"/>
      <w:bookmarkStart w:id="1103" w:name="_Toc410196457"/>
      <w:bookmarkStart w:id="1104"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5" w:name="_Toc431466293"/>
      <w:r>
        <w:lastRenderedPageBreak/>
        <w:t>May</w:t>
      </w:r>
      <w:r w:rsidR="00495F1A">
        <w:t xml:space="preserve"> or </w:t>
      </w:r>
      <w:bookmarkEnd w:id="1102"/>
      <w:bookmarkEnd w:id="1103"/>
      <w:bookmarkEnd w:id="1104"/>
      <w:r w:rsidRPr="00FB5E62">
        <w:rPr>
          <w:rFonts w:ascii="FreeSerifAvvaShenouda" w:eastAsia="Arial Unicode MS" w:hAnsi="FreeSerifAvvaShenouda" w:cs="FreeSerifAvvaShenouda"/>
          <w:lang w:val="en-US"/>
        </w:rPr>
        <w:t>Ⲡⲁϣⲁⲛⲥ</w:t>
      </w:r>
      <w:bookmarkEnd w:id="1105"/>
    </w:p>
    <w:p w:rsidR="00137929" w:rsidRDefault="00137929" w:rsidP="00137929">
      <w:pPr>
        <w:pStyle w:val="Heading3"/>
      </w:pPr>
      <w:bookmarkStart w:id="1106" w:name="_Toc410196216"/>
      <w:bookmarkStart w:id="1107" w:name="_Toc410196458"/>
      <w:bookmarkStart w:id="1108"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87"/>
            </w:r>
            <w:r>
              <w:t>;</w:t>
            </w:r>
          </w:p>
          <w:p w:rsidR="0047441D" w:rsidRDefault="0047441D" w:rsidP="0047441D">
            <w:pPr>
              <w:pStyle w:val="EngHang"/>
            </w:pPr>
            <w:r>
              <w:t>He sent them “the Father of Peace</w:t>
            </w:r>
            <w:r>
              <w:rPr>
                <w:rStyle w:val="FootnoteReference"/>
              </w:rPr>
              <w:footnoteReference w:id="488"/>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09"/>
      <w:r>
        <w:t>Arsenius</w:t>
      </w:r>
      <w:commentRangeEnd w:id="1109"/>
      <w:r>
        <w:rPr>
          <w:rStyle w:val="CommentReference"/>
          <w:rFonts w:eastAsiaTheme="minorHAnsi" w:cstheme="minorBidi"/>
          <w:b w:val="0"/>
          <w:bCs w:val="0"/>
        </w:rPr>
        <w:commentReference w:id="1109"/>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6"/>
      <w:bookmarkEnd w:id="1107"/>
      <w:bookmarkEnd w:id="1108"/>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10"/>
            <w:r>
              <w:t>approached</w:t>
            </w:r>
            <w:commentRangeEnd w:id="1110"/>
            <w:r>
              <w:rPr>
                <w:rStyle w:val="CommentReference"/>
              </w:rPr>
              <w:commentReference w:id="1110"/>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11"/>
            <w:r>
              <w:t xml:space="preserve">Ⲫⲱⲕ </w:t>
            </w:r>
            <w:commentRangeEnd w:id="1111"/>
            <w:r>
              <w:rPr>
                <w:rStyle w:val="CommentReference"/>
                <w:rFonts w:ascii="Times New Roman" w:hAnsi="Times New Roman"/>
              </w:rPr>
              <w:commentReference w:id="1111"/>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12"/>
            <w:r>
              <w:t>Like amber</w:t>
            </w:r>
          </w:p>
          <w:p w:rsidR="007A6E4F" w:rsidRDefault="007A6E4F" w:rsidP="007A6E4F">
            <w:pPr>
              <w:pStyle w:val="EngHangEnd"/>
            </w:pPr>
            <w:r>
              <w:t>Spreading in paradise.</w:t>
            </w:r>
            <w:commentRangeEnd w:id="1112"/>
            <w:r>
              <w:rPr>
                <w:rStyle w:val="CommentReference"/>
                <w:rFonts w:ascii="Times New Roman" w:eastAsiaTheme="minorHAnsi" w:hAnsi="Times New Roman" w:cstheme="minorBidi"/>
                <w:color w:val="auto"/>
              </w:rPr>
              <w:commentReference w:id="1112"/>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89"/>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6" w:name="_Toc410196217"/>
      <w:bookmarkStart w:id="1117" w:name="_Toc410196459"/>
      <w:bookmarkStart w:id="1118" w:name="_Toc410196961"/>
      <w:bookmarkStart w:id="1119" w:name="_Toc431466294"/>
      <w:r>
        <w:lastRenderedPageBreak/>
        <w:t>June</w:t>
      </w:r>
      <w:bookmarkEnd w:id="1116"/>
      <w:bookmarkEnd w:id="1117"/>
      <w:bookmarkEnd w:id="1118"/>
      <w:r w:rsidR="00C30529">
        <w:t xml:space="preserve"> or </w:t>
      </w:r>
      <w:r w:rsidR="00C30529">
        <w:rPr>
          <w:rFonts w:ascii="FreeSerifAvvaShenouda" w:hAnsi="FreeSerifAvvaShenouda" w:cs="FreeSerifAvvaShenouda"/>
        </w:rPr>
        <w:t>Ⲡⲁⲱⲛⲉ</w:t>
      </w:r>
      <w:bookmarkEnd w:id="111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20"/>
            <w:r>
              <w:t xml:space="preserve">the </w:t>
            </w:r>
            <w:commentRangeEnd w:id="1120"/>
            <w:r>
              <w:rPr>
                <w:rStyle w:val="CommentReference"/>
              </w:rPr>
              <w:commentReference w:id="112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1"/>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2"/>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93"/>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94"/>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95"/>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496"/>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31"/>
            <w:r>
              <w:t>Are the working husbandmen</w:t>
            </w:r>
            <w:commentRangeEnd w:id="1131"/>
            <w:r>
              <w:rPr>
                <w:rStyle w:val="CommentReference"/>
                <w:rFonts w:ascii="Times New Roman" w:eastAsiaTheme="minorHAnsi" w:hAnsi="Times New Roman" w:cstheme="minorBidi"/>
                <w:color w:val="auto"/>
              </w:rPr>
              <w:commentReference w:id="113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32"/>
            <w:r>
              <w:t xml:space="preserve">With </w:t>
            </w:r>
            <w:commentRangeEnd w:id="1132"/>
            <w:r>
              <w:rPr>
                <w:rStyle w:val="CommentReference"/>
                <w:rFonts w:ascii="Times New Roman" w:eastAsiaTheme="minorHAnsi" w:hAnsi="Times New Roman" w:cstheme="minorBidi"/>
                <w:color w:val="auto"/>
              </w:rPr>
              <w:commentReference w:id="113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33"/>
            <w:commentRangeStart w:id="1134"/>
            <w:r>
              <w:t xml:space="preserve">sound </w:t>
            </w:r>
            <w:commentRangeEnd w:id="1133"/>
            <w:r>
              <w:rPr>
                <w:rStyle w:val="CommentReference"/>
                <w:rFonts w:ascii="Times New Roman" w:eastAsiaTheme="minorHAnsi" w:hAnsi="Times New Roman" w:cstheme="minorBidi"/>
                <w:color w:val="auto"/>
              </w:rPr>
              <w:commentReference w:id="1133"/>
            </w:r>
            <w:commentRangeEnd w:id="1134"/>
            <w:r>
              <w:rPr>
                <w:rStyle w:val="CommentReference"/>
                <w:rFonts w:ascii="Times New Roman" w:eastAsiaTheme="minorHAnsi" w:hAnsi="Times New Roman" w:cstheme="minorBidi"/>
                <w:color w:val="auto"/>
              </w:rPr>
              <w:commentReference w:id="113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6"/>
            <w:r>
              <w:t xml:space="preserve">To </w:t>
            </w:r>
            <w:commentRangeEnd w:id="1136"/>
            <w:r>
              <w:rPr>
                <w:rStyle w:val="CommentReference"/>
                <w:rFonts w:ascii="Times New Roman" w:eastAsiaTheme="minorHAnsi" w:hAnsi="Times New Roman" w:cstheme="minorBidi"/>
                <w:color w:val="auto"/>
              </w:rPr>
              <w:commentReference w:id="1136"/>
            </w:r>
            <w:r>
              <w:t xml:space="preserve">all the </w:t>
            </w:r>
            <w:commentRangeStart w:id="1137"/>
            <w:r>
              <w:t>Gentiles</w:t>
            </w:r>
            <w:commentRangeEnd w:id="1137"/>
            <w:r>
              <w:rPr>
                <w:rStyle w:val="CommentReference"/>
                <w:rFonts w:ascii="Times New Roman" w:eastAsiaTheme="minorHAnsi" w:hAnsi="Times New Roman" w:cstheme="minorBidi"/>
                <w:color w:val="auto"/>
              </w:rPr>
              <w:commentReference w:id="113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8"/>
            <w:r>
              <w:t>To be completely filled</w:t>
            </w:r>
          </w:p>
          <w:p w:rsidR="00306181" w:rsidRDefault="00306181" w:rsidP="00306181">
            <w:pPr>
              <w:pStyle w:val="EngHangEnd"/>
            </w:pPr>
            <w:r>
              <w:t>With God in love.</w:t>
            </w:r>
            <w:commentRangeEnd w:id="1138"/>
            <w:r>
              <w:rPr>
                <w:rStyle w:val="CommentReference"/>
                <w:rFonts w:ascii="Times New Roman" w:eastAsiaTheme="minorHAnsi" w:hAnsi="Times New Roman" w:cstheme="minorBidi"/>
                <w:color w:val="auto"/>
              </w:rPr>
              <w:commentReference w:id="113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9" w:name="_Toc410196218"/>
      <w:bookmarkStart w:id="1140" w:name="_Toc410196460"/>
      <w:bookmarkStart w:id="1141" w:name="_Toc410196962"/>
      <w:bookmarkStart w:id="1142" w:name="_Toc431466295"/>
      <w:r>
        <w:lastRenderedPageBreak/>
        <w:t>July</w:t>
      </w:r>
      <w:bookmarkEnd w:id="1139"/>
      <w:bookmarkEnd w:id="1140"/>
      <w:bookmarkEnd w:id="1141"/>
      <w:r w:rsidR="00980D99">
        <w:t xml:space="preserve"> or </w:t>
      </w:r>
      <w:r w:rsidR="00980D99">
        <w:rPr>
          <w:rFonts w:ascii="FreeSerifAvvaShenouda" w:hAnsi="FreeSerifAvvaShenouda" w:cs="FreeSerifAvvaShenouda"/>
        </w:rPr>
        <w:t>Ⲉⲡⲏⲡ</w:t>
      </w:r>
      <w:bookmarkEnd w:id="1142"/>
    </w:p>
    <w:p w:rsidR="00980D99" w:rsidRDefault="00E77C68" w:rsidP="00495F1A">
      <w:pPr>
        <w:pStyle w:val="Heading3"/>
        <w:rPr>
          <w:rFonts w:ascii="Times New Roman" w:hAnsi="Times New Roman" w:cs="Times New Roman"/>
        </w:rPr>
      </w:pPr>
      <w:bookmarkStart w:id="1143" w:name="_Toc410196221"/>
      <w:bookmarkStart w:id="1144" w:name="_Toc410196463"/>
      <w:bookmarkStart w:id="1145"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97"/>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98"/>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99"/>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0"/>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1"/>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43"/>
      <w:bookmarkEnd w:id="1144"/>
      <w:bookmarkEnd w:id="114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8"/>
            <w:r>
              <w:t>struggler</w:t>
            </w:r>
            <w:commentRangeEnd w:id="1158"/>
            <w:r>
              <w:rPr>
                <w:rStyle w:val="CommentReference"/>
                <w:rFonts w:ascii="Times New Roman" w:eastAsiaTheme="minorHAnsi" w:hAnsi="Times New Roman" w:cstheme="minorBidi"/>
                <w:color w:val="auto"/>
              </w:rPr>
              <w:commentReference w:id="1158"/>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9"/>
            <w:r>
              <w:t>Abba Noub</w:t>
            </w:r>
            <w:commentRangeEnd w:id="1159"/>
            <w:r>
              <w:rPr>
                <w:rStyle w:val="CommentReference"/>
                <w:rFonts w:ascii="Times New Roman" w:eastAsiaTheme="minorHAnsi" w:hAnsi="Times New Roman" w:cstheme="minorBidi"/>
                <w:color w:val="auto"/>
              </w:rPr>
              <w:commentReference w:id="1159"/>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60"/>
            <w:r>
              <w:t xml:space="preserve">upright </w:t>
            </w:r>
            <w:commentRangeEnd w:id="1160"/>
            <w:r>
              <w:rPr>
                <w:rStyle w:val="CommentReference"/>
                <w:rFonts w:ascii="Times New Roman" w:eastAsiaTheme="minorHAnsi" w:hAnsi="Times New Roman" w:cstheme="minorBidi"/>
                <w:color w:val="auto"/>
              </w:rPr>
              <w:commentReference w:id="1160"/>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61" w:name="_Toc410196222"/>
      <w:bookmarkStart w:id="1162" w:name="_Toc410196464"/>
      <w:bookmarkStart w:id="1163"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64"/>
            <w:r>
              <w:t xml:space="preserve">ϯⲁⲅⲓⲁ </w:t>
            </w:r>
            <w:commentRangeEnd w:id="1164"/>
            <w:r>
              <w:rPr>
                <w:rStyle w:val="CommentReference"/>
                <w:rFonts w:ascii="Times New Roman" w:hAnsi="Times New Roman" w:cstheme="minorBidi"/>
                <w:noProof w:val="0"/>
              </w:rPr>
              <w:commentReference w:id="1164"/>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5" w:name="_Toc431466296"/>
      <w:r>
        <w:lastRenderedPageBreak/>
        <w:t>August</w:t>
      </w:r>
      <w:bookmarkEnd w:id="1161"/>
      <w:bookmarkEnd w:id="1162"/>
      <w:bookmarkEnd w:id="116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5"/>
    </w:p>
    <w:p w:rsidR="00306181" w:rsidRDefault="00306181" w:rsidP="00306181">
      <w:pPr>
        <w:pStyle w:val="Heading3"/>
      </w:pPr>
      <w:bookmarkStart w:id="1166" w:name="_Toc410196223"/>
      <w:bookmarkStart w:id="1167" w:name="_Toc410196465"/>
      <w:bookmarkStart w:id="1168"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6"/>
      <w:bookmarkEnd w:id="1167"/>
      <w:bookmarkEnd w:id="1168"/>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9" w:name="_Toc410196224"/>
      <w:bookmarkStart w:id="1170" w:name="_Toc410196466"/>
      <w:bookmarkStart w:id="1171" w:name="_Toc410196968"/>
      <w:r>
        <w:t xml:space="preserve">August 9 / Mesori 16: </w:t>
      </w:r>
      <w:r w:rsidR="00495F1A">
        <w:t>The Assumption of the Virgin</w:t>
      </w:r>
      <w:bookmarkEnd w:id="1169"/>
      <w:bookmarkEnd w:id="1170"/>
      <w:bookmarkEnd w:id="1171"/>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03"/>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5"/>
            <w:r>
              <w:t xml:space="preserve">ⲙ̀Ⲡⲭ̄ⲥ̄ </w:t>
            </w:r>
            <w:commentRangeEnd w:id="1175"/>
            <w:r>
              <w:rPr>
                <w:rStyle w:val="CommentReference"/>
                <w:rFonts w:ascii="Times New Roman" w:hAnsi="Times New Roman" w:cstheme="minorBidi"/>
                <w:noProof w:val="0"/>
              </w:rPr>
              <w:commentReference w:id="1175"/>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6"/>
            <w:r>
              <w:t xml:space="preserve">ⲡⲉⲛⲥⲱⲧⲏⲣ </w:t>
            </w:r>
            <w:commentRangeEnd w:id="1176"/>
            <w:r>
              <w:rPr>
                <w:rStyle w:val="CommentReference"/>
                <w:rFonts w:ascii="Times New Roman" w:hAnsi="Times New Roman" w:cstheme="minorBidi"/>
                <w:noProof w:val="0"/>
              </w:rPr>
              <w:commentReference w:id="1176"/>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7" w:name="_Toc410196226"/>
      <w:bookmarkStart w:id="1178" w:name="_Toc410196468"/>
      <w:bookmarkStart w:id="1179" w:name="_Toc410196970"/>
      <w:bookmarkStart w:id="1180" w:name="_Toc431466297"/>
      <w:r>
        <w:lastRenderedPageBreak/>
        <w:t>The Pascal Cycle</w:t>
      </w:r>
      <w:bookmarkEnd w:id="1177"/>
      <w:bookmarkEnd w:id="1178"/>
      <w:bookmarkEnd w:id="1179"/>
      <w:bookmarkEnd w:id="1180"/>
    </w:p>
    <w:p w:rsidR="00495F1A" w:rsidRDefault="00495F1A" w:rsidP="00495F1A">
      <w:pPr>
        <w:pStyle w:val="Heading3"/>
      </w:pPr>
      <w:bookmarkStart w:id="1181" w:name="_Toc410196227"/>
      <w:bookmarkStart w:id="1182" w:name="_Toc410196469"/>
      <w:bookmarkStart w:id="1183" w:name="_Toc410196971"/>
      <w:r>
        <w:t>Jonah’s Fast</w:t>
      </w:r>
      <w:bookmarkEnd w:id="1181"/>
      <w:bookmarkEnd w:id="1182"/>
      <w:bookmarkEnd w:id="1183"/>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84" w:name="_Toc410196228"/>
      <w:bookmarkStart w:id="1185" w:name="_Toc410196470"/>
      <w:bookmarkStart w:id="1186" w:name="_Toc410196972"/>
      <w:r>
        <w:t>Jonah’s Feast</w:t>
      </w:r>
      <w:bookmarkEnd w:id="1184"/>
      <w:bookmarkEnd w:id="1185"/>
      <w:bookmarkEnd w:id="1186"/>
    </w:p>
    <w:p w:rsidR="00495F1A" w:rsidRDefault="00495F1A" w:rsidP="00495F1A">
      <w:pPr>
        <w:pStyle w:val="Heading3"/>
      </w:pPr>
      <w:bookmarkStart w:id="1187" w:name="_Toc410196229"/>
      <w:bookmarkStart w:id="1188" w:name="_Toc410196471"/>
      <w:bookmarkStart w:id="1189" w:name="_Toc410196973"/>
      <w:r>
        <w:t>Great Lent</w:t>
      </w:r>
      <w:bookmarkEnd w:id="1187"/>
      <w:bookmarkEnd w:id="1188"/>
      <w:bookmarkEnd w:id="1189"/>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90"/>
            <w:r>
              <w:t>ⲛⲓⲉ̀ⲛⲉϩ</w:t>
            </w:r>
            <w:commentRangeEnd w:id="1190"/>
            <w:r>
              <w:rPr>
                <w:rStyle w:val="CommentReference"/>
                <w:rFonts w:ascii="Times New Roman" w:hAnsi="Times New Roman" w:cstheme="minorBidi"/>
                <w:noProof w:val="0"/>
              </w:rPr>
              <w:commentReference w:id="1190"/>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91"/>
            <w:r>
              <w:t xml:space="preserve">He </w:t>
            </w:r>
            <w:r w:rsidR="00253DD3">
              <w:t>humiliated</w:t>
            </w:r>
          </w:p>
          <w:p w:rsidR="00420CFA" w:rsidRDefault="00420CFA" w:rsidP="00420CFA">
            <w:pPr>
              <w:pStyle w:val="EngHangEnd"/>
            </w:pPr>
            <w:r>
              <w:t>The Tempter</w:t>
            </w:r>
            <w:commentRangeEnd w:id="1191"/>
            <w:r>
              <w:rPr>
                <w:rStyle w:val="CommentReference"/>
              </w:rPr>
              <w:commentReference w:id="1191"/>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92"/>
            <w:r>
              <w:t>“Fast in watchfulness</w:t>
            </w:r>
          </w:p>
          <w:p w:rsidR="00420CFA" w:rsidRDefault="00420CFA" w:rsidP="00420CFA">
            <w:pPr>
              <w:pStyle w:val="EngHangEnd"/>
            </w:pPr>
            <w:r>
              <w:t>By day and by night.”</w:t>
            </w:r>
            <w:commentRangeEnd w:id="1192"/>
            <w:r>
              <w:rPr>
                <w:rStyle w:val="CommentReference"/>
              </w:rPr>
              <w:commentReference w:id="1192"/>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93"/>
            <w:r>
              <w:t xml:space="preserve">Ϯⲛⲏⲥⲧⲓⲁ̀ </w:t>
            </w:r>
            <w:commentRangeEnd w:id="1193"/>
            <w:r>
              <w:rPr>
                <w:rStyle w:val="CommentReference"/>
                <w:rFonts w:ascii="Times New Roman" w:hAnsi="Times New Roman" w:cstheme="minorBidi"/>
                <w:noProof w:val="0"/>
              </w:rPr>
              <w:commentReference w:id="1193"/>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94"/>
            <w:r>
              <w:t>pretense</w:t>
            </w:r>
            <w:commentRangeEnd w:id="1194"/>
            <w:r>
              <w:rPr>
                <w:rStyle w:val="CommentReference"/>
              </w:rPr>
              <w:commentReference w:id="1194"/>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5"/>
            <w:r>
              <w:t>strugglers</w:t>
            </w:r>
            <w:commentRangeEnd w:id="1195"/>
            <w:r>
              <w:rPr>
                <w:rStyle w:val="CommentReference"/>
              </w:rPr>
              <w:commentReference w:id="1195"/>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6"/>
            <w:r>
              <w:t>martyrdom</w:t>
            </w:r>
            <w:commentRangeEnd w:id="1196"/>
            <w:r>
              <w:rPr>
                <w:rStyle w:val="CommentReference"/>
              </w:rPr>
              <w:commentReference w:id="1196"/>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7"/>
            <w:r>
              <w:t xml:space="preserve">carries </w:t>
            </w:r>
            <w:commentRangeEnd w:id="1197"/>
            <w:r>
              <w:rPr>
                <w:rStyle w:val="CommentReference"/>
              </w:rPr>
              <w:commentReference w:id="1197"/>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8"/>
            <w:r>
              <w:t>assembly</w:t>
            </w:r>
            <w:commentRangeEnd w:id="1198"/>
            <w:r>
              <w:rPr>
                <w:rStyle w:val="CommentReference"/>
              </w:rPr>
              <w:commentReference w:id="1198"/>
            </w:r>
            <w:r>
              <w:t>,</w:t>
            </w:r>
          </w:p>
          <w:p w:rsidR="006A78B4" w:rsidRDefault="006A78B4" w:rsidP="006A78B4">
            <w:pPr>
              <w:pStyle w:val="EngHangEnd"/>
            </w:pPr>
            <w:r>
              <w:t xml:space="preserve">From now until the </w:t>
            </w:r>
            <w:commentRangeStart w:id="1199"/>
            <w:r>
              <w:t>ages of ages</w:t>
            </w:r>
            <w:commentRangeEnd w:id="1199"/>
            <w:r>
              <w:rPr>
                <w:rStyle w:val="CommentReference"/>
              </w:rPr>
              <w:commentReference w:id="1199"/>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200" w:name="_Toc410196230"/>
      <w:bookmarkStart w:id="1201" w:name="_Toc410196472"/>
      <w:bookmarkStart w:id="1202" w:name="_Toc410196974"/>
      <w:r>
        <w:t>Lazarus Saturday</w:t>
      </w:r>
      <w:bookmarkEnd w:id="1200"/>
      <w:bookmarkEnd w:id="1201"/>
      <w:bookmarkEnd w:id="120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203"/>
            <w:r>
              <w:t>With glory befitting You</w:t>
            </w:r>
            <w:commentRangeEnd w:id="1203"/>
            <w:r>
              <w:rPr>
                <w:rStyle w:val="CommentReference"/>
              </w:rPr>
              <w:commentReference w:id="1203"/>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204" w:name="_Toc410196231"/>
      <w:bookmarkStart w:id="1205" w:name="_Toc410196473"/>
      <w:bookmarkStart w:id="1206" w:name="_Toc410196975"/>
      <w:r>
        <w:t>Palm Sunday</w:t>
      </w:r>
      <w:bookmarkEnd w:id="1204"/>
      <w:bookmarkEnd w:id="1205"/>
      <w:bookmarkEnd w:id="1206"/>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7"/>
            <w:r>
              <w:t>To the ages.</w:t>
            </w:r>
            <w:commentRangeEnd w:id="1207"/>
            <w:r>
              <w:rPr>
                <w:rStyle w:val="CommentReference"/>
              </w:rPr>
              <w:commentReference w:id="1207"/>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04"/>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05"/>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8"/>
            <w:r>
              <w:t xml:space="preserve">is </w:t>
            </w:r>
            <w:commentRangeEnd w:id="1208"/>
            <w:r>
              <w:rPr>
                <w:rStyle w:val="CommentReference"/>
              </w:rPr>
              <w:commentReference w:id="1208"/>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9"/>
            <w:r>
              <w:t xml:space="preserve">Offer </w:t>
            </w:r>
            <w:commentRangeEnd w:id="1209"/>
            <w:r>
              <w:rPr>
                <w:rStyle w:val="CommentReference"/>
              </w:rPr>
              <w:commentReference w:id="1209"/>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10"/>
            <w:r>
              <w:t>Kranion</w:t>
            </w:r>
            <w:commentRangeEnd w:id="1210"/>
            <w:r>
              <w:rPr>
                <w:rStyle w:val="CommentReference"/>
              </w:rPr>
              <w:commentReference w:id="1210"/>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11" w:name="_Toc410196232"/>
      <w:bookmarkStart w:id="1212" w:name="_Toc410196474"/>
      <w:bookmarkStart w:id="1213" w:name="_Toc410196976"/>
      <w:r>
        <w:t>Resurrection</w:t>
      </w:r>
      <w:bookmarkEnd w:id="1211"/>
      <w:bookmarkEnd w:id="1212"/>
      <w:bookmarkEnd w:id="121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14"/>
            <w:r>
              <w:t>Name</w:t>
            </w:r>
            <w:commentRangeEnd w:id="1214"/>
            <w:r>
              <w:rPr>
                <w:rStyle w:val="CommentReference"/>
              </w:rPr>
              <w:commentReference w:id="1214"/>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0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07"/>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08"/>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5" w:name="_Toc410196233"/>
      <w:bookmarkStart w:id="1216" w:name="_Toc410196475"/>
      <w:bookmarkStart w:id="1217" w:name="_Toc410196977"/>
      <w:r>
        <w:t>Thomas Sunday</w:t>
      </w:r>
      <w:bookmarkEnd w:id="1215"/>
      <w:bookmarkEnd w:id="1216"/>
      <w:bookmarkEnd w:id="1217"/>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09"/>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0"/>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1"/>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2"/>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8"/>
            <w:r>
              <w:t xml:space="preserve">Jesus </w:t>
            </w:r>
            <w:commentRangeEnd w:id="1218"/>
            <w:r>
              <w:rPr>
                <w:rStyle w:val="CommentReference"/>
                <w:rFonts w:ascii="Times New Roman" w:hAnsi="Times New Roman"/>
              </w:rPr>
              <w:commentReference w:id="1218"/>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9" w:name="_Toc410196235"/>
      <w:bookmarkStart w:id="1220" w:name="_Toc410196477"/>
      <w:bookmarkStart w:id="1221" w:name="_Toc410196979"/>
      <w:r>
        <w:t>Ascension</w:t>
      </w:r>
      <w:bookmarkEnd w:id="1219"/>
      <w:bookmarkEnd w:id="1220"/>
      <w:bookmarkEnd w:id="122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2"/>
            <w:r>
              <w:t>Name</w:t>
            </w:r>
            <w:commentRangeEnd w:id="1222"/>
            <w:r>
              <w:rPr>
                <w:rStyle w:val="CommentReference"/>
              </w:rPr>
              <w:commentReference w:id="122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3"/>
            <w:r>
              <w:t>to Him</w:t>
            </w:r>
            <w:commentRangeEnd w:id="1223"/>
            <w:r>
              <w:rPr>
                <w:rStyle w:val="CommentReference"/>
              </w:rPr>
              <w:commentReference w:id="122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4"/>
            <w:r>
              <w:t>might</w:t>
            </w:r>
            <w:commentRangeEnd w:id="1224"/>
            <w:r>
              <w:rPr>
                <w:rStyle w:val="CommentReference"/>
              </w:rPr>
              <w:commentReference w:id="122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5"/>
            <w:r>
              <w:t xml:space="preserve">Jesus </w:t>
            </w:r>
            <w:commentRangeEnd w:id="1225"/>
            <w:r>
              <w:rPr>
                <w:rStyle w:val="CommentReference"/>
                <w:rFonts w:ascii="Times New Roman" w:hAnsi="Times New Roman"/>
              </w:rPr>
              <w:commentReference w:id="1225"/>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6"/>
            <w:r>
              <w:t>miracles</w:t>
            </w:r>
            <w:commentRangeEnd w:id="1226"/>
            <w:r>
              <w:rPr>
                <w:rStyle w:val="CommentReference"/>
              </w:rPr>
              <w:commentReference w:id="1226"/>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7" w:name="_Toc410196236"/>
      <w:bookmarkStart w:id="1228" w:name="_Toc410196478"/>
      <w:bookmarkStart w:id="1229" w:name="_Toc410196980"/>
      <w:r>
        <w:t>Pentecost</w:t>
      </w:r>
      <w:bookmarkEnd w:id="1227"/>
      <w:bookmarkEnd w:id="1228"/>
      <w:bookmarkEnd w:id="122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30"/>
            <w:r>
              <w:t>Name</w:t>
            </w:r>
            <w:commentRangeEnd w:id="1230"/>
            <w:r>
              <w:rPr>
                <w:rStyle w:val="CommentReference"/>
              </w:rPr>
              <w:commentReference w:id="123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31"/>
            <w:r>
              <w:t>to Him</w:t>
            </w:r>
            <w:commentRangeEnd w:id="1231"/>
            <w:r>
              <w:rPr>
                <w:rStyle w:val="CommentReference"/>
              </w:rPr>
              <w:commentReference w:id="123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32"/>
            <w:r>
              <w:t>might</w:t>
            </w:r>
            <w:commentRangeEnd w:id="1232"/>
            <w:r>
              <w:rPr>
                <w:rStyle w:val="CommentReference"/>
              </w:rPr>
              <w:commentReference w:id="123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33" w:name="_Toc410196981"/>
      <w:bookmarkStart w:id="1234" w:name="_Toc431466298"/>
      <w:r>
        <w:lastRenderedPageBreak/>
        <w:t>Hymns for Koiak</w:t>
      </w:r>
      <w:bookmarkEnd w:id="804"/>
      <w:bookmarkEnd w:id="805"/>
      <w:bookmarkEnd w:id="806"/>
      <w:bookmarkEnd w:id="1233"/>
      <w:bookmarkEnd w:id="1234"/>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Windows User" w:date="2015-07-20T10:14:00Z" w:initials="WU">
    <w:p w:rsidR="00C104A1" w:rsidRDefault="00C104A1">
      <w:pPr>
        <w:pStyle w:val="CommentText"/>
      </w:pPr>
      <w:r>
        <w:rPr>
          <w:rStyle w:val="CommentReference"/>
        </w:rPr>
        <w:annotationRef/>
      </w:r>
      <w:r>
        <w:t>Add notes where to insert Doxology of Prime… And Vespers Prase?</w:t>
      </w:r>
    </w:p>
  </w:comment>
  <w:comment w:id="52" w:author="Windows User" w:date="2015-07-22T08:43:00Z" w:initials="WU">
    <w:p w:rsidR="00C104A1" w:rsidRDefault="00C104A1">
      <w:pPr>
        <w:pStyle w:val="CommentText"/>
      </w:pPr>
      <w:r>
        <w:rPr>
          <w:rStyle w:val="CommentReference"/>
        </w:rPr>
        <w:annotationRef/>
      </w:r>
      <w:r>
        <w:t>replace</w:t>
      </w:r>
    </w:p>
  </w:comment>
  <w:comment w:id="55" w:author="Windows User" w:date="2015-07-21T21:45:00Z" w:initials="BS">
    <w:p w:rsidR="00C104A1" w:rsidRDefault="00C104A1">
      <w:pPr>
        <w:pStyle w:val="CommentText"/>
      </w:pPr>
      <w:r>
        <w:rPr>
          <w:rStyle w:val="CommentReference"/>
        </w:rPr>
        <w:annotationRef/>
      </w:r>
      <w:r>
        <w:t>protopresbyters?</w:t>
      </w:r>
    </w:p>
  </w:comment>
  <w:comment w:id="56" w:author="Windows User" w:date="2015-07-21T21:47:00Z" w:initials="BS">
    <w:p w:rsidR="00C104A1" w:rsidRDefault="00C104A1">
      <w:pPr>
        <w:pStyle w:val="CommentText"/>
      </w:pPr>
      <w:r>
        <w:rPr>
          <w:rStyle w:val="CommentReference"/>
        </w:rPr>
        <w:annotationRef/>
      </w:r>
      <w:r>
        <w:t>those who?</w:t>
      </w:r>
    </w:p>
  </w:comment>
  <w:comment w:id="57" w:author="Windows User" w:date="2015-07-21T21:50:00Z" w:initials="BS">
    <w:p w:rsidR="00C104A1" w:rsidRDefault="00C104A1">
      <w:pPr>
        <w:pStyle w:val="CommentText"/>
      </w:pPr>
      <w:r>
        <w:rPr>
          <w:rStyle w:val="CommentReference"/>
        </w:rPr>
        <w:annotationRef/>
      </w:r>
      <w:r>
        <w:t>Yourself?</w:t>
      </w:r>
    </w:p>
  </w:comment>
  <w:comment w:id="59" w:author="Windows User" w:date="2015-07-21T21:54:00Z" w:initials="BS">
    <w:p w:rsidR="00C104A1" w:rsidRDefault="00C104A1">
      <w:pPr>
        <w:pStyle w:val="CommentText"/>
      </w:pPr>
      <w:r>
        <w:rPr>
          <w:rStyle w:val="CommentReference"/>
        </w:rPr>
        <w:annotationRef/>
      </w:r>
      <w:r>
        <w:t>You are blessed?</w:t>
      </w:r>
    </w:p>
  </w:comment>
  <w:comment w:id="62" w:author="Windows User" w:date="2015-07-21T21:18:00Z" w:initials="WU">
    <w:p w:rsidR="00C104A1" w:rsidRDefault="00C104A1">
      <w:pPr>
        <w:pStyle w:val="CommentText"/>
      </w:pPr>
      <w:r>
        <w:rPr>
          <w:rStyle w:val="CommentReference"/>
        </w:rPr>
        <w:annotationRef/>
      </w:r>
      <w:r>
        <w:t>Very? Right?</w:t>
      </w:r>
    </w:p>
  </w:comment>
  <w:comment w:id="63" w:author="Windows User" w:date="2015-07-21T21:26:00Z" w:initials="WU">
    <w:p w:rsidR="00C104A1" w:rsidRDefault="00C104A1">
      <w:pPr>
        <w:pStyle w:val="CommentText"/>
      </w:pPr>
      <w:r>
        <w:rPr>
          <w:rStyle w:val="CommentReference"/>
        </w:rPr>
        <w:annotationRef/>
      </w:r>
      <w:r>
        <w:t>Funny just to have declared here with nothing else.</w:t>
      </w:r>
    </w:p>
  </w:comment>
  <w:comment w:id="64" w:author="Windows User" w:date="2015-07-21T21:26:00Z" w:initials="WU">
    <w:p w:rsidR="00C104A1" w:rsidRDefault="00C104A1">
      <w:pPr>
        <w:pStyle w:val="CommentText"/>
      </w:pPr>
      <w:r>
        <w:rPr>
          <w:rStyle w:val="CommentReference"/>
        </w:rPr>
        <w:annotationRef/>
      </w:r>
      <w:r>
        <w:t>Good News or Glad Tidings?</w:t>
      </w:r>
    </w:p>
  </w:comment>
  <w:comment w:id="65" w:author="Windows User" w:date="2015-07-22T08:40:00Z" w:initials="WU">
    <w:p w:rsidR="00C104A1" w:rsidRDefault="00C104A1">
      <w:pPr>
        <w:pStyle w:val="CommentText"/>
      </w:pPr>
      <w:r>
        <w:rPr>
          <w:rStyle w:val="CommentReference"/>
        </w:rPr>
        <w:annotationRef/>
      </w:r>
      <w:r>
        <w:t>Which is it? Advocate or watch over us?</w:t>
      </w:r>
    </w:p>
  </w:comment>
  <w:comment w:id="66" w:author="Windows User" w:date="2015-07-22T08:40:00Z" w:initials="WU">
    <w:p w:rsidR="00C104A1" w:rsidRDefault="00C104A1">
      <w:pPr>
        <w:pStyle w:val="CommentText"/>
      </w:pPr>
      <w:r>
        <w:rPr>
          <w:rStyle w:val="CommentReference"/>
        </w:rPr>
        <w:annotationRef/>
      </w:r>
      <w:r>
        <w:t>Coptic doesn’t seem to have “Mary”</w:t>
      </w:r>
    </w:p>
  </w:comment>
  <w:comment w:id="67" w:author="Windows User" w:date="2015-07-21T21:59:00Z" w:initials="BS">
    <w:p w:rsidR="00C104A1" w:rsidRDefault="00C104A1">
      <w:pPr>
        <w:pStyle w:val="CommentText"/>
      </w:pPr>
      <w:r>
        <w:rPr>
          <w:rStyle w:val="CommentReference"/>
        </w:rPr>
        <w:annotationRef/>
      </w:r>
      <w:r>
        <w:t>Coptic</w:t>
      </w:r>
    </w:p>
  </w:comment>
  <w:comment w:id="68" w:author="Windows User" w:date="2015-07-22T08:46:00Z" w:initials="WU">
    <w:p w:rsidR="00C104A1" w:rsidRDefault="00C104A1">
      <w:pPr>
        <w:pStyle w:val="CommentText"/>
      </w:pPr>
      <w:r>
        <w:rPr>
          <w:rStyle w:val="CommentReference"/>
        </w:rPr>
        <w:annotationRef/>
      </w:r>
      <w:r>
        <w:t>Add footnote of what this is</w:t>
      </w:r>
    </w:p>
  </w:comment>
  <w:comment w:id="69" w:author="Windows User" w:date="2015-07-21T22:00:00Z" w:initials="BS">
    <w:p w:rsidR="00C104A1" w:rsidRDefault="00C104A1">
      <w:pPr>
        <w:pStyle w:val="CommentText"/>
      </w:pPr>
      <w:r>
        <w:rPr>
          <w:rStyle w:val="CommentReference"/>
        </w:rPr>
        <w:annotationRef/>
      </w:r>
      <w:r>
        <w:rPr>
          <w:rStyle w:val="CommentReference"/>
        </w:rPr>
        <w:t>Coptic</w:t>
      </w:r>
    </w:p>
  </w:comment>
  <w:comment w:id="70" w:author="Windows User" w:date="2015-07-21T22:11:00Z" w:initials="BS">
    <w:p w:rsidR="00C104A1" w:rsidRDefault="00C104A1">
      <w:pPr>
        <w:pStyle w:val="CommentText"/>
      </w:pPr>
      <w:r>
        <w:rPr>
          <w:rStyle w:val="CommentReference"/>
        </w:rPr>
        <w:annotationRef/>
      </w:r>
      <w:r>
        <w:t>theotokos?</w:t>
      </w:r>
    </w:p>
  </w:comment>
  <w:comment w:id="81" w:author="Windows User" w:date="2015-10-28T09:04:00Z" w:initials="WU">
    <w:p w:rsidR="00C104A1" w:rsidRDefault="00C104A1">
      <w:pPr>
        <w:pStyle w:val="CommentText"/>
      </w:pPr>
      <w:r>
        <w:rPr>
          <w:rStyle w:val="CommentReference"/>
        </w:rPr>
        <w:annotationRef/>
      </w:r>
      <w:r>
        <w:t>Need to compare this to source again after pulling it out of merged version. Probably got some details wrong.</w:t>
      </w:r>
    </w:p>
  </w:comment>
  <w:comment w:id="82" w:author="Windows User" w:date="2015-10-28T09:00:00Z" w:initials="WU">
    <w:p w:rsidR="00C104A1" w:rsidRDefault="00C104A1">
      <w:pPr>
        <w:pStyle w:val="CommentText"/>
      </w:pPr>
      <w:r>
        <w:rPr>
          <w:rStyle w:val="CommentReference"/>
        </w:rPr>
        <w:annotationRef/>
      </w:r>
      <w:r>
        <w:t>Does this go before Creed?</w:t>
      </w:r>
    </w:p>
  </w:comment>
  <w:comment w:id="96" w:author="Windows User" w:date="2015-02-18T13:02:00Z" w:initials="WU">
    <w:p w:rsidR="00C104A1" w:rsidRDefault="00C104A1">
      <w:pPr>
        <w:pStyle w:val="CommentText"/>
      </w:pPr>
      <w:r>
        <w:rPr>
          <w:rStyle w:val="CommentReference"/>
        </w:rPr>
        <w:annotationRef/>
      </w:r>
      <w:r>
        <w:t>Should Glory be be here?</w:t>
      </w:r>
    </w:p>
  </w:comment>
  <w:comment w:id="100" w:author="Windows User" w:date="2015-02-08T19:42:00Z" w:initials="WU">
    <w:p w:rsidR="00C104A1" w:rsidRDefault="00C104A1">
      <w:pPr>
        <w:pStyle w:val="CommentText"/>
      </w:pPr>
      <w:r>
        <w:rPr>
          <w:rStyle w:val="CommentReference"/>
        </w:rPr>
        <w:annotationRef/>
      </w:r>
      <w:r>
        <w:t>Any argument for "Rise  up"  rather than arise?"</w:t>
      </w:r>
    </w:p>
  </w:comment>
  <w:comment w:id="101" w:author="Windows User" w:date="2015-02-08T19:42:00Z" w:initials="WU">
    <w:p w:rsidR="00C104A1" w:rsidRDefault="00C104A1">
      <w:pPr>
        <w:pStyle w:val="CommentText"/>
      </w:pPr>
      <w:r>
        <w:rPr>
          <w:rStyle w:val="CommentReference"/>
        </w:rPr>
        <w:annotationRef/>
      </w:r>
      <w:r>
        <w:t>flesh or body?</w:t>
      </w:r>
    </w:p>
  </w:comment>
  <w:comment w:id="102" w:author="Windows User" w:date="2015-02-08T19:42:00Z" w:initials="WU">
    <w:p w:rsidR="00C104A1" w:rsidRDefault="00C104A1">
      <w:pPr>
        <w:pStyle w:val="CommentText"/>
      </w:pPr>
      <w:r>
        <w:rPr>
          <w:rStyle w:val="CommentReference"/>
        </w:rPr>
        <w:annotationRef/>
      </w:r>
      <w:r>
        <w:t>Send up, or ascribe?</w:t>
      </w:r>
    </w:p>
  </w:comment>
  <w:comment w:id="103" w:author="Windows User" w:date="2015-02-08T19:42:00Z" w:initials="WU">
    <w:p w:rsidR="00C104A1" w:rsidRDefault="00C104A1">
      <w:pPr>
        <w:pStyle w:val="CommentText"/>
      </w:pPr>
      <w:r>
        <w:rPr>
          <w:rStyle w:val="CommentReference"/>
        </w:rPr>
        <w:annotationRef/>
      </w:r>
      <w:r>
        <w:t>doxology or glorification?</w:t>
      </w:r>
    </w:p>
  </w:comment>
  <w:comment w:id="104" w:author="Windows User" w:date="2015-02-08T19:42:00Z" w:initials="WU">
    <w:p w:rsidR="00C104A1" w:rsidRDefault="00C104A1">
      <w:pPr>
        <w:pStyle w:val="CommentText"/>
      </w:pPr>
      <w:r>
        <w:rPr>
          <w:rStyle w:val="CommentReference"/>
        </w:rPr>
        <w:annotationRef/>
      </w:r>
      <w:r>
        <w:t>"Glory to you" or "Glory be to you"?</w:t>
      </w:r>
    </w:p>
  </w:comment>
  <w:comment w:id="105" w:author="Windows User" w:date="2015-02-08T19:42:00Z" w:initials="WU">
    <w:p w:rsidR="00C104A1" w:rsidRDefault="00C104A1">
      <w:pPr>
        <w:pStyle w:val="CommentText"/>
      </w:pPr>
      <w:r>
        <w:rPr>
          <w:rStyle w:val="CommentReference"/>
        </w:rPr>
        <w:annotationRef/>
      </w:r>
      <w:r>
        <w:t>You?</w:t>
      </w:r>
    </w:p>
  </w:comment>
  <w:comment w:id="106" w:author="Windows User" w:date="2015-02-08T19:42:00Z" w:initials="WU">
    <w:p w:rsidR="00C104A1" w:rsidRDefault="00C104A1">
      <w:pPr>
        <w:pStyle w:val="CommentText"/>
      </w:pPr>
      <w:r>
        <w:rPr>
          <w:rStyle w:val="CommentReference"/>
        </w:rPr>
        <w:annotationRef/>
      </w:r>
      <w:r>
        <w:t>To the Sanctuary or O you saints???</w:t>
      </w:r>
    </w:p>
  </w:comment>
  <w:comment w:id="107" w:author="Windows User" w:date="2015-02-08T19:42:00Z" w:initials="WU">
    <w:p w:rsidR="00C104A1" w:rsidRDefault="00C104A1">
      <w:pPr>
        <w:pStyle w:val="CommentText"/>
      </w:pPr>
      <w:r>
        <w:rPr>
          <w:rStyle w:val="CommentReference"/>
        </w:rPr>
        <w:annotationRef/>
      </w:r>
      <w:r>
        <w:t>from sounds more natural than out of. Any compelling reason to keep?</w:t>
      </w:r>
    </w:p>
  </w:comment>
  <w:comment w:id="108" w:author="Windows User" w:date="2015-02-08T19:42:00Z" w:initials="WU">
    <w:p w:rsidR="00C104A1" w:rsidRDefault="00C104A1">
      <w:pPr>
        <w:pStyle w:val="CommentText"/>
      </w:pPr>
      <w:r>
        <w:rPr>
          <w:rStyle w:val="CommentReference"/>
        </w:rPr>
        <w:annotationRef/>
      </w:r>
      <w:r>
        <w:t>supplication or cry?</w:t>
      </w:r>
    </w:p>
  </w:comment>
  <w:comment w:id="109" w:author="Windows User" w:date="2015-02-08T19:42:00Z" w:initials="WU">
    <w:p w:rsidR="00C104A1" w:rsidRDefault="00C104A1">
      <w:pPr>
        <w:pStyle w:val="CommentText"/>
      </w:pPr>
      <w:r>
        <w:rPr>
          <w:rStyle w:val="CommentReference"/>
        </w:rPr>
        <w:annotationRef/>
      </w:r>
      <w:r>
        <w:t>petition or supplication? supplication sounds much better.</w:t>
      </w:r>
    </w:p>
  </w:comment>
  <w:comment w:id="110" w:author="Windows User" w:date="2015-02-08T19:42:00Z" w:initials="WU">
    <w:p w:rsidR="00C104A1" w:rsidRDefault="00C104A1">
      <w:pPr>
        <w:pStyle w:val="CommentText"/>
      </w:pPr>
      <w:r>
        <w:rPr>
          <w:rStyle w:val="CommentReference"/>
        </w:rPr>
        <w:annotationRef/>
      </w:r>
      <w:r>
        <w:t>revive or deliver?</w:t>
      </w:r>
    </w:p>
  </w:comment>
  <w:comment w:id="111" w:author="Windows User" w:date="2015-02-08T19:42:00Z" w:initials="WU">
    <w:p w:rsidR="00C104A1" w:rsidRDefault="00C104A1">
      <w:pPr>
        <w:pStyle w:val="CommentText"/>
      </w:pPr>
      <w:r>
        <w:rPr>
          <w:rStyle w:val="CommentReference"/>
        </w:rPr>
        <w:annotationRef/>
      </w:r>
      <w:r>
        <w:t>pour forth, utter, or overflow? I like the way overflow sounds more than pour forth. More natural.</w:t>
      </w:r>
    </w:p>
  </w:comment>
  <w:comment w:id="112" w:author="Windows User" w:date="2015-02-08T19:42:00Z" w:initials="WU">
    <w:p w:rsidR="00C104A1" w:rsidRDefault="00C104A1">
      <w:pPr>
        <w:pStyle w:val="CommentText"/>
      </w:pPr>
      <w:r>
        <w:rPr>
          <w:rStyle w:val="CommentReference"/>
        </w:rPr>
        <w:annotationRef/>
      </w:r>
      <w:r>
        <w:t>blessing or praise?</w:t>
      </w:r>
    </w:p>
  </w:comment>
  <w:comment w:id="113" w:author="Windows User" w:date="2015-02-08T19:42:00Z" w:initials="WU">
    <w:p w:rsidR="00C104A1" w:rsidRDefault="00C104A1">
      <w:pPr>
        <w:pStyle w:val="CommentText"/>
      </w:pPr>
      <w:r>
        <w:rPr>
          <w:rStyle w:val="CommentReference"/>
        </w:rPr>
        <w:annotationRef/>
      </w:r>
      <w:r>
        <w:t>respond with? respond to? speak of?</w:t>
      </w:r>
    </w:p>
  </w:comment>
  <w:comment w:id="114" w:author="Windows User" w:date="2015-02-08T19:42:00Z" w:initials="WU">
    <w:p w:rsidR="00C104A1" w:rsidRDefault="00C104A1">
      <w:pPr>
        <w:pStyle w:val="CommentText"/>
      </w:pPr>
      <w:r>
        <w:rPr>
          <w:rStyle w:val="CommentReference"/>
        </w:rPr>
        <w:annotationRef/>
      </w:r>
      <w:r>
        <w:t>rightous, true, or truth?</w:t>
      </w:r>
    </w:p>
  </w:comment>
  <w:comment w:id="115" w:author="Windows User" w:date="2015-02-08T19:42:00Z" w:initials="WU">
    <w:p w:rsidR="00C104A1" w:rsidRDefault="00C104A1">
      <w:pPr>
        <w:pStyle w:val="CommentText"/>
      </w:pPr>
      <w:r>
        <w:rPr>
          <w:rStyle w:val="CommentReference"/>
        </w:rPr>
        <w:annotationRef/>
      </w:r>
      <w:r>
        <w:t>meditation, or delight?</w:t>
      </w:r>
    </w:p>
  </w:comment>
  <w:comment w:id="116" w:author="Windows User" w:date="2015-02-08T19:42:00Z" w:initials="WU">
    <w:p w:rsidR="00C104A1" w:rsidRDefault="00C104A1">
      <w:pPr>
        <w:pStyle w:val="CommentText"/>
      </w:pPr>
      <w:r>
        <w:rPr>
          <w:rStyle w:val="CommentReference"/>
        </w:rPr>
        <w:annotationRef/>
      </w:r>
      <w:r>
        <w:t>forever or always?</w:t>
      </w:r>
    </w:p>
  </w:comment>
  <w:comment w:id="117" w:author="Windows User" w:date="2015-02-08T19:42:00Z" w:initials="WU">
    <w:p w:rsidR="00C104A1" w:rsidRDefault="00C104A1">
      <w:pPr>
        <w:pStyle w:val="CommentText"/>
      </w:pPr>
      <w:r>
        <w:rPr>
          <w:rStyle w:val="CommentReference"/>
        </w:rPr>
        <w:annotationRef/>
      </w:r>
      <w:r>
        <w:t>and forever?</w:t>
      </w:r>
    </w:p>
  </w:comment>
  <w:comment w:id="118" w:author="Windows User" w:date="2015-02-08T19:42:00Z" w:initials="WU">
    <w:p w:rsidR="00C104A1" w:rsidRDefault="00C104A1">
      <w:pPr>
        <w:pStyle w:val="CommentText"/>
      </w:pPr>
      <w:r>
        <w:rPr>
          <w:rStyle w:val="CommentReference"/>
        </w:rPr>
        <w:annotationRef/>
      </w:r>
      <w:r>
        <w:t>be?</w:t>
      </w:r>
    </w:p>
  </w:comment>
  <w:comment w:id="119" w:author="Windows User" w:date="2015-02-08T19:42:00Z" w:initials="WU">
    <w:p w:rsidR="00C104A1" w:rsidRDefault="00C104A1">
      <w:pPr>
        <w:pStyle w:val="CommentText"/>
      </w:pPr>
      <w:r>
        <w:rPr>
          <w:rStyle w:val="CommentReference"/>
        </w:rPr>
        <w:annotationRef/>
      </w:r>
      <w:r>
        <w:t>be?</w:t>
      </w:r>
    </w:p>
  </w:comment>
  <w:comment w:id="120" w:author="Windows User" w:date="2015-02-08T19:42:00Z" w:initials="WU">
    <w:p w:rsidR="00C104A1" w:rsidRDefault="00C104A1">
      <w:pPr>
        <w:pStyle w:val="CommentText"/>
      </w:pPr>
      <w:r>
        <w:rPr>
          <w:rStyle w:val="CommentReference"/>
        </w:rPr>
        <w:annotationRef/>
      </w:r>
      <w:r>
        <w:t>is the insertion of "one" after "begotten" needed in english?</w:t>
      </w:r>
    </w:p>
  </w:comment>
  <w:comment w:id="121" w:author="Windows User" w:date="2015-02-08T19:42:00Z" w:initials="WU">
    <w:p w:rsidR="00C104A1" w:rsidRDefault="00C104A1">
      <w:pPr>
        <w:pStyle w:val="CommentText"/>
      </w:pPr>
      <w:r>
        <w:rPr>
          <w:rStyle w:val="CommentReference"/>
        </w:rPr>
        <w:annotationRef/>
      </w:r>
      <w:r>
        <w:t>utter or declare?</w:t>
      </w:r>
    </w:p>
  </w:comment>
  <w:comment w:id="128" w:author="Windows User" w:date="2015-02-08T19:56:00Z" w:initials="BS">
    <w:p w:rsidR="00C104A1" w:rsidRDefault="00C104A1">
      <w:pPr>
        <w:pStyle w:val="CommentText"/>
      </w:pPr>
      <w:r>
        <w:rPr>
          <w:rStyle w:val="CommentReference"/>
        </w:rPr>
        <w:annotationRef/>
      </w:r>
      <w:r>
        <w:t>look at? look upon? regard?</w:t>
      </w:r>
    </w:p>
  </w:comment>
  <w:comment w:id="129" w:author="Windows User" w:date="2015-02-08T19:53:00Z" w:initials="BS">
    <w:p w:rsidR="00C104A1" w:rsidRDefault="00C104A1">
      <w:pPr>
        <w:pStyle w:val="CommentText"/>
      </w:pPr>
      <w:r>
        <w:rPr>
          <w:rStyle w:val="CommentReference"/>
        </w:rPr>
        <w:annotationRef/>
      </w:r>
      <w:r>
        <w:t>no one?</w:t>
      </w:r>
    </w:p>
  </w:comment>
  <w:comment w:id="130" w:author="Windows User" w:date="2015-02-08T19:53:00Z" w:initials="BS">
    <w:p w:rsidR="00C104A1" w:rsidRDefault="00C104A1">
      <w:pPr>
        <w:pStyle w:val="CommentText"/>
      </w:pPr>
      <w:r>
        <w:rPr>
          <w:rStyle w:val="CommentReference"/>
        </w:rPr>
        <w:annotationRef/>
      </w:r>
      <w:r>
        <w:t>in?</w:t>
      </w:r>
    </w:p>
    <w:p w:rsidR="00C104A1" w:rsidRDefault="00C104A1">
      <w:pPr>
        <w:pStyle w:val="CommentText"/>
      </w:pPr>
    </w:p>
  </w:comment>
  <w:comment w:id="131" w:author="Windows User" w:date="2015-02-08T19:53:00Z" w:initials="BS">
    <w:p w:rsidR="00C104A1" w:rsidRDefault="00C104A1">
      <w:pPr>
        <w:pStyle w:val="CommentText"/>
      </w:pPr>
      <w:r>
        <w:rPr>
          <w:rStyle w:val="CommentReference"/>
        </w:rPr>
        <w:annotationRef/>
      </w:r>
      <w:r>
        <w:t>before?</w:t>
      </w:r>
    </w:p>
  </w:comment>
  <w:comment w:id="132" w:author="Windows User" w:date="2015-02-08T19:53:00Z" w:initials="BS">
    <w:p w:rsidR="00C104A1" w:rsidRDefault="00C104A1">
      <w:pPr>
        <w:pStyle w:val="CommentText"/>
      </w:pPr>
      <w:r>
        <w:rPr>
          <w:rStyle w:val="CommentReference"/>
        </w:rPr>
        <w:annotationRef/>
      </w:r>
      <w:r>
        <w:t>joy entered into the whole world doesn't mean much...</w:t>
      </w:r>
    </w:p>
  </w:comment>
  <w:comment w:id="133" w:author="Windows User" w:date="2015-02-08T19:53:00Z" w:initials="BS">
    <w:p w:rsidR="00C104A1" w:rsidRDefault="00C104A1">
      <w:pPr>
        <w:pStyle w:val="CommentText"/>
      </w:pPr>
      <w:r>
        <w:rPr>
          <w:rStyle w:val="CommentReference"/>
        </w:rPr>
        <w:annotationRef/>
      </w:r>
      <w:r>
        <w:t>? any better way to express that's more accurate while meaning something?</w:t>
      </w:r>
    </w:p>
  </w:comment>
  <w:comment w:id="134" w:author="Windows User" w:date="2015-02-08T19:53:00Z" w:initials="BS">
    <w:p w:rsidR="00C104A1" w:rsidRDefault="00C104A1">
      <w:pPr>
        <w:pStyle w:val="CommentText"/>
      </w:pPr>
      <w:r>
        <w:rPr>
          <w:rStyle w:val="CommentReference"/>
        </w:rPr>
        <w:annotationRef/>
      </w:r>
      <w:r>
        <w:t>sealed as in ever virgin... or more like hidden?</w:t>
      </w:r>
    </w:p>
  </w:comment>
  <w:comment w:id="135" w:author="Windows User" w:date="2015-02-08T19:53:00Z" w:initials="BS">
    <w:p w:rsidR="00C104A1" w:rsidRDefault="00C104A1">
      <w:pPr>
        <w:pStyle w:val="CommentText"/>
      </w:pPr>
      <w:r>
        <w:rPr>
          <w:rStyle w:val="CommentReference"/>
        </w:rPr>
        <w:annotationRef/>
      </w:r>
      <w:r>
        <w:t>fragrant ointment? ointment? Incense and ointment with weeping and mourning?</w:t>
      </w:r>
    </w:p>
  </w:comment>
  <w:comment w:id="136" w:author="Windows User" w:date="2015-02-08T19:53:00Z" w:initials="BS">
    <w:p w:rsidR="00C104A1" w:rsidRDefault="00C104A1">
      <w:pPr>
        <w:pStyle w:val="CommentText"/>
      </w:pPr>
      <w:r>
        <w:rPr>
          <w:rStyle w:val="CommentReference"/>
        </w:rPr>
        <w:annotationRef/>
      </w:r>
      <w:r>
        <w:t>spices or ointment</w:t>
      </w:r>
    </w:p>
  </w:comment>
  <w:comment w:id="137" w:author="Windows User" w:date="2015-02-08T19:53:00Z" w:initials="BS">
    <w:p w:rsidR="00C104A1" w:rsidRDefault="00C104A1">
      <w:pPr>
        <w:pStyle w:val="CommentText"/>
      </w:pPr>
      <w:r>
        <w:rPr>
          <w:rStyle w:val="CommentReference"/>
        </w:rPr>
        <w:annotationRef/>
      </w:r>
      <w:r>
        <w:t>Is risen or has risen?</w:t>
      </w:r>
    </w:p>
  </w:comment>
  <w:comment w:id="138" w:author="Windows User" w:date="2015-02-08T19:53:00Z" w:initials="BS">
    <w:p w:rsidR="00C104A1" w:rsidRDefault="00C104A1">
      <w:pPr>
        <w:pStyle w:val="CommentText"/>
      </w:pPr>
      <w:r>
        <w:rPr>
          <w:rStyle w:val="CommentReference"/>
        </w:rPr>
        <w:annotationRef/>
      </w:r>
      <w:r>
        <w:t>need a consistent policy for what to capitalize!</w:t>
      </w:r>
    </w:p>
  </w:comment>
  <w:comment w:id="139" w:author="Windows User" w:date="2015-02-08T19:53:00Z" w:initials="BS">
    <w:p w:rsidR="00C104A1" w:rsidRDefault="00C104A1">
      <w:pPr>
        <w:pStyle w:val="CommentText"/>
      </w:pPr>
      <w:r>
        <w:rPr>
          <w:rStyle w:val="CommentReference"/>
        </w:rPr>
        <w:annotationRef/>
      </w:r>
      <w:r>
        <w:t>need to break other verses like this to have new lines in place of ':' so we can show where to break the tune without mangling the punctuation.</w:t>
      </w:r>
    </w:p>
  </w:comment>
  <w:comment w:id="140" w:author="Windows User" w:date="2015-02-08T19:53:00Z" w:initials="BS">
    <w:p w:rsidR="00C104A1" w:rsidRDefault="00C104A1">
      <w:pPr>
        <w:pStyle w:val="CommentText"/>
      </w:pPr>
      <w:r>
        <w:rPr>
          <w:rStyle w:val="CommentReference"/>
        </w:rPr>
        <w:annotationRef/>
      </w:r>
      <w:r>
        <w:t xml:space="preserve">decay? </w:t>
      </w:r>
    </w:p>
  </w:comment>
  <w:comment w:id="141" w:author="Windows User" w:date="2015-02-08T19:57:00Z" w:initials="WU">
    <w:p w:rsidR="00C104A1" w:rsidRDefault="00C104A1">
      <w:pPr>
        <w:pStyle w:val="CommentText"/>
      </w:pPr>
      <w:r>
        <w:rPr>
          <w:rStyle w:val="CommentReference"/>
        </w:rPr>
        <w:annotationRef/>
      </w:r>
      <w:r>
        <w:t>LXX has glorify him, not prepare Him an habitation</w:t>
      </w:r>
    </w:p>
  </w:comment>
  <w:comment w:id="142" w:author="Windows User" w:date="2015-02-08T19:57:00Z" w:initials="WU">
    <w:p w:rsidR="00C104A1" w:rsidRDefault="00C104A1">
      <w:pPr>
        <w:pStyle w:val="CommentText"/>
      </w:pPr>
      <w:r>
        <w:rPr>
          <w:rStyle w:val="CommentReference"/>
        </w:rPr>
        <w:annotationRef/>
      </w:r>
      <w:r>
        <w:t>or when he brings wars to naught. NETS has shatters</w:t>
      </w:r>
    </w:p>
  </w:comment>
  <w:comment w:id="143" w:author="Windows User" w:date="2015-02-08T19:57:00Z" w:initials="WU">
    <w:p w:rsidR="00C104A1" w:rsidRDefault="00C104A1">
      <w:pPr>
        <w:pStyle w:val="CommentText"/>
      </w:pPr>
      <w:r>
        <w:rPr>
          <w:rStyle w:val="CommentReference"/>
        </w:rPr>
        <w:annotationRef/>
      </w:r>
      <w:r>
        <w:t>literally choice mounted captains?</w:t>
      </w:r>
    </w:p>
  </w:comment>
  <w:comment w:id="144" w:author="Windows User" w:date="2015-02-08T19:57:00Z" w:initials="WU">
    <w:p w:rsidR="00C104A1" w:rsidRDefault="00C104A1">
      <w:pPr>
        <w:pStyle w:val="CommentText"/>
      </w:pPr>
      <w:r>
        <w:rPr>
          <w:rStyle w:val="CommentReference"/>
        </w:rPr>
        <w:annotationRef/>
      </w:r>
      <w:r>
        <w:t>Nets has third-ranked officers. Captain is the modern term for the 3rd rank of officer, sticking with captain</w:t>
      </w:r>
    </w:p>
  </w:comment>
  <w:comment w:id="145" w:author="Windows User" w:date="2015-02-08T19:57:00Z" w:initials="WU">
    <w:p w:rsidR="00C104A1" w:rsidRDefault="00C104A1">
      <w:pPr>
        <w:pStyle w:val="CommentText"/>
      </w:pPr>
      <w:r>
        <w:rPr>
          <w:rStyle w:val="CommentReference"/>
        </w:rPr>
        <w:annotationRef/>
      </w:r>
      <w:r>
        <w:t>Have to have a consistent tense... was to go with above, if want has been all above needs to change to that tense.</w:t>
      </w:r>
    </w:p>
  </w:comment>
  <w:comment w:id="146" w:author="Windows User" w:date="2015-02-08T19:57:00Z" w:initials="WU">
    <w:p w:rsidR="00C104A1" w:rsidRDefault="00C104A1">
      <w:pPr>
        <w:pStyle w:val="CommentText"/>
      </w:pPr>
      <w:r>
        <w:rPr>
          <w:rStyle w:val="CommentReference"/>
        </w:rPr>
        <w:annotationRef/>
      </w:r>
      <w:r>
        <w:t>crushed or destroyed?</w:t>
      </w:r>
    </w:p>
  </w:comment>
  <w:comment w:id="147" w:author="Windows User" w:date="2015-02-08T19:57:00Z" w:initials="WU">
    <w:p w:rsidR="00C104A1" w:rsidRDefault="00C104A1">
      <w:pPr>
        <w:pStyle w:val="CommentText"/>
      </w:pPr>
      <w:r>
        <w:rPr>
          <w:rStyle w:val="CommentReference"/>
        </w:rPr>
        <w:annotationRef/>
      </w:r>
      <w:r>
        <w:t>elsewhere ekhomkhem is translated as crushed... NETS has shattered. Brenton destroyed.</w:t>
      </w:r>
    </w:p>
  </w:comment>
  <w:comment w:id="148" w:author="Windows User" w:date="2015-02-08T19:57:00Z" w:initials="WU">
    <w:p w:rsidR="00C104A1" w:rsidRDefault="00C104A1">
      <w:pPr>
        <w:pStyle w:val="CommentText"/>
      </w:pPr>
      <w:r>
        <w:rPr>
          <w:rStyle w:val="CommentReference"/>
        </w:rPr>
        <w:annotationRef/>
      </w:r>
      <w:r>
        <w:t>your enemies or our enemies?</w:t>
      </w:r>
    </w:p>
  </w:comment>
  <w:comment w:id="149" w:author="Windows User" w:date="2015-02-08T19:57:00Z" w:initials="WU">
    <w:p w:rsidR="00C104A1" w:rsidRDefault="00C104A1">
      <w:pPr>
        <w:pStyle w:val="CommentText"/>
      </w:pPr>
      <w:r>
        <w:rPr>
          <w:rStyle w:val="CommentReference"/>
        </w:rPr>
        <w:annotationRef/>
      </w:r>
      <w:r>
        <w:t>sent or sent forth?</w:t>
      </w:r>
    </w:p>
  </w:comment>
  <w:comment w:id="150" w:author="Windows User" w:date="2015-02-08T19:57:00Z" w:initials="WU">
    <w:p w:rsidR="00C104A1" w:rsidRDefault="00C104A1">
      <w:pPr>
        <w:pStyle w:val="CommentText"/>
      </w:pPr>
      <w:r>
        <w:rPr>
          <w:rStyle w:val="CommentReference"/>
        </w:rPr>
        <w:annotationRef/>
      </w:r>
      <w:r>
        <w:t>or saints? ft note?</w:t>
      </w:r>
    </w:p>
  </w:comment>
  <w:comment w:id="151" w:author="Windows User" w:date="2015-02-08T19:57:00Z" w:initials="WU">
    <w:p w:rsidR="00C104A1" w:rsidRDefault="00C104A1">
      <w:pPr>
        <w:pStyle w:val="CommentText"/>
      </w:pPr>
      <w:r>
        <w:rPr>
          <w:rStyle w:val="CommentReference"/>
        </w:rPr>
        <w:annotationRef/>
      </w:r>
      <w:r>
        <w:t>glories? glorious deeds? or in glory?</w:t>
      </w:r>
    </w:p>
  </w:comment>
  <w:comment w:id="152" w:author="Windows User" w:date="2015-02-08T19:57:00Z" w:initials="WU">
    <w:p w:rsidR="00C104A1" w:rsidRDefault="00C104A1">
      <w:pPr>
        <w:pStyle w:val="CommentText"/>
      </w:pPr>
      <w:r>
        <w:rPr>
          <w:rStyle w:val="CommentReference"/>
        </w:rPr>
        <w:annotationRef/>
      </w:r>
      <w:r>
        <w:t>redeemed? or chose?</w:t>
      </w:r>
    </w:p>
  </w:comment>
  <w:comment w:id="153" w:author="Windows User" w:date="2015-02-08T19:57:00Z" w:initials="WU">
    <w:p w:rsidR="00C104A1" w:rsidRDefault="00C104A1">
      <w:pPr>
        <w:pStyle w:val="CommentText"/>
      </w:pPr>
      <w:r>
        <w:rPr>
          <w:rStyle w:val="CommentReference"/>
        </w:rPr>
        <w:annotationRef/>
      </w:r>
      <w:r>
        <w:t>abode? habitation? resting place?</w:t>
      </w:r>
    </w:p>
  </w:comment>
  <w:comment w:id="154" w:author="Windows User" w:date="2015-02-08T19:57:00Z" w:initials="WU">
    <w:p w:rsidR="00C104A1" w:rsidRDefault="00C104A1">
      <w:pPr>
        <w:pStyle w:val="CommentText"/>
      </w:pPr>
      <w:r>
        <w:rPr>
          <w:rStyle w:val="CommentReference"/>
        </w:rPr>
        <w:annotationRef/>
      </w:r>
      <w:r>
        <w:t>Nets has pangs.</w:t>
      </w:r>
    </w:p>
  </w:comment>
  <w:comment w:id="155" w:author="Windows User" w:date="2015-02-08T19:57:00Z" w:initials="WU">
    <w:p w:rsidR="00C104A1" w:rsidRDefault="00C104A1">
      <w:pPr>
        <w:pStyle w:val="CommentText"/>
      </w:pPr>
      <w:r>
        <w:rPr>
          <w:rStyle w:val="CommentReference"/>
        </w:rPr>
        <w:annotationRef/>
      </w:r>
      <w:r>
        <w:t>Nets has tense change here rather than start of next vs. Brenton too.</w:t>
      </w:r>
    </w:p>
  </w:comment>
  <w:comment w:id="156" w:author="Windows User" w:date="2015-02-08T19:57:00Z" w:initials="WU">
    <w:p w:rsidR="00C104A1" w:rsidRDefault="00C104A1">
      <w:pPr>
        <w:pStyle w:val="CommentText"/>
      </w:pPr>
      <w:r>
        <w:rPr>
          <w:rStyle w:val="CommentReference"/>
        </w:rPr>
        <w:annotationRef/>
      </w:r>
      <w:r>
        <w:t xml:space="preserve">reign? king? reign as king? tense? shall reign? </w:t>
      </w:r>
    </w:p>
  </w:comment>
  <w:comment w:id="157" w:author="Windows User" w:date="2015-02-08T19:57:00Z" w:initials="WU">
    <w:p w:rsidR="00C104A1" w:rsidRDefault="00C104A1">
      <w:pPr>
        <w:pStyle w:val="CommentText"/>
      </w:pPr>
      <w:r>
        <w:rPr>
          <w:rStyle w:val="CommentReference"/>
        </w:rPr>
        <w:annotationRef/>
      </w:r>
      <w:r>
        <w:t>What does the Coptic say? Is it something like this?</w:t>
      </w:r>
    </w:p>
  </w:comment>
  <w:comment w:id="158" w:author="Windows User" w:date="2015-02-08T19:57:00Z" w:initials="WU">
    <w:p w:rsidR="00C104A1" w:rsidRDefault="00C104A1">
      <w:pPr>
        <w:pStyle w:val="CommentText"/>
      </w:pPr>
      <w:r>
        <w:rPr>
          <w:rStyle w:val="CommentReference"/>
        </w:rPr>
        <w:annotationRef/>
      </w:r>
      <w:r>
        <w:t>For? or Since?</w:t>
      </w:r>
    </w:p>
  </w:comment>
  <w:comment w:id="159" w:author="Windows User" w:date="2015-02-08T19:57:00Z" w:initials="WU">
    <w:p w:rsidR="00C104A1" w:rsidRDefault="00C104A1">
      <w:pPr>
        <w:pStyle w:val="CommentText"/>
      </w:pPr>
      <w:r>
        <w:rPr>
          <w:rStyle w:val="CommentReference"/>
        </w:rPr>
        <w:annotationRef/>
      </w:r>
      <w:r>
        <w:t>Brenton and NETS have dances. Coptic has hanhos (guessing hos is praises or songs). I'm thinking not praises... but need you guys to clarify</w:t>
      </w:r>
    </w:p>
  </w:comment>
  <w:comment w:id="160" w:author="Windows User" w:date="2015-02-08T19:57:00Z" w:initials="WU">
    <w:p w:rsidR="00C104A1" w:rsidRDefault="00C104A1">
      <w:pPr>
        <w:pStyle w:val="CommentText"/>
      </w:pPr>
      <w:r>
        <w:rPr>
          <w:rStyle w:val="CommentReference"/>
        </w:rPr>
        <w:annotationRef/>
      </w:r>
      <w:r>
        <w:t>The NETS phrasing seems to me the only way to reconcile the other translations.</w:t>
      </w:r>
    </w:p>
  </w:comment>
  <w:comment w:id="161" w:author="Windows User" w:date="2015-02-08T19:57:00Z" w:initials="WU">
    <w:p w:rsidR="00C104A1" w:rsidRDefault="00C104A1">
      <w:pPr>
        <w:pStyle w:val="CommentText"/>
      </w:pPr>
      <w:r>
        <w:rPr>
          <w:rStyle w:val="CommentReference"/>
        </w:rPr>
        <w:annotationRef/>
      </w:r>
      <w:r>
        <w:t>The last verse is not in the Bible... So Miriam's words "Horse and rider.." should be in quotes. These should not, they are our (the church's) words in response.</w:t>
      </w:r>
    </w:p>
  </w:comment>
  <w:comment w:id="167" w:author="Windows User" w:date="2015-02-08T20:00:00Z" w:initials="WU">
    <w:p w:rsidR="00C104A1" w:rsidRDefault="00C104A1">
      <w:pPr>
        <w:pStyle w:val="CommentText"/>
      </w:pPr>
      <w:r>
        <w:rPr>
          <w:rStyle w:val="CommentReference"/>
        </w:rPr>
        <w:annotationRef/>
      </w:r>
      <w:r>
        <w:t>This way sure sounds better. I know "With the split" is more literal, but it doesn't make any sense in English. This does.</w:t>
      </w:r>
    </w:p>
  </w:comment>
  <w:comment w:id="168" w:author="Windows User" w:date="2015-02-08T20:00:00Z" w:initials="WU">
    <w:p w:rsidR="00C104A1" w:rsidRDefault="00C104A1">
      <w:pPr>
        <w:pStyle w:val="CommentText"/>
      </w:pPr>
      <w:r>
        <w:rPr>
          <w:rStyle w:val="CommentReference"/>
        </w:rPr>
        <w:annotationRef/>
      </w:r>
      <w:r>
        <w:t>path or walkway?</w:t>
      </w:r>
    </w:p>
  </w:comment>
  <w:comment w:id="169" w:author="Brett Slote" w:date="2011-10-06T14:56:00Z" w:initials="BS">
    <w:p w:rsidR="00C104A1" w:rsidRDefault="00C104A1">
      <w:pPr>
        <w:pStyle w:val="CommentText"/>
      </w:pPr>
      <w:r>
        <w:rPr>
          <w:rStyle w:val="CommentReference"/>
        </w:rPr>
        <w:annotationRef/>
      </w:r>
      <w:r>
        <w:t>needs : at least to indicate breaks in tune</w:t>
      </w:r>
    </w:p>
  </w:comment>
  <w:comment w:id="170" w:author="Windows User" w:date="2015-02-08T20:00:00Z" w:initials="WU">
    <w:p w:rsidR="00C104A1" w:rsidRDefault="00C104A1">
      <w:pPr>
        <w:pStyle w:val="CommentText"/>
      </w:pPr>
      <w:r>
        <w:rPr>
          <w:rStyle w:val="CommentReference"/>
        </w:rPr>
        <w:annotationRef/>
      </w:r>
      <w:r>
        <w:t>miraculous, or something closer to paradoxical but sounding good?</w:t>
      </w:r>
    </w:p>
  </w:comment>
  <w:comment w:id="171" w:author="Windows User" w:date="2015-02-08T20:00:00Z" w:initials="WU">
    <w:p w:rsidR="00C104A1" w:rsidRDefault="00C104A1">
      <w:pPr>
        <w:pStyle w:val="CommentText"/>
      </w:pPr>
      <w:r>
        <w:rPr>
          <w:rStyle w:val="CommentReference"/>
        </w:rPr>
        <w:annotationRef/>
      </w:r>
      <w:r>
        <w:t>passed and crossed mean teh same thing... but passed over carries connotation of connection to pass over...</w:t>
      </w:r>
    </w:p>
  </w:comment>
  <w:comment w:id="172" w:author="Windows User" w:date="2015-02-08T20:00:00Z" w:initials="WU">
    <w:p w:rsidR="00C104A1" w:rsidRDefault="00C104A1">
      <w:pPr>
        <w:pStyle w:val="CommentText"/>
      </w:pPr>
      <w:r>
        <w:rPr>
          <w:rStyle w:val="CommentReference"/>
        </w:rPr>
        <w:annotationRef/>
      </w:r>
      <w:r>
        <w:t>praising or singing?</w:t>
      </w:r>
    </w:p>
  </w:comment>
  <w:comment w:id="173" w:author="Windows User" w:date="2015-02-08T20:00:00Z" w:initials="WU">
    <w:p w:rsidR="00C104A1" w:rsidRDefault="00C104A1">
      <w:pPr>
        <w:pStyle w:val="CommentText"/>
      </w:pPr>
      <w:r>
        <w:rPr>
          <w:rStyle w:val="CommentReference"/>
        </w:rPr>
        <w:annotationRef/>
      </w:r>
      <w:r>
        <w:t>I think this should be sing to</w:t>
      </w:r>
    </w:p>
  </w:comment>
  <w:comment w:id="181" w:author="Windows User" w:date="2015-02-08T20:06:00Z" w:initials="BS">
    <w:p w:rsidR="00C104A1" w:rsidRDefault="00C104A1">
      <w:pPr>
        <w:pStyle w:val="CommentText"/>
      </w:pPr>
      <w:r>
        <w:rPr>
          <w:rStyle w:val="CommentReference"/>
        </w:rPr>
        <w:annotationRef/>
      </w:r>
      <w:r>
        <w:t>both Brenton and NETS have "understanding"</w:t>
      </w:r>
    </w:p>
  </w:comment>
  <w:comment w:id="182" w:author="Windows User" w:date="2015-02-08T20:06:00Z" w:initials="BS">
    <w:p w:rsidR="00C104A1" w:rsidRDefault="00C104A1">
      <w:pPr>
        <w:pStyle w:val="CommentText"/>
      </w:pPr>
      <w:r>
        <w:rPr>
          <w:rStyle w:val="CommentReference"/>
        </w:rPr>
        <w:annotationRef/>
      </w:r>
      <w:r>
        <w:t>NETS just has made</w:t>
      </w:r>
    </w:p>
  </w:comment>
  <w:comment w:id="183" w:author="Windows User" w:date="2015-02-08T20:06:00Z" w:initials="BS">
    <w:p w:rsidR="00C104A1" w:rsidRDefault="00C104A1">
      <w:pPr>
        <w:pStyle w:val="CommentText"/>
      </w:pPr>
      <w:r>
        <w:rPr>
          <w:rStyle w:val="CommentReference"/>
        </w:rPr>
        <w:annotationRef/>
      </w:r>
      <w:r>
        <w:t>does Coptic have "alone"?</w:t>
      </w:r>
    </w:p>
  </w:comment>
  <w:comment w:id="184" w:author="Windows User" w:date="2015-02-08T20:06:00Z" w:initials="BS">
    <w:p w:rsidR="00C104A1" w:rsidRDefault="00C104A1">
      <w:pPr>
        <w:pStyle w:val="CommentText"/>
      </w:pPr>
      <w:r>
        <w:rPr>
          <w:rStyle w:val="CommentReference"/>
        </w:rPr>
        <w:annotationRef/>
      </w:r>
      <w:r>
        <w:t>NETS "have authority". Maybe 'govern' would fit connotations better than rule?</w:t>
      </w:r>
    </w:p>
  </w:comment>
  <w:comment w:id="185" w:author="Windows User" w:date="2015-02-08T20:06:00Z" w:initials="BS">
    <w:p w:rsidR="00C104A1" w:rsidRDefault="00C104A1">
      <w:pPr>
        <w:pStyle w:val="CommentText"/>
      </w:pPr>
      <w:r>
        <w:rPr>
          <w:rStyle w:val="CommentReference"/>
        </w:rPr>
        <w:annotationRef/>
      </w:r>
      <w:r>
        <w:t>NETS has 'raised'. Makes more sense?</w:t>
      </w:r>
    </w:p>
  </w:comment>
  <w:comment w:id="186" w:author="Windows User" w:date="2015-02-08T20:06:00Z" w:initials="BS">
    <w:p w:rsidR="00C104A1" w:rsidRDefault="00C104A1">
      <w:pPr>
        <w:pStyle w:val="CommentText"/>
      </w:pPr>
      <w:r>
        <w:rPr>
          <w:rStyle w:val="CommentReference"/>
        </w:rPr>
        <w:annotationRef/>
      </w:r>
      <w:r>
        <w:t>into?</w:t>
      </w:r>
    </w:p>
  </w:comment>
  <w:comment w:id="192" w:author="Windows User" w:date="2015-02-08T20:09:00Z" w:initials="BS">
    <w:p w:rsidR="00C104A1" w:rsidRDefault="00C104A1">
      <w:pPr>
        <w:pStyle w:val="CommentText"/>
      </w:pPr>
      <w:r>
        <w:rPr>
          <w:rStyle w:val="CommentReference"/>
        </w:rPr>
        <w:annotationRef/>
      </w:r>
      <w:r>
        <w:t>clearly the missing vs above belongs</w:t>
      </w:r>
    </w:p>
  </w:comment>
  <w:comment w:id="199" w:author="Windows User" w:date="2015-02-08T20:11:00Z" w:initials="BS">
    <w:p w:rsidR="00C104A1" w:rsidRDefault="00C104A1">
      <w:pPr>
        <w:pStyle w:val="CommentText"/>
      </w:pPr>
      <w:r>
        <w:rPr>
          <w:rStyle w:val="CommentReference"/>
        </w:rPr>
        <w:annotationRef/>
      </w:r>
      <w:r>
        <w:t>NETS has blessed is your glorious holy name... but the Coptic seems to be Blessed is the Holy Name of Your glory... is that too literal though?</w:t>
      </w:r>
    </w:p>
  </w:comment>
  <w:comment w:id="200" w:author="Windows User" w:date="2015-02-08T20:11:00Z" w:initials="BS">
    <w:p w:rsidR="00C104A1" w:rsidRDefault="00C104A1">
      <w:pPr>
        <w:pStyle w:val="CommentText"/>
      </w:pPr>
      <w:r>
        <w:rPr>
          <w:rStyle w:val="CommentReference"/>
        </w:rPr>
        <w:annotationRef/>
      </w:r>
      <w:r>
        <w:t>heavens?</w:t>
      </w:r>
    </w:p>
  </w:comment>
  <w:comment w:id="201" w:author="Windows User" w:date="2015-02-08T20:11:00Z" w:initials="BS">
    <w:p w:rsidR="00C104A1" w:rsidRDefault="00C104A1">
      <w:pPr>
        <w:pStyle w:val="CommentText"/>
      </w:pPr>
      <w:r>
        <w:rPr>
          <w:rStyle w:val="CommentReference"/>
        </w:rPr>
        <w:annotationRef/>
      </w:r>
      <w:r>
        <w:t>NETS omits clouds</w:t>
      </w:r>
    </w:p>
  </w:comment>
  <w:comment w:id="202" w:author="Windows User" w:date="2015-02-08T20:11:00Z" w:initials="BS">
    <w:p w:rsidR="00C104A1" w:rsidRDefault="00C104A1">
      <w:pPr>
        <w:pStyle w:val="CommentText"/>
      </w:pPr>
      <w:r>
        <w:rPr>
          <w:rStyle w:val="CommentReference"/>
        </w:rPr>
        <w:annotationRef/>
      </w:r>
      <w:r>
        <w:t>NETS omits this vs</w:t>
      </w:r>
    </w:p>
  </w:comment>
  <w:comment w:id="203" w:author="Windows User" w:date="2015-02-08T20:11:00Z" w:initials="BS">
    <w:p w:rsidR="00C104A1" w:rsidRDefault="00C104A1">
      <w:pPr>
        <w:pStyle w:val="CommentText"/>
      </w:pPr>
      <w:r>
        <w:rPr>
          <w:rStyle w:val="CommentReference"/>
        </w:rPr>
        <w:annotationRef/>
      </w:r>
      <w:r>
        <w:t>NETS has falling snow which matches AI hoar frosts.</w:t>
      </w:r>
    </w:p>
  </w:comment>
  <w:comment w:id="204" w:author="Windows User" w:date="2015-02-08T20:11:00Z" w:initials="BS">
    <w:p w:rsidR="00C104A1" w:rsidRDefault="00C104A1">
      <w:pPr>
        <w:pStyle w:val="CommentText"/>
      </w:pPr>
      <w:r>
        <w:rPr>
          <w:rStyle w:val="CommentReference"/>
        </w:rPr>
        <w:annotationRef/>
      </w:r>
      <w:r>
        <w:t>reversed ice and hoarfrosts of this vs and last to match NETS. Coptic?</w:t>
      </w:r>
    </w:p>
  </w:comment>
  <w:comment w:id="205" w:author="Windows User" w:date="2015-02-08T20:11:00Z" w:initials="BS">
    <w:p w:rsidR="00C104A1" w:rsidRDefault="00C104A1">
      <w:pPr>
        <w:pStyle w:val="CommentText"/>
      </w:pPr>
      <w:r>
        <w:rPr>
          <w:rStyle w:val="CommentReference"/>
        </w:rPr>
        <w:annotationRef/>
      </w:r>
      <w:r>
        <w:t>NETS switches this vs with next</w:t>
      </w:r>
    </w:p>
  </w:comment>
  <w:comment w:id="206" w:author="Windows User" w:date="2015-02-08T20:11:00Z" w:initials="BS">
    <w:p w:rsidR="00C104A1" w:rsidRDefault="00C104A1">
      <w:pPr>
        <w:pStyle w:val="CommentText"/>
      </w:pPr>
      <w:r>
        <w:rPr>
          <w:rStyle w:val="CommentReference"/>
        </w:rPr>
        <w:annotationRef/>
      </w:r>
      <w:r>
        <w:t>NETS has sea-monsters</w:t>
      </w:r>
    </w:p>
  </w:comment>
  <w:comment w:id="207" w:author="Windows User" w:date="2015-02-08T20:11:00Z" w:initials="BS">
    <w:p w:rsidR="00C104A1" w:rsidRDefault="00C104A1">
      <w:pPr>
        <w:pStyle w:val="CommentText"/>
      </w:pPr>
      <w:r>
        <w:rPr>
          <w:rStyle w:val="CommentReference"/>
        </w:rPr>
        <w:annotationRef/>
      </w:r>
      <w:r>
        <w:t>NETS has four-footed and wild animals of the land</w:t>
      </w:r>
    </w:p>
  </w:comment>
  <w:comment w:id="208" w:author="Windows User" w:date="2015-02-08T20:11:00Z" w:initials="BS">
    <w:p w:rsidR="00C104A1" w:rsidRDefault="00C104A1">
      <w:pPr>
        <w:pStyle w:val="CommentText"/>
      </w:pPr>
      <w:r>
        <w:rPr>
          <w:rStyle w:val="CommentReference"/>
        </w:rPr>
        <w:annotationRef/>
      </w:r>
      <w:r>
        <w:t>NETS has all humans on earth</w:t>
      </w:r>
    </w:p>
  </w:comment>
  <w:comment w:id="209" w:author="Windows User" w:date="2015-02-08T20:11:00Z" w:initials="BS">
    <w:p w:rsidR="00C104A1" w:rsidRDefault="00C104A1">
      <w:pPr>
        <w:pStyle w:val="CommentText"/>
      </w:pPr>
      <w:r>
        <w:rPr>
          <w:rStyle w:val="CommentReference"/>
        </w:rPr>
        <w:annotationRef/>
      </w:r>
      <w:r>
        <w:t>NETS has "priests, slaves of the Lord", then omits next vs.</w:t>
      </w:r>
    </w:p>
  </w:comment>
  <w:comment w:id="210" w:author="Windows User" w:date="2015-02-08T20:11:00Z" w:initials="BS">
    <w:p w:rsidR="00C104A1" w:rsidRDefault="00C104A1">
      <w:pPr>
        <w:pStyle w:val="CommentText"/>
      </w:pPr>
      <w:r>
        <w:rPr>
          <w:rStyle w:val="CommentReference"/>
        </w:rPr>
        <w:annotationRef/>
      </w:r>
      <w:r>
        <w:t>NETS ends quite differently</w:t>
      </w:r>
    </w:p>
  </w:comment>
  <w:comment w:id="216" w:author="Brett Slote" w:date="2011-10-06T14:56:00Z" w:initials="BS">
    <w:p w:rsidR="00C104A1" w:rsidRDefault="00C104A1">
      <w:pPr>
        <w:pStyle w:val="CommentText"/>
      </w:pPr>
      <w:r>
        <w:rPr>
          <w:rStyle w:val="CommentReference"/>
        </w:rPr>
        <w:annotationRef/>
      </w:r>
      <w:r>
        <w:t>These should be broken into lines with the tune!</w:t>
      </w:r>
    </w:p>
  </w:comment>
  <w:comment w:id="217" w:author="Windows User" w:date="2015-02-08T20:12:00Z" w:initials="BS">
    <w:p w:rsidR="00C104A1" w:rsidRDefault="00C104A1">
      <w:pPr>
        <w:pStyle w:val="CommentText"/>
      </w:pPr>
      <w:r>
        <w:rPr>
          <w:rStyle w:val="CommentReference"/>
        </w:rPr>
        <w:annotationRef/>
      </w:r>
      <w:r>
        <w:t>giver, or maker?</w:t>
      </w:r>
    </w:p>
  </w:comment>
  <w:comment w:id="218" w:author="Windows User" w:date="2015-02-08T20:12:00Z" w:initials="BS">
    <w:p w:rsidR="00C104A1" w:rsidRDefault="00C104A1">
      <w:pPr>
        <w:pStyle w:val="CommentText"/>
      </w:pPr>
      <w:r>
        <w:rPr>
          <w:rStyle w:val="CommentReference"/>
        </w:rPr>
        <w:annotationRef/>
      </w:r>
      <w:r>
        <w:t>even NETS has Hananias</w:t>
      </w:r>
    </w:p>
  </w:comment>
  <w:comment w:id="219" w:author="Windows User" w:date="2015-02-08T20:12:00Z" w:initials="BS">
    <w:p w:rsidR="00C104A1" w:rsidRDefault="00C104A1">
      <w:pPr>
        <w:pStyle w:val="CommentText"/>
      </w:pPr>
      <w:r>
        <w:rPr>
          <w:rStyle w:val="CommentReference"/>
        </w:rPr>
        <w:annotationRef/>
      </w:r>
      <w:r>
        <w:t>does Coptic have evening first?</w:t>
      </w:r>
    </w:p>
  </w:comment>
  <w:comment w:id="220" w:author="Windows User" w:date="2015-02-08T20:12:00Z" w:initials="BS">
    <w:p w:rsidR="00C104A1" w:rsidRDefault="00C104A1">
      <w:pPr>
        <w:pStyle w:val="CommentText"/>
      </w:pPr>
      <w:r>
        <w:rPr>
          <w:rStyle w:val="CommentReference"/>
        </w:rPr>
        <w:annotationRef/>
      </w:r>
      <w:r>
        <w:t>Coptic doesn't have "Our God"</w:t>
      </w:r>
    </w:p>
  </w:comment>
  <w:comment w:id="221" w:author="Windows User" w:date="2015-02-08T20:12:00Z" w:initials="BS">
    <w:p w:rsidR="00C104A1" w:rsidRDefault="00C104A1">
      <w:pPr>
        <w:pStyle w:val="CommentText"/>
      </w:pPr>
      <w:r>
        <w:rPr>
          <w:rStyle w:val="CommentReference"/>
        </w:rPr>
        <w:annotationRef/>
      </w:r>
      <w:r>
        <w:t>celebrate or proclaim?</w:t>
      </w:r>
    </w:p>
  </w:comment>
  <w:comment w:id="222" w:author="Windows User" w:date="2015-02-08T20:12:00Z" w:initials="BS">
    <w:p w:rsidR="00C104A1" w:rsidRDefault="00C104A1">
      <w:pPr>
        <w:pStyle w:val="CommentText"/>
      </w:pPr>
      <w:r>
        <w:rPr>
          <w:rStyle w:val="CommentReference"/>
        </w:rPr>
        <w:annotationRef/>
      </w:r>
      <w:r>
        <w:t>persevere or be sober?</w:t>
      </w:r>
    </w:p>
  </w:comment>
  <w:comment w:id="223" w:author="Windows User" w:date="2015-02-08T20:12:00Z" w:initials="BS">
    <w:p w:rsidR="00C104A1" w:rsidRDefault="00C104A1">
      <w:pPr>
        <w:pStyle w:val="CommentText"/>
      </w:pPr>
      <w:r>
        <w:rPr>
          <w:rStyle w:val="CommentReference"/>
        </w:rPr>
        <w:annotationRef/>
      </w:r>
      <w:r>
        <w:t>Coptic has presbyters, not priests (oweeb)</w:t>
      </w:r>
    </w:p>
  </w:comment>
  <w:comment w:id="224" w:author="Windows User" w:date="2015-02-08T20:12:00Z" w:initials="BS">
    <w:p w:rsidR="00C104A1" w:rsidRDefault="00C104A1">
      <w:pPr>
        <w:pStyle w:val="CommentText"/>
      </w:pPr>
      <w:r>
        <w:rPr>
          <w:rStyle w:val="CommentReference"/>
        </w:rPr>
        <w:annotationRef/>
      </w:r>
      <w:r>
        <w:t>esmo is bless, not praise...</w:t>
      </w:r>
    </w:p>
  </w:comment>
  <w:comment w:id="225" w:author="Windows User" w:date="2015-02-08T20:12:00Z" w:initials="BS">
    <w:p w:rsidR="00C104A1" w:rsidRDefault="00C104A1">
      <w:pPr>
        <w:pStyle w:val="CommentText"/>
      </w:pPr>
      <w:r>
        <w:rPr>
          <w:rStyle w:val="CommentReference"/>
        </w:rPr>
        <w:annotationRef/>
      </w:r>
      <w:r>
        <w:t>Coptic doesn't look like day to day... "Until this day" doesn't make as much sense... is there something less literal but closer to the maning?</w:t>
      </w:r>
    </w:p>
  </w:comment>
  <w:comment w:id="226" w:author="Windows User" w:date="2015-02-08T20:12:00Z" w:initials="BS">
    <w:p w:rsidR="00C104A1" w:rsidRDefault="00C104A1">
      <w:pPr>
        <w:pStyle w:val="CommentText"/>
      </w:pPr>
      <w:r>
        <w:rPr>
          <w:rStyle w:val="CommentReference"/>
        </w:rPr>
        <w:annotationRef/>
      </w:r>
      <w:r>
        <w:t>Is LA right with breaths and spirits?</w:t>
      </w:r>
    </w:p>
  </w:comment>
  <w:comment w:id="227" w:author="Windows User" w:date="2015-02-08T20:12:00Z" w:initials="BS">
    <w:p w:rsidR="00C104A1" w:rsidRDefault="00C104A1">
      <w:pPr>
        <w:pStyle w:val="CommentText"/>
      </w:pPr>
      <w:r>
        <w:rPr>
          <w:rStyle w:val="CommentReference"/>
        </w:rPr>
        <w:annotationRef/>
      </w:r>
      <w:r>
        <w:t>doesn't look like waters... is it ssea?</w:t>
      </w:r>
    </w:p>
  </w:comment>
  <w:comment w:id="228" w:author="Windows User" w:date="2015-02-08T20:12:00Z" w:initials="BS">
    <w:p w:rsidR="00C104A1" w:rsidRDefault="00C104A1">
      <w:pPr>
        <w:pStyle w:val="CommentText"/>
      </w:pPr>
      <w:r>
        <w:rPr>
          <w:rStyle w:val="CommentReference"/>
        </w:rPr>
        <w:annotationRef/>
      </w:r>
      <w:r>
        <w:t>I still don't get of all the things we would see after seeing all the praise of nature would be "Bless the Lord you birds".</w:t>
      </w:r>
    </w:p>
  </w:comment>
  <w:comment w:id="229" w:author="Windows User" w:date="2015-02-08T20:12:00Z" w:initials="BS">
    <w:p w:rsidR="00C104A1" w:rsidRDefault="00C104A1">
      <w:pPr>
        <w:pStyle w:val="CommentText"/>
      </w:pPr>
      <w:r>
        <w:rPr>
          <w:rStyle w:val="CommentReference"/>
        </w:rPr>
        <w:annotationRef/>
      </w:r>
      <w:r>
        <w:t>disobedient? heretics?</w:t>
      </w:r>
    </w:p>
  </w:comment>
  <w:comment w:id="230" w:author="Windows User" w:date="2015-02-08T20:12:00Z" w:initials="BS">
    <w:p w:rsidR="00C104A1" w:rsidRDefault="00C104A1">
      <w:pPr>
        <w:pStyle w:val="CommentText"/>
      </w:pPr>
      <w:r>
        <w:rPr>
          <w:rStyle w:val="CommentReference"/>
        </w:rPr>
        <w:annotationRef/>
      </w:r>
      <w:r>
        <w:t>souls or spirits?</w:t>
      </w:r>
    </w:p>
  </w:comment>
  <w:comment w:id="231" w:author="Windows User" w:date="2015-02-08T20:12:00Z" w:initials="BS">
    <w:p w:rsidR="00C104A1" w:rsidRDefault="00C104A1">
      <w:pPr>
        <w:pStyle w:val="CommentText"/>
      </w:pPr>
      <w:r>
        <w:rPr>
          <w:rStyle w:val="CommentReference"/>
        </w:rPr>
        <w:annotationRef/>
      </w:r>
      <w:r>
        <w:t>humble or contrite?</w:t>
      </w:r>
    </w:p>
  </w:comment>
  <w:comment w:id="232" w:author="Windows User" w:date="2015-02-08T20:12:00Z" w:initials="BS">
    <w:p w:rsidR="00C104A1" w:rsidRDefault="00C104A1">
      <w:pPr>
        <w:pStyle w:val="CommentText"/>
      </w:pPr>
      <w:r>
        <w:rPr>
          <w:rStyle w:val="CommentReference"/>
        </w:rPr>
        <w:annotationRef/>
      </w:r>
      <w:r>
        <w:t>hearts?</w:t>
      </w:r>
    </w:p>
  </w:comment>
  <w:comment w:id="233" w:author="Windows User" w:date="2015-02-08T20:12:00Z" w:initials="BS">
    <w:p w:rsidR="00C104A1" w:rsidRDefault="00C104A1">
      <w:pPr>
        <w:pStyle w:val="CommentText"/>
      </w:pPr>
      <w:r>
        <w:rPr>
          <w:rStyle w:val="CommentReference"/>
        </w:rPr>
        <w:annotationRef/>
      </w:r>
      <w:r>
        <w:t>this or LA?</w:t>
      </w:r>
    </w:p>
  </w:comment>
  <w:comment w:id="234" w:author="Windows User" w:date="2015-02-08T20:12:00Z" w:initials="BS">
    <w:p w:rsidR="00C104A1" w:rsidRDefault="00C104A1">
      <w:pPr>
        <w:pStyle w:val="CommentText"/>
      </w:pPr>
      <w:r>
        <w:rPr>
          <w:rStyle w:val="CommentReference"/>
        </w:rPr>
        <w:annotationRef/>
      </w:r>
      <w:r>
        <w:t>righteous of, or who revere</w:t>
      </w:r>
    </w:p>
  </w:comment>
  <w:comment w:id="235" w:author="Windows User" w:date="2015-02-08T20:12:00Z" w:initials="BS">
    <w:p w:rsidR="00C104A1" w:rsidRDefault="00C104A1">
      <w:pPr>
        <w:pStyle w:val="CommentText"/>
      </w:pPr>
      <w:r>
        <w:rPr>
          <w:rStyle w:val="CommentReference"/>
        </w:rPr>
        <w:annotationRef/>
      </w:r>
      <w:r>
        <w:t>this, or accountable? or something else?</w:t>
      </w:r>
    </w:p>
  </w:comment>
  <w:comment w:id="236" w:author="Windows User" w:date="2015-02-08T20:12:00Z" w:initials="BS">
    <w:p w:rsidR="00C104A1" w:rsidRDefault="00C104A1">
      <w:pPr>
        <w:pStyle w:val="CommentText"/>
      </w:pPr>
      <w:r>
        <w:rPr>
          <w:rStyle w:val="CommentReference"/>
        </w:rPr>
        <w:annotationRef/>
      </w:r>
      <w:r>
        <w:t>that he may praise and say?</w:t>
      </w:r>
    </w:p>
  </w:comment>
  <w:comment w:id="248" w:author="Brett Slote" w:date="2011-10-06T14:56:00Z" w:initials="BS">
    <w:p w:rsidR="00C104A1" w:rsidRDefault="00C104A1">
      <w:pPr>
        <w:pStyle w:val="CommentText"/>
      </w:pPr>
      <w:r>
        <w:rPr>
          <w:rStyle w:val="CommentReference"/>
        </w:rPr>
        <w:annotationRef/>
      </w:r>
      <w:r>
        <w:t>Fred wants 'O' here, saying it matches the Coptic... but it isn't in the Coptic!</w:t>
      </w:r>
    </w:p>
  </w:comment>
  <w:comment w:id="249" w:author="Windows User" w:date="2015-02-08T20:16:00Z" w:initials="BS">
    <w:p w:rsidR="00C104A1" w:rsidRDefault="00C104A1" w:rsidP="00F977F1">
      <w:pPr>
        <w:pStyle w:val="CommentText"/>
      </w:pPr>
      <w:r>
        <w:rPr>
          <w:rStyle w:val="CommentReference"/>
        </w:rPr>
        <w:annotationRef/>
      </w:r>
      <w:r>
        <w:t>why do books not have a vs for the bishop???</w:t>
      </w:r>
    </w:p>
  </w:comment>
  <w:comment w:id="250" w:author="Windows User" w:date="2015-02-08T20:16:00Z" w:initials="BS">
    <w:p w:rsidR="00C104A1" w:rsidRDefault="00C104A1">
      <w:pPr>
        <w:pStyle w:val="CommentText"/>
      </w:pPr>
      <w:r>
        <w:rPr>
          <w:rStyle w:val="CommentReference"/>
        </w:rPr>
        <w:annotationRef/>
      </w:r>
      <w:r>
        <w:t>add</w:t>
      </w:r>
    </w:p>
  </w:comment>
  <w:comment w:id="253" w:author="Windows User" w:date="2015-02-08T20:17:00Z" w:initials="BS">
    <w:p w:rsidR="00C104A1" w:rsidRDefault="00C104A1" w:rsidP="00F977F1">
      <w:pPr>
        <w:pStyle w:val="CommentText"/>
      </w:pPr>
      <w:r>
        <w:rPr>
          <w:rStyle w:val="CommentReference"/>
        </w:rPr>
        <w:annotationRef/>
      </w:r>
      <w:r>
        <w:t>the first two sections each have 7 verses. Maybe each section had seven verses and then became inflated? Keeping 7 vs in each section</w:t>
      </w:r>
    </w:p>
  </w:comment>
  <w:comment w:id="254" w:author="Windows User" w:date="2015-02-08T20:17:00Z" w:initials="BS">
    <w:p w:rsidR="00C104A1" w:rsidRDefault="00C104A1" w:rsidP="00F977F1">
      <w:pPr>
        <w:pStyle w:val="CommentText"/>
      </w:pPr>
      <w:r>
        <w:rPr>
          <w:rStyle w:val="CommentReference"/>
        </w:rPr>
        <w:annotationRef/>
      </w:r>
      <w:r>
        <w:t>Communion or commemor</w:t>
      </w:r>
      <w:r>
        <w:t>a</w:t>
      </w:r>
      <w:r>
        <w:t>tion?</w:t>
      </w:r>
    </w:p>
  </w:comment>
  <w:comment w:id="255" w:author="Brett Slote" w:date="2015-02-08T20:18:00Z" w:initials="BS">
    <w:p w:rsidR="00C104A1" w:rsidRDefault="00C104A1" w:rsidP="00F977F1">
      <w:pPr>
        <w:pStyle w:val="CommentText"/>
      </w:pPr>
      <w:r>
        <w:rPr>
          <w:rStyle w:val="CommentReference"/>
        </w:rPr>
        <w:annotationRef/>
      </w:r>
      <w:r>
        <w:t>Fred wants 'O' here, saying it matches the Coptic... but it isn't in the Coptic!</w:t>
      </w:r>
    </w:p>
  </w:comment>
  <w:comment w:id="256" w:author="Windows User" w:date="2015-02-08T20:24:00Z" w:initials="BS">
    <w:p w:rsidR="00C104A1" w:rsidRDefault="00C104A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9" w:author="Windows User" w:date="2015-02-08T20:30:00Z" w:initials="BS">
    <w:p w:rsidR="00C104A1" w:rsidRDefault="00C104A1">
      <w:pPr>
        <w:pStyle w:val="CommentText"/>
      </w:pPr>
      <w:r>
        <w:rPr>
          <w:rStyle w:val="CommentReference"/>
        </w:rPr>
        <w:annotationRef/>
      </w:r>
      <w:r>
        <w:t>Godhead or  Divinity?</w:t>
      </w:r>
    </w:p>
  </w:comment>
  <w:comment w:id="260" w:author="Windows User" w:date="2015-02-08T20:30:00Z" w:initials="BS">
    <w:p w:rsidR="00C104A1" w:rsidRDefault="00C104A1">
      <w:pPr>
        <w:pStyle w:val="CommentText"/>
      </w:pPr>
      <w:r>
        <w:rPr>
          <w:rStyle w:val="CommentReference"/>
        </w:rPr>
        <w:annotationRef/>
      </w:r>
      <w:r>
        <w:t>I get why he picked to... for doesn't have the same connotation of filfillling the promise he made to us... but I still think for flows better.</w:t>
      </w:r>
    </w:p>
  </w:comment>
  <w:comment w:id="261" w:author="Windows User" w:date="2015-02-08T20:30:00Z" w:initials="BS">
    <w:p w:rsidR="00C104A1" w:rsidRDefault="00C104A1">
      <w:pPr>
        <w:pStyle w:val="CommentText"/>
      </w:pPr>
      <w:r>
        <w:rPr>
          <w:rStyle w:val="CommentReference"/>
        </w:rPr>
        <w:annotationRef/>
      </w:r>
      <w:r>
        <w:t>what does very mean here? The faithful Queen in truth? The truly faithful queen?  The verily true queen?: What is this line supposed to say/mean?</w:t>
      </w:r>
    </w:p>
  </w:comment>
  <w:comment w:id="262" w:author="Windows User" w:date="2015-02-08T20:30:00Z" w:initials="BS">
    <w:p w:rsidR="00C104A1" w:rsidRDefault="00C104A1">
      <w:pPr>
        <w:pStyle w:val="CommentText"/>
      </w:pPr>
      <w:r>
        <w:rPr>
          <w:rStyle w:val="CommentReference"/>
        </w:rPr>
        <w:annotationRef/>
      </w:r>
      <w:r>
        <w:t>faithful or trusted? faithful sounds better as it is her action and not ours, as trusted.</w:t>
      </w:r>
    </w:p>
  </w:comment>
  <w:comment w:id="264" w:author="Windows User" w:date="2015-02-08T20:32:00Z" w:initials="BS">
    <w:p w:rsidR="00C104A1" w:rsidRDefault="00C104A1">
      <w:pPr>
        <w:pStyle w:val="CommentText"/>
      </w:pPr>
      <w:r>
        <w:rPr>
          <w:rStyle w:val="CommentReference"/>
        </w:rPr>
        <w:annotationRef/>
      </w:r>
      <w:r>
        <w:t>bless or praise? inconsistent rendering of esmo</w:t>
      </w:r>
    </w:p>
  </w:comment>
  <w:comment w:id="277" w:author="Windows User" w:date="2015-02-08T20:35:00Z" w:initials="BS">
    <w:p w:rsidR="00C104A1" w:rsidRDefault="00C104A1">
      <w:pPr>
        <w:pStyle w:val="CommentText"/>
      </w:pPr>
      <w:r>
        <w:rPr>
          <w:rStyle w:val="CommentReference"/>
        </w:rPr>
        <w:annotationRef/>
      </w:r>
      <w:r>
        <w:t>MT (KJV) and Ra lack. NETS has and so does Coptic.</w:t>
      </w:r>
    </w:p>
  </w:comment>
  <w:comment w:id="278" w:author="Windows User" w:date="2015-02-08T20:35:00Z" w:initials="BS">
    <w:p w:rsidR="00C104A1" w:rsidRDefault="00C104A1">
      <w:pPr>
        <w:pStyle w:val="CommentText"/>
      </w:pPr>
      <w:r>
        <w:rPr>
          <w:rStyle w:val="CommentReference"/>
        </w:rPr>
        <w:annotationRef/>
      </w:r>
      <w:r>
        <w:t>this structure rather than just a list is probably a KJVism...</w:t>
      </w:r>
    </w:p>
  </w:comment>
  <w:comment w:id="279" w:author="Windows User" w:date="2015-02-08T20:35:00Z" w:initials="BS">
    <w:p w:rsidR="00C104A1" w:rsidRDefault="00C104A1">
      <w:pPr>
        <w:pStyle w:val="CommentText"/>
      </w:pPr>
      <w:r>
        <w:rPr>
          <w:rStyle w:val="CommentReference"/>
        </w:rPr>
        <w:annotationRef/>
      </w:r>
      <w:r>
        <w:t>Coptic varies greatly from NETS</w:t>
      </w:r>
    </w:p>
  </w:comment>
  <w:comment w:id="285" w:author="Windows User" w:date="2015-02-08T20:36:00Z" w:initials="BS">
    <w:p w:rsidR="00C104A1" w:rsidRDefault="00C104A1">
      <w:pPr>
        <w:pStyle w:val="CommentText"/>
      </w:pPr>
      <w:r>
        <w:rPr>
          <w:rStyle w:val="CommentReference"/>
        </w:rPr>
        <w:annotationRef/>
      </w:r>
      <w:r>
        <w:t>NETS has dance... also drum &amp; harp...</w:t>
      </w:r>
    </w:p>
  </w:comment>
  <w:comment w:id="286" w:author="Windows User" w:date="2015-02-08T20:36:00Z" w:initials="BS">
    <w:p w:rsidR="00C104A1" w:rsidRDefault="00C104A1">
      <w:pPr>
        <w:pStyle w:val="CommentText"/>
      </w:pPr>
      <w:r>
        <w:rPr>
          <w:rStyle w:val="CommentReference"/>
        </w:rPr>
        <w:annotationRef/>
      </w:r>
      <w:r>
        <w:t>NETS and LA have boast in glory...</w:t>
      </w:r>
    </w:p>
  </w:comment>
  <w:comment w:id="287" w:author="Windows User" w:date="2015-02-08T20:36:00Z" w:initials="BS">
    <w:p w:rsidR="00C104A1" w:rsidRDefault="00C104A1">
      <w:pPr>
        <w:pStyle w:val="CommentText"/>
      </w:pPr>
      <w:r>
        <w:rPr>
          <w:rStyle w:val="CommentReference"/>
        </w:rPr>
        <w:annotationRef/>
      </w:r>
      <w:r>
        <w:t>NETS has rejoice. Coptis looks to me like glorify... Sing aloud? Rejoice?</w:t>
      </w:r>
    </w:p>
  </w:comment>
  <w:comment w:id="288" w:author="Windows User" w:date="2015-02-08T20:36:00Z" w:initials="BS">
    <w:p w:rsidR="00C104A1" w:rsidRDefault="00C104A1">
      <w:pPr>
        <w:pStyle w:val="CommentText"/>
      </w:pPr>
      <w:r>
        <w:rPr>
          <w:rStyle w:val="CommentReference"/>
        </w:rPr>
        <w:annotationRef/>
      </w:r>
      <w:r>
        <w:t>NETS has throats too. I'm leaving mouths. Throats is too literal. Not how we say it in English...</w:t>
      </w:r>
    </w:p>
  </w:comment>
  <w:comment w:id="289" w:author="Windows User" w:date="2015-02-08T20:36:00Z" w:initials="BS">
    <w:p w:rsidR="00C104A1" w:rsidRDefault="00C104A1">
      <w:pPr>
        <w:pStyle w:val="CommentText"/>
      </w:pPr>
      <w:r>
        <w:rPr>
          <w:rStyle w:val="CommentReference"/>
        </w:rPr>
        <w:annotationRef/>
      </w:r>
      <w:r>
        <w:t>NETS has rebukes. punishments?</w:t>
      </w:r>
    </w:p>
  </w:comment>
  <w:comment w:id="295" w:author="Windows User" w:date="2015-02-08T20:36:00Z" w:initials="BS">
    <w:p w:rsidR="00C104A1" w:rsidRDefault="00C104A1">
      <w:pPr>
        <w:pStyle w:val="CommentText"/>
      </w:pPr>
      <w:r>
        <w:rPr>
          <w:rStyle w:val="CommentReference"/>
        </w:rPr>
        <w:annotationRef/>
      </w:r>
      <w:r>
        <w:t>psaltry? or lyre?</w:t>
      </w:r>
    </w:p>
  </w:comment>
  <w:comment w:id="296" w:author="Windows User" w:date="2015-02-08T20:36:00Z" w:initials="BS">
    <w:p w:rsidR="00C104A1" w:rsidRDefault="00C104A1">
      <w:pPr>
        <w:pStyle w:val="CommentText"/>
      </w:pPr>
      <w:r>
        <w:rPr>
          <w:rStyle w:val="CommentReference"/>
        </w:rPr>
        <w:annotationRef/>
      </w:r>
      <w:r>
        <w:t>NETS has drum and dance.</w:t>
      </w:r>
    </w:p>
  </w:comment>
  <w:comment w:id="307" w:author="Windows User" w:date="2015-02-08T20:47:00Z" w:initials="BS">
    <w:p w:rsidR="00C104A1" w:rsidRDefault="00C104A1">
      <w:pPr>
        <w:pStyle w:val="CommentText"/>
      </w:pPr>
      <w:r>
        <w:rPr>
          <w:rStyle w:val="CommentReference"/>
        </w:rPr>
        <w:annotationRef/>
      </w:r>
      <w:r>
        <w:t>tense? praise or will praise?</w:t>
      </w:r>
    </w:p>
  </w:comment>
  <w:comment w:id="308" w:author="Windows User" w:date="2015-02-08T20:47:00Z" w:initials="BS">
    <w:p w:rsidR="00C104A1" w:rsidRDefault="00C104A1">
      <w:pPr>
        <w:pStyle w:val="CommentText"/>
      </w:pPr>
      <w:r>
        <w:rPr>
          <w:rStyle w:val="CommentReference"/>
        </w:rPr>
        <w:annotationRef/>
      </w:r>
      <w:r>
        <w:t>earth? land? creation?</w:t>
      </w:r>
    </w:p>
  </w:comment>
  <w:comment w:id="309" w:author="Windows User" w:date="2015-02-08T20:47:00Z" w:initials="BS">
    <w:p w:rsidR="00C104A1" w:rsidRDefault="00C104A1">
      <w:pPr>
        <w:pStyle w:val="CommentText"/>
      </w:pPr>
      <w:r>
        <w:rPr>
          <w:rStyle w:val="CommentReference"/>
        </w:rPr>
        <w:annotationRef/>
      </w:r>
      <w:r>
        <w:t>make haste is a little archaic. But hurry is way too colloquial. Quicken doesn't sound right.</w:t>
      </w:r>
    </w:p>
  </w:comment>
  <w:comment w:id="310" w:author="Windows User" w:date="2015-02-08T20:47:00Z" w:initials="BS">
    <w:p w:rsidR="00C104A1" w:rsidRDefault="00C104A1">
      <w:pPr>
        <w:pStyle w:val="CommentText"/>
      </w:pPr>
      <w:r>
        <w:rPr>
          <w:rStyle w:val="CommentReference"/>
        </w:rPr>
        <w:annotationRef/>
      </w:r>
      <w:r>
        <w:t>should either be diverse here or different elsewhere</w:t>
      </w:r>
    </w:p>
  </w:comment>
  <w:comment w:id="311" w:author="Windows User" w:date="2015-02-08T20:47:00Z" w:initials="BS">
    <w:p w:rsidR="00C104A1" w:rsidRDefault="00C104A1">
      <w:pPr>
        <w:pStyle w:val="CommentText"/>
      </w:pPr>
      <w:r>
        <w:rPr>
          <w:rStyle w:val="CommentReference"/>
        </w:rPr>
        <w:annotationRef/>
      </w:r>
      <w:r>
        <w:t>truth or righteousness? Or justice?</w:t>
      </w:r>
    </w:p>
  </w:comment>
  <w:comment w:id="312" w:author="Windows User" w:date="2015-02-08T20:47:00Z" w:initials="BS">
    <w:p w:rsidR="00C104A1" w:rsidRDefault="00C104A1">
      <w:pPr>
        <w:pStyle w:val="CommentText"/>
      </w:pPr>
      <w:r>
        <w:rPr>
          <w:rStyle w:val="CommentReference"/>
        </w:rPr>
        <w:annotationRef/>
      </w:r>
      <w:r>
        <w:t>patience or longsuffering?</w:t>
      </w:r>
    </w:p>
  </w:comment>
  <w:comment w:id="313" w:author="Windows User" w:date="2015-02-08T20:47:00Z" w:initials="BS">
    <w:p w:rsidR="00C104A1" w:rsidRDefault="00C104A1">
      <w:pPr>
        <w:pStyle w:val="CommentText"/>
      </w:pPr>
      <w:r>
        <w:rPr>
          <w:rStyle w:val="CommentReference"/>
        </w:rPr>
        <w:annotationRef/>
      </w:r>
      <w:r>
        <w:t>just "at the first watch"?</w:t>
      </w:r>
    </w:p>
  </w:comment>
  <w:comment w:id="314" w:author="Windows User" w:date="2015-02-08T20:47:00Z" w:initials="BS">
    <w:p w:rsidR="00C104A1" w:rsidRDefault="00C104A1">
      <w:pPr>
        <w:pStyle w:val="CommentText"/>
      </w:pPr>
      <w:r>
        <w:rPr>
          <w:rStyle w:val="CommentReference"/>
        </w:rPr>
        <w:annotationRef/>
      </w:r>
      <w:r>
        <w:t>sweet, or easy?</w:t>
      </w:r>
    </w:p>
  </w:comment>
  <w:comment w:id="315" w:author="Windows User" w:date="2015-02-08T20:47:00Z" w:initials="BS">
    <w:p w:rsidR="00C104A1" w:rsidRDefault="00C104A1">
      <w:pPr>
        <w:pStyle w:val="CommentText"/>
      </w:pPr>
      <w:r>
        <w:rPr>
          <w:rStyle w:val="CommentReference"/>
        </w:rPr>
        <w:annotationRef/>
      </w:r>
      <w:r>
        <w:t>less accurate than beloved, but sounds a lot better..</w:t>
      </w:r>
    </w:p>
  </w:comment>
  <w:comment w:id="316" w:author="Windows User" w:date="2015-02-08T20:47:00Z" w:initials="BS">
    <w:p w:rsidR="00C104A1" w:rsidRDefault="00C104A1">
      <w:pPr>
        <w:pStyle w:val="CommentText"/>
      </w:pPr>
      <w:r>
        <w:rPr>
          <w:rStyle w:val="CommentReference"/>
        </w:rPr>
        <w:annotationRef/>
      </w:r>
      <w:r>
        <w:t>sound better if omit of?</w:t>
      </w:r>
    </w:p>
  </w:comment>
  <w:comment w:id="317" w:author="Windows User" w:date="2015-02-08T20:47:00Z" w:initials="BS">
    <w:p w:rsidR="00C104A1" w:rsidRDefault="00C104A1">
      <w:pPr>
        <w:pStyle w:val="CommentText"/>
      </w:pPr>
      <w:r>
        <w:rPr>
          <w:rStyle w:val="CommentReference"/>
        </w:rPr>
        <w:annotationRef/>
      </w:r>
      <w:r>
        <w:t>truth, or righteousness?</w:t>
      </w:r>
    </w:p>
  </w:comment>
  <w:comment w:id="318" w:author="Windows User" w:date="2015-02-08T20:47:00Z" w:initials="BS">
    <w:p w:rsidR="00C104A1" w:rsidRDefault="00C104A1">
      <w:pPr>
        <w:pStyle w:val="CommentText"/>
      </w:pPr>
      <w:r>
        <w:rPr>
          <w:rStyle w:val="CommentReference"/>
        </w:rPr>
        <w:annotationRef/>
      </w:r>
      <w:r>
        <w:t>true, or perfecvt?</w:t>
      </w:r>
    </w:p>
  </w:comment>
  <w:comment w:id="319" w:author="Windows User" w:date="2015-02-08T20:50:00Z" w:initials="BS">
    <w:p w:rsidR="00C104A1" w:rsidRDefault="00C104A1">
      <w:pPr>
        <w:pStyle w:val="CommentText"/>
      </w:pPr>
      <w:r>
        <w:rPr>
          <w:rStyle w:val="CommentReference"/>
        </w:rPr>
        <w:annotationRef/>
      </w:r>
      <w:r>
        <w:t>and?</w:t>
      </w:r>
    </w:p>
  </w:comment>
  <w:comment w:id="320" w:author="Windows User" w:date="2015-02-08T20:50:00Z" w:initials="BS">
    <w:p w:rsidR="00C104A1" w:rsidRDefault="00C104A1">
      <w:pPr>
        <w:pStyle w:val="CommentText"/>
      </w:pPr>
      <w:r>
        <w:rPr>
          <w:rStyle w:val="CommentReference"/>
        </w:rPr>
        <w:annotationRef/>
      </w:r>
      <w:r>
        <w:t>gather is in first line in Coptic, but tune flows better here..</w:t>
      </w:r>
    </w:p>
  </w:comment>
  <w:comment w:id="321" w:author="Windows User" w:date="2015-02-08T20:50:00Z" w:initials="BS">
    <w:p w:rsidR="00C104A1" w:rsidRDefault="00C104A1">
      <w:pPr>
        <w:pStyle w:val="CommentText"/>
      </w:pPr>
      <w:r>
        <w:rPr>
          <w:rStyle w:val="CommentReference"/>
        </w:rPr>
        <w:annotationRef/>
      </w:r>
      <w:r>
        <w:t>will?</w:t>
      </w:r>
    </w:p>
  </w:comment>
  <w:comment w:id="322" w:author="Windows User" w:date="2015-02-08T20:50:00Z" w:initials="BS">
    <w:p w:rsidR="00C104A1" w:rsidRDefault="00C104A1">
      <w:pPr>
        <w:pStyle w:val="CommentText"/>
      </w:pPr>
      <w:r>
        <w:rPr>
          <w:rStyle w:val="CommentReference"/>
        </w:rPr>
        <w:annotationRef/>
      </w:r>
      <w:r>
        <w:t>save? keep? deliver?</w:t>
      </w:r>
    </w:p>
  </w:comment>
  <w:comment w:id="323" w:author="Windows User" w:date="2015-02-08T20:50:00Z" w:initials="BS">
    <w:p w:rsidR="00C104A1" w:rsidRDefault="00C104A1">
      <w:pPr>
        <w:pStyle w:val="CommentText"/>
      </w:pPr>
      <w:r>
        <w:rPr>
          <w:rStyle w:val="CommentReference"/>
        </w:rPr>
        <w:annotationRef/>
      </w:r>
      <w:r>
        <w:t>need a convention for making "ak ee". {}? bold?</w:t>
      </w:r>
    </w:p>
  </w:comment>
  <w:comment w:id="324" w:author="Windows User" w:date="2015-02-08T20:50:00Z" w:initials="BS">
    <w:p w:rsidR="00C104A1" w:rsidRDefault="00C104A1">
      <w:pPr>
        <w:pStyle w:val="CommentText"/>
      </w:pPr>
      <w:r>
        <w:rPr>
          <w:rStyle w:val="CommentReference"/>
        </w:rPr>
        <w:annotationRef/>
      </w:r>
      <w:r>
        <w:t>I like it better with "be" in... thoughts?</w:t>
      </w:r>
    </w:p>
  </w:comment>
  <w:comment w:id="334" w:author="Windows User" w:date="2015-02-08T20:52:00Z" w:initials="BS">
    <w:p w:rsidR="00C104A1" w:rsidRDefault="00C104A1">
      <w:pPr>
        <w:pStyle w:val="CommentText"/>
      </w:pPr>
      <w:r>
        <w:rPr>
          <w:rStyle w:val="CommentReference"/>
        </w:rPr>
        <w:annotationRef/>
      </w:r>
      <w:r>
        <w:t>this splitting of  the verses doesn't follow the Coptic... does it really flow much better, or is it just that I'm more used to it?</w:t>
      </w:r>
    </w:p>
  </w:comment>
  <w:comment w:id="335" w:author="Windows User" w:date="2015-02-08T20:52:00Z" w:initials="BS">
    <w:p w:rsidR="00C104A1" w:rsidRDefault="00C104A1">
      <w:pPr>
        <w:pStyle w:val="CommentText"/>
      </w:pPr>
      <w:r>
        <w:rPr>
          <w:rStyle w:val="CommentReference"/>
        </w:rPr>
        <w:annotationRef/>
      </w:r>
      <w:r>
        <w:t>does coptic bear out? Feels much more right to me.</w:t>
      </w:r>
    </w:p>
  </w:comment>
  <w:comment w:id="336" w:author="Windows User" w:date="2015-02-08T20:53:00Z" w:initials="BS">
    <w:p w:rsidR="00C104A1" w:rsidRDefault="00C104A1">
      <w:pPr>
        <w:pStyle w:val="CommentText"/>
      </w:pPr>
      <w:r>
        <w:rPr>
          <w:rStyle w:val="CommentReference"/>
        </w:rPr>
        <w:annotationRef/>
      </w:r>
      <w:r>
        <w:t>tense?</w:t>
      </w:r>
    </w:p>
  </w:comment>
  <w:comment w:id="337" w:author="Windows User" w:date="2015-02-08T20:53:00Z" w:initials="BS">
    <w:p w:rsidR="00C104A1" w:rsidRDefault="00C104A1">
      <w:pPr>
        <w:pStyle w:val="CommentText"/>
      </w:pPr>
      <w:r>
        <w:rPr>
          <w:rStyle w:val="CommentReference"/>
        </w:rPr>
        <w:annotationRef/>
      </w:r>
      <w:r>
        <w:t>exalt or magnify?</w:t>
      </w:r>
    </w:p>
  </w:comment>
  <w:comment w:id="338" w:author="Windows User" w:date="2015-02-08T20:53:00Z" w:initials="BS">
    <w:p w:rsidR="00C104A1" w:rsidRDefault="00C104A1">
      <w:pPr>
        <w:pStyle w:val="CommentText"/>
      </w:pPr>
      <w:r>
        <w:rPr>
          <w:rStyle w:val="CommentReference"/>
        </w:rPr>
        <w:annotationRef/>
      </w:r>
      <w:r>
        <w:t>or iwn?</w:t>
      </w:r>
    </w:p>
  </w:comment>
  <w:comment w:id="342" w:author="Windows User" w:date="2015-02-08T20:54:00Z" w:initials="BS">
    <w:p w:rsidR="00C104A1" w:rsidRDefault="00C104A1">
      <w:pPr>
        <w:pStyle w:val="CommentText"/>
      </w:pPr>
      <w:r>
        <w:rPr>
          <w:rStyle w:val="CommentReference"/>
        </w:rPr>
        <w:annotationRef/>
      </w:r>
      <w:r>
        <w:t>does type capture "it foretold the sign" in more contemporary language than "a figure"</w:t>
      </w:r>
    </w:p>
  </w:comment>
  <w:comment w:id="343" w:author="Windows User" w:date="2015-02-08T20:54:00Z" w:initials="BS">
    <w:p w:rsidR="00C104A1" w:rsidRDefault="00C104A1">
      <w:pPr>
        <w:pStyle w:val="CommentText"/>
      </w:pPr>
      <w:r>
        <w:rPr>
          <w:rStyle w:val="CommentReference"/>
        </w:rPr>
        <w:annotationRef/>
      </w:r>
      <w:r>
        <w:t>correct that no mention of nature?</w:t>
      </w:r>
    </w:p>
  </w:comment>
  <w:comment w:id="344" w:author="Windows User" w:date="2015-02-08T20:54:00Z" w:initials="BS">
    <w:p w:rsidR="00C104A1" w:rsidRDefault="00C104A1">
      <w:pPr>
        <w:pStyle w:val="CommentText"/>
      </w:pPr>
      <w:r>
        <w:rPr>
          <w:rStyle w:val="CommentReference"/>
        </w:rPr>
        <w:annotationRef/>
      </w:r>
      <w:r>
        <w:t>holy or pure? divinity or godhead?</w:t>
      </w:r>
    </w:p>
  </w:comment>
  <w:comment w:id="345" w:author="Windows User" w:date="2015-02-08T20:54:00Z" w:initials="BS">
    <w:p w:rsidR="00C104A1" w:rsidRDefault="00C104A1">
      <w:pPr>
        <w:pStyle w:val="CommentText"/>
      </w:pPr>
      <w:r>
        <w:rPr>
          <w:rStyle w:val="CommentReference"/>
        </w:rPr>
        <w:annotationRef/>
      </w:r>
      <w:r>
        <w:t>born or begotten? begotten without seeed or without mixture of substance?</w:t>
      </w:r>
    </w:p>
  </w:comment>
  <w:comment w:id="346" w:author="Windows User" w:date="2015-02-08T20:54:00Z" w:initials="BS">
    <w:p w:rsidR="00C104A1" w:rsidRDefault="00C104A1">
      <w:pPr>
        <w:pStyle w:val="CommentText"/>
      </w:pPr>
      <w:r>
        <w:rPr>
          <w:rStyle w:val="CommentReference"/>
        </w:rPr>
        <w:annotationRef/>
      </w:r>
      <w:r>
        <w:t>coessential or consubstantial?</w:t>
      </w:r>
    </w:p>
  </w:comment>
  <w:comment w:id="347" w:author="Windows User" w:date="2015-02-08T20:54:00Z" w:initials="BS">
    <w:p w:rsidR="00C104A1" w:rsidRDefault="00C104A1">
      <w:pPr>
        <w:pStyle w:val="CommentText"/>
      </w:pPr>
      <w:r>
        <w:rPr>
          <w:rStyle w:val="CommentReference"/>
        </w:rPr>
        <w:annotationRef/>
      </w:r>
      <w:r>
        <w:t>made one or joined?</w:t>
      </w:r>
    </w:p>
  </w:comment>
  <w:comment w:id="348" w:author="Windows User" w:date="2015-02-08T20:55:00Z" w:initials="BS">
    <w:p w:rsidR="00C104A1" w:rsidRDefault="00C104A1">
      <w:pPr>
        <w:pStyle w:val="CommentText"/>
      </w:pPr>
      <w:r>
        <w:rPr>
          <w:rStyle w:val="CommentReference"/>
        </w:rPr>
        <w:annotationRef/>
      </w:r>
      <w:r>
        <w:t>does this rephrasing capture it ok?</w:t>
      </w:r>
    </w:p>
  </w:comment>
  <w:comment w:id="349" w:author="Windows User" w:date="2015-02-08T20:55:00Z" w:initials="BS">
    <w:p w:rsidR="00C104A1" w:rsidRDefault="00C104A1">
      <w:pPr>
        <w:pStyle w:val="CommentText"/>
      </w:pPr>
      <w:r>
        <w:rPr>
          <w:rStyle w:val="CommentReference"/>
        </w:rPr>
        <w:annotationRef/>
      </w:r>
      <w:r>
        <w:t>something clearer than putplue?</w:t>
      </w:r>
    </w:p>
  </w:comment>
  <w:comment w:id="350" w:author="Windows User" w:date="2015-02-08T20:55:00Z" w:initials="BS">
    <w:p w:rsidR="00C104A1" w:rsidRDefault="00C104A1">
      <w:pPr>
        <w:pStyle w:val="CommentText"/>
      </w:pPr>
      <w:r>
        <w:rPr>
          <w:rStyle w:val="CommentReference"/>
        </w:rPr>
        <w:annotationRef/>
      </w:r>
      <w:r>
        <w:t>woven or fine?</w:t>
      </w:r>
    </w:p>
  </w:comment>
  <w:comment w:id="351" w:author="Windows User" w:date="2015-02-08T20:55:00Z" w:initials="BS">
    <w:p w:rsidR="00C104A1" w:rsidRDefault="00C104A1">
      <w:pPr>
        <w:pStyle w:val="CommentText"/>
      </w:pPr>
      <w:r>
        <w:rPr>
          <w:rStyle w:val="CommentReference"/>
        </w:rPr>
        <w:annotationRef/>
      </w:r>
      <w:r>
        <w:t>palin</w:t>
      </w:r>
    </w:p>
  </w:comment>
  <w:comment w:id="352" w:author="Windows User" w:date="2015-02-08T20:55:00Z" w:initials="BS">
    <w:p w:rsidR="00C104A1" w:rsidRDefault="00C104A1">
      <w:pPr>
        <w:pStyle w:val="CommentText"/>
      </w:pPr>
      <w:r>
        <w:rPr>
          <w:rStyle w:val="CommentReference"/>
        </w:rPr>
        <w:annotationRef/>
      </w:r>
      <w:r>
        <w:t>exalt or magnify?</w:t>
      </w:r>
    </w:p>
  </w:comment>
  <w:comment w:id="353" w:author="Windows User" w:date="2015-02-08T20:55:00Z" w:initials="BS">
    <w:p w:rsidR="00C104A1" w:rsidRDefault="00C104A1">
      <w:pPr>
        <w:pStyle w:val="CommentText"/>
      </w:pPr>
      <w:r>
        <w:rPr>
          <w:rStyle w:val="CommentReference"/>
        </w:rPr>
        <w:annotationRef/>
      </w:r>
      <w:r>
        <w:t>or iwn?</w:t>
      </w:r>
    </w:p>
  </w:comment>
  <w:comment w:id="357" w:author="Windows User" w:date="2015-02-08T20:55:00Z" w:initials="BS">
    <w:p w:rsidR="00C104A1" w:rsidRDefault="00C104A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8" w:author="Windows User" w:date="2015-02-08T20:55:00Z" w:initials="BS">
    <w:p w:rsidR="00C104A1" w:rsidRDefault="00C104A1">
      <w:pPr>
        <w:pStyle w:val="CommentText"/>
      </w:pPr>
      <w:r>
        <w:rPr>
          <w:rStyle w:val="CommentReference"/>
        </w:rPr>
        <w:annotationRef/>
      </w:r>
      <w:r>
        <w:t>forged or beaten?</w:t>
      </w:r>
    </w:p>
  </w:comment>
  <w:comment w:id="359" w:author="Windows User" w:date="2015-02-08T20:56:00Z" w:initials="BS">
    <w:p w:rsidR="00C104A1" w:rsidRDefault="00C104A1">
      <w:pPr>
        <w:pStyle w:val="CommentText"/>
      </w:pPr>
      <w:r>
        <w:rPr>
          <w:rStyle w:val="CommentReference"/>
        </w:rPr>
        <w:annotationRef/>
      </w:r>
      <w:r>
        <w:t>omit? always and move up mercy seat?</w:t>
      </w:r>
    </w:p>
  </w:comment>
  <w:comment w:id="360" w:author="Windows User" w:date="2015-02-08T20:56:00Z" w:initials="BS">
    <w:p w:rsidR="00C104A1" w:rsidRDefault="00C104A1">
      <w:pPr>
        <w:pStyle w:val="CommentText"/>
      </w:pPr>
      <w:r>
        <w:rPr>
          <w:rStyle w:val="CommentReference"/>
        </w:rPr>
        <w:annotationRef/>
      </w:r>
      <w:r>
        <w:t>tense? past makes a lot more sense</w:t>
      </w:r>
    </w:p>
  </w:comment>
  <w:comment w:id="361" w:author="Windows User" w:date="2015-02-08T20:56:00Z" w:initials="BS">
    <w:p w:rsidR="00C104A1" w:rsidRDefault="00C104A1">
      <w:pPr>
        <w:pStyle w:val="CommentText"/>
      </w:pPr>
      <w:r>
        <w:rPr>
          <w:rStyle w:val="CommentReference"/>
        </w:rPr>
        <w:annotationRef/>
      </w:r>
      <w:r>
        <w:t>why does Abouna omit sin?</w:t>
      </w:r>
    </w:p>
  </w:comment>
  <w:comment w:id="362" w:author="Windows User" w:date="2015-02-08T20:56:00Z" w:initials="BS">
    <w:p w:rsidR="00C104A1" w:rsidRDefault="00C104A1">
      <w:pPr>
        <w:pStyle w:val="CommentText"/>
      </w:pPr>
      <w:r>
        <w:rPr>
          <w:rStyle w:val="CommentReference"/>
        </w:rPr>
        <w:annotationRef/>
      </w:r>
      <w:r>
        <w:t>exalt or magnify?</w:t>
      </w:r>
    </w:p>
  </w:comment>
  <w:comment w:id="363" w:author="Windows User" w:date="2015-02-08T20:56:00Z" w:initials="BS">
    <w:p w:rsidR="00C104A1" w:rsidRDefault="00C104A1">
      <w:pPr>
        <w:pStyle w:val="CommentText"/>
      </w:pPr>
      <w:r>
        <w:rPr>
          <w:rStyle w:val="CommentReference"/>
        </w:rPr>
        <w:annotationRef/>
      </w:r>
      <w:r>
        <w:t>or iwn?</w:t>
      </w:r>
    </w:p>
  </w:comment>
  <w:comment w:id="367" w:author="Windows User" w:date="2015-02-08T20:57:00Z" w:initials="BS">
    <w:p w:rsidR="00C104A1" w:rsidRDefault="00C104A1">
      <w:pPr>
        <w:pStyle w:val="CommentText"/>
      </w:pPr>
      <w:r>
        <w:rPr>
          <w:rStyle w:val="CommentReference"/>
        </w:rPr>
        <w:annotationRef/>
      </w:r>
      <w:r>
        <w:t>That your name be called... sounds like an expression that should just be that you be called in english. Thoughts?</w:t>
      </w:r>
    </w:p>
  </w:comment>
  <w:comment w:id="368" w:author="Windows User" w:date="2015-02-08T20:57:00Z" w:initials="BS">
    <w:p w:rsidR="00C104A1" w:rsidRDefault="00C104A1">
      <w:pPr>
        <w:pStyle w:val="CommentText"/>
      </w:pPr>
      <w:r>
        <w:rPr>
          <w:rStyle w:val="CommentReference"/>
        </w:rPr>
        <w:annotationRef/>
      </w:r>
      <w:r>
        <w:t>for isn't accurate... but sounds better</w:t>
      </w:r>
    </w:p>
  </w:comment>
  <w:comment w:id="369" w:author="Windows User" w:date="2015-02-08T20:57:00Z" w:initials="BS">
    <w:p w:rsidR="00C104A1" w:rsidRDefault="00C104A1">
      <w:pPr>
        <w:pStyle w:val="CommentText"/>
      </w:pPr>
      <w:r>
        <w:rPr>
          <w:rStyle w:val="CommentReference"/>
        </w:rPr>
        <w:annotationRef/>
      </w:r>
      <w:r>
        <w:t>exalt or magnify?</w:t>
      </w:r>
    </w:p>
  </w:comment>
  <w:comment w:id="370" w:author="Windows User" w:date="2015-02-08T20:57:00Z" w:initials="BS">
    <w:p w:rsidR="00C104A1" w:rsidRDefault="00C104A1">
      <w:pPr>
        <w:pStyle w:val="CommentText"/>
      </w:pPr>
      <w:r>
        <w:rPr>
          <w:rStyle w:val="CommentReference"/>
        </w:rPr>
        <w:annotationRef/>
      </w:r>
      <w:r>
        <w:t>or iwn?</w:t>
      </w:r>
    </w:p>
  </w:comment>
  <w:comment w:id="374" w:author="Windows User" w:date="2015-02-08T20:58:00Z" w:initials="BS">
    <w:p w:rsidR="00C104A1" w:rsidRDefault="00C104A1">
      <w:pPr>
        <w:pStyle w:val="CommentText"/>
      </w:pPr>
      <w:r>
        <w:rPr>
          <w:rStyle w:val="CommentReference"/>
        </w:rPr>
        <w:annotationRef/>
      </w:r>
      <w:r>
        <w:t>perpetual lamp?</w:t>
      </w:r>
    </w:p>
  </w:comment>
  <w:comment w:id="375" w:author="Windows User" w:date="2015-02-08T20:58:00Z" w:initials="BS">
    <w:p w:rsidR="00C104A1" w:rsidRDefault="00C104A1">
      <w:pPr>
        <w:pStyle w:val="CommentText"/>
      </w:pPr>
      <w:r>
        <w:rPr>
          <w:rStyle w:val="CommentReference"/>
        </w:rPr>
        <w:annotationRef/>
      </w:r>
      <w:r>
        <w:t>parousia?</w:t>
      </w:r>
    </w:p>
  </w:comment>
  <w:comment w:id="376" w:author="Windows User" w:date="2015-02-08T20:59:00Z" w:initials="BS">
    <w:p w:rsidR="00C104A1" w:rsidRDefault="00C104A1">
      <w:pPr>
        <w:pStyle w:val="CommentText"/>
      </w:pPr>
      <w:r>
        <w:rPr>
          <w:rStyle w:val="CommentReference"/>
        </w:rPr>
        <w:annotationRef/>
      </w:r>
      <w:r>
        <w:t>tense?</w:t>
      </w:r>
    </w:p>
  </w:comment>
  <w:comment w:id="377" w:author="Windows User" w:date="2015-02-08T20:59:00Z" w:initials="BS">
    <w:p w:rsidR="00C104A1" w:rsidRDefault="00C104A1">
      <w:pPr>
        <w:pStyle w:val="CommentText"/>
      </w:pPr>
      <w:r>
        <w:rPr>
          <w:rStyle w:val="CommentReference"/>
        </w:rPr>
        <w:annotationRef/>
      </w:r>
      <w:r>
        <w:t>enlightens?</w:t>
      </w:r>
    </w:p>
  </w:comment>
  <w:comment w:id="378" w:author="Windows User" w:date="2015-02-08T20:59:00Z" w:initials="BS">
    <w:p w:rsidR="00C104A1" w:rsidRDefault="00C104A1">
      <w:pPr>
        <w:pStyle w:val="CommentText"/>
      </w:pPr>
      <w:r>
        <w:rPr>
          <w:rStyle w:val="CommentReference"/>
        </w:rPr>
        <w:annotationRef/>
      </w:r>
      <w:r>
        <w:t>exalt or magnify?</w:t>
      </w:r>
    </w:p>
  </w:comment>
  <w:comment w:id="379" w:author="Windows User" w:date="2015-02-08T20:59:00Z" w:initials="BS">
    <w:p w:rsidR="00C104A1" w:rsidRDefault="00C104A1">
      <w:pPr>
        <w:pStyle w:val="CommentText"/>
      </w:pPr>
      <w:r>
        <w:rPr>
          <w:rStyle w:val="CommentReference"/>
        </w:rPr>
        <w:annotationRef/>
      </w:r>
      <w:r>
        <w:t>or iwn?</w:t>
      </w:r>
    </w:p>
  </w:comment>
  <w:comment w:id="383" w:author="Windows User" w:date="2015-02-08T20:59:00Z" w:initials="BS">
    <w:p w:rsidR="00C104A1" w:rsidRDefault="00C104A1">
      <w:pPr>
        <w:pStyle w:val="CommentText"/>
      </w:pPr>
      <w:r>
        <w:rPr>
          <w:rStyle w:val="CommentReference"/>
        </w:rPr>
        <w:annotationRef/>
      </w:r>
      <w:r>
        <w:t>this order better or worse?</w:t>
      </w:r>
    </w:p>
  </w:comment>
  <w:comment w:id="384" w:author="Windows User" w:date="2015-02-08T21:00:00Z" w:initials="BS">
    <w:p w:rsidR="00C104A1" w:rsidRDefault="00C104A1">
      <w:pPr>
        <w:pStyle w:val="CommentText"/>
      </w:pPr>
      <w:r>
        <w:rPr>
          <w:rStyle w:val="CommentReference"/>
        </w:rPr>
        <w:annotationRef/>
      </w:r>
      <w:r>
        <w:t>I think upon should stay here</w:t>
      </w:r>
    </w:p>
  </w:comment>
  <w:comment w:id="385" w:author="Windows User" w:date="2015-02-08T21:00:00Z" w:initials="BS">
    <w:p w:rsidR="00C104A1" w:rsidRDefault="00C104A1">
      <w:pPr>
        <w:pStyle w:val="CommentText"/>
      </w:pPr>
      <w:r>
        <w:rPr>
          <w:rStyle w:val="CommentReference"/>
        </w:rPr>
        <w:annotationRef/>
      </w:r>
      <w:r>
        <w:t>exalt or magnify?</w:t>
      </w:r>
    </w:p>
  </w:comment>
  <w:comment w:id="386" w:author="Windows User" w:date="2015-02-08T21:00:00Z" w:initials="BS">
    <w:p w:rsidR="00C104A1" w:rsidRDefault="00C104A1">
      <w:pPr>
        <w:pStyle w:val="CommentText"/>
      </w:pPr>
      <w:r>
        <w:rPr>
          <w:rStyle w:val="CommentReference"/>
        </w:rPr>
        <w:annotationRef/>
      </w:r>
      <w:r>
        <w:t>or iwn?</w:t>
      </w:r>
    </w:p>
  </w:comment>
  <w:comment w:id="394" w:author="Windows User" w:date="2015-02-08T21:01:00Z" w:initials="BS">
    <w:p w:rsidR="00C104A1" w:rsidRDefault="00C104A1">
      <w:pPr>
        <w:pStyle w:val="CommentText"/>
      </w:pPr>
      <w:r>
        <w:rPr>
          <w:rStyle w:val="CommentReference"/>
        </w:rPr>
        <w:annotationRef/>
      </w:r>
      <w:r>
        <w:t>The phrase is "Our God in truth". Placing a coma before "in truth" makis it sound like "in truth withotu the seed of man"</w:t>
      </w:r>
    </w:p>
  </w:comment>
  <w:comment w:id="395" w:author="Windows User" w:date="2015-02-08T21:01:00Z" w:initials="BS">
    <w:p w:rsidR="00C104A1" w:rsidRDefault="00C104A1">
      <w:pPr>
        <w:pStyle w:val="CommentText"/>
      </w:pPr>
      <w:r>
        <w:rPr>
          <w:rStyle w:val="CommentReference"/>
        </w:rPr>
        <w:annotationRef/>
      </w:r>
      <w:r>
        <w:t>While being virgin is correct. But it sounds strange. being a virgin is less accurate. Being virginal?</w:t>
      </w:r>
    </w:p>
  </w:comment>
  <w:comment w:id="396" w:author="Windows User" w:date="2015-02-08T21:02:00Z" w:initials="BS">
    <w:p w:rsidR="00C104A1" w:rsidRDefault="00C104A1">
      <w:pPr>
        <w:pStyle w:val="CommentText"/>
      </w:pPr>
      <w:r>
        <w:rPr>
          <w:rStyle w:val="CommentReference"/>
        </w:rPr>
        <w:annotationRef/>
      </w:r>
      <w:r>
        <w:t>I like holy better than saint. But it isn't very consistent since Abouna renders it saint everywhere else...</w:t>
      </w:r>
    </w:p>
  </w:comment>
  <w:comment w:id="397" w:author="Windows User" w:date="2015-02-08T21:02:00Z" w:initials="BS">
    <w:p w:rsidR="00C104A1" w:rsidRDefault="00C104A1">
      <w:pPr>
        <w:pStyle w:val="CommentText"/>
      </w:pPr>
      <w:r>
        <w:rPr>
          <w:rStyle w:val="CommentReference"/>
        </w:rPr>
        <w:annotationRef/>
      </w:r>
      <w:r>
        <w:t>what word works here? dwelling doesn't. it would have to be dwelling place, which is too long.</w:t>
      </w:r>
    </w:p>
  </w:comment>
  <w:comment w:id="398" w:author="Windows User" w:date="2015-02-08T21:02:00Z" w:initials="BS">
    <w:p w:rsidR="00C104A1" w:rsidRDefault="00C104A1">
      <w:pPr>
        <w:pStyle w:val="CommentText"/>
      </w:pPr>
      <w:r>
        <w:rPr>
          <w:rStyle w:val="CommentReference"/>
        </w:rPr>
        <w:annotationRef/>
      </w:r>
      <w:r>
        <w:t>exalt or magnify?</w:t>
      </w:r>
    </w:p>
  </w:comment>
  <w:comment w:id="399" w:author="Windows User" w:date="2015-02-08T21:02:00Z" w:initials="BS">
    <w:p w:rsidR="00C104A1" w:rsidRDefault="00C104A1">
      <w:pPr>
        <w:pStyle w:val="CommentText"/>
      </w:pPr>
      <w:r>
        <w:rPr>
          <w:rStyle w:val="CommentReference"/>
        </w:rPr>
        <w:annotationRef/>
      </w:r>
      <w:r>
        <w:t>or iwn?</w:t>
      </w:r>
    </w:p>
  </w:comment>
  <w:comment w:id="403" w:author="Windows User" w:date="2015-02-08T21:04:00Z" w:initials="BS">
    <w:p w:rsidR="00C104A1" w:rsidRDefault="00C104A1">
      <w:pPr>
        <w:pStyle w:val="CommentText"/>
      </w:pPr>
      <w:r>
        <w:rPr>
          <w:rStyle w:val="CommentReference"/>
        </w:rPr>
        <w:annotationRef/>
      </w:r>
      <w:r>
        <w:t>does this work?</w:t>
      </w:r>
    </w:p>
  </w:comment>
  <w:comment w:id="404" w:author="Windows User" w:date="2015-02-08T21:04:00Z" w:initials="BS">
    <w:p w:rsidR="00C104A1" w:rsidRDefault="00C104A1">
      <w:pPr>
        <w:pStyle w:val="CommentText"/>
      </w:pPr>
      <w:r>
        <w:rPr>
          <w:rStyle w:val="CommentReference"/>
        </w:rPr>
        <w:annotationRef/>
      </w:r>
      <w:r>
        <w:t>is this right?</w:t>
      </w:r>
    </w:p>
  </w:comment>
  <w:comment w:id="405" w:author="Windows User" w:date="2015-02-08T21:04:00Z" w:initials="BS">
    <w:p w:rsidR="00C104A1" w:rsidRDefault="00C104A1">
      <w:pPr>
        <w:pStyle w:val="CommentText"/>
      </w:pPr>
      <w:r>
        <w:rPr>
          <w:rStyle w:val="CommentReference"/>
        </w:rPr>
        <w:annotationRef/>
      </w:r>
      <w:r>
        <w:t>?</w:t>
      </w:r>
    </w:p>
  </w:comment>
  <w:comment w:id="406" w:author="Windows User" w:date="2015-02-08T21:04:00Z" w:initials="BS">
    <w:p w:rsidR="00C104A1" w:rsidRDefault="00C104A1">
      <w:pPr>
        <w:pStyle w:val="CommentText"/>
      </w:pPr>
      <w:r>
        <w:rPr>
          <w:rStyle w:val="CommentReference"/>
        </w:rPr>
        <w:annotationRef/>
      </w:r>
      <w:r>
        <w:t>about or to?</w:t>
      </w:r>
    </w:p>
  </w:comment>
  <w:comment w:id="407" w:author="Windows User" w:date="2015-02-08T21:04:00Z" w:initials="BS">
    <w:p w:rsidR="00C104A1" w:rsidRDefault="00C104A1">
      <w:pPr>
        <w:pStyle w:val="CommentText"/>
      </w:pPr>
      <w:r>
        <w:rPr>
          <w:rStyle w:val="CommentReference"/>
        </w:rPr>
        <w:annotationRef/>
      </w:r>
      <w:r>
        <w:t>proclaim or cry?</w:t>
      </w:r>
    </w:p>
  </w:comment>
  <w:comment w:id="408" w:author="Windows User" w:date="2015-02-08T21:04:00Z" w:initials="BS">
    <w:p w:rsidR="00C104A1" w:rsidRDefault="00C104A1">
      <w:pPr>
        <w:pStyle w:val="CommentText"/>
      </w:pPr>
      <w:r>
        <w:rPr>
          <w:rStyle w:val="CommentReference"/>
        </w:rPr>
        <w:annotationRef/>
      </w:r>
      <w:r>
        <w:t>??</w:t>
      </w:r>
    </w:p>
  </w:comment>
  <w:comment w:id="409" w:author="Windows User" w:date="2015-02-08T21:04:00Z" w:initials="BS">
    <w:p w:rsidR="00C104A1" w:rsidRDefault="00C104A1">
      <w:pPr>
        <w:pStyle w:val="CommentText"/>
      </w:pPr>
      <w:r>
        <w:rPr>
          <w:rStyle w:val="CommentReference"/>
        </w:rPr>
        <w:annotationRef/>
      </w:r>
      <w:r>
        <w:t>just?</w:t>
      </w:r>
    </w:p>
  </w:comment>
  <w:comment w:id="410" w:author="Windows User" w:date="2015-02-08T21:04:00Z" w:initials="BS">
    <w:p w:rsidR="00C104A1" w:rsidRDefault="00C104A1">
      <w:pPr>
        <w:pStyle w:val="CommentText"/>
      </w:pPr>
      <w:r>
        <w:rPr>
          <w:rStyle w:val="CommentReference"/>
        </w:rPr>
        <w:annotationRef/>
      </w:r>
      <w:r>
        <w:t>chaste or meek?</w:t>
      </w:r>
    </w:p>
  </w:comment>
  <w:comment w:id="411" w:author="Windows User" w:date="2015-02-08T21:04:00Z" w:initials="BS">
    <w:p w:rsidR="00C104A1" w:rsidRDefault="00C104A1">
      <w:pPr>
        <w:pStyle w:val="CommentText"/>
      </w:pPr>
      <w:r>
        <w:rPr>
          <w:rStyle w:val="CommentReference"/>
        </w:rPr>
        <w:annotationRef/>
      </w:r>
      <w:r>
        <w:t>St. Isaac? Holy issac?</w:t>
      </w:r>
    </w:p>
  </w:comment>
  <w:comment w:id="412" w:author="Windows User" w:date="2015-02-08T21:04:00Z" w:initials="BS">
    <w:p w:rsidR="00C104A1" w:rsidRDefault="00C104A1">
      <w:pPr>
        <w:pStyle w:val="CommentText"/>
      </w:pPr>
      <w:r>
        <w:rPr>
          <w:rStyle w:val="CommentReference"/>
        </w:rPr>
        <w:annotationRef/>
      </w:r>
      <w:r>
        <w:t>ten thousand time?</w:t>
      </w:r>
    </w:p>
  </w:comment>
  <w:comment w:id="413" w:author="Windows User" w:date="2015-02-08T21:04:00Z" w:initials="BS">
    <w:p w:rsidR="00C104A1" w:rsidRDefault="00C104A1">
      <w:pPr>
        <w:pStyle w:val="CommentText"/>
      </w:pPr>
      <w:r>
        <w:rPr>
          <w:rStyle w:val="CommentReference"/>
        </w:rPr>
        <w:annotationRef/>
      </w:r>
      <w:r>
        <w:t>probably don't want to say despot.</w:t>
      </w:r>
    </w:p>
  </w:comment>
  <w:comment w:id="414" w:author="Windows User" w:date="2015-02-08T21:04:00Z" w:initials="BS">
    <w:p w:rsidR="00C104A1" w:rsidRDefault="00C104A1">
      <w:pPr>
        <w:pStyle w:val="CommentText"/>
      </w:pPr>
      <w:r>
        <w:rPr>
          <w:rStyle w:val="CommentReference"/>
        </w:rPr>
        <w:annotationRef/>
      </w:r>
      <w:r>
        <w:t>honour or pride?</w:t>
      </w:r>
    </w:p>
  </w:comment>
  <w:comment w:id="415" w:author="Windows User" w:date="2015-02-08T21:04:00Z" w:initials="BS">
    <w:p w:rsidR="00C104A1" w:rsidRDefault="00C104A1">
      <w:pPr>
        <w:pStyle w:val="CommentText"/>
      </w:pPr>
      <w:r>
        <w:rPr>
          <w:rStyle w:val="CommentReference"/>
        </w:rPr>
        <w:annotationRef/>
      </w:r>
      <w:r>
        <w:t>spouse or friend???</w:t>
      </w:r>
    </w:p>
  </w:comment>
  <w:comment w:id="416" w:author="Windows User" w:date="2015-02-08T21:04:00Z" w:initials="BS">
    <w:p w:rsidR="00C104A1" w:rsidRDefault="00C104A1">
      <w:pPr>
        <w:pStyle w:val="CommentText"/>
      </w:pPr>
      <w:r>
        <w:rPr>
          <w:rStyle w:val="CommentReference"/>
        </w:rPr>
        <w:annotationRef/>
      </w:r>
      <w:r>
        <w:t>word can be health or salvation... but health would parallel healing in next verse??? should it be salvation?</w:t>
      </w:r>
    </w:p>
  </w:comment>
  <w:comment w:id="417" w:author="Windows User" w:date="2015-02-08T21:04:00Z" w:initials="BS">
    <w:p w:rsidR="00C104A1" w:rsidRDefault="00C104A1">
      <w:pPr>
        <w:pStyle w:val="CommentText"/>
      </w:pPr>
      <w:r>
        <w:rPr>
          <w:rStyle w:val="CommentReference"/>
        </w:rPr>
        <w:annotationRef/>
      </w:r>
      <w:r>
        <w:t>unity or oneness? indescribable or unparalleled?</w:t>
      </w:r>
    </w:p>
  </w:comment>
  <w:comment w:id="418" w:author="Windows User" w:date="2015-02-08T21:04:00Z" w:initials="BS">
    <w:p w:rsidR="00C104A1" w:rsidRDefault="00C104A1">
      <w:pPr>
        <w:pStyle w:val="CommentText"/>
      </w:pPr>
      <w:r>
        <w:rPr>
          <w:rStyle w:val="CommentReference"/>
        </w:rPr>
        <w:annotationRef/>
      </w:r>
      <w:r>
        <w:t>mingling of substance or human seed? kind of a big difference.</w:t>
      </w:r>
    </w:p>
  </w:comment>
  <w:comment w:id="419" w:author="Windows User" w:date="2015-02-08T21:04:00Z" w:initials="BS">
    <w:p w:rsidR="00C104A1" w:rsidRDefault="00C104A1">
      <w:pPr>
        <w:pStyle w:val="CommentText"/>
      </w:pPr>
      <w:r>
        <w:rPr>
          <w:rStyle w:val="CommentReference"/>
        </w:rPr>
        <w:annotationRef/>
      </w:r>
      <w:r>
        <w:t>pray or interceed? With or before?</w:t>
      </w:r>
    </w:p>
  </w:comment>
  <w:comment w:id="426" w:author="Windows User" w:date="2015-02-08T21:10:00Z" w:initials="WU">
    <w:p w:rsidR="00C104A1" w:rsidRDefault="00C104A1">
      <w:pPr>
        <w:pStyle w:val="CommentText"/>
      </w:pPr>
      <w:r>
        <w:rPr>
          <w:rStyle w:val="CommentReference"/>
        </w:rPr>
        <w:annotationRef/>
      </w:r>
      <w:r>
        <w:t>Are exalted abve. Are honoured more. Parallel structure. More honoured doesn’t flow as well because it doesn’t parallel the structure</w:t>
      </w:r>
    </w:p>
  </w:comment>
  <w:comment w:id="427" w:author="Windows User" w:date="2015-02-08T21:10:00Z" w:initials="WU">
    <w:p w:rsidR="00C104A1" w:rsidRDefault="00C104A1">
      <w:pPr>
        <w:pStyle w:val="CommentText"/>
      </w:pPr>
      <w:r>
        <w:rPr>
          <w:rStyle w:val="CommentReference"/>
        </w:rPr>
        <w:annotationRef/>
      </w:r>
      <w:r>
        <w:t>Are more honoured?</w:t>
      </w:r>
    </w:p>
  </w:comment>
  <w:comment w:id="428" w:author="Windows User" w:date="2015-02-08T21:10:00Z" w:initials="WU">
    <w:p w:rsidR="00C104A1" w:rsidRDefault="00C104A1">
      <w:pPr>
        <w:pStyle w:val="CommentText"/>
      </w:pPr>
      <w:r>
        <w:rPr>
          <w:rStyle w:val="CommentReference"/>
        </w:rPr>
        <w:annotationRef/>
      </w:r>
      <w:r>
        <w:t xml:space="preserve">Means or path? Means with freedom of speech is not a sclear as a way orpath that has a freedom of speech. </w:t>
      </w:r>
    </w:p>
  </w:comment>
  <w:comment w:id="435" w:author="Windows User" w:date="2015-02-08T21:10:00Z" w:initials="WU">
    <w:p w:rsidR="00C104A1" w:rsidRDefault="00C104A1">
      <w:pPr>
        <w:pStyle w:val="CommentText"/>
      </w:pPr>
      <w:r>
        <w:rPr>
          <w:rStyle w:val="CommentReference"/>
        </w:rPr>
        <w:annotationRef/>
      </w:r>
      <w:r>
        <w:t>Above heaven or above the heavens. Not above the heaven.</w:t>
      </w:r>
    </w:p>
  </w:comment>
  <w:comment w:id="436" w:author="Windows User" w:date="2015-02-08T21:10:00Z" w:initials="WU">
    <w:p w:rsidR="00C104A1" w:rsidRDefault="00C104A1">
      <w:pPr>
        <w:pStyle w:val="CommentText"/>
      </w:pPr>
      <w:r>
        <w:rPr>
          <w:rStyle w:val="CommentReference"/>
        </w:rPr>
        <w:annotationRef/>
      </w:r>
      <w:r>
        <w:t>Reuse of truth is very awkward</w:t>
      </w:r>
    </w:p>
  </w:comment>
  <w:comment w:id="440" w:author="Windows User" w:date="2015-02-08T21:10:00Z" w:initials="WU">
    <w:p w:rsidR="00C104A1" w:rsidRDefault="00C104A1">
      <w:pPr>
        <w:pStyle w:val="CommentText"/>
      </w:pPr>
      <w:r>
        <w:rPr>
          <w:rStyle w:val="CommentReference"/>
        </w:rPr>
        <w:annotationRef/>
      </w:r>
      <w:r>
        <w:t>The Virgin Mary?</w:t>
      </w:r>
    </w:p>
  </w:comment>
  <w:comment w:id="441" w:author="Windows User" w:date="2015-02-08T21:10:00Z" w:initials="WU">
    <w:p w:rsidR="00C104A1" w:rsidRDefault="00C104A1">
      <w:pPr>
        <w:pStyle w:val="CommentText"/>
      </w:pPr>
      <w:r>
        <w:rPr>
          <w:rStyle w:val="CommentReference"/>
        </w:rPr>
        <w:annotationRef/>
      </w:r>
      <w:r>
        <w:t>And the Mercy Seat / with the Cherubs? Less literal, but makes more sense.</w:t>
      </w:r>
    </w:p>
  </w:comment>
  <w:comment w:id="442" w:author="Windows User" w:date="2015-02-08T21:10:00Z" w:initials="WU">
    <w:p w:rsidR="00C104A1" w:rsidRDefault="00C104A1">
      <w:pPr>
        <w:pStyle w:val="CommentText"/>
      </w:pPr>
      <w:r>
        <w:rPr>
          <w:rStyle w:val="CommentReference"/>
        </w:rPr>
        <w:annotationRef/>
      </w:r>
      <w:r>
        <w:t>Jar or vessel for the sake of youth who think marijuana?</w:t>
      </w:r>
    </w:p>
  </w:comment>
  <w:comment w:id="443" w:author="Windows User" w:date="2015-02-08T21:10:00Z" w:initials="WU">
    <w:p w:rsidR="00C104A1" w:rsidRDefault="00C104A1">
      <w:pPr>
        <w:pStyle w:val="CommentText"/>
      </w:pPr>
      <w:r>
        <w:rPr>
          <w:rStyle w:val="CommentReference"/>
        </w:rPr>
        <w:annotationRef/>
      </w:r>
      <w:r>
        <w:t>Not lampstand?</w:t>
      </w:r>
    </w:p>
  </w:comment>
  <w:comment w:id="447" w:author="Windows User" w:date="2015-02-08T21:10:00Z" w:initials="WU">
    <w:p w:rsidR="00C104A1" w:rsidRDefault="00C104A1">
      <w:pPr>
        <w:pStyle w:val="CommentText"/>
      </w:pPr>
      <w:r>
        <w:rPr>
          <w:rStyle w:val="CommentReference"/>
        </w:rPr>
        <w:annotationRef/>
      </w:r>
      <w:r>
        <w:t>Adorend? Ornamented?</w:t>
      </w:r>
    </w:p>
  </w:comment>
  <w:comment w:id="448" w:author="Windows User" w:date="2015-02-08T21:10:00Z" w:initials="WU">
    <w:p w:rsidR="00C104A1" w:rsidRDefault="00C104A1">
      <w:pPr>
        <w:pStyle w:val="CommentText"/>
      </w:pPr>
      <w:r>
        <w:rPr>
          <w:rStyle w:val="CommentReference"/>
        </w:rPr>
        <w:annotationRef/>
      </w:r>
      <w:r>
        <w:t>Need to decide whether to capitalize and be Consistent.</w:t>
      </w:r>
    </w:p>
  </w:comment>
  <w:comment w:id="449" w:author="Windows User" w:date="2015-02-08T21:10:00Z" w:initials="WU">
    <w:p w:rsidR="00C104A1" w:rsidRDefault="00C104A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50" w:author="Windows User" w:date="2015-02-08T21:10:00Z" w:initials="WU">
    <w:p w:rsidR="00C104A1" w:rsidRDefault="00C104A1">
      <w:pPr>
        <w:pStyle w:val="CommentText"/>
      </w:pPr>
      <w:r>
        <w:rPr>
          <w:rStyle w:val="CommentReference"/>
        </w:rPr>
        <w:annotationRef/>
      </w:r>
      <w:r>
        <w:t>Tense(s) of this vs?</w:t>
      </w:r>
    </w:p>
  </w:comment>
  <w:comment w:id="454" w:author="Windows User" w:date="2015-02-08T21:11:00Z" w:initials="WU">
    <w:p w:rsidR="00C104A1" w:rsidRDefault="00C104A1">
      <w:pPr>
        <w:pStyle w:val="CommentText"/>
      </w:pPr>
      <w:r>
        <w:rPr>
          <w:rStyle w:val="CommentReference"/>
        </w:rPr>
        <w:annotationRef/>
      </w:r>
      <w:r>
        <w:t>If no coma, then that. If coma, then which.</w:t>
      </w:r>
    </w:p>
  </w:comment>
  <w:comment w:id="455" w:author="Windows User" w:date="2015-02-08T21:11:00Z" w:initials="WU">
    <w:p w:rsidR="00C104A1" w:rsidRDefault="00C104A1">
      <w:pPr>
        <w:pStyle w:val="CommentText"/>
      </w:pPr>
      <w:r>
        <w:rPr>
          <w:rStyle w:val="CommentReference"/>
        </w:rPr>
        <w:annotationRef/>
      </w:r>
      <w:r>
        <w:t>Ok for traditional English. But in current usage hasn’t it narrowed to taste rather than still including smell? Armona?</w:t>
      </w:r>
    </w:p>
  </w:comment>
  <w:comment w:id="456" w:author="Windows User" w:date="2015-02-08T21:11:00Z" w:initials="WU">
    <w:p w:rsidR="00C104A1" w:rsidRDefault="00C104A1">
      <w:pPr>
        <w:pStyle w:val="CommentText"/>
      </w:pPr>
      <w:r>
        <w:rPr>
          <w:rStyle w:val="CommentReference"/>
        </w:rPr>
        <w:annotationRef/>
      </w:r>
      <w:r>
        <w:t>This makes little sense. An estate is just a state, a status… you can restore to a first status, but not to a status</w:t>
      </w:r>
    </w:p>
  </w:comment>
  <w:comment w:id="466" w:author="Windows User" w:date="2015-02-08T21:12:00Z" w:initials="WU">
    <w:p w:rsidR="00C104A1" w:rsidRDefault="00C104A1">
      <w:pPr>
        <w:pStyle w:val="CommentText"/>
      </w:pPr>
      <w:r>
        <w:rPr>
          <w:rStyle w:val="CommentReference"/>
        </w:rPr>
        <w:annotationRef/>
      </w:r>
      <w:r>
        <w:t>Care or concern?</w:t>
      </w:r>
    </w:p>
  </w:comment>
  <w:comment w:id="467" w:author="Windows User" w:date="2015-02-08T21:12:00Z" w:initials="WU">
    <w:p w:rsidR="00C104A1" w:rsidRDefault="00C104A1">
      <w:pPr>
        <w:pStyle w:val="CommentText"/>
      </w:pPr>
      <w:r>
        <w:rPr>
          <w:rStyle w:val="CommentReference"/>
        </w:rPr>
        <w:annotationRef/>
      </w:r>
      <w:r>
        <w:t>Uhm…. ? Coptic clearly says Sabbaton…. But wasn’t it the first day?</w:t>
      </w:r>
    </w:p>
  </w:comment>
  <w:comment w:id="474" w:author="Windows User" w:date="2015-02-08T21:13:00Z" w:initials="WU">
    <w:p w:rsidR="00C104A1" w:rsidRDefault="00C104A1">
      <w:pPr>
        <w:pStyle w:val="CommentText"/>
      </w:pPr>
      <w:r>
        <w:rPr>
          <w:rStyle w:val="CommentReference"/>
        </w:rPr>
        <w:annotationRef/>
      </w:r>
      <w:r>
        <w:t>Exceedingly? Too? So?</w:t>
      </w:r>
    </w:p>
  </w:comment>
  <w:comment w:id="475" w:author="Windows User" w:date="2015-02-08T21:13:00Z" w:initials="WU">
    <w:p w:rsidR="00C104A1" w:rsidRDefault="00C104A1">
      <w:pPr>
        <w:pStyle w:val="CommentText"/>
      </w:pPr>
      <w:r>
        <w:rPr>
          <w:rStyle w:val="CommentReference"/>
        </w:rPr>
        <w:annotationRef/>
      </w:r>
      <w:r>
        <w:t>Count or heed?</w:t>
      </w:r>
    </w:p>
  </w:comment>
  <w:comment w:id="476" w:author="Windows User" w:date="2015-02-08T21:13:00Z" w:initials="WU">
    <w:p w:rsidR="00C104A1" w:rsidRDefault="00C104A1">
      <w:pPr>
        <w:pStyle w:val="CommentText"/>
      </w:pPr>
      <w:r>
        <w:rPr>
          <w:rStyle w:val="CommentReference"/>
        </w:rPr>
        <w:annotationRef/>
      </w:r>
      <w:r>
        <w:t>Ramez, I or me?</w:t>
      </w:r>
    </w:p>
  </w:comment>
  <w:comment w:id="477" w:author="Windows User" w:date="2015-02-08T21:13:00Z" w:initials="WU">
    <w:p w:rsidR="00C104A1" w:rsidRDefault="00C104A1">
      <w:pPr>
        <w:pStyle w:val="CommentText"/>
      </w:pPr>
      <w:r>
        <w:rPr>
          <w:rStyle w:val="CommentReference"/>
        </w:rPr>
        <w:annotationRef/>
      </w:r>
      <w:r>
        <w:t>Teach to offer repentance or instruct in repentance?</w:t>
      </w:r>
    </w:p>
  </w:comment>
  <w:comment w:id="478" w:author="Windows User" w:date="2015-02-08T21:13:00Z" w:initials="WU">
    <w:p w:rsidR="00C104A1" w:rsidRDefault="00C104A1">
      <w:pPr>
        <w:pStyle w:val="CommentText"/>
      </w:pPr>
      <w:r>
        <w:rPr>
          <w:rStyle w:val="CommentReference"/>
        </w:rPr>
        <w:annotationRef/>
      </w:r>
      <w:r>
        <w:t>That a sinner die would make this consistent.</w:t>
      </w:r>
    </w:p>
  </w:comment>
  <w:comment w:id="479" w:author="Windows User" w:date="2015-02-08T21:13:00Z" w:initials="WU">
    <w:p w:rsidR="00C104A1" w:rsidRDefault="00C104A1">
      <w:pPr>
        <w:pStyle w:val="CommentText"/>
      </w:pPr>
      <w:r>
        <w:rPr>
          <w:rStyle w:val="CommentReference"/>
        </w:rPr>
        <w:annotationRef/>
      </w:r>
      <w:r>
        <w:t>Kind-hearted or merciful?</w:t>
      </w:r>
    </w:p>
  </w:comment>
  <w:comment w:id="480" w:author="Windows User" w:date="2015-02-08T21:13:00Z" w:initials="WU">
    <w:p w:rsidR="00C104A1" w:rsidRDefault="00C104A1">
      <w:pPr>
        <w:pStyle w:val="CommentText"/>
      </w:pPr>
      <w:r>
        <w:rPr>
          <w:rStyle w:val="CommentReference"/>
        </w:rPr>
        <w:annotationRef/>
      </w:r>
      <w:r>
        <w:t>Compassions or tender mercies?</w:t>
      </w:r>
    </w:p>
  </w:comment>
  <w:comment w:id="481" w:author="Windows User" w:date="2015-02-08T21:13:00Z" w:initials="WU">
    <w:p w:rsidR="00C104A1" w:rsidRDefault="00C104A1">
      <w:pPr>
        <w:pStyle w:val="CommentText"/>
      </w:pPr>
      <w:r>
        <w:rPr>
          <w:rStyle w:val="CommentReference"/>
        </w:rPr>
        <w:annotationRef/>
      </w:r>
      <w:r>
        <w:t>May He or that He may</w:t>
      </w:r>
    </w:p>
  </w:comment>
  <w:comment w:id="511" w:author="Windows User" w:date="2015-02-09T21:22:00Z" w:initials="BS">
    <w:p w:rsidR="00C104A1" w:rsidRDefault="00C104A1">
      <w:pPr>
        <w:pStyle w:val="CommentText"/>
      </w:pPr>
      <w:r>
        <w:rPr>
          <w:rStyle w:val="CommentReference"/>
        </w:rPr>
        <w:annotationRef/>
      </w:r>
      <w:r>
        <w:t>very greatly is redundant...</w:t>
      </w:r>
    </w:p>
  </w:comment>
  <w:comment w:id="512" w:author="Windows User" w:date="2015-02-09T21:22:00Z" w:initials="BS">
    <w:p w:rsidR="00C104A1" w:rsidRDefault="00C104A1">
      <w:pPr>
        <w:pStyle w:val="CommentText"/>
      </w:pPr>
      <w:r>
        <w:rPr>
          <w:rStyle w:val="CommentReference"/>
        </w:rPr>
        <w:annotationRef/>
      </w:r>
      <w:r>
        <w:t>above? in?</w:t>
      </w:r>
    </w:p>
  </w:comment>
  <w:comment w:id="513" w:author="Windows User" w:date="2015-02-09T21:22:00Z" w:initials="BS">
    <w:p w:rsidR="00C104A1" w:rsidRDefault="00C104A1">
      <w:pPr>
        <w:pStyle w:val="CommentText"/>
      </w:pPr>
      <w:r>
        <w:rPr>
          <w:rStyle w:val="CommentReference"/>
        </w:rPr>
        <w:annotationRef/>
      </w:r>
      <w:r>
        <w:t>dikeos is usually rended 'righteous'. Is there good cause to use 'just' here?</w:t>
      </w:r>
    </w:p>
  </w:comment>
  <w:comment w:id="514" w:author="Windows User" w:date="2015-02-09T21:22:00Z" w:initials="BS">
    <w:p w:rsidR="00C104A1" w:rsidRDefault="00C104A1">
      <w:pPr>
        <w:pStyle w:val="CommentText"/>
      </w:pPr>
      <w:r>
        <w:rPr>
          <w:rStyle w:val="CommentReference"/>
        </w:rPr>
        <w:annotationRef/>
      </w:r>
      <w:r>
        <w:t>mediated or put into practice?</w:t>
      </w:r>
    </w:p>
  </w:comment>
  <w:comment w:id="515" w:author="Windows User" w:date="2015-02-09T21:22:00Z" w:initials="BS">
    <w:p w:rsidR="00C104A1" w:rsidRDefault="00C104A1">
      <w:pPr>
        <w:pStyle w:val="CommentText"/>
      </w:pPr>
      <w:r>
        <w:rPr>
          <w:rStyle w:val="CommentReference"/>
        </w:rPr>
        <w:annotationRef/>
      </w:r>
      <w:r>
        <w:t>on their lips is a common English expression that seems to have the same meaning as "in their mouths"</w:t>
      </w:r>
    </w:p>
  </w:comment>
  <w:comment w:id="516" w:author="Windows User" w:date="2015-02-09T21:22:00Z" w:initials="BS">
    <w:p w:rsidR="00C104A1" w:rsidRDefault="00C104A1">
      <w:pPr>
        <w:pStyle w:val="CommentText"/>
      </w:pPr>
      <w:r>
        <w:rPr>
          <w:rStyle w:val="CommentReference"/>
        </w:rPr>
        <w:annotationRef/>
      </w:r>
      <w:r>
        <w:t>The tree of immortality would flow better in English.</w:t>
      </w:r>
    </w:p>
  </w:comment>
  <w:comment w:id="517" w:author="Windows User" w:date="2015-02-09T21:22:00Z" w:initials="BS">
    <w:p w:rsidR="00C104A1" w:rsidRDefault="00C104A1">
      <w:pPr>
        <w:pStyle w:val="CommentText"/>
      </w:pPr>
      <w:r>
        <w:rPr>
          <w:rStyle w:val="CommentReference"/>
        </w:rPr>
        <w:annotationRef/>
      </w:r>
      <w:r>
        <w:t>thoughts or senses?</w:t>
      </w:r>
    </w:p>
  </w:comment>
  <w:comment w:id="518" w:author="Windows User" w:date="2015-02-09T21:22:00Z" w:initials="BS">
    <w:p w:rsidR="00C104A1" w:rsidRDefault="00C104A1">
      <w:pPr>
        <w:pStyle w:val="CommentText"/>
      </w:pPr>
      <w:r>
        <w:rPr>
          <w:rStyle w:val="CommentReference"/>
        </w:rPr>
        <w:annotationRef/>
      </w:r>
      <w:r>
        <w:t>lay? set? cast?</w:t>
      </w:r>
    </w:p>
  </w:comment>
  <w:comment w:id="519" w:author="Windows User" w:date="2015-02-09T21:22:00Z" w:initials="BS">
    <w:p w:rsidR="00C104A1" w:rsidRDefault="00C104A1">
      <w:pPr>
        <w:pStyle w:val="CommentText"/>
      </w:pPr>
      <w:r>
        <w:rPr>
          <w:rStyle w:val="CommentReference"/>
        </w:rPr>
        <w:annotationRef/>
      </w:r>
      <w:r>
        <w:t>more common word... does it capture meaning well enough?</w:t>
      </w:r>
    </w:p>
  </w:comment>
  <w:comment w:id="520" w:author="Windows User" w:date="2015-02-09T21:22:00Z" w:initials="BS">
    <w:p w:rsidR="00C104A1" w:rsidRDefault="00C104A1">
      <w:pPr>
        <w:pStyle w:val="CommentText"/>
      </w:pPr>
      <w:r>
        <w:rPr>
          <w:rStyle w:val="CommentReference"/>
        </w:rPr>
        <w:annotationRef/>
      </w:r>
      <w:r>
        <w:t>types?</w:t>
      </w:r>
    </w:p>
  </w:comment>
  <w:comment w:id="528" w:author="Windows User" w:date="2015-02-09T21:29:00Z" w:initials="BS">
    <w:p w:rsidR="00C104A1" w:rsidRDefault="00C104A1">
      <w:pPr>
        <w:pStyle w:val="CommentText"/>
      </w:pPr>
      <w:r>
        <w:rPr>
          <w:rStyle w:val="CommentReference"/>
        </w:rPr>
        <w:annotationRef/>
      </w:r>
      <w:r>
        <w:t>Coptic clearly says beginning... is there anything in it about authority as the other translations have?</w:t>
      </w:r>
    </w:p>
  </w:comment>
  <w:comment w:id="529" w:author="Windows User" w:date="2015-02-09T21:29:00Z" w:initials="BS">
    <w:p w:rsidR="00C104A1" w:rsidRDefault="00C104A1">
      <w:pPr>
        <w:pStyle w:val="CommentText"/>
      </w:pPr>
      <w:r>
        <w:rPr>
          <w:rStyle w:val="CommentReference"/>
        </w:rPr>
        <w:annotationRef/>
      </w:r>
      <w:r>
        <w:t>risen, or shone?</w:t>
      </w:r>
    </w:p>
  </w:comment>
  <w:comment w:id="536" w:author="Windows User" w:date="2015-02-09T21:29:00Z" w:initials="BS">
    <w:p w:rsidR="00C104A1" w:rsidRDefault="00C104A1">
      <w:pPr>
        <w:pStyle w:val="CommentText"/>
      </w:pPr>
      <w:r>
        <w:rPr>
          <w:rStyle w:val="CommentReference"/>
        </w:rPr>
        <w:annotationRef/>
      </w:r>
      <w:r>
        <w:t>cap?</w:t>
      </w:r>
    </w:p>
  </w:comment>
  <w:comment w:id="537" w:author="Windows User" w:date="2015-02-09T21:29:00Z" w:initials="BS">
    <w:p w:rsidR="00C104A1" w:rsidRDefault="00C104A1">
      <w:pPr>
        <w:pStyle w:val="CommentText"/>
      </w:pPr>
      <w:r>
        <w:rPr>
          <w:rStyle w:val="CommentReference"/>
        </w:rPr>
        <w:annotationRef/>
      </w:r>
      <w:r>
        <w:t>save? redeem?</w:t>
      </w:r>
    </w:p>
  </w:comment>
  <w:comment w:id="541" w:author="Windows User" w:date="2015-02-09T21:30:00Z" w:initials="BS">
    <w:p w:rsidR="00C104A1" w:rsidRDefault="00C104A1" w:rsidP="003B4CB7">
      <w:pPr>
        <w:pStyle w:val="CommentText"/>
      </w:pPr>
      <w:r>
        <w:rPr>
          <w:rStyle w:val="CommentReference"/>
        </w:rPr>
        <w:annotationRef/>
      </w:r>
      <w:r>
        <w:t>need a policy on names formes. Greek or Hebrew? But Coptic doesn't even have Isaiah...  Reordered from next vs... ok.</w:t>
      </w:r>
    </w:p>
  </w:comment>
  <w:comment w:id="542" w:author="Windows User" w:date="2015-02-09T21:30:00Z" w:initials="BS">
    <w:p w:rsidR="00C104A1" w:rsidRDefault="00C104A1">
      <w:pPr>
        <w:pStyle w:val="CommentText"/>
      </w:pPr>
      <w:r>
        <w:rPr>
          <w:rStyle w:val="CommentReference"/>
        </w:rPr>
        <w:annotationRef/>
      </w:r>
      <w:r>
        <w:t>or should " be down here</w:t>
      </w:r>
    </w:p>
  </w:comment>
  <w:comment w:id="546" w:author="Windows User" w:date="2015-02-09T21:30:00Z" w:initials="BS">
    <w:p w:rsidR="00C104A1" w:rsidRDefault="00C104A1">
      <w:pPr>
        <w:pStyle w:val="CommentText"/>
      </w:pPr>
      <w:r>
        <w:rPr>
          <w:rStyle w:val="CommentReference"/>
        </w:rPr>
        <w:annotationRef/>
      </w:r>
      <w:r>
        <w:t>was overcame or did overcome? very different...</w:t>
      </w:r>
    </w:p>
  </w:comment>
  <w:comment w:id="550" w:author="Windows User" w:date="2015-02-09T21:30:00Z" w:initials="BS">
    <w:p w:rsidR="00C104A1" w:rsidRDefault="00C104A1">
      <w:pPr>
        <w:pStyle w:val="CommentText"/>
      </w:pPr>
      <w:r>
        <w:rPr>
          <w:rStyle w:val="CommentReference"/>
        </w:rPr>
        <w:annotationRef/>
      </w:r>
      <w:r>
        <w:t>awkward, but changing to a perfect man or man perfectly destroys meaning...</w:t>
      </w:r>
    </w:p>
  </w:comment>
  <w:comment w:id="551" w:author="Windows User" w:date="2015-02-09T21:30:00Z" w:initials="BS">
    <w:p w:rsidR="00C104A1" w:rsidRDefault="00C104A1">
      <w:pPr>
        <w:pStyle w:val="CommentText"/>
      </w:pPr>
      <w:r>
        <w:rPr>
          <w:rStyle w:val="CommentReference"/>
        </w:rPr>
        <w:annotationRef/>
      </w:r>
      <w:r>
        <w:t>L.A. is quite different fo rthis vs...</w:t>
      </w:r>
    </w:p>
  </w:comment>
  <w:comment w:id="558" w:author="Windows User" w:date="2015-02-09T21:30:00Z" w:initials="BS">
    <w:p w:rsidR="00C104A1" w:rsidRDefault="00C104A1">
      <w:pPr>
        <w:pStyle w:val="CommentText"/>
      </w:pPr>
      <w:r>
        <w:rPr>
          <w:rStyle w:val="CommentReference"/>
        </w:rPr>
        <w:annotationRef/>
      </w:r>
      <w:r>
        <w:t>and goodwill towards men, or towards men of goodwill?</w:t>
      </w:r>
    </w:p>
  </w:comment>
  <w:comment w:id="559" w:author="Windows User" w:date="2015-02-09T21:30:00Z" w:initials="BS">
    <w:p w:rsidR="00C104A1" w:rsidRDefault="00C104A1">
      <w:pPr>
        <w:pStyle w:val="CommentText"/>
      </w:pPr>
      <w:r>
        <w:rPr>
          <w:rStyle w:val="CommentReference"/>
        </w:rPr>
        <w:annotationRef/>
      </w:r>
      <w:r>
        <w:t>dividing wall?</w:t>
      </w:r>
    </w:p>
  </w:comment>
  <w:comment w:id="563" w:author="Windows User" w:date="2015-02-09T21:30:00Z" w:initials="BS">
    <w:p w:rsidR="00C104A1" w:rsidRDefault="00C104A1">
      <w:pPr>
        <w:pStyle w:val="CommentText"/>
      </w:pPr>
      <w:r>
        <w:rPr>
          <w:rStyle w:val="CommentReference"/>
        </w:rPr>
        <w:annotationRef/>
      </w:r>
      <w:r>
        <w:t>what does han mean? can we say teh angels of light?</w:t>
      </w:r>
    </w:p>
  </w:comment>
  <w:comment w:id="564" w:author="Windows User" w:date="2015-02-09T21:30:00Z" w:initials="BS">
    <w:p w:rsidR="00C104A1" w:rsidRDefault="00C104A1">
      <w:pPr>
        <w:pStyle w:val="CommentText"/>
      </w:pPr>
      <w:r>
        <w:rPr>
          <w:rStyle w:val="CommentReference"/>
        </w:rPr>
        <w:annotationRef/>
      </w:r>
      <w:r>
        <w:t>sing hymns to be consistent with above?</w:t>
      </w:r>
    </w:p>
  </w:comment>
  <w:comment w:id="565" w:author="Windows User" w:date="2015-02-09T21:30:00Z" w:initials="BS">
    <w:p w:rsidR="00C104A1" w:rsidRDefault="00C104A1">
      <w:pPr>
        <w:pStyle w:val="CommentText"/>
      </w:pPr>
      <w:r>
        <w:rPr>
          <w:rStyle w:val="CommentReference"/>
        </w:rPr>
        <w:annotationRef/>
      </w:r>
      <w:r>
        <w:t>should be arose to match parallel with next vs... but makes no sense in English. Arose within Mary or shone from Mary.</w:t>
      </w:r>
    </w:p>
  </w:comment>
  <w:comment w:id="566" w:author="Windows User" w:date="2015-02-09T21:30:00Z" w:initials="BS">
    <w:p w:rsidR="00C104A1" w:rsidRDefault="00C104A1">
      <w:pPr>
        <w:pStyle w:val="CommentText"/>
      </w:pPr>
      <w:r>
        <w:rPr>
          <w:rStyle w:val="CommentReference"/>
        </w:rPr>
        <w:annotationRef/>
      </w:r>
      <w:r>
        <w:t>Is "je" enough justification to prepend 'saying'?</w:t>
      </w:r>
    </w:p>
  </w:comment>
  <w:comment w:id="567" w:author="Windows User" w:date="2015-02-09T21:30:00Z" w:initials="BS">
    <w:p w:rsidR="00C104A1" w:rsidRDefault="00C104A1">
      <w:pPr>
        <w:pStyle w:val="CommentText"/>
      </w:pPr>
      <w:r>
        <w:rPr>
          <w:rStyle w:val="CommentReference"/>
        </w:rPr>
        <w:annotationRef/>
      </w:r>
      <w:r>
        <w:t>abouna's doxology of prime has 'that' here I think...</w:t>
      </w:r>
    </w:p>
  </w:comment>
  <w:comment w:id="568" w:author="Windows User" w:date="2015-02-09T21:30:00Z" w:initials="BS">
    <w:p w:rsidR="00C104A1" w:rsidRDefault="00C104A1">
      <w:pPr>
        <w:pStyle w:val="CommentText"/>
      </w:pPr>
      <w:r>
        <w:rPr>
          <w:rStyle w:val="CommentReference"/>
        </w:rPr>
        <w:annotationRef/>
      </w:r>
      <w:r>
        <w:t>or "sining"?</w:t>
      </w:r>
    </w:p>
  </w:comment>
  <w:comment w:id="573" w:author="Windows User" w:date="2015-02-09T21:31:00Z" w:initials="BS">
    <w:p w:rsidR="00C104A1" w:rsidRDefault="00C104A1">
      <w:pPr>
        <w:pStyle w:val="CommentText"/>
      </w:pPr>
      <w:r>
        <w:rPr>
          <w:rStyle w:val="CommentReference"/>
        </w:rPr>
        <w:annotationRef/>
      </w:r>
      <w:r>
        <w:t>If continuing as one sentence from previous verse, can't repeat 'adam' here.</w:t>
      </w:r>
    </w:p>
  </w:comment>
  <w:comment w:id="574" w:author="Windows User" w:date="2015-02-09T21:31:00Z" w:initials="BS">
    <w:p w:rsidR="00C104A1" w:rsidRDefault="00C104A1">
      <w:pPr>
        <w:pStyle w:val="CommentText"/>
      </w:pPr>
      <w:r>
        <w:rPr>
          <w:rStyle w:val="CommentReference"/>
        </w:rPr>
        <w:annotationRef/>
      </w:r>
      <w:r>
        <w:t>any sense of authority in coptic?</w:t>
      </w:r>
    </w:p>
  </w:comment>
  <w:comment w:id="575" w:author="Windows User" w:date="2015-02-09T21:31:00Z" w:initials="BS">
    <w:p w:rsidR="00C104A1" w:rsidRDefault="00C104A1">
      <w:pPr>
        <w:pStyle w:val="CommentText"/>
      </w:pPr>
      <w:r>
        <w:rPr>
          <w:rStyle w:val="CommentReference"/>
        </w:rPr>
        <w:annotationRef/>
      </w:r>
      <w:r>
        <w:t>or saint mary? I prefer the holy... but we should be  consistent one way or the other.</w:t>
      </w:r>
    </w:p>
  </w:comment>
  <w:comment w:id="576" w:author="Windows User" w:date="2015-02-09T21:31:00Z" w:initials="BS">
    <w:p w:rsidR="00C104A1" w:rsidRDefault="00C104A1">
      <w:pPr>
        <w:pStyle w:val="CommentText"/>
      </w:pPr>
      <w:r>
        <w:rPr>
          <w:rStyle w:val="CommentReference"/>
        </w:rPr>
        <w:annotationRef/>
      </w:r>
      <w:r>
        <w:t>how to express abstract genus of woman or womanhood? race of women doesn't work in modern English, and gender of women doesn't capture it.</w:t>
      </w:r>
    </w:p>
  </w:comment>
  <w:comment w:id="585" w:author="Windows User" w:date="2015-02-10T07:45:00Z" w:initials="BS">
    <w:p w:rsidR="00C104A1" w:rsidRDefault="00C104A1">
      <w:pPr>
        <w:pStyle w:val="CommentText"/>
      </w:pPr>
      <w:r>
        <w:rPr>
          <w:rStyle w:val="CommentReference"/>
        </w:rPr>
        <w:annotationRef/>
      </w:r>
      <w:r>
        <w:t>tense is flipping so much vs to vs. Any way to make more consistent?</w:t>
      </w:r>
    </w:p>
  </w:comment>
  <w:comment w:id="586" w:author="Windows User" w:date="2015-02-10T07:45:00Z" w:initials="BS">
    <w:p w:rsidR="00C104A1" w:rsidRDefault="00C104A1">
      <w:pPr>
        <w:pStyle w:val="CommentText"/>
      </w:pPr>
      <w:r>
        <w:rPr>
          <w:rStyle w:val="CommentReference"/>
        </w:rPr>
        <w:annotationRef/>
      </w:r>
      <w:r>
        <w:t>cold frost? frosty cold?  too many ands.</w:t>
      </w:r>
    </w:p>
  </w:comment>
  <w:comment w:id="587" w:author="Windows User" w:date="2015-02-10T07:45:00Z" w:initials="BS">
    <w:p w:rsidR="00C104A1" w:rsidRDefault="00C104A1">
      <w:pPr>
        <w:pStyle w:val="CommentText"/>
      </w:pPr>
      <w:r>
        <w:rPr>
          <w:rStyle w:val="CommentReference"/>
        </w:rPr>
        <w:annotationRef/>
      </w:r>
      <w:r>
        <w:t>In is probably more right... I probably shouldn't have changed that...</w:t>
      </w:r>
    </w:p>
  </w:comment>
  <w:comment w:id="602" w:author="Brett Slote" w:date="2015-02-10T07:54:00Z" w:initials="BS">
    <w:p w:rsidR="00C104A1" w:rsidRDefault="00C104A1">
      <w:pPr>
        <w:pStyle w:val="CommentText"/>
      </w:pPr>
      <w:r>
        <w:rPr>
          <w:rStyle w:val="CommentReference"/>
        </w:rPr>
        <w:annotationRef/>
      </w:r>
      <w:r>
        <w:t>Received or bought?</w:t>
      </w:r>
    </w:p>
  </w:comment>
  <w:comment w:id="605" w:author="Brett Slote" w:date="2015-02-10T07:55:00Z" w:initials="BS">
    <w:p w:rsidR="00C104A1" w:rsidRDefault="00C104A1">
      <w:pPr>
        <w:pStyle w:val="CommentText"/>
      </w:pPr>
      <w:r>
        <w:rPr>
          <w:rStyle w:val="CommentReference"/>
        </w:rPr>
        <w:annotationRef/>
      </w:r>
      <w:r>
        <w:t>Not hail to you?</w:t>
      </w:r>
    </w:p>
  </w:comment>
  <w:comment w:id="608" w:author="Brett Slote" w:date="2015-02-10T07:55:00Z" w:initials="BS">
    <w:p w:rsidR="00C104A1" w:rsidRDefault="00C104A1">
      <w:pPr>
        <w:pStyle w:val="CommentText"/>
      </w:pPr>
      <w:r>
        <w:rPr>
          <w:rStyle w:val="CommentReference"/>
        </w:rPr>
        <w:annotationRef/>
      </w:r>
      <w:r>
        <w:t>Again ‘a’ perfect man loses meaning, but as is sounds awkward.</w:t>
      </w:r>
    </w:p>
  </w:comment>
  <w:comment w:id="611" w:author="Brett Slote" w:date="2015-02-10T07:55:00Z" w:initials="BS">
    <w:p w:rsidR="00C104A1" w:rsidRDefault="00C104A1">
      <w:pPr>
        <w:pStyle w:val="CommentText"/>
      </w:pPr>
      <w:r>
        <w:rPr>
          <w:rStyle w:val="CommentReference"/>
        </w:rPr>
        <w:annotationRef/>
      </w:r>
      <w:r>
        <w:t>Uncircumscript?</w:t>
      </w:r>
    </w:p>
  </w:comment>
  <w:comment w:id="614" w:author="Brett Slote" w:date="2015-02-10T07:55:00Z" w:initials="BS">
    <w:p w:rsidR="00C104A1" w:rsidRDefault="00C104A1">
      <w:pPr>
        <w:pStyle w:val="CommentText"/>
      </w:pPr>
      <w:r>
        <w:rPr>
          <w:rStyle w:val="CommentReference"/>
        </w:rPr>
        <w:annotationRef/>
      </w:r>
      <w:r>
        <w:t>Orthodox?</w:t>
      </w:r>
    </w:p>
  </w:comment>
  <w:comment w:id="615" w:author="Brett Slote" w:date="2015-02-10T07:55:00Z" w:initials="BS">
    <w:p w:rsidR="00C104A1" w:rsidRDefault="00C104A1">
      <w:pPr>
        <w:pStyle w:val="CommentText"/>
      </w:pPr>
      <w:r>
        <w:rPr>
          <w:rStyle w:val="CommentReference"/>
        </w:rPr>
        <w:annotationRef/>
      </w:r>
      <w:r>
        <w:t>Faith?</w:t>
      </w:r>
    </w:p>
  </w:comment>
  <w:comment w:id="618" w:author="Brett Slote" w:date="2015-02-10T07:55:00Z" w:initials="BS">
    <w:p w:rsidR="00C104A1" w:rsidRDefault="00C104A1">
      <w:pPr>
        <w:pStyle w:val="CommentText"/>
      </w:pPr>
      <w:r>
        <w:rPr>
          <w:rStyle w:val="CommentReference"/>
        </w:rPr>
        <w:annotationRef/>
      </w:r>
      <w:r>
        <w:t>Need a consistent policy</w:t>
      </w:r>
    </w:p>
  </w:comment>
  <w:comment w:id="622" w:author="Brett Slote" w:date="2015-02-10T07:56:00Z" w:initials="BS">
    <w:p w:rsidR="00C104A1" w:rsidRDefault="00C104A1">
      <w:pPr>
        <w:pStyle w:val="CommentText"/>
      </w:pPr>
      <w:r>
        <w:rPr>
          <w:rStyle w:val="CommentReference"/>
        </w:rPr>
        <w:annotationRef/>
      </w:r>
      <w:r>
        <w:t>Ramez, He or Him?</w:t>
      </w:r>
    </w:p>
  </w:comment>
  <w:comment w:id="623" w:author="Brett Slote" w:date="2015-02-10T07:56:00Z" w:initials="BS">
    <w:p w:rsidR="00C104A1" w:rsidRDefault="00C104A1">
      <w:pPr>
        <w:pStyle w:val="CommentText"/>
      </w:pPr>
      <w:r>
        <w:rPr>
          <w:rStyle w:val="CommentReference"/>
        </w:rPr>
        <w:annotationRef/>
      </w:r>
      <w:r>
        <w:t>On? By?</w:t>
      </w:r>
    </w:p>
  </w:comment>
  <w:comment w:id="628" w:author="Windows User" w:date="2015-02-10T07:58:00Z" w:initials="BS">
    <w:p w:rsidR="00C104A1" w:rsidRDefault="00C104A1">
      <w:pPr>
        <w:pStyle w:val="CommentText"/>
      </w:pPr>
      <w:r>
        <w:rPr>
          <w:rStyle w:val="CommentReference"/>
        </w:rPr>
        <w:annotationRef/>
      </w:r>
      <w:r>
        <w:t>Are the breaths referring to the inspiration of scripture, as the other translations have, or the breath of creation cf gn 1?</w:t>
      </w:r>
    </w:p>
  </w:comment>
  <w:comment w:id="629" w:author="Windows User" w:date="2015-02-10T07:58:00Z" w:initials="BS">
    <w:p w:rsidR="00C104A1" w:rsidRDefault="00C104A1">
      <w:pPr>
        <w:pStyle w:val="CommentText"/>
      </w:pPr>
      <w:r>
        <w:rPr>
          <w:rStyle w:val="CommentReference"/>
        </w:rPr>
        <w:annotationRef/>
      </w:r>
      <w:r>
        <w:t>When we love the Name of our Lord Jesus Christ, the Name of Salvation...</w:t>
      </w:r>
    </w:p>
  </w:comment>
  <w:comment w:id="630" w:author="Windows User" w:date="2015-02-10T07:58:00Z" w:initials="BS">
    <w:p w:rsidR="00C104A1" w:rsidRDefault="00C104A1">
      <w:pPr>
        <w:pStyle w:val="CommentText"/>
      </w:pPr>
      <w:r>
        <w:rPr>
          <w:rStyle w:val="CommentReference"/>
        </w:rPr>
        <w:annotationRef/>
      </w:r>
      <w:r>
        <w:t>adjective? severe?</w:t>
      </w:r>
    </w:p>
  </w:comment>
  <w:comment w:id="638" w:author="Windows User" w:date="2015-02-10T08:03:00Z" w:initials="BS">
    <w:p w:rsidR="00C104A1" w:rsidRDefault="00C104A1">
      <w:pPr>
        <w:pStyle w:val="CommentText"/>
      </w:pPr>
      <w:r>
        <w:rPr>
          <w:rStyle w:val="CommentReference"/>
        </w:rPr>
        <w:annotationRef/>
      </w:r>
      <w:r>
        <w:t>too literal?</w:t>
      </w:r>
    </w:p>
  </w:comment>
  <w:comment w:id="641" w:author="Windows User" w:date="2015-02-10T08:04:00Z" w:initials="BS">
    <w:p w:rsidR="00C104A1" w:rsidRDefault="00C104A1">
      <w:pPr>
        <w:pStyle w:val="CommentText"/>
      </w:pPr>
      <w:r>
        <w:rPr>
          <w:rStyle w:val="CommentReference"/>
        </w:rPr>
        <w:annotationRef/>
      </w:r>
      <w:r>
        <w:t>awkward</w:t>
      </w:r>
    </w:p>
  </w:comment>
  <w:comment w:id="642" w:author="Windows User" w:date="2015-02-10T08:04:00Z" w:initials="BS">
    <w:p w:rsidR="00C104A1" w:rsidRDefault="00C104A1">
      <w:pPr>
        <w:pStyle w:val="CommentText"/>
      </w:pPr>
      <w:r>
        <w:rPr>
          <w:rStyle w:val="CommentReference"/>
        </w:rPr>
        <w:annotationRef/>
      </w:r>
      <w:r>
        <w:t>sits, less literal, but more clear?</w:t>
      </w:r>
    </w:p>
  </w:comment>
  <w:comment w:id="643" w:author="Windows User" w:date="2015-02-10T08:04:00Z" w:initials="BS">
    <w:p w:rsidR="00C104A1" w:rsidRDefault="00C104A1">
      <w:pPr>
        <w:pStyle w:val="CommentText"/>
      </w:pPr>
      <w:r>
        <w:rPr>
          <w:rStyle w:val="CommentReference"/>
        </w:rPr>
        <w:annotationRef/>
      </w:r>
      <w:r>
        <w:t>awkward</w:t>
      </w:r>
    </w:p>
  </w:comment>
  <w:comment w:id="645" w:author="Windows User" w:date="2015-02-10T08:05:00Z" w:initials="BS">
    <w:p w:rsidR="00C104A1" w:rsidRDefault="00C104A1">
      <w:pPr>
        <w:pStyle w:val="CommentText"/>
      </w:pPr>
      <w:r>
        <w:rPr>
          <w:rStyle w:val="CommentReference"/>
        </w:rPr>
        <w:annotationRef/>
      </w:r>
      <w:r>
        <w:t>terribly awkward</w:t>
      </w:r>
    </w:p>
  </w:comment>
  <w:comment w:id="647" w:author="Windows User" w:date="2015-02-10T08:05:00Z" w:initials="BS">
    <w:p w:rsidR="00C104A1" w:rsidRDefault="00C104A1">
      <w:pPr>
        <w:pStyle w:val="CommentText"/>
      </w:pPr>
      <w:r>
        <w:rPr>
          <w:rStyle w:val="CommentReference"/>
        </w:rPr>
        <w:annotationRef/>
      </w:r>
      <w:r>
        <w:t>sat?</w:t>
      </w:r>
    </w:p>
  </w:comment>
  <w:comment w:id="650" w:author="Windows User" w:date="2015-02-10T08:05:00Z" w:initials="BS">
    <w:p w:rsidR="00C104A1" w:rsidRDefault="00C104A1">
      <w:pPr>
        <w:pStyle w:val="CommentText"/>
      </w:pPr>
      <w:r>
        <w:rPr>
          <w:rStyle w:val="CommentReference"/>
        </w:rPr>
        <w:annotationRef/>
      </w:r>
      <w:r>
        <w:t>entered and come forth, or entered through it?</w:t>
      </w:r>
    </w:p>
  </w:comment>
  <w:comment w:id="651" w:author="Windows User" w:date="2015-02-10T08:05:00Z" w:initials="BS">
    <w:p w:rsidR="00C104A1" w:rsidRDefault="00C104A1">
      <w:pPr>
        <w:pStyle w:val="CommentText"/>
      </w:pPr>
      <w:r>
        <w:rPr>
          <w:rStyle w:val="CommentReference"/>
        </w:rPr>
        <w:annotationRef/>
      </w:r>
      <w:r>
        <w:t>appearing?</w:t>
      </w:r>
    </w:p>
  </w:comment>
  <w:comment w:id="652" w:author="Windows User" w:date="2015-02-10T08:05:00Z" w:initials="BS">
    <w:p w:rsidR="00C104A1" w:rsidRDefault="00C104A1">
      <w:pPr>
        <w:pStyle w:val="CommentText"/>
      </w:pPr>
      <w:r>
        <w:rPr>
          <w:rStyle w:val="CommentReference"/>
        </w:rPr>
        <w:annotationRef/>
      </w:r>
      <w:r>
        <w:t>He</w:t>
      </w:r>
    </w:p>
  </w:comment>
  <w:comment w:id="657" w:author="Windows User" w:date="2015-02-10T08:06:00Z" w:initials="BS">
    <w:p w:rsidR="00C104A1" w:rsidRDefault="00C104A1">
      <w:pPr>
        <w:pStyle w:val="CommentText"/>
      </w:pPr>
      <w:r>
        <w:rPr>
          <w:rStyle w:val="CommentReference"/>
        </w:rPr>
        <w:annotationRef/>
      </w:r>
      <w:r>
        <w:t>I feel like upon sounds better here and below</w:t>
      </w:r>
    </w:p>
  </w:comment>
  <w:comment w:id="658" w:author="Windows User" w:date="2015-02-10T08:06:00Z" w:initials="BS">
    <w:p w:rsidR="00C104A1" w:rsidRDefault="00C104A1">
      <w:pPr>
        <w:pStyle w:val="CommentText"/>
      </w:pPr>
      <w:r>
        <w:rPr>
          <w:rStyle w:val="CommentReference"/>
        </w:rPr>
        <w:annotationRef/>
      </w:r>
      <w:r>
        <w:t>For forty days</w:t>
      </w:r>
    </w:p>
  </w:comment>
  <w:comment w:id="659" w:author="Windows User" w:date="2015-02-10T08:06:00Z" w:initials="BS">
    <w:p w:rsidR="00C104A1" w:rsidRDefault="00C104A1">
      <w:pPr>
        <w:pStyle w:val="CommentText"/>
      </w:pPr>
      <w:r>
        <w:rPr>
          <w:rStyle w:val="CommentReference"/>
        </w:rPr>
        <w:annotationRef/>
      </w:r>
      <w:r>
        <w:t>awkward. Crush under our feet or crush within us? Even if feet not literally there, needed to complete the implied thought in english.</w:t>
      </w:r>
    </w:p>
  </w:comment>
  <w:comment w:id="665" w:author="Windows User" w:date="2015-02-10T08:10:00Z" w:initials="BS">
    <w:p w:rsidR="00C104A1" w:rsidRDefault="00C104A1">
      <w:pPr>
        <w:pStyle w:val="CommentText"/>
      </w:pPr>
      <w:r>
        <w:rPr>
          <w:rStyle w:val="CommentReference"/>
        </w:rPr>
        <w:annotationRef/>
      </w:r>
      <w:r>
        <w:t>a? I know virgin doesn't sound right. Nor virginal. But a virgin seems to cheapen the thought...</w:t>
      </w:r>
    </w:p>
  </w:comment>
  <w:comment w:id="667" w:author="Windows User" w:date="2015-02-10T08:10:00Z" w:initials="BS">
    <w:p w:rsidR="00C104A1" w:rsidRDefault="00C104A1">
      <w:pPr>
        <w:pStyle w:val="CommentText"/>
      </w:pPr>
      <w:r>
        <w:rPr>
          <w:rStyle w:val="CommentReference"/>
        </w:rPr>
        <w:annotationRef/>
      </w:r>
      <w:r>
        <w:t>annulled has connotation from catholicism of never having been. I like abolished better. Sounds more poetic like too.</w:t>
      </w:r>
    </w:p>
  </w:comment>
  <w:comment w:id="670" w:author="Windows User" w:date="2015-02-10T08:11:00Z" w:initials="BS">
    <w:p w:rsidR="00C104A1" w:rsidRDefault="00C104A1">
      <w:pPr>
        <w:pStyle w:val="CommentText"/>
      </w:pPr>
      <w:r>
        <w:rPr>
          <w:rStyle w:val="CommentReference"/>
        </w:rPr>
        <w:annotationRef/>
      </w:r>
      <w:r>
        <w:t>yes, it is a continuous thought. But this and next are complete sentences in themselves.</w:t>
      </w:r>
    </w:p>
  </w:comment>
  <w:comment w:id="671" w:author="Windows User" w:date="2015-02-10T08:11:00Z" w:initials="BS">
    <w:p w:rsidR="00C104A1" w:rsidRDefault="00C104A1">
      <w:pPr>
        <w:pStyle w:val="CommentText"/>
      </w:pPr>
      <w:r>
        <w:rPr>
          <w:rStyle w:val="CommentReference"/>
        </w:rPr>
        <w:annotationRef/>
      </w:r>
      <w:r>
        <w:t>revealed almost makes sense here... but not with the next line having "said"</w:t>
      </w:r>
    </w:p>
  </w:comment>
  <w:comment w:id="672" w:author="Windows User" w:date="2015-02-10T08:11:00Z" w:initials="BS">
    <w:p w:rsidR="00C104A1" w:rsidRDefault="00C104A1">
      <w:pPr>
        <w:pStyle w:val="CommentText"/>
      </w:pPr>
      <w:r>
        <w:rPr>
          <w:rStyle w:val="CommentReference"/>
        </w:rPr>
        <w:annotationRef/>
      </w:r>
      <w:r>
        <w:t>repeat quotes or contiguious?</w:t>
      </w:r>
    </w:p>
  </w:comment>
  <w:comment w:id="673" w:author="Windows User" w:date="2015-02-10T08:11:00Z" w:initials="BS">
    <w:p w:rsidR="00C104A1" w:rsidRDefault="00C104A1">
      <w:pPr>
        <w:pStyle w:val="CommentText"/>
      </w:pPr>
      <w:r>
        <w:rPr>
          <w:rStyle w:val="CommentReference"/>
        </w:rPr>
        <w:annotationRef/>
      </w:r>
      <w:r>
        <w:t>in strength?</w:t>
      </w:r>
    </w:p>
  </w:comment>
  <w:comment w:id="674" w:author="Windows User" w:date="2015-02-10T08:11:00Z" w:initials="BS">
    <w:p w:rsidR="00C104A1" w:rsidRDefault="00C104A1">
      <w:pPr>
        <w:pStyle w:val="CommentText"/>
      </w:pPr>
      <w:r>
        <w:rPr>
          <w:rStyle w:val="CommentReference"/>
        </w:rPr>
        <w:annotationRef/>
      </w:r>
      <w:r>
        <w:t>in the tune it just sounds more emphatic dropping the "both"</w:t>
      </w:r>
    </w:p>
  </w:comment>
  <w:comment w:id="676" w:author="Windows User" w:date="2015-02-10T08:11:00Z" w:initials="BS">
    <w:p w:rsidR="00C104A1" w:rsidRDefault="00C104A1">
      <w:pPr>
        <w:pStyle w:val="CommentText"/>
      </w:pPr>
      <w:r>
        <w:rPr>
          <w:rStyle w:val="CommentReference"/>
        </w:rPr>
        <w:annotationRef/>
      </w:r>
      <w:r>
        <w:t>theotokos, not mav em ef Nooti</w:t>
      </w:r>
    </w:p>
  </w:comment>
  <w:comment w:id="677" w:author="Windows User" w:date="2015-02-10T08:11:00Z" w:initials="BS">
    <w:p w:rsidR="00C104A1" w:rsidRDefault="00C104A1">
      <w:pPr>
        <w:pStyle w:val="CommentText"/>
      </w:pPr>
      <w:r>
        <w:rPr>
          <w:rStyle w:val="CommentReference"/>
        </w:rPr>
        <w:annotationRef/>
      </w:r>
      <w:r>
        <w:t>in?</w:t>
      </w:r>
    </w:p>
  </w:comment>
  <w:comment w:id="679" w:author="Windows User" w:date="2015-02-10T08:11:00Z" w:initials="BS">
    <w:p w:rsidR="00C104A1" w:rsidRDefault="00C104A1">
      <w:pPr>
        <w:pStyle w:val="CommentText"/>
      </w:pPr>
      <w:r>
        <w:rPr>
          <w:rStyle w:val="CommentReference"/>
        </w:rPr>
        <w:annotationRef/>
      </w:r>
      <w:r>
        <w:t>it's literally "And" but that leaves too much grammatical ambiguity that tends towards nonsensical parsing.</w:t>
      </w:r>
    </w:p>
  </w:comment>
  <w:comment w:id="680" w:author="Windows User" w:date="2015-02-10T08:11:00Z" w:initials="BS">
    <w:p w:rsidR="00C104A1" w:rsidRDefault="00C104A1">
      <w:pPr>
        <w:pStyle w:val="CommentText"/>
      </w:pPr>
      <w:r>
        <w:rPr>
          <w:rStyle w:val="CommentReference"/>
        </w:rPr>
        <w:annotationRef/>
      </w:r>
      <w:r>
        <w:t>tense?</w:t>
      </w:r>
    </w:p>
  </w:comment>
  <w:comment w:id="682" w:author="Windows User" w:date="2015-02-10T08:11:00Z" w:initials="BS">
    <w:p w:rsidR="00C104A1" w:rsidRDefault="00C104A1">
      <w:pPr>
        <w:pStyle w:val="CommentText"/>
      </w:pPr>
      <w:r>
        <w:rPr>
          <w:rStyle w:val="CommentReference"/>
        </w:rPr>
        <w:annotationRef/>
      </w:r>
      <w:r>
        <w:t>too far for a pronoun</w:t>
      </w:r>
    </w:p>
  </w:comment>
  <w:comment w:id="683" w:author="Windows User" w:date="2015-02-10T08:11:00Z" w:initials="BS">
    <w:p w:rsidR="00C104A1" w:rsidRDefault="00C104A1">
      <w:pPr>
        <w:pStyle w:val="CommentText"/>
      </w:pPr>
      <w:r>
        <w:rPr>
          <w:rStyle w:val="CommentReference"/>
        </w:rPr>
        <w:annotationRef/>
      </w:r>
      <w:r>
        <w:t>deemed or made?</w:t>
      </w:r>
    </w:p>
  </w:comment>
  <w:comment w:id="685" w:author="Windows User" w:date="2015-02-10T08:12:00Z" w:initials="BS">
    <w:p w:rsidR="00C104A1" w:rsidRDefault="00C104A1">
      <w:pPr>
        <w:pStyle w:val="CommentText"/>
      </w:pPr>
      <w:r>
        <w:rPr>
          <w:rStyle w:val="CommentReference"/>
        </w:rPr>
        <w:annotationRef/>
      </w:r>
      <w:r>
        <w:t>coptic is heavens of heavens, but we usually say heaven of heavens.</w:t>
      </w:r>
    </w:p>
  </w:comment>
  <w:comment w:id="687" w:author="Windows User" w:date="2015-02-10T08:12:00Z" w:initials="BS">
    <w:p w:rsidR="00C104A1" w:rsidRDefault="00C104A1">
      <w:pPr>
        <w:pStyle w:val="CommentText"/>
      </w:pPr>
      <w:r>
        <w:rPr>
          <w:rStyle w:val="CommentReference"/>
        </w:rPr>
        <w:annotationRef/>
      </w:r>
      <w:r>
        <w:t>rises or shines?</w:t>
      </w:r>
    </w:p>
  </w:comment>
  <w:comment w:id="690" w:author="Windows User" w:date="2015-02-10T08:12:00Z" w:initials="BS">
    <w:p w:rsidR="00C104A1" w:rsidRDefault="00C104A1">
      <w:pPr>
        <w:pStyle w:val="CommentText"/>
      </w:pPr>
      <w:r>
        <w:rPr>
          <w:rStyle w:val="CommentReference"/>
        </w:rPr>
        <w:annotationRef/>
      </w:r>
      <w:r>
        <w:t>destroyed or damaged?</w:t>
      </w:r>
    </w:p>
  </w:comment>
  <w:comment w:id="691" w:author="Windows User" w:date="2015-02-10T08:12:00Z" w:initials="BS">
    <w:p w:rsidR="00C104A1" w:rsidRDefault="00C104A1">
      <w:pPr>
        <w:pStyle w:val="CommentText"/>
      </w:pPr>
      <w:r>
        <w:rPr>
          <w:rStyle w:val="CommentReference"/>
        </w:rPr>
        <w:annotationRef/>
      </w:r>
      <w:r>
        <w:t>what does very mean here?</w:t>
      </w:r>
    </w:p>
  </w:comment>
  <w:comment w:id="696" w:author="Windows User" w:date="2015-02-10T08:14:00Z" w:initials="BS">
    <w:p w:rsidR="00C104A1" w:rsidRDefault="00C104A1">
      <w:pPr>
        <w:pStyle w:val="CommentText"/>
      </w:pPr>
      <w:r>
        <w:rPr>
          <w:rStyle w:val="CommentReference"/>
        </w:rPr>
        <w:annotationRef/>
      </w:r>
      <w:r>
        <w:t>servant, or slave?</w:t>
      </w:r>
    </w:p>
  </w:comment>
  <w:comment w:id="697" w:author="Windows User" w:date="2015-02-10T08:14:00Z" w:initials="BS">
    <w:p w:rsidR="00C104A1" w:rsidRDefault="00C104A1">
      <w:pPr>
        <w:pStyle w:val="CommentText"/>
      </w:pPr>
      <w:r>
        <w:rPr>
          <w:rStyle w:val="CommentReference"/>
        </w:rPr>
        <w:annotationRef/>
      </w:r>
      <w:r>
        <w:t>Feels way too literal</w:t>
      </w:r>
    </w:p>
  </w:comment>
  <w:comment w:id="703" w:author="Windows User" w:date="2015-02-10T08:16:00Z" w:initials="BS">
    <w:p w:rsidR="00C104A1" w:rsidRDefault="00C104A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5" w:author="Windows User" w:date="2015-02-10T08:17:00Z" w:initials="BS">
    <w:p w:rsidR="00C104A1" w:rsidRDefault="00C104A1">
      <w:pPr>
        <w:pStyle w:val="CommentText"/>
      </w:pPr>
      <w:r>
        <w:rPr>
          <w:rStyle w:val="CommentReference"/>
        </w:rPr>
        <w:annotationRef/>
      </w:r>
      <w:r>
        <w:t>was incarnate or took flesh? Need a decision for this common phrase.</w:t>
      </w:r>
    </w:p>
  </w:comment>
  <w:comment w:id="707" w:author="Windows User" w:date="2015-02-10T08:17:00Z" w:initials="BS">
    <w:p w:rsidR="00C104A1" w:rsidRDefault="00C104A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12" w:author="Windows User" w:date="2015-02-10T08:18:00Z" w:initials="BS">
    <w:p w:rsidR="00C104A1" w:rsidRDefault="00C104A1">
      <w:pPr>
        <w:pStyle w:val="CommentText"/>
      </w:pPr>
      <w:r>
        <w:rPr>
          <w:rStyle w:val="CommentReference"/>
        </w:rPr>
        <w:annotationRef/>
      </w:r>
      <w:r>
        <w:t>Altar/The place where the Sacrifice is offered, is clearly not right. But Temple? Or Holy of Holies?</w:t>
      </w:r>
    </w:p>
  </w:comment>
  <w:comment w:id="715" w:author="Windows User" w:date="2015-02-10T08:18:00Z" w:initials="BS">
    <w:p w:rsidR="00C104A1" w:rsidRDefault="00C104A1">
      <w:pPr>
        <w:pStyle w:val="CommentText"/>
      </w:pPr>
      <w:r>
        <w:rPr>
          <w:rStyle w:val="CommentReference"/>
        </w:rPr>
        <w:annotationRef/>
      </w:r>
      <w:r>
        <w:t>I think infinite captures the meaning of uncircumscript in a more approachable way.</w:t>
      </w:r>
    </w:p>
  </w:comment>
  <w:comment w:id="716" w:author="Windows User" w:date="2015-02-10T08:18:00Z" w:initials="BS">
    <w:p w:rsidR="00C104A1" w:rsidRDefault="00C104A1">
      <w:pPr>
        <w:pStyle w:val="CommentText"/>
      </w:pPr>
      <w:r>
        <w:rPr>
          <w:rStyle w:val="CommentReference"/>
        </w:rPr>
        <w:annotationRef/>
      </w:r>
      <w:r>
        <w:t>net or hook?</w:t>
      </w:r>
    </w:p>
  </w:comment>
  <w:comment w:id="717" w:author="Windows User" w:date="2015-02-10T08:18:00Z" w:initials="BS">
    <w:p w:rsidR="00C104A1" w:rsidRDefault="00C104A1">
      <w:pPr>
        <w:pStyle w:val="CommentText"/>
      </w:pPr>
      <w:r>
        <w:rPr>
          <w:rStyle w:val="CommentReference"/>
        </w:rPr>
        <w:annotationRef/>
      </w:r>
      <w:r>
        <w:t>Instructing them in the worship?</w:t>
      </w:r>
    </w:p>
  </w:comment>
  <w:comment w:id="718" w:author="Windows User" w:date="2015-02-10T08:18:00Z" w:initials="BS">
    <w:p w:rsidR="00C104A1" w:rsidRDefault="00C104A1">
      <w:pPr>
        <w:pStyle w:val="CommentText"/>
      </w:pPr>
      <w:r>
        <w:rPr>
          <w:rStyle w:val="CommentReference"/>
        </w:rPr>
        <w:annotationRef/>
      </w:r>
      <w:r>
        <w:t>what does this mean?</w:t>
      </w:r>
    </w:p>
  </w:comment>
  <w:comment w:id="719" w:author="Windows User" w:date="2015-02-10T08:18:00Z" w:initials="BS">
    <w:p w:rsidR="00C104A1" w:rsidRDefault="00C104A1">
      <w:pPr>
        <w:pStyle w:val="CommentText"/>
      </w:pPr>
      <w:r>
        <w:rPr>
          <w:rStyle w:val="CommentReference"/>
        </w:rPr>
        <w:annotationRef/>
      </w:r>
      <w:r>
        <w:t>Path? Or Way? i.e. Christ?</w:t>
      </w:r>
    </w:p>
  </w:comment>
  <w:comment w:id="720" w:author="Windows User" w:date="2015-02-10T08:18:00Z" w:initials="BS">
    <w:p w:rsidR="00C104A1" w:rsidRDefault="00C104A1">
      <w:pPr>
        <w:pStyle w:val="CommentText"/>
      </w:pPr>
      <w:r>
        <w:rPr>
          <w:rStyle w:val="CommentReference"/>
        </w:rPr>
        <w:annotationRef/>
      </w:r>
      <w:r>
        <w:t>forward to? Or towards?</w:t>
      </w:r>
    </w:p>
  </w:comment>
  <w:comment w:id="721" w:author="Windows User" w:date="2015-02-10T08:18:00Z" w:initials="BS">
    <w:p w:rsidR="00C104A1" w:rsidRDefault="00C104A1">
      <w:pPr>
        <w:pStyle w:val="CommentText"/>
      </w:pPr>
      <w:r>
        <w:rPr>
          <w:rStyle w:val="CommentReference"/>
        </w:rPr>
        <w:annotationRef/>
      </w:r>
      <w:r>
        <w:t>gladness</w:t>
      </w:r>
    </w:p>
  </w:comment>
  <w:comment w:id="726" w:author="Windows User" w:date="2015-02-10T08:20:00Z" w:initials="BS">
    <w:p w:rsidR="00C104A1" w:rsidRDefault="00C104A1">
      <w:pPr>
        <w:pStyle w:val="CommentText"/>
      </w:pPr>
      <w:r>
        <w:rPr>
          <w:rStyle w:val="CommentReference"/>
        </w:rPr>
        <w:annotationRef/>
      </w:r>
      <w:r>
        <w:t>Inclined to switch to L.A. ordering, but probably better to be consistent with Black.</w:t>
      </w:r>
    </w:p>
  </w:comment>
  <w:comment w:id="727" w:author="Windows User" w:date="2015-02-10T08:20:00Z" w:initials="BS">
    <w:p w:rsidR="00C104A1" w:rsidRDefault="00C104A1">
      <w:pPr>
        <w:pStyle w:val="CommentText"/>
      </w:pPr>
      <w:r>
        <w:rPr>
          <w:rStyle w:val="CommentReference"/>
        </w:rPr>
        <w:annotationRef/>
      </w:r>
      <w:r>
        <w:t>Everyday or a day?</w:t>
      </w:r>
    </w:p>
  </w:comment>
  <w:comment w:id="728" w:author="Windows User" w:date="2015-02-10T08:20:00Z" w:initials="BS">
    <w:p w:rsidR="00C104A1" w:rsidRDefault="00C104A1">
      <w:pPr>
        <w:pStyle w:val="CommentText"/>
      </w:pPr>
      <w:r>
        <w:rPr>
          <w:rStyle w:val="CommentReference"/>
        </w:rPr>
        <w:annotationRef/>
      </w:r>
      <w:r>
        <w:t>not delight. Maybe joy instead of esctasy?</w:t>
      </w:r>
    </w:p>
  </w:comment>
  <w:comment w:id="729" w:author="Windows User" w:date="2015-02-10T08:20:00Z" w:initials="BS">
    <w:p w:rsidR="00C104A1" w:rsidRDefault="00C104A1">
      <w:pPr>
        <w:pStyle w:val="CommentText"/>
      </w:pPr>
      <w:r>
        <w:rPr>
          <w:rStyle w:val="CommentReference"/>
        </w:rPr>
        <w:annotationRef/>
      </w:r>
      <w:r>
        <w:t>glory, splendor or beauty?</w:t>
      </w:r>
    </w:p>
  </w:comment>
  <w:comment w:id="730" w:author="Windows User" w:date="2015-02-10T08:20:00Z" w:initials="BS">
    <w:p w:rsidR="00C104A1" w:rsidRDefault="00C104A1">
      <w:pPr>
        <w:pStyle w:val="CommentText"/>
      </w:pPr>
      <w:r>
        <w:rPr>
          <w:rStyle w:val="CommentReference"/>
        </w:rPr>
        <w:annotationRef/>
      </w:r>
      <w:r>
        <w:t>from or and?</w:t>
      </w:r>
    </w:p>
  </w:comment>
  <w:comment w:id="731" w:author="Windows User" w:date="2015-02-10T08:20:00Z" w:initials="BS">
    <w:p w:rsidR="00C104A1" w:rsidRDefault="00C104A1">
      <w:pPr>
        <w:pStyle w:val="CommentText"/>
      </w:pPr>
      <w:r>
        <w:rPr>
          <w:rStyle w:val="CommentReference"/>
        </w:rPr>
        <w:annotationRef/>
      </w:r>
      <w:r>
        <w:t>What prophet? Why did abouna redact this?</w:t>
      </w:r>
    </w:p>
  </w:comment>
  <w:comment w:id="732" w:author="Windows User" w:date="2015-02-10T08:20:00Z" w:initials="BS">
    <w:p w:rsidR="00C104A1" w:rsidRDefault="00C104A1">
      <w:pPr>
        <w:pStyle w:val="CommentText"/>
      </w:pPr>
      <w:r>
        <w:rPr>
          <w:rStyle w:val="CommentReference"/>
        </w:rPr>
        <w:annotationRef/>
      </w:r>
      <w:r>
        <w:t>Doesn't this say you are beyond beginning, or something to that effect? Beyond the beginning from which even time arose?</w:t>
      </w:r>
    </w:p>
  </w:comment>
  <w:comment w:id="733" w:author="Windows User" w:date="2015-02-10T08:20:00Z" w:initials="BS">
    <w:p w:rsidR="00C104A1" w:rsidRDefault="00C104A1">
      <w:pPr>
        <w:pStyle w:val="CommentText"/>
      </w:pPr>
      <w:r>
        <w:rPr>
          <w:rStyle w:val="CommentReference"/>
        </w:rPr>
        <w:annotationRef/>
      </w:r>
      <w:r>
        <w:t>is this right?</w:t>
      </w:r>
    </w:p>
  </w:comment>
  <w:comment w:id="734" w:author="Windows User" w:date="2015-02-10T08:20:00Z" w:initials="BS">
    <w:p w:rsidR="00C104A1" w:rsidRDefault="00C104A1">
      <w:pPr>
        <w:pStyle w:val="CommentText"/>
      </w:pPr>
      <w:r>
        <w:rPr>
          <w:rStyle w:val="CommentReference"/>
        </w:rPr>
        <w:annotationRef/>
      </w:r>
      <w:r>
        <w:t>isn't it of?</w:t>
      </w:r>
    </w:p>
  </w:comment>
  <w:comment w:id="735" w:author="Windows User" w:date="2015-02-10T08:20:00Z" w:initials="BS">
    <w:p w:rsidR="00C104A1" w:rsidRDefault="00C104A1">
      <w:pPr>
        <w:pStyle w:val="CommentText"/>
      </w:pPr>
      <w:r>
        <w:rPr>
          <w:rStyle w:val="CommentReference"/>
        </w:rPr>
        <w:annotationRef/>
      </w:r>
      <w:r>
        <w:t>isn't it blesses?</w:t>
      </w:r>
    </w:p>
  </w:comment>
  <w:comment w:id="736" w:author="Windows User" w:date="2015-02-10T08:20:00Z" w:initials="BS">
    <w:p w:rsidR="00C104A1" w:rsidRDefault="00C104A1">
      <w:pPr>
        <w:pStyle w:val="CommentText"/>
      </w:pPr>
      <w:r>
        <w:rPr>
          <w:rStyle w:val="CommentReference"/>
        </w:rPr>
        <w:annotationRef/>
      </w:r>
      <w:r>
        <w:t>blessing or blessing?</w:t>
      </w:r>
    </w:p>
  </w:comment>
  <w:comment w:id="737" w:author="Windows User" w:date="2015-02-10T08:20:00Z" w:initials="BS">
    <w:p w:rsidR="00C104A1" w:rsidRDefault="00C104A1">
      <w:pPr>
        <w:pStyle w:val="CommentText"/>
      </w:pPr>
      <w:r>
        <w:rPr>
          <w:rStyle w:val="CommentReference"/>
        </w:rPr>
        <w:annotationRef/>
      </w:r>
      <w:r>
        <w:t>the other translations seem not to like abouna's contractions...</w:t>
      </w:r>
    </w:p>
  </w:comment>
  <w:comment w:id="738" w:author="Windows User" w:date="2015-02-10T08:20:00Z" w:initials="BS">
    <w:p w:rsidR="00C104A1" w:rsidRDefault="00C104A1">
      <w:pPr>
        <w:pStyle w:val="CommentText"/>
      </w:pPr>
      <w:r>
        <w:rPr>
          <w:rStyle w:val="CommentReference"/>
        </w:rPr>
        <w:annotationRef/>
      </w:r>
      <w:r>
        <w:t>perfect or true?</w:t>
      </w:r>
    </w:p>
  </w:comment>
  <w:comment w:id="745" w:author="Windows User" w:date="2015-02-10T08:28:00Z" w:initials="BS">
    <w:p w:rsidR="00C104A1" w:rsidRDefault="00C104A1">
      <w:pPr>
        <w:pStyle w:val="CommentText"/>
      </w:pPr>
      <w:r>
        <w:rPr>
          <w:rStyle w:val="CommentReference"/>
        </w:rPr>
        <w:annotationRef/>
      </w:r>
      <w:r>
        <w:t>which word is right?</w:t>
      </w:r>
    </w:p>
  </w:comment>
  <w:comment w:id="746" w:author="Windows User" w:date="2015-02-10T08:28:00Z" w:initials="BS">
    <w:p w:rsidR="00C104A1" w:rsidRDefault="00C104A1">
      <w:pPr>
        <w:pStyle w:val="CommentText"/>
      </w:pPr>
      <w:r>
        <w:rPr>
          <w:rStyle w:val="CommentReference"/>
        </w:rPr>
        <w:annotationRef/>
      </w:r>
      <w:r>
        <w:t>wise?</w:t>
      </w:r>
    </w:p>
  </w:comment>
  <w:comment w:id="748" w:author="Windows User" w:date="2015-02-10T08:28:00Z" w:initials="BS">
    <w:p w:rsidR="00C104A1" w:rsidRDefault="00C104A1">
      <w:pPr>
        <w:pStyle w:val="CommentText"/>
      </w:pPr>
      <w:r>
        <w:rPr>
          <w:rStyle w:val="CommentReference"/>
        </w:rPr>
        <w:annotationRef/>
      </w:r>
      <w:r>
        <w:t>bride, or bridal chamber?</w:t>
      </w:r>
    </w:p>
  </w:comment>
  <w:comment w:id="749" w:author="Windows User" w:date="2015-02-10T08:28:00Z" w:initials="BS">
    <w:p w:rsidR="00C104A1" w:rsidRDefault="00C104A1" w:rsidP="00BE768B">
      <w:pPr>
        <w:pStyle w:val="CommentText"/>
      </w:pPr>
      <w:r>
        <w:rPr>
          <w:rStyle w:val="CommentReference"/>
        </w:rPr>
        <w:annotationRef/>
      </w:r>
      <w:r>
        <w:t>truth, logos, or true logos?</w:t>
      </w:r>
    </w:p>
  </w:comment>
  <w:comment w:id="750" w:author="Windows User" w:date="2015-02-10T08:28:00Z" w:initials="BS">
    <w:p w:rsidR="00C104A1" w:rsidRDefault="00C104A1" w:rsidP="00BE768B">
      <w:pPr>
        <w:pStyle w:val="CommentText"/>
      </w:pPr>
      <w:r>
        <w:rPr>
          <w:rStyle w:val="CommentReference"/>
        </w:rPr>
        <w:annotationRef/>
      </w:r>
      <w:r>
        <w:t>redeemed or saved?</w:t>
      </w:r>
    </w:p>
  </w:comment>
  <w:comment w:id="752" w:author="Windows User" w:date="2015-02-10T08:28:00Z" w:initials="BS">
    <w:p w:rsidR="00C104A1" w:rsidRDefault="00C104A1">
      <w:pPr>
        <w:pStyle w:val="CommentText"/>
      </w:pPr>
      <w:r>
        <w:rPr>
          <w:rStyle w:val="CommentReference"/>
        </w:rPr>
        <w:annotationRef/>
      </w:r>
      <w:r>
        <w:t>for us or unto us?</w:t>
      </w:r>
    </w:p>
  </w:comment>
  <w:comment w:id="755" w:author="Windows User" w:date="2015-02-10T08:28:00Z" w:initials="BS">
    <w:p w:rsidR="00C104A1" w:rsidRDefault="00C104A1">
      <w:pPr>
        <w:pStyle w:val="CommentText"/>
      </w:pPr>
      <w:r>
        <w:rPr>
          <w:rStyle w:val="CommentReference"/>
        </w:rPr>
        <w:annotationRef/>
      </w:r>
      <w:r>
        <w:t>what does eshleelooi mean?</w:t>
      </w:r>
    </w:p>
  </w:comment>
  <w:comment w:id="756" w:author="Windows User" w:date="2015-02-10T08:28:00Z" w:initials="BS">
    <w:p w:rsidR="00C104A1" w:rsidRDefault="00C104A1">
      <w:pPr>
        <w:pStyle w:val="CommentText"/>
      </w:pPr>
      <w:r>
        <w:rPr>
          <w:rStyle w:val="CommentReference"/>
        </w:rPr>
        <w:annotationRef/>
      </w:r>
      <w:r>
        <w:t>save or redeem?</w:t>
      </w:r>
    </w:p>
  </w:comment>
  <w:comment w:id="758" w:author="Windows User" w:date="2015-02-10T08:29:00Z" w:initials="BS">
    <w:p w:rsidR="00C104A1" w:rsidRDefault="00C104A1">
      <w:pPr>
        <w:pStyle w:val="CommentText"/>
      </w:pPr>
      <w:r>
        <w:rPr>
          <w:rStyle w:val="CommentReference"/>
        </w:rPr>
        <w:annotationRef/>
      </w:r>
      <w:r>
        <w:t>paradoxically or miraculously?</w:t>
      </w:r>
    </w:p>
  </w:comment>
  <w:comment w:id="759" w:author="Windows User" w:date="2015-02-10T08:29:00Z" w:initials="BS">
    <w:p w:rsidR="00C104A1" w:rsidRDefault="00C104A1">
      <w:pPr>
        <w:pStyle w:val="CommentText"/>
      </w:pPr>
      <w:r>
        <w:rPr>
          <w:rStyle w:val="CommentReference"/>
        </w:rPr>
        <w:annotationRef/>
      </w:r>
      <w:r>
        <w:t>I get that this is perfectly valid English without 'is'. But too hard to follow fast.</w:t>
      </w:r>
    </w:p>
  </w:comment>
  <w:comment w:id="761" w:author="Windows User" w:date="2015-02-10T08:29:00Z" w:initials="BS">
    <w:p w:rsidR="00C104A1" w:rsidRDefault="00C104A1">
      <w:pPr>
        <w:pStyle w:val="CommentText"/>
      </w:pPr>
      <w:r>
        <w:rPr>
          <w:rStyle w:val="CommentReference"/>
        </w:rPr>
        <w:annotationRef/>
      </w:r>
      <w:r>
        <w:t>this seems to be parallel to gold on all sides rather than gold roundabout it.</w:t>
      </w:r>
    </w:p>
  </w:comment>
  <w:comment w:id="762" w:author="Windows User" w:date="2015-02-10T08:29:00Z" w:initials="BS">
    <w:p w:rsidR="00C104A1" w:rsidRDefault="00C104A1">
      <w:pPr>
        <w:pStyle w:val="CommentText"/>
      </w:pPr>
      <w:r>
        <w:rPr>
          <w:rStyle w:val="CommentReference"/>
        </w:rPr>
        <w:annotationRef/>
      </w:r>
      <w:r>
        <w:t>Saviour or redeemer?</w:t>
      </w:r>
    </w:p>
  </w:comment>
  <w:comment w:id="764" w:author="Windows User" w:date="2015-02-10T08:29:00Z" w:initials="BS">
    <w:p w:rsidR="00C104A1" w:rsidRDefault="00C104A1">
      <w:pPr>
        <w:pStyle w:val="CommentText"/>
      </w:pPr>
      <w:r>
        <w:rPr>
          <w:rStyle w:val="CommentReference"/>
        </w:rPr>
        <w:annotationRef/>
      </w:r>
      <w:r>
        <w:t>isn't this compassion? not nishti nai...</w:t>
      </w:r>
    </w:p>
  </w:comment>
  <w:comment w:id="767" w:author="Windows User" w:date="2015-02-10T08:30:00Z" w:initials="BS">
    <w:p w:rsidR="00C104A1" w:rsidRDefault="00C104A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8" w:author="Windows User" w:date="2015-02-10T08:30:00Z" w:initials="BS">
    <w:p w:rsidR="00C104A1" w:rsidRDefault="00C104A1">
      <w:pPr>
        <w:pStyle w:val="CommentText"/>
      </w:pPr>
      <w:r>
        <w:rPr>
          <w:rStyle w:val="CommentReference"/>
        </w:rPr>
        <w:annotationRef/>
      </w:r>
      <w:r>
        <w:t>should be lampstand, not candle stick, here and throughout.</w:t>
      </w:r>
    </w:p>
  </w:comment>
  <w:comment w:id="769" w:author="Windows User" w:date="2015-02-10T08:30:00Z" w:initials="BS">
    <w:p w:rsidR="00C104A1" w:rsidRDefault="00C104A1">
      <w:pPr>
        <w:pStyle w:val="CommentText"/>
      </w:pPr>
      <w:r>
        <w:rPr>
          <w:rStyle w:val="CommentReference"/>
        </w:rPr>
        <w:annotationRef/>
      </w:r>
      <w:r>
        <w:t>Ok, not saluted... Greeted, or I would prefer hailed...</w:t>
      </w:r>
    </w:p>
  </w:comment>
  <w:comment w:id="770" w:author="Windows User" w:date="2015-02-10T08:30:00Z" w:initials="BS">
    <w:p w:rsidR="00C104A1" w:rsidRDefault="00C104A1">
      <w:pPr>
        <w:pStyle w:val="CommentText"/>
      </w:pPr>
      <w:r>
        <w:rPr>
          <w:rStyle w:val="CommentReference"/>
        </w:rPr>
        <w:annotationRef/>
      </w:r>
      <w:r>
        <w:t>The Father was overjoyed, in your conception????</w:t>
      </w:r>
    </w:p>
  </w:comment>
  <w:comment w:id="771" w:author="Windows User" w:date="2015-02-10T08:30:00Z" w:initials="BS">
    <w:p w:rsidR="00C104A1" w:rsidRDefault="00C104A1">
      <w:pPr>
        <w:pStyle w:val="CommentText"/>
      </w:pPr>
      <w:r>
        <w:rPr>
          <w:rStyle w:val="CommentReference"/>
        </w:rPr>
        <w:annotationRef/>
      </w:r>
      <w:r>
        <w:t>appearing doesn't sound right for parousia... coming or advent?</w:t>
      </w:r>
    </w:p>
  </w:comment>
  <w:comment w:id="772" w:author="Windows User" w:date="2015-02-10T08:30:00Z" w:initials="BS">
    <w:p w:rsidR="00C104A1" w:rsidRDefault="00C104A1">
      <w:pPr>
        <w:pStyle w:val="CommentText"/>
      </w:pPr>
      <w:r>
        <w:rPr>
          <w:rStyle w:val="CommentReference"/>
        </w:rPr>
        <w:annotationRef/>
      </w:r>
      <w:r>
        <w:t>kinda funny in English to switch pronoun from Lord to Virgin in one scentence.</w:t>
      </w:r>
    </w:p>
  </w:comment>
  <w:comment w:id="775" w:author="Windows User" w:date="2015-02-10T08:30:00Z" w:initials="BS">
    <w:p w:rsidR="00C104A1" w:rsidRDefault="00C104A1">
      <w:pPr>
        <w:pStyle w:val="CommentText"/>
      </w:pPr>
      <w:r>
        <w:rPr>
          <w:rStyle w:val="CommentReference"/>
        </w:rPr>
        <w:annotationRef/>
      </w:r>
      <w:r>
        <w:t>I really didn't like preached... Is this to literal though? Maybe L.A. is better.</w:t>
      </w:r>
    </w:p>
  </w:comment>
  <w:comment w:id="776" w:author="Windows User" w:date="2015-02-10T08:30:00Z" w:initials="BS">
    <w:p w:rsidR="00C104A1" w:rsidRDefault="00C104A1">
      <w:pPr>
        <w:pStyle w:val="CommentText"/>
      </w:pPr>
      <w:r>
        <w:rPr>
          <w:rStyle w:val="CommentReference"/>
        </w:rPr>
        <w:annotationRef/>
      </w:r>
      <w:r>
        <w:t>these thereofs are so awkward... but I can't think of a better phrasing right now.</w:t>
      </w:r>
    </w:p>
  </w:comment>
  <w:comment w:id="782" w:author="Windows User" w:date="2015-02-10T08:31:00Z" w:initials="BS">
    <w:p w:rsidR="00C104A1" w:rsidRDefault="00C104A1">
      <w:pPr>
        <w:pStyle w:val="CommentText"/>
      </w:pPr>
      <w:r>
        <w:rPr>
          <w:rStyle w:val="CommentReference"/>
        </w:rPr>
        <w:annotationRef/>
      </w:r>
      <w:r>
        <w:t>this seems kind of loose... is it ok?</w:t>
      </w:r>
    </w:p>
  </w:comment>
  <w:comment w:id="783" w:author="Windows User" w:date="2015-02-10T08:31:00Z" w:initials="BS">
    <w:p w:rsidR="00C104A1" w:rsidRDefault="00C104A1">
      <w:pPr>
        <w:pStyle w:val="CommentText"/>
      </w:pPr>
      <w:r>
        <w:rPr>
          <w:rStyle w:val="CommentReference"/>
        </w:rPr>
        <w:annotationRef/>
      </w:r>
      <w:r>
        <w:t>works or deeds?</w:t>
      </w:r>
    </w:p>
  </w:comment>
  <w:comment w:id="784" w:author="Windows User" w:date="2015-02-10T08:31:00Z" w:initials="BS">
    <w:p w:rsidR="00C104A1" w:rsidRDefault="00C104A1">
      <w:pPr>
        <w:pStyle w:val="CommentText"/>
      </w:pPr>
      <w:r>
        <w:rPr>
          <w:rStyle w:val="CommentReference"/>
        </w:rPr>
        <w:annotationRef/>
      </w:r>
      <w:r>
        <w:t>does Coptic have 'high'?</w:t>
      </w:r>
    </w:p>
  </w:comment>
  <w:comment w:id="785" w:author="Windows User" w:date="2015-02-10T08:31:00Z" w:initials="BS">
    <w:p w:rsidR="00C104A1" w:rsidRDefault="00C104A1">
      <w:pPr>
        <w:pStyle w:val="CommentText"/>
      </w:pPr>
      <w:r>
        <w:rPr>
          <w:rStyle w:val="CommentReference"/>
        </w:rPr>
        <w:annotationRef/>
      </w:r>
      <w:r>
        <w:t>bless or praise? inconsistent rendering of esmo</w:t>
      </w:r>
    </w:p>
  </w:comment>
  <w:comment w:id="797" w:author="Windows User" w:date="2015-09-02T08:56:00Z" w:initials="WU">
    <w:p w:rsidR="00C104A1" w:rsidRDefault="00C104A1" w:rsidP="000278EC">
      <w:pPr>
        <w:pStyle w:val="CommentText"/>
      </w:pPr>
      <w:r>
        <w:rPr>
          <w:rStyle w:val="CommentReference"/>
        </w:rPr>
        <w:annotationRef/>
      </w:r>
      <w:r>
        <w:t>Gives light? Enlightens?</w:t>
      </w:r>
    </w:p>
  </w:comment>
  <w:comment w:id="798" w:author="Windows User" w:date="2015-09-02T08:33:00Z" w:initials="WU">
    <w:p w:rsidR="00C104A1" w:rsidRDefault="00C104A1">
      <w:pPr>
        <w:pStyle w:val="CommentText"/>
      </w:pPr>
      <w:r>
        <w:rPr>
          <w:rStyle w:val="CommentReference"/>
        </w:rPr>
        <w:annotationRef/>
      </w:r>
      <w:r>
        <w:t>split after this vs?</w:t>
      </w:r>
    </w:p>
  </w:comment>
  <w:comment w:id="799" w:author="Windows User" w:date="2015-09-02T09:07:00Z" w:initials="WU">
    <w:p w:rsidR="00C104A1" w:rsidRDefault="00C104A1">
      <w:pPr>
        <w:pStyle w:val="CommentText"/>
      </w:pPr>
      <w:r>
        <w:rPr>
          <w:rStyle w:val="CommentReference"/>
        </w:rPr>
        <w:annotationRef/>
      </w:r>
      <w:r>
        <w:t>Better word than prelate?</w:t>
      </w:r>
    </w:p>
  </w:comment>
  <w:comment w:id="814" w:author="Windows User" w:date="2015-02-19T12:10:00Z" w:initials="WU">
    <w:p w:rsidR="00C104A1" w:rsidRDefault="00C104A1">
      <w:pPr>
        <w:pStyle w:val="CommentText"/>
      </w:pPr>
      <w:r>
        <w:rPr>
          <w:rStyle w:val="CommentReference"/>
        </w:rPr>
        <w:annotationRef/>
      </w:r>
      <w:r>
        <w:t>add accents and coptic</w:t>
      </w:r>
    </w:p>
  </w:comment>
  <w:comment w:id="829" w:author="Windows User" w:date="2015-03-03T22:28:00Z" w:initials="BS">
    <w:p w:rsidR="00C104A1" w:rsidRDefault="00C104A1">
      <w:pPr>
        <w:pStyle w:val="CommentText"/>
      </w:pPr>
      <w:r>
        <w:rPr>
          <w:rStyle w:val="CommentReference"/>
        </w:rPr>
        <w:annotationRef/>
      </w:r>
      <w:r>
        <w:t>coptic has confess</w:t>
      </w:r>
    </w:p>
  </w:comment>
  <w:comment w:id="919" w:author="Windows User" w:date="2015-08-26T08:24:00Z" w:initials="WU">
    <w:p w:rsidR="00C104A1" w:rsidRDefault="00C104A1">
      <w:pPr>
        <w:pStyle w:val="CommentText"/>
      </w:pPr>
      <w:r>
        <w:rPr>
          <w:rStyle w:val="CommentReference"/>
        </w:rPr>
        <w:annotationRef/>
      </w:r>
      <w:r>
        <w:t>Isn’t this one more faithful?</w:t>
      </w:r>
    </w:p>
  </w:comment>
  <w:comment w:id="920" w:author="Windows User" w:date="2015-08-26T08:24:00Z" w:initials="WU">
    <w:p w:rsidR="00C104A1" w:rsidRDefault="00C104A1">
      <w:pPr>
        <w:pStyle w:val="CommentText"/>
      </w:pPr>
      <w:r>
        <w:rPr>
          <w:rStyle w:val="CommentReference"/>
        </w:rPr>
        <w:annotationRef/>
      </w:r>
      <w:r>
        <w:t>Which one(s) are/is right?</w:t>
      </w:r>
    </w:p>
  </w:comment>
  <w:comment w:id="921" w:author="Windows User" w:date="2015-08-26T08:24:00Z" w:initials="WU">
    <w:p w:rsidR="00C104A1" w:rsidRDefault="00C104A1">
      <w:pPr>
        <w:pStyle w:val="CommentText"/>
      </w:pPr>
      <w:r>
        <w:rPr>
          <w:rStyle w:val="CommentReference"/>
        </w:rPr>
        <w:annotationRef/>
      </w:r>
      <w:r>
        <w:t>Coptic doesn’t seem to have “O Lord”</w:t>
      </w:r>
    </w:p>
  </w:comment>
  <w:comment w:id="922" w:author="Windows User" w:date="2015-08-31T08:35:00Z" w:initials="WU">
    <w:p w:rsidR="00C104A1" w:rsidRDefault="00C104A1">
      <w:pPr>
        <w:pStyle w:val="CommentText"/>
      </w:pPr>
      <w:r>
        <w:rPr>
          <w:rStyle w:val="CommentReference"/>
        </w:rPr>
        <w:annotationRef/>
      </w:r>
      <w:r>
        <w:t>Called or named?</w:t>
      </w:r>
    </w:p>
  </w:comment>
  <w:comment w:id="923" w:author="Windows User" w:date="2015-08-31T08:35:00Z" w:initials="WU">
    <w:p w:rsidR="00C104A1" w:rsidRDefault="00C104A1">
      <w:pPr>
        <w:pStyle w:val="CommentText"/>
      </w:pPr>
      <w:r>
        <w:rPr>
          <w:rStyle w:val="CommentReference"/>
        </w:rPr>
        <w:annotationRef/>
      </w:r>
      <w:r>
        <w:t>John loved the Lord, or the Lord loved John?</w:t>
      </w:r>
    </w:p>
  </w:comment>
  <w:comment w:id="924" w:author="Windows User" w:date="2015-08-31T08:38:00Z" w:initials="WU">
    <w:p w:rsidR="00C104A1" w:rsidRDefault="00C104A1">
      <w:pPr>
        <w:pStyle w:val="CommentText"/>
      </w:pPr>
      <w:r>
        <w:rPr>
          <w:rStyle w:val="CommentReference"/>
        </w:rPr>
        <w:annotationRef/>
      </w:r>
      <w:r>
        <w:t>Not the Lord?</w:t>
      </w:r>
    </w:p>
  </w:comment>
  <w:comment w:id="925" w:author="Windows User" w:date="2015-08-31T08:38:00Z" w:initials="WU">
    <w:p w:rsidR="00C104A1" w:rsidRDefault="00C104A1">
      <w:pPr>
        <w:pStyle w:val="CommentText"/>
      </w:pPr>
      <w:r>
        <w:rPr>
          <w:rStyle w:val="CommentReference"/>
        </w:rPr>
        <w:annotationRef/>
      </w:r>
      <w:r>
        <w:t>The rest missing?</w:t>
      </w:r>
    </w:p>
  </w:comment>
  <w:comment w:id="926" w:author="Windows User" w:date="2015-08-31T08:38:00Z" w:initials="WU">
    <w:p w:rsidR="00C104A1" w:rsidRDefault="00C104A1">
      <w:pPr>
        <w:pStyle w:val="CommentText"/>
      </w:pPr>
      <w:r>
        <w:rPr>
          <w:rStyle w:val="CommentReference"/>
        </w:rPr>
        <w:annotationRef/>
      </w:r>
      <w:r>
        <w:t>Completely different…</w:t>
      </w:r>
    </w:p>
  </w:comment>
  <w:comment w:id="927" w:author="Windows User" w:date="2015-08-31T08:38:00Z" w:initials="WU">
    <w:p w:rsidR="00C104A1" w:rsidRDefault="00C104A1">
      <w:pPr>
        <w:pStyle w:val="CommentText"/>
      </w:pPr>
      <w:r>
        <w:rPr>
          <w:rStyle w:val="CommentReference"/>
        </w:rPr>
        <w:annotationRef/>
      </w:r>
      <w:r>
        <w:t>Sound or voices?</w:t>
      </w:r>
    </w:p>
  </w:comment>
  <w:comment w:id="928" w:author="Windows User" w:date="2015-09-01T09:02:00Z" w:initials="WU">
    <w:p w:rsidR="00C104A1" w:rsidRDefault="00C104A1">
      <w:pPr>
        <w:pStyle w:val="CommentText"/>
      </w:pPr>
      <w:r>
        <w:rPr>
          <w:rStyle w:val="CommentReference"/>
        </w:rPr>
        <w:annotationRef/>
      </w:r>
      <w:r>
        <w:t>AAP has divinely inspired.</w:t>
      </w:r>
    </w:p>
  </w:comment>
  <w:comment w:id="929" w:author="Windows User" w:date="2015-08-31T12:23:00Z" w:initials="WU">
    <w:p w:rsidR="00C104A1" w:rsidRDefault="00C104A1">
      <w:pPr>
        <w:pStyle w:val="CommentText"/>
      </w:pPr>
      <w:r>
        <w:rPr>
          <w:rStyle w:val="CommentReference"/>
        </w:rPr>
        <w:annotationRef/>
      </w:r>
      <w:r>
        <w:t>This one needs looking at.</w:t>
      </w:r>
    </w:p>
  </w:comment>
  <w:comment w:id="930" w:author="Windows User" w:date="2015-08-31T12:23:00Z" w:initials="WU">
    <w:p w:rsidR="00C104A1" w:rsidRDefault="00C104A1">
      <w:pPr>
        <w:pStyle w:val="CommentText"/>
      </w:pPr>
      <w:r>
        <w:rPr>
          <w:rStyle w:val="CommentReference"/>
        </w:rPr>
        <w:annotationRef/>
      </w:r>
      <w:r>
        <w:t>Partners?</w:t>
      </w:r>
    </w:p>
  </w:comment>
  <w:comment w:id="931" w:author="Windows User" w:date="2015-09-15T09:12:00Z" w:initials="WU">
    <w:p w:rsidR="00C104A1" w:rsidRDefault="00C104A1">
      <w:pPr>
        <w:pStyle w:val="CommentText"/>
      </w:pPr>
      <w:r>
        <w:rPr>
          <w:rStyle w:val="CommentReference"/>
        </w:rPr>
        <w:annotationRef/>
      </w:r>
      <w:r>
        <w:t>What land?</w:t>
      </w:r>
    </w:p>
  </w:comment>
  <w:comment w:id="932" w:author="Windows User" w:date="2015-09-21T08:31:00Z" w:initials="WU">
    <w:p w:rsidR="00C104A1" w:rsidRDefault="00C104A1">
      <w:pPr>
        <w:pStyle w:val="CommentText"/>
      </w:pPr>
      <w:r>
        <w:rPr>
          <w:rStyle w:val="CommentReference"/>
        </w:rPr>
        <w:annotationRef/>
      </w:r>
      <w:r>
        <w:t>Or englighten?</w:t>
      </w:r>
    </w:p>
  </w:comment>
  <w:comment w:id="942" w:author="Windows User" w:date="2015-10-15T12:50:00Z" w:initials="WU">
    <w:p w:rsidR="00C104A1" w:rsidRDefault="00C104A1">
      <w:pPr>
        <w:pStyle w:val="CommentText"/>
      </w:pPr>
      <w:r>
        <w:rPr>
          <w:rStyle w:val="CommentReference"/>
        </w:rPr>
        <w:annotationRef/>
      </w:r>
      <w:r>
        <w:t>What should this verse be?</w:t>
      </w:r>
    </w:p>
  </w:comment>
  <w:comment w:id="950" w:author="Windows User" w:date="2015-07-23T21:19:00Z" w:initials="BS">
    <w:p w:rsidR="00C104A1" w:rsidRDefault="00C104A1">
      <w:pPr>
        <w:pStyle w:val="CommentText"/>
      </w:pPr>
      <w:r>
        <w:rPr>
          <w:rStyle w:val="CommentReference"/>
        </w:rPr>
        <w:annotationRef/>
      </w:r>
      <w:r>
        <w:t>wiles or snares?</w:t>
      </w:r>
    </w:p>
  </w:comment>
  <w:comment w:id="951" w:author="Windows User" w:date="2015-07-09T08:31:00Z" w:initials="BS">
    <w:p w:rsidR="00C104A1" w:rsidRDefault="00C104A1">
      <w:pPr>
        <w:pStyle w:val="CommentText"/>
      </w:pPr>
      <w:r>
        <w:rPr>
          <w:rStyle w:val="CommentReference"/>
        </w:rPr>
        <w:annotationRef/>
      </w:r>
      <w:r>
        <w:t>I typed this Coptic... so it will have typos..</w:t>
      </w:r>
    </w:p>
  </w:comment>
  <w:comment w:id="952" w:author="Windows User" w:date="2015-07-09T08:32:00Z" w:initials="WU">
    <w:p w:rsidR="00C104A1" w:rsidRDefault="00C104A1">
      <w:pPr>
        <w:pStyle w:val="CommentText"/>
      </w:pPr>
      <w:r>
        <w:rPr>
          <w:rStyle w:val="CommentReference"/>
        </w:rPr>
        <w:annotationRef/>
      </w:r>
      <w:r>
        <w:t>You reign? The dominion is yours? Yours is the dominion?</w:t>
      </w:r>
    </w:p>
  </w:comment>
  <w:comment w:id="953" w:author="Windows User" w:date="2015-07-09T12:21:00Z" w:initials="BS">
    <w:p w:rsidR="00C104A1" w:rsidRDefault="00C104A1">
      <w:pPr>
        <w:pStyle w:val="CommentText"/>
      </w:pPr>
      <w:r>
        <w:rPr>
          <w:rStyle w:val="CommentReference"/>
        </w:rPr>
        <w:annotationRef/>
      </w:r>
      <w:r>
        <w:t>omit 'be' in contemporary?</w:t>
      </w:r>
    </w:p>
  </w:comment>
  <w:comment w:id="954" w:author="Windows User" w:date="2015-07-09T12:20:00Z" w:initials="BS">
    <w:p w:rsidR="00C104A1" w:rsidRDefault="00C104A1">
      <w:pPr>
        <w:pStyle w:val="CommentText"/>
      </w:pPr>
      <w:r>
        <w:rPr>
          <w:rStyle w:val="CommentReference"/>
        </w:rPr>
        <w:annotationRef/>
      </w:r>
      <w:r>
        <w:t>Abouna Antony: I typed this Coptic from the black book. Jenkims were very unclear. Please proof for typos.</w:t>
      </w:r>
    </w:p>
  </w:comment>
  <w:comment w:id="955" w:author="Windows User" w:date="2015-07-09T12:21:00Z" w:initials="BS">
    <w:p w:rsidR="00C104A1" w:rsidRDefault="00C104A1">
      <w:pPr>
        <w:pStyle w:val="CommentText"/>
      </w:pPr>
      <w:r>
        <w:rPr>
          <w:rStyle w:val="CommentReference"/>
        </w:rPr>
        <w:annotationRef/>
      </w:r>
      <w:r>
        <w:t>"is" before "the King" would make this whole vs flow as a sentence...</w:t>
      </w:r>
    </w:p>
  </w:comment>
  <w:comment w:id="956" w:author="Windows User" w:date="2015-07-09T12:21:00Z" w:initials="BS">
    <w:p w:rsidR="00C104A1" w:rsidRDefault="00C104A1">
      <w:pPr>
        <w:pStyle w:val="CommentText"/>
      </w:pPr>
      <w:r>
        <w:rPr>
          <w:rStyle w:val="CommentReference"/>
        </w:rPr>
        <w:annotationRef/>
      </w:r>
      <w:r>
        <w:t>ask more modern than entreat... but not quite right?</w:t>
      </w:r>
    </w:p>
  </w:comment>
  <w:comment w:id="960" w:author="Windows User" w:date="2015-07-10T12:33:00Z" w:initials="WU">
    <w:p w:rsidR="00C104A1" w:rsidRDefault="00C104A1">
      <w:pPr>
        <w:pStyle w:val="CommentText"/>
      </w:pPr>
      <w:r>
        <w:rPr>
          <w:rStyle w:val="CommentReference"/>
        </w:rPr>
        <w:annotationRef/>
      </w:r>
      <w:r>
        <w:t>Needs work.</w:t>
      </w:r>
    </w:p>
  </w:comment>
  <w:comment w:id="961" w:author="Windows User" w:date="2015-10-14T08:29:00Z" w:initials="WU">
    <w:p w:rsidR="00C104A1" w:rsidRDefault="00C104A1">
      <w:pPr>
        <w:pStyle w:val="CommentText"/>
      </w:pPr>
      <w:r>
        <w:rPr>
          <w:rStyle w:val="CommentReference"/>
        </w:rPr>
        <w:annotationRef/>
      </w:r>
      <w:r>
        <w:t>Should this be tho-out 5? Or 25?</w:t>
      </w:r>
    </w:p>
  </w:comment>
  <w:comment w:id="962" w:author="Windows User" w:date="2015-10-13T08:28:00Z" w:initials="WU">
    <w:p w:rsidR="00C104A1" w:rsidRDefault="00C104A1">
      <w:pPr>
        <w:pStyle w:val="CommentText"/>
      </w:pPr>
      <w:r>
        <w:rPr>
          <w:rStyle w:val="CommentReference"/>
        </w:rPr>
        <w:annotationRef/>
      </w:r>
      <w:r>
        <w:t>Confirmed?</w:t>
      </w:r>
    </w:p>
  </w:comment>
  <w:comment w:id="967" w:author="Windows User" w:date="2015-09-11T08:43:00Z" w:initials="WU">
    <w:p w:rsidR="00C104A1" w:rsidRDefault="00C104A1">
      <w:pPr>
        <w:pStyle w:val="CommentText"/>
      </w:pPr>
      <w:r>
        <w:rPr>
          <w:rStyle w:val="CommentReference"/>
        </w:rPr>
        <w:annotationRef/>
      </w:r>
      <w:r>
        <w:t>Heroes, or athletes?</w:t>
      </w:r>
    </w:p>
  </w:comment>
  <w:comment w:id="972" w:author="Windows User" w:date="2015-08-28T20:42:00Z" w:initials="WU">
    <w:p w:rsidR="00C104A1" w:rsidRDefault="00C104A1">
      <w:pPr>
        <w:pStyle w:val="CommentText"/>
      </w:pPr>
      <w:r>
        <w:rPr>
          <w:rStyle w:val="CommentReference"/>
        </w:rPr>
        <w:annotationRef/>
      </w:r>
      <w:r>
        <w:t>Beasts or creatures?</w:t>
      </w:r>
    </w:p>
  </w:comment>
  <w:comment w:id="973" w:author="Windows User" w:date="2015-08-28T20:42:00Z" w:initials="WU">
    <w:p w:rsidR="00C104A1" w:rsidRDefault="00C104A1">
      <w:pPr>
        <w:pStyle w:val="CommentText"/>
      </w:pPr>
      <w:r>
        <w:rPr>
          <w:rStyle w:val="CommentReference"/>
        </w:rPr>
        <w:annotationRef/>
      </w:r>
      <w:r>
        <w:t>Incessant? Or unceasing?</w:t>
      </w:r>
    </w:p>
  </w:comment>
  <w:comment w:id="974" w:author="Windows User" w:date="2015-08-28T20:42:00Z" w:initials="WU">
    <w:p w:rsidR="00C104A1" w:rsidRDefault="00C104A1">
      <w:pPr>
        <w:pStyle w:val="CommentText"/>
      </w:pPr>
      <w:r>
        <w:rPr>
          <w:rStyle w:val="CommentReference"/>
        </w:rPr>
        <w:annotationRef/>
      </w:r>
      <w:r>
        <w:t>Flames of fire or fervent as fire?</w:t>
      </w:r>
    </w:p>
  </w:comment>
  <w:comment w:id="975" w:author="Windows User" w:date="2015-08-26T08:50:00Z" w:initials="WU">
    <w:p w:rsidR="00C104A1" w:rsidRDefault="00C104A1">
      <w:pPr>
        <w:pStyle w:val="CommentText"/>
      </w:pPr>
      <w:r>
        <w:rPr>
          <w:rStyle w:val="CommentReference"/>
        </w:rPr>
        <w:annotationRef/>
      </w:r>
      <w:r>
        <w:t>Serving the Lord, or serving before the Lord?</w:t>
      </w:r>
    </w:p>
  </w:comment>
  <w:comment w:id="984" w:author="Windows User" w:date="2015-09-10T09:17:00Z" w:initials="WU">
    <w:p w:rsidR="00C104A1" w:rsidRDefault="00C104A1">
      <w:pPr>
        <w:pStyle w:val="CommentText"/>
      </w:pPr>
      <w:r>
        <w:rPr>
          <w:rStyle w:val="CommentReference"/>
        </w:rPr>
        <w:annotationRef/>
      </w:r>
      <w:r>
        <w:t>Or voice of God?</w:t>
      </w:r>
    </w:p>
  </w:comment>
  <w:comment w:id="985" w:author="Windows User" w:date="2015-09-10T09:17:00Z" w:initials="WU">
    <w:p w:rsidR="00C104A1" w:rsidRDefault="00C104A1">
      <w:pPr>
        <w:pStyle w:val="CommentText"/>
      </w:pPr>
      <w:r>
        <w:rPr>
          <w:rStyle w:val="CommentReference"/>
        </w:rPr>
        <w:annotationRef/>
      </w:r>
      <w:r>
        <w:t>Received or accepted?</w:t>
      </w:r>
    </w:p>
  </w:comment>
  <w:comment w:id="986" w:author="Windows User" w:date="2015-09-11T15:22:00Z" w:initials="WU">
    <w:p w:rsidR="00C104A1" w:rsidRDefault="00C104A1">
      <w:pPr>
        <w:pStyle w:val="CommentText"/>
      </w:pPr>
      <w:r>
        <w:rPr>
          <w:rStyle w:val="CommentReference"/>
        </w:rPr>
        <w:annotationRef/>
      </w:r>
      <w:r>
        <w:t>Prabios or Arabius? Doctors and physicians or physicians and well learned?</w:t>
      </w:r>
    </w:p>
  </w:comment>
  <w:comment w:id="987" w:author="Windows User" w:date="2015-09-11T15:22:00Z" w:initials="WU">
    <w:p w:rsidR="00C104A1" w:rsidRDefault="00C104A1">
      <w:pPr>
        <w:pStyle w:val="CommentText"/>
      </w:pPr>
      <w:r>
        <w:rPr>
          <w:rStyle w:val="CommentReference"/>
        </w:rPr>
        <w:annotationRef/>
      </w:r>
      <w:r>
        <w:t>Building them upon the Name?</w:t>
      </w:r>
    </w:p>
  </w:comment>
  <w:comment w:id="991" w:author="Windows User" w:date="2015-09-10T08:55:00Z" w:initials="WU">
    <w:p w:rsidR="00C104A1" w:rsidRDefault="00C104A1">
      <w:pPr>
        <w:pStyle w:val="CommentText"/>
      </w:pPr>
      <w:r>
        <w:rPr>
          <w:rStyle w:val="CommentReference"/>
        </w:rPr>
        <w:annotationRef/>
      </w:r>
      <w:r>
        <w:t>Placed or established?</w:t>
      </w:r>
    </w:p>
  </w:comment>
  <w:comment w:id="992" w:author="Windows User" w:date="2015-09-10T08:55:00Z" w:initials="WU">
    <w:p w:rsidR="00C104A1" w:rsidRDefault="00C104A1">
      <w:pPr>
        <w:pStyle w:val="CommentText"/>
      </w:pPr>
      <w:r>
        <w:rPr>
          <w:rStyle w:val="CommentReference"/>
        </w:rPr>
        <w:annotationRef/>
      </w:r>
      <w:r>
        <w:t>Or refused?</w:t>
      </w:r>
    </w:p>
  </w:comment>
  <w:comment w:id="996" w:author="Windows User" w:date="2015-09-14T08:49:00Z" w:initials="WU">
    <w:p w:rsidR="00C104A1" w:rsidRDefault="00C104A1">
      <w:pPr>
        <w:pStyle w:val="CommentText"/>
      </w:pPr>
      <w:r>
        <w:rPr>
          <w:rStyle w:val="CommentReference"/>
        </w:rPr>
        <w:annotationRef/>
      </w:r>
      <w:r>
        <w:t>Sprung forth? Came forth? Blossomed?</w:t>
      </w:r>
    </w:p>
  </w:comment>
  <w:comment w:id="1001" w:author="Windows User" w:date="2015-08-21T08:33:00Z" w:initials="BS">
    <w:p w:rsidR="00C104A1" w:rsidRDefault="00C104A1">
      <w:pPr>
        <w:pStyle w:val="CommentText"/>
      </w:pPr>
      <w:r>
        <w:rPr>
          <w:rStyle w:val="CommentReference"/>
        </w:rPr>
        <w:annotationRef/>
      </w:r>
      <w:r>
        <w:t>what does this mean?</w:t>
      </w:r>
    </w:p>
  </w:comment>
  <w:comment w:id="1002" w:author="Windows User" w:date="2015-08-21T08:33:00Z" w:initials="BS">
    <w:p w:rsidR="00C104A1" w:rsidRDefault="00C104A1">
      <w:pPr>
        <w:pStyle w:val="CommentText"/>
      </w:pPr>
      <w:r>
        <w:rPr>
          <w:rStyle w:val="CommentReference"/>
        </w:rPr>
        <w:annotationRef/>
      </w:r>
      <w:r>
        <w:t>announced or proclaimed?</w:t>
      </w:r>
    </w:p>
  </w:comment>
  <w:comment w:id="1003" w:author="Windows User" w:date="2015-08-21T08:51:00Z" w:initials="WU">
    <w:p w:rsidR="00C104A1" w:rsidRDefault="00C104A1">
      <w:pPr>
        <w:pStyle w:val="CommentText"/>
      </w:pPr>
      <w:r>
        <w:rPr>
          <w:rStyle w:val="CommentReference"/>
        </w:rPr>
        <w:annotationRef/>
      </w:r>
      <w:r>
        <w:t>?</w:t>
      </w:r>
    </w:p>
  </w:comment>
  <w:comment w:id="1004" w:author="Windows User" w:date="2015-08-21T08:51:00Z" w:initials="WU">
    <w:p w:rsidR="00C104A1" w:rsidRDefault="00C104A1">
      <w:pPr>
        <w:pStyle w:val="CommentText"/>
      </w:pPr>
      <w:r>
        <w:rPr>
          <w:rStyle w:val="CommentReference"/>
        </w:rPr>
        <w:annotationRef/>
      </w:r>
      <w:r>
        <w:t>Bride, no, not bridegroom?</w:t>
      </w:r>
    </w:p>
  </w:comment>
  <w:comment w:id="1005" w:author="Windows User" w:date="2015-08-21T08:57:00Z" w:initials="WU">
    <w:p w:rsidR="00C104A1" w:rsidRDefault="00C104A1">
      <w:pPr>
        <w:pStyle w:val="CommentText"/>
      </w:pPr>
      <w:r>
        <w:rPr>
          <w:rStyle w:val="CommentReference"/>
        </w:rPr>
        <w:annotationRef/>
      </w:r>
      <w:r>
        <w:t>Return?</w:t>
      </w:r>
    </w:p>
  </w:comment>
  <w:comment w:id="1006" w:author="Windows User" w:date="2015-08-21T08:57:00Z" w:initials="WU">
    <w:p w:rsidR="00C104A1" w:rsidRDefault="00C104A1">
      <w:pPr>
        <w:pStyle w:val="CommentText"/>
      </w:pPr>
      <w:r>
        <w:rPr>
          <w:rStyle w:val="CommentReference"/>
        </w:rPr>
        <w:annotationRef/>
      </w:r>
      <w:r>
        <w:t>Establishment? Building up?</w:t>
      </w:r>
    </w:p>
  </w:comment>
  <w:comment w:id="1007" w:author="Windows User" w:date="2015-08-21T09:05:00Z" w:initials="WU">
    <w:p w:rsidR="00C104A1" w:rsidRDefault="00C104A1">
      <w:pPr>
        <w:pStyle w:val="CommentText"/>
      </w:pPr>
      <w:r>
        <w:rPr>
          <w:rStyle w:val="CommentReference"/>
        </w:rPr>
        <w:annotationRef/>
      </w:r>
      <w:r>
        <w:t>Heavenly evangelist? Good tidings? Glad tidings? Good news?</w:t>
      </w:r>
    </w:p>
  </w:comment>
  <w:comment w:id="1008" w:author="Windows User" w:date="2015-08-21T09:05:00Z" w:initials="WU">
    <w:p w:rsidR="00C104A1" w:rsidRDefault="00C104A1">
      <w:pPr>
        <w:pStyle w:val="CommentText"/>
      </w:pPr>
      <w:r>
        <w:rPr>
          <w:rStyle w:val="CommentReference"/>
        </w:rPr>
        <w:annotationRef/>
      </w:r>
      <w:r>
        <w:t>I don’t see “the Lord is with you” in the Coptic</w:t>
      </w:r>
    </w:p>
    <w:p w:rsidR="00C104A1" w:rsidRDefault="00C104A1">
      <w:pPr>
        <w:pStyle w:val="CommentText"/>
      </w:pPr>
    </w:p>
  </w:comment>
  <w:comment w:id="1009" w:author="Windows User" w:date="2015-08-21T09:05:00Z" w:initials="WU">
    <w:p w:rsidR="00C104A1" w:rsidRDefault="00C104A1">
      <w:pPr>
        <w:pStyle w:val="CommentText"/>
      </w:pPr>
      <w:r>
        <w:rPr>
          <w:rStyle w:val="CommentReference"/>
        </w:rPr>
        <w:annotationRef/>
      </w:r>
      <w:r>
        <w:t>Heavenly herald of Good News?</w:t>
      </w:r>
    </w:p>
    <w:p w:rsidR="00C104A1" w:rsidRDefault="00C104A1">
      <w:pPr>
        <w:pStyle w:val="CommentText"/>
      </w:pPr>
    </w:p>
  </w:comment>
  <w:comment w:id="1013" w:author="Windows User" w:date="2015-09-11T08:19:00Z" w:initials="WU">
    <w:p w:rsidR="00C104A1" w:rsidRDefault="00C104A1">
      <w:pPr>
        <w:pStyle w:val="CommentText"/>
      </w:pPr>
      <w:r>
        <w:rPr>
          <w:rStyle w:val="CommentReference"/>
        </w:rPr>
        <w:annotationRef/>
      </w:r>
      <w:r>
        <w:t>I think we’re doing holy for ethowab, but saint for agios… open to discussion though.</w:t>
      </w:r>
    </w:p>
  </w:comment>
  <w:comment w:id="1024" w:author="Windows User" w:date="2015-08-21T12:19:00Z" w:initials="WU">
    <w:p w:rsidR="00C104A1" w:rsidRDefault="00C104A1">
      <w:pPr>
        <w:pStyle w:val="CommentText"/>
      </w:pPr>
      <w:r>
        <w:rPr>
          <w:rStyle w:val="CommentReference"/>
        </w:rPr>
        <w:annotationRef/>
      </w:r>
      <w:r>
        <w:t>Redeemed?</w:t>
      </w:r>
    </w:p>
  </w:comment>
  <w:comment w:id="1025" w:author="Windows User" w:date="2015-08-21T12:19:00Z" w:initials="WU">
    <w:p w:rsidR="00C104A1" w:rsidRDefault="00C104A1">
      <w:pPr>
        <w:pStyle w:val="CommentText"/>
      </w:pPr>
      <w:r>
        <w:rPr>
          <w:rStyle w:val="CommentReference"/>
        </w:rPr>
        <w:annotationRef/>
      </w:r>
      <w:r>
        <w:t>For? So?</w:t>
      </w:r>
    </w:p>
  </w:comment>
  <w:comment w:id="1026" w:author="Windows User" w:date="2015-07-13T09:08:00Z" w:initials="WU">
    <w:p w:rsidR="00C104A1" w:rsidRDefault="00C104A1">
      <w:pPr>
        <w:pStyle w:val="CommentText"/>
      </w:pPr>
      <w:r>
        <w:rPr>
          <w:rStyle w:val="CommentReference"/>
        </w:rPr>
        <w:annotationRef/>
      </w:r>
      <w:r>
        <w:t>Or did shine and did illuminate</w:t>
      </w:r>
    </w:p>
  </w:comment>
  <w:comment w:id="1027" w:author="Windows User" w:date="2015-07-13T09:08:00Z" w:initials="WU">
    <w:p w:rsidR="00C104A1" w:rsidRDefault="00C104A1">
      <w:pPr>
        <w:pStyle w:val="CommentText"/>
      </w:pPr>
      <w:r>
        <w:rPr>
          <w:rStyle w:val="CommentReference"/>
        </w:rPr>
        <w:annotationRef/>
      </w:r>
      <w:r>
        <w:t>What should this verse be?</w:t>
      </w:r>
    </w:p>
  </w:comment>
  <w:comment w:id="1028" w:author="Windows User" w:date="2015-07-13T09:08:00Z" w:initials="WU">
    <w:p w:rsidR="00C104A1" w:rsidRDefault="00C104A1">
      <w:pPr>
        <w:pStyle w:val="CommentText"/>
      </w:pPr>
      <w:r>
        <w:rPr>
          <w:rStyle w:val="CommentReference"/>
        </w:rPr>
        <w:annotationRef/>
      </w:r>
      <w:r>
        <w:t>Uhm… does this mean something else, because saying the seal of the door Ezekiel saw was raised seems really bad …</w:t>
      </w:r>
    </w:p>
  </w:comment>
  <w:comment w:id="1029" w:author="Windows User" w:date="2015-07-13T09:08:00Z" w:initials="WU">
    <w:p w:rsidR="00C104A1" w:rsidRDefault="00C104A1">
      <w:pPr>
        <w:pStyle w:val="CommentText"/>
      </w:pPr>
      <w:r>
        <w:rPr>
          <w:rStyle w:val="CommentReference"/>
        </w:rPr>
        <w:annotationRef/>
      </w:r>
      <w:r>
        <w:t>Who?</w:t>
      </w:r>
    </w:p>
  </w:comment>
  <w:comment w:id="1030" w:author="Windows User" w:date="2015-07-13T09:08:00Z" w:initials="WU">
    <w:p w:rsidR="00C104A1" w:rsidRDefault="00C104A1">
      <w:pPr>
        <w:pStyle w:val="CommentText"/>
      </w:pPr>
      <w:r>
        <w:rPr>
          <w:rStyle w:val="CommentReference"/>
        </w:rPr>
        <w:annotationRef/>
      </w:r>
      <w:r>
        <w:t>Different adjective</w:t>
      </w:r>
    </w:p>
  </w:comment>
  <w:comment w:id="1031" w:author="Windows User" w:date="2015-07-13T09:08:00Z" w:initials="WU">
    <w:p w:rsidR="00C104A1" w:rsidRDefault="00C104A1">
      <w:pPr>
        <w:pStyle w:val="CommentText"/>
      </w:pPr>
      <w:r>
        <w:rPr>
          <w:rStyle w:val="CommentReference"/>
        </w:rPr>
        <w:annotationRef/>
      </w:r>
      <w:r>
        <w:t>Sickness?</w:t>
      </w:r>
    </w:p>
  </w:comment>
  <w:comment w:id="1032" w:author="Windows User" w:date="2015-07-13T20:55:00Z" w:initials="BS">
    <w:p w:rsidR="00C104A1" w:rsidRDefault="00C104A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33" w:author="Windows User" w:date="2015-07-13T21:20:00Z" w:initials="WU">
    <w:p w:rsidR="00C104A1" w:rsidRDefault="00C104A1">
      <w:pPr>
        <w:pStyle w:val="CommentText"/>
      </w:pPr>
      <w:r>
        <w:rPr>
          <w:rStyle w:val="CommentReference"/>
        </w:rPr>
        <w:annotationRef/>
      </w:r>
      <w:r>
        <w:t>What?</w:t>
      </w:r>
    </w:p>
  </w:comment>
  <w:comment w:id="1034" w:author="Windows User" w:date="2015-08-31T09:21:00Z" w:initials="WU">
    <w:p w:rsidR="00C104A1" w:rsidRDefault="00C104A1">
      <w:pPr>
        <w:pStyle w:val="CommentText"/>
      </w:pPr>
      <w:r>
        <w:rPr>
          <w:rStyle w:val="CommentReference"/>
        </w:rPr>
        <w:annotationRef/>
      </w:r>
    </w:p>
  </w:comment>
  <w:comment w:id="1042" w:author="Windows User" w:date="2015-08-21T21:44:00Z" w:initials="WU">
    <w:p w:rsidR="00C104A1" w:rsidRDefault="00C104A1">
      <w:pPr>
        <w:pStyle w:val="CommentText"/>
      </w:pPr>
      <w:r>
        <w:rPr>
          <w:rStyle w:val="CommentReference"/>
        </w:rPr>
        <w:annotationRef/>
      </w:r>
      <w:r>
        <w:t>Is abouna going by a different version of the Coptic?</w:t>
      </w:r>
    </w:p>
    <w:p w:rsidR="00C104A1" w:rsidRDefault="00C104A1">
      <w:pPr>
        <w:pStyle w:val="CommentText"/>
      </w:pPr>
    </w:p>
  </w:comment>
  <w:comment w:id="1043" w:author="Windows User" w:date="2015-07-13T21:30:00Z" w:initials="WU">
    <w:p w:rsidR="00C104A1" w:rsidRDefault="00C104A1">
      <w:pPr>
        <w:pStyle w:val="CommentText"/>
      </w:pPr>
      <w:r>
        <w:rPr>
          <w:rStyle w:val="CommentReference"/>
        </w:rPr>
        <w:annotationRef/>
      </w:r>
      <w:r>
        <w:t>Praise and victory doesn’t make sense.</w:t>
      </w:r>
    </w:p>
  </w:comment>
  <w:comment w:id="1044" w:author="Windows User" w:date="2015-07-13T21:38:00Z" w:initials="WU">
    <w:p w:rsidR="00C104A1" w:rsidRDefault="00C104A1">
      <w:pPr>
        <w:pStyle w:val="CommentText"/>
      </w:pPr>
      <w:r>
        <w:rPr>
          <w:rStyle w:val="CommentReference"/>
        </w:rPr>
        <w:annotationRef/>
      </w:r>
      <w:r>
        <w:t>Godhead?</w:t>
      </w:r>
    </w:p>
  </w:comment>
  <w:comment w:id="1048" w:author="Windows User" w:date="2015-07-14T08:55:00Z" w:initials="WU">
    <w:p w:rsidR="00C104A1" w:rsidRDefault="00C104A1">
      <w:pPr>
        <w:pStyle w:val="CommentText"/>
      </w:pPr>
      <w:r>
        <w:rPr>
          <w:rStyle w:val="CommentReference"/>
        </w:rPr>
        <w:annotationRef/>
      </w:r>
      <w:r>
        <w:t>Establish?</w:t>
      </w:r>
    </w:p>
  </w:comment>
  <w:comment w:id="1049" w:author="Windows User" w:date="2015-07-14T08:53:00Z" w:initials="WU">
    <w:p w:rsidR="00C104A1" w:rsidRDefault="00C104A1">
      <w:pPr>
        <w:pStyle w:val="CommentText"/>
      </w:pPr>
      <w:r>
        <w:rPr>
          <w:rStyle w:val="CommentReference"/>
        </w:rPr>
        <w:annotationRef/>
      </w:r>
      <w:r>
        <w:t>Check another source… missing puncuation</w:t>
      </w:r>
    </w:p>
  </w:comment>
  <w:comment w:id="1050" w:author="Windows User" w:date="2015-07-14T08:55:00Z" w:initials="WU">
    <w:p w:rsidR="00C104A1" w:rsidRDefault="00C104A1">
      <w:pPr>
        <w:pStyle w:val="CommentText"/>
      </w:pPr>
      <w:r>
        <w:rPr>
          <w:rStyle w:val="CommentReference"/>
        </w:rPr>
        <w:annotationRef/>
      </w:r>
      <w:r>
        <w:t>Worked?</w:t>
      </w:r>
    </w:p>
  </w:comment>
  <w:comment w:id="1051" w:author="Windows User" w:date="2015-07-14T08:55:00Z" w:initials="WU">
    <w:p w:rsidR="00C104A1" w:rsidRDefault="00C104A1">
      <w:pPr>
        <w:pStyle w:val="CommentText"/>
      </w:pPr>
      <w:r>
        <w:rPr>
          <w:rStyle w:val="CommentReference"/>
        </w:rPr>
        <w:annotationRef/>
      </w:r>
      <w:r>
        <w:t>Thrice holy or Trisagion?</w:t>
      </w:r>
    </w:p>
  </w:comment>
  <w:comment w:id="1052" w:author="Windows User" w:date="2015-07-14T09:03:00Z" w:initials="WU">
    <w:p w:rsidR="00C104A1" w:rsidRPr="00936DE7" w:rsidRDefault="00C104A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53" w:author="Windows User" w:date="2015-07-14T09:03:00Z" w:initials="WU">
    <w:p w:rsidR="00C104A1" w:rsidRDefault="00C104A1">
      <w:pPr>
        <w:pStyle w:val="CommentText"/>
      </w:pPr>
      <w:r>
        <w:rPr>
          <w:rStyle w:val="CommentReference"/>
        </w:rPr>
        <w:annotationRef/>
      </w:r>
      <w:r>
        <w:t>Right translation?</w:t>
      </w:r>
    </w:p>
  </w:comment>
  <w:comment w:id="1054" w:author="Windows User" w:date="2015-07-14T12:24:00Z" w:initials="WU">
    <w:p w:rsidR="00C104A1" w:rsidRDefault="00C104A1">
      <w:pPr>
        <w:pStyle w:val="CommentText"/>
      </w:pPr>
      <w:r>
        <w:rPr>
          <w:rStyle w:val="CommentReference"/>
        </w:rPr>
        <w:annotationRef/>
      </w:r>
      <w:r>
        <w:t>What does this mean?</w:t>
      </w:r>
    </w:p>
  </w:comment>
  <w:comment w:id="1055" w:author="Windows User" w:date="2015-07-14T12:24:00Z" w:initials="WU">
    <w:p w:rsidR="00C104A1" w:rsidRDefault="00C104A1">
      <w:pPr>
        <w:pStyle w:val="CommentText"/>
      </w:pPr>
      <w:r>
        <w:rPr>
          <w:rStyle w:val="CommentReference"/>
        </w:rPr>
        <w:annotationRef/>
      </w:r>
      <w:r>
        <w:t>To the end?</w:t>
      </w:r>
    </w:p>
  </w:comment>
  <w:comment w:id="1056" w:author="Windows User" w:date="2015-07-14T20:49:00Z" w:initials="WU">
    <w:p w:rsidR="00C104A1" w:rsidRDefault="00C104A1">
      <w:pPr>
        <w:pStyle w:val="CommentText"/>
      </w:pPr>
      <w:r>
        <w:rPr>
          <w:rStyle w:val="CommentReference"/>
        </w:rPr>
        <w:annotationRef/>
      </w:r>
      <w:r>
        <w:t>Or freedom?</w:t>
      </w:r>
    </w:p>
  </w:comment>
  <w:comment w:id="1057" w:author="Windows User" w:date="2015-07-14T20:49:00Z" w:initials="WU">
    <w:p w:rsidR="00C104A1" w:rsidRDefault="00C104A1">
      <w:pPr>
        <w:pStyle w:val="CommentText"/>
      </w:pPr>
      <w:r>
        <w:rPr>
          <w:rStyle w:val="CommentReference"/>
        </w:rPr>
        <w:annotationRef/>
      </w:r>
      <w:r>
        <w:t>Or establish?</w:t>
      </w:r>
    </w:p>
  </w:comment>
  <w:comment w:id="1061" w:author="Windows User" w:date="2015-09-10T08:15:00Z" w:initials="WU">
    <w:p w:rsidR="00C104A1" w:rsidRDefault="00C104A1">
      <w:pPr>
        <w:pStyle w:val="CommentText"/>
      </w:pPr>
      <w:r>
        <w:rPr>
          <w:rStyle w:val="CommentReference"/>
        </w:rPr>
        <w:annotationRef/>
      </w:r>
      <w:r>
        <w:t>Is this the correct date?</w:t>
      </w:r>
    </w:p>
  </w:comment>
  <w:comment w:id="1094" w:author="Windows User" w:date="2015-07-14T21:15:00Z" w:initials="WU">
    <w:p w:rsidR="00C104A1" w:rsidRDefault="00C104A1">
      <w:pPr>
        <w:pStyle w:val="CommentText"/>
      </w:pPr>
      <w:r>
        <w:rPr>
          <w:rStyle w:val="CommentReference"/>
        </w:rPr>
        <w:annotationRef/>
      </w:r>
      <w:r>
        <w:t>Can this be reworded?</w:t>
      </w:r>
    </w:p>
  </w:comment>
  <w:comment w:id="1095" w:author="Windows User" w:date="2015-07-15T08:35:00Z" w:initials="WU">
    <w:p w:rsidR="00C104A1" w:rsidRDefault="00C104A1">
      <w:pPr>
        <w:pStyle w:val="CommentText"/>
      </w:pPr>
      <w:r>
        <w:rPr>
          <w:rStyle w:val="CommentReference"/>
        </w:rPr>
        <w:annotationRef/>
      </w:r>
      <w:r>
        <w:t>Check other books for alternate word here.</w:t>
      </w:r>
    </w:p>
  </w:comment>
  <w:comment w:id="1096" w:author="Windows User" w:date="2015-07-15T08:35:00Z" w:initials="WU">
    <w:p w:rsidR="00C104A1" w:rsidRDefault="00C104A1">
      <w:pPr>
        <w:pStyle w:val="CommentText"/>
      </w:pPr>
      <w:r>
        <w:rPr>
          <w:rStyle w:val="CommentReference"/>
        </w:rPr>
        <w:annotationRef/>
      </w:r>
      <w:r>
        <w:t>Nations or peoples?</w:t>
      </w:r>
    </w:p>
  </w:comment>
  <w:comment w:id="1097" w:author="Windows User" w:date="2015-07-15T08:35:00Z" w:initials="WU">
    <w:p w:rsidR="00C104A1" w:rsidRDefault="00C104A1">
      <w:pPr>
        <w:pStyle w:val="CommentText"/>
      </w:pPr>
      <w:r>
        <w:rPr>
          <w:rStyle w:val="CommentReference"/>
        </w:rPr>
        <w:annotationRef/>
      </w:r>
      <w:r>
        <w:t>Burned or consumed?</w:t>
      </w:r>
    </w:p>
  </w:comment>
  <w:comment w:id="1098" w:author="Windows User" w:date="2015-07-15T08:35:00Z" w:initials="WU">
    <w:p w:rsidR="00C104A1" w:rsidRDefault="00C104A1">
      <w:pPr>
        <w:pStyle w:val="CommentText"/>
      </w:pPr>
      <w:r>
        <w:rPr>
          <w:rStyle w:val="CommentReference"/>
        </w:rPr>
        <w:annotationRef/>
      </w:r>
      <w:r>
        <w:t>?</w:t>
      </w:r>
    </w:p>
  </w:comment>
  <w:comment w:id="1099" w:author="Windows User" w:date="2015-07-15T08:33:00Z" w:initials="WU">
    <w:p w:rsidR="00C104A1" w:rsidRPr="0098028B" w:rsidRDefault="00C104A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01" w:author="Windows User" w:date="2015-08-31T12:49:00Z" w:initials="WU">
    <w:p w:rsidR="00C104A1" w:rsidRDefault="00C104A1">
      <w:pPr>
        <w:pStyle w:val="CommentText"/>
      </w:pPr>
      <w:r>
        <w:rPr>
          <w:rStyle w:val="CommentReference"/>
        </w:rPr>
        <w:annotationRef/>
      </w:r>
      <w:r>
        <w:t>Synaxarium has St. James dying twice… likely one of them should be St. John!</w:t>
      </w:r>
    </w:p>
  </w:comment>
  <w:comment w:id="1109" w:author="Windows User" w:date="2015-10-01T08:19:00Z" w:initials="WU">
    <w:p w:rsidR="00C104A1" w:rsidRDefault="00C104A1">
      <w:pPr>
        <w:pStyle w:val="CommentText"/>
      </w:pPr>
      <w:r>
        <w:rPr>
          <w:rStyle w:val="CommentReference"/>
        </w:rPr>
        <w:annotationRef/>
      </w:r>
      <w:r>
        <w:t>Ramez says print synacarium may have him in july</w:t>
      </w:r>
    </w:p>
  </w:comment>
  <w:comment w:id="1110" w:author="Windows User" w:date="2015-07-15T08:52:00Z" w:initials="WU">
    <w:p w:rsidR="00C104A1" w:rsidRDefault="00C104A1">
      <w:pPr>
        <w:pStyle w:val="CommentText"/>
      </w:pPr>
      <w:r>
        <w:rPr>
          <w:rStyle w:val="CommentReference"/>
        </w:rPr>
        <w:annotationRef/>
      </w:r>
      <w:r>
        <w:t>Approached? What does this vs mean?</w:t>
      </w:r>
    </w:p>
  </w:comment>
  <w:comment w:id="1111" w:author="Windows User" w:date="2015-07-15T08:50:00Z" w:initials="WU">
    <w:p w:rsidR="00C104A1" w:rsidRPr="00035775" w:rsidRDefault="00C104A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12" w:author="Windows User" w:date="2015-09-21T08:54:00Z" w:initials="WU">
    <w:p w:rsidR="00C104A1" w:rsidRDefault="00C104A1">
      <w:pPr>
        <w:pStyle w:val="CommentText"/>
      </w:pPr>
      <w:r>
        <w:rPr>
          <w:rStyle w:val="CommentReference"/>
        </w:rPr>
        <w:annotationRef/>
      </w:r>
      <w:r>
        <w:t>Thoughts?</w:t>
      </w:r>
    </w:p>
  </w:comment>
  <w:comment w:id="1120" w:author="Windows User" w:date="2015-07-15T20:49:00Z" w:initials="WU">
    <w:p w:rsidR="00C104A1" w:rsidRDefault="00C104A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31" w:author="Windows User" w:date="2015-08-31T08:41:00Z" w:initials="WU">
    <w:p w:rsidR="00C104A1" w:rsidRDefault="00C104A1">
      <w:pPr>
        <w:pStyle w:val="CommentText"/>
      </w:pPr>
      <w:r>
        <w:rPr>
          <w:rStyle w:val="CommentReference"/>
        </w:rPr>
        <w:annotationRef/>
      </w:r>
      <w:r>
        <w:t>Completely different.</w:t>
      </w:r>
    </w:p>
  </w:comment>
  <w:comment w:id="1132" w:author="Windows User" w:date="2015-08-31T08:41:00Z" w:initials="WU">
    <w:p w:rsidR="00C104A1" w:rsidRDefault="00C104A1">
      <w:pPr>
        <w:pStyle w:val="CommentText"/>
      </w:pPr>
      <w:r>
        <w:rPr>
          <w:rStyle w:val="CommentReference"/>
        </w:rPr>
        <w:annotationRef/>
      </w:r>
      <w:r>
        <w:t>With or in?</w:t>
      </w:r>
    </w:p>
  </w:comment>
  <w:comment w:id="1133" w:author="Windows User" w:date="2015-08-31T08:41:00Z" w:initials="WU">
    <w:p w:rsidR="00C104A1" w:rsidRDefault="00C104A1">
      <w:pPr>
        <w:pStyle w:val="CommentText"/>
      </w:pPr>
      <w:r>
        <w:rPr>
          <w:rStyle w:val="CommentReference"/>
        </w:rPr>
        <w:annotationRef/>
      </w:r>
    </w:p>
  </w:comment>
  <w:comment w:id="1134" w:author="Windows User" w:date="2015-08-31T08:41:00Z" w:initials="WU">
    <w:p w:rsidR="00C104A1" w:rsidRDefault="00C104A1">
      <w:pPr>
        <w:pStyle w:val="CommentText"/>
      </w:pPr>
      <w:r>
        <w:rPr>
          <w:rStyle w:val="CommentReference"/>
        </w:rPr>
        <w:annotationRef/>
      </w:r>
      <w:r>
        <w:t>Sound or voice?</w:t>
      </w:r>
    </w:p>
  </w:comment>
  <w:comment w:id="1135" w:author="Windows User" w:date="2015-08-31T08:50:00Z" w:initials="WU">
    <w:p w:rsidR="00C104A1" w:rsidRDefault="00C104A1">
      <w:pPr>
        <w:pStyle w:val="CommentText"/>
      </w:pPr>
      <w:r>
        <w:rPr>
          <w:rStyle w:val="CommentReference"/>
        </w:rPr>
        <w:annotationRef/>
      </w:r>
      <w:r>
        <w:t>Open to suggetions.</w:t>
      </w:r>
    </w:p>
  </w:comment>
  <w:comment w:id="1136" w:author="Windows User" w:date="2015-08-31T08:50:00Z" w:initials="WU">
    <w:p w:rsidR="00C104A1" w:rsidRDefault="00C104A1">
      <w:pPr>
        <w:pStyle w:val="CommentText"/>
      </w:pPr>
      <w:r>
        <w:rPr>
          <w:rStyle w:val="CommentReference"/>
        </w:rPr>
        <w:annotationRef/>
      </w:r>
      <w:r>
        <w:t>Before?</w:t>
      </w:r>
    </w:p>
  </w:comment>
  <w:comment w:id="1137" w:author="Windows User" w:date="2015-08-31T08:50:00Z" w:initials="WU">
    <w:p w:rsidR="00C104A1" w:rsidRDefault="00C104A1">
      <w:pPr>
        <w:pStyle w:val="CommentText"/>
      </w:pPr>
      <w:r>
        <w:rPr>
          <w:rStyle w:val="CommentReference"/>
        </w:rPr>
        <w:annotationRef/>
      </w:r>
      <w:r>
        <w:t>Nations?</w:t>
      </w:r>
    </w:p>
  </w:comment>
  <w:comment w:id="1138" w:author="Windows User" w:date="2015-08-31T08:50:00Z" w:initials="WU">
    <w:p w:rsidR="00C104A1" w:rsidRDefault="00C104A1">
      <w:pPr>
        <w:pStyle w:val="CommentText"/>
      </w:pPr>
      <w:r>
        <w:rPr>
          <w:rStyle w:val="CommentReference"/>
        </w:rPr>
        <w:annotationRef/>
      </w:r>
      <w:r>
        <w:t>?</w:t>
      </w:r>
    </w:p>
  </w:comment>
  <w:comment w:id="1158" w:author="Windows User" w:date="2015-09-08T12:35:00Z" w:initials="WU">
    <w:p w:rsidR="00C104A1" w:rsidRDefault="00C104A1">
      <w:pPr>
        <w:pStyle w:val="CommentText"/>
      </w:pPr>
      <w:r>
        <w:rPr>
          <w:rStyle w:val="CommentReference"/>
        </w:rPr>
        <w:annotationRef/>
      </w:r>
      <w:r>
        <w:t>?</w:t>
      </w:r>
    </w:p>
  </w:comment>
  <w:comment w:id="1159" w:author="Windows User" w:date="2015-09-10T12:39:00Z" w:initials="WU">
    <w:p w:rsidR="00C104A1" w:rsidRDefault="00C104A1">
      <w:pPr>
        <w:pStyle w:val="CommentText"/>
      </w:pPr>
      <w:r>
        <w:rPr>
          <w:rStyle w:val="CommentReference"/>
        </w:rPr>
        <w:annotationRef/>
      </w:r>
      <w:r>
        <w:t>Abba Noub, abanoub, Apa Noub, Apnoub?</w:t>
      </w:r>
    </w:p>
  </w:comment>
  <w:comment w:id="1160" w:author="Windows User" w:date="2015-09-10T12:39:00Z" w:initials="WU">
    <w:p w:rsidR="00C104A1" w:rsidRDefault="00C104A1">
      <w:pPr>
        <w:pStyle w:val="CommentText"/>
      </w:pPr>
      <w:r>
        <w:rPr>
          <w:rStyle w:val="CommentReference"/>
        </w:rPr>
        <w:annotationRef/>
      </w:r>
      <w:r>
        <w:t>Upright, or orthodox?</w:t>
      </w:r>
    </w:p>
  </w:comment>
  <w:comment w:id="1164" w:author="Windows User" w:date="2015-09-01T12:42:00Z" w:initials="WU">
    <w:p w:rsidR="00C104A1" w:rsidRDefault="00C104A1">
      <w:pPr>
        <w:pStyle w:val="CommentText"/>
      </w:pPr>
      <w:r>
        <w:rPr>
          <w:rStyle w:val="CommentReference"/>
        </w:rPr>
        <w:annotationRef/>
      </w:r>
      <w:r>
        <w:t>Are we going with ti agia = saint and ti ethowab = the holy?</w:t>
      </w:r>
    </w:p>
  </w:comment>
  <w:comment w:id="1175" w:author="Windows User" w:date="2015-10-06T08:48:00Z" w:initials="WU">
    <w:p w:rsidR="00C104A1" w:rsidRPr="00F905FE" w:rsidRDefault="00C104A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6" w:author="Windows User" w:date="2015-10-06T08:48:00Z" w:initials="WU">
    <w:p w:rsidR="00C104A1" w:rsidRDefault="00C104A1">
      <w:pPr>
        <w:pStyle w:val="CommentText"/>
      </w:pPr>
      <w:r>
        <w:rPr>
          <w:rStyle w:val="CommentReference"/>
        </w:rPr>
        <w:annotationRef/>
      </w:r>
      <w:r>
        <w:t>Typo?</w:t>
      </w:r>
    </w:p>
  </w:comment>
  <w:comment w:id="1190" w:author="Windows User" w:date="2015-08-24T09:20:00Z" w:initials="WU">
    <w:p w:rsidR="00C104A1" w:rsidRPr="00DD5DBC" w:rsidRDefault="00C104A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91" w:author="Windows User" w:date="2015-08-24T09:23:00Z" w:initials="WU">
    <w:p w:rsidR="00C104A1" w:rsidRDefault="00C104A1">
      <w:pPr>
        <w:pStyle w:val="CommentText"/>
      </w:pPr>
      <w:r>
        <w:rPr>
          <w:rStyle w:val="CommentReference"/>
        </w:rPr>
        <w:annotationRef/>
      </w:r>
      <w:r>
        <w:t>What does the Coptic say?</w:t>
      </w:r>
    </w:p>
  </w:comment>
  <w:comment w:id="1192" w:author="Windows User" w:date="2015-08-24T09:23:00Z" w:initials="WU">
    <w:p w:rsidR="00C104A1" w:rsidRDefault="00C104A1">
      <w:pPr>
        <w:pStyle w:val="CommentText"/>
      </w:pPr>
      <w:r>
        <w:rPr>
          <w:rStyle w:val="CommentReference"/>
        </w:rPr>
        <w:annotationRef/>
      </w:r>
      <w:r>
        <w:t>What is being quoted? 2Cor 5?</w:t>
      </w:r>
    </w:p>
  </w:comment>
  <w:comment w:id="1193" w:author="Windows User" w:date="2015-08-24T09:30:00Z" w:initials="WU">
    <w:p w:rsidR="00C104A1" w:rsidRDefault="00C104A1">
      <w:pPr>
        <w:pStyle w:val="CommentText"/>
      </w:pPr>
      <w:r>
        <w:rPr>
          <w:rStyle w:val="CommentReference"/>
        </w:rPr>
        <w:annotationRef/>
      </w:r>
      <w:r>
        <w:t>This is clearly a late composition, bastardizing other hymns. “our father in heaven, the sinless one, with your good father…” right.</w:t>
      </w:r>
    </w:p>
  </w:comment>
  <w:comment w:id="1194" w:author="Windows User" w:date="2015-08-24T09:30:00Z" w:initials="WU">
    <w:p w:rsidR="00C104A1" w:rsidRDefault="00C104A1">
      <w:pPr>
        <w:pStyle w:val="CommentText"/>
      </w:pPr>
      <w:r>
        <w:rPr>
          <w:rStyle w:val="CommentReference"/>
        </w:rPr>
        <w:annotationRef/>
      </w:r>
      <w:r>
        <w:t>Coptic is different from previous verse. What should English be?</w:t>
      </w:r>
    </w:p>
  </w:comment>
  <w:comment w:id="1195" w:author="Windows User" w:date="2015-08-24T09:30:00Z" w:initials="WU">
    <w:p w:rsidR="00C104A1" w:rsidRDefault="00C104A1">
      <w:pPr>
        <w:pStyle w:val="CommentText"/>
      </w:pPr>
      <w:r>
        <w:rPr>
          <w:rStyle w:val="CommentReference"/>
        </w:rPr>
        <w:annotationRef/>
      </w:r>
      <w:r>
        <w:t>Or athletes? Or athletic martyrs?</w:t>
      </w:r>
    </w:p>
  </w:comment>
  <w:comment w:id="1196" w:author="Windows User" w:date="2015-08-24T09:30:00Z" w:initials="WU">
    <w:p w:rsidR="00C104A1" w:rsidRDefault="00C104A1">
      <w:pPr>
        <w:pStyle w:val="CommentText"/>
      </w:pPr>
      <w:r>
        <w:rPr>
          <w:rStyle w:val="CommentReference"/>
        </w:rPr>
        <w:annotationRef/>
      </w:r>
      <w:r>
        <w:t>Or of the martyrs?</w:t>
      </w:r>
    </w:p>
  </w:comment>
  <w:comment w:id="1197" w:author="Windows User" w:date="2015-08-24T09:30:00Z" w:initials="WU">
    <w:p w:rsidR="00C104A1" w:rsidRDefault="00C104A1">
      <w:pPr>
        <w:pStyle w:val="CommentText"/>
      </w:pPr>
      <w:r>
        <w:rPr>
          <w:rStyle w:val="CommentReference"/>
        </w:rPr>
        <w:annotationRef/>
      </w:r>
      <w:r>
        <w:t>Carries or lifts?</w:t>
      </w:r>
    </w:p>
  </w:comment>
  <w:comment w:id="1198" w:author="Windows User" w:date="2015-08-24T09:30:00Z" w:initials="WU">
    <w:p w:rsidR="00C104A1" w:rsidRDefault="00C104A1">
      <w:pPr>
        <w:pStyle w:val="CommentText"/>
      </w:pPr>
      <w:r>
        <w:rPr>
          <w:rStyle w:val="CommentReference"/>
        </w:rPr>
        <w:annotationRef/>
      </w:r>
      <w:r>
        <w:t>Churches?</w:t>
      </w:r>
    </w:p>
    <w:p w:rsidR="00C104A1" w:rsidRDefault="00C104A1">
      <w:pPr>
        <w:pStyle w:val="CommentText"/>
      </w:pPr>
    </w:p>
  </w:comment>
  <w:comment w:id="1199" w:author="Windows User" w:date="2015-08-24T09:30:00Z" w:initials="WU">
    <w:p w:rsidR="00C104A1" w:rsidRDefault="00C104A1">
      <w:pPr>
        <w:pStyle w:val="CommentText"/>
      </w:pPr>
      <w:r>
        <w:rPr>
          <w:rStyle w:val="CommentReference"/>
        </w:rPr>
        <w:annotationRef/>
      </w:r>
      <w:r>
        <w:t>End?</w:t>
      </w:r>
    </w:p>
  </w:comment>
  <w:comment w:id="1203" w:author="Windows User" w:date="2015-07-16T22:01:00Z" w:initials="WU">
    <w:p w:rsidR="00C104A1" w:rsidRDefault="00C104A1">
      <w:pPr>
        <w:pStyle w:val="CommentText"/>
      </w:pPr>
      <w:r>
        <w:rPr>
          <w:rStyle w:val="CommentReference"/>
        </w:rPr>
        <w:annotationRef/>
      </w:r>
      <w:r>
        <w:t>Or full stop. You are worthy of the glory,</w:t>
      </w:r>
    </w:p>
  </w:comment>
  <w:comment w:id="1207" w:author="Windows User" w:date="2015-08-24T12:04:00Z" w:initials="WU">
    <w:p w:rsidR="00C104A1" w:rsidRDefault="00C104A1">
      <w:pPr>
        <w:pStyle w:val="CommentText"/>
      </w:pPr>
      <w:r>
        <w:rPr>
          <w:rStyle w:val="CommentReference"/>
        </w:rPr>
        <w:annotationRef/>
      </w:r>
      <w:r>
        <w:t>?</w:t>
      </w:r>
    </w:p>
  </w:comment>
  <w:comment w:id="1208" w:author="Windows User" w:date="2015-08-24T12:17:00Z" w:initials="WU">
    <w:p w:rsidR="00C104A1" w:rsidRDefault="00C104A1">
      <w:pPr>
        <w:pStyle w:val="CommentText"/>
      </w:pPr>
      <w:r>
        <w:rPr>
          <w:rStyle w:val="CommentReference"/>
        </w:rPr>
        <w:annotationRef/>
      </w:r>
      <w:r>
        <w:t>Is? Or will be? Exalted, or highly exalted?</w:t>
      </w:r>
    </w:p>
  </w:comment>
  <w:comment w:id="1209" w:author="Windows User" w:date="2015-07-16T22:13:00Z" w:initials="WU">
    <w:p w:rsidR="00C104A1" w:rsidRDefault="00C104A1">
      <w:pPr>
        <w:pStyle w:val="CommentText"/>
      </w:pPr>
      <w:r>
        <w:rPr>
          <w:rStyle w:val="CommentReference"/>
        </w:rPr>
        <w:annotationRef/>
      </w:r>
      <w:r>
        <w:t>Bring or offer</w:t>
      </w:r>
    </w:p>
  </w:comment>
  <w:comment w:id="1210" w:author="Windows User" w:date="2015-07-16T22:13:00Z" w:initials="WU">
    <w:p w:rsidR="00C104A1" w:rsidRDefault="00C104A1">
      <w:pPr>
        <w:pStyle w:val="CommentText"/>
      </w:pPr>
      <w:r>
        <w:rPr>
          <w:rStyle w:val="CommentReference"/>
        </w:rPr>
        <w:annotationRef/>
      </w:r>
      <w:r>
        <w:t>Spelling?</w:t>
      </w:r>
    </w:p>
  </w:comment>
  <w:comment w:id="1214" w:author="Windows User" w:date="2015-08-24T12:22:00Z" w:initials="WU">
    <w:p w:rsidR="00C104A1" w:rsidRDefault="00C104A1">
      <w:pPr>
        <w:pStyle w:val="CommentText"/>
      </w:pPr>
      <w:r>
        <w:rPr>
          <w:rStyle w:val="CommentReference"/>
        </w:rPr>
        <w:annotationRef/>
      </w:r>
      <w:r>
        <w:t>Name or Holy Name?</w:t>
      </w:r>
    </w:p>
  </w:comment>
  <w:comment w:id="1218" w:author="Windows User" w:date="2015-08-24T12:30:00Z" w:initials="WU">
    <w:p w:rsidR="00C104A1" w:rsidRDefault="00C104A1">
      <w:pPr>
        <w:pStyle w:val="CommentText"/>
      </w:pPr>
      <w:r>
        <w:rPr>
          <w:rStyle w:val="CommentReference"/>
        </w:rPr>
        <w:annotationRef/>
      </w:r>
      <w:r>
        <w:t>Christ or Jesus Christ?</w:t>
      </w:r>
    </w:p>
  </w:comment>
  <w:comment w:id="1222" w:author="Windows User" w:date="2015-08-24T12:34:00Z" w:initials="WU">
    <w:p w:rsidR="00C104A1" w:rsidRDefault="00C104A1">
      <w:pPr>
        <w:pStyle w:val="CommentText"/>
      </w:pPr>
      <w:r>
        <w:rPr>
          <w:rStyle w:val="CommentReference"/>
        </w:rPr>
        <w:annotationRef/>
      </w:r>
      <w:r>
        <w:t>Name or Holy Name?</w:t>
      </w:r>
    </w:p>
  </w:comment>
  <w:comment w:id="1223" w:author="Windows User" w:date="2015-08-24T12:34:00Z" w:initials="WU">
    <w:p w:rsidR="00C104A1" w:rsidRDefault="00C104A1">
      <w:pPr>
        <w:pStyle w:val="CommentText"/>
      </w:pPr>
      <w:r>
        <w:rPr>
          <w:rStyle w:val="CommentReference"/>
        </w:rPr>
        <w:annotationRef/>
      </w:r>
      <w:r>
        <w:t>To Him? Or by His might/power?</w:t>
      </w:r>
    </w:p>
  </w:comment>
  <w:comment w:id="1224" w:author="Windows User" w:date="2015-08-24T12:34:00Z" w:initials="WU">
    <w:p w:rsidR="00C104A1" w:rsidRDefault="00C104A1">
      <w:pPr>
        <w:pStyle w:val="CommentText"/>
      </w:pPr>
      <w:r>
        <w:rPr>
          <w:rStyle w:val="CommentReference"/>
        </w:rPr>
        <w:annotationRef/>
      </w:r>
      <w:r>
        <w:t>Might, or may?</w:t>
      </w:r>
    </w:p>
  </w:comment>
  <w:comment w:id="1225" w:author="Windows User" w:date="2015-08-24T12:34:00Z" w:initials="WU">
    <w:p w:rsidR="00C104A1" w:rsidRDefault="00C104A1" w:rsidP="00F77A5B">
      <w:pPr>
        <w:pStyle w:val="CommentText"/>
      </w:pPr>
      <w:r>
        <w:rPr>
          <w:rStyle w:val="CommentReference"/>
        </w:rPr>
        <w:annotationRef/>
      </w:r>
      <w:r>
        <w:t>Christ or Jesus Christ?</w:t>
      </w:r>
    </w:p>
  </w:comment>
  <w:comment w:id="1226" w:author="Windows User" w:date="2015-07-17T22:26:00Z" w:initials="WU">
    <w:p w:rsidR="00C104A1" w:rsidRDefault="00C104A1">
      <w:pPr>
        <w:pStyle w:val="CommentText"/>
      </w:pPr>
      <w:r>
        <w:rPr>
          <w:rStyle w:val="CommentReference"/>
        </w:rPr>
        <w:annotationRef/>
      </w:r>
      <w:r>
        <w:t>Miracles?</w:t>
      </w:r>
    </w:p>
  </w:comment>
  <w:comment w:id="1230" w:author="Windows User" w:date="2015-08-24T12:38:00Z" w:initials="WU">
    <w:p w:rsidR="00C104A1" w:rsidRDefault="00C104A1">
      <w:pPr>
        <w:pStyle w:val="CommentText"/>
      </w:pPr>
      <w:r>
        <w:rPr>
          <w:rStyle w:val="CommentReference"/>
        </w:rPr>
        <w:annotationRef/>
      </w:r>
      <w:r>
        <w:t>Name or Holy Name?</w:t>
      </w:r>
    </w:p>
  </w:comment>
  <w:comment w:id="1231" w:author="Windows User" w:date="2015-08-24T12:38:00Z" w:initials="WU">
    <w:p w:rsidR="00C104A1" w:rsidRDefault="00C104A1">
      <w:pPr>
        <w:pStyle w:val="CommentText"/>
      </w:pPr>
      <w:r>
        <w:rPr>
          <w:rStyle w:val="CommentReference"/>
        </w:rPr>
        <w:annotationRef/>
      </w:r>
      <w:r>
        <w:t>To Him? Or by His might/power?</w:t>
      </w:r>
    </w:p>
  </w:comment>
  <w:comment w:id="1232" w:author="Windows User" w:date="2015-08-24T12:38:00Z" w:initials="WU">
    <w:p w:rsidR="00C104A1" w:rsidRDefault="00C104A1">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180" w:rsidRDefault="00FC4180" w:rsidP="006D61CA">
      <w:pPr>
        <w:spacing w:after="0" w:line="240" w:lineRule="auto"/>
      </w:pPr>
      <w:r>
        <w:separator/>
      </w:r>
    </w:p>
  </w:endnote>
  <w:endnote w:type="continuationSeparator" w:id="0">
    <w:p w:rsidR="00FC4180" w:rsidRDefault="00FC418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A1" w:rsidRPr="009654EE" w:rsidRDefault="00C104A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12614">
      <w:rPr>
        <w:noProof/>
        <w:lang w:val="en-US"/>
      </w:rPr>
      <w:t>iii</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A1" w:rsidRPr="006D61CA" w:rsidRDefault="00C104A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12614">
      <w:rPr>
        <w:noProof/>
        <w:lang w:val="en-US"/>
      </w:rPr>
      <w:t>780</w:t>
    </w:r>
    <w:r w:rsidRPr="006D61CA">
      <w:rPr>
        <w:lang w:val="en-US"/>
      </w:rPr>
      <w:fldChar w:fldCharType="end"/>
    </w:r>
  </w:p>
  <w:p w:rsidR="00C104A1" w:rsidRDefault="00C104A1"/>
  <w:p w:rsidR="00C104A1" w:rsidRDefault="00C104A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180" w:rsidRDefault="00FC4180" w:rsidP="006D61CA">
      <w:pPr>
        <w:spacing w:after="0" w:line="240" w:lineRule="auto"/>
      </w:pPr>
      <w:r>
        <w:separator/>
      </w:r>
    </w:p>
  </w:footnote>
  <w:footnote w:type="continuationSeparator" w:id="0">
    <w:p w:rsidR="00FC4180" w:rsidRDefault="00FC4180" w:rsidP="006D61CA">
      <w:pPr>
        <w:spacing w:after="0" w:line="240" w:lineRule="auto"/>
      </w:pPr>
      <w:r>
        <w:continuationSeparator/>
      </w:r>
    </w:p>
  </w:footnote>
  <w:footnote w:id="1">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C104A1" w:rsidRDefault="00C104A1" w:rsidP="0097428E">
      <w:pPr>
        <w:pStyle w:val="footnote"/>
      </w:pPr>
      <w:r>
        <w:rPr>
          <w:rStyle w:val="FootnoteReference"/>
        </w:rPr>
        <w:footnoteRef/>
      </w:r>
      <w:r>
        <w:t xml:space="preserve"> Literally “hegoumens”, as the monastic and priestly orders have been thoroughly confused.</w:t>
      </w:r>
    </w:p>
  </w:footnote>
  <w:footnote w:id="3">
    <w:p w:rsidR="00C104A1" w:rsidRDefault="00C104A1"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rsidR="00C104A1" w:rsidRDefault="00C104A1"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5">
    <w:p w:rsidR="00C104A1" w:rsidRDefault="00C104A1"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6">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7">
    <w:p w:rsidR="00C104A1" w:rsidRDefault="00C104A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rsidR="00C104A1" w:rsidRDefault="00C104A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2">
    <w:p w:rsidR="00C104A1" w:rsidRDefault="00C104A1">
      <w:pPr>
        <w:pStyle w:val="FootnoteText"/>
      </w:pPr>
      <w:r>
        <w:rPr>
          <w:rStyle w:val="FootnoteReference"/>
        </w:rPr>
        <w:footnoteRef/>
      </w:r>
      <w:r>
        <w:t xml:space="preserve"> The alternative, shorter Gospel reading is suppressed in current practice</w:t>
      </w:r>
    </w:p>
  </w:footnote>
  <w:footnote w:id="13">
    <w:p w:rsidR="00C104A1" w:rsidRDefault="00C104A1">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rsidR="00C104A1" w:rsidRPr="004A3E27" w:rsidRDefault="00C104A1"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8">
    <w:p w:rsidR="00C104A1" w:rsidRPr="004A3E27" w:rsidRDefault="00C104A1" w:rsidP="00E54261">
      <w:pPr>
        <w:pStyle w:val="FootnoteText"/>
      </w:pPr>
      <w:r w:rsidRPr="004A3E27">
        <w:rPr>
          <w:rStyle w:val="FootnoteReference"/>
        </w:rPr>
        <w:footnoteRef/>
      </w:r>
      <w:r w:rsidRPr="004A3E27">
        <w:t xml:space="preserve"> ‘An allusion to our Lord’s persecutors mentioned in Acts 4:26’ (St. Augustine).</w:t>
      </w:r>
    </w:p>
  </w:footnote>
  <w:footnote w:id="19">
    <w:p w:rsidR="00C104A1" w:rsidRPr="004A3E27" w:rsidRDefault="00C104A1"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0">
    <w:p w:rsidR="00C104A1" w:rsidRPr="004A3E27" w:rsidRDefault="00C104A1"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1">
    <w:p w:rsidR="00C104A1" w:rsidRPr="004A3E27" w:rsidRDefault="00C104A1"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2">
    <w:p w:rsidR="00C104A1" w:rsidRPr="004A3E27" w:rsidRDefault="00C104A1"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3">
    <w:p w:rsidR="00C104A1" w:rsidRPr="004A3E27" w:rsidRDefault="00C104A1" w:rsidP="00E54261">
      <w:pPr>
        <w:pStyle w:val="FootnoteText"/>
      </w:pPr>
      <w:r w:rsidRPr="004A3E27">
        <w:rPr>
          <w:rStyle w:val="FootnoteReference"/>
        </w:rPr>
        <w:footnoteRef/>
      </w:r>
      <w:r w:rsidRPr="004A3E27">
        <w:t xml:space="preserve"> Pause a moment and give that a little thought.</w:t>
      </w:r>
    </w:p>
  </w:footnote>
  <w:footnote w:id="24">
    <w:p w:rsidR="00C104A1" w:rsidRPr="004A3E27" w:rsidRDefault="00C104A1"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5">
    <w:p w:rsidR="00C104A1" w:rsidRPr="004A3E27" w:rsidRDefault="00C104A1"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6">
    <w:p w:rsidR="00C104A1" w:rsidRPr="004A3E27" w:rsidRDefault="00C104A1"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7">
    <w:p w:rsidR="00C104A1" w:rsidRPr="004A3E27" w:rsidRDefault="00C104A1"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8">
    <w:p w:rsidR="00C104A1" w:rsidRPr="004A3E27" w:rsidRDefault="00C104A1" w:rsidP="00E54261">
      <w:pPr>
        <w:pStyle w:val="FootnoteText"/>
      </w:pPr>
      <w:r w:rsidRPr="004A3E27">
        <w:rPr>
          <w:rStyle w:val="FootnoteReference"/>
        </w:rPr>
        <w:footnoteRef/>
      </w:r>
      <w:r w:rsidRPr="004A3E27">
        <w:t xml:space="preserve"> Or: I rest in peace and fall asleep at once.</w:t>
      </w:r>
    </w:p>
  </w:footnote>
  <w:footnote w:id="29">
    <w:p w:rsidR="00C104A1" w:rsidRPr="004A3E27" w:rsidRDefault="00C104A1" w:rsidP="00E54261">
      <w:pPr>
        <w:pStyle w:val="FootnoteText"/>
      </w:pPr>
      <w:r w:rsidRPr="004A3E27">
        <w:rPr>
          <w:rStyle w:val="FootnoteReference"/>
        </w:rPr>
        <w:footnoteRef/>
      </w:r>
      <w:r w:rsidRPr="004A3E27">
        <w:t xml:space="preserve"> Following the Ethiopian version, which is based on the Septuagint.</w:t>
      </w:r>
    </w:p>
  </w:footnote>
  <w:footnote w:id="30">
    <w:p w:rsidR="00C104A1" w:rsidRPr="004A3E27" w:rsidRDefault="00C104A1"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1">
    <w:p w:rsidR="00C104A1" w:rsidRPr="004A3E27" w:rsidRDefault="00C104A1" w:rsidP="00E54261">
      <w:pPr>
        <w:pStyle w:val="FootnoteText"/>
      </w:pPr>
      <w:r w:rsidRPr="004A3E27">
        <w:rPr>
          <w:rStyle w:val="FootnoteReference"/>
        </w:rPr>
        <w:footnoteRef/>
      </w:r>
      <w:r w:rsidRPr="004A3E27">
        <w:t xml:space="preserve"> cp. Psalm 37:2; Jeremiah 10:24.</w:t>
      </w:r>
    </w:p>
  </w:footnote>
  <w:footnote w:id="32">
    <w:p w:rsidR="00C104A1" w:rsidRPr="004A3E27" w:rsidRDefault="00C104A1"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3">
    <w:p w:rsidR="00C104A1" w:rsidRPr="004A3E27" w:rsidRDefault="00C104A1" w:rsidP="00E54261">
      <w:pPr>
        <w:pStyle w:val="FootnoteText"/>
      </w:pPr>
      <w:r w:rsidRPr="004A3E27">
        <w:rPr>
          <w:rStyle w:val="FootnoteReference"/>
        </w:rPr>
        <w:footnoteRef/>
      </w:r>
      <w:r w:rsidRPr="004A3E27">
        <w:t xml:space="preserve"> cp. Mt. 7:23.</w:t>
      </w:r>
    </w:p>
  </w:footnote>
  <w:footnote w:id="34">
    <w:p w:rsidR="00C104A1" w:rsidRPr="004A3E27" w:rsidRDefault="00C104A1" w:rsidP="00E54261">
      <w:pPr>
        <w:pStyle w:val="FootnoteText"/>
      </w:pPr>
      <w:r w:rsidRPr="004A3E27">
        <w:rPr>
          <w:rStyle w:val="FootnoteReference"/>
        </w:rPr>
        <w:footnoteRef/>
      </w:r>
      <w:r w:rsidRPr="004A3E27">
        <w:t xml:space="preserve"> cp. 1 Pet. 5:8.</w:t>
      </w:r>
    </w:p>
  </w:footnote>
  <w:footnote w:id="35">
    <w:p w:rsidR="00C104A1" w:rsidRPr="004A3E27" w:rsidRDefault="00C104A1" w:rsidP="00E54261">
      <w:pPr>
        <w:pStyle w:val="FootnoteText"/>
      </w:pPr>
      <w:r w:rsidRPr="004A3E27">
        <w:rPr>
          <w:rStyle w:val="FootnoteReference"/>
        </w:rPr>
        <w:footnoteRef/>
      </w:r>
      <w:r w:rsidRPr="004A3E27">
        <w:t xml:space="preserve"> Empties fall (Ephes. 5:18).</w:t>
      </w:r>
    </w:p>
  </w:footnote>
  <w:footnote w:id="36">
    <w:p w:rsidR="00C104A1" w:rsidRPr="004A3E27" w:rsidRDefault="00C104A1"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7">
    <w:p w:rsidR="00C104A1" w:rsidRPr="004A3E27" w:rsidRDefault="00C104A1"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8">
    <w:p w:rsidR="00C104A1" w:rsidRPr="004A3E27" w:rsidRDefault="00C104A1" w:rsidP="00E54261">
      <w:pPr>
        <w:pStyle w:val="FootnoteText"/>
      </w:pPr>
      <w:r w:rsidRPr="004A3E27">
        <w:rPr>
          <w:rStyle w:val="FootnoteReference"/>
        </w:rPr>
        <w:footnoteRef/>
      </w:r>
      <w:r w:rsidRPr="004A3E27">
        <w:t xml:space="preserve"> Mt. 21:16.</w:t>
      </w:r>
    </w:p>
  </w:footnote>
  <w:footnote w:id="39">
    <w:p w:rsidR="00C104A1" w:rsidRPr="004A3E27" w:rsidRDefault="00C104A1"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0">
    <w:p w:rsidR="00C104A1" w:rsidRPr="004A3E27" w:rsidRDefault="00C104A1" w:rsidP="00E54261">
      <w:pPr>
        <w:pStyle w:val="FootnoteText"/>
      </w:pPr>
      <w:r w:rsidRPr="004A3E27">
        <w:rPr>
          <w:rStyle w:val="FootnoteReference"/>
        </w:rPr>
        <w:footnoteRef/>
      </w:r>
      <w:r w:rsidRPr="004A3E27">
        <w:t xml:space="preserve"> Heb. 2:6-8. The Sovereignty of the Son of Man (Messiah).</w:t>
      </w:r>
    </w:p>
  </w:footnote>
  <w:footnote w:id="41">
    <w:p w:rsidR="00C104A1" w:rsidRPr="004A3E27" w:rsidRDefault="00C104A1"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C104A1" w:rsidRPr="004A3E27" w:rsidRDefault="00C104A1" w:rsidP="00435BD3">
      <w:pPr>
        <w:pStyle w:val="FootnoteText"/>
      </w:pPr>
    </w:p>
  </w:footnote>
  <w:footnote w:id="42">
    <w:p w:rsidR="00C104A1" w:rsidRPr="004A3E27" w:rsidRDefault="00C104A1"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3">
    <w:p w:rsidR="00C104A1" w:rsidRPr="004A3E27" w:rsidRDefault="00C104A1"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4">
    <w:p w:rsidR="00C104A1" w:rsidRPr="004A3E27" w:rsidRDefault="00C104A1"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5">
    <w:p w:rsidR="00C104A1" w:rsidRPr="004A3E27" w:rsidRDefault="00C104A1" w:rsidP="00435BD3">
      <w:pPr>
        <w:pStyle w:val="FootnoteText"/>
      </w:pPr>
      <w:r w:rsidRPr="004A3E27">
        <w:rPr>
          <w:rStyle w:val="FootnoteReference"/>
        </w:rPr>
        <w:footnoteRef/>
      </w:r>
      <w:r w:rsidRPr="004A3E27">
        <w:t xml:space="preserve"> cp. 2 Cor. 6:16; 1 Cor. 6:19.</w:t>
      </w:r>
    </w:p>
  </w:footnote>
  <w:footnote w:id="46">
    <w:p w:rsidR="00C104A1" w:rsidRPr="004A3E27" w:rsidRDefault="00C104A1" w:rsidP="00435BD3">
      <w:pPr>
        <w:pStyle w:val="FootnoteText"/>
      </w:pPr>
      <w:r w:rsidRPr="004A3E27">
        <w:rPr>
          <w:rStyle w:val="FootnoteReference"/>
        </w:rPr>
        <w:footnoteRef/>
      </w:r>
      <w:r w:rsidRPr="004A3E27">
        <w:t xml:space="preserve"> cp. Mt. 10:19, 20; Luke 21:12-19.</w:t>
      </w:r>
    </w:p>
  </w:footnote>
  <w:footnote w:id="47">
    <w:p w:rsidR="00C104A1" w:rsidRPr="004A3E27" w:rsidRDefault="00C104A1" w:rsidP="00435BD3">
      <w:pPr>
        <w:pStyle w:val="FootnoteText"/>
      </w:pPr>
      <w:r w:rsidRPr="004A3E27">
        <w:rPr>
          <w:rStyle w:val="FootnoteReference"/>
        </w:rPr>
        <w:footnoteRef/>
      </w:r>
      <w:r w:rsidRPr="004A3E27">
        <w:t xml:space="preserve"> Psalm 13 differs only slightly from Psalm 52. cp. Romans 1:20-25.</w:t>
      </w:r>
    </w:p>
  </w:footnote>
  <w:footnote w:id="48">
    <w:p w:rsidR="00C104A1" w:rsidRPr="004A3E27" w:rsidRDefault="00C104A1"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9">
    <w:p w:rsidR="00C104A1" w:rsidRPr="004A3E27" w:rsidRDefault="00C104A1"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0">
    <w:p w:rsidR="00C104A1" w:rsidRPr="004A3E27" w:rsidRDefault="00C104A1"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1">
    <w:p w:rsidR="00C104A1" w:rsidRPr="004A3E27" w:rsidRDefault="00C104A1" w:rsidP="00435BD3">
      <w:pPr>
        <w:pStyle w:val="FootnoteText"/>
      </w:pPr>
      <w:r w:rsidRPr="004A3E27">
        <w:rPr>
          <w:rStyle w:val="FootnoteReference"/>
        </w:rPr>
        <w:footnoteRef/>
      </w:r>
      <w:r w:rsidRPr="004A3E27">
        <w:t xml:space="preserve"> At: </w:t>
      </w:r>
      <w:r w:rsidRPr="004A3E27">
        <w:rPr>
          <w:i/>
        </w:rPr>
        <w:t>or</w:t>
      </w:r>
      <w:r w:rsidRPr="004A3E27">
        <w:t>, In.</w:t>
      </w:r>
    </w:p>
  </w:footnote>
  <w:footnote w:id="52">
    <w:p w:rsidR="00C104A1" w:rsidRPr="004A3E27" w:rsidRDefault="00C104A1" w:rsidP="00435BD3">
      <w:pPr>
        <w:pStyle w:val="FootnoteText"/>
      </w:pPr>
      <w:r w:rsidRPr="004A3E27">
        <w:rPr>
          <w:rStyle w:val="FootnoteReference"/>
        </w:rPr>
        <w:footnoteRef/>
      </w:r>
      <w:r w:rsidRPr="004A3E27">
        <w:t xml:space="preserve"> i.e. Hear Christ who intercedes on our behalf (1 Cor. 1:30; Rom. 8: 34).</w:t>
      </w:r>
    </w:p>
  </w:footnote>
  <w:footnote w:id="53">
    <w:p w:rsidR="00C104A1" w:rsidRPr="004A3E27" w:rsidRDefault="00C104A1" w:rsidP="00435BD3">
      <w:pPr>
        <w:pStyle w:val="FootnoteText"/>
      </w:pPr>
      <w:r w:rsidRPr="004A3E27">
        <w:rPr>
          <w:rStyle w:val="FootnoteReference"/>
        </w:rPr>
        <w:footnoteRef/>
      </w:r>
      <w:r w:rsidRPr="004A3E27">
        <w:t xml:space="preserve"> cp. 2 Tim. 2:3, 12.</w:t>
      </w:r>
    </w:p>
  </w:footnote>
  <w:footnote w:id="54">
    <w:p w:rsidR="00C104A1" w:rsidRPr="004A3E27" w:rsidRDefault="00C104A1"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5">
    <w:p w:rsidR="00C104A1" w:rsidRPr="004A3E27" w:rsidRDefault="00C104A1" w:rsidP="00435BD3">
      <w:pPr>
        <w:pStyle w:val="FootnoteText"/>
      </w:pPr>
      <w:r w:rsidRPr="004A3E27">
        <w:rPr>
          <w:rStyle w:val="FootnoteReference"/>
        </w:rPr>
        <w:footnoteRef/>
      </w:r>
      <w:r w:rsidRPr="004A3E27">
        <w:t xml:space="preserve"> ‘They cast Me out of their city and now surround Me on the cross’ (St. Augustine).</w:t>
      </w:r>
    </w:p>
  </w:footnote>
  <w:footnote w:id="56">
    <w:p w:rsidR="00C104A1" w:rsidRPr="004A3E27" w:rsidRDefault="00C104A1"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7">
    <w:p w:rsidR="00C104A1" w:rsidRPr="004A3E27" w:rsidRDefault="00C104A1" w:rsidP="00CF35A1">
      <w:pPr>
        <w:pStyle w:val="FootnoteText"/>
      </w:pPr>
      <w:r w:rsidRPr="004A3E27">
        <w:rPr>
          <w:rStyle w:val="FootnoteReference"/>
        </w:rPr>
        <w:footnoteRef/>
      </w:r>
      <w:r w:rsidRPr="004A3E27">
        <w:t xml:space="preserve"> Cp. Acts 2:24.</w:t>
      </w:r>
    </w:p>
  </w:footnote>
  <w:footnote w:id="58">
    <w:p w:rsidR="00C104A1" w:rsidRPr="004A3E27" w:rsidRDefault="00C104A1" w:rsidP="00CF35A1">
      <w:pPr>
        <w:pStyle w:val="FootnoteText"/>
      </w:pPr>
      <w:r w:rsidRPr="004A3E27">
        <w:rPr>
          <w:rStyle w:val="FootnoteReference"/>
        </w:rPr>
        <w:footnoteRef/>
      </w:r>
      <w:r w:rsidRPr="004A3E27">
        <w:t xml:space="preserve"> cp. Exodus 9:23.</w:t>
      </w:r>
    </w:p>
  </w:footnote>
  <w:footnote w:id="59">
    <w:p w:rsidR="00C104A1" w:rsidRPr="004A3E27" w:rsidRDefault="00C104A1"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0">
    <w:p w:rsidR="00C104A1" w:rsidRPr="004A3E27" w:rsidRDefault="00C104A1"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1">
    <w:p w:rsidR="00C104A1" w:rsidRPr="004A3E27" w:rsidRDefault="00C104A1" w:rsidP="00CF35A1">
      <w:pPr>
        <w:pStyle w:val="FootnoteText"/>
      </w:pPr>
      <w:r w:rsidRPr="004A3E27">
        <w:rPr>
          <w:rStyle w:val="FootnoteReference"/>
        </w:rPr>
        <w:footnoteRef/>
      </w:r>
      <w:r w:rsidRPr="004A3E27">
        <w:t xml:space="preserve"> cp. Rev. 21:23.</w:t>
      </w:r>
    </w:p>
  </w:footnote>
  <w:footnote w:id="62">
    <w:p w:rsidR="00C104A1" w:rsidRPr="004A3E27" w:rsidRDefault="00C104A1"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3">
    <w:p w:rsidR="00C104A1" w:rsidRPr="004A3E27" w:rsidRDefault="00C104A1"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4">
    <w:p w:rsidR="00C104A1" w:rsidRPr="004A3E27" w:rsidRDefault="00C104A1" w:rsidP="00CF35A1">
      <w:pPr>
        <w:pStyle w:val="FootnoteText"/>
      </w:pPr>
      <w:r w:rsidRPr="004A3E27">
        <w:rPr>
          <w:rStyle w:val="FootnoteReference"/>
        </w:rPr>
        <w:footnoteRef/>
      </w:r>
      <w:r w:rsidRPr="004A3E27">
        <w:t xml:space="preserve"> Rom. 15:9. Christ in David, Apostles, nations. (cp. Ps. 66:2-6).</w:t>
      </w:r>
    </w:p>
  </w:footnote>
  <w:footnote w:id="65">
    <w:p w:rsidR="00C104A1" w:rsidRPr="004A3E27" w:rsidRDefault="00C104A1"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6">
    <w:p w:rsidR="00C104A1" w:rsidRPr="004A3E27" w:rsidRDefault="00C104A1" w:rsidP="00CF35A1">
      <w:pPr>
        <w:pStyle w:val="FootnoteText"/>
      </w:pPr>
      <w:r w:rsidRPr="004A3E27">
        <w:rPr>
          <w:rStyle w:val="FootnoteReference"/>
        </w:rPr>
        <w:footnoteRef/>
      </w:r>
      <w:r w:rsidRPr="004A3E27">
        <w:t xml:space="preserve"> Rom. 10:18.</w:t>
      </w:r>
    </w:p>
  </w:footnote>
  <w:footnote w:id="67">
    <w:p w:rsidR="00C104A1" w:rsidRPr="004A3E27" w:rsidRDefault="00C104A1" w:rsidP="00CF35A1">
      <w:pPr>
        <w:pStyle w:val="FootnoteText"/>
      </w:pPr>
      <w:r w:rsidRPr="004A3E27">
        <w:rPr>
          <w:rStyle w:val="FootnoteReference"/>
        </w:rPr>
        <w:footnoteRef/>
      </w:r>
      <w:r w:rsidRPr="004A3E27">
        <w:t xml:space="preserve"> cp. Ps. 88:38.</w:t>
      </w:r>
    </w:p>
  </w:footnote>
  <w:footnote w:id="68">
    <w:p w:rsidR="00C104A1" w:rsidRPr="004A3E27" w:rsidRDefault="00C104A1" w:rsidP="00CF35A1">
      <w:pPr>
        <w:pStyle w:val="FootnoteText"/>
      </w:pPr>
      <w:r w:rsidRPr="004A3E27">
        <w:rPr>
          <w:rStyle w:val="FootnoteReference"/>
        </w:rPr>
        <w:footnoteRef/>
      </w:r>
      <w:r w:rsidRPr="004A3E27">
        <w:t xml:space="preserve"> cp. Ps. 118:72.</w:t>
      </w:r>
    </w:p>
  </w:footnote>
  <w:footnote w:id="69">
    <w:p w:rsidR="00C104A1" w:rsidRPr="004A3E27" w:rsidRDefault="00C104A1"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0">
    <w:p w:rsidR="00C104A1" w:rsidRPr="004A3E27" w:rsidRDefault="00C104A1"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1">
    <w:p w:rsidR="00C104A1" w:rsidRPr="004A3E27" w:rsidRDefault="00C104A1"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2">
    <w:p w:rsidR="00C104A1" w:rsidRPr="004A3E27" w:rsidRDefault="00C104A1"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3">
    <w:p w:rsidR="00C104A1" w:rsidRPr="004A3E27" w:rsidRDefault="00C104A1" w:rsidP="00CF35A1">
      <w:pPr>
        <w:pStyle w:val="FootnoteText"/>
      </w:pPr>
      <w:r w:rsidRPr="004A3E27">
        <w:rPr>
          <w:rStyle w:val="FootnoteReference"/>
        </w:rPr>
        <w:footnoteRef/>
      </w:r>
      <w:r w:rsidRPr="004A3E27">
        <w:t xml:space="preserve"> ‘Christ died that we might live’ (1 Thess. 5:10; 1 Pet. 2:24).</w:t>
      </w:r>
    </w:p>
  </w:footnote>
  <w:footnote w:id="74">
    <w:p w:rsidR="00C104A1" w:rsidRPr="004A3E27" w:rsidRDefault="00C104A1" w:rsidP="00CF35A1">
      <w:pPr>
        <w:pStyle w:val="FootnoteText"/>
      </w:pPr>
      <w:r w:rsidRPr="004A3E27">
        <w:rPr>
          <w:rStyle w:val="FootnoteReference"/>
        </w:rPr>
        <w:footnoteRef/>
      </w:r>
      <w:r w:rsidRPr="004A3E27">
        <w:t xml:space="preserve"> Dawn is one of Christ’s names (cp. Lk. 1:78; Mal. 4:2).</w:t>
      </w:r>
    </w:p>
  </w:footnote>
  <w:footnote w:id="75">
    <w:p w:rsidR="00C104A1" w:rsidRPr="004A3E27" w:rsidRDefault="00C104A1"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6">
    <w:p w:rsidR="00C104A1" w:rsidRPr="004A3E27" w:rsidRDefault="00C104A1" w:rsidP="00CF35A1">
      <w:pPr>
        <w:pStyle w:val="FootnoteText"/>
      </w:pPr>
      <w:r w:rsidRPr="004A3E27">
        <w:rPr>
          <w:rStyle w:val="FootnoteReference"/>
        </w:rPr>
        <w:footnoteRef/>
      </w:r>
      <w:r w:rsidRPr="004A3E27">
        <w:t xml:space="preserve"> Mt. 27:39,43; Wis. 2:12-20.</w:t>
      </w:r>
    </w:p>
  </w:footnote>
  <w:footnote w:id="77">
    <w:p w:rsidR="00C104A1" w:rsidRPr="004A3E27" w:rsidRDefault="00C104A1" w:rsidP="00CF35A1">
      <w:pPr>
        <w:pStyle w:val="FootnoteText"/>
      </w:pPr>
      <w:r w:rsidRPr="004A3E27">
        <w:rPr>
          <w:rStyle w:val="FootnoteReference"/>
        </w:rPr>
        <w:footnoteRef/>
      </w:r>
      <w:r w:rsidRPr="004A3E27">
        <w:t xml:space="preserve"> Lam. 2:16; 3:46.</w:t>
      </w:r>
    </w:p>
  </w:footnote>
  <w:footnote w:id="78">
    <w:p w:rsidR="00C104A1" w:rsidRPr="004A3E27" w:rsidRDefault="00C104A1" w:rsidP="00CF35A1">
      <w:pPr>
        <w:pStyle w:val="FootnoteText"/>
      </w:pPr>
      <w:r w:rsidRPr="004A3E27">
        <w:rPr>
          <w:rStyle w:val="FootnoteReference"/>
        </w:rPr>
        <w:footnoteRef/>
      </w:r>
      <w:r w:rsidRPr="004A3E27">
        <w:t xml:space="preserve"> Jn. 19:37.</w:t>
      </w:r>
    </w:p>
  </w:footnote>
  <w:footnote w:id="79">
    <w:p w:rsidR="00C104A1" w:rsidRPr="004A3E27" w:rsidRDefault="00C104A1" w:rsidP="00CF35A1">
      <w:pPr>
        <w:pStyle w:val="FootnoteText"/>
      </w:pPr>
      <w:r w:rsidRPr="004A3E27">
        <w:rPr>
          <w:rStyle w:val="FootnoteReference"/>
        </w:rPr>
        <w:footnoteRef/>
      </w:r>
      <w:r w:rsidRPr="004A3E27">
        <w:t xml:space="preserve"> Jn. 19:24.</w:t>
      </w:r>
    </w:p>
  </w:footnote>
  <w:footnote w:id="80">
    <w:p w:rsidR="00C104A1" w:rsidRPr="004A3E27" w:rsidRDefault="00C104A1"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1">
    <w:p w:rsidR="00C104A1" w:rsidRPr="004A3E27" w:rsidRDefault="00C104A1" w:rsidP="00CF35A1">
      <w:pPr>
        <w:pStyle w:val="FootnoteText"/>
      </w:pPr>
      <w:r w:rsidRPr="004A3E27">
        <w:rPr>
          <w:rStyle w:val="FootnoteReference"/>
        </w:rPr>
        <w:footnoteRef/>
      </w:r>
      <w:r w:rsidRPr="004A3E27">
        <w:t xml:space="preserve"> Hebrews 2:12.</w:t>
      </w:r>
    </w:p>
  </w:footnote>
  <w:footnote w:id="82">
    <w:p w:rsidR="00C104A1" w:rsidRPr="004A3E27" w:rsidRDefault="00C104A1"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3">
    <w:p w:rsidR="00C104A1" w:rsidRPr="004A3E27" w:rsidRDefault="00C104A1" w:rsidP="00CF35A1">
      <w:pPr>
        <w:pStyle w:val="FootnoteText"/>
      </w:pPr>
      <w:r w:rsidRPr="004A3E27">
        <w:rPr>
          <w:rStyle w:val="FootnoteReference"/>
        </w:rPr>
        <w:footnoteRef/>
      </w:r>
      <w:r w:rsidRPr="004A3E27">
        <w:t xml:space="preserve"> Romans 3:24-26; John 17:4; 19:30.</w:t>
      </w:r>
    </w:p>
  </w:footnote>
  <w:footnote w:id="84">
    <w:p w:rsidR="00C104A1" w:rsidRPr="004A3E27" w:rsidRDefault="00C104A1"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5">
    <w:p w:rsidR="00C104A1" w:rsidRPr="004A3E27" w:rsidRDefault="00C104A1" w:rsidP="00CF35A1">
      <w:pPr>
        <w:pStyle w:val="FootnoteText"/>
      </w:pPr>
      <w:r w:rsidRPr="004A3E27">
        <w:rPr>
          <w:rStyle w:val="FootnoteReference"/>
        </w:rPr>
        <w:footnoteRef/>
      </w:r>
      <w:r w:rsidRPr="004A3E27">
        <w:t xml:space="preserve"> cp. Ephes. 5:18.</w:t>
      </w:r>
    </w:p>
  </w:footnote>
  <w:footnote w:id="86">
    <w:p w:rsidR="00C104A1" w:rsidRPr="004A3E27" w:rsidRDefault="00C104A1" w:rsidP="00CF35A1">
      <w:pPr>
        <w:pStyle w:val="FootnoteText"/>
      </w:pPr>
      <w:r w:rsidRPr="004A3E27">
        <w:rPr>
          <w:rStyle w:val="FootnoteReference"/>
        </w:rPr>
        <w:footnoteRef/>
      </w:r>
      <w:r w:rsidRPr="004A3E27">
        <w:t xml:space="preserve"> cp. Ps. 26:4.</w:t>
      </w:r>
    </w:p>
  </w:footnote>
  <w:footnote w:id="87">
    <w:p w:rsidR="00C104A1" w:rsidRPr="004A3E27" w:rsidRDefault="00C104A1" w:rsidP="00CF35A1">
      <w:pPr>
        <w:pStyle w:val="FootnoteText"/>
      </w:pPr>
      <w:r w:rsidRPr="004A3E27">
        <w:rPr>
          <w:rStyle w:val="FootnoteReference"/>
        </w:rPr>
        <w:footnoteRef/>
      </w:r>
      <w:r w:rsidRPr="004A3E27">
        <w:t xml:space="preserve"> 1 Cor. 10:26-28; cp. Psalm 49:12.</w:t>
      </w:r>
    </w:p>
  </w:footnote>
  <w:footnote w:id="88">
    <w:p w:rsidR="00C104A1" w:rsidRPr="004A3E27" w:rsidRDefault="00C104A1" w:rsidP="00CF35A1">
      <w:pPr>
        <w:pStyle w:val="FootnoteText"/>
      </w:pPr>
      <w:r w:rsidRPr="004A3E27">
        <w:rPr>
          <w:rStyle w:val="FootnoteReference"/>
        </w:rPr>
        <w:footnoteRef/>
      </w:r>
      <w:r w:rsidRPr="004A3E27">
        <w:t xml:space="preserve"> Is. 2:2; Dan. 2:35; 1 Cor. 10:4.</w:t>
      </w:r>
    </w:p>
  </w:footnote>
  <w:footnote w:id="89">
    <w:p w:rsidR="00C104A1" w:rsidRPr="004A3E27" w:rsidRDefault="00C104A1"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0">
    <w:p w:rsidR="00C104A1" w:rsidRPr="004A3E27" w:rsidRDefault="00C104A1"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1">
    <w:p w:rsidR="00C104A1" w:rsidRPr="004A3E27" w:rsidRDefault="00C104A1"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2">
    <w:p w:rsidR="00C104A1" w:rsidRPr="004A3E27" w:rsidRDefault="00C104A1"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3">
    <w:p w:rsidR="00C104A1" w:rsidRPr="004A3E27" w:rsidRDefault="00C104A1"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4">
    <w:p w:rsidR="00C104A1" w:rsidRPr="004A3E27" w:rsidRDefault="00C104A1"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5">
    <w:p w:rsidR="00C104A1" w:rsidRPr="004A3E27" w:rsidRDefault="00C104A1"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6">
    <w:p w:rsidR="00C104A1" w:rsidRPr="004A3E27" w:rsidRDefault="00C104A1"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7">
    <w:p w:rsidR="00C104A1" w:rsidRPr="004A3E27" w:rsidRDefault="00C104A1" w:rsidP="002D71F0">
      <w:pPr>
        <w:pStyle w:val="FootnoteText"/>
      </w:pPr>
      <w:r w:rsidRPr="004A3E27">
        <w:rPr>
          <w:rStyle w:val="FootnoteReference"/>
        </w:rPr>
        <w:footnoteRef/>
      </w:r>
      <w:r w:rsidRPr="004A3E27">
        <w:t xml:space="preserve"> churches: assemblies, gatherings, congregations (not buildings).</w:t>
      </w:r>
    </w:p>
  </w:footnote>
  <w:footnote w:id="98">
    <w:p w:rsidR="00C104A1" w:rsidRPr="004A3E27" w:rsidRDefault="00C104A1"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9">
    <w:p w:rsidR="00C104A1" w:rsidRPr="004A3E27" w:rsidRDefault="00C104A1"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C104A1" w:rsidRPr="004A3E27" w:rsidRDefault="00C104A1" w:rsidP="002D71F0">
      <w:pPr>
        <w:pStyle w:val="FootnoteText"/>
      </w:pPr>
      <w:r w:rsidRPr="004A3E27">
        <w:tab/>
        <w:t>‘No sweeter fragrance than to follow Christ,</w:t>
      </w:r>
    </w:p>
    <w:p w:rsidR="00C104A1" w:rsidRPr="004A3E27" w:rsidRDefault="00C104A1" w:rsidP="002D71F0">
      <w:pPr>
        <w:pStyle w:val="FootnoteText"/>
      </w:pPr>
      <w:r w:rsidRPr="004A3E27">
        <w:tab/>
        <w:t>when man makes offerings of a holy life,</w:t>
      </w:r>
    </w:p>
    <w:p w:rsidR="00C104A1" w:rsidRPr="004A3E27" w:rsidRDefault="00C104A1" w:rsidP="002D71F0">
      <w:pPr>
        <w:pStyle w:val="FootnoteText"/>
      </w:pPr>
      <w:r w:rsidRPr="004A3E27">
        <w:tab/>
        <w:t>and offers golden deeds in sacrifice’ (St. Prosper).</w:t>
      </w:r>
    </w:p>
  </w:footnote>
  <w:footnote w:id="100">
    <w:p w:rsidR="00C104A1" w:rsidRPr="004A3E27" w:rsidRDefault="00C104A1" w:rsidP="002D71F0">
      <w:pPr>
        <w:pStyle w:val="FootnoteText"/>
      </w:pPr>
      <w:r w:rsidRPr="004A3E27">
        <w:rPr>
          <w:rStyle w:val="FootnoteReference"/>
        </w:rPr>
        <w:footnoteRef/>
      </w:r>
      <w:r w:rsidRPr="004A3E27">
        <w:t xml:space="preserve"> cp. Psalm 21:11.</w:t>
      </w:r>
    </w:p>
  </w:footnote>
  <w:footnote w:id="101">
    <w:p w:rsidR="00C104A1" w:rsidRPr="004A3E27" w:rsidRDefault="00C104A1" w:rsidP="002D71F0">
      <w:pPr>
        <w:pStyle w:val="FootnoteText"/>
      </w:pPr>
      <w:r w:rsidRPr="004A3E27">
        <w:rPr>
          <w:rStyle w:val="FootnoteReference"/>
        </w:rPr>
        <w:footnoteRef/>
      </w:r>
      <w:r w:rsidRPr="004A3E27">
        <w:t xml:space="preserve"> cp. Isaiah 5:12.</w:t>
      </w:r>
    </w:p>
  </w:footnote>
  <w:footnote w:id="102">
    <w:p w:rsidR="00C104A1" w:rsidRPr="004A3E27" w:rsidRDefault="00C104A1" w:rsidP="002D71F0">
      <w:pPr>
        <w:pStyle w:val="FootnoteText"/>
      </w:pPr>
      <w:r w:rsidRPr="004A3E27">
        <w:rPr>
          <w:rStyle w:val="FootnoteReference"/>
        </w:rPr>
        <w:footnoteRef/>
      </w:r>
      <w:r w:rsidRPr="004A3E27">
        <w:t xml:space="preserve"> Cp. Isaiah 40:11; John 10:11.</w:t>
      </w:r>
    </w:p>
  </w:footnote>
  <w:footnote w:id="103">
    <w:p w:rsidR="00C104A1" w:rsidRPr="004A3E27" w:rsidRDefault="00C104A1" w:rsidP="002D71F0">
      <w:pPr>
        <w:pStyle w:val="FootnoteText"/>
      </w:pPr>
      <w:r w:rsidRPr="004A3E27">
        <w:rPr>
          <w:rStyle w:val="FootnoteReference"/>
        </w:rPr>
        <w:footnoteRef/>
      </w:r>
      <w:r w:rsidRPr="004A3E27">
        <w:t xml:space="preserve"> Cp. Exodus 9:23. In thunderstorms deer often cast their young.</w:t>
      </w:r>
    </w:p>
  </w:footnote>
  <w:footnote w:id="104">
    <w:p w:rsidR="00C104A1" w:rsidRPr="004A3E27" w:rsidRDefault="00C104A1"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5">
    <w:p w:rsidR="00C104A1" w:rsidRPr="004A3E27" w:rsidRDefault="00C104A1"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6">
    <w:p w:rsidR="00C104A1" w:rsidRPr="004A3E27" w:rsidRDefault="00C104A1"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7">
    <w:p w:rsidR="00C104A1" w:rsidRPr="004A3E27" w:rsidRDefault="00C104A1" w:rsidP="002D71F0">
      <w:pPr>
        <w:pStyle w:val="FootnoteText"/>
      </w:pPr>
      <w:r w:rsidRPr="004A3E27">
        <w:rPr>
          <w:rStyle w:val="FootnoteReference"/>
        </w:rPr>
        <w:footnoteRef/>
      </w:r>
      <w:r w:rsidRPr="004A3E27">
        <w:t xml:space="preserve"> Blood signifies death (cp. Lev. 17:14).</w:t>
      </w:r>
    </w:p>
  </w:footnote>
  <w:footnote w:id="108">
    <w:p w:rsidR="00C104A1" w:rsidRPr="004A3E27" w:rsidRDefault="00C104A1"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9">
    <w:p w:rsidR="00C104A1" w:rsidRPr="004A3E27" w:rsidRDefault="00C104A1"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0">
    <w:p w:rsidR="00C104A1" w:rsidRPr="004A3E27" w:rsidRDefault="00C104A1" w:rsidP="002D71F0">
      <w:pPr>
        <w:pStyle w:val="FootnoteText"/>
      </w:pPr>
      <w:r w:rsidRPr="004A3E27">
        <w:rPr>
          <w:rStyle w:val="FootnoteReference"/>
        </w:rPr>
        <w:footnoteRef/>
      </w:r>
      <w:r w:rsidRPr="004A3E27">
        <w:t xml:space="preserve"> Luke 23:46.</w:t>
      </w:r>
    </w:p>
  </w:footnote>
  <w:footnote w:id="111">
    <w:p w:rsidR="00C104A1" w:rsidRPr="004A3E27" w:rsidRDefault="00C104A1"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2">
    <w:p w:rsidR="00C104A1" w:rsidRPr="004A3E27" w:rsidRDefault="00C104A1"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3">
    <w:p w:rsidR="00C104A1" w:rsidRPr="004A3E27" w:rsidRDefault="00C104A1" w:rsidP="002D71F0">
      <w:pPr>
        <w:pStyle w:val="FootnoteText"/>
      </w:pPr>
      <w:r w:rsidRPr="004A3E27">
        <w:rPr>
          <w:rStyle w:val="FootnoteReference"/>
        </w:rPr>
        <w:footnoteRef/>
      </w:r>
      <w:r w:rsidRPr="004A3E27">
        <w:t xml:space="preserve"> The sense of separation from God is the great illusion and madness.</w:t>
      </w:r>
    </w:p>
  </w:footnote>
  <w:footnote w:id="114">
    <w:p w:rsidR="00C104A1" w:rsidRPr="004A3E27" w:rsidRDefault="00C104A1"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5">
    <w:p w:rsidR="00C104A1" w:rsidRPr="004A3E27" w:rsidRDefault="00C104A1"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6">
    <w:p w:rsidR="00C104A1" w:rsidRPr="004A3E27" w:rsidRDefault="00C104A1"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7">
    <w:p w:rsidR="00C104A1" w:rsidRPr="004A3E27" w:rsidRDefault="00C104A1" w:rsidP="002D71F0">
      <w:pPr>
        <w:pStyle w:val="FootnoteText"/>
      </w:pPr>
      <w:r w:rsidRPr="004A3E27">
        <w:rPr>
          <w:rStyle w:val="FootnoteReference"/>
        </w:rPr>
        <w:footnoteRef/>
      </w:r>
      <w:r w:rsidRPr="004A3E27">
        <w:t xml:space="preserve"> Man is made for happiness, fruit of grace, forgiveness, right relations, holiness.</w:t>
      </w:r>
    </w:p>
  </w:footnote>
  <w:footnote w:id="118">
    <w:p w:rsidR="00C104A1" w:rsidRPr="004A3E27" w:rsidRDefault="00C104A1"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9">
    <w:p w:rsidR="00C104A1" w:rsidRPr="004A3E27" w:rsidRDefault="00C104A1"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0">
    <w:p w:rsidR="00C104A1" w:rsidRPr="004A3E27" w:rsidRDefault="00C104A1" w:rsidP="00950468">
      <w:pPr>
        <w:pStyle w:val="FootnoteText"/>
      </w:pPr>
      <w:r w:rsidRPr="004A3E27">
        <w:rPr>
          <w:rStyle w:val="FootnoteReference"/>
        </w:rPr>
        <w:footnoteRef/>
      </w:r>
      <w:r w:rsidRPr="004A3E27">
        <w:t xml:space="preserve"> Naturally and spiritually (Jn. 3:3-6).</w:t>
      </w:r>
    </w:p>
  </w:footnote>
  <w:footnote w:id="121">
    <w:p w:rsidR="00C104A1" w:rsidRPr="004A3E27" w:rsidRDefault="00C104A1"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2">
    <w:p w:rsidR="00C104A1" w:rsidRPr="004A3E27" w:rsidRDefault="00C104A1" w:rsidP="00950468">
      <w:pPr>
        <w:pStyle w:val="FootnoteText"/>
      </w:pPr>
      <w:r w:rsidRPr="004A3E27">
        <w:rPr>
          <w:rStyle w:val="FootnoteReference"/>
        </w:rPr>
        <w:footnoteRef/>
      </w:r>
      <w:r w:rsidRPr="004A3E27">
        <w:t xml:space="preserve"> ‘The land of the living.’</w:t>
      </w:r>
    </w:p>
  </w:footnote>
  <w:footnote w:id="123">
    <w:p w:rsidR="00C104A1" w:rsidRPr="004A3E27" w:rsidRDefault="00C104A1"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4">
    <w:p w:rsidR="00C104A1" w:rsidRPr="004A3E27" w:rsidRDefault="00C104A1" w:rsidP="00950468">
      <w:pPr>
        <w:pStyle w:val="FootnoteText"/>
      </w:pPr>
      <w:r w:rsidRPr="004A3E27">
        <w:rPr>
          <w:rStyle w:val="FootnoteReference"/>
        </w:rPr>
        <w:footnoteRef/>
      </w:r>
      <w:r w:rsidRPr="004A3E27">
        <w:t xml:space="preserve"> John 19:1; Mt. 27:26.</w:t>
      </w:r>
    </w:p>
  </w:footnote>
  <w:footnote w:id="125">
    <w:p w:rsidR="00C104A1" w:rsidRPr="004A3E27" w:rsidRDefault="00C104A1" w:rsidP="00950468">
      <w:pPr>
        <w:pStyle w:val="FootnoteText"/>
      </w:pPr>
      <w:r w:rsidRPr="004A3E27">
        <w:rPr>
          <w:rStyle w:val="FootnoteReference"/>
        </w:rPr>
        <w:footnoteRef/>
      </w:r>
      <w:r w:rsidRPr="004A3E27">
        <w:t xml:space="preserve"> cp. Psalm 21:21.</w:t>
      </w:r>
    </w:p>
  </w:footnote>
  <w:footnote w:id="126">
    <w:p w:rsidR="00C104A1" w:rsidRPr="004A3E27" w:rsidRDefault="00C104A1" w:rsidP="00950468">
      <w:pPr>
        <w:pStyle w:val="FootnoteText"/>
      </w:pPr>
      <w:r w:rsidRPr="004A3E27">
        <w:rPr>
          <w:rStyle w:val="FootnoteReference"/>
        </w:rPr>
        <w:footnoteRef/>
      </w:r>
      <w:r w:rsidRPr="004A3E27">
        <w:t xml:space="preserve"> cp. John 15:25.</w:t>
      </w:r>
    </w:p>
  </w:footnote>
  <w:footnote w:id="127">
    <w:p w:rsidR="00C104A1" w:rsidRPr="004A3E27" w:rsidRDefault="00C104A1" w:rsidP="00950468">
      <w:pPr>
        <w:pStyle w:val="FootnoteText"/>
      </w:pPr>
      <w:r w:rsidRPr="004A3E27">
        <w:rPr>
          <w:rStyle w:val="FootnoteReference"/>
        </w:rPr>
        <w:footnoteRef/>
      </w:r>
      <w:r w:rsidRPr="004A3E27">
        <w:t xml:space="preserve"> cp. Psalm 36:30.</w:t>
      </w:r>
    </w:p>
  </w:footnote>
  <w:footnote w:id="128">
    <w:p w:rsidR="00C104A1" w:rsidRPr="004A3E27" w:rsidRDefault="00C104A1" w:rsidP="00950468">
      <w:pPr>
        <w:pStyle w:val="FootnoteText"/>
      </w:pPr>
      <w:r w:rsidRPr="004A3E27">
        <w:rPr>
          <w:rStyle w:val="FootnoteReference"/>
        </w:rPr>
        <w:footnoteRef/>
      </w:r>
      <w:r w:rsidRPr="004A3E27">
        <w:t xml:space="preserve"> cp. Psalm 109:7.</w:t>
      </w:r>
    </w:p>
  </w:footnote>
  <w:footnote w:id="129">
    <w:p w:rsidR="00C104A1" w:rsidRPr="004A3E27" w:rsidRDefault="00C104A1"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0">
    <w:p w:rsidR="00C104A1" w:rsidRPr="004A3E27" w:rsidRDefault="00C104A1" w:rsidP="00950468">
      <w:pPr>
        <w:pStyle w:val="FootnoteText"/>
      </w:pPr>
      <w:r w:rsidRPr="004A3E27">
        <w:rPr>
          <w:rStyle w:val="FootnoteReference"/>
        </w:rPr>
        <w:footnoteRef/>
      </w:r>
      <w:r w:rsidRPr="004A3E27">
        <w:t xml:space="preserve"> ‘The Prophet asks to be free from passion’ (St. Athanasius).</w:t>
      </w:r>
    </w:p>
  </w:footnote>
  <w:footnote w:id="131">
    <w:p w:rsidR="00C104A1" w:rsidRPr="004A3E27" w:rsidRDefault="00C104A1" w:rsidP="00950468">
      <w:pPr>
        <w:pStyle w:val="FootnoteText"/>
      </w:pPr>
      <w:r w:rsidRPr="004A3E27">
        <w:rPr>
          <w:rStyle w:val="FootnoteReference"/>
        </w:rPr>
        <w:footnoteRef/>
      </w:r>
      <w:r w:rsidRPr="004A3E27">
        <w:t xml:space="preserve"> Prov. 24:19.</w:t>
      </w:r>
    </w:p>
  </w:footnote>
  <w:footnote w:id="132">
    <w:p w:rsidR="00C104A1" w:rsidRPr="004A3E27" w:rsidRDefault="00C104A1"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3">
    <w:p w:rsidR="00C104A1" w:rsidRPr="004A3E27" w:rsidRDefault="00C104A1"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4">
    <w:p w:rsidR="00C104A1" w:rsidRPr="004A3E27" w:rsidRDefault="00C104A1"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5">
    <w:p w:rsidR="00C104A1" w:rsidRPr="004A3E27" w:rsidRDefault="00C104A1"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6">
    <w:p w:rsidR="00C104A1" w:rsidRPr="004A3E27" w:rsidRDefault="00C104A1"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7">
    <w:p w:rsidR="00C104A1" w:rsidRPr="004A3E27" w:rsidRDefault="00C104A1"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8">
    <w:p w:rsidR="00C104A1" w:rsidRPr="004A3E27" w:rsidRDefault="00C104A1" w:rsidP="00950468">
      <w:pPr>
        <w:pStyle w:val="FootnoteText"/>
      </w:pPr>
      <w:r w:rsidRPr="004A3E27">
        <w:rPr>
          <w:rStyle w:val="FootnoteReference"/>
        </w:rPr>
        <w:footnoteRef/>
      </w:r>
      <w:r w:rsidRPr="004A3E27">
        <w:t xml:space="preserve"> ‘Remove sin, and then whatever you see in man is of God’ (St. Augustine)</w:t>
      </w:r>
    </w:p>
  </w:footnote>
  <w:footnote w:id="139">
    <w:p w:rsidR="00C104A1" w:rsidRPr="004A3E27" w:rsidRDefault="00C104A1" w:rsidP="00950468">
      <w:pPr>
        <w:pStyle w:val="FootnoteText"/>
      </w:pPr>
      <w:r w:rsidRPr="004A3E27">
        <w:rPr>
          <w:rStyle w:val="FootnoteReference"/>
        </w:rPr>
        <w:footnoteRef/>
      </w:r>
      <w:r w:rsidRPr="004A3E27">
        <w:t xml:space="preserve"> Compare Ps. 36:1, 37 with Proverbs 24: 19-20 (RSV) and Mt. 5:5-9.</w:t>
      </w:r>
    </w:p>
  </w:footnote>
  <w:footnote w:id="140">
    <w:p w:rsidR="00C104A1" w:rsidRPr="004A3E27" w:rsidRDefault="00C104A1" w:rsidP="00950468">
      <w:pPr>
        <w:pStyle w:val="FootnoteText"/>
      </w:pPr>
      <w:r w:rsidRPr="004A3E27">
        <w:rPr>
          <w:rStyle w:val="FootnoteReference"/>
        </w:rPr>
        <w:footnoteRef/>
      </w:r>
      <w:r w:rsidRPr="004A3E27">
        <w:t xml:space="preserve"> cp. Heb. 12:5-13. Psalm 6:2 is identical with 37:2.</w:t>
      </w:r>
    </w:p>
  </w:footnote>
  <w:footnote w:id="141">
    <w:p w:rsidR="00C104A1" w:rsidRPr="004A3E27" w:rsidRDefault="00C104A1" w:rsidP="00950468">
      <w:pPr>
        <w:pStyle w:val="FootnoteText"/>
      </w:pPr>
      <w:r w:rsidRPr="004A3E27">
        <w:rPr>
          <w:rStyle w:val="FootnoteReference"/>
        </w:rPr>
        <w:footnoteRef/>
      </w:r>
      <w:r w:rsidRPr="004A3E27">
        <w:t xml:space="preserve"> cp. Mt. 19:20. ‘One thing you lack’ (Mk. 10:21).</w:t>
      </w:r>
    </w:p>
  </w:footnote>
  <w:footnote w:id="142">
    <w:p w:rsidR="00C104A1" w:rsidRPr="004A3E27" w:rsidRDefault="00C104A1"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3">
    <w:p w:rsidR="00C104A1" w:rsidRPr="004A3E27" w:rsidRDefault="00C104A1"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4">
    <w:p w:rsidR="00C104A1" w:rsidRPr="004A3E27" w:rsidRDefault="00C104A1" w:rsidP="00950468">
      <w:pPr>
        <w:pStyle w:val="FootnoteText"/>
      </w:pPr>
      <w:r w:rsidRPr="004A3E27">
        <w:rPr>
          <w:rStyle w:val="FootnoteReference"/>
        </w:rPr>
        <w:footnoteRef/>
      </w:r>
      <w:r w:rsidRPr="004A3E27">
        <w:t xml:space="preserve"> cp. 1 Sam. 15:22. Love shown in obedience is the true sacrifice.</w:t>
      </w:r>
    </w:p>
  </w:footnote>
  <w:footnote w:id="145">
    <w:p w:rsidR="00C104A1" w:rsidRPr="004A3E27" w:rsidRDefault="00C104A1"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6">
    <w:p w:rsidR="00C104A1" w:rsidRPr="004A3E27" w:rsidRDefault="00C104A1" w:rsidP="00950468">
      <w:pPr>
        <w:pStyle w:val="FootnoteText"/>
      </w:pPr>
      <w:r w:rsidRPr="004A3E27">
        <w:rPr>
          <w:rStyle w:val="FootnoteReference"/>
        </w:rPr>
        <w:footnoteRef/>
      </w:r>
      <w:r w:rsidRPr="004A3E27">
        <w:t xml:space="preserve"> The great universal Church (cp. St. Athanasius).</w:t>
      </w:r>
    </w:p>
  </w:footnote>
  <w:footnote w:id="147">
    <w:p w:rsidR="00C104A1" w:rsidRPr="004A3E27" w:rsidRDefault="00C104A1" w:rsidP="00950468">
      <w:pPr>
        <w:pStyle w:val="FootnoteText"/>
      </w:pPr>
      <w:r w:rsidRPr="004A3E27">
        <w:rPr>
          <w:rStyle w:val="FootnoteReference"/>
        </w:rPr>
        <w:footnoteRef/>
      </w:r>
      <w:r w:rsidRPr="004A3E27">
        <w:t xml:space="preserve"> John 13:30.</w:t>
      </w:r>
    </w:p>
  </w:footnote>
  <w:footnote w:id="148">
    <w:p w:rsidR="00C104A1" w:rsidRPr="004A3E27" w:rsidRDefault="00C104A1"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9">
    <w:p w:rsidR="00C104A1" w:rsidRPr="004A3E27" w:rsidRDefault="00C104A1"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0">
    <w:p w:rsidR="00C104A1" w:rsidRPr="004A3E27" w:rsidRDefault="00C104A1" w:rsidP="00950468">
      <w:pPr>
        <w:pStyle w:val="FootnoteText"/>
      </w:pPr>
      <w:r w:rsidRPr="004A3E27">
        <w:rPr>
          <w:rStyle w:val="FootnoteReference"/>
        </w:rPr>
        <w:footnoteRef/>
      </w:r>
      <w:r w:rsidRPr="004A3E27">
        <w:t xml:space="preserve"> With the Gospel of forgiveness (1 Sam. 24:17-20; Lk. 23:34).</w:t>
      </w:r>
    </w:p>
  </w:footnote>
  <w:footnote w:id="151">
    <w:p w:rsidR="00C104A1" w:rsidRPr="004A3E27" w:rsidRDefault="00C104A1"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2">
    <w:p w:rsidR="00C104A1" w:rsidRPr="004A3E27" w:rsidRDefault="00C104A1"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3">
    <w:p w:rsidR="00C104A1" w:rsidRPr="004A3E27" w:rsidRDefault="00C104A1"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4">
    <w:p w:rsidR="00C104A1" w:rsidRPr="004A3E27" w:rsidRDefault="00C104A1"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5">
    <w:p w:rsidR="00C104A1" w:rsidRPr="004A3E27" w:rsidRDefault="00C104A1"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6">
    <w:p w:rsidR="00C104A1" w:rsidRPr="004A3E27" w:rsidRDefault="00C104A1"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7">
    <w:p w:rsidR="00C104A1" w:rsidRPr="004A3E27" w:rsidRDefault="00C104A1" w:rsidP="00950468">
      <w:pPr>
        <w:pStyle w:val="FootnoteText"/>
      </w:pPr>
      <w:r w:rsidRPr="004A3E27">
        <w:rPr>
          <w:rStyle w:val="FootnoteReference"/>
        </w:rPr>
        <w:footnoteRef/>
      </w:r>
      <w:r w:rsidRPr="004A3E27">
        <w:t xml:space="preserve"> cp. Rev. 19:11-16.</w:t>
      </w:r>
    </w:p>
  </w:footnote>
  <w:footnote w:id="158">
    <w:p w:rsidR="00C104A1" w:rsidRPr="004A3E27" w:rsidRDefault="00C104A1"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9">
    <w:p w:rsidR="00C104A1" w:rsidRPr="004A3E27" w:rsidRDefault="00C104A1"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0">
    <w:p w:rsidR="00C104A1" w:rsidRPr="004A3E27" w:rsidRDefault="00C104A1"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1">
    <w:p w:rsidR="00C104A1" w:rsidRPr="004A3E27" w:rsidRDefault="00C104A1" w:rsidP="00950468">
      <w:pPr>
        <w:pStyle w:val="FootnoteText"/>
      </w:pPr>
      <w:r w:rsidRPr="004A3E27">
        <w:rPr>
          <w:rStyle w:val="FootnoteReference"/>
        </w:rPr>
        <w:footnoteRef/>
      </w:r>
      <w:r w:rsidRPr="004A3E27">
        <w:t xml:space="preserve"> Rev. 22:1.</w:t>
      </w:r>
    </w:p>
  </w:footnote>
  <w:footnote w:id="162">
    <w:p w:rsidR="00C104A1" w:rsidRPr="004A3E27" w:rsidRDefault="00C104A1"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3">
    <w:p w:rsidR="00C104A1" w:rsidRPr="004A3E27" w:rsidRDefault="00C104A1" w:rsidP="00950468">
      <w:pPr>
        <w:pStyle w:val="FootnoteText"/>
      </w:pPr>
      <w:r w:rsidRPr="004A3E27">
        <w:rPr>
          <w:rStyle w:val="FootnoteReference"/>
        </w:rPr>
        <w:footnoteRef/>
      </w:r>
      <w:r w:rsidRPr="004A3E27">
        <w:t xml:space="preserve"> cp. 75:4; Is. 2:4; 11:9; 65:25; Hos. 2:18; Zac. 9:10.</w:t>
      </w:r>
    </w:p>
  </w:footnote>
  <w:footnote w:id="164">
    <w:p w:rsidR="00C104A1" w:rsidRPr="004A3E27" w:rsidRDefault="00C104A1"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5">
    <w:p w:rsidR="00C104A1" w:rsidRPr="004A3E27" w:rsidRDefault="00C104A1" w:rsidP="00A6346F">
      <w:pPr>
        <w:pStyle w:val="FootnoteText"/>
      </w:pPr>
      <w:r w:rsidRPr="004A3E27">
        <w:rPr>
          <w:rStyle w:val="FootnoteReference"/>
        </w:rPr>
        <w:footnoteRef/>
      </w:r>
      <w:r w:rsidRPr="004A3E27">
        <w:t xml:space="preserve"> ‘The calling of the Gentiles is to be understood, as in 71:9’ (St. Athanasius).</w:t>
      </w:r>
    </w:p>
  </w:footnote>
  <w:footnote w:id="166">
    <w:p w:rsidR="00C104A1" w:rsidRPr="004A3E27" w:rsidRDefault="00C104A1" w:rsidP="00A6346F">
      <w:pPr>
        <w:pStyle w:val="FootnoteText"/>
      </w:pPr>
      <w:r w:rsidRPr="004A3E27">
        <w:rPr>
          <w:rStyle w:val="FootnoteReference"/>
        </w:rPr>
        <w:footnoteRef/>
      </w:r>
      <w:r w:rsidRPr="004A3E27">
        <w:t xml:space="preserve"> Cp. Heb. 12:28,29; Deut. 4:24; 9:3; 10:17-21; Neh. 1:5; Zeph. 2:11.</w:t>
      </w:r>
    </w:p>
  </w:footnote>
  <w:footnote w:id="167">
    <w:p w:rsidR="00C104A1" w:rsidRPr="004A3E27" w:rsidRDefault="00C104A1" w:rsidP="00A6346F">
      <w:pPr>
        <w:pStyle w:val="FootnoteText"/>
      </w:pPr>
      <w:r w:rsidRPr="004A3E27">
        <w:rPr>
          <w:rStyle w:val="FootnoteReference"/>
        </w:rPr>
        <w:footnoteRef/>
      </w:r>
      <w:r w:rsidRPr="004A3E27">
        <w:t xml:space="preserve"> Cp. Ex. 15:17; Is. 58:14: I Pet. 1:4.</w:t>
      </w:r>
    </w:p>
  </w:footnote>
  <w:footnote w:id="168">
    <w:p w:rsidR="00C104A1" w:rsidRPr="004A3E27" w:rsidRDefault="00C104A1"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9">
    <w:p w:rsidR="00C104A1" w:rsidRPr="004A3E27" w:rsidRDefault="00C104A1" w:rsidP="00A6346F">
      <w:pPr>
        <w:pStyle w:val="FootnoteText"/>
      </w:pPr>
      <w:r w:rsidRPr="004A3E27">
        <w:rPr>
          <w:rStyle w:val="FootnoteReference"/>
        </w:rPr>
        <w:footnoteRef/>
      </w:r>
      <w:r w:rsidRPr="004A3E27">
        <w:t xml:space="preserve"> ‘Jerusalem is the city of the great King’ (Mt. 5:35). cp. Lam. 2:15.</w:t>
      </w:r>
    </w:p>
  </w:footnote>
  <w:footnote w:id="170">
    <w:p w:rsidR="00C104A1" w:rsidRPr="004A3E27" w:rsidRDefault="00C104A1"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1">
    <w:p w:rsidR="00C104A1" w:rsidRPr="004A3E27" w:rsidRDefault="00C104A1"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2">
    <w:p w:rsidR="00C104A1" w:rsidRPr="004A3E27" w:rsidRDefault="00C104A1"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3">
    <w:p w:rsidR="00C104A1" w:rsidRPr="004A3E27" w:rsidRDefault="00C104A1"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4">
    <w:p w:rsidR="00C104A1" w:rsidRPr="004A3E27" w:rsidRDefault="00C104A1"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5">
    <w:p w:rsidR="00C104A1" w:rsidRPr="004A3E27" w:rsidRDefault="00C104A1"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6">
    <w:p w:rsidR="00C104A1" w:rsidRPr="004A3E27" w:rsidRDefault="00C104A1"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7">
    <w:p w:rsidR="00C104A1" w:rsidRPr="004A3E27" w:rsidRDefault="00C104A1" w:rsidP="00A6346F">
      <w:pPr>
        <w:pStyle w:val="FootnoteText"/>
      </w:pPr>
      <w:r w:rsidRPr="004A3E27">
        <w:rPr>
          <w:rStyle w:val="FootnoteReference"/>
        </w:rPr>
        <w:footnoteRef/>
      </w:r>
      <w:r w:rsidRPr="004A3E27">
        <w:t xml:space="preserve"> Exodus 12:22; John 19:29; Hebrews 9:19.</w:t>
      </w:r>
    </w:p>
  </w:footnote>
  <w:footnote w:id="178">
    <w:p w:rsidR="00C104A1" w:rsidRPr="004A3E27" w:rsidRDefault="00C104A1"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9">
    <w:p w:rsidR="00C104A1" w:rsidRPr="004A3E27" w:rsidRDefault="00C104A1"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0">
    <w:p w:rsidR="00C104A1" w:rsidRPr="004A3E27" w:rsidRDefault="00C104A1"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1">
    <w:p w:rsidR="00C104A1" w:rsidRPr="004A3E27" w:rsidRDefault="00C104A1" w:rsidP="00A6346F">
      <w:pPr>
        <w:pStyle w:val="FootnoteText"/>
      </w:pPr>
      <w:r w:rsidRPr="004A3E27">
        <w:rPr>
          <w:rStyle w:val="FootnoteReference"/>
        </w:rPr>
        <w:footnoteRef/>
      </w:r>
      <w:r w:rsidRPr="004A3E27">
        <w:t xml:space="preserve"> Lk. 10:18; 2 Thess. 1:6.</w:t>
      </w:r>
    </w:p>
  </w:footnote>
  <w:footnote w:id="182">
    <w:p w:rsidR="00C104A1" w:rsidRPr="004A3E27" w:rsidRDefault="00C104A1"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3">
    <w:p w:rsidR="00C104A1" w:rsidRPr="004A3E27" w:rsidRDefault="00C104A1" w:rsidP="00A6346F">
      <w:pPr>
        <w:pStyle w:val="FootnoteText"/>
      </w:pPr>
      <w:r w:rsidRPr="004A3E27">
        <w:rPr>
          <w:rStyle w:val="FootnoteReference"/>
        </w:rPr>
        <w:footnoteRef/>
      </w:r>
      <w:r w:rsidRPr="004A3E27">
        <w:t xml:space="preserve"> cp. 1 Peter 5:7.</w:t>
      </w:r>
    </w:p>
  </w:footnote>
  <w:footnote w:id="184">
    <w:p w:rsidR="00C104A1" w:rsidRPr="004A3E27" w:rsidRDefault="00C104A1" w:rsidP="009E7111">
      <w:pPr>
        <w:pStyle w:val="FootnoteText"/>
      </w:pPr>
      <w:r w:rsidRPr="004A3E27">
        <w:rPr>
          <w:rStyle w:val="FootnoteReference"/>
        </w:rPr>
        <w:footnoteRef/>
      </w:r>
      <w:r w:rsidRPr="004A3E27">
        <w:t xml:space="preserve"> cp. Ephes 6:12; 1 Tim 4:1; Rev. 16:14.</w:t>
      </w:r>
    </w:p>
  </w:footnote>
  <w:footnote w:id="185">
    <w:p w:rsidR="00C104A1" w:rsidRPr="004A3E27" w:rsidRDefault="00C104A1"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6">
    <w:p w:rsidR="00C104A1" w:rsidRPr="004A3E27" w:rsidRDefault="00C104A1"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7">
    <w:p w:rsidR="00C104A1" w:rsidRPr="004A3E27" w:rsidRDefault="00C104A1"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8">
    <w:p w:rsidR="00C104A1" w:rsidRPr="004A3E27" w:rsidRDefault="00C104A1" w:rsidP="009E7111">
      <w:pPr>
        <w:pStyle w:val="FootnoteText"/>
      </w:pPr>
      <w:r w:rsidRPr="004A3E27">
        <w:rPr>
          <w:rStyle w:val="FootnoteReference"/>
        </w:rPr>
        <w:footnoteRef/>
      </w:r>
      <w:r w:rsidRPr="004A3E27">
        <w:t xml:space="preserve"> Verses 8-12 are repeated almost verbatim in Ps. 107:2-6.</w:t>
      </w:r>
    </w:p>
  </w:footnote>
  <w:footnote w:id="189">
    <w:p w:rsidR="00C104A1" w:rsidRPr="004A3E27" w:rsidRDefault="00C104A1" w:rsidP="009E7111">
      <w:pPr>
        <w:pStyle w:val="FootnoteText"/>
      </w:pPr>
      <w:r w:rsidRPr="004A3E27">
        <w:rPr>
          <w:rStyle w:val="FootnoteReference"/>
        </w:rPr>
        <w:footnoteRef/>
      </w:r>
      <w:r w:rsidRPr="004A3E27">
        <w:t xml:space="preserve"> Mercy: love (Luke 10:37).</w:t>
      </w:r>
    </w:p>
  </w:footnote>
  <w:footnote w:id="190">
    <w:p w:rsidR="00C104A1" w:rsidRPr="004A3E27" w:rsidRDefault="00C104A1" w:rsidP="009E7111">
      <w:pPr>
        <w:pStyle w:val="FootnoteText"/>
      </w:pPr>
      <w:r w:rsidRPr="004A3E27">
        <w:rPr>
          <w:rStyle w:val="FootnoteReference"/>
        </w:rPr>
        <w:footnoteRef/>
      </w:r>
      <w:r w:rsidRPr="004A3E27">
        <w:t xml:space="preserve"> cp. Lk. 21:20-24. Warning signals were lit on mountain tops in times of danger.</w:t>
      </w:r>
    </w:p>
  </w:footnote>
  <w:footnote w:id="191">
    <w:p w:rsidR="00C104A1" w:rsidRPr="004A3E27" w:rsidRDefault="00C104A1" w:rsidP="009E7111">
      <w:pPr>
        <w:pStyle w:val="FootnoteText"/>
      </w:pPr>
      <w:r w:rsidRPr="004A3E27">
        <w:rPr>
          <w:rStyle w:val="FootnoteReference"/>
        </w:rPr>
        <w:footnoteRef/>
      </w:r>
      <w:r w:rsidRPr="004A3E27">
        <w:t xml:space="preserve"> Washbowl: i.e. reduced to the most menial servitude.</w:t>
      </w:r>
    </w:p>
  </w:footnote>
  <w:footnote w:id="192">
    <w:p w:rsidR="00C104A1" w:rsidRPr="004A3E27" w:rsidRDefault="00C104A1"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3">
    <w:p w:rsidR="00C104A1" w:rsidRPr="004A3E27" w:rsidRDefault="00C104A1"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4">
    <w:p w:rsidR="00C104A1" w:rsidRPr="004A3E27" w:rsidRDefault="00C104A1" w:rsidP="009E7111">
      <w:pPr>
        <w:pStyle w:val="FootnoteText"/>
      </w:pPr>
      <w:r w:rsidRPr="004A3E27">
        <w:rPr>
          <w:rStyle w:val="FootnoteReference"/>
        </w:rPr>
        <w:footnoteRef/>
      </w:r>
      <w:r w:rsidRPr="004A3E27">
        <w:t xml:space="preserve"> Cp. Lev. 19:35-37; Deut. 25:13-16; Ezek.45:10; Mic. 6:10,11; Prov. 11:1.</w:t>
      </w:r>
    </w:p>
  </w:footnote>
  <w:footnote w:id="195">
    <w:p w:rsidR="00C104A1" w:rsidRPr="004A3E27" w:rsidRDefault="00C104A1" w:rsidP="009E7111">
      <w:pPr>
        <w:pStyle w:val="FootnoteText"/>
      </w:pPr>
      <w:r w:rsidRPr="004A3E27">
        <w:rPr>
          <w:rStyle w:val="FootnoteReference"/>
        </w:rPr>
        <w:footnoteRef/>
      </w:r>
      <w:r w:rsidRPr="004A3E27">
        <w:t xml:space="preserve"> Cp. ‘brood of vipers’ (Matt. 12:34; 23:33).</w:t>
      </w:r>
    </w:p>
  </w:footnote>
  <w:footnote w:id="196">
    <w:p w:rsidR="00C104A1" w:rsidRPr="004A3E27" w:rsidRDefault="00C104A1" w:rsidP="009E7111">
      <w:pPr>
        <w:pStyle w:val="FootnoteText"/>
      </w:pPr>
      <w:r w:rsidRPr="004A3E27">
        <w:rPr>
          <w:rStyle w:val="FootnoteReference"/>
        </w:rPr>
        <w:footnoteRef/>
      </w:r>
      <w:r w:rsidRPr="004A3E27">
        <w:t xml:space="preserve"> Job. 33:14.</w:t>
      </w:r>
    </w:p>
  </w:footnote>
  <w:footnote w:id="197">
    <w:p w:rsidR="00C104A1" w:rsidRPr="004A3E27" w:rsidRDefault="00C104A1" w:rsidP="009E7111">
      <w:pPr>
        <w:pStyle w:val="FootnoteText"/>
      </w:pPr>
      <w:r w:rsidRPr="004A3E27">
        <w:rPr>
          <w:rStyle w:val="FootnoteReference"/>
        </w:rPr>
        <w:footnoteRef/>
      </w:r>
      <w:r w:rsidRPr="004A3E27">
        <w:t xml:space="preserve"> ‘What is this glue? It is love.’ says St. Augustine.</w:t>
      </w:r>
    </w:p>
  </w:footnote>
  <w:footnote w:id="198">
    <w:p w:rsidR="00C104A1" w:rsidRPr="004A3E27" w:rsidRDefault="00C104A1"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9">
    <w:p w:rsidR="00C104A1" w:rsidRPr="004A3E27" w:rsidRDefault="00C104A1" w:rsidP="00C879D4">
      <w:pPr>
        <w:pStyle w:val="FootnoteText"/>
      </w:pPr>
      <w:r w:rsidRPr="004A3E27">
        <w:rPr>
          <w:rStyle w:val="FootnoteReference"/>
        </w:rPr>
        <w:footnoteRef/>
      </w:r>
      <w:r w:rsidRPr="004A3E27">
        <w:t xml:space="preserve"> So the Slavonic (Greek often omits ‘stillest’).</w:t>
      </w:r>
    </w:p>
  </w:footnote>
  <w:footnote w:id="200">
    <w:p w:rsidR="00C104A1" w:rsidRPr="004A3E27" w:rsidRDefault="00C104A1"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1">
    <w:p w:rsidR="00C104A1" w:rsidRPr="004A3E27" w:rsidRDefault="00C104A1"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2">
    <w:p w:rsidR="00C104A1" w:rsidRPr="004A3E27" w:rsidRDefault="00C104A1"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3">
    <w:p w:rsidR="00C104A1" w:rsidRPr="004A3E27" w:rsidRDefault="00C104A1" w:rsidP="00C879D4">
      <w:pPr>
        <w:pStyle w:val="FootnoteText"/>
      </w:pPr>
      <w:r w:rsidRPr="004A3E27">
        <w:rPr>
          <w:rStyle w:val="FootnoteReference"/>
        </w:rPr>
        <w:footnoteRef/>
      </w:r>
      <w:r w:rsidRPr="004A3E27">
        <w:t xml:space="preserve"> See footnote 62. &lt;2 previously&gt;</w:t>
      </w:r>
    </w:p>
  </w:footnote>
  <w:footnote w:id="204">
    <w:p w:rsidR="00C104A1" w:rsidRPr="004A3E27" w:rsidRDefault="00C104A1"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5">
    <w:p w:rsidR="00C104A1" w:rsidRPr="004A3E27" w:rsidRDefault="00C104A1" w:rsidP="00C879D4">
      <w:pPr>
        <w:pStyle w:val="FootnoteText"/>
      </w:pPr>
      <w:r w:rsidRPr="004A3E27">
        <w:rPr>
          <w:rStyle w:val="FootnoteReference"/>
        </w:rPr>
        <w:footnoteRef/>
      </w:r>
      <w:r w:rsidRPr="004A3E27">
        <w:t xml:space="preserve"> ‘What God has planned for His lovers’ (1 Cor. 2:9).</w:t>
      </w:r>
    </w:p>
  </w:footnote>
  <w:footnote w:id="206">
    <w:p w:rsidR="00C104A1" w:rsidRPr="004A3E27" w:rsidRDefault="00C104A1"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7">
    <w:p w:rsidR="00C104A1" w:rsidRPr="004A3E27" w:rsidRDefault="00C104A1"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8">
    <w:p w:rsidR="00C104A1" w:rsidRPr="004A3E27" w:rsidRDefault="00C104A1"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9">
    <w:p w:rsidR="00C104A1" w:rsidRPr="004A3E27" w:rsidRDefault="00C104A1"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0">
    <w:p w:rsidR="00C104A1" w:rsidRPr="004A3E27" w:rsidRDefault="00C104A1"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1">
    <w:p w:rsidR="00C104A1" w:rsidRPr="004A3E27" w:rsidRDefault="00C104A1" w:rsidP="00C879D4">
      <w:pPr>
        <w:pStyle w:val="FootnoteText"/>
      </w:pPr>
      <w:r w:rsidRPr="004A3E27">
        <w:rPr>
          <w:rStyle w:val="FootnoteReference"/>
        </w:rPr>
        <w:footnoteRef/>
      </w:r>
      <w:r w:rsidRPr="004A3E27">
        <w:t xml:space="preserve"> Numbers 10:35. Cp. Exodus 14.</w:t>
      </w:r>
    </w:p>
  </w:footnote>
  <w:footnote w:id="212">
    <w:p w:rsidR="00C104A1" w:rsidRPr="004A3E27" w:rsidRDefault="00C104A1"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3">
    <w:p w:rsidR="00C104A1" w:rsidRPr="004A3E27" w:rsidRDefault="00C104A1" w:rsidP="00C879D4">
      <w:pPr>
        <w:pStyle w:val="FootnoteText"/>
      </w:pPr>
      <w:r w:rsidRPr="004A3E27">
        <w:rPr>
          <w:rStyle w:val="FootnoteReference"/>
        </w:rPr>
        <w:footnoteRef/>
      </w:r>
      <w:r w:rsidRPr="004A3E27">
        <w:t xml:space="preserve"> Luke 4:32.</w:t>
      </w:r>
    </w:p>
  </w:footnote>
  <w:footnote w:id="214">
    <w:p w:rsidR="00C104A1" w:rsidRPr="004A3E27" w:rsidRDefault="00C104A1"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5">
    <w:p w:rsidR="00C104A1" w:rsidRPr="004A3E27" w:rsidRDefault="00C104A1" w:rsidP="00C879D4">
      <w:pPr>
        <w:pStyle w:val="FootnoteText"/>
      </w:pPr>
      <w:r w:rsidRPr="004A3E27">
        <w:rPr>
          <w:rStyle w:val="FootnoteReference"/>
        </w:rPr>
        <w:footnoteRef/>
      </w:r>
      <w:r w:rsidRPr="004A3E27">
        <w:t xml:space="preserve"> Cp. Ephes. 4:8.</w:t>
      </w:r>
    </w:p>
  </w:footnote>
  <w:footnote w:id="216">
    <w:p w:rsidR="00C104A1" w:rsidRPr="004A3E27" w:rsidRDefault="00C104A1"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7">
    <w:p w:rsidR="00C104A1" w:rsidRPr="004A3E27" w:rsidRDefault="00C104A1"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8">
    <w:p w:rsidR="00C104A1" w:rsidRPr="004A3E27" w:rsidRDefault="00C104A1"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9">
    <w:p w:rsidR="00C104A1" w:rsidRPr="004A3E27" w:rsidRDefault="00C104A1"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0">
    <w:p w:rsidR="00C104A1" w:rsidRPr="004A3E27" w:rsidRDefault="00C104A1" w:rsidP="00C879D4">
      <w:pPr>
        <w:pStyle w:val="FootnoteText"/>
      </w:pPr>
      <w:r w:rsidRPr="004A3E27">
        <w:rPr>
          <w:rStyle w:val="FootnoteReference"/>
        </w:rPr>
        <w:footnoteRef/>
      </w:r>
      <w:r w:rsidRPr="004A3E27">
        <w:t xml:space="preserve"> Mk. 15:29; Jn. 2:17; Rom. 15:3.</w:t>
      </w:r>
    </w:p>
  </w:footnote>
  <w:footnote w:id="221">
    <w:p w:rsidR="00C104A1" w:rsidRPr="004A3E27" w:rsidRDefault="00C104A1" w:rsidP="00C879D4">
      <w:pPr>
        <w:pStyle w:val="FootnoteText"/>
      </w:pPr>
      <w:r w:rsidRPr="004A3E27">
        <w:rPr>
          <w:rStyle w:val="FootnoteReference"/>
        </w:rPr>
        <w:footnoteRef/>
      </w:r>
      <w:r w:rsidRPr="004A3E27">
        <w:t xml:space="preserve"> The elders and chief priests.</w:t>
      </w:r>
    </w:p>
  </w:footnote>
  <w:footnote w:id="222">
    <w:p w:rsidR="00C104A1" w:rsidRPr="004A3E27" w:rsidRDefault="00C104A1"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3">
    <w:p w:rsidR="00C104A1" w:rsidRPr="004A3E27" w:rsidRDefault="00C104A1" w:rsidP="00C879D4">
      <w:pPr>
        <w:pStyle w:val="FootnoteText"/>
      </w:pPr>
      <w:r w:rsidRPr="004A3E27">
        <w:rPr>
          <w:rStyle w:val="FootnoteReference"/>
        </w:rPr>
        <w:footnoteRef/>
      </w:r>
      <w:r w:rsidRPr="004A3E27">
        <w:t xml:space="preserve"> Mt. 16:21; Mk. 8:31.</w:t>
      </w:r>
    </w:p>
  </w:footnote>
  <w:footnote w:id="224">
    <w:p w:rsidR="00C104A1" w:rsidRPr="004A3E27" w:rsidRDefault="00C104A1" w:rsidP="00C879D4">
      <w:pPr>
        <w:pStyle w:val="FootnoteText"/>
      </w:pPr>
      <w:r w:rsidRPr="004A3E27">
        <w:rPr>
          <w:rStyle w:val="FootnoteReference"/>
        </w:rPr>
        <w:footnoteRef/>
      </w:r>
      <w:r w:rsidRPr="004A3E27">
        <w:t xml:space="preserve"> Mt. 27:34.</w:t>
      </w:r>
    </w:p>
  </w:footnote>
  <w:footnote w:id="225">
    <w:p w:rsidR="00C104A1" w:rsidRPr="004A3E27" w:rsidRDefault="00C104A1" w:rsidP="00C879D4">
      <w:pPr>
        <w:pStyle w:val="FootnoteText"/>
      </w:pPr>
      <w:r w:rsidRPr="004A3E27">
        <w:rPr>
          <w:rStyle w:val="FootnoteReference"/>
        </w:rPr>
        <w:footnoteRef/>
      </w:r>
      <w:r w:rsidRPr="004A3E27">
        <w:t xml:space="preserve"> Cp. Rom. 11:9,10.</w:t>
      </w:r>
    </w:p>
  </w:footnote>
  <w:footnote w:id="226">
    <w:p w:rsidR="00C104A1" w:rsidRPr="004A3E27" w:rsidRDefault="00C104A1"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7">
    <w:p w:rsidR="00C104A1" w:rsidRPr="004A3E27" w:rsidRDefault="00C104A1" w:rsidP="00C879D4">
      <w:pPr>
        <w:pStyle w:val="FootnoteText"/>
      </w:pPr>
      <w:r w:rsidRPr="004A3E27">
        <w:rPr>
          <w:rStyle w:val="FootnoteReference"/>
        </w:rPr>
        <w:footnoteRef/>
      </w:r>
      <w:r w:rsidRPr="004A3E27">
        <w:t xml:space="preserve"> Ps. 69:3-7 differs only slightly from Ps. 39:15-18.</w:t>
      </w:r>
    </w:p>
  </w:footnote>
  <w:footnote w:id="228">
    <w:p w:rsidR="00C104A1" w:rsidRPr="004A3E27" w:rsidRDefault="00C104A1" w:rsidP="00CA0029">
      <w:pPr>
        <w:pStyle w:val="FootnoteText"/>
      </w:pPr>
      <w:r w:rsidRPr="004A3E27">
        <w:rPr>
          <w:rStyle w:val="FootnoteReference"/>
        </w:rPr>
        <w:footnoteRef/>
      </w:r>
      <w:r w:rsidRPr="004A3E27">
        <w:t xml:space="preserve"> The first three lines of Psalms 70 and 30 are identical. See footnote there.</w:t>
      </w:r>
    </w:p>
  </w:footnote>
  <w:footnote w:id="229">
    <w:p w:rsidR="00C104A1" w:rsidRPr="004A3E27" w:rsidRDefault="00C104A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0">
    <w:p w:rsidR="00C104A1" w:rsidRPr="004A3E27" w:rsidRDefault="00C104A1" w:rsidP="00CA0029">
      <w:pPr>
        <w:pStyle w:val="FootnoteText"/>
      </w:pPr>
      <w:r w:rsidRPr="004A3E27">
        <w:rPr>
          <w:rStyle w:val="FootnoteReference"/>
        </w:rPr>
        <w:footnoteRef/>
      </w:r>
      <w:r w:rsidRPr="004A3E27">
        <w:t xml:space="preserve"> Ephes. 3:10; 4:8.</w:t>
      </w:r>
    </w:p>
  </w:footnote>
  <w:footnote w:id="231">
    <w:p w:rsidR="00C104A1" w:rsidRPr="004A3E27" w:rsidRDefault="00C104A1"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2">
    <w:p w:rsidR="00C104A1" w:rsidRPr="004A3E27" w:rsidRDefault="00C104A1"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3">
    <w:p w:rsidR="00C104A1" w:rsidRPr="004A3E27" w:rsidRDefault="00C104A1"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4">
    <w:p w:rsidR="00C104A1" w:rsidRPr="004A3E27" w:rsidRDefault="00C104A1" w:rsidP="00CA0029">
      <w:pPr>
        <w:pStyle w:val="FootnoteText"/>
      </w:pPr>
      <w:r w:rsidRPr="004A3E27">
        <w:rPr>
          <w:rStyle w:val="FootnoteReference"/>
        </w:rPr>
        <w:footnoteRef/>
      </w:r>
      <w:r w:rsidRPr="004A3E27">
        <w:t xml:space="preserve"> Rivers: Tigris and Euphrates.</w:t>
      </w:r>
    </w:p>
  </w:footnote>
  <w:footnote w:id="235">
    <w:p w:rsidR="00C104A1" w:rsidRPr="004A3E27" w:rsidRDefault="00C104A1" w:rsidP="00CA0029">
      <w:pPr>
        <w:pStyle w:val="FootnoteText"/>
      </w:pPr>
      <w:r w:rsidRPr="004A3E27">
        <w:rPr>
          <w:rStyle w:val="FootnoteReference"/>
        </w:rPr>
        <w:footnoteRef/>
      </w:r>
      <w:r w:rsidRPr="004A3E27">
        <w:t xml:space="preserve"> Cp. Ps. 47:8.</w:t>
      </w:r>
    </w:p>
  </w:footnote>
  <w:footnote w:id="236">
    <w:p w:rsidR="00C104A1" w:rsidRPr="004A3E27" w:rsidRDefault="00C104A1" w:rsidP="00CA0029">
      <w:pPr>
        <w:pStyle w:val="FootnoteText"/>
      </w:pPr>
      <w:r w:rsidRPr="004A3E27">
        <w:rPr>
          <w:rStyle w:val="FootnoteReference"/>
        </w:rPr>
        <w:footnoteRef/>
      </w:r>
      <w:r w:rsidRPr="004A3E27">
        <w:t xml:space="preserve"> Cp. Rev. 1:18; Heb. 7:25; Num. 14:28.</w:t>
      </w:r>
    </w:p>
  </w:footnote>
  <w:footnote w:id="237">
    <w:p w:rsidR="00C104A1" w:rsidRPr="004A3E27" w:rsidRDefault="00C104A1"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8">
    <w:p w:rsidR="00C104A1" w:rsidRPr="004A3E27" w:rsidRDefault="00C104A1"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9">
    <w:p w:rsidR="00C104A1" w:rsidRPr="004A3E27" w:rsidRDefault="00C104A1"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C104A1" w:rsidRPr="004A3E27" w:rsidRDefault="00C104A1" w:rsidP="00CA0029">
      <w:pPr>
        <w:pStyle w:val="FootnoteText"/>
      </w:pPr>
      <w:r w:rsidRPr="004A3E27">
        <w:tab/>
        <w:t>For them there are no pains;</w:t>
      </w:r>
    </w:p>
    <w:p w:rsidR="00C104A1" w:rsidRPr="004A3E27" w:rsidRDefault="00C104A1" w:rsidP="00CA0029">
      <w:pPr>
        <w:pStyle w:val="FootnoteText"/>
      </w:pPr>
      <w:r w:rsidRPr="004A3E27">
        <w:tab/>
        <w:t>fit and strong are their bodies.</w:t>
      </w:r>
    </w:p>
  </w:footnote>
  <w:footnote w:id="240">
    <w:p w:rsidR="00C104A1" w:rsidRPr="004A3E27" w:rsidRDefault="00C104A1"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1">
    <w:p w:rsidR="00C104A1" w:rsidRPr="004A3E27" w:rsidRDefault="00C104A1"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2">
    <w:p w:rsidR="00C104A1" w:rsidRPr="004A3E27" w:rsidRDefault="00C104A1"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3">
    <w:p w:rsidR="00C104A1" w:rsidRPr="004A3E27" w:rsidRDefault="00C104A1" w:rsidP="00CA0029">
      <w:pPr>
        <w:pStyle w:val="FootnoteText"/>
      </w:pPr>
      <w:r w:rsidRPr="004A3E27">
        <w:rPr>
          <w:rStyle w:val="FootnoteReference"/>
        </w:rPr>
        <w:footnoteRef/>
      </w:r>
      <w:r w:rsidRPr="004A3E27">
        <w:t xml:space="preserve"> Hebrew: ‘The nearness of God is my good.’ Cp. Wisdom 3:9; Ecclesiasticus 2:3.</w:t>
      </w:r>
    </w:p>
  </w:footnote>
  <w:footnote w:id="244">
    <w:p w:rsidR="00C104A1" w:rsidRPr="004A3E27" w:rsidRDefault="00C104A1"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5">
    <w:p w:rsidR="00C104A1" w:rsidRPr="004A3E27" w:rsidRDefault="00C104A1"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6">
    <w:p w:rsidR="00C104A1" w:rsidRPr="004A3E27" w:rsidRDefault="00C104A1"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7">
    <w:p w:rsidR="00C104A1" w:rsidRPr="004A3E27" w:rsidRDefault="00C104A1" w:rsidP="00CA0029">
      <w:pPr>
        <w:pStyle w:val="FootnoteText"/>
      </w:pPr>
      <w:r w:rsidRPr="004A3E27">
        <w:rPr>
          <w:rStyle w:val="FootnoteReference"/>
        </w:rPr>
        <w:footnoteRef/>
      </w:r>
      <w:r w:rsidRPr="004A3E27">
        <w:t xml:space="preserve"> Signs and miracles of God’s presence, protection and deliverance.</w:t>
      </w:r>
    </w:p>
  </w:footnote>
  <w:footnote w:id="248">
    <w:p w:rsidR="00C104A1" w:rsidRPr="004A3E27" w:rsidRDefault="00C104A1"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9">
    <w:p w:rsidR="00C104A1" w:rsidRPr="004A3E27" w:rsidRDefault="00C104A1"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0">
    <w:p w:rsidR="00C104A1" w:rsidRPr="004A3E27" w:rsidRDefault="00C104A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1">
    <w:p w:rsidR="00C104A1" w:rsidRPr="004A3E27" w:rsidRDefault="00C104A1" w:rsidP="00CA0029">
      <w:pPr>
        <w:pStyle w:val="FootnoteText"/>
      </w:pPr>
      <w:r w:rsidRPr="004A3E27">
        <w:rPr>
          <w:rStyle w:val="FootnoteReference"/>
        </w:rPr>
        <w:footnoteRef/>
      </w:r>
      <w:r w:rsidRPr="004A3E27">
        <w:t xml:space="preserve"> Cp. Ps. 45:10; Is. 2:4; 11:9; 65:25; Hos. 2:18; Zac. 9:10.</w:t>
      </w:r>
    </w:p>
  </w:footnote>
  <w:footnote w:id="252">
    <w:p w:rsidR="00C104A1" w:rsidRPr="004A3E27" w:rsidRDefault="00C104A1" w:rsidP="00CA0029">
      <w:pPr>
        <w:pStyle w:val="FootnoteText"/>
      </w:pPr>
      <w:r w:rsidRPr="004A3E27">
        <w:rPr>
          <w:rStyle w:val="FootnoteReference"/>
        </w:rPr>
        <w:footnoteRef/>
      </w:r>
      <w:r w:rsidRPr="004A3E27">
        <w:t xml:space="preserve"> Sinai and Zion, Moses and Christ, the Law and the Gospel enlighten the earth.</w:t>
      </w:r>
    </w:p>
  </w:footnote>
  <w:footnote w:id="253">
    <w:p w:rsidR="00C104A1" w:rsidRPr="004A3E27" w:rsidRDefault="00C104A1"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4">
    <w:p w:rsidR="00C104A1" w:rsidRPr="004A3E27" w:rsidRDefault="00C104A1"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5">
    <w:p w:rsidR="00C104A1" w:rsidRDefault="00C104A1"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C104A1" w:rsidRDefault="00C104A1" w:rsidP="004A51E7">
      <w:pPr>
        <w:pStyle w:val="FootnoteText"/>
      </w:pPr>
      <w:r>
        <w:tab/>
        <w:t>‘I will speak My mind in parables,</w:t>
      </w:r>
    </w:p>
    <w:p w:rsidR="00C104A1" w:rsidRDefault="00C104A1" w:rsidP="004A51E7">
      <w:pPr>
        <w:pStyle w:val="FootnoteText"/>
      </w:pPr>
      <w:r>
        <w:tab/>
        <w:t>divulge secrets hidden since creation’ (cp. Rev. 3:14).</w:t>
      </w:r>
    </w:p>
  </w:footnote>
  <w:footnote w:id="256">
    <w:p w:rsidR="00C104A1" w:rsidRDefault="00C104A1"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7">
    <w:p w:rsidR="00C104A1" w:rsidRDefault="00C104A1" w:rsidP="004A51E7">
      <w:pPr>
        <w:pStyle w:val="FootnoteText"/>
      </w:pPr>
      <w:r>
        <w:rPr>
          <w:rStyle w:val="FootnoteReference"/>
        </w:rPr>
        <w:footnoteRef/>
      </w:r>
      <w:r>
        <w:t xml:space="preserve"> Ephraim = Israel (cp. Hos. 7; Num. 14; 1 Sam. 4).</w:t>
      </w:r>
    </w:p>
  </w:footnote>
  <w:footnote w:id="258">
    <w:p w:rsidR="00C104A1" w:rsidRDefault="00C104A1" w:rsidP="004A51E7">
      <w:pPr>
        <w:pStyle w:val="FootnoteText"/>
      </w:pPr>
      <w:r>
        <w:rPr>
          <w:rStyle w:val="FootnoteReference"/>
        </w:rPr>
        <w:footnoteRef/>
      </w:r>
      <w:r>
        <w:t xml:space="preserve"> He deferred giving them the promised food and the Promised Land.</w:t>
      </w:r>
    </w:p>
  </w:footnote>
  <w:footnote w:id="259">
    <w:p w:rsidR="00C104A1" w:rsidRDefault="00C104A1"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0">
    <w:p w:rsidR="00C104A1" w:rsidRDefault="00C104A1" w:rsidP="004A51E7">
      <w:pPr>
        <w:pStyle w:val="FootnoteText"/>
      </w:pPr>
      <w:r>
        <w:rPr>
          <w:rStyle w:val="FootnoteReference"/>
        </w:rPr>
        <w:footnoteRef/>
      </w:r>
      <w:r>
        <w:t xml:space="preserve"> sanctuary: </w:t>
      </w:r>
      <w:r w:rsidRPr="00636EF6">
        <w:rPr>
          <w:i/>
        </w:rPr>
        <w:t>lit</w:t>
      </w:r>
      <w:r>
        <w:t>. place. Cp. Psalm 131:5 and footnote there.</w:t>
      </w:r>
    </w:p>
  </w:footnote>
  <w:footnote w:id="261">
    <w:p w:rsidR="00C104A1" w:rsidRDefault="00C104A1" w:rsidP="004A51E7">
      <w:pPr>
        <w:pStyle w:val="FootnoteText"/>
      </w:pPr>
      <w:r>
        <w:rPr>
          <w:rStyle w:val="FootnoteReference"/>
        </w:rPr>
        <w:footnoteRef/>
      </w:r>
      <w:r>
        <w:t xml:space="preserve"> John 15.</w:t>
      </w:r>
    </w:p>
  </w:footnote>
  <w:footnote w:id="262">
    <w:p w:rsidR="00C104A1" w:rsidRDefault="00C104A1" w:rsidP="004A51E7">
      <w:pPr>
        <w:pStyle w:val="FootnoteText"/>
      </w:pPr>
      <w:r>
        <w:rPr>
          <w:rStyle w:val="FootnoteReference"/>
        </w:rPr>
        <w:footnoteRef/>
      </w:r>
      <w:r>
        <w:t xml:space="preserve"> Joseph = Israel (Gen. 40:23; 48:15; Amos 6:6).</w:t>
      </w:r>
    </w:p>
  </w:footnote>
  <w:footnote w:id="263">
    <w:p w:rsidR="00C104A1" w:rsidRDefault="00C104A1" w:rsidP="004A51E7">
      <w:pPr>
        <w:pStyle w:val="FootnoteText"/>
      </w:pPr>
      <w:r>
        <w:rPr>
          <w:rStyle w:val="FootnoteReference"/>
        </w:rPr>
        <w:footnoteRef/>
      </w:r>
      <w:r>
        <w:t xml:space="preserve"> 2 Sam. 6:2 (LXX).</w:t>
      </w:r>
    </w:p>
  </w:footnote>
  <w:footnote w:id="264">
    <w:p w:rsidR="00C104A1" w:rsidRDefault="00C104A1"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5">
    <w:p w:rsidR="00C104A1" w:rsidRDefault="00C104A1" w:rsidP="004A51E7">
      <w:pPr>
        <w:pStyle w:val="FootnoteText"/>
      </w:pPr>
      <w:r>
        <w:rPr>
          <w:rStyle w:val="FootnoteReference"/>
        </w:rPr>
        <w:footnoteRef/>
      </w:r>
      <w:r>
        <w:t xml:space="preserve"> ‘What tongue? The voice of God’ (St Athanasius).</w:t>
      </w:r>
    </w:p>
  </w:footnote>
  <w:footnote w:id="266">
    <w:p w:rsidR="00C104A1" w:rsidRDefault="00C104A1" w:rsidP="004A51E7">
      <w:pPr>
        <w:pStyle w:val="FootnoteText"/>
      </w:pPr>
      <w:r>
        <w:rPr>
          <w:rStyle w:val="FootnoteReference"/>
        </w:rPr>
        <w:footnoteRef/>
      </w:r>
      <w:r>
        <w:t xml:space="preserve"> Exodus 9:23; 19:16.</w:t>
      </w:r>
    </w:p>
  </w:footnote>
  <w:footnote w:id="267">
    <w:p w:rsidR="00C104A1" w:rsidRDefault="00C104A1" w:rsidP="004A51E7">
      <w:pPr>
        <w:pStyle w:val="FootnoteText"/>
      </w:pPr>
      <w:r>
        <w:rPr>
          <w:rStyle w:val="FootnoteReference"/>
        </w:rPr>
        <w:footnoteRef/>
      </w:r>
      <w:r>
        <w:t xml:space="preserve"> ‘You have always been deaf to His voice, blind to the vision of Him’ (Jn. 5:37; cp. Deut. 18:16; Isaiah 48:18).</w:t>
      </w:r>
    </w:p>
  </w:footnote>
  <w:footnote w:id="268">
    <w:p w:rsidR="00C104A1" w:rsidRDefault="00C104A1"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9">
    <w:p w:rsidR="00C104A1" w:rsidRDefault="00C104A1" w:rsidP="004A51E7">
      <w:pPr>
        <w:pStyle w:val="FootnoteText"/>
      </w:pPr>
      <w:r>
        <w:rPr>
          <w:rStyle w:val="FootnoteReference"/>
        </w:rPr>
        <w:footnoteRef/>
      </w:r>
      <w:r>
        <w:t xml:space="preserve"> </w:t>
      </w:r>
      <w:r>
        <w:rPr>
          <w:i/>
        </w:rPr>
        <w:t>See the previous footnote</w:t>
      </w:r>
      <w:r>
        <w:t>.</w:t>
      </w:r>
    </w:p>
  </w:footnote>
  <w:footnote w:id="270">
    <w:p w:rsidR="00C104A1" w:rsidRDefault="00C104A1" w:rsidP="004A51E7">
      <w:pPr>
        <w:pStyle w:val="FootnoteText"/>
      </w:pPr>
      <w:r>
        <w:rPr>
          <w:rStyle w:val="FootnoteReference"/>
        </w:rPr>
        <w:footnoteRef/>
      </w:r>
      <w:r>
        <w:t xml:space="preserve"> Cp. Isaiah 36:6; 2 Chron. 32:8; 1 Tim. 6:17; Ps. 74:4; Gal. 2:9; 1 Sam. 2:8.</w:t>
      </w:r>
    </w:p>
  </w:footnote>
  <w:footnote w:id="271">
    <w:p w:rsidR="00C104A1" w:rsidRDefault="00C104A1" w:rsidP="004A51E7">
      <w:pPr>
        <w:pStyle w:val="FootnoteText"/>
      </w:pPr>
      <w:r>
        <w:rPr>
          <w:rStyle w:val="FootnoteReference"/>
        </w:rPr>
        <w:footnoteRef/>
      </w:r>
      <w:r>
        <w:t xml:space="preserve"> John 10:34-36.</w:t>
      </w:r>
    </w:p>
  </w:footnote>
  <w:footnote w:id="272">
    <w:p w:rsidR="00C104A1" w:rsidRDefault="00C104A1" w:rsidP="004A51E7">
      <w:pPr>
        <w:pStyle w:val="FootnoteText"/>
      </w:pPr>
      <w:r>
        <w:rPr>
          <w:rStyle w:val="FootnoteReference"/>
        </w:rPr>
        <w:footnoteRef/>
      </w:r>
      <w:r>
        <w:t xml:space="preserve"> This prayer is already answered (John 3:18; 9:39; 12:31; Acts 17:31).</w:t>
      </w:r>
    </w:p>
  </w:footnote>
  <w:footnote w:id="273">
    <w:p w:rsidR="00C104A1" w:rsidRDefault="00C104A1" w:rsidP="004A51E7">
      <w:pPr>
        <w:pStyle w:val="FootnoteText"/>
      </w:pPr>
      <w:r>
        <w:rPr>
          <w:rStyle w:val="FootnoteReference"/>
        </w:rPr>
        <w:footnoteRef/>
      </w:r>
      <w:r>
        <w:t xml:space="preserve"> </w:t>
      </w:r>
      <w:r w:rsidRPr="003111C9">
        <w:rPr>
          <w:i/>
        </w:rPr>
        <w:t>Lit</w:t>
      </w:r>
      <w:r>
        <w:t>. ‘How beloved are Your dwellings.’</w:t>
      </w:r>
    </w:p>
  </w:footnote>
  <w:footnote w:id="274">
    <w:p w:rsidR="00C104A1" w:rsidRDefault="00C104A1" w:rsidP="004A51E7">
      <w:pPr>
        <w:pStyle w:val="FootnoteText"/>
      </w:pPr>
      <w:r>
        <w:rPr>
          <w:rStyle w:val="FootnoteReference"/>
        </w:rPr>
        <w:footnoteRef/>
      </w:r>
      <w:r>
        <w:t xml:space="preserve"> Man has made a mess of the earth (Gen. 3; Isaiah 24:4-6 etc.)</w:t>
      </w:r>
    </w:p>
  </w:footnote>
  <w:footnote w:id="275">
    <w:p w:rsidR="00C104A1" w:rsidRDefault="00C104A1" w:rsidP="004A51E7">
      <w:pPr>
        <w:pStyle w:val="FootnoteText"/>
      </w:pPr>
      <w:r>
        <w:rPr>
          <w:rStyle w:val="FootnoteReference"/>
        </w:rPr>
        <w:footnoteRef/>
      </w:r>
      <w:r>
        <w:t xml:space="preserve"> Cp. Lk. 13:25; Mk. 4:11; Col. 4:5; Rev. 22:15.</w:t>
      </w:r>
    </w:p>
  </w:footnote>
  <w:footnote w:id="276">
    <w:p w:rsidR="00C104A1" w:rsidRDefault="00C104A1" w:rsidP="004A51E7">
      <w:pPr>
        <w:pStyle w:val="FootnoteText"/>
      </w:pPr>
      <w:r>
        <w:rPr>
          <w:rStyle w:val="FootnoteReference"/>
        </w:rPr>
        <w:footnoteRef/>
      </w:r>
      <w:r>
        <w:t xml:space="preserve"> God is love. Love covers all sins (see 1 Jn. 4:16; 1 Pet. 4:8; Prov. 10:12; Jas. 5:20; Lk. 7:47).</w:t>
      </w:r>
    </w:p>
  </w:footnote>
  <w:footnote w:id="277">
    <w:p w:rsidR="00C104A1" w:rsidRDefault="00C104A1" w:rsidP="00935D4B">
      <w:pPr>
        <w:pStyle w:val="FootnoteText"/>
      </w:pPr>
      <w:r>
        <w:rPr>
          <w:rStyle w:val="FootnoteReference"/>
        </w:rPr>
        <w:footnoteRef/>
      </w:r>
      <w:r>
        <w:t xml:space="preserve"> holy: cp. 1 Cor. 3:16,17; 6:15-19; Heb. 3:1; 12:10; 1 Pet. 1:15,16; 2 Pet. 1-4.</w:t>
      </w:r>
    </w:p>
  </w:footnote>
  <w:footnote w:id="278">
    <w:p w:rsidR="00C104A1" w:rsidRDefault="00C104A1" w:rsidP="00935D4B">
      <w:pPr>
        <w:pStyle w:val="FootnoteText"/>
      </w:pPr>
      <w:r>
        <w:rPr>
          <w:rStyle w:val="FootnoteReference"/>
        </w:rPr>
        <w:footnoteRef/>
      </w:r>
      <w:r>
        <w:t xml:space="preserve"> Powers of the soul are will, desire, intellect, understanding, memory, imagination.</w:t>
      </w:r>
    </w:p>
  </w:footnote>
  <w:footnote w:id="279">
    <w:p w:rsidR="00C104A1" w:rsidRDefault="00C104A1" w:rsidP="00935D4B">
      <w:pPr>
        <w:pStyle w:val="FootnoteText"/>
      </w:pPr>
      <w:r>
        <w:rPr>
          <w:rStyle w:val="FootnoteReference"/>
        </w:rPr>
        <w:footnoteRef/>
      </w:r>
      <w:r>
        <w:t xml:space="preserve"> ‘The song of the Lamb.’ (Rev. 15:3-5; John 12:32).</w:t>
      </w:r>
    </w:p>
  </w:footnote>
  <w:footnote w:id="280">
    <w:p w:rsidR="00C104A1" w:rsidRDefault="00C104A1"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1">
    <w:p w:rsidR="00C104A1" w:rsidRDefault="00C104A1"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2">
    <w:p w:rsidR="00C104A1" w:rsidRDefault="00C104A1"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3">
    <w:p w:rsidR="00C104A1" w:rsidRDefault="00C104A1"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4">
    <w:p w:rsidR="00C104A1" w:rsidRDefault="00C104A1" w:rsidP="00935D4B">
      <w:pPr>
        <w:pStyle w:val="FootnoteText"/>
      </w:pPr>
      <w:r>
        <w:rPr>
          <w:rStyle w:val="FootnoteReference"/>
        </w:rPr>
        <w:footnoteRef/>
      </w:r>
      <w:r>
        <w:t xml:space="preserve"> ‘No eye has seen, no ear has heard.... what God has planned for His lovers’ (1 Cor. 2:9).</w:t>
      </w:r>
    </w:p>
  </w:footnote>
  <w:footnote w:id="285">
    <w:p w:rsidR="00C104A1" w:rsidRDefault="00C104A1" w:rsidP="00935D4B">
      <w:pPr>
        <w:pStyle w:val="FootnoteText"/>
      </w:pPr>
      <w:r>
        <w:rPr>
          <w:rStyle w:val="FootnoteReference"/>
        </w:rPr>
        <w:footnoteRef/>
      </w:r>
      <w:r>
        <w:t xml:space="preserve"> ‘God’s mercy is the salvation and grace granted by Christ’ (St. Athanasius).</w:t>
      </w:r>
    </w:p>
  </w:footnote>
  <w:footnote w:id="286">
    <w:p w:rsidR="00C104A1" w:rsidRDefault="00C104A1"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7">
    <w:p w:rsidR="00C104A1" w:rsidRDefault="00C104A1"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8">
    <w:p w:rsidR="00C104A1" w:rsidRDefault="00C104A1" w:rsidP="00935D4B">
      <w:pPr>
        <w:pStyle w:val="FootnoteText"/>
      </w:pPr>
      <w:r>
        <w:rPr>
          <w:rStyle w:val="FootnoteReference"/>
        </w:rPr>
        <w:footnoteRef/>
      </w:r>
      <w:r>
        <w:t xml:space="preserve"> Cp. 2 Samuel 7:4-17; 1 Chron. 17:3-14.</w:t>
      </w:r>
    </w:p>
  </w:footnote>
  <w:footnote w:id="289">
    <w:p w:rsidR="00C104A1" w:rsidRDefault="00C104A1"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0">
    <w:p w:rsidR="00C104A1" w:rsidRDefault="00C104A1" w:rsidP="00935D4B">
      <w:pPr>
        <w:pStyle w:val="FootnoteText"/>
      </w:pPr>
      <w:r>
        <w:rPr>
          <w:rStyle w:val="FootnoteReference"/>
        </w:rPr>
        <w:footnoteRef/>
      </w:r>
      <w:r>
        <w:t xml:space="preserve"> dynasty: </w:t>
      </w:r>
      <w:r w:rsidRPr="0090411D">
        <w:rPr>
          <w:i/>
        </w:rPr>
        <w:t>lit</w:t>
      </w:r>
      <w:r>
        <w:t>. seed (Gal. 3:16; Is. 9:7).</w:t>
      </w:r>
    </w:p>
  </w:footnote>
  <w:footnote w:id="291">
    <w:p w:rsidR="00C104A1" w:rsidRDefault="00C104A1"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2">
    <w:p w:rsidR="00C104A1" w:rsidRDefault="00C104A1" w:rsidP="00935D4B">
      <w:pPr>
        <w:pStyle w:val="FootnoteText"/>
      </w:pPr>
      <w:r>
        <w:rPr>
          <w:rStyle w:val="FootnoteReference"/>
        </w:rPr>
        <w:footnoteRef/>
      </w:r>
      <w:r>
        <w:t xml:space="preserve"> dynasty: </w:t>
      </w:r>
      <w:r w:rsidRPr="0090411D">
        <w:rPr>
          <w:i/>
        </w:rPr>
        <w:t>lit</w:t>
      </w:r>
      <w:r>
        <w:t>. seed.</w:t>
      </w:r>
    </w:p>
  </w:footnote>
  <w:footnote w:id="293">
    <w:p w:rsidR="00C104A1" w:rsidRDefault="00C104A1" w:rsidP="00935D4B">
      <w:pPr>
        <w:pStyle w:val="FootnoteText"/>
      </w:pPr>
      <w:r>
        <w:rPr>
          <w:rStyle w:val="FootnoteReference"/>
        </w:rPr>
        <w:footnoteRef/>
      </w:r>
      <w:r>
        <w:t xml:space="preserve"> Rev. 1:5; 3:14.</w:t>
      </w:r>
    </w:p>
  </w:footnote>
  <w:footnote w:id="294">
    <w:p w:rsidR="00C104A1" w:rsidRDefault="00C104A1"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5">
    <w:p w:rsidR="00C104A1" w:rsidRDefault="00C104A1"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6">
    <w:p w:rsidR="00C104A1" w:rsidRDefault="00C104A1" w:rsidP="00935D4B">
      <w:pPr>
        <w:pStyle w:val="FootnoteText"/>
      </w:pPr>
      <w:r>
        <w:rPr>
          <w:rStyle w:val="FootnoteReference"/>
        </w:rPr>
        <w:footnoteRef/>
      </w:r>
      <w:r>
        <w:t xml:space="preserve"> That is, in the Kingdom (1 Cor. 4:20).</w:t>
      </w:r>
    </w:p>
  </w:footnote>
  <w:footnote w:id="297">
    <w:p w:rsidR="00C104A1" w:rsidRDefault="00C104A1" w:rsidP="00935D4B">
      <w:pPr>
        <w:pStyle w:val="FootnoteText"/>
      </w:pPr>
      <w:r>
        <w:rPr>
          <w:rStyle w:val="FootnoteReference"/>
        </w:rPr>
        <w:footnoteRef/>
      </w:r>
      <w:r>
        <w:t xml:space="preserve"> Verses 11 and 12 were quoted by Satan to tempt Christ (Matt. 4:6; Lk. 4:10).</w:t>
      </w:r>
    </w:p>
  </w:footnote>
  <w:footnote w:id="298">
    <w:p w:rsidR="00C104A1" w:rsidRDefault="00C104A1" w:rsidP="00935D4B">
      <w:pPr>
        <w:pStyle w:val="FootnoteText"/>
      </w:pPr>
      <w:r>
        <w:rPr>
          <w:rStyle w:val="FootnoteReference"/>
        </w:rPr>
        <w:footnoteRef/>
      </w:r>
      <w:r>
        <w:t xml:space="preserve"> dragon: </w:t>
      </w:r>
      <w:r w:rsidRPr="0090411D">
        <w:rPr>
          <w:i/>
        </w:rPr>
        <w:t>or</w:t>
      </w:r>
      <w:r>
        <w:t xml:space="preserve"> serpent.</w:t>
      </w:r>
    </w:p>
  </w:footnote>
  <w:footnote w:id="299">
    <w:p w:rsidR="00C104A1" w:rsidRDefault="00C104A1" w:rsidP="008016CF">
      <w:pPr>
        <w:pStyle w:val="FootnoteText"/>
      </w:pPr>
      <w:r>
        <w:rPr>
          <w:rStyle w:val="FootnoteReference"/>
        </w:rPr>
        <w:footnoteRef/>
      </w:r>
      <w:r>
        <w:t xml:space="preserve"> House—Home, Family, Church, Kingdom: where God’s will is done (1 Tim. 3:15; Heb. 3:2-6; Lk. 2:49; Mt. 6:10).</w:t>
      </w:r>
    </w:p>
  </w:footnote>
  <w:footnote w:id="300">
    <w:p w:rsidR="00C104A1" w:rsidRDefault="00C104A1" w:rsidP="008016CF">
      <w:pPr>
        <w:pStyle w:val="FootnoteText"/>
      </w:pPr>
      <w:r>
        <w:rPr>
          <w:rStyle w:val="FootnoteReference"/>
        </w:rPr>
        <w:footnoteRef/>
      </w:r>
      <w:r>
        <w:t xml:space="preserve"> John 7:38.</w:t>
      </w:r>
    </w:p>
  </w:footnote>
  <w:footnote w:id="301">
    <w:p w:rsidR="00C104A1" w:rsidRDefault="00C104A1"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2">
    <w:p w:rsidR="00C104A1" w:rsidRDefault="00C104A1" w:rsidP="008016CF">
      <w:pPr>
        <w:pStyle w:val="FootnoteText"/>
      </w:pPr>
      <w:r>
        <w:rPr>
          <w:rStyle w:val="FootnoteReference"/>
        </w:rPr>
        <w:footnoteRef/>
      </w:r>
      <w:r>
        <w:t xml:space="preserve"> Cp. 1 Cor. 3:20, ‘The Lord knows the thoughts of the wise…’</w:t>
      </w:r>
    </w:p>
  </w:footnote>
  <w:footnote w:id="303">
    <w:p w:rsidR="00C104A1" w:rsidRDefault="00C104A1" w:rsidP="008016CF">
      <w:pPr>
        <w:pStyle w:val="FootnoteText"/>
      </w:pPr>
      <w:r>
        <w:rPr>
          <w:rStyle w:val="FootnoteReference"/>
        </w:rPr>
        <w:footnoteRef/>
      </w:r>
      <w:r>
        <w:t xml:space="preserve"> Ex. 17:1-7.</w:t>
      </w:r>
    </w:p>
  </w:footnote>
  <w:footnote w:id="304">
    <w:p w:rsidR="00C104A1" w:rsidRDefault="00C104A1" w:rsidP="008016CF">
      <w:pPr>
        <w:pStyle w:val="FootnoteText"/>
      </w:pPr>
      <w:r>
        <w:rPr>
          <w:rStyle w:val="FootnoteReference"/>
        </w:rPr>
        <w:footnoteRef/>
      </w:r>
      <w:r>
        <w:t xml:space="preserve"> Num. 14:32-34.</w:t>
      </w:r>
    </w:p>
  </w:footnote>
  <w:footnote w:id="305">
    <w:p w:rsidR="00C104A1" w:rsidRDefault="00C104A1" w:rsidP="008016CF">
      <w:pPr>
        <w:pStyle w:val="FootnoteText"/>
      </w:pPr>
      <w:r>
        <w:rPr>
          <w:rStyle w:val="FootnoteReference"/>
        </w:rPr>
        <w:footnoteRef/>
      </w:r>
      <w:r>
        <w:t xml:space="preserve"> Cp. Heb.3:7-11; 4:10.</w:t>
      </w:r>
    </w:p>
  </w:footnote>
  <w:footnote w:id="306">
    <w:p w:rsidR="00C104A1" w:rsidRDefault="00C104A1" w:rsidP="008016CF">
      <w:pPr>
        <w:pStyle w:val="FootnoteText"/>
      </w:pPr>
      <w:r>
        <w:rPr>
          <w:rStyle w:val="FootnoteReference"/>
        </w:rPr>
        <w:footnoteRef/>
      </w:r>
      <w:r>
        <w:t xml:space="preserve"> Cp. Deut. 32:17; 1 Cor. 10:20; Psalm 105:36-38; 1 Chron. 16:26.</w:t>
      </w:r>
    </w:p>
  </w:footnote>
  <w:footnote w:id="307">
    <w:p w:rsidR="00C104A1" w:rsidRDefault="00C104A1"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8">
    <w:p w:rsidR="00C104A1" w:rsidRDefault="00C104A1" w:rsidP="008016CF">
      <w:pPr>
        <w:pStyle w:val="FootnoteText"/>
      </w:pPr>
      <w:r>
        <w:rPr>
          <w:rStyle w:val="FootnoteReference"/>
        </w:rPr>
        <w:footnoteRef/>
      </w:r>
      <w:r>
        <w:t xml:space="preserve"> Cp. Pss. 32:5b; 84:10b. Rom. 1:19-21; 2 Cor. 4:6; Jn. 1:14; 6:40; 17:22-24.</w:t>
      </w:r>
    </w:p>
  </w:footnote>
  <w:footnote w:id="309">
    <w:p w:rsidR="00C104A1" w:rsidRDefault="00C104A1"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0">
    <w:p w:rsidR="00C104A1" w:rsidRDefault="00C104A1" w:rsidP="008016CF">
      <w:pPr>
        <w:pStyle w:val="FootnoteText"/>
      </w:pPr>
      <w:r>
        <w:rPr>
          <w:rStyle w:val="FootnoteReference"/>
        </w:rPr>
        <w:footnoteRef/>
      </w:r>
      <w:r>
        <w:t xml:space="preserve"> Rev. 4:6, Ezek. 1:5-10.</w:t>
      </w:r>
    </w:p>
  </w:footnote>
  <w:footnote w:id="311">
    <w:p w:rsidR="00C104A1" w:rsidRDefault="00C104A1" w:rsidP="008016CF">
      <w:pPr>
        <w:pStyle w:val="FootnoteText"/>
      </w:pPr>
      <w:r>
        <w:rPr>
          <w:rStyle w:val="FootnoteReference"/>
        </w:rPr>
        <w:footnoteRef/>
      </w:r>
      <w:r>
        <w:t xml:space="preserve"> Daily I pray for the lost. Sinners are slain by conversion into believers, saints, friends and lovers.</w:t>
      </w:r>
    </w:p>
  </w:footnote>
  <w:footnote w:id="312">
    <w:p w:rsidR="00C104A1" w:rsidRDefault="00C104A1" w:rsidP="00EC728E">
      <w:pPr>
        <w:pStyle w:val="FootnoteText"/>
      </w:pPr>
      <w:r>
        <w:rPr>
          <w:rStyle w:val="FootnoteReference"/>
        </w:rPr>
        <w:footnoteRef/>
      </w:r>
      <w:r>
        <w:t xml:space="preserve"> Peter praised and confessed Christ, yet later he swore he did not know Him (Mt. 26:74; Mk. 14:71).</w:t>
      </w:r>
    </w:p>
  </w:footnote>
  <w:footnote w:id="313">
    <w:p w:rsidR="00C104A1" w:rsidRDefault="00C104A1" w:rsidP="00EC728E">
      <w:pPr>
        <w:pStyle w:val="FootnoteText"/>
      </w:pPr>
      <w:r>
        <w:rPr>
          <w:rStyle w:val="FootnoteReference"/>
        </w:rPr>
        <w:footnoteRef/>
      </w:r>
      <w:r>
        <w:t xml:space="preserve"> Cp. Ps. 38:7a.</w:t>
      </w:r>
    </w:p>
  </w:footnote>
  <w:footnote w:id="314">
    <w:p w:rsidR="00C104A1" w:rsidRDefault="00C104A1"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5">
    <w:p w:rsidR="00C104A1" w:rsidRDefault="00C104A1" w:rsidP="00EC728E">
      <w:pPr>
        <w:pStyle w:val="FootnoteText"/>
      </w:pPr>
      <w:r>
        <w:rPr>
          <w:rStyle w:val="FootnoteReference"/>
        </w:rPr>
        <w:footnoteRef/>
      </w:r>
      <w:r>
        <w:t xml:space="preserve"> descendants: </w:t>
      </w:r>
      <w:r w:rsidRPr="00A80C80">
        <w:rPr>
          <w:i/>
        </w:rPr>
        <w:t>lit</w:t>
      </w:r>
      <w:r>
        <w:t>. seed. Verses 26-28 are quoted at Heb. 1:10-12; 13:8.</w:t>
      </w:r>
    </w:p>
  </w:footnote>
  <w:footnote w:id="316">
    <w:p w:rsidR="00C104A1" w:rsidRDefault="00C104A1" w:rsidP="00EC728E">
      <w:pPr>
        <w:pStyle w:val="FootnoteText"/>
      </w:pPr>
      <w:r>
        <w:rPr>
          <w:rStyle w:val="FootnoteReference"/>
        </w:rPr>
        <w:footnoteRef/>
      </w:r>
      <w:r>
        <w:t xml:space="preserve"> ‘God is love’ (1 John 4:8,16).</w:t>
      </w:r>
    </w:p>
  </w:footnote>
  <w:footnote w:id="317">
    <w:p w:rsidR="00C104A1" w:rsidRDefault="00C104A1" w:rsidP="00EC728E">
      <w:pPr>
        <w:pStyle w:val="FootnoteText"/>
      </w:pPr>
      <w:r>
        <w:rPr>
          <w:rStyle w:val="FootnoteReference"/>
        </w:rPr>
        <w:footnoteRef/>
      </w:r>
      <w:r>
        <w:t xml:space="preserve"> Cp. Ps. 147:8.</w:t>
      </w:r>
    </w:p>
  </w:footnote>
  <w:footnote w:id="318">
    <w:p w:rsidR="00C104A1" w:rsidRDefault="00C104A1" w:rsidP="00EC728E">
      <w:pPr>
        <w:pStyle w:val="FootnoteText"/>
      </w:pPr>
      <w:r>
        <w:rPr>
          <w:rStyle w:val="FootnoteReference"/>
        </w:rPr>
        <w:footnoteRef/>
      </w:r>
      <w:r>
        <w:t xml:space="preserve"> East and West intersecting heaven and earth forms the Cross to which our sins were nailed (Col. 1:20; 2:14).</w:t>
      </w:r>
    </w:p>
  </w:footnote>
  <w:footnote w:id="319">
    <w:p w:rsidR="00C104A1" w:rsidRDefault="00C104A1" w:rsidP="00EC728E">
      <w:pPr>
        <w:pStyle w:val="FootnoteText"/>
      </w:pPr>
      <w:r>
        <w:rPr>
          <w:rStyle w:val="FootnoteReference"/>
        </w:rPr>
        <w:footnoteRef/>
      </w:r>
      <w:r>
        <w:t xml:space="preserve"> embraces all: </w:t>
      </w:r>
      <w:r w:rsidRPr="00A80C80">
        <w:rPr>
          <w:i/>
        </w:rPr>
        <w:t>or</w:t>
      </w:r>
      <w:r>
        <w:t>, ‘rules over all.’</w:t>
      </w:r>
    </w:p>
  </w:footnote>
  <w:footnote w:id="320">
    <w:p w:rsidR="00C104A1" w:rsidRDefault="00C104A1"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1">
    <w:p w:rsidR="00C104A1" w:rsidRDefault="00C104A1" w:rsidP="00EC728E">
      <w:pPr>
        <w:pStyle w:val="FootnoteText"/>
      </w:pPr>
      <w:r>
        <w:rPr>
          <w:rStyle w:val="FootnoteReference"/>
        </w:rPr>
        <w:footnoteRef/>
      </w:r>
      <w:r>
        <w:t xml:space="preserve"> Heb. 1:7; Ezek. 1:14; 2 Esdras 8:22.</w:t>
      </w:r>
    </w:p>
  </w:footnote>
  <w:footnote w:id="322">
    <w:p w:rsidR="00C104A1" w:rsidRDefault="00C104A1" w:rsidP="00EC728E">
      <w:pPr>
        <w:pStyle w:val="FootnoteText"/>
      </w:pPr>
      <w:r>
        <w:rPr>
          <w:rStyle w:val="FootnoteReference"/>
        </w:rPr>
        <w:footnoteRef/>
      </w:r>
      <w:r>
        <w:t xml:space="preserve"> Much of Psalm 104 occurs almost verbatim in 1 Chron. 16:8-22 (cp. vv. 7:36).</w:t>
      </w:r>
    </w:p>
  </w:footnote>
  <w:footnote w:id="323">
    <w:p w:rsidR="00C104A1" w:rsidRDefault="00C104A1"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4">
    <w:p w:rsidR="00C104A1" w:rsidRDefault="00C104A1" w:rsidP="00EC728E">
      <w:pPr>
        <w:pStyle w:val="FootnoteText"/>
      </w:pPr>
      <w:r>
        <w:rPr>
          <w:rStyle w:val="FootnoteReference"/>
        </w:rPr>
        <w:footnoteRef/>
      </w:r>
      <w:r>
        <w:t xml:space="preserve"> caterpillars: larva of the locust.</w:t>
      </w:r>
    </w:p>
  </w:footnote>
  <w:footnote w:id="325">
    <w:p w:rsidR="00C104A1" w:rsidRDefault="00C104A1" w:rsidP="00EC728E">
      <w:pPr>
        <w:pStyle w:val="FootnoteText"/>
      </w:pPr>
      <w:r>
        <w:rPr>
          <w:rStyle w:val="FootnoteReference"/>
        </w:rPr>
        <w:footnoteRef/>
      </w:r>
      <w:r>
        <w:t xml:space="preserve"> Ex. 16:12-15; Jn. 6:31-35.</w:t>
      </w:r>
    </w:p>
  </w:footnote>
  <w:footnote w:id="326">
    <w:p w:rsidR="00C104A1" w:rsidRDefault="00C104A1" w:rsidP="00EC728E">
      <w:pPr>
        <w:pStyle w:val="FootnoteText"/>
      </w:pPr>
      <w:r>
        <w:rPr>
          <w:rStyle w:val="FootnoteReference"/>
        </w:rPr>
        <w:footnoteRef/>
      </w:r>
      <w:r>
        <w:t xml:space="preserve"> Gen. 15:14.</w:t>
      </w:r>
    </w:p>
  </w:footnote>
  <w:footnote w:id="327">
    <w:p w:rsidR="00C104A1" w:rsidRDefault="00C104A1"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8">
    <w:p w:rsidR="00C104A1" w:rsidRDefault="00C104A1" w:rsidP="00510795">
      <w:pPr>
        <w:pStyle w:val="FootnoteText"/>
      </w:pPr>
      <w:r>
        <w:rPr>
          <w:rStyle w:val="FootnoteReference"/>
        </w:rPr>
        <w:footnoteRef/>
      </w:r>
      <w:r>
        <w:t xml:space="preserve"> mercy: </w:t>
      </w:r>
      <w:r w:rsidRPr="00B246C1">
        <w:rPr>
          <w:i/>
        </w:rPr>
        <w:t>or</w:t>
      </w:r>
      <w:r>
        <w:t xml:space="preserve"> love.</w:t>
      </w:r>
    </w:p>
  </w:footnote>
  <w:footnote w:id="329">
    <w:p w:rsidR="00C104A1" w:rsidRDefault="00C104A1" w:rsidP="00510795">
      <w:pPr>
        <w:pStyle w:val="FootnoteText"/>
      </w:pPr>
      <w:r>
        <w:rPr>
          <w:rStyle w:val="FootnoteReference"/>
        </w:rPr>
        <w:footnoteRef/>
      </w:r>
      <w:r>
        <w:t xml:space="preserve"> Cp. Mark 8:17-21; Matthew 16:9-12.</w:t>
      </w:r>
    </w:p>
  </w:footnote>
  <w:footnote w:id="330">
    <w:p w:rsidR="00C104A1" w:rsidRDefault="00C104A1" w:rsidP="00510795">
      <w:pPr>
        <w:pStyle w:val="FootnoteText"/>
      </w:pPr>
      <w:r>
        <w:rPr>
          <w:rStyle w:val="FootnoteReference"/>
        </w:rPr>
        <w:footnoteRef/>
      </w:r>
      <w:r>
        <w:t xml:space="preserve"> Num. 11:34.</w:t>
      </w:r>
    </w:p>
  </w:footnote>
  <w:footnote w:id="331">
    <w:p w:rsidR="00C104A1" w:rsidRDefault="00C104A1" w:rsidP="00510795">
      <w:pPr>
        <w:pStyle w:val="FootnoteText"/>
      </w:pPr>
      <w:r>
        <w:rPr>
          <w:rStyle w:val="FootnoteReference"/>
        </w:rPr>
        <w:footnoteRef/>
      </w:r>
      <w:r>
        <w:t xml:space="preserve"> Num. 16:32.</w:t>
      </w:r>
    </w:p>
  </w:footnote>
  <w:footnote w:id="332">
    <w:p w:rsidR="00C104A1" w:rsidRDefault="00C104A1" w:rsidP="00510795">
      <w:pPr>
        <w:pStyle w:val="FootnoteText"/>
      </w:pPr>
      <w:r>
        <w:rPr>
          <w:rStyle w:val="FootnoteReference"/>
        </w:rPr>
        <w:footnoteRef/>
      </w:r>
      <w:r>
        <w:t xml:space="preserve"> children: </w:t>
      </w:r>
      <w:r w:rsidRPr="00B246C1">
        <w:rPr>
          <w:i/>
        </w:rPr>
        <w:t>lit</w:t>
      </w:r>
      <w:r>
        <w:t>. seed.</w:t>
      </w:r>
    </w:p>
  </w:footnote>
  <w:footnote w:id="333">
    <w:p w:rsidR="00C104A1" w:rsidRDefault="00C104A1"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4">
    <w:p w:rsidR="00C104A1" w:rsidRDefault="00C104A1" w:rsidP="00510795">
      <w:pPr>
        <w:pStyle w:val="FootnoteText"/>
      </w:pPr>
      <w:r>
        <w:rPr>
          <w:rStyle w:val="FootnoteReference"/>
        </w:rPr>
        <w:footnoteRef/>
      </w:r>
      <w:r>
        <w:t xml:space="preserve"> ‘mercies of the Lord’: </w:t>
      </w:r>
      <w:r w:rsidRPr="00B246C1">
        <w:rPr>
          <w:i/>
        </w:rPr>
        <w:t>or</w:t>
      </w:r>
      <w:r>
        <w:t>, the Lord’s love.</w:t>
      </w:r>
    </w:p>
  </w:footnote>
  <w:footnote w:id="335">
    <w:p w:rsidR="00C104A1" w:rsidRDefault="00C104A1"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6">
    <w:p w:rsidR="00C104A1" w:rsidRDefault="00C104A1" w:rsidP="00510795">
      <w:pPr>
        <w:pStyle w:val="FootnoteText"/>
      </w:pPr>
      <w:r>
        <w:rPr>
          <w:rStyle w:val="FootnoteReference"/>
        </w:rPr>
        <w:footnoteRef/>
      </w:r>
      <w:r>
        <w:t xml:space="preserve"> See Psalm 59:10 and footnote.</w:t>
      </w:r>
    </w:p>
  </w:footnote>
  <w:footnote w:id="337">
    <w:p w:rsidR="00C104A1" w:rsidRDefault="00C104A1"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8">
    <w:p w:rsidR="00C104A1" w:rsidRDefault="00C104A1" w:rsidP="00510795">
      <w:pPr>
        <w:pStyle w:val="FootnoteText"/>
      </w:pPr>
      <w:r>
        <w:rPr>
          <w:rStyle w:val="FootnoteReference"/>
        </w:rPr>
        <w:footnoteRef/>
      </w:r>
      <w:r>
        <w:t xml:space="preserve"> Cp. Num. 5:22.</w:t>
      </w:r>
    </w:p>
  </w:footnote>
  <w:footnote w:id="339">
    <w:p w:rsidR="00C104A1" w:rsidRDefault="00C104A1" w:rsidP="00510795">
      <w:pPr>
        <w:pStyle w:val="FootnoteText"/>
      </w:pPr>
      <w:r>
        <w:rPr>
          <w:rStyle w:val="FootnoteReference"/>
        </w:rPr>
        <w:footnoteRef/>
      </w:r>
      <w:r>
        <w:t xml:space="preserve"> Mt. 27:39.</w:t>
      </w:r>
    </w:p>
  </w:footnote>
  <w:footnote w:id="340">
    <w:p w:rsidR="00C104A1" w:rsidRDefault="00C104A1"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1">
    <w:p w:rsidR="00C104A1" w:rsidRDefault="00C104A1"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2">
    <w:p w:rsidR="00C104A1" w:rsidRDefault="00C104A1" w:rsidP="00510795">
      <w:pPr>
        <w:pStyle w:val="FootnoteText"/>
      </w:pPr>
      <w:r>
        <w:rPr>
          <w:rStyle w:val="FootnoteReference"/>
        </w:rPr>
        <w:footnoteRef/>
      </w:r>
      <w:r>
        <w:t xml:space="preserve"> Cp. 1 Cor. 15:41-43.</w:t>
      </w:r>
    </w:p>
  </w:footnote>
  <w:footnote w:id="343">
    <w:p w:rsidR="00C104A1" w:rsidRDefault="00C104A1"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4">
    <w:p w:rsidR="00C104A1" w:rsidRDefault="00C104A1" w:rsidP="00510795">
      <w:pPr>
        <w:pStyle w:val="FootnoteText"/>
      </w:pPr>
      <w:r>
        <w:rPr>
          <w:rStyle w:val="FootnoteReference"/>
        </w:rPr>
        <w:footnoteRef/>
      </w:r>
      <w:r>
        <w:t xml:space="preserve"> Heb. 7:21.</w:t>
      </w:r>
    </w:p>
  </w:footnote>
  <w:footnote w:id="345">
    <w:p w:rsidR="00C104A1" w:rsidRDefault="00C104A1"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6">
    <w:p w:rsidR="00C104A1" w:rsidRDefault="00C104A1"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7">
    <w:p w:rsidR="00C104A1" w:rsidRDefault="00C104A1" w:rsidP="00510795">
      <w:pPr>
        <w:pStyle w:val="FootnoteText"/>
      </w:pPr>
      <w:r>
        <w:rPr>
          <w:rStyle w:val="FootnoteReference"/>
        </w:rPr>
        <w:footnoteRef/>
      </w:r>
      <w:r>
        <w:t xml:space="preserve"> Gen. 6:18; 9:9f; 15; 17; Ex. 19:5; Mk. 14:24; Lk. 22:20,29,30.</w:t>
      </w:r>
    </w:p>
  </w:footnote>
  <w:footnote w:id="348">
    <w:p w:rsidR="00C104A1" w:rsidRDefault="00C104A1"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9">
    <w:p w:rsidR="00C104A1" w:rsidRDefault="00C104A1"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0">
    <w:p w:rsidR="00C104A1" w:rsidRDefault="00C104A1" w:rsidP="00510795">
      <w:pPr>
        <w:pStyle w:val="FootnoteText"/>
      </w:pPr>
      <w:r>
        <w:rPr>
          <w:rStyle w:val="FootnoteReference"/>
        </w:rPr>
        <w:footnoteRef/>
      </w:r>
      <w:r>
        <w:t xml:space="preserve"> ‘The world is passing away, and the desire for it; but anyone who does the will of God lives for ever’ (1 Jn. 2:17).</w:t>
      </w:r>
    </w:p>
  </w:footnote>
  <w:footnote w:id="351">
    <w:p w:rsidR="00C104A1" w:rsidRDefault="00C104A1"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2">
    <w:p w:rsidR="00C104A1" w:rsidRDefault="00C104A1" w:rsidP="00510795">
      <w:pPr>
        <w:pStyle w:val="FootnoteText"/>
      </w:pPr>
      <w:r>
        <w:rPr>
          <w:rStyle w:val="FootnoteReference"/>
        </w:rPr>
        <w:footnoteRef/>
      </w:r>
      <w:r>
        <w:t xml:space="preserve"> Ex. 19:6; 29:43-46; Deut. 27:9; Is. 63:18,19; Jer. 2:3; 2 Cor. 6:16.</w:t>
      </w:r>
    </w:p>
  </w:footnote>
  <w:footnote w:id="353">
    <w:p w:rsidR="00C104A1" w:rsidRDefault="00C104A1"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4">
    <w:p w:rsidR="00C104A1" w:rsidRDefault="00C104A1" w:rsidP="00510795">
      <w:pPr>
        <w:pStyle w:val="FootnoteText"/>
      </w:pPr>
      <w:r>
        <w:rPr>
          <w:rStyle w:val="FootnoteReference"/>
        </w:rPr>
        <w:footnoteRef/>
      </w:r>
      <w:r>
        <w:t xml:space="preserve"> Earth rocked and rolled in travail at the birth of a nation (cp. Jn. 16:20-22).</w:t>
      </w:r>
    </w:p>
  </w:footnote>
  <w:footnote w:id="355">
    <w:p w:rsidR="00C104A1" w:rsidRDefault="00C104A1" w:rsidP="00510795">
      <w:pPr>
        <w:pStyle w:val="FootnoteText"/>
      </w:pPr>
      <w:r>
        <w:rPr>
          <w:rStyle w:val="FootnoteReference"/>
        </w:rPr>
        <w:footnoteRef/>
      </w:r>
      <w:r>
        <w:t xml:space="preserve"> Cp. John 1:18; 3:13; Wisdom 18:16.</w:t>
      </w:r>
    </w:p>
  </w:footnote>
  <w:footnote w:id="356">
    <w:p w:rsidR="00C104A1" w:rsidRDefault="00C104A1"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7">
    <w:p w:rsidR="00C104A1" w:rsidRDefault="00C104A1"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8">
    <w:p w:rsidR="00C104A1" w:rsidRDefault="00C104A1" w:rsidP="00510795">
      <w:pPr>
        <w:pStyle w:val="FootnoteText"/>
      </w:pPr>
      <w:r>
        <w:rPr>
          <w:rStyle w:val="FootnoteReference"/>
        </w:rPr>
        <w:footnoteRef/>
      </w:r>
      <w:r>
        <w:t xml:space="preserve"> cp. Heb. 4:10; Phil. 2:12; Mt. 11:28,29; Jer. 6:16.</w:t>
      </w:r>
    </w:p>
  </w:footnote>
  <w:footnote w:id="359">
    <w:p w:rsidR="00C104A1" w:rsidRDefault="00C104A1" w:rsidP="00510795">
      <w:pPr>
        <w:pStyle w:val="FootnoteText"/>
      </w:pPr>
      <w:r>
        <w:rPr>
          <w:rStyle w:val="FootnoteReference"/>
        </w:rPr>
        <w:footnoteRef/>
      </w:r>
      <w:r>
        <w:t xml:space="preserve"> 2 Cor. 4:13.</w:t>
      </w:r>
    </w:p>
  </w:footnote>
  <w:footnote w:id="360">
    <w:p w:rsidR="00C104A1" w:rsidRDefault="00C104A1" w:rsidP="00510795">
      <w:pPr>
        <w:pStyle w:val="FootnoteText"/>
      </w:pPr>
      <w:r>
        <w:rPr>
          <w:rStyle w:val="FootnoteReference"/>
        </w:rPr>
        <w:footnoteRef/>
      </w:r>
      <w:r>
        <w:t xml:space="preserve"> </w:t>
      </w:r>
      <w:r w:rsidRPr="00DC02D9">
        <w:rPr>
          <w:i/>
        </w:rPr>
        <w:t>Or:</w:t>
      </w:r>
      <w:r>
        <w:t xml:space="preserve"> costly (Wisdom 1:13-16).</w:t>
      </w:r>
    </w:p>
  </w:footnote>
  <w:footnote w:id="361">
    <w:p w:rsidR="00C104A1" w:rsidRDefault="00C104A1" w:rsidP="00510795">
      <w:pPr>
        <w:pStyle w:val="FootnoteText"/>
      </w:pPr>
      <w:r>
        <w:rPr>
          <w:rStyle w:val="FootnoteReference"/>
        </w:rPr>
        <w:footnoteRef/>
      </w:r>
      <w:r>
        <w:t xml:space="preserve"> Rom. 15:11.</w:t>
      </w:r>
    </w:p>
  </w:footnote>
  <w:footnote w:id="362">
    <w:p w:rsidR="00C104A1" w:rsidRDefault="00C104A1" w:rsidP="00510795">
      <w:pPr>
        <w:pStyle w:val="FootnoteText"/>
      </w:pPr>
      <w:r>
        <w:rPr>
          <w:rStyle w:val="FootnoteReference"/>
        </w:rPr>
        <w:footnoteRef/>
      </w:r>
      <w:r>
        <w:t xml:space="preserve"> Mercy </w:t>
      </w:r>
      <w:r w:rsidRPr="00DC02D9">
        <w:rPr>
          <w:i/>
        </w:rPr>
        <w:t>or</w:t>
      </w:r>
      <w:r>
        <w:t xml:space="preserve"> love.</w:t>
      </w:r>
    </w:p>
  </w:footnote>
  <w:footnote w:id="363">
    <w:p w:rsidR="00C104A1" w:rsidRDefault="00C104A1" w:rsidP="00510795">
      <w:pPr>
        <w:pStyle w:val="FootnoteText"/>
      </w:pPr>
      <w:r>
        <w:rPr>
          <w:rStyle w:val="FootnoteReference"/>
        </w:rPr>
        <w:footnoteRef/>
      </w:r>
      <w:r>
        <w:t xml:space="preserve"> Heb. 13:6.</w:t>
      </w:r>
    </w:p>
  </w:footnote>
  <w:footnote w:id="364">
    <w:p w:rsidR="00C104A1" w:rsidRDefault="00C104A1"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5">
    <w:p w:rsidR="00C104A1" w:rsidRDefault="00C104A1"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6">
    <w:p w:rsidR="00C104A1" w:rsidRDefault="00C104A1"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7">
    <w:p w:rsidR="00C104A1" w:rsidRDefault="00C104A1"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8">
    <w:p w:rsidR="00C104A1" w:rsidRDefault="00C104A1" w:rsidP="00385CB8">
      <w:pPr>
        <w:pStyle w:val="FootnoteText"/>
      </w:pPr>
      <w:r>
        <w:rPr>
          <w:rStyle w:val="FootnoteReference"/>
        </w:rPr>
        <w:footnoteRef/>
      </w:r>
      <w:r>
        <w:t xml:space="preserve"> Rom. 10:5; Gal. 3:12; Lev. 18:5; Luke 10:25-28.</w:t>
      </w:r>
    </w:p>
  </w:footnote>
  <w:footnote w:id="369">
    <w:p w:rsidR="00C104A1" w:rsidRDefault="00C104A1"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0">
    <w:p w:rsidR="00C104A1" w:rsidRDefault="00C104A1"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1">
    <w:p w:rsidR="00C104A1" w:rsidRDefault="00C104A1"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2">
    <w:p w:rsidR="00C104A1" w:rsidRDefault="00C104A1"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3">
    <w:p w:rsidR="00C104A1" w:rsidRDefault="00C104A1"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4">
    <w:p w:rsidR="00C104A1" w:rsidRDefault="00C104A1" w:rsidP="00385CB8">
      <w:pPr>
        <w:pStyle w:val="FootnoteText"/>
      </w:pPr>
      <w:r>
        <w:rPr>
          <w:rStyle w:val="FootnoteReference"/>
        </w:rPr>
        <w:footnoteRef/>
      </w:r>
      <w:r>
        <w:t xml:space="preserve"> sloth: </w:t>
      </w:r>
      <w:r w:rsidRPr="0002544A">
        <w:rPr>
          <w:i/>
        </w:rPr>
        <w:t>or:</w:t>
      </w:r>
      <w:r>
        <w:t xml:space="preserve"> accidie.</w:t>
      </w:r>
    </w:p>
  </w:footnote>
  <w:footnote w:id="375">
    <w:p w:rsidR="00C104A1" w:rsidRDefault="00C104A1" w:rsidP="00385CB8">
      <w:pPr>
        <w:pStyle w:val="FootnoteText"/>
      </w:pPr>
      <w:r>
        <w:rPr>
          <w:rStyle w:val="FootnoteReference"/>
        </w:rPr>
        <w:footnoteRef/>
      </w:r>
      <w:r>
        <w:t xml:space="preserve"> Eyes were given us that we might see in creatures our Creator (St Athanasius).</w:t>
      </w:r>
    </w:p>
  </w:footnote>
  <w:footnote w:id="376">
    <w:p w:rsidR="00C104A1" w:rsidRDefault="00C104A1" w:rsidP="00385CB8">
      <w:pPr>
        <w:pStyle w:val="FootnoteText"/>
      </w:pPr>
      <w:r>
        <w:rPr>
          <w:rStyle w:val="FootnoteReference"/>
        </w:rPr>
        <w:footnoteRef/>
      </w:r>
      <w:r>
        <w:t xml:space="preserve"> Christ is our way and our righteousness (cp. Jn. 14:6; 1 Cor 1:30; Ephes. 2:5-7).</w:t>
      </w:r>
    </w:p>
  </w:footnote>
  <w:footnote w:id="377">
    <w:p w:rsidR="00C104A1" w:rsidRDefault="00C104A1" w:rsidP="00385CB8">
      <w:pPr>
        <w:pStyle w:val="FootnoteText"/>
      </w:pPr>
      <w:r>
        <w:rPr>
          <w:rStyle w:val="FootnoteReference"/>
        </w:rPr>
        <w:footnoteRef/>
      </w:r>
      <w:r>
        <w:t xml:space="preserve"> The house of wisdom can be built only if the fear of God is rooted deeply in the soul (cp. St Ambrose).</w:t>
      </w:r>
    </w:p>
  </w:footnote>
  <w:footnote w:id="378">
    <w:p w:rsidR="00C104A1" w:rsidRDefault="00C104A1" w:rsidP="00385CB8">
      <w:pPr>
        <w:pStyle w:val="FootnoteText"/>
      </w:pPr>
      <w:r>
        <w:rPr>
          <w:rStyle w:val="FootnoteReference"/>
        </w:rPr>
        <w:footnoteRef/>
      </w:r>
      <w:r>
        <w:t xml:space="preserve"> Christ is our way and our righteousness (cp. Jn. 14:6; 1 Cor 1:30; Ephes. 2:5-7). &lt;see 2 footnotes above&gt;</w:t>
      </w:r>
    </w:p>
  </w:footnote>
  <w:footnote w:id="379">
    <w:p w:rsidR="00C104A1" w:rsidRDefault="00C104A1" w:rsidP="00385CB8">
      <w:pPr>
        <w:pStyle w:val="FootnoteText"/>
      </w:pPr>
      <w:r>
        <w:rPr>
          <w:rStyle w:val="FootnoteReference"/>
        </w:rPr>
        <w:footnoteRef/>
      </w:r>
      <w:r>
        <w:t xml:space="preserve"> </w:t>
      </w:r>
      <w:r w:rsidRPr="0002544A">
        <w:rPr>
          <w:i/>
        </w:rPr>
        <w:t>Lit</w:t>
      </w:r>
      <w:r>
        <w:t>. Face: a Hebraism for ‘favor’. (Cp. Psalm 44:13).</w:t>
      </w:r>
    </w:p>
  </w:footnote>
  <w:footnote w:id="380">
    <w:p w:rsidR="00C104A1" w:rsidRDefault="00C104A1"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1">
    <w:p w:rsidR="00C104A1" w:rsidRDefault="00C104A1" w:rsidP="00385CB8">
      <w:pPr>
        <w:pStyle w:val="FootnoteText"/>
      </w:pPr>
      <w:r>
        <w:rPr>
          <w:rStyle w:val="FootnoteReference"/>
        </w:rPr>
        <w:footnoteRef/>
      </w:r>
      <w:r>
        <w:t xml:space="preserve"> Curdled with scorn, anger and fear.</w:t>
      </w:r>
    </w:p>
  </w:footnote>
  <w:footnote w:id="382">
    <w:p w:rsidR="00C104A1" w:rsidRDefault="00C104A1"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3">
    <w:p w:rsidR="00C104A1" w:rsidRDefault="00C104A1"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4">
    <w:p w:rsidR="00C104A1" w:rsidRDefault="00C104A1" w:rsidP="00385CB8">
      <w:pPr>
        <w:pStyle w:val="FootnoteText"/>
      </w:pPr>
      <w:r>
        <w:rPr>
          <w:rStyle w:val="FootnoteReference"/>
        </w:rPr>
        <w:footnoteRef/>
      </w:r>
      <w:r>
        <w:t xml:space="preserve"> Sprinkled with hoar-frost, a wineskin is like the greying head of an old man.</w:t>
      </w:r>
    </w:p>
  </w:footnote>
  <w:footnote w:id="385">
    <w:p w:rsidR="00C104A1" w:rsidRDefault="00C104A1"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6">
    <w:p w:rsidR="00C104A1" w:rsidRDefault="00C104A1" w:rsidP="00385CB8">
      <w:pPr>
        <w:pStyle w:val="FootnoteText"/>
      </w:pPr>
      <w:r>
        <w:rPr>
          <w:rStyle w:val="FootnoteReference"/>
        </w:rPr>
        <w:footnoteRef/>
      </w:r>
      <w:r>
        <w:t xml:space="preserve"> hear: </w:t>
      </w:r>
      <w:r w:rsidRPr="0002544A">
        <w:rPr>
          <w:i/>
        </w:rPr>
        <w:t>lit</w:t>
      </w:r>
      <w:r>
        <w:t>. gullet, throat, larynx.</w:t>
      </w:r>
    </w:p>
  </w:footnote>
  <w:footnote w:id="387">
    <w:p w:rsidR="00C104A1" w:rsidRDefault="00C104A1"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8">
    <w:p w:rsidR="00C104A1" w:rsidRDefault="00C104A1" w:rsidP="00385CB8">
      <w:pPr>
        <w:pStyle w:val="FootnoteText"/>
      </w:pPr>
      <w:r>
        <w:rPr>
          <w:rStyle w:val="FootnoteReference"/>
        </w:rPr>
        <w:footnoteRef/>
      </w:r>
      <w:r>
        <w:t xml:space="preserve"> ‘In wicked men we rightly hate the evil, but love the creature’ (St. Prosper).</w:t>
      </w:r>
    </w:p>
  </w:footnote>
  <w:footnote w:id="389">
    <w:p w:rsidR="00C104A1" w:rsidRDefault="00C104A1"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0">
    <w:p w:rsidR="00C104A1" w:rsidRDefault="00C104A1"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1">
    <w:p w:rsidR="00C104A1" w:rsidRDefault="00C104A1" w:rsidP="00385CB8">
      <w:pPr>
        <w:pStyle w:val="FootnoteText"/>
      </w:pPr>
      <w:r>
        <w:rPr>
          <w:rStyle w:val="FootnoteReference"/>
        </w:rPr>
        <w:footnoteRef/>
      </w:r>
      <w:r>
        <w:t xml:space="preserve"> These words are repeated by the deacon at the beginning of the Divine Liturgy.</w:t>
      </w:r>
    </w:p>
  </w:footnote>
  <w:footnote w:id="392">
    <w:p w:rsidR="00C104A1" w:rsidRDefault="00C104A1"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3">
    <w:p w:rsidR="00C104A1" w:rsidRDefault="00C104A1" w:rsidP="00385CB8">
      <w:pPr>
        <w:pStyle w:val="FootnoteText"/>
      </w:pPr>
      <w:r>
        <w:rPr>
          <w:rStyle w:val="FootnoteReference"/>
        </w:rPr>
        <w:footnoteRef/>
      </w:r>
      <w:r>
        <w:t xml:space="preserve"> Cp. Lk. 24:27,32,45.</w:t>
      </w:r>
    </w:p>
  </w:footnote>
  <w:footnote w:id="394">
    <w:p w:rsidR="00C104A1" w:rsidRDefault="00C104A1" w:rsidP="00385CB8">
      <w:pPr>
        <w:pStyle w:val="FootnoteText"/>
      </w:pPr>
      <w:r>
        <w:rPr>
          <w:rStyle w:val="FootnoteReference"/>
        </w:rPr>
        <w:footnoteRef/>
      </w:r>
      <w:r>
        <w:t xml:space="preserve"> Just as we who claim to love God judge it right to show mercy, so we can expect the divine mercy (Mt. 5:7).</w:t>
      </w:r>
    </w:p>
  </w:footnote>
  <w:footnote w:id="395">
    <w:p w:rsidR="00C104A1" w:rsidRDefault="00C104A1" w:rsidP="00385CB8">
      <w:pPr>
        <w:pStyle w:val="FootnoteText"/>
      </w:pPr>
      <w:r>
        <w:rPr>
          <w:rStyle w:val="FootnoteReference"/>
        </w:rPr>
        <w:footnoteRef/>
      </w:r>
      <w:r>
        <w:t xml:space="preserve"> pure: </w:t>
      </w:r>
      <w:r w:rsidRPr="007B4ADE">
        <w:rPr>
          <w:i/>
        </w:rPr>
        <w:t>lit</w:t>
      </w:r>
      <w:r>
        <w:t>. burnt, fired: hence refined and pure (cp. Psalm 11:7).</w:t>
      </w:r>
    </w:p>
  </w:footnote>
  <w:footnote w:id="396">
    <w:p w:rsidR="00C104A1" w:rsidRDefault="00C104A1"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7">
    <w:p w:rsidR="00C104A1" w:rsidRDefault="00C104A1"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8">
    <w:p w:rsidR="00C104A1" w:rsidRDefault="00C104A1"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9">
    <w:p w:rsidR="00C104A1" w:rsidRDefault="00C104A1" w:rsidP="00385CB8">
      <w:pPr>
        <w:pStyle w:val="FootnoteText"/>
      </w:pPr>
      <w:r>
        <w:rPr>
          <w:rStyle w:val="FootnoteReference"/>
        </w:rPr>
        <w:footnoteRef/>
      </w:r>
      <w:r>
        <w:t xml:space="preserve"> Cp. Ps. 110:10.</w:t>
      </w:r>
    </w:p>
  </w:footnote>
  <w:footnote w:id="400">
    <w:p w:rsidR="00C104A1" w:rsidRDefault="00C104A1"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1">
    <w:p w:rsidR="00C104A1" w:rsidRDefault="00C104A1" w:rsidP="00FD25B7">
      <w:pPr>
        <w:pStyle w:val="FootnoteText"/>
      </w:pPr>
      <w:r>
        <w:rPr>
          <w:rStyle w:val="FootnoteReference"/>
        </w:rPr>
        <w:footnoteRef/>
      </w:r>
      <w:r>
        <w:t xml:space="preserve"> Cp. Psalm 139:11; Rom. 12:20. ‘Coals of hell’. For desolation as the equivalent of hell, see Mark 13:14.</w:t>
      </w:r>
    </w:p>
  </w:footnote>
  <w:footnote w:id="402">
    <w:p w:rsidR="00C104A1" w:rsidRDefault="00C104A1" w:rsidP="00FD25B7">
      <w:pPr>
        <w:pStyle w:val="FootnoteText"/>
      </w:pPr>
      <w:r>
        <w:rPr>
          <w:rStyle w:val="FootnoteReference"/>
        </w:rPr>
        <w:footnoteRef/>
      </w:r>
      <w:r>
        <w:t xml:space="preserve"> Cp. Jeremiah 3:23. I look through the hills to their unseen Maker.</w:t>
      </w:r>
    </w:p>
  </w:footnote>
  <w:footnote w:id="403">
    <w:p w:rsidR="00C104A1" w:rsidRDefault="00C104A1"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4">
    <w:p w:rsidR="00C104A1" w:rsidRDefault="00C104A1"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5">
    <w:p w:rsidR="00C104A1" w:rsidRDefault="00C104A1"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6">
    <w:p w:rsidR="00C104A1" w:rsidRDefault="00C104A1" w:rsidP="00FD25B7">
      <w:pPr>
        <w:pStyle w:val="FootnoteText"/>
      </w:pPr>
      <w:r>
        <w:rPr>
          <w:rStyle w:val="FootnoteReference"/>
        </w:rPr>
        <w:footnoteRef/>
      </w:r>
      <w:r>
        <w:t xml:space="preserve"> Hebrews 11:26; 13:13.</w:t>
      </w:r>
    </w:p>
  </w:footnote>
  <w:footnote w:id="407">
    <w:p w:rsidR="00C104A1" w:rsidRDefault="00C104A1" w:rsidP="00FD25B7">
      <w:pPr>
        <w:pStyle w:val="FootnoteText"/>
      </w:pPr>
      <w:r>
        <w:rPr>
          <w:rStyle w:val="FootnoteReference"/>
        </w:rPr>
        <w:footnoteRef/>
      </w:r>
      <w:r>
        <w:t xml:space="preserve"> Heaven is here (Mt. 4:17; Lk. 17:21; Prov. 17:24).</w:t>
      </w:r>
    </w:p>
  </w:footnote>
  <w:footnote w:id="408">
    <w:p w:rsidR="00C104A1" w:rsidRDefault="00C104A1"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9">
    <w:p w:rsidR="00C104A1" w:rsidRDefault="00C104A1"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0">
    <w:p w:rsidR="00C104A1" w:rsidRDefault="00C104A1"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1">
    <w:p w:rsidR="00C104A1" w:rsidRDefault="00C104A1"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2">
    <w:p w:rsidR="00C104A1" w:rsidRDefault="00C104A1" w:rsidP="00FD25B7">
      <w:pPr>
        <w:pStyle w:val="FootnoteText"/>
      </w:pPr>
      <w:r>
        <w:rPr>
          <w:rStyle w:val="FootnoteReference"/>
        </w:rPr>
        <w:footnoteRef/>
      </w:r>
      <w:r>
        <w:t xml:space="preserve"> Cp. Titus 2:14.</w:t>
      </w:r>
    </w:p>
  </w:footnote>
  <w:footnote w:id="413">
    <w:p w:rsidR="00C104A1" w:rsidRDefault="00C104A1" w:rsidP="00FD25B7">
      <w:pPr>
        <w:pStyle w:val="FootnoteText"/>
      </w:pPr>
      <w:r>
        <w:rPr>
          <w:rStyle w:val="FootnoteReference"/>
        </w:rPr>
        <w:footnoteRef/>
      </w:r>
      <w:r>
        <w:t xml:space="preserve"> Prov. 29:1; 2 Kings 17:14; Neh. 9:16; Dt. 9:6.</w:t>
      </w:r>
    </w:p>
  </w:footnote>
  <w:footnote w:id="414">
    <w:p w:rsidR="00C104A1" w:rsidRDefault="00C104A1"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5">
    <w:p w:rsidR="00C104A1" w:rsidRDefault="00C104A1" w:rsidP="00FD25B7">
      <w:pPr>
        <w:pStyle w:val="FootnoteText"/>
      </w:pPr>
      <w:r>
        <w:rPr>
          <w:rStyle w:val="FootnoteReference"/>
        </w:rPr>
        <w:footnoteRef/>
      </w:r>
      <w:r>
        <w:t xml:space="preserve"> Cp. 1 Kings 6:21 (1 Sam. 6:21).</w:t>
      </w:r>
    </w:p>
  </w:footnote>
  <w:footnote w:id="416">
    <w:p w:rsidR="00C104A1" w:rsidRDefault="00C104A1" w:rsidP="00FD25B7">
      <w:pPr>
        <w:pStyle w:val="FootnoteText"/>
      </w:pPr>
      <w:r>
        <w:rPr>
          <w:rStyle w:val="FootnoteReference"/>
        </w:rPr>
        <w:footnoteRef/>
      </w:r>
      <w:r>
        <w:t xml:space="preserve"> Ps. 131:8-10 = 2 Chron. 6:41-42.</w:t>
      </w:r>
    </w:p>
  </w:footnote>
  <w:footnote w:id="417">
    <w:p w:rsidR="00C104A1" w:rsidRDefault="00C104A1" w:rsidP="00FD25B7">
      <w:pPr>
        <w:pStyle w:val="FootnoteText"/>
      </w:pPr>
      <w:r>
        <w:rPr>
          <w:rStyle w:val="FootnoteReference"/>
        </w:rPr>
        <w:footnoteRef/>
      </w:r>
      <w:r>
        <w:t xml:space="preserve"> I Chron. 17:11-14; Acts 2:30-33.</w:t>
      </w:r>
    </w:p>
  </w:footnote>
  <w:footnote w:id="418">
    <w:p w:rsidR="00C104A1" w:rsidRDefault="00C104A1" w:rsidP="00FD25B7">
      <w:pPr>
        <w:pStyle w:val="FootnoteText"/>
      </w:pPr>
      <w:r>
        <w:rPr>
          <w:rStyle w:val="FootnoteReference"/>
        </w:rPr>
        <w:footnoteRef/>
      </w:r>
      <w:r>
        <w:t xml:space="preserve"> stock: </w:t>
      </w:r>
      <w:r w:rsidRPr="00783CA0">
        <w:rPr>
          <w:i/>
        </w:rPr>
        <w:t>lit</w:t>
      </w:r>
      <w:r>
        <w:t>. horn.</w:t>
      </w:r>
    </w:p>
  </w:footnote>
  <w:footnote w:id="419">
    <w:p w:rsidR="00C104A1" w:rsidRDefault="00C104A1"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0">
    <w:p w:rsidR="00C104A1" w:rsidRDefault="00C104A1"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1">
    <w:p w:rsidR="00C104A1" w:rsidRDefault="00C104A1"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2">
    <w:p w:rsidR="00C104A1" w:rsidRDefault="00C104A1"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3">
    <w:p w:rsidR="00C104A1" w:rsidRDefault="00C104A1" w:rsidP="00E276C1">
      <w:pPr>
        <w:pStyle w:val="FootnoteText"/>
      </w:pPr>
      <w:r>
        <w:rPr>
          <w:rStyle w:val="FootnoteReference"/>
        </w:rPr>
        <w:footnoteRef/>
      </w:r>
      <w:r>
        <w:t xml:space="preserve"> The kingdoms of this world have become the kingdoms of our Lord and of His Christ’ (Rev. 11:15).</w:t>
      </w:r>
    </w:p>
  </w:footnote>
  <w:footnote w:id="424">
    <w:p w:rsidR="00C104A1" w:rsidRDefault="00C104A1" w:rsidP="00E276C1">
      <w:pPr>
        <w:pStyle w:val="FootnoteText"/>
      </w:pPr>
      <w:r>
        <w:rPr>
          <w:rStyle w:val="FootnoteReference"/>
        </w:rPr>
        <w:footnoteRef/>
      </w:r>
      <w:r>
        <w:t xml:space="preserve"> Deut. 32:36.</w:t>
      </w:r>
    </w:p>
  </w:footnote>
  <w:footnote w:id="425">
    <w:p w:rsidR="00C104A1" w:rsidRDefault="00C104A1"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6">
    <w:p w:rsidR="00C104A1" w:rsidRDefault="00C104A1" w:rsidP="00E276C1">
      <w:pPr>
        <w:pStyle w:val="FootnoteText"/>
      </w:pPr>
      <w:r>
        <w:rPr>
          <w:rStyle w:val="FootnoteReference"/>
        </w:rPr>
        <w:footnoteRef/>
      </w:r>
      <w:r>
        <w:t xml:space="preserve"> mercy: </w:t>
      </w:r>
      <w:r w:rsidRPr="007F3CE8">
        <w:rPr>
          <w:i/>
        </w:rPr>
        <w:t>or</w:t>
      </w:r>
      <w:r>
        <w:t xml:space="preserve"> love. Cp. Lk. 10:37.</w:t>
      </w:r>
    </w:p>
  </w:footnote>
  <w:footnote w:id="427">
    <w:p w:rsidR="00C104A1" w:rsidRDefault="00C104A1"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8">
    <w:p w:rsidR="00C104A1" w:rsidRDefault="00C104A1" w:rsidP="00E276C1">
      <w:pPr>
        <w:pStyle w:val="FootnoteText"/>
      </w:pPr>
      <w:r>
        <w:rPr>
          <w:rStyle w:val="FootnoteReference"/>
        </w:rPr>
        <w:footnoteRef/>
      </w:r>
      <w:r>
        <w:t xml:space="preserve"> See footnote on page 170. &lt;See previous footnote&gt;</w:t>
      </w:r>
    </w:p>
  </w:footnote>
  <w:footnote w:id="429">
    <w:p w:rsidR="00C104A1" w:rsidRDefault="00C104A1"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0">
    <w:p w:rsidR="00C104A1" w:rsidRDefault="00C104A1"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1">
    <w:p w:rsidR="00C104A1" w:rsidRDefault="00C104A1"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2">
    <w:p w:rsidR="00C104A1" w:rsidRDefault="00C104A1" w:rsidP="00E276C1">
      <w:pPr>
        <w:pStyle w:val="FootnoteText"/>
      </w:pPr>
      <w:r>
        <w:rPr>
          <w:rStyle w:val="FootnoteReference"/>
        </w:rPr>
        <w:footnoteRef/>
      </w:r>
      <w:r>
        <w:t xml:space="preserve"> songs: </w:t>
      </w:r>
      <w:r w:rsidRPr="007F3CE8">
        <w:rPr>
          <w:i/>
        </w:rPr>
        <w:t>variant reading and Slavonic:</w:t>
      </w:r>
      <w:r>
        <w:t xml:space="preserve"> ways.</w:t>
      </w:r>
    </w:p>
  </w:footnote>
  <w:footnote w:id="433">
    <w:p w:rsidR="00C104A1" w:rsidRDefault="00C104A1" w:rsidP="00E276C1">
      <w:pPr>
        <w:pStyle w:val="FootnoteText"/>
      </w:pPr>
      <w:r>
        <w:rPr>
          <w:rStyle w:val="FootnoteReference"/>
        </w:rPr>
        <w:footnoteRef/>
      </w:r>
      <w:r>
        <w:t xml:space="preserve"> The Spirit of the Lord fills the world (Wisdom 1:7).</w:t>
      </w:r>
    </w:p>
  </w:footnote>
  <w:footnote w:id="434">
    <w:p w:rsidR="00C104A1" w:rsidRDefault="00C104A1" w:rsidP="00E276C1">
      <w:pPr>
        <w:pStyle w:val="FootnoteText"/>
      </w:pPr>
      <w:r>
        <w:rPr>
          <w:rStyle w:val="FootnoteReference"/>
        </w:rPr>
        <w:footnoteRef/>
      </w:r>
      <w:r>
        <w:t xml:space="preserve"> heart: </w:t>
      </w:r>
      <w:r w:rsidRPr="007F3CE8">
        <w:rPr>
          <w:i/>
        </w:rPr>
        <w:t>lit</w:t>
      </w:r>
      <w:r>
        <w:t>. kidneys (seat of the affections in Hebrew thought).</w:t>
      </w:r>
    </w:p>
  </w:footnote>
  <w:footnote w:id="435">
    <w:p w:rsidR="00C104A1" w:rsidRDefault="00C104A1" w:rsidP="00E276C1">
      <w:pPr>
        <w:pStyle w:val="FootnoteText"/>
      </w:pPr>
      <w:r>
        <w:rPr>
          <w:rStyle w:val="FootnoteReference"/>
        </w:rPr>
        <w:footnoteRef/>
      </w:r>
      <w:r>
        <w:t xml:space="preserve"> ‘He gives songs in the night’ (Job. 35:10).</w:t>
      </w:r>
    </w:p>
  </w:footnote>
  <w:footnote w:id="436">
    <w:p w:rsidR="00C104A1" w:rsidRDefault="00C104A1"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7">
    <w:p w:rsidR="00C104A1" w:rsidRDefault="00C104A1" w:rsidP="00E276C1">
      <w:pPr>
        <w:pStyle w:val="FootnoteText"/>
      </w:pPr>
      <w:r>
        <w:rPr>
          <w:rStyle w:val="FootnoteReference"/>
        </w:rPr>
        <w:footnoteRef/>
      </w:r>
      <w:r>
        <w:t xml:space="preserve"> this way: the confession of Christ (2 Tim. 3:12).</w:t>
      </w:r>
    </w:p>
  </w:footnote>
  <w:footnote w:id="438">
    <w:p w:rsidR="00C104A1" w:rsidRDefault="00C104A1" w:rsidP="00E276C1">
      <w:pPr>
        <w:pStyle w:val="FootnoteText"/>
      </w:pPr>
      <w:r>
        <w:rPr>
          <w:rStyle w:val="FootnoteReference"/>
        </w:rPr>
        <w:footnoteRef/>
      </w:r>
      <w:r>
        <w:t xml:space="preserve"> These two lines are identical with Lamentations 3:6.</w:t>
      </w:r>
    </w:p>
  </w:footnote>
  <w:footnote w:id="439">
    <w:p w:rsidR="00C104A1" w:rsidRDefault="00C104A1" w:rsidP="00E276C1">
      <w:pPr>
        <w:pStyle w:val="FootnoteText"/>
      </w:pPr>
      <w:r>
        <w:rPr>
          <w:rStyle w:val="FootnoteReference"/>
        </w:rPr>
        <w:footnoteRef/>
      </w:r>
      <w:r>
        <w:t xml:space="preserve"> Cp. Rev. 10:5; Ezek. 20:23,28,42; Deut. 32:14.</w:t>
      </w:r>
    </w:p>
  </w:footnote>
  <w:footnote w:id="440">
    <w:p w:rsidR="00C104A1" w:rsidRDefault="00C104A1"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1">
    <w:p w:rsidR="00C104A1" w:rsidRDefault="00C104A1"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2">
    <w:p w:rsidR="00C104A1" w:rsidRDefault="00C104A1" w:rsidP="00E276C1">
      <w:pPr>
        <w:pStyle w:val="FootnoteText"/>
      </w:pPr>
      <w:r>
        <w:rPr>
          <w:rStyle w:val="FootnoteReference"/>
        </w:rPr>
        <w:footnoteRef/>
      </w:r>
      <w:r>
        <w:t xml:space="preserve"> Cp. ‘If I am lifted up from the earth, I will draw all men to Me’ (Jn. 12:32). See also Psalm 45:11 and the note there.</w:t>
      </w:r>
    </w:p>
  </w:footnote>
  <w:footnote w:id="443">
    <w:p w:rsidR="00C104A1" w:rsidRDefault="00C104A1"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4">
    <w:p w:rsidR="00C104A1" w:rsidRDefault="00C104A1" w:rsidP="00E276C1">
      <w:pPr>
        <w:pStyle w:val="FootnoteText"/>
      </w:pPr>
      <w:r>
        <w:rPr>
          <w:rStyle w:val="FootnoteReference"/>
        </w:rPr>
        <w:footnoteRef/>
      </w:r>
      <w:r>
        <w:t xml:space="preserve"> Cp. Ps. 145:2 with Ps. 103:33. Only verbs differ.</w:t>
      </w:r>
    </w:p>
  </w:footnote>
  <w:footnote w:id="445">
    <w:p w:rsidR="00C104A1" w:rsidRDefault="00C104A1" w:rsidP="00E276C1">
      <w:pPr>
        <w:pStyle w:val="FootnoteText"/>
      </w:pPr>
      <w:r>
        <w:rPr>
          <w:rStyle w:val="FootnoteReference"/>
        </w:rPr>
        <w:footnoteRef/>
      </w:r>
      <w:r>
        <w:t xml:space="preserve"> </w:t>
      </w:r>
      <w:r w:rsidRPr="00D813A7">
        <w:rPr>
          <w:i/>
        </w:rPr>
        <w:t>Lit</w:t>
      </w:r>
      <w:r>
        <w:t>. ‘dispersions’. Cp. Mt. 24:31.</w:t>
      </w:r>
    </w:p>
  </w:footnote>
  <w:footnote w:id="446">
    <w:p w:rsidR="00C104A1" w:rsidRDefault="00C104A1"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7">
    <w:p w:rsidR="00C104A1" w:rsidRDefault="00C104A1" w:rsidP="00E276C1">
      <w:pPr>
        <w:pStyle w:val="FootnoteText"/>
      </w:pPr>
      <w:r>
        <w:rPr>
          <w:rStyle w:val="FootnoteReference"/>
        </w:rPr>
        <w:footnoteRef/>
      </w:r>
      <w:r>
        <w:t xml:space="preserve"> two-edged sword: praise which conquers Amalek (St. Chrysostom).</w:t>
      </w:r>
    </w:p>
  </w:footnote>
  <w:footnote w:id="448">
    <w:p w:rsidR="00C104A1" w:rsidRDefault="00C104A1" w:rsidP="00E276C1">
      <w:pPr>
        <w:pStyle w:val="FootnoteText"/>
      </w:pPr>
      <w:r>
        <w:rPr>
          <w:rStyle w:val="FootnoteReference"/>
        </w:rPr>
        <w:footnoteRef/>
      </w:r>
      <w:r>
        <w:t xml:space="preserve"> ‘Holiness of life is the mother of glory’ (St Theodoret).</w:t>
      </w:r>
    </w:p>
  </w:footnote>
  <w:footnote w:id="449">
    <w:p w:rsidR="00C104A1" w:rsidRDefault="00C104A1">
      <w:pPr>
        <w:pStyle w:val="FootnoteText"/>
      </w:pPr>
      <w:r>
        <w:rPr>
          <w:rStyle w:val="FootnoteReference"/>
        </w:rPr>
        <w:footnoteRef/>
      </w:r>
      <w:r>
        <w:t xml:space="preserve"> Acts 7:60</w:t>
      </w:r>
    </w:p>
  </w:footnote>
  <w:footnote w:id="450">
    <w:p w:rsidR="00C104A1" w:rsidRDefault="00C104A1" w:rsidP="006B061A">
      <w:pPr>
        <w:pStyle w:val="Footnote0"/>
      </w:pPr>
      <w:r>
        <w:rPr>
          <w:rStyle w:val="FootnoteReference"/>
        </w:rPr>
        <w:footnoteRef/>
      </w:r>
      <w:r>
        <w:t xml:space="preserve"> Literally “virgin monastic”. The traditional English term for a female monastic is not “nun”, but “virgin”.</w:t>
      </w:r>
    </w:p>
  </w:footnote>
  <w:footnote w:id="451">
    <w:p w:rsidR="00C104A1" w:rsidRDefault="00C104A1">
      <w:pPr>
        <w:pStyle w:val="footnote"/>
        <w:rPr>
          <w:ins w:id="933" w:author="Brett Slote" w:date="2011-07-21T19:13:00Z"/>
        </w:rPr>
        <w:pPrChange w:id="934" w:author="Brett Slote" w:date="2011-07-21T20:05:00Z">
          <w:pPr>
            <w:pStyle w:val="FootnoteText"/>
          </w:pPr>
        </w:pPrChange>
      </w:pPr>
      <w:ins w:id="935" w:author="Brett Slote" w:date="2011-07-21T19:13:00Z">
        <w:r>
          <w:rPr>
            <w:rStyle w:val="FootnoteReference"/>
          </w:rPr>
          <w:footnoteRef/>
        </w:r>
        <w:r>
          <w:t xml:space="preserve"> Numbers 12:7-8</w:t>
        </w:r>
      </w:ins>
    </w:p>
  </w:footnote>
  <w:footnote w:id="452">
    <w:p w:rsidR="00C104A1" w:rsidRDefault="00C104A1">
      <w:pPr>
        <w:pStyle w:val="footnote"/>
        <w:rPr>
          <w:ins w:id="936" w:author="Brett Slote" w:date="2011-07-21T19:13:00Z"/>
        </w:rPr>
        <w:pPrChange w:id="937" w:author="Brett Slote" w:date="2011-07-21T20:05:00Z">
          <w:pPr>
            <w:pStyle w:val="FootnoteText"/>
          </w:pPr>
        </w:pPrChange>
      </w:pPr>
      <w:ins w:id="938" w:author="Brett Slote" w:date="2011-07-21T19:13:00Z">
        <w:r>
          <w:rPr>
            <w:rStyle w:val="FootnoteReference"/>
          </w:rPr>
          <w:footnoteRef/>
        </w:r>
        <w:r>
          <w:t xml:space="preserve"> Exodus 28:1</w:t>
        </w:r>
      </w:ins>
    </w:p>
  </w:footnote>
  <w:footnote w:id="453">
    <w:p w:rsidR="00C104A1" w:rsidRDefault="00C104A1">
      <w:pPr>
        <w:pStyle w:val="footnote"/>
        <w:rPr>
          <w:ins w:id="939" w:author="Brett Slote" w:date="2011-07-21T19:13:00Z"/>
        </w:rPr>
        <w:pPrChange w:id="940" w:author="Brett Slote" w:date="2011-07-21T20:05:00Z">
          <w:pPr>
            <w:pStyle w:val="FootnoteText"/>
          </w:pPr>
        </w:pPrChange>
      </w:pPr>
      <w:ins w:id="941" w:author="Brett Slote" w:date="2011-07-21T19:13:00Z">
        <w:r>
          <w:rPr>
            <w:rStyle w:val="FootnoteReference"/>
          </w:rPr>
          <w:footnoteRef/>
        </w:r>
        <w:r>
          <w:t xml:space="preserve"> Matthew 16:18</w:t>
        </w:r>
      </w:ins>
    </w:p>
  </w:footnote>
  <w:footnote w:id="454">
    <w:p w:rsidR="00C104A1" w:rsidRDefault="00C104A1">
      <w:pPr>
        <w:pStyle w:val="footnote"/>
        <w:rPr>
          <w:ins w:id="943" w:author="Brett Slote" w:date="2011-07-21T19:13:00Z"/>
        </w:rPr>
        <w:pPrChange w:id="944" w:author="Brett Slote" w:date="2011-07-21T20:05:00Z">
          <w:pPr>
            <w:pStyle w:val="FootnoteText"/>
          </w:pPr>
        </w:pPrChange>
      </w:pPr>
      <w:ins w:id="945" w:author="Brett Slote" w:date="2011-07-21T19:13:00Z">
        <w:r>
          <w:rPr>
            <w:rStyle w:val="FootnoteReference"/>
          </w:rPr>
          <w:footnoteRef/>
        </w:r>
        <w:r>
          <w:t xml:space="preserve"> Psalms 110:4, Hebrews 5:6,10</w:t>
        </w:r>
      </w:ins>
    </w:p>
  </w:footnote>
  <w:footnote w:id="455">
    <w:p w:rsidR="00C104A1" w:rsidRDefault="00C104A1">
      <w:pPr>
        <w:pStyle w:val="FootnoteText"/>
      </w:pPr>
      <w:r>
        <w:rPr>
          <w:rStyle w:val="FootnoteReference"/>
        </w:rPr>
        <w:footnoteRef/>
      </w:r>
      <w:r>
        <w:t xml:space="preserve"> Pope Dioscorus can but substituted here to use this doxology on his feast.</w:t>
      </w:r>
    </w:p>
  </w:footnote>
  <w:footnote w:id="456">
    <w:p w:rsidR="00C104A1" w:rsidRDefault="00C104A1" w:rsidP="003D4209">
      <w:pPr>
        <w:pStyle w:val="footnote"/>
      </w:pPr>
      <w:r>
        <w:rPr>
          <w:rStyle w:val="FootnoteReference"/>
        </w:rPr>
        <w:footnoteRef/>
      </w:r>
      <w:r>
        <w:t xml:space="preserve"> Dan 12:3</w:t>
      </w:r>
    </w:p>
  </w:footnote>
  <w:footnote w:id="457">
    <w:p w:rsidR="00C104A1" w:rsidRDefault="00C104A1" w:rsidP="003D4209">
      <w:pPr>
        <w:pStyle w:val="footnote"/>
      </w:pPr>
      <w:r>
        <w:rPr>
          <w:rStyle w:val="FootnoteReference"/>
        </w:rPr>
        <w:footnoteRef/>
      </w:r>
      <w:r>
        <w:t xml:space="preserve"> The Scetis Valley in Egypt, from which the word “ascetic” comes. Sheheet means “measure of the heart.”</w:t>
      </w:r>
    </w:p>
  </w:footnote>
  <w:footnote w:id="458">
    <w:p w:rsidR="00C104A1" w:rsidRDefault="00C104A1" w:rsidP="003D4209">
      <w:pPr>
        <w:pStyle w:val="footnote"/>
      </w:pPr>
      <w:r>
        <w:rPr>
          <w:rStyle w:val="FootnoteReference"/>
        </w:rPr>
        <w:footnoteRef/>
      </w:r>
      <w:r>
        <w:t xml:space="preserve"> Cf Lk 22:30, Mt</w:t>
      </w:r>
      <w:r w:rsidRPr="003D4209">
        <w:rPr>
          <w:rStyle w:val="footnoteChar"/>
        </w:rPr>
        <w:t xml:space="preserve"> </w:t>
      </w:r>
      <w:r>
        <w:t>19:20</w:t>
      </w:r>
    </w:p>
  </w:footnote>
  <w:footnote w:id="459">
    <w:p w:rsidR="00C104A1" w:rsidRDefault="00C104A1">
      <w:pPr>
        <w:pStyle w:val="FootnoteText"/>
      </w:pPr>
      <w:r>
        <w:rPr>
          <w:rStyle w:val="FootnoteReference"/>
        </w:rPr>
        <w:footnoteRef/>
      </w:r>
      <w:r>
        <w:t xml:space="preserve"> Rev 4:6</w:t>
      </w:r>
    </w:p>
  </w:footnote>
  <w:footnote w:id="460">
    <w:p w:rsidR="00C104A1" w:rsidRDefault="00C104A1" w:rsidP="00104A9B">
      <w:pPr>
        <w:pStyle w:val="FootnoteText"/>
        <w:rPr>
          <w:ins w:id="976" w:author="Brett Slote" w:date="2011-07-19T15:43:00Z"/>
        </w:rPr>
      </w:pPr>
      <w:ins w:id="977" w:author="Brett Slote" w:date="2011-07-19T15:43:00Z">
        <w:r>
          <w:rPr>
            <w:rStyle w:val="FootnoteReference"/>
          </w:rPr>
          <w:footnoteRef/>
        </w:r>
        <w:r>
          <w:t xml:space="preserve"> or supplications/intercessions</w:t>
        </w:r>
      </w:ins>
    </w:p>
  </w:footnote>
  <w:footnote w:id="461">
    <w:p w:rsidR="00C104A1" w:rsidRDefault="00C104A1">
      <w:pPr>
        <w:pStyle w:val="footnote"/>
        <w:rPr>
          <w:ins w:id="978" w:author="Brett Slote" w:date="2011-07-19T15:43:00Z"/>
        </w:rPr>
        <w:pPrChange w:id="979" w:author="Brett Slote" w:date="2011-07-21T19:56:00Z">
          <w:pPr>
            <w:pStyle w:val="FootnoteText"/>
          </w:pPr>
        </w:pPrChange>
      </w:pPr>
      <w:ins w:id="980" w:author="Brett Slote" w:date="2011-07-19T15:43:00Z">
        <w:r>
          <w:rPr>
            <w:rStyle w:val="FootnoteReference"/>
          </w:rPr>
          <w:footnoteRef/>
        </w:r>
        <w:r>
          <w:t xml:space="preserve"> Joel 3:13 – but I’m trying to remember something that says “the harvest is full and the wheat plentiful”</w:t>
        </w:r>
      </w:ins>
    </w:p>
  </w:footnote>
  <w:footnote w:id="462">
    <w:p w:rsidR="00C104A1" w:rsidRDefault="00C104A1">
      <w:pPr>
        <w:pStyle w:val="footnote"/>
        <w:rPr>
          <w:ins w:id="981" w:author="Brett Slote" w:date="2011-07-19T15:43:00Z"/>
          <w:rFonts w:ascii="Antonious" w:hAnsi="Antonious" w:cs="Antonious"/>
        </w:rPr>
        <w:pPrChange w:id="982" w:author="Brett Slote" w:date="2011-07-21T19:56:00Z">
          <w:pPr>
            <w:widowControl w:val="0"/>
            <w:autoSpaceDE w:val="0"/>
            <w:autoSpaceDN w:val="0"/>
            <w:adjustRightInd w:val="0"/>
          </w:pPr>
        </w:pPrChange>
      </w:pPr>
      <w:ins w:id="983"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63">
    <w:p w:rsidR="00C104A1" w:rsidRDefault="00C104A1">
      <w:pPr>
        <w:pStyle w:val="FootnoteText"/>
      </w:pPr>
      <w:r>
        <w:rPr>
          <w:rStyle w:val="FootnoteReference"/>
        </w:rPr>
        <w:footnoteRef/>
      </w:r>
      <w:r>
        <w:t xml:space="preserve"> Rev 4:4</w:t>
      </w:r>
    </w:p>
  </w:footnote>
  <w:footnote w:id="464">
    <w:p w:rsidR="00C104A1" w:rsidRDefault="00C104A1">
      <w:pPr>
        <w:pStyle w:val="FootnoteText"/>
      </w:pPr>
      <w:r>
        <w:rPr>
          <w:rStyle w:val="FootnoteReference"/>
        </w:rPr>
        <w:footnoteRef/>
      </w:r>
      <w:r>
        <w:t xml:space="preserve"> Rev 5:8</w:t>
      </w:r>
    </w:p>
  </w:footnote>
  <w:footnote w:id="465">
    <w:p w:rsidR="00C104A1" w:rsidRPr="00C96A85" w:rsidRDefault="00C104A1">
      <w:pPr>
        <w:pStyle w:val="footnote"/>
        <w:rPr>
          <w:ins w:id="988" w:author="Brett Slote" w:date="2011-07-19T18:33:00Z"/>
        </w:rPr>
        <w:pPrChange w:id="989" w:author="Brett Slote" w:date="2011-07-21T19:58:00Z">
          <w:pPr>
            <w:pStyle w:val="FootnoteText"/>
          </w:pPr>
        </w:pPrChange>
      </w:pPr>
      <w:ins w:id="990" w:author="Brett Slote" w:date="2011-07-19T18:33:00Z">
        <w:r w:rsidRPr="00C96A85">
          <w:rPr>
            <w:rStyle w:val="FootnoteReference"/>
            <w:vertAlign w:val="baseline"/>
          </w:rPr>
          <w:footnoteRef/>
        </w:r>
        <w:r w:rsidRPr="00C96A85">
          <w:t xml:space="preserve"> Ephesians 6:11  (Literally: “all the girding”)</w:t>
        </w:r>
      </w:ins>
    </w:p>
  </w:footnote>
  <w:footnote w:id="466">
    <w:p w:rsidR="00C104A1" w:rsidRPr="00C96A85" w:rsidRDefault="00C104A1">
      <w:pPr>
        <w:pStyle w:val="footnote"/>
        <w:rPr>
          <w:ins w:id="993" w:author="Brett Slote" w:date="2011-07-19T18:34:00Z"/>
        </w:rPr>
        <w:pPrChange w:id="994" w:author="Brett Slote" w:date="2011-07-21T19:58:00Z">
          <w:pPr>
            <w:pStyle w:val="FootnoteText"/>
          </w:pPr>
        </w:pPrChange>
      </w:pPr>
      <w:ins w:id="995" w:author="Brett Slote" w:date="2011-07-19T18:34:00Z">
        <w:r>
          <w:rPr>
            <w:rStyle w:val="FootnoteReference"/>
          </w:rPr>
          <w:footnoteRef/>
        </w:r>
        <w:r>
          <w:t xml:space="preserve"> Col 3:1</w:t>
        </w:r>
      </w:ins>
    </w:p>
  </w:footnote>
  <w:footnote w:id="467">
    <w:p w:rsidR="00C104A1" w:rsidRDefault="00C104A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68">
    <w:p w:rsidR="00C104A1" w:rsidRDefault="00C104A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69">
    <w:p w:rsidR="00C104A1" w:rsidRDefault="00C104A1">
      <w:pPr>
        <w:pStyle w:val="footnote"/>
        <w:rPr>
          <w:ins w:id="1014" w:author="Brett Slote" w:date="2011-07-21T18:59:00Z"/>
          <w:color w:val="FF0000"/>
          <w:rPrChange w:id="1015" w:author="Brett Slote" w:date="2011-07-21T20:03:00Z">
            <w:rPr>
              <w:ins w:id="1016" w:author="Brett Slote" w:date="2011-07-21T18:59:00Z"/>
            </w:rPr>
          </w:rPrChange>
        </w:rPr>
        <w:pPrChange w:id="1017" w:author="Brett Slote" w:date="2011-07-21T20:03:00Z">
          <w:pPr>
            <w:pStyle w:val="FootnoteText"/>
          </w:pPr>
        </w:pPrChange>
      </w:pPr>
      <w:ins w:id="1018" w:author="Brett Slote" w:date="2011-07-21T18:59:00Z">
        <w:r w:rsidRPr="000C2C94">
          <w:rPr>
            <w:rStyle w:val="FootnoteReference"/>
            <w:color w:val="FF0000"/>
            <w:rPrChange w:id="1019" w:author="Brett Slote" w:date="2011-07-21T20:03:00Z">
              <w:rPr>
                <w:rStyle w:val="FootnoteReference"/>
              </w:rPr>
            </w:rPrChange>
          </w:rPr>
          <w:footnoteRef/>
        </w:r>
        <w:r w:rsidRPr="000C2C94">
          <w:rPr>
            <w:color w:val="FF0000"/>
            <w:rPrChange w:id="1020" w:author="Brett Slote" w:date="2011-07-21T20:03:00Z">
              <w:rPr>
                <w:vertAlign w:val="superscript"/>
              </w:rPr>
            </w:rPrChange>
          </w:rPr>
          <w:t xml:space="preserve"> Should decide on whether we’re going with Scete or Shiheet – Shiheet is easier to sing, but for now put “English” equivalents.</w:t>
        </w:r>
      </w:ins>
    </w:p>
  </w:footnote>
  <w:footnote w:id="470">
    <w:p w:rsidR="00C104A1" w:rsidRDefault="00C104A1">
      <w:pPr>
        <w:pStyle w:val="footnote"/>
        <w:rPr>
          <w:ins w:id="1021" w:author="Brett Slote" w:date="2011-07-21T19:00:00Z"/>
        </w:rPr>
        <w:pPrChange w:id="1022" w:author="Brett Slote" w:date="2011-07-21T20:03:00Z">
          <w:pPr>
            <w:pStyle w:val="FootnoteText"/>
          </w:pPr>
        </w:pPrChange>
      </w:pPr>
      <w:ins w:id="1023" w:author="Brett Slote" w:date="2011-07-21T19:00:00Z">
        <w:r>
          <w:rPr>
            <w:rStyle w:val="FootnoteReference"/>
          </w:rPr>
          <w:footnoteRef/>
        </w:r>
        <w:r>
          <w:t xml:space="preserve"> Need to do some research into the name of this man in English</w:t>
        </w:r>
      </w:ins>
    </w:p>
  </w:footnote>
  <w:footnote w:id="471">
    <w:p w:rsidR="00C104A1" w:rsidRDefault="00C104A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2">
    <w:p w:rsidR="00C104A1" w:rsidRDefault="00C104A1" w:rsidP="00073003">
      <w:pPr>
        <w:pStyle w:val="footnote"/>
      </w:pPr>
      <w:r>
        <w:rPr>
          <w:rStyle w:val="FootnoteReference"/>
        </w:rPr>
        <w:footnoteRef/>
      </w:r>
      <w:r>
        <w:t xml:space="preserve"> Revelation 7:2</w:t>
      </w:r>
    </w:p>
  </w:footnote>
  <w:footnote w:id="473">
    <w:p w:rsidR="00C104A1" w:rsidRDefault="00C104A1" w:rsidP="00073003">
      <w:pPr>
        <w:pStyle w:val="footnote"/>
      </w:pPr>
      <w:r>
        <w:rPr>
          <w:rStyle w:val="FootnoteReference"/>
        </w:rPr>
        <w:footnoteRef/>
      </w:r>
      <w:r>
        <w:t xml:space="preserve"> Revelation 7:3</w:t>
      </w:r>
    </w:p>
  </w:footnote>
  <w:footnote w:id="474">
    <w:p w:rsidR="00C104A1" w:rsidRDefault="00C104A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75">
    <w:p w:rsidR="00C104A1" w:rsidRDefault="00C104A1" w:rsidP="00BC160E">
      <w:pPr>
        <w:pStyle w:val="footnote"/>
      </w:pPr>
      <w:r>
        <w:rPr>
          <w:rStyle w:val="FootnoteReference"/>
        </w:rPr>
        <w:footnoteRef/>
      </w:r>
      <w:r>
        <w:t xml:space="preserve"> John 13:25</w:t>
      </w:r>
    </w:p>
  </w:footnote>
  <w:footnote w:id="476">
    <w:p w:rsidR="00C104A1" w:rsidRDefault="00C104A1" w:rsidP="00B53E05">
      <w:pPr>
        <w:pStyle w:val="footnote"/>
      </w:pPr>
      <w:r>
        <w:rPr>
          <w:rStyle w:val="FootnoteReference"/>
        </w:rPr>
        <w:footnoteRef/>
      </w:r>
      <w:r>
        <w:t xml:space="preserve"> Normally reserved for the Theotokos.</w:t>
      </w:r>
    </w:p>
  </w:footnote>
  <w:footnote w:id="477">
    <w:p w:rsidR="00C104A1" w:rsidRDefault="00C104A1" w:rsidP="00B53E05">
      <w:pPr>
        <w:pStyle w:val="footnote"/>
      </w:pPr>
      <w:r>
        <w:rPr>
          <w:rStyle w:val="FootnoteReference"/>
        </w:rPr>
        <w:footnoteRef/>
      </w:r>
      <w:r>
        <w:t xml:space="preserve"> The law of righteousness, not the Law of the Old Covenant.</w:t>
      </w:r>
    </w:p>
  </w:footnote>
  <w:footnote w:id="478">
    <w:p w:rsidR="00C104A1" w:rsidRDefault="00C104A1" w:rsidP="00662600">
      <w:pPr>
        <w:pStyle w:val="footnote"/>
      </w:pPr>
      <w:r>
        <w:rPr>
          <w:rStyle w:val="FootnoteReference"/>
        </w:rPr>
        <w:footnoteRef/>
      </w:r>
      <w:r>
        <w:t xml:space="preserve"> Or image</w:t>
      </w:r>
    </w:p>
  </w:footnote>
  <w:footnote w:id="479">
    <w:p w:rsidR="00C104A1" w:rsidRDefault="00C104A1">
      <w:pPr>
        <w:pStyle w:val="footnote"/>
        <w:rPr>
          <w:ins w:id="1062" w:author="Brett Slote" w:date="2011-07-21T18:57:00Z"/>
        </w:rPr>
        <w:pPrChange w:id="1063" w:author="Brett Slote" w:date="2011-07-21T20:03:00Z">
          <w:pPr>
            <w:pStyle w:val="FootnoteText"/>
          </w:pPr>
        </w:pPrChange>
      </w:pPr>
      <w:ins w:id="1064" w:author="Brett Slote" w:date="2011-07-21T18:57:00Z">
        <w:r>
          <w:rPr>
            <w:rStyle w:val="FootnoteReference"/>
          </w:rPr>
          <w:footnoteRef/>
        </w:r>
        <w:r>
          <w:t xml:space="preserve"> Colossians 3:14</w:t>
        </w:r>
      </w:ins>
    </w:p>
  </w:footnote>
  <w:footnote w:id="480">
    <w:p w:rsidR="00C104A1" w:rsidRDefault="00C104A1" w:rsidP="00E22010">
      <w:pPr>
        <w:pStyle w:val="footnote"/>
      </w:pPr>
      <w:r>
        <w:rPr>
          <w:rStyle w:val="FootnoteReference"/>
        </w:rPr>
        <w:footnoteRef/>
      </w:r>
      <w:r>
        <w:t xml:space="preserve"> 2 Tim 4:7</w:t>
      </w:r>
    </w:p>
  </w:footnote>
  <w:footnote w:id="481">
    <w:p w:rsidR="00C104A1" w:rsidRDefault="00C104A1" w:rsidP="00E22010">
      <w:pPr>
        <w:pStyle w:val="footnote"/>
      </w:pPr>
      <w:r>
        <w:rPr>
          <w:rStyle w:val="FootnoteReference"/>
        </w:rPr>
        <w:footnoteRef/>
      </w:r>
      <w:r>
        <w:t xml:space="preserve"> 2 Tim 4:8</w:t>
      </w:r>
    </w:p>
  </w:footnote>
  <w:footnote w:id="482">
    <w:p w:rsidR="00C104A1" w:rsidRDefault="00C104A1" w:rsidP="001779C0">
      <w:pPr>
        <w:pStyle w:val="footnote"/>
      </w:pPr>
      <w:r>
        <w:rPr>
          <w:rStyle w:val="FootnoteReference"/>
        </w:rPr>
        <w:footnoteRef/>
      </w:r>
      <w:r>
        <w:t xml:space="preserve"> Composed in Coptic and Arabic by H.G. Bishop Demetrius of Malawi circa A.D. 2000.</w:t>
      </w:r>
    </w:p>
  </w:footnote>
  <w:footnote w:id="483">
    <w:p w:rsidR="00C104A1" w:rsidRDefault="00C104A1"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84">
    <w:p w:rsidR="00C104A1" w:rsidRDefault="00C104A1">
      <w:pPr>
        <w:pStyle w:val="footnote"/>
        <w:rPr>
          <w:ins w:id="1085" w:author="Brett Slote" w:date="2011-07-21T18:45:00Z"/>
        </w:rPr>
        <w:pPrChange w:id="1086" w:author="Brett Slote" w:date="2011-07-21T20:01:00Z">
          <w:pPr>
            <w:pStyle w:val="FootnoteText"/>
          </w:pPr>
        </w:pPrChange>
      </w:pPr>
      <w:ins w:id="1087" w:author="Brett Slote" w:date="2011-07-21T18:45:00Z">
        <w:r>
          <w:rPr>
            <w:rStyle w:val="FootnoteReference"/>
          </w:rPr>
          <w:footnoteRef/>
        </w:r>
        <w:r>
          <w:t xml:space="preserve"> Daniel 12:3</w:t>
        </w:r>
      </w:ins>
    </w:p>
  </w:footnote>
  <w:footnote w:id="485">
    <w:p w:rsidR="00C104A1" w:rsidRDefault="00C104A1">
      <w:pPr>
        <w:pStyle w:val="footnote"/>
        <w:rPr>
          <w:ins w:id="1088" w:author="Brett Slote" w:date="2011-07-21T18:46:00Z"/>
        </w:rPr>
        <w:pPrChange w:id="1089" w:author="Brett Slote" w:date="2011-07-21T20:01:00Z">
          <w:pPr>
            <w:pStyle w:val="FootnoteText"/>
          </w:pPr>
        </w:pPrChange>
      </w:pPr>
      <w:ins w:id="1090" w:author="Brett Slote" w:date="2011-07-21T18:46:00Z">
        <w:r>
          <w:rPr>
            <w:rStyle w:val="FootnoteReference"/>
          </w:rPr>
          <w:footnoteRef/>
        </w:r>
        <w:r>
          <w:t xml:space="preserve"> Literally: all you monastic folk</w:t>
        </w:r>
      </w:ins>
    </w:p>
  </w:footnote>
  <w:footnote w:id="486">
    <w:p w:rsidR="00C104A1" w:rsidRDefault="00C104A1">
      <w:pPr>
        <w:pStyle w:val="FootnoteText"/>
      </w:pPr>
      <w:r>
        <w:rPr>
          <w:rStyle w:val="FootnoteReference"/>
        </w:rPr>
        <w:footnoteRef/>
      </w:r>
      <w:r>
        <w:t xml:space="preserve"> Published by Abouna Matta El-Maskeen of St. Macarius’ Monastery.</w:t>
      </w:r>
    </w:p>
  </w:footnote>
  <w:footnote w:id="487">
    <w:p w:rsidR="00C104A1" w:rsidRDefault="00C104A1" w:rsidP="00670C79">
      <w:pPr>
        <w:pStyle w:val="footnote"/>
      </w:pPr>
      <w:r>
        <w:rPr>
          <w:rStyle w:val="FootnoteReference"/>
        </w:rPr>
        <w:footnoteRef/>
      </w:r>
      <w:r>
        <w:t xml:space="preserve"> Modern day Ethiopia and Eritrea.</w:t>
      </w:r>
    </w:p>
  </w:footnote>
  <w:footnote w:id="488">
    <w:p w:rsidR="00C104A1" w:rsidRDefault="00C104A1" w:rsidP="0047441D">
      <w:pPr>
        <w:pStyle w:val="footnote"/>
      </w:pPr>
      <w:r>
        <w:rPr>
          <w:rStyle w:val="FootnoteReference"/>
        </w:rPr>
        <w:footnoteRef/>
      </w:r>
      <w:r>
        <w:t xml:space="preserve"> St. F</w:t>
      </w:r>
      <w:r w:rsidRPr="006422C6">
        <w:t>rumentius</w:t>
      </w:r>
      <w:r>
        <w:t>, whom the Ethiopians called “Abune Selama.”</w:t>
      </w:r>
    </w:p>
  </w:footnote>
  <w:footnote w:id="489">
    <w:p w:rsidR="00C104A1" w:rsidRDefault="00C104A1">
      <w:pPr>
        <w:pStyle w:val="footnote"/>
        <w:rPr>
          <w:ins w:id="1113" w:author="Brett Slote" w:date="2011-07-21T19:11:00Z"/>
        </w:rPr>
        <w:pPrChange w:id="1114" w:author="Brett Slote" w:date="2011-07-21T20:05:00Z">
          <w:pPr>
            <w:pStyle w:val="FootnoteText"/>
          </w:pPr>
        </w:pPrChange>
      </w:pPr>
      <w:ins w:id="1115" w:author="Brett Slote" w:date="2011-07-21T19:11:00Z">
        <w:r>
          <w:rPr>
            <w:rStyle w:val="FootnoteReference"/>
          </w:rPr>
          <w:footnoteRef/>
        </w:r>
        <w:r>
          <w:t xml:space="preserve"> Psalm 41:1</w:t>
        </w:r>
      </w:ins>
    </w:p>
  </w:footnote>
  <w:footnote w:id="490">
    <w:p w:rsidR="00C104A1" w:rsidRDefault="00C104A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1">
    <w:p w:rsidR="00C104A1" w:rsidRDefault="00C104A1"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2">
    <w:p w:rsidR="00C104A1" w:rsidRDefault="00C104A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93">
    <w:p w:rsidR="00C104A1" w:rsidRDefault="00C104A1" w:rsidP="006D27E4">
      <w:pPr>
        <w:pStyle w:val="Footnote0"/>
      </w:pPr>
      <w:r>
        <w:rPr>
          <w:rStyle w:val="FootnoteReference"/>
        </w:rPr>
        <w:footnoteRef/>
      </w:r>
      <w:r>
        <w:t xml:space="preserve"> In modern day Libya</w:t>
      </w:r>
    </w:p>
  </w:footnote>
  <w:footnote w:id="494">
    <w:p w:rsidR="00C104A1" w:rsidRDefault="00C104A1">
      <w:pPr>
        <w:pStyle w:val="footnote"/>
        <w:rPr>
          <w:ins w:id="1121" w:author="Brett Slote" w:date="2011-07-21T18:49:00Z"/>
        </w:rPr>
        <w:pPrChange w:id="1122" w:author="Brett Slote" w:date="2011-07-21T20:02:00Z">
          <w:pPr>
            <w:pStyle w:val="FootnoteText"/>
          </w:pPr>
        </w:pPrChange>
      </w:pPr>
      <w:ins w:id="1123" w:author="Brett Slote" w:date="2011-07-21T18:49:00Z">
        <w:r>
          <w:rPr>
            <w:rStyle w:val="FootnoteReference"/>
          </w:rPr>
          <w:footnoteRef/>
        </w:r>
        <w:r>
          <w:t xml:space="preserve"> Note that </w:t>
        </w:r>
        <w:r w:rsidRPr="000C2C94">
          <w:rPr>
            <w:rFonts w:ascii="CS Avva Shenouda" w:hAnsi="CS Avva Shenouda"/>
            <w:rPrChange w:id="1124" w:author="Brett Slote" w:date="2011-07-21T20:02:00Z">
              <w:rPr>
                <w:rFonts w:ascii="Antonious Normal" w:hAnsi="Antonious Normal"/>
              </w:rPr>
            </w:rPrChange>
          </w:rPr>
          <w:t>twou</w:t>
        </w:r>
        <w:r>
          <w:t xml:space="preserve"> is used as mountain and desert interchangeably in Coptic monastic literature</w:t>
        </w:r>
      </w:ins>
    </w:p>
  </w:footnote>
  <w:footnote w:id="495">
    <w:p w:rsidR="00C104A1" w:rsidRDefault="00C104A1">
      <w:pPr>
        <w:pStyle w:val="footnote"/>
        <w:rPr>
          <w:ins w:id="1125" w:author="Brett Slote" w:date="2011-07-21T18:50:00Z"/>
        </w:rPr>
        <w:pPrChange w:id="1126" w:author="Brett Slote" w:date="2011-07-21T20:02:00Z">
          <w:pPr>
            <w:pStyle w:val="FootnoteText"/>
          </w:pPr>
        </w:pPrChange>
      </w:pPr>
      <w:ins w:id="1127" w:author="Brett Slote" w:date="2011-07-21T18:50:00Z">
        <w:r>
          <w:rPr>
            <w:rStyle w:val="FootnoteReference"/>
          </w:rPr>
          <w:footnoteRef/>
        </w:r>
        <w:r>
          <w:t xml:space="preserve"> US book has “travails of torment” – but it’s not possessive.</w:t>
        </w:r>
      </w:ins>
    </w:p>
  </w:footnote>
  <w:footnote w:id="496">
    <w:p w:rsidR="00C104A1" w:rsidRDefault="00C104A1">
      <w:pPr>
        <w:pStyle w:val="footnote"/>
        <w:rPr>
          <w:ins w:id="1128" w:author="Brett Slote" w:date="2011-07-21T18:49:00Z"/>
        </w:rPr>
        <w:pPrChange w:id="1129" w:author="Brett Slote" w:date="2011-07-21T20:02:00Z">
          <w:pPr>
            <w:pStyle w:val="FootnoteText"/>
          </w:pPr>
        </w:pPrChange>
      </w:pPr>
      <w:ins w:id="1130" w:author="Brett Slote" w:date="2011-07-21T18:49:00Z">
        <w:r>
          <w:rPr>
            <w:rStyle w:val="FootnoteReference"/>
          </w:rPr>
          <w:footnoteRef/>
        </w:r>
        <w:r>
          <w:t xml:space="preserve"> 1 Peter 1:4</w:t>
        </w:r>
      </w:ins>
    </w:p>
  </w:footnote>
  <w:footnote w:id="497">
    <w:p w:rsidR="00C104A1" w:rsidRDefault="00C104A1" w:rsidP="00E77C68">
      <w:pPr>
        <w:pStyle w:val="footnote"/>
      </w:pPr>
      <w:r>
        <w:rPr>
          <w:rStyle w:val="FootnoteReference"/>
        </w:rPr>
        <w:footnoteRef/>
      </w:r>
      <w:r>
        <w:t xml:space="preserve"> The Coptic has “Three names, one God,” which is the heresy of modalism, and certainly was not said at Ephesus.</w:t>
      </w:r>
    </w:p>
  </w:footnote>
  <w:footnote w:id="498">
    <w:p w:rsidR="00C104A1" w:rsidRDefault="00C104A1" w:rsidP="00E77C68">
      <w:pPr>
        <w:pStyle w:val="footnote"/>
      </w:pPr>
      <w:r>
        <w:rPr>
          <w:rStyle w:val="FootnoteReference"/>
        </w:rPr>
        <w:footnoteRef/>
      </w:r>
      <w:r>
        <w:t xml:space="preserve"> This line is heretical.</w:t>
      </w:r>
    </w:p>
  </w:footnote>
  <w:footnote w:id="499">
    <w:p w:rsidR="00C104A1" w:rsidRDefault="00C104A1">
      <w:pPr>
        <w:pStyle w:val="footnote"/>
        <w:rPr>
          <w:ins w:id="1146" w:author="Brett Slote" w:date="2011-07-21T18:55:00Z"/>
        </w:rPr>
        <w:pPrChange w:id="1147" w:author="Brett Slote" w:date="2011-07-21T20:02:00Z">
          <w:pPr>
            <w:pStyle w:val="FootnoteText"/>
          </w:pPr>
        </w:pPrChange>
      </w:pPr>
      <w:ins w:id="1148" w:author="Brett Slote" w:date="2011-07-21T18:55:00Z">
        <w:r>
          <w:rPr>
            <w:rStyle w:val="FootnoteReference"/>
          </w:rPr>
          <w:footnoteRef/>
        </w:r>
        <w:r>
          <w:t xml:space="preserve"> Hallow or consecrate – this was, according to a tradition, when he formerly became an archimandrite</w:t>
        </w:r>
      </w:ins>
    </w:p>
  </w:footnote>
  <w:footnote w:id="500">
    <w:p w:rsidR="00C104A1" w:rsidRPr="00FB36D8" w:rsidRDefault="00C104A1">
      <w:pPr>
        <w:pStyle w:val="footnote"/>
        <w:rPr>
          <w:ins w:id="1149" w:author="Brett Slote" w:date="2011-07-21T18:52:00Z"/>
        </w:rPr>
        <w:pPrChange w:id="1150" w:author="Brett Slote" w:date="2011-07-21T20:02:00Z">
          <w:pPr/>
        </w:pPrChange>
      </w:pPr>
      <w:ins w:id="1151" w:author="Brett Slote" w:date="2011-07-21T18:52:00Z">
        <w:r w:rsidRPr="00FB36D8">
          <w:rPr>
            <w:rStyle w:val="FootnoteReference"/>
            <w:vertAlign w:val="baseline"/>
          </w:rPr>
          <w:footnoteRef/>
        </w:r>
        <w:r w:rsidRPr="00FB36D8">
          <w:t xml:space="preserve"> This line is literally “because the hope of the good”</w:t>
        </w:r>
      </w:ins>
    </w:p>
  </w:footnote>
  <w:footnote w:id="501">
    <w:p w:rsidR="00C104A1" w:rsidRDefault="00C104A1">
      <w:pPr>
        <w:pStyle w:val="footnote"/>
        <w:rPr>
          <w:ins w:id="1152" w:author="Brett Slote" w:date="2011-07-21T18:52:00Z"/>
          <w:rFonts w:ascii="CS Avva Shenouda" w:hAnsi="CS Avva Shenouda"/>
          <w:color w:val="FF0000"/>
          <w:rPrChange w:id="1153" w:author="Brett Slote" w:date="2011-07-21T20:02:00Z">
            <w:rPr>
              <w:ins w:id="1154" w:author="Brett Slote" w:date="2011-07-21T18:52:00Z"/>
              <w:color w:val="FF0000"/>
            </w:rPr>
          </w:rPrChange>
        </w:rPr>
        <w:pPrChange w:id="1155" w:author="Brett Slote" w:date="2011-07-21T20:02:00Z">
          <w:pPr/>
        </w:pPrChange>
      </w:pPr>
      <w:ins w:id="1156" w:author="Brett Slote" w:date="2011-07-21T18:52:00Z">
        <w:r w:rsidRPr="00FB36D8">
          <w:rPr>
            <w:rStyle w:val="FootnoteReference"/>
            <w:vertAlign w:val="baseline"/>
          </w:rPr>
          <w:footnoteRef/>
        </w:r>
        <w:r w:rsidRPr="00FB36D8">
          <w:t xml:space="preserve"> </w:t>
        </w:r>
        <w:r w:rsidRPr="00FB36D8">
          <w:rPr>
            <w:rPrChange w:id="1157" w:author="Brett Slote" w:date="2011-07-21T20:02:00Z">
              <w:rPr>
                <w:rFonts w:ascii="Antonious Normal" w:hAnsi="Antonious Normal"/>
                <w:color w:val="FF0000"/>
              </w:rPr>
            </w:rPrChange>
          </w:rPr>
          <w:t>qen hanhwd/ nem han'almoc</w:t>
        </w:r>
      </w:ins>
    </w:p>
  </w:footnote>
  <w:footnote w:id="502">
    <w:p w:rsidR="00C104A1" w:rsidRDefault="00C104A1">
      <w:pPr>
        <w:pStyle w:val="FootnoteText"/>
      </w:pPr>
      <w:r>
        <w:rPr>
          <w:rStyle w:val="FootnoteReference"/>
        </w:rPr>
        <w:footnoteRef/>
      </w:r>
      <w:r>
        <w:t xml:space="preserve"> Matthew 1:20</w:t>
      </w:r>
    </w:p>
  </w:footnote>
  <w:footnote w:id="503">
    <w:p w:rsidR="00C104A1" w:rsidRDefault="00C104A1">
      <w:pPr>
        <w:pStyle w:val="footnote"/>
        <w:rPr>
          <w:ins w:id="1172" w:author="Brett Slote" w:date="2011-07-21T19:04:00Z"/>
        </w:rPr>
        <w:pPrChange w:id="1173" w:author="Brett Slote" w:date="2011-07-21T20:04:00Z">
          <w:pPr>
            <w:pStyle w:val="FootnoteText"/>
          </w:pPr>
        </w:pPrChange>
      </w:pPr>
      <w:ins w:id="1174" w:author="Brett Slote" w:date="2011-07-21T19:04:00Z">
        <w:r>
          <w:rPr>
            <w:rStyle w:val="FootnoteReference"/>
          </w:rPr>
          <w:footnoteRef/>
        </w:r>
        <w:r>
          <w:t xml:space="preserve"> literal is disregarded</w:t>
        </w:r>
      </w:ins>
    </w:p>
  </w:footnote>
  <w:footnote w:id="504">
    <w:p w:rsidR="00C104A1" w:rsidRDefault="00C104A1">
      <w:pPr>
        <w:pStyle w:val="FootnoteText"/>
      </w:pPr>
      <w:r>
        <w:rPr>
          <w:rStyle w:val="FootnoteReference"/>
        </w:rPr>
        <w:footnoteRef/>
      </w:r>
      <w:r>
        <w:t xml:space="preserve"> Ps 8:2</w:t>
      </w:r>
    </w:p>
  </w:footnote>
  <w:footnote w:id="505">
    <w:p w:rsidR="00C104A1" w:rsidRPr="000C76BB" w:rsidRDefault="00C104A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06">
    <w:p w:rsidR="00C104A1" w:rsidRDefault="00C104A1">
      <w:pPr>
        <w:pStyle w:val="FootnoteText"/>
      </w:pPr>
      <w:r>
        <w:rPr>
          <w:rStyle w:val="FootnoteReference"/>
        </w:rPr>
        <w:footnoteRef/>
      </w:r>
      <w:r>
        <w:t xml:space="preserve"> Matthew 28:6</w:t>
      </w:r>
    </w:p>
  </w:footnote>
  <w:footnote w:id="507">
    <w:p w:rsidR="00C104A1" w:rsidRDefault="00C104A1">
      <w:pPr>
        <w:pStyle w:val="FootnoteText"/>
      </w:pPr>
      <w:r>
        <w:rPr>
          <w:rStyle w:val="FootnoteReference"/>
        </w:rPr>
        <w:footnoteRef/>
      </w:r>
      <w:r>
        <w:t xml:space="preserve"> Matthew 28:7,6</w:t>
      </w:r>
    </w:p>
  </w:footnote>
  <w:footnote w:id="508">
    <w:p w:rsidR="00C104A1" w:rsidRDefault="00C104A1">
      <w:pPr>
        <w:pStyle w:val="FootnoteText"/>
      </w:pPr>
      <w:r>
        <w:rPr>
          <w:rStyle w:val="FootnoteReference"/>
        </w:rPr>
        <w:footnoteRef/>
      </w:r>
      <w:r>
        <w:t xml:space="preserve"> Matthew 28:7</w:t>
      </w:r>
    </w:p>
  </w:footnote>
  <w:footnote w:id="509">
    <w:p w:rsidR="00C104A1" w:rsidRDefault="00C104A1">
      <w:pPr>
        <w:pStyle w:val="FootnoteText"/>
      </w:pPr>
      <w:r>
        <w:rPr>
          <w:rStyle w:val="FootnoteReference"/>
        </w:rPr>
        <w:footnoteRef/>
      </w:r>
      <w:r>
        <w:t xml:space="preserve"> John 20:27</w:t>
      </w:r>
    </w:p>
  </w:footnote>
  <w:footnote w:id="510">
    <w:p w:rsidR="00C104A1" w:rsidRDefault="00C104A1">
      <w:pPr>
        <w:pStyle w:val="FootnoteText"/>
      </w:pPr>
      <w:r>
        <w:rPr>
          <w:rStyle w:val="FootnoteReference"/>
        </w:rPr>
        <w:footnoteRef/>
      </w:r>
      <w:r>
        <w:t xml:space="preserve"> John 20:28</w:t>
      </w:r>
    </w:p>
  </w:footnote>
  <w:footnote w:id="511">
    <w:p w:rsidR="00C104A1" w:rsidRDefault="00C104A1">
      <w:pPr>
        <w:pStyle w:val="FootnoteText"/>
      </w:pPr>
      <w:r>
        <w:rPr>
          <w:rStyle w:val="FootnoteReference"/>
        </w:rPr>
        <w:footnoteRef/>
      </w:r>
      <w:r>
        <w:t xml:space="preserve"> John 20:29</w:t>
      </w:r>
    </w:p>
  </w:footnote>
  <w:footnote w:id="512">
    <w:p w:rsidR="00C104A1" w:rsidRDefault="00C104A1">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A1" w:rsidRPr="00536AB2" w:rsidRDefault="00C104A1"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A1" w:rsidRPr="00536AB2" w:rsidRDefault="00C104A1"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A1" w:rsidRPr="00536AB2" w:rsidRDefault="00C104A1"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73F9C"/>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ABD"/>
    <w:rsid w:val="00434A64"/>
    <w:rsid w:val="00435BD3"/>
    <w:rsid w:val="00436BDD"/>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4B2B"/>
    <w:rsid w:val="004E5EA7"/>
    <w:rsid w:val="004F26F0"/>
    <w:rsid w:val="004F62E4"/>
    <w:rsid w:val="00500C24"/>
    <w:rsid w:val="00502CB3"/>
    <w:rsid w:val="00503995"/>
    <w:rsid w:val="00503DF7"/>
    <w:rsid w:val="00510795"/>
    <w:rsid w:val="00511194"/>
    <w:rsid w:val="00511398"/>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A57E3"/>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2614"/>
    <w:rsid w:val="0081710C"/>
    <w:rsid w:val="008172B5"/>
    <w:rsid w:val="008242AB"/>
    <w:rsid w:val="008424B3"/>
    <w:rsid w:val="00850941"/>
    <w:rsid w:val="00850BB5"/>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C4180"/>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28EC1-E875-4242-84E7-D5DFB457B1D4}">
  <ds:schemaRefs>
    <ds:schemaRef ds:uri="http://schemas.openxmlformats.org/officeDocument/2006/bibliography"/>
  </ds:schemaRefs>
</ds:datastoreItem>
</file>

<file path=customXml/itemProps2.xml><?xml version="1.0" encoding="utf-8"?>
<ds:datastoreItem xmlns:ds="http://schemas.openxmlformats.org/officeDocument/2006/customXml" ds:itemID="{E2DE3DEA-436B-439B-831E-45F282C3A377}">
  <ds:schemaRefs>
    <ds:schemaRef ds:uri="http://schemas.openxmlformats.org/officeDocument/2006/bibliography"/>
  </ds:schemaRefs>
</ds:datastoreItem>
</file>

<file path=customXml/itemProps3.xml><?xml version="1.0" encoding="utf-8"?>
<ds:datastoreItem xmlns:ds="http://schemas.openxmlformats.org/officeDocument/2006/customXml" ds:itemID="{A7BC4285-6EE1-4397-9B0E-B79B0DEA9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13270</TotalTime>
  <Pages>871</Pages>
  <Words>157961</Words>
  <Characters>900381</Characters>
  <Application>Microsoft Office Word</Application>
  <DocSecurity>0</DocSecurity>
  <Lines>7503</Lines>
  <Paragraphs>2112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206</cp:revision>
  <cp:lastPrinted>2015-08-26T13:05:00Z</cp:lastPrinted>
  <dcterms:created xsi:type="dcterms:W3CDTF">2014-10-30T02:06:00Z</dcterms:created>
  <dcterms:modified xsi:type="dcterms:W3CDTF">2015-10-28T13:17:00Z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