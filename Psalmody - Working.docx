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31466270"/>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Replace Thee/Thou in Raising of </w:t>
      </w:r>
      <w:r w:rsidR="00234DAF">
        <w:t>Incense (And Euchologion)</w:t>
      </w:r>
      <w:r w:rsidR="0016512E">
        <w:t>. Add notes for Doxology of Prime.</w:t>
      </w:r>
    </w:p>
    <w:p w:rsidR="00234DAF" w:rsidRDefault="00234DAF" w:rsidP="00196385">
      <w:pPr>
        <w:pStyle w:val="Body"/>
        <w:numPr>
          <w:ilvl w:val="0"/>
          <w:numId w:val="2"/>
        </w:numPr>
      </w:pPr>
      <w:r>
        <w:t>Add additional rubrics to RoI</w:t>
      </w:r>
    </w:p>
    <w:p w:rsidR="00196385" w:rsidRDefault="00196385" w:rsidP="00196385">
      <w:pPr>
        <w:pStyle w:val="Body"/>
        <w:numPr>
          <w:ilvl w:val="0"/>
          <w:numId w:val="2"/>
        </w:numPr>
      </w:pPr>
      <w:r>
        <w:t>Replace hymns in Raising of Incence with properly formatted tables consistent with the rest</w:t>
      </w:r>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saint Doxologies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Rework compline. probably split into two versions</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E87FBF" w:rsidRDefault="00E87FBF" w:rsidP="00196385">
      <w:pPr>
        <w:pStyle w:val="Body"/>
        <w:numPr>
          <w:ilvl w:val="0"/>
          <w:numId w:val="2"/>
        </w:numPr>
      </w:pPr>
      <w:r>
        <w:t>Check if the Psalis of the Virgin are present and logically placed.</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31466271"/>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1B4E41"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31466270" w:history="1">
        <w:r w:rsidR="001B4E41" w:rsidRPr="00883CD1">
          <w:rPr>
            <w:rStyle w:val="Hyperlink"/>
            <w:noProof/>
            <w:lang w:val="en-US"/>
          </w:rPr>
          <w:t>TODO</w:t>
        </w:r>
        <w:r w:rsidR="001B4E41">
          <w:rPr>
            <w:noProof/>
            <w:webHidden/>
          </w:rPr>
          <w:tab/>
        </w:r>
        <w:r w:rsidR="001B4E41">
          <w:rPr>
            <w:noProof/>
            <w:webHidden/>
          </w:rPr>
          <w:fldChar w:fldCharType="begin"/>
        </w:r>
        <w:r w:rsidR="001B4E41">
          <w:rPr>
            <w:noProof/>
            <w:webHidden/>
          </w:rPr>
          <w:instrText xml:space="preserve"> PAGEREF _Toc431466270 \h </w:instrText>
        </w:r>
        <w:r w:rsidR="001B4E41">
          <w:rPr>
            <w:noProof/>
            <w:webHidden/>
          </w:rPr>
        </w:r>
        <w:r w:rsidR="001B4E41">
          <w:rPr>
            <w:noProof/>
            <w:webHidden/>
          </w:rPr>
          <w:fldChar w:fldCharType="separate"/>
        </w:r>
        <w:r w:rsidR="001B4E41">
          <w:rPr>
            <w:noProof/>
            <w:webHidden/>
          </w:rPr>
          <w:t>iii</w:t>
        </w:r>
        <w:r w:rsidR="001B4E41">
          <w:rPr>
            <w:noProof/>
            <w:webHidden/>
          </w:rPr>
          <w:fldChar w:fldCharType="end"/>
        </w:r>
      </w:hyperlink>
    </w:p>
    <w:p w:rsidR="001B4E41" w:rsidRDefault="002F7CF2">
      <w:pPr>
        <w:pStyle w:val="TOC1"/>
        <w:tabs>
          <w:tab w:val="right" w:leader="dot" w:pos="8846"/>
        </w:tabs>
        <w:rPr>
          <w:rFonts w:asciiTheme="minorHAnsi" w:eastAsiaTheme="minorEastAsia" w:hAnsiTheme="minorHAnsi"/>
          <w:noProof/>
          <w:sz w:val="22"/>
          <w:lang w:val="en-US"/>
        </w:rPr>
      </w:pPr>
      <w:hyperlink w:anchor="_Toc431466271" w:history="1">
        <w:r w:rsidR="001B4E41" w:rsidRPr="00883CD1">
          <w:rPr>
            <w:rStyle w:val="Hyperlink"/>
            <w:noProof/>
          </w:rPr>
          <w:t>Introduction</w:t>
        </w:r>
        <w:r w:rsidR="001B4E41">
          <w:rPr>
            <w:noProof/>
            <w:webHidden/>
          </w:rPr>
          <w:tab/>
        </w:r>
        <w:r w:rsidR="001B4E41">
          <w:rPr>
            <w:noProof/>
            <w:webHidden/>
          </w:rPr>
          <w:fldChar w:fldCharType="begin"/>
        </w:r>
        <w:r w:rsidR="001B4E41">
          <w:rPr>
            <w:noProof/>
            <w:webHidden/>
          </w:rPr>
          <w:instrText xml:space="preserve"> PAGEREF _Toc431466271 \h </w:instrText>
        </w:r>
        <w:r w:rsidR="001B4E41">
          <w:rPr>
            <w:noProof/>
            <w:webHidden/>
          </w:rPr>
        </w:r>
        <w:r w:rsidR="001B4E41">
          <w:rPr>
            <w:noProof/>
            <w:webHidden/>
          </w:rPr>
          <w:fldChar w:fldCharType="separate"/>
        </w:r>
        <w:r w:rsidR="001B4E41">
          <w:rPr>
            <w:noProof/>
            <w:webHidden/>
          </w:rPr>
          <w:t>iv</w:t>
        </w:r>
        <w:r w:rsidR="001B4E41">
          <w:rPr>
            <w:noProof/>
            <w:webHidden/>
          </w:rPr>
          <w:fldChar w:fldCharType="end"/>
        </w:r>
      </w:hyperlink>
    </w:p>
    <w:p w:rsidR="001B4E41" w:rsidRDefault="002F7CF2">
      <w:pPr>
        <w:pStyle w:val="TOC1"/>
        <w:tabs>
          <w:tab w:val="right" w:leader="dot" w:pos="8846"/>
        </w:tabs>
        <w:rPr>
          <w:rFonts w:asciiTheme="minorHAnsi" w:eastAsiaTheme="minorEastAsia" w:hAnsiTheme="minorHAnsi"/>
          <w:noProof/>
          <w:sz w:val="22"/>
          <w:lang w:val="en-US"/>
        </w:rPr>
      </w:pPr>
      <w:hyperlink w:anchor="_Toc431466272" w:history="1">
        <w:r w:rsidR="001B4E41" w:rsidRPr="00883CD1">
          <w:rPr>
            <w:rStyle w:val="Hyperlink"/>
            <w:noProof/>
          </w:rPr>
          <w:t>Front Matter</w:t>
        </w:r>
        <w:r w:rsidR="001B4E41">
          <w:rPr>
            <w:noProof/>
            <w:webHidden/>
          </w:rPr>
          <w:tab/>
        </w:r>
        <w:r w:rsidR="001B4E41">
          <w:rPr>
            <w:noProof/>
            <w:webHidden/>
          </w:rPr>
          <w:fldChar w:fldCharType="begin"/>
        </w:r>
        <w:r w:rsidR="001B4E41">
          <w:rPr>
            <w:noProof/>
            <w:webHidden/>
          </w:rPr>
          <w:instrText xml:space="preserve"> PAGEREF _Toc431466272 \h </w:instrText>
        </w:r>
        <w:r w:rsidR="001B4E41">
          <w:rPr>
            <w:noProof/>
            <w:webHidden/>
          </w:rPr>
        </w:r>
        <w:r w:rsidR="001B4E41">
          <w:rPr>
            <w:noProof/>
            <w:webHidden/>
          </w:rPr>
          <w:fldChar w:fldCharType="separate"/>
        </w:r>
        <w:r w:rsidR="001B4E41">
          <w:rPr>
            <w:noProof/>
            <w:webHidden/>
          </w:rPr>
          <w:t>v</w:t>
        </w:r>
        <w:r w:rsidR="001B4E41">
          <w:rPr>
            <w:noProof/>
            <w:webHidden/>
          </w:rPr>
          <w:fldChar w:fldCharType="end"/>
        </w:r>
      </w:hyperlink>
    </w:p>
    <w:p w:rsidR="001B4E41" w:rsidRDefault="002F7CF2">
      <w:pPr>
        <w:pStyle w:val="TOC1"/>
        <w:tabs>
          <w:tab w:val="right" w:leader="dot" w:pos="8846"/>
        </w:tabs>
        <w:rPr>
          <w:rFonts w:asciiTheme="minorHAnsi" w:eastAsiaTheme="minorEastAsia" w:hAnsiTheme="minorHAnsi"/>
          <w:noProof/>
          <w:sz w:val="22"/>
          <w:lang w:val="en-US"/>
        </w:rPr>
      </w:pPr>
      <w:hyperlink w:anchor="_Toc431466273" w:history="1">
        <w:r w:rsidR="001B4E41" w:rsidRPr="00883CD1">
          <w:rPr>
            <w:rStyle w:val="Hyperlink"/>
            <w:noProof/>
          </w:rPr>
          <w:t>The Horologion: The Book of the Hours</w:t>
        </w:r>
        <w:r w:rsidR="001B4E41">
          <w:rPr>
            <w:noProof/>
            <w:webHidden/>
          </w:rPr>
          <w:tab/>
        </w:r>
        <w:r w:rsidR="001B4E41">
          <w:rPr>
            <w:noProof/>
            <w:webHidden/>
          </w:rPr>
          <w:fldChar w:fldCharType="begin"/>
        </w:r>
        <w:r w:rsidR="001B4E41">
          <w:rPr>
            <w:noProof/>
            <w:webHidden/>
          </w:rPr>
          <w:instrText xml:space="preserve"> PAGEREF _Toc431466273 \h </w:instrText>
        </w:r>
        <w:r w:rsidR="001B4E41">
          <w:rPr>
            <w:noProof/>
            <w:webHidden/>
          </w:rPr>
        </w:r>
        <w:r w:rsidR="001B4E41">
          <w:rPr>
            <w:noProof/>
            <w:webHidden/>
          </w:rPr>
          <w:fldChar w:fldCharType="separate"/>
        </w:r>
        <w:r w:rsidR="001B4E41">
          <w:rPr>
            <w:noProof/>
            <w:webHidden/>
          </w:rPr>
          <w:t>7</w:t>
        </w:r>
        <w:r w:rsidR="001B4E41">
          <w:rPr>
            <w:noProof/>
            <w:webHidden/>
          </w:rPr>
          <w:fldChar w:fldCharType="end"/>
        </w:r>
      </w:hyperlink>
    </w:p>
    <w:p w:rsidR="001B4E41" w:rsidRDefault="002F7CF2">
      <w:pPr>
        <w:pStyle w:val="TOC2"/>
        <w:tabs>
          <w:tab w:val="right" w:leader="dot" w:pos="8846"/>
        </w:tabs>
        <w:rPr>
          <w:rFonts w:asciiTheme="minorHAnsi" w:eastAsiaTheme="minorEastAsia" w:hAnsiTheme="minorHAnsi"/>
          <w:noProof/>
          <w:sz w:val="22"/>
          <w:lang w:val="en-US"/>
        </w:rPr>
      </w:pPr>
      <w:hyperlink w:anchor="_Toc431466274" w:history="1">
        <w:r w:rsidR="001B4E41" w:rsidRPr="00883CD1">
          <w:rPr>
            <w:rStyle w:val="Hyperlink"/>
            <w:noProof/>
          </w:rPr>
          <w:t>The Setting of the Sun: Vespers (the Eleventh Hour)</w:t>
        </w:r>
        <w:r w:rsidR="001B4E41">
          <w:rPr>
            <w:noProof/>
            <w:webHidden/>
          </w:rPr>
          <w:tab/>
        </w:r>
        <w:r w:rsidR="001B4E41">
          <w:rPr>
            <w:noProof/>
            <w:webHidden/>
          </w:rPr>
          <w:fldChar w:fldCharType="begin"/>
        </w:r>
        <w:r w:rsidR="001B4E41">
          <w:rPr>
            <w:noProof/>
            <w:webHidden/>
          </w:rPr>
          <w:instrText xml:space="preserve"> PAGEREF _Toc431466274 \h </w:instrText>
        </w:r>
        <w:r w:rsidR="001B4E41">
          <w:rPr>
            <w:noProof/>
            <w:webHidden/>
          </w:rPr>
        </w:r>
        <w:r w:rsidR="001B4E41">
          <w:rPr>
            <w:noProof/>
            <w:webHidden/>
          </w:rPr>
          <w:fldChar w:fldCharType="separate"/>
        </w:r>
        <w:r w:rsidR="001B4E41">
          <w:rPr>
            <w:noProof/>
            <w:webHidden/>
          </w:rPr>
          <w:t>8</w:t>
        </w:r>
        <w:r w:rsidR="001B4E41">
          <w:rPr>
            <w:noProof/>
            <w:webHidden/>
          </w:rPr>
          <w:fldChar w:fldCharType="end"/>
        </w:r>
      </w:hyperlink>
    </w:p>
    <w:p w:rsidR="001B4E41" w:rsidRDefault="002F7CF2">
      <w:pPr>
        <w:pStyle w:val="TOC2"/>
        <w:tabs>
          <w:tab w:val="right" w:leader="dot" w:pos="8846"/>
        </w:tabs>
        <w:rPr>
          <w:rFonts w:asciiTheme="minorHAnsi" w:eastAsiaTheme="minorEastAsia" w:hAnsiTheme="minorHAnsi"/>
          <w:noProof/>
          <w:sz w:val="22"/>
          <w:lang w:val="en-US"/>
        </w:rPr>
      </w:pPr>
      <w:hyperlink w:anchor="_Toc431466275" w:history="1">
        <w:r w:rsidR="001B4E41" w:rsidRPr="00883CD1">
          <w:rPr>
            <w:rStyle w:val="Hyperlink"/>
            <w:noProof/>
          </w:rPr>
          <w:t>After Supper: Retiring (the Twelfth Hour)</w:t>
        </w:r>
        <w:r w:rsidR="001B4E41">
          <w:rPr>
            <w:noProof/>
            <w:webHidden/>
          </w:rPr>
          <w:tab/>
        </w:r>
        <w:r w:rsidR="001B4E41">
          <w:rPr>
            <w:noProof/>
            <w:webHidden/>
          </w:rPr>
          <w:fldChar w:fldCharType="begin"/>
        </w:r>
        <w:r w:rsidR="001B4E41">
          <w:rPr>
            <w:noProof/>
            <w:webHidden/>
          </w:rPr>
          <w:instrText xml:space="preserve"> PAGEREF _Toc431466275 \h </w:instrText>
        </w:r>
        <w:r w:rsidR="001B4E41">
          <w:rPr>
            <w:noProof/>
            <w:webHidden/>
          </w:rPr>
        </w:r>
        <w:r w:rsidR="001B4E41">
          <w:rPr>
            <w:noProof/>
            <w:webHidden/>
          </w:rPr>
          <w:fldChar w:fldCharType="separate"/>
        </w:r>
        <w:r w:rsidR="001B4E41">
          <w:rPr>
            <w:noProof/>
            <w:webHidden/>
          </w:rPr>
          <w:t>38</w:t>
        </w:r>
        <w:r w:rsidR="001B4E41">
          <w:rPr>
            <w:noProof/>
            <w:webHidden/>
          </w:rPr>
          <w:fldChar w:fldCharType="end"/>
        </w:r>
      </w:hyperlink>
    </w:p>
    <w:p w:rsidR="001B4E41" w:rsidRDefault="002F7CF2">
      <w:pPr>
        <w:pStyle w:val="TOC2"/>
        <w:tabs>
          <w:tab w:val="right" w:leader="dot" w:pos="8846"/>
        </w:tabs>
        <w:rPr>
          <w:rFonts w:asciiTheme="minorHAnsi" w:eastAsiaTheme="minorEastAsia" w:hAnsiTheme="minorHAnsi"/>
          <w:noProof/>
          <w:sz w:val="22"/>
          <w:lang w:val="en-US"/>
        </w:rPr>
      </w:pPr>
      <w:hyperlink w:anchor="_Toc431466276" w:history="1">
        <w:r w:rsidR="001B4E41" w:rsidRPr="00883CD1">
          <w:rPr>
            <w:rStyle w:val="Hyperlink"/>
            <w:noProof/>
          </w:rPr>
          <w:t>Midnight</w:t>
        </w:r>
        <w:r w:rsidR="001B4E41">
          <w:rPr>
            <w:noProof/>
            <w:webHidden/>
          </w:rPr>
          <w:tab/>
        </w:r>
        <w:r w:rsidR="001B4E41">
          <w:rPr>
            <w:noProof/>
            <w:webHidden/>
          </w:rPr>
          <w:fldChar w:fldCharType="begin"/>
        </w:r>
        <w:r w:rsidR="001B4E41">
          <w:rPr>
            <w:noProof/>
            <w:webHidden/>
          </w:rPr>
          <w:instrText xml:space="preserve"> PAGEREF _Toc431466276 \h </w:instrText>
        </w:r>
        <w:r w:rsidR="001B4E41">
          <w:rPr>
            <w:noProof/>
            <w:webHidden/>
          </w:rPr>
        </w:r>
        <w:r w:rsidR="001B4E41">
          <w:rPr>
            <w:noProof/>
            <w:webHidden/>
          </w:rPr>
          <w:fldChar w:fldCharType="separate"/>
        </w:r>
        <w:r w:rsidR="001B4E41">
          <w:rPr>
            <w:noProof/>
            <w:webHidden/>
          </w:rPr>
          <w:t>49</w:t>
        </w:r>
        <w:r w:rsidR="001B4E41">
          <w:rPr>
            <w:noProof/>
            <w:webHidden/>
          </w:rPr>
          <w:fldChar w:fldCharType="end"/>
        </w:r>
      </w:hyperlink>
    </w:p>
    <w:p w:rsidR="001B4E41" w:rsidRDefault="002F7CF2">
      <w:pPr>
        <w:pStyle w:val="TOC2"/>
        <w:tabs>
          <w:tab w:val="right" w:leader="dot" w:pos="8846"/>
        </w:tabs>
        <w:rPr>
          <w:rFonts w:asciiTheme="minorHAnsi" w:eastAsiaTheme="minorEastAsia" w:hAnsiTheme="minorHAnsi"/>
          <w:noProof/>
          <w:sz w:val="22"/>
          <w:lang w:val="en-US"/>
        </w:rPr>
      </w:pPr>
      <w:hyperlink w:anchor="_Toc431466277" w:history="1">
        <w:r w:rsidR="001B4E41" w:rsidRPr="00883CD1">
          <w:rPr>
            <w:rStyle w:val="Hyperlink"/>
            <w:noProof/>
          </w:rPr>
          <w:t>The Rising of the Sun: Matins (or Lauds)</w:t>
        </w:r>
        <w:r w:rsidR="001B4E41">
          <w:rPr>
            <w:noProof/>
            <w:webHidden/>
          </w:rPr>
          <w:tab/>
        </w:r>
        <w:r w:rsidR="001B4E41">
          <w:rPr>
            <w:noProof/>
            <w:webHidden/>
          </w:rPr>
          <w:fldChar w:fldCharType="begin"/>
        </w:r>
        <w:r w:rsidR="001B4E41">
          <w:rPr>
            <w:noProof/>
            <w:webHidden/>
          </w:rPr>
          <w:instrText xml:space="preserve"> PAGEREF _Toc431466277 \h </w:instrText>
        </w:r>
        <w:r w:rsidR="001B4E41">
          <w:rPr>
            <w:noProof/>
            <w:webHidden/>
          </w:rPr>
        </w:r>
        <w:r w:rsidR="001B4E41">
          <w:rPr>
            <w:noProof/>
            <w:webHidden/>
          </w:rPr>
          <w:fldChar w:fldCharType="separate"/>
        </w:r>
        <w:r w:rsidR="001B4E41">
          <w:rPr>
            <w:noProof/>
            <w:webHidden/>
          </w:rPr>
          <w:t>108</w:t>
        </w:r>
        <w:r w:rsidR="001B4E41">
          <w:rPr>
            <w:noProof/>
            <w:webHidden/>
          </w:rPr>
          <w:fldChar w:fldCharType="end"/>
        </w:r>
      </w:hyperlink>
    </w:p>
    <w:p w:rsidR="001B4E41" w:rsidRDefault="002F7CF2">
      <w:pPr>
        <w:pStyle w:val="TOC2"/>
        <w:tabs>
          <w:tab w:val="right" w:leader="dot" w:pos="8846"/>
        </w:tabs>
        <w:rPr>
          <w:rFonts w:asciiTheme="minorHAnsi" w:eastAsiaTheme="minorEastAsia" w:hAnsiTheme="minorHAnsi"/>
          <w:noProof/>
          <w:sz w:val="22"/>
          <w:lang w:val="en-US"/>
        </w:rPr>
      </w:pPr>
      <w:hyperlink w:anchor="_Toc431466278" w:history="1">
        <w:r w:rsidR="001B4E41" w:rsidRPr="00883CD1">
          <w:rPr>
            <w:rStyle w:val="Hyperlink"/>
            <w:noProof/>
          </w:rPr>
          <w:t>Early Morning: Prime (The First Hour)</w:t>
        </w:r>
        <w:r w:rsidR="001B4E41">
          <w:rPr>
            <w:noProof/>
            <w:webHidden/>
          </w:rPr>
          <w:tab/>
        </w:r>
        <w:r w:rsidR="001B4E41">
          <w:rPr>
            <w:noProof/>
            <w:webHidden/>
          </w:rPr>
          <w:fldChar w:fldCharType="begin"/>
        </w:r>
        <w:r w:rsidR="001B4E41">
          <w:rPr>
            <w:noProof/>
            <w:webHidden/>
          </w:rPr>
          <w:instrText xml:space="preserve"> PAGEREF _Toc431466278 \h </w:instrText>
        </w:r>
        <w:r w:rsidR="001B4E41">
          <w:rPr>
            <w:noProof/>
            <w:webHidden/>
          </w:rPr>
        </w:r>
        <w:r w:rsidR="001B4E41">
          <w:rPr>
            <w:noProof/>
            <w:webHidden/>
          </w:rPr>
          <w:fldChar w:fldCharType="separate"/>
        </w:r>
        <w:r w:rsidR="001B4E41">
          <w:rPr>
            <w:noProof/>
            <w:webHidden/>
          </w:rPr>
          <w:t>241</w:t>
        </w:r>
        <w:r w:rsidR="001B4E41">
          <w:rPr>
            <w:noProof/>
            <w:webHidden/>
          </w:rPr>
          <w:fldChar w:fldCharType="end"/>
        </w:r>
      </w:hyperlink>
    </w:p>
    <w:p w:rsidR="001B4E41" w:rsidRDefault="002F7CF2">
      <w:pPr>
        <w:pStyle w:val="TOC2"/>
        <w:tabs>
          <w:tab w:val="right" w:leader="dot" w:pos="8846"/>
        </w:tabs>
        <w:rPr>
          <w:rFonts w:asciiTheme="minorHAnsi" w:eastAsiaTheme="minorEastAsia" w:hAnsiTheme="minorHAnsi"/>
          <w:noProof/>
          <w:sz w:val="22"/>
          <w:lang w:val="en-US"/>
        </w:rPr>
      </w:pPr>
      <w:hyperlink w:anchor="_Toc431466279" w:history="1">
        <w:r w:rsidR="001B4E41" w:rsidRPr="00883CD1">
          <w:rPr>
            <w:rStyle w:val="Hyperlink"/>
            <w:noProof/>
          </w:rPr>
          <w:t>Mid-Morning (The Third Hour)</w:t>
        </w:r>
        <w:r w:rsidR="001B4E41">
          <w:rPr>
            <w:noProof/>
            <w:webHidden/>
          </w:rPr>
          <w:tab/>
        </w:r>
        <w:r w:rsidR="001B4E41">
          <w:rPr>
            <w:noProof/>
            <w:webHidden/>
          </w:rPr>
          <w:fldChar w:fldCharType="begin"/>
        </w:r>
        <w:r w:rsidR="001B4E41">
          <w:rPr>
            <w:noProof/>
            <w:webHidden/>
          </w:rPr>
          <w:instrText xml:space="preserve"> PAGEREF _Toc431466279 \h </w:instrText>
        </w:r>
        <w:r w:rsidR="001B4E41">
          <w:rPr>
            <w:noProof/>
            <w:webHidden/>
          </w:rPr>
        </w:r>
        <w:r w:rsidR="001B4E41">
          <w:rPr>
            <w:noProof/>
            <w:webHidden/>
          </w:rPr>
          <w:fldChar w:fldCharType="separate"/>
        </w:r>
        <w:r w:rsidR="001B4E41">
          <w:rPr>
            <w:noProof/>
            <w:webHidden/>
          </w:rPr>
          <w:t>258</w:t>
        </w:r>
        <w:r w:rsidR="001B4E41">
          <w:rPr>
            <w:noProof/>
            <w:webHidden/>
          </w:rPr>
          <w:fldChar w:fldCharType="end"/>
        </w:r>
      </w:hyperlink>
    </w:p>
    <w:p w:rsidR="001B4E41" w:rsidRDefault="002F7CF2">
      <w:pPr>
        <w:pStyle w:val="TOC2"/>
        <w:tabs>
          <w:tab w:val="right" w:leader="dot" w:pos="8846"/>
        </w:tabs>
        <w:rPr>
          <w:rFonts w:asciiTheme="minorHAnsi" w:eastAsiaTheme="minorEastAsia" w:hAnsiTheme="minorHAnsi"/>
          <w:noProof/>
          <w:sz w:val="22"/>
          <w:lang w:val="en-US"/>
        </w:rPr>
      </w:pPr>
      <w:hyperlink w:anchor="_Toc431466280" w:history="1">
        <w:r w:rsidR="001B4E41" w:rsidRPr="00883CD1">
          <w:rPr>
            <w:rStyle w:val="Hyperlink"/>
            <w:noProof/>
          </w:rPr>
          <w:t>Noon (The Sixth Hour)</w:t>
        </w:r>
        <w:r w:rsidR="001B4E41">
          <w:rPr>
            <w:noProof/>
            <w:webHidden/>
          </w:rPr>
          <w:tab/>
        </w:r>
        <w:r w:rsidR="001B4E41">
          <w:rPr>
            <w:noProof/>
            <w:webHidden/>
          </w:rPr>
          <w:fldChar w:fldCharType="begin"/>
        </w:r>
        <w:r w:rsidR="001B4E41">
          <w:rPr>
            <w:noProof/>
            <w:webHidden/>
          </w:rPr>
          <w:instrText xml:space="preserve"> PAGEREF _Toc431466280 \h </w:instrText>
        </w:r>
        <w:r w:rsidR="001B4E41">
          <w:rPr>
            <w:noProof/>
            <w:webHidden/>
          </w:rPr>
        </w:r>
        <w:r w:rsidR="001B4E41">
          <w:rPr>
            <w:noProof/>
            <w:webHidden/>
          </w:rPr>
          <w:fldChar w:fldCharType="separate"/>
        </w:r>
        <w:r w:rsidR="001B4E41">
          <w:rPr>
            <w:noProof/>
            <w:webHidden/>
          </w:rPr>
          <w:t>261</w:t>
        </w:r>
        <w:r w:rsidR="001B4E41">
          <w:rPr>
            <w:noProof/>
            <w:webHidden/>
          </w:rPr>
          <w:fldChar w:fldCharType="end"/>
        </w:r>
      </w:hyperlink>
    </w:p>
    <w:p w:rsidR="001B4E41" w:rsidRDefault="002F7CF2">
      <w:pPr>
        <w:pStyle w:val="TOC2"/>
        <w:tabs>
          <w:tab w:val="right" w:leader="dot" w:pos="8846"/>
        </w:tabs>
        <w:rPr>
          <w:rFonts w:asciiTheme="minorHAnsi" w:eastAsiaTheme="minorEastAsia" w:hAnsiTheme="minorHAnsi"/>
          <w:noProof/>
          <w:sz w:val="22"/>
          <w:lang w:val="en-US"/>
        </w:rPr>
      </w:pPr>
      <w:hyperlink w:anchor="_Toc431466281" w:history="1">
        <w:r w:rsidR="001B4E41" w:rsidRPr="00883CD1">
          <w:rPr>
            <w:rStyle w:val="Hyperlink"/>
            <w:noProof/>
          </w:rPr>
          <w:t>Afternoon (The Ninth Hour)</w:t>
        </w:r>
        <w:r w:rsidR="001B4E41">
          <w:rPr>
            <w:noProof/>
            <w:webHidden/>
          </w:rPr>
          <w:tab/>
        </w:r>
        <w:r w:rsidR="001B4E41">
          <w:rPr>
            <w:noProof/>
            <w:webHidden/>
          </w:rPr>
          <w:fldChar w:fldCharType="begin"/>
        </w:r>
        <w:r w:rsidR="001B4E41">
          <w:rPr>
            <w:noProof/>
            <w:webHidden/>
          </w:rPr>
          <w:instrText xml:space="preserve"> PAGEREF _Toc431466281 \h </w:instrText>
        </w:r>
        <w:r w:rsidR="001B4E41">
          <w:rPr>
            <w:noProof/>
            <w:webHidden/>
          </w:rPr>
        </w:r>
        <w:r w:rsidR="001B4E41">
          <w:rPr>
            <w:noProof/>
            <w:webHidden/>
          </w:rPr>
          <w:fldChar w:fldCharType="separate"/>
        </w:r>
        <w:r w:rsidR="001B4E41">
          <w:rPr>
            <w:noProof/>
            <w:webHidden/>
          </w:rPr>
          <w:t>265</w:t>
        </w:r>
        <w:r w:rsidR="001B4E41">
          <w:rPr>
            <w:noProof/>
            <w:webHidden/>
          </w:rPr>
          <w:fldChar w:fldCharType="end"/>
        </w:r>
      </w:hyperlink>
    </w:p>
    <w:p w:rsidR="001B4E41" w:rsidRDefault="002F7CF2">
      <w:pPr>
        <w:pStyle w:val="TOC1"/>
        <w:tabs>
          <w:tab w:val="right" w:leader="dot" w:pos="8846"/>
        </w:tabs>
        <w:rPr>
          <w:rFonts w:asciiTheme="minorHAnsi" w:eastAsiaTheme="minorEastAsia" w:hAnsiTheme="minorHAnsi"/>
          <w:noProof/>
          <w:sz w:val="22"/>
          <w:lang w:val="en-US"/>
        </w:rPr>
      </w:pPr>
      <w:hyperlink w:anchor="_Toc431466282" w:history="1">
        <w:r w:rsidR="001B4E41" w:rsidRPr="00883CD1">
          <w:rPr>
            <w:rStyle w:val="Hyperlink"/>
            <w:noProof/>
          </w:rPr>
          <w:t>The Book of the Psalter</w:t>
        </w:r>
        <w:r w:rsidR="001B4E41">
          <w:rPr>
            <w:noProof/>
            <w:webHidden/>
          </w:rPr>
          <w:tab/>
        </w:r>
        <w:r w:rsidR="001B4E41">
          <w:rPr>
            <w:noProof/>
            <w:webHidden/>
          </w:rPr>
          <w:fldChar w:fldCharType="begin"/>
        </w:r>
        <w:r w:rsidR="001B4E41">
          <w:rPr>
            <w:noProof/>
            <w:webHidden/>
          </w:rPr>
          <w:instrText xml:space="preserve"> PAGEREF _Toc431466282 \h </w:instrText>
        </w:r>
        <w:r w:rsidR="001B4E41">
          <w:rPr>
            <w:noProof/>
            <w:webHidden/>
          </w:rPr>
        </w:r>
        <w:r w:rsidR="001B4E41">
          <w:rPr>
            <w:noProof/>
            <w:webHidden/>
          </w:rPr>
          <w:fldChar w:fldCharType="separate"/>
        </w:r>
        <w:r w:rsidR="001B4E41">
          <w:rPr>
            <w:noProof/>
            <w:webHidden/>
          </w:rPr>
          <w:t>268</w:t>
        </w:r>
        <w:r w:rsidR="001B4E41">
          <w:rPr>
            <w:noProof/>
            <w:webHidden/>
          </w:rPr>
          <w:fldChar w:fldCharType="end"/>
        </w:r>
      </w:hyperlink>
    </w:p>
    <w:p w:rsidR="001B4E41" w:rsidRDefault="002F7CF2">
      <w:pPr>
        <w:pStyle w:val="TOC1"/>
        <w:tabs>
          <w:tab w:val="right" w:leader="dot" w:pos="8846"/>
        </w:tabs>
        <w:rPr>
          <w:rFonts w:asciiTheme="minorHAnsi" w:eastAsiaTheme="minorEastAsia" w:hAnsiTheme="minorHAnsi"/>
          <w:noProof/>
          <w:sz w:val="22"/>
          <w:lang w:val="en-US"/>
        </w:rPr>
      </w:pPr>
      <w:hyperlink w:anchor="_Toc431466283" w:history="1">
        <w:r w:rsidR="001B4E41" w:rsidRPr="00883CD1">
          <w:rPr>
            <w:rStyle w:val="Hyperlink"/>
            <w:noProof/>
          </w:rPr>
          <w:t>The Book of Psalis and Doxologies</w:t>
        </w:r>
        <w:r w:rsidR="001B4E41">
          <w:rPr>
            <w:noProof/>
            <w:webHidden/>
          </w:rPr>
          <w:tab/>
        </w:r>
        <w:r w:rsidR="001B4E41">
          <w:rPr>
            <w:noProof/>
            <w:webHidden/>
          </w:rPr>
          <w:fldChar w:fldCharType="begin"/>
        </w:r>
        <w:r w:rsidR="001B4E41">
          <w:rPr>
            <w:noProof/>
            <w:webHidden/>
          </w:rPr>
          <w:instrText xml:space="preserve"> PAGEREF _Toc431466283 \h </w:instrText>
        </w:r>
        <w:r w:rsidR="001B4E41">
          <w:rPr>
            <w:noProof/>
            <w:webHidden/>
          </w:rPr>
        </w:r>
        <w:r w:rsidR="001B4E41">
          <w:rPr>
            <w:noProof/>
            <w:webHidden/>
          </w:rPr>
          <w:fldChar w:fldCharType="separate"/>
        </w:r>
        <w:r w:rsidR="001B4E41">
          <w:rPr>
            <w:noProof/>
            <w:webHidden/>
          </w:rPr>
          <w:t>492</w:t>
        </w:r>
        <w:r w:rsidR="001B4E41">
          <w:rPr>
            <w:noProof/>
            <w:webHidden/>
          </w:rPr>
          <w:fldChar w:fldCharType="end"/>
        </w:r>
      </w:hyperlink>
    </w:p>
    <w:p w:rsidR="001B4E41" w:rsidRDefault="002F7CF2">
      <w:pPr>
        <w:pStyle w:val="TOC2"/>
        <w:tabs>
          <w:tab w:val="right" w:leader="dot" w:pos="8846"/>
        </w:tabs>
        <w:rPr>
          <w:rFonts w:asciiTheme="minorHAnsi" w:eastAsiaTheme="minorEastAsia" w:hAnsiTheme="minorHAnsi"/>
          <w:noProof/>
          <w:sz w:val="22"/>
          <w:lang w:val="en-US"/>
        </w:rPr>
      </w:pPr>
      <w:hyperlink w:anchor="_Toc431466284" w:history="1">
        <w:r w:rsidR="001B4E41" w:rsidRPr="00883CD1">
          <w:rPr>
            <w:rStyle w:val="Hyperlink"/>
            <w:noProof/>
          </w:rPr>
          <w:t>General and Common Doxologies</w:t>
        </w:r>
        <w:r w:rsidR="001B4E41">
          <w:rPr>
            <w:noProof/>
            <w:webHidden/>
          </w:rPr>
          <w:tab/>
        </w:r>
        <w:r w:rsidR="001B4E41">
          <w:rPr>
            <w:noProof/>
            <w:webHidden/>
          </w:rPr>
          <w:fldChar w:fldCharType="begin"/>
        </w:r>
        <w:r w:rsidR="001B4E41">
          <w:rPr>
            <w:noProof/>
            <w:webHidden/>
          </w:rPr>
          <w:instrText xml:space="preserve"> PAGEREF _Toc431466284 \h </w:instrText>
        </w:r>
        <w:r w:rsidR="001B4E41">
          <w:rPr>
            <w:noProof/>
            <w:webHidden/>
          </w:rPr>
        </w:r>
        <w:r w:rsidR="001B4E41">
          <w:rPr>
            <w:noProof/>
            <w:webHidden/>
          </w:rPr>
          <w:fldChar w:fldCharType="separate"/>
        </w:r>
        <w:r w:rsidR="001B4E41">
          <w:rPr>
            <w:noProof/>
            <w:webHidden/>
          </w:rPr>
          <w:t>493</w:t>
        </w:r>
        <w:r w:rsidR="001B4E41">
          <w:rPr>
            <w:noProof/>
            <w:webHidden/>
          </w:rPr>
          <w:fldChar w:fldCharType="end"/>
        </w:r>
      </w:hyperlink>
    </w:p>
    <w:p w:rsidR="001B4E41" w:rsidRDefault="002F7CF2">
      <w:pPr>
        <w:pStyle w:val="TOC2"/>
        <w:tabs>
          <w:tab w:val="right" w:leader="dot" w:pos="8846"/>
        </w:tabs>
        <w:rPr>
          <w:rFonts w:asciiTheme="minorHAnsi" w:eastAsiaTheme="minorEastAsia" w:hAnsiTheme="minorHAnsi"/>
          <w:noProof/>
          <w:sz w:val="22"/>
          <w:lang w:val="en-US"/>
        </w:rPr>
      </w:pPr>
      <w:hyperlink w:anchor="_Toc431466285" w:history="1">
        <w:r w:rsidR="001B4E41" w:rsidRPr="00883CD1">
          <w:rPr>
            <w:rStyle w:val="Hyperlink"/>
            <w:noProof/>
          </w:rPr>
          <w:t xml:space="preserve">September or </w:t>
        </w:r>
        <w:r w:rsidR="001B4E41" w:rsidRPr="00883CD1">
          <w:rPr>
            <w:rStyle w:val="Hyperlink"/>
            <w:rFonts w:ascii="FreeSerifAvvaShenouda" w:eastAsia="Arial Unicode MS" w:hAnsi="FreeSerifAvvaShenouda" w:cs="FreeSerifAvvaShenouda"/>
            <w:noProof/>
            <w:lang w:val="en-US"/>
          </w:rPr>
          <w:t>Ⲑⲟⲟⲩⲧ</w:t>
        </w:r>
        <w:r w:rsidR="001B4E41">
          <w:rPr>
            <w:noProof/>
            <w:webHidden/>
          </w:rPr>
          <w:tab/>
        </w:r>
        <w:r w:rsidR="001B4E41">
          <w:rPr>
            <w:noProof/>
            <w:webHidden/>
          </w:rPr>
          <w:fldChar w:fldCharType="begin"/>
        </w:r>
        <w:r w:rsidR="001B4E41">
          <w:rPr>
            <w:noProof/>
            <w:webHidden/>
          </w:rPr>
          <w:instrText xml:space="preserve"> PAGEREF _Toc431466285 \h </w:instrText>
        </w:r>
        <w:r w:rsidR="001B4E41">
          <w:rPr>
            <w:noProof/>
            <w:webHidden/>
          </w:rPr>
        </w:r>
        <w:r w:rsidR="001B4E41">
          <w:rPr>
            <w:noProof/>
            <w:webHidden/>
          </w:rPr>
          <w:fldChar w:fldCharType="separate"/>
        </w:r>
        <w:r w:rsidR="001B4E41">
          <w:rPr>
            <w:noProof/>
            <w:webHidden/>
          </w:rPr>
          <w:t>512</w:t>
        </w:r>
        <w:r w:rsidR="001B4E41">
          <w:rPr>
            <w:noProof/>
            <w:webHidden/>
          </w:rPr>
          <w:fldChar w:fldCharType="end"/>
        </w:r>
      </w:hyperlink>
    </w:p>
    <w:p w:rsidR="001B4E41" w:rsidRDefault="002F7CF2">
      <w:pPr>
        <w:pStyle w:val="TOC2"/>
        <w:tabs>
          <w:tab w:val="right" w:leader="dot" w:pos="8846"/>
        </w:tabs>
        <w:rPr>
          <w:rFonts w:asciiTheme="minorHAnsi" w:eastAsiaTheme="minorEastAsia" w:hAnsiTheme="minorHAnsi"/>
          <w:noProof/>
          <w:sz w:val="22"/>
          <w:lang w:val="en-US"/>
        </w:rPr>
      </w:pPr>
      <w:hyperlink w:anchor="_Toc431466286" w:history="1">
        <w:r w:rsidR="001B4E41" w:rsidRPr="00883CD1">
          <w:rPr>
            <w:rStyle w:val="Hyperlink"/>
            <w:noProof/>
          </w:rPr>
          <w:t xml:space="preserve">October or </w:t>
        </w:r>
        <w:r w:rsidR="001B4E41" w:rsidRPr="00883CD1">
          <w:rPr>
            <w:rStyle w:val="Hyperlink"/>
            <w:rFonts w:ascii="FreeSerifAvvaShenouda" w:hAnsi="FreeSerifAvvaShenouda" w:cs="FreeSerifAvvaShenouda"/>
            <w:noProof/>
          </w:rPr>
          <w:t>Ⲡⲁⲱⲡⲉ</w:t>
        </w:r>
        <w:r w:rsidR="001B4E41">
          <w:rPr>
            <w:noProof/>
            <w:webHidden/>
          </w:rPr>
          <w:tab/>
        </w:r>
        <w:r w:rsidR="001B4E41">
          <w:rPr>
            <w:noProof/>
            <w:webHidden/>
          </w:rPr>
          <w:fldChar w:fldCharType="begin"/>
        </w:r>
        <w:r w:rsidR="001B4E41">
          <w:rPr>
            <w:noProof/>
            <w:webHidden/>
          </w:rPr>
          <w:instrText xml:space="preserve"> PAGEREF _Toc431466286 \h </w:instrText>
        </w:r>
        <w:r w:rsidR="001B4E41">
          <w:rPr>
            <w:noProof/>
            <w:webHidden/>
          </w:rPr>
        </w:r>
        <w:r w:rsidR="001B4E41">
          <w:rPr>
            <w:noProof/>
            <w:webHidden/>
          </w:rPr>
          <w:fldChar w:fldCharType="separate"/>
        </w:r>
        <w:r w:rsidR="001B4E41">
          <w:rPr>
            <w:noProof/>
            <w:webHidden/>
          </w:rPr>
          <w:t>541</w:t>
        </w:r>
        <w:r w:rsidR="001B4E41">
          <w:rPr>
            <w:noProof/>
            <w:webHidden/>
          </w:rPr>
          <w:fldChar w:fldCharType="end"/>
        </w:r>
      </w:hyperlink>
    </w:p>
    <w:p w:rsidR="001B4E41" w:rsidRDefault="002F7CF2">
      <w:pPr>
        <w:pStyle w:val="TOC2"/>
        <w:tabs>
          <w:tab w:val="right" w:leader="dot" w:pos="8846"/>
        </w:tabs>
        <w:rPr>
          <w:rFonts w:asciiTheme="minorHAnsi" w:eastAsiaTheme="minorEastAsia" w:hAnsiTheme="minorHAnsi"/>
          <w:noProof/>
          <w:sz w:val="22"/>
          <w:lang w:val="en-US"/>
        </w:rPr>
      </w:pPr>
      <w:hyperlink w:anchor="_Toc431466287" w:history="1">
        <w:r w:rsidR="001B4E41" w:rsidRPr="00883CD1">
          <w:rPr>
            <w:rStyle w:val="Hyperlink"/>
            <w:noProof/>
          </w:rPr>
          <w:t xml:space="preserve">November or </w:t>
        </w:r>
        <w:r w:rsidR="001B4E41" w:rsidRPr="00883CD1">
          <w:rPr>
            <w:rStyle w:val="Hyperlink"/>
            <w:rFonts w:ascii="FreeSerifAvvaShenouda" w:eastAsia="Arial Unicode MS" w:hAnsi="FreeSerifAvvaShenouda" w:cs="FreeSerifAvvaShenouda"/>
            <w:noProof/>
          </w:rPr>
          <w:t>Ⲁⲑⲟⲣ</w:t>
        </w:r>
        <w:r w:rsidR="001B4E41">
          <w:rPr>
            <w:noProof/>
            <w:webHidden/>
          </w:rPr>
          <w:tab/>
        </w:r>
        <w:r w:rsidR="001B4E41">
          <w:rPr>
            <w:noProof/>
            <w:webHidden/>
          </w:rPr>
          <w:fldChar w:fldCharType="begin"/>
        </w:r>
        <w:r w:rsidR="001B4E41">
          <w:rPr>
            <w:noProof/>
            <w:webHidden/>
          </w:rPr>
          <w:instrText xml:space="preserve"> PAGEREF _Toc431466287 \h </w:instrText>
        </w:r>
        <w:r w:rsidR="001B4E41">
          <w:rPr>
            <w:noProof/>
            <w:webHidden/>
          </w:rPr>
        </w:r>
        <w:r w:rsidR="001B4E41">
          <w:rPr>
            <w:noProof/>
            <w:webHidden/>
          </w:rPr>
          <w:fldChar w:fldCharType="separate"/>
        </w:r>
        <w:r w:rsidR="001B4E41">
          <w:rPr>
            <w:noProof/>
            <w:webHidden/>
          </w:rPr>
          <w:t>546</w:t>
        </w:r>
        <w:r w:rsidR="001B4E41">
          <w:rPr>
            <w:noProof/>
            <w:webHidden/>
          </w:rPr>
          <w:fldChar w:fldCharType="end"/>
        </w:r>
      </w:hyperlink>
    </w:p>
    <w:p w:rsidR="001B4E41" w:rsidRDefault="002F7CF2">
      <w:pPr>
        <w:pStyle w:val="TOC2"/>
        <w:tabs>
          <w:tab w:val="right" w:leader="dot" w:pos="8846"/>
        </w:tabs>
        <w:rPr>
          <w:rFonts w:asciiTheme="minorHAnsi" w:eastAsiaTheme="minorEastAsia" w:hAnsiTheme="minorHAnsi"/>
          <w:noProof/>
          <w:sz w:val="22"/>
          <w:lang w:val="en-US"/>
        </w:rPr>
      </w:pPr>
      <w:hyperlink w:anchor="_Toc431466288" w:history="1">
        <w:r w:rsidR="001B4E41" w:rsidRPr="00883CD1">
          <w:rPr>
            <w:rStyle w:val="Hyperlink"/>
            <w:noProof/>
          </w:rPr>
          <w:t xml:space="preserve">December or </w:t>
        </w:r>
        <w:r w:rsidR="001B4E41" w:rsidRPr="00883CD1">
          <w:rPr>
            <w:rStyle w:val="Hyperlink"/>
            <w:rFonts w:ascii="FreeSerifAvvaShenouda" w:hAnsi="FreeSerifAvvaShenouda" w:cs="FreeSerifAvvaShenouda"/>
            <w:noProof/>
          </w:rPr>
          <w:t>Ⲕⲟⲓⲁϩⲕ</w:t>
        </w:r>
        <w:r w:rsidR="001B4E41">
          <w:rPr>
            <w:noProof/>
            <w:webHidden/>
          </w:rPr>
          <w:tab/>
        </w:r>
        <w:r w:rsidR="001B4E41">
          <w:rPr>
            <w:noProof/>
            <w:webHidden/>
          </w:rPr>
          <w:fldChar w:fldCharType="begin"/>
        </w:r>
        <w:r w:rsidR="001B4E41">
          <w:rPr>
            <w:noProof/>
            <w:webHidden/>
          </w:rPr>
          <w:instrText xml:space="preserve"> PAGEREF _Toc431466288 \h </w:instrText>
        </w:r>
        <w:r w:rsidR="001B4E41">
          <w:rPr>
            <w:noProof/>
            <w:webHidden/>
          </w:rPr>
        </w:r>
        <w:r w:rsidR="001B4E41">
          <w:rPr>
            <w:noProof/>
            <w:webHidden/>
          </w:rPr>
          <w:fldChar w:fldCharType="separate"/>
        </w:r>
        <w:r w:rsidR="001B4E41">
          <w:rPr>
            <w:noProof/>
            <w:webHidden/>
          </w:rPr>
          <w:t>558</w:t>
        </w:r>
        <w:r w:rsidR="001B4E41">
          <w:rPr>
            <w:noProof/>
            <w:webHidden/>
          </w:rPr>
          <w:fldChar w:fldCharType="end"/>
        </w:r>
      </w:hyperlink>
    </w:p>
    <w:p w:rsidR="001B4E41" w:rsidRDefault="002F7CF2">
      <w:pPr>
        <w:pStyle w:val="TOC2"/>
        <w:tabs>
          <w:tab w:val="right" w:leader="dot" w:pos="8846"/>
        </w:tabs>
        <w:rPr>
          <w:rFonts w:asciiTheme="minorHAnsi" w:eastAsiaTheme="minorEastAsia" w:hAnsiTheme="minorHAnsi"/>
          <w:noProof/>
          <w:sz w:val="22"/>
          <w:lang w:val="en-US"/>
        </w:rPr>
      </w:pPr>
      <w:hyperlink w:anchor="_Toc431466289" w:history="1">
        <w:r w:rsidR="001B4E41" w:rsidRPr="00883CD1">
          <w:rPr>
            <w:rStyle w:val="Hyperlink"/>
            <w:noProof/>
          </w:rPr>
          <w:t xml:space="preserve">January or </w:t>
        </w:r>
        <w:r w:rsidR="001B4E41" w:rsidRPr="00883CD1">
          <w:rPr>
            <w:rStyle w:val="Hyperlink"/>
            <w:rFonts w:ascii="FreeSerifAvvaShenouda" w:hAnsi="FreeSerifAvvaShenouda" w:cs="FreeSerifAvvaShenouda"/>
            <w:noProof/>
          </w:rPr>
          <w:t>Ⲧⲱⲃⲓ</w:t>
        </w:r>
        <w:r w:rsidR="001B4E41">
          <w:rPr>
            <w:noProof/>
            <w:webHidden/>
          </w:rPr>
          <w:tab/>
        </w:r>
        <w:r w:rsidR="001B4E41">
          <w:rPr>
            <w:noProof/>
            <w:webHidden/>
          </w:rPr>
          <w:fldChar w:fldCharType="begin"/>
        </w:r>
        <w:r w:rsidR="001B4E41">
          <w:rPr>
            <w:noProof/>
            <w:webHidden/>
          </w:rPr>
          <w:instrText xml:space="preserve"> PAGEREF _Toc431466289 \h </w:instrText>
        </w:r>
        <w:r w:rsidR="001B4E41">
          <w:rPr>
            <w:noProof/>
            <w:webHidden/>
          </w:rPr>
        </w:r>
        <w:r w:rsidR="001B4E41">
          <w:rPr>
            <w:noProof/>
            <w:webHidden/>
          </w:rPr>
          <w:fldChar w:fldCharType="separate"/>
        </w:r>
        <w:r w:rsidR="001B4E41">
          <w:rPr>
            <w:noProof/>
            <w:webHidden/>
          </w:rPr>
          <w:t>619</w:t>
        </w:r>
        <w:r w:rsidR="001B4E41">
          <w:rPr>
            <w:noProof/>
            <w:webHidden/>
          </w:rPr>
          <w:fldChar w:fldCharType="end"/>
        </w:r>
      </w:hyperlink>
    </w:p>
    <w:p w:rsidR="001B4E41" w:rsidRDefault="002F7CF2">
      <w:pPr>
        <w:pStyle w:val="TOC2"/>
        <w:tabs>
          <w:tab w:val="right" w:leader="dot" w:pos="8846"/>
        </w:tabs>
        <w:rPr>
          <w:rFonts w:asciiTheme="minorHAnsi" w:eastAsiaTheme="minorEastAsia" w:hAnsiTheme="minorHAnsi"/>
          <w:noProof/>
          <w:sz w:val="22"/>
          <w:lang w:val="en-US"/>
        </w:rPr>
      </w:pPr>
      <w:hyperlink w:anchor="_Toc431466290" w:history="1">
        <w:r w:rsidR="001B4E41" w:rsidRPr="00883CD1">
          <w:rPr>
            <w:rStyle w:val="Hyperlink"/>
            <w:noProof/>
          </w:rPr>
          <w:t xml:space="preserve">February or </w:t>
        </w:r>
        <w:r w:rsidR="001B4E41" w:rsidRPr="00883CD1">
          <w:rPr>
            <w:rStyle w:val="Hyperlink"/>
            <w:rFonts w:ascii="FreeSerifAvvaShenouda" w:hAnsi="FreeSerifAvvaShenouda" w:cs="FreeSerifAvvaShenouda"/>
            <w:noProof/>
          </w:rPr>
          <w:t>Ⲙϣⲓⲣ</w:t>
        </w:r>
        <w:r w:rsidR="001B4E41">
          <w:rPr>
            <w:noProof/>
            <w:webHidden/>
          </w:rPr>
          <w:tab/>
        </w:r>
        <w:r w:rsidR="001B4E41">
          <w:rPr>
            <w:noProof/>
            <w:webHidden/>
          </w:rPr>
          <w:fldChar w:fldCharType="begin"/>
        </w:r>
        <w:r w:rsidR="001B4E41">
          <w:rPr>
            <w:noProof/>
            <w:webHidden/>
          </w:rPr>
          <w:instrText xml:space="preserve"> PAGEREF _Toc431466290 \h </w:instrText>
        </w:r>
        <w:r w:rsidR="001B4E41">
          <w:rPr>
            <w:noProof/>
            <w:webHidden/>
          </w:rPr>
        </w:r>
        <w:r w:rsidR="001B4E41">
          <w:rPr>
            <w:noProof/>
            <w:webHidden/>
          </w:rPr>
          <w:fldChar w:fldCharType="separate"/>
        </w:r>
        <w:r w:rsidR="001B4E41">
          <w:rPr>
            <w:noProof/>
            <w:webHidden/>
          </w:rPr>
          <w:t>682</w:t>
        </w:r>
        <w:r w:rsidR="001B4E41">
          <w:rPr>
            <w:noProof/>
            <w:webHidden/>
          </w:rPr>
          <w:fldChar w:fldCharType="end"/>
        </w:r>
      </w:hyperlink>
    </w:p>
    <w:p w:rsidR="001B4E41" w:rsidRDefault="002F7CF2">
      <w:pPr>
        <w:pStyle w:val="TOC2"/>
        <w:tabs>
          <w:tab w:val="right" w:leader="dot" w:pos="8846"/>
        </w:tabs>
        <w:rPr>
          <w:rFonts w:asciiTheme="minorHAnsi" w:eastAsiaTheme="minorEastAsia" w:hAnsiTheme="minorHAnsi"/>
          <w:noProof/>
          <w:sz w:val="22"/>
          <w:lang w:val="en-US"/>
        </w:rPr>
      </w:pPr>
      <w:hyperlink w:anchor="_Toc431466291" w:history="1">
        <w:r w:rsidR="001B4E41" w:rsidRPr="00883CD1">
          <w:rPr>
            <w:rStyle w:val="Hyperlink"/>
            <w:noProof/>
          </w:rPr>
          <w:t xml:space="preserve">March or </w:t>
        </w:r>
        <w:r w:rsidR="001B4E41" w:rsidRPr="00883CD1">
          <w:rPr>
            <w:rStyle w:val="Hyperlink"/>
            <w:rFonts w:ascii="FreeSerifAvvaShenouda" w:hAnsi="FreeSerifAvvaShenouda" w:cs="FreeSerifAvvaShenouda"/>
            <w:noProof/>
          </w:rPr>
          <w:t>Ⲡⲁⲣⲙϩⲟⲧⲡ</w:t>
        </w:r>
        <w:r w:rsidR="001B4E41">
          <w:rPr>
            <w:noProof/>
            <w:webHidden/>
          </w:rPr>
          <w:tab/>
        </w:r>
        <w:r w:rsidR="001B4E41">
          <w:rPr>
            <w:noProof/>
            <w:webHidden/>
          </w:rPr>
          <w:fldChar w:fldCharType="begin"/>
        </w:r>
        <w:r w:rsidR="001B4E41">
          <w:rPr>
            <w:noProof/>
            <w:webHidden/>
          </w:rPr>
          <w:instrText xml:space="preserve"> PAGEREF _Toc431466291 \h </w:instrText>
        </w:r>
        <w:r w:rsidR="001B4E41">
          <w:rPr>
            <w:noProof/>
            <w:webHidden/>
          </w:rPr>
        </w:r>
        <w:r w:rsidR="001B4E41">
          <w:rPr>
            <w:noProof/>
            <w:webHidden/>
          </w:rPr>
          <w:fldChar w:fldCharType="separate"/>
        </w:r>
        <w:r w:rsidR="001B4E41">
          <w:rPr>
            <w:noProof/>
            <w:webHidden/>
          </w:rPr>
          <w:t>684</w:t>
        </w:r>
        <w:r w:rsidR="001B4E41">
          <w:rPr>
            <w:noProof/>
            <w:webHidden/>
          </w:rPr>
          <w:fldChar w:fldCharType="end"/>
        </w:r>
      </w:hyperlink>
    </w:p>
    <w:p w:rsidR="001B4E41" w:rsidRDefault="002F7CF2">
      <w:pPr>
        <w:pStyle w:val="TOC2"/>
        <w:tabs>
          <w:tab w:val="right" w:leader="dot" w:pos="8846"/>
        </w:tabs>
        <w:rPr>
          <w:rFonts w:asciiTheme="minorHAnsi" w:eastAsiaTheme="minorEastAsia" w:hAnsiTheme="minorHAnsi"/>
          <w:noProof/>
          <w:sz w:val="22"/>
          <w:lang w:val="en-US"/>
        </w:rPr>
      </w:pPr>
      <w:hyperlink w:anchor="_Toc431466292" w:history="1">
        <w:r w:rsidR="001B4E41" w:rsidRPr="00883CD1">
          <w:rPr>
            <w:rStyle w:val="Hyperlink"/>
            <w:noProof/>
          </w:rPr>
          <w:t>April</w:t>
        </w:r>
        <w:r w:rsidR="001B4E41" w:rsidRPr="00883CD1">
          <w:rPr>
            <w:rStyle w:val="Hyperlink"/>
            <w:noProof/>
            <w:lang w:val="en-US"/>
          </w:rPr>
          <w:t xml:space="preserve"> or</w:t>
        </w:r>
        <w:r w:rsidR="001B4E41" w:rsidRPr="00883CD1">
          <w:rPr>
            <w:rStyle w:val="Hyperlink"/>
            <w:noProof/>
          </w:rPr>
          <w:t xml:space="preserve"> </w:t>
        </w:r>
        <w:r w:rsidR="001B4E41" w:rsidRPr="00883CD1">
          <w:rPr>
            <w:rStyle w:val="Hyperlink"/>
            <w:rFonts w:ascii="FreeSerifAvvaShenouda" w:hAnsi="FreeSerifAvvaShenouda" w:cs="FreeSerifAvvaShenouda"/>
            <w:noProof/>
          </w:rPr>
          <w:t>Ⲡⲁⲣⲙⲟⲩⲧⲉ</w:t>
        </w:r>
        <w:r w:rsidR="001B4E41">
          <w:rPr>
            <w:noProof/>
            <w:webHidden/>
          </w:rPr>
          <w:tab/>
        </w:r>
        <w:r w:rsidR="001B4E41">
          <w:rPr>
            <w:noProof/>
            <w:webHidden/>
          </w:rPr>
          <w:fldChar w:fldCharType="begin"/>
        </w:r>
        <w:r w:rsidR="001B4E41">
          <w:rPr>
            <w:noProof/>
            <w:webHidden/>
          </w:rPr>
          <w:instrText xml:space="preserve"> PAGEREF _Toc431466292 \h </w:instrText>
        </w:r>
        <w:r w:rsidR="001B4E41">
          <w:rPr>
            <w:noProof/>
            <w:webHidden/>
          </w:rPr>
        </w:r>
        <w:r w:rsidR="001B4E41">
          <w:rPr>
            <w:noProof/>
            <w:webHidden/>
          </w:rPr>
          <w:fldChar w:fldCharType="separate"/>
        </w:r>
        <w:r w:rsidR="001B4E41">
          <w:rPr>
            <w:noProof/>
            <w:webHidden/>
          </w:rPr>
          <w:t>700</w:t>
        </w:r>
        <w:r w:rsidR="001B4E41">
          <w:rPr>
            <w:noProof/>
            <w:webHidden/>
          </w:rPr>
          <w:fldChar w:fldCharType="end"/>
        </w:r>
      </w:hyperlink>
    </w:p>
    <w:p w:rsidR="001B4E41" w:rsidRDefault="002F7CF2">
      <w:pPr>
        <w:pStyle w:val="TOC2"/>
        <w:tabs>
          <w:tab w:val="right" w:leader="dot" w:pos="8846"/>
        </w:tabs>
        <w:rPr>
          <w:rFonts w:asciiTheme="minorHAnsi" w:eastAsiaTheme="minorEastAsia" w:hAnsiTheme="minorHAnsi"/>
          <w:noProof/>
          <w:sz w:val="22"/>
          <w:lang w:val="en-US"/>
        </w:rPr>
      </w:pPr>
      <w:hyperlink w:anchor="_Toc431466293" w:history="1">
        <w:r w:rsidR="001B4E41" w:rsidRPr="00883CD1">
          <w:rPr>
            <w:rStyle w:val="Hyperlink"/>
            <w:noProof/>
          </w:rPr>
          <w:t xml:space="preserve">May or </w:t>
        </w:r>
        <w:r w:rsidR="001B4E41" w:rsidRPr="00883CD1">
          <w:rPr>
            <w:rStyle w:val="Hyperlink"/>
            <w:rFonts w:ascii="FreeSerifAvvaShenouda" w:eastAsia="Arial Unicode MS" w:hAnsi="FreeSerifAvvaShenouda" w:cs="FreeSerifAvvaShenouda"/>
            <w:noProof/>
            <w:lang w:val="en-US"/>
          </w:rPr>
          <w:t>Ⲡⲁϣⲁⲛⲥ</w:t>
        </w:r>
        <w:r w:rsidR="001B4E41">
          <w:rPr>
            <w:noProof/>
            <w:webHidden/>
          </w:rPr>
          <w:tab/>
        </w:r>
        <w:r w:rsidR="001B4E41">
          <w:rPr>
            <w:noProof/>
            <w:webHidden/>
          </w:rPr>
          <w:fldChar w:fldCharType="begin"/>
        </w:r>
        <w:r w:rsidR="001B4E41">
          <w:rPr>
            <w:noProof/>
            <w:webHidden/>
          </w:rPr>
          <w:instrText xml:space="preserve"> PAGEREF _Toc431466293 \h </w:instrText>
        </w:r>
        <w:r w:rsidR="001B4E41">
          <w:rPr>
            <w:noProof/>
            <w:webHidden/>
          </w:rPr>
        </w:r>
        <w:r w:rsidR="001B4E41">
          <w:rPr>
            <w:noProof/>
            <w:webHidden/>
          </w:rPr>
          <w:fldChar w:fldCharType="separate"/>
        </w:r>
        <w:r w:rsidR="001B4E41">
          <w:rPr>
            <w:noProof/>
            <w:webHidden/>
          </w:rPr>
          <w:t>704</w:t>
        </w:r>
        <w:r w:rsidR="001B4E41">
          <w:rPr>
            <w:noProof/>
            <w:webHidden/>
          </w:rPr>
          <w:fldChar w:fldCharType="end"/>
        </w:r>
      </w:hyperlink>
    </w:p>
    <w:p w:rsidR="001B4E41" w:rsidRDefault="002F7CF2">
      <w:pPr>
        <w:pStyle w:val="TOC2"/>
        <w:tabs>
          <w:tab w:val="right" w:leader="dot" w:pos="8846"/>
        </w:tabs>
        <w:rPr>
          <w:rFonts w:asciiTheme="minorHAnsi" w:eastAsiaTheme="minorEastAsia" w:hAnsiTheme="minorHAnsi"/>
          <w:noProof/>
          <w:sz w:val="22"/>
          <w:lang w:val="en-US"/>
        </w:rPr>
      </w:pPr>
      <w:hyperlink w:anchor="_Toc431466294" w:history="1">
        <w:r w:rsidR="001B4E41" w:rsidRPr="00883CD1">
          <w:rPr>
            <w:rStyle w:val="Hyperlink"/>
            <w:noProof/>
          </w:rPr>
          <w:t xml:space="preserve">June or </w:t>
        </w:r>
        <w:r w:rsidR="001B4E41" w:rsidRPr="00883CD1">
          <w:rPr>
            <w:rStyle w:val="Hyperlink"/>
            <w:rFonts w:ascii="FreeSerifAvvaShenouda" w:hAnsi="FreeSerifAvvaShenouda" w:cs="FreeSerifAvvaShenouda"/>
            <w:noProof/>
          </w:rPr>
          <w:t>Ⲡⲁⲱⲛⲉ</w:t>
        </w:r>
        <w:r w:rsidR="001B4E41">
          <w:rPr>
            <w:noProof/>
            <w:webHidden/>
          </w:rPr>
          <w:tab/>
        </w:r>
        <w:r w:rsidR="001B4E41">
          <w:rPr>
            <w:noProof/>
            <w:webHidden/>
          </w:rPr>
          <w:fldChar w:fldCharType="begin"/>
        </w:r>
        <w:r w:rsidR="001B4E41">
          <w:rPr>
            <w:noProof/>
            <w:webHidden/>
          </w:rPr>
          <w:instrText xml:space="preserve"> PAGEREF _Toc431466294 \h </w:instrText>
        </w:r>
        <w:r w:rsidR="001B4E41">
          <w:rPr>
            <w:noProof/>
            <w:webHidden/>
          </w:rPr>
        </w:r>
        <w:r w:rsidR="001B4E41">
          <w:rPr>
            <w:noProof/>
            <w:webHidden/>
          </w:rPr>
          <w:fldChar w:fldCharType="separate"/>
        </w:r>
        <w:r w:rsidR="001B4E41">
          <w:rPr>
            <w:noProof/>
            <w:webHidden/>
          </w:rPr>
          <w:t>718</w:t>
        </w:r>
        <w:r w:rsidR="001B4E41">
          <w:rPr>
            <w:noProof/>
            <w:webHidden/>
          </w:rPr>
          <w:fldChar w:fldCharType="end"/>
        </w:r>
      </w:hyperlink>
    </w:p>
    <w:p w:rsidR="001B4E41" w:rsidRDefault="002F7CF2">
      <w:pPr>
        <w:pStyle w:val="TOC2"/>
        <w:tabs>
          <w:tab w:val="right" w:leader="dot" w:pos="8846"/>
        </w:tabs>
        <w:rPr>
          <w:rFonts w:asciiTheme="minorHAnsi" w:eastAsiaTheme="minorEastAsia" w:hAnsiTheme="minorHAnsi"/>
          <w:noProof/>
          <w:sz w:val="22"/>
          <w:lang w:val="en-US"/>
        </w:rPr>
      </w:pPr>
      <w:hyperlink w:anchor="_Toc431466295" w:history="1">
        <w:r w:rsidR="001B4E41" w:rsidRPr="00883CD1">
          <w:rPr>
            <w:rStyle w:val="Hyperlink"/>
            <w:noProof/>
          </w:rPr>
          <w:t xml:space="preserve">July or </w:t>
        </w:r>
        <w:r w:rsidR="001B4E41" w:rsidRPr="00883CD1">
          <w:rPr>
            <w:rStyle w:val="Hyperlink"/>
            <w:rFonts w:ascii="FreeSerifAvvaShenouda" w:hAnsi="FreeSerifAvvaShenouda" w:cs="FreeSerifAvvaShenouda"/>
            <w:noProof/>
          </w:rPr>
          <w:t>Ⲉⲡⲏⲡ</w:t>
        </w:r>
        <w:r w:rsidR="001B4E41">
          <w:rPr>
            <w:noProof/>
            <w:webHidden/>
          </w:rPr>
          <w:tab/>
        </w:r>
        <w:r w:rsidR="001B4E41">
          <w:rPr>
            <w:noProof/>
            <w:webHidden/>
          </w:rPr>
          <w:fldChar w:fldCharType="begin"/>
        </w:r>
        <w:r w:rsidR="001B4E41">
          <w:rPr>
            <w:noProof/>
            <w:webHidden/>
          </w:rPr>
          <w:instrText xml:space="preserve"> PAGEREF _Toc431466295 \h </w:instrText>
        </w:r>
        <w:r w:rsidR="001B4E41">
          <w:rPr>
            <w:noProof/>
            <w:webHidden/>
          </w:rPr>
        </w:r>
        <w:r w:rsidR="001B4E41">
          <w:rPr>
            <w:noProof/>
            <w:webHidden/>
          </w:rPr>
          <w:fldChar w:fldCharType="separate"/>
        </w:r>
        <w:r w:rsidR="001B4E41">
          <w:rPr>
            <w:noProof/>
            <w:webHidden/>
          </w:rPr>
          <w:t>743</w:t>
        </w:r>
        <w:r w:rsidR="001B4E41">
          <w:rPr>
            <w:noProof/>
            <w:webHidden/>
          </w:rPr>
          <w:fldChar w:fldCharType="end"/>
        </w:r>
      </w:hyperlink>
    </w:p>
    <w:p w:rsidR="001B4E41" w:rsidRDefault="002F7CF2">
      <w:pPr>
        <w:pStyle w:val="TOC2"/>
        <w:tabs>
          <w:tab w:val="right" w:leader="dot" w:pos="8846"/>
        </w:tabs>
        <w:rPr>
          <w:rFonts w:asciiTheme="minorHAnsi" w:eastAsiaTheme="minorEastAsia" w:hAnsiTheme="minorHAnsi"/>
          <w:noProof/>
          <w:sz w:val="22"/>
          <w:lang w:val="en-US"/>
        </w:rPr>
      </w:pPr>
      <w:hyperlink w:anchor="_Toc431466296" w:history="1">
        <w:r w:rsidR="001B4E41" w:rsidRPr="00883CD1">
          <w:rPr>
            <w:rStyle w:val="Hyperlink"/>
            <w:noProof/>
          </w:rPr>
          <w:t xml:space="preserve">August or </w:t>
        </w:r>
        <w:r w:rsidR="001B4E41" w:rsidRPr="00883CD1">
          <w:rPr>
            <w:rStyle w:val="Hyperlink"/>
            <w:rFonts w:ascii="FreeSerifAvvaShenouda" w:hAnsi="FreeSerifAvvaShenouda" w:cs="FreeSerifAvvaShenouda"/>
            <w:noProof/>
          </w:rPr>
          <w:t>Ⲙⲉⲥⲟⲣⲏ and Ⲕⲟⲩϫⲓ ⲛ</w:t>
        </w:r>
        <w:r w:rsidR="001B4E41" w:rsidRPr="00883CD1">
          <w:rPr>
            <w:rStyle w:val="Hyperlink"/>
            <w:rFonts w:ascii="FreeSerifAvvaShenouda" w:hAnsi="FreeSerifAvvaShenouda" w:cs="FreeSerifAvvaShenouda"/>
            <w:noProof/>
            <w:lang w:val="en-US"/>
          </w:rPr>
          <w:t xml:space="preserve">̀ⲁ̀ⲃⲟⲧ </w:t>
        </w:r>
        <w:r w:rsidR="001B4E41" w:rsidRPr="00883CD1">
          <w:rPr>
            <w:rStyle w:val="Hyperlink"/>
            <w:noProof/>
          </w:rPr>
          <w:t>(The Little Month)</w:t>
        </w:r>
        <w:r w:rsidR="001B4E41">
          <w:rPr>
            <w:noProof/>
            <w:webHidden/>
          </w:rPr>
          <w:tab/>
        </w:r>
        <w:r w:rsidR="001B4E41">
          <w:rPr>
            <w:noProof/>
            <w:webHidden/>
          </w:rPr>
          <w:fldChar w:fldCharType="begin"/>
        </w:r>
        <w:r w:rsidR="001B4E41">
          <w:rPr>
            <w:noProof/>
            <w:webHidden/>
          </w:rPr>
          <w:instrText xml:space="preserve"> PAGEREF _Toc431466296 \h </w:instrText>
        </w:r>
        <w:r w:rsidR="001B4E41">
          <w:rPr>
            <w:noProof/>
            <w:webHidden/>
          </w:rPr>
        </w:r>
        <w:r w:rsidR="001B4E41">
          <w:rPr>
            <w:noProof/>
            <w:webHidden/>
          </w:rPr>
          <w:fldChar w:fldCharType="separate"/>
        </w:r>
        <w:r w:rsidR="001B4E41">
          <w:rPr>
            <w:noProof/>
            <w:webHidden/>
          </w:rPr>
          <w:t>753</w:t>
        </w:r>
        <w:r w:rsidR="001B4E41">
          <w:rPr>
            <w:noProof/>
            <w:webHidden/>
          </w:rPr>
          <w:fldChar w:fldCharType="end"/>
        </w:r>
      </w:hyperlink>
    </w:p>
    <w:p w:rsidR="001B4E41" w:rsidRDefault="002F7CF2">
      <w:pPr>
        <w:pStyle w:val="TOC2"/>
        <w:tabs>
          <w:tab w:val="right" w:leader="dot" w:pos="8846"/>
        </w:tabs>
        <w:rPr>
          <w:rFonts w:asciiTheme="minorHAnsi" w:eastAsiaTheme="minorEastAsia" w:hAnsiTheme="minorHAnsi"/>
          <w:noProof/>
          <w:sz w:val="22"/>
          <w:lang w:val="en-US"/>
        </w:rPr>
      </w:pPr>
      <w:hyperlink w:anchor="_Toc431466297" w:history="1">
        <w:r w:rsidR="001B4E41" w:rsidRPr="00883CD1">
          <w:rPr>
            <w:rStyle w:val="Hyperlink"/>
            <w:noProof/>
          </w:rPr>
          <w:t>The Pascal Cycle</w:t>
        </w:r>
        <w:r w:rsidR="001B4E41">
          <w:rPr>
            <w:noProof/>
            <w:webHidden/>
          </w:rPr>
          <w:tab/>
        </w:r>
        <w:r w:rsidR="001B4E41">
          <w:rPr>
            <w:noProof/>
            <w:webHidden/>
          </w:rPr>
          <w:fldChar w:fldCharType="begin"/>
        </w:r>
        <w:r w:rsidR="001B4E41">
          <w:rPr>
            <w:noProof/>
            <w:webHidden/>
          </w:rPr>
          <w:instrText xml:space="preserve"> PAGEREF _Toc431466297 \h </w:instrText>
        </w:r>
        <w:r w:rsidR="001B4E41">
          <w:rPr>
            <w:noProof/>
            <w:webHidden/>
          </w:rPr>
        </w:r>
        <w:r w:rsidR="001B4E41">
          <w:rPr>
            <w:noProof/>
            <w:webHidden/>
          </w:rPr>
          <w:fldChar w:fldCharType="separate"/>
        </w:r>
        <w:r w:rsidR="001B4E41">
          <w:rPr>
            <w:noProof/>
            <w:webHidden/>
          </w:rPr>
          <w:t>765</w:t>
        </w:r>
        <w:r w:rsidR="001B4E41">
          <w:rPr>
            <w:noProof/>
            <w:webHidden/>
          </w:rPr>
          <w:fldChar w:fldCharType="end"/>
        </w:r>
      </w:hyperlink>
    </w:p>
    <w:p w:rsidR="001B4E41" w:rsidRDefault="002F7CF2">
      <w:pPr>
        <w:pStyle w:val="TOC2"/>
        <w:tabs>
          <w:tab w:val="right" w:leader="dot" w:pos="8846"/>
        </w:tabs>
        <w:rPr>
          <w:rFonts w:asciiTheme="minorHAnsi" w:eastAsiaTheme="minorEastAsia" w:hAnsiTheme="minorHAnsi"/>
          <w:noProof/>
          <w:sz w:val="22"/>
          <w:lang w:val="en-US"/>
        </w:rPr>
      </w:pPr>
      <w:hyperlink w:anchor="_Toc431466298" w:history="1">
        <w:r w:rsidR="001B4E41" w:rsidRPr="00883CD1">
          <w:rPr>
            <w:rStyle w:val="Hyperlink"/>
            <w:noProof/>
          </w:rPr>
          <w:t>Hymns for Koiak</w:t>
        </w:r>
        <w:r w:rsidR="001B4E41">
          <w:rPr>
            <w:noProof/>
            <w:webHidden/>
          </w:rPr>
          <w:tab/>
        </w:r>
        <w:r w:rsidR="001B4E41">
          <w:rPr>
            <w:noProof/>
            <w:webHidden/>
          </w:rPr>
          <w:fldChar w:fldCharType="begin"/>
        </w:r>
        <w:r w:rsidR="001B4E41">
          <w:rPr>
            <w:noProof/>
            <w:webHidden/>
          </w:rPr>
          <w:instrText xml:space="preserve"> PAGEREF _Toc431466298 \h </w:instrText>
        </w:r>
        <w:r w:rsidR="001B4E41">
          <w:rPr>
            <w:noProof/>
            <w:webHidden/>
          </w:rPr>
        </w:r>
        <w:r w:rsidR="001B4E41">
          <w:rPr>
            <w:noProof/>
            <w:webHidden/>
          </w:rPr>
          <w:fldChar w:fldCharType="separate"/>
        </w:r>
        <w:r w:rsidR="001B4E41">
          <w:rPr>
            <w:noProof/>
            <w:webHidden/>
          </w:rPr>
          <w:t>833</w:t>
        </w:r>
        <w:r w:rsidR="001B4E41">
          <w:rPr>
            <w:noProof/>
            <w:webHidden/>
          </w:rPr>
          <w:fldChar w:fldCharType="end"/>
        </w:r>
      </w:hyperlink>
    </w:p>
    <w:p w:rsidR="00964F23" w:rsidRDefault="004A323C" w:rsidP="009A25DD">
      <w:pPr>
        <w:pStyle w:val="Heading1"/>
      </w:pPr>
      <w:r>
        <w:rPr>
          <w:lang w:val="en-US"/>
        </w:rPr>
        <w:fldChar w:fldCharType="end"/>
      </w:r>
      <w:bookmarkStart w:id="12" w:name="_Toc410196896"/>
      <w:r w:rsidR="00964F23" w:rsidRPr="00964F23">
        <w:t xml:space="preserve"> </w:t>
      </w:r>
      <w:bookmarkStart w:id="13" w:name="_Toc431466272"/>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31466273"/>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31466274"/>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1B4E41">
        <w:rPr>
          <w:i/>
          <w:noProof/>
        </w:rPr>
        <w:t>108</w:t>
      </w:r>
      <w:r w:rsidR="004A323C">
        <w:rPr>
          <w:i/>
        </w:rPr>
        <w:fldChar w:fldCharType="end"/>
      </w:r>
      <w:r>
        <w:rPr>
          <w:i/>
        </w:rPr>
        <w:t>, but with the Psali and Theotokia of the previous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1A38AB" w:rsidP="00BD252D">
      <w:pPr>
        <w:pStyle w:val="Prose"/>
      </w:pPr>
      <w:r>
        <w:t xml:space="preserve">Our Father Who art in heaven, hallowed be </w:t>
      </w:r>
      <w:r w:rsidR="00E570CB">
        <w:t>Your</w:t>
      </w:r>
      <w:r>
        <w:t xml:space="preserve"> Name.  </w:t>
      </w:r>
      <w:r w:rsidR="00E570CB">
        <w:t>Your</w:t>
      </w:r>
      <w:r>
        <w:t xml:space="preserve"> Kingdom come.  </w:t>
      </w:r>
      <w:r w:rsidR="00E570CB">
        <w:t>Your</w:t>
      </w:r>
      <w:r>
        <w:t xml:space="preserve"> will be done, on earth as it is in heaven.  Our bread of the morrow, give us today, and forgive us our trespasses as we forgive those who trespass against us. And lead us not into temptation, but deliver us from evil; in Christ Jesus our Lord. For </w:t>
      </w:r>
      <w:r w:rsidR="001040C8">
        <w:t>Your</w:t>
      </w:r>
      <w:r>
        <w:t xml:space="preserve"> is the Kingdom, the power and the glory, forever and ever.  Amen.</w:t>
      </w:r>
    </w:p>
    <w:p w:rsidR="001A38AB" w:rsidRDefault="001A38AB" w:rsidP="001A38AB">
      <w:r>
        <w:t xml:space="preserve"> </w:t>
      </w:r>
    </w:p>
    <w:p w:rsidR="001A38AB" w:rsidRDefault="001A38AB" w:rsidP="001A38AB">
      <w:pPr>
        <w:pStyle w:val="Heading5"/>
      </w:pPr>
      <w:bookmarkStart w:id="42" w:name="_Ref411967872"/>
      <w:r>
        <w:lastRenderedPageBreak/>
        <w:t>The Prayer of Thanksgiving</w:t>
      </w:r>
      <w:bookmarkEnd w:id="42"/>
    </w:p>
    <w:p w:rsidR="001A38AB" w:rsidRDefault="001A38AB" w:rsidP="00BD252D">
      <w:pPr>
        <w:pStyle w:val="Prose"/>
      </w:pPr>
      <w:r>
        <w:t>Let us give thanks to the beneficent and merciful God, the Father of our Lord, God and Saviour, Jesus Christ. For He has covered us, helped us, guarded us, accepted us to Him, spared us, supported us, and has brought us to this hour.</w:t>
      </w:r>
    </w:p>
    <w:p w:rsidR="001A38AB" w:rsidRDefault="001A38AB" w:rsidP="00BD252D">
      <w:pPr>
        <w:pStyle w:val="Prose"/>
      </w:pPr>
      <w:r>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 xml:space="preserve">All envy, all temptation, all the work of Satan, the counsel of wicked men and the rising up of enemies, hidden and manifest, take them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1B4E41">
        <w:rPr>
          <w:noProof/>
          <w:lang w:val="en-GB"/>
        </w:rPr>
        <w:t>340</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Evening: I offer to Christ, my King and my God: I will hope in Him that He may forgive me my sins.</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1B4E41">
        <w:t>Psalm</w:t>
      </w:r>
      <w:r w:rsidR="001B4E41" w:rsidRPr="00AB1781">
        <w:t xml:space="preserve"> 116</w:t>
      </w:r>
      <w:r w:rsidR="001B4E41">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1B4E41">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1B4E41">
        <w:t>Psalm</w:t>
      </w:r>
      <w:r w:rsidR="001B4E41" w:rsidRPr="00AB1781">
        <w:t xml:space="preserve"> 117</w:t>
      </w:r>
      <w:r w:rsidR="001B4E41">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1B4E41">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1B4E41">
        <w:t>Psalm</w:t>
      </w:r>
      <w:r w:rsidR="001B4E41" w:rsidRPr="00AB1781">
        <w:t xml:space="preserve"> 119</w:t>
      </w:r>
      <w:r w:rsidR="001B4E41">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1B4E41">
        <w:rPr>
          <w:noProof/>
        </w:rPr>
        <w:t>459</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1B4E41">
        <w:t>Psalm</w:t>
      </w:r>
      <w:r w:rsidR="001B4E41" w:rsidRPr="00AB1781">
        <w:t xml:space="preserve"> 120</w:t>
      </w:r>
      <w:r w:rsidR="001B4E41">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1B4E41">
        <w:rPr>
          <w:noProof/>
        </w:rPr>
        <w:t>460</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1B4E41">
        <w:t>Psalm</w:t>
      </w:r>
      <w:r w:rsidR="001B4E41" w:rsidRPr="00AB1781">
        <w:t xml:space="preserve"> 121</w:t>
      </w:r>
      <w:r w:rsidR="001B4E41">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1B4E41">
        <w:rPr>
          <w:noProof/>
        </w:rPr>
        <w:t>461</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1B4E41">
        <w:t>Psalm</w:t>
      </w:r>
      <w:r w:rsidR="001B4E41" w:rsidRPr="00AB1781">
        <w:t xml:space="preserve"> 122</w:t>
      </w:r>
      <w:r w:rsidR="001B4E41">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1B4E41">
        <w:rPr>
          <w:noProof/>
        </w:rPr>
        <w:t>462</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1B4E41">
        <w:t>Psalm</w:t>
      </w:r>
      <w:r w:rsidR="001B4E41" w:rsidRPr="00AB1781">
        <w:t xml:space="preserve"> 123</w:t>
      </w:r>
      <w:r w:rsidR="001B4E41">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1B4E41">
        <w:rPr>
          <w:noProof/>
        </w:rPr>
        <w:t>462</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1B4E41">
        <w:t>Psalm</w:t>
      </w:r>
      <w:r w:rsidR="001B4E41" w:rsidRPr="00AB1781">
        <w:t xml:space="preserve"> 124</w:t>
      </w:r>
      <w:r w:rsidR="001B4E41">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1B4E41">
        <w:rPr>
          <w:noProof/>
        </w:rPr>
        <w:t>463</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_Ref411967353 \h  \* MERGEFORMAT </w:instrText>
      </w:r>
      <w:r>
        <w:fldChar w:fldCharType="separate"/>
      </w:r>
      <w:r w:rsidR="001B4E41">
        <w:t>Psalm</w:t>
      </w:r>
      <w:r w:rsidR="001B4E41" w:rsidRPr="00AB1781">
        <w:t xml:space="preserve"> 125</w:t>
      </w:r>
      <w:r w:rsidR="001B4E41">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1B4E41">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1B4E41">
        <w:t>Psalm</w:t>
      </w:r>
      <w:r w:rsidR="001B4E41" w:rsidRPr="00AB1781">
        <w:t xml:space="preserve"> 126</w:t>
      </w:r>
      <w:r w:rsidR="001B4E41">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1B4E41">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_Ref411967385 \h  \* MERGEFORMAT </w:instrText>
      </w:r>
      <w:r>
        <w:fldChar w:fldCharType="separate"/>
      </w:r>
      <w:r w:rsidR="001B4E41">
        <w:t>Psalm</w:t>
      </w:r>
      <w:r w:rsidR="001B4E41" w:rsidRPr="00AB1781">
        <w:t xml:space="preserve"> 127</w:t>
      </w:r>
      <w:r w:rsidR="001B4E41">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1B4E41">
        <w:rPr>
          <w:noProof/>
        </w:rPr>
        <w:t>465</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1B4E41">
        <w:t>Psalm</w:t>
      </w:r>
      <w:r w:rsidR="001B4E41" w:rsidRPr="00AB1781">
        <w:t xml:space="preserve"> 128</w:t>
      </w:r>
      <w:r w:rsidR="001B4E41">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1B4E41">
        <w:rPr>
          <w:noProof/>
        </w:rPr>
        <w:t>466</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E54261" w:rsidP="00BD252D">
      <w:pPr>
        <w:pStyle w:val="Prose"/>
      </w:pPr>
      <w:r w:rsidRPr="00E54261">
        <w:t>But when He had risen out of the synagogue, He entered into Simon's house. And Simon's mother in law had a great fever; and they entreated Him for her.  And He stood over her, and rebuked the</w:t>
      </w:r>
      <w:r>
        <w:t xml:space="preserve"> fever; and it left her: and im</w:t>
      </w:r>
      <w:r w:rsidRPr="00E54261">
        <w:t xml:space="preserve">mediately she rose and ministered unto them.  </w:t>
      </w:r>
    </w:p>
    <w:p w:rsidR="00E54261" w:rsidRDefault="00E54261" w:rsidP="00BD252D">
      <w:pPr>
        <w:pStyle w:val="Prose"/>
      </w:pPr>
      <w:r w:rsidRPr="00E54261">
        <w:t xml:space="preserve">Now when the sun set, every one that had any sick (ones) with many kinds of sickness, brought them unto Him; and He laid His hands on every one of them, and healed them.  And demons also were coming out of many, crying out, and saying, </w:t>
      </w:r>
      <w:r w:rsidR="001040C8">
        <w:t>You</w:t>
      </w:r>
      <w:r w:rsidRPr="00E54261">
        <w:t xml:space="preserve"> art (Christ) the Son of God. And He rebuking them did not let them speak: for they knew that He was Christ.  </w:t>
      </w:r>
      <w:r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075B6A" w:rsidP="00075B6A">
      <w:pPr>
        <w:pStyle w:val="Prose"/>
      </w:pPr>
      <w:r>
        <w:t xml:space="preserve">And immediately when they came out of the synagogue, they came to the house of Simon and Andrew, James and John being with them. And the mother-in-law of Simon lay with a fever; and immediately they told Him concerning her. And He came, He raised her, having taken hold of her hand; and the fever left her, and she was ministering to them. But when it was evening, when the sun set, they brought to Him every one who was suffering, and those with whom were demons. And all the city gathered at teh door. And He healed a multitude who were suffering from sicknesses of many kinds, and He cast out a multitude of demons, and He did not let the demons speak, for, indeed, they were knowing Him, that He is the Christ. </w:t>
      </w:r>
      <w:r>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  The burden of the day a</w:t>
      </w:r>
      <w:r>
        <w:t>nd its heat I could not bear be</w:t>
      </w:r>
      <w:r w:rsidRPr="00E54261">
        <w:t xml:space="preserve">cause of my human frailty.  But, O </w:t>
      </w:r>
      <w:r w:rsidR="001040C8">
        <w:t>You</w:t>
      </w:r>
      <w:r w:rsidRPr="00E54261">
        <w:t xml:space="preserve"> merciful God, count me among those of the eleventh h</w:t>
      </w:r>
      <w:r>
        <w:t>our, for behold, I was con</w:t>
      </w:r>
      <w:r w:rsidRPr="00E54261">
        <w:t xml:space="preserve">ceived in iniquities and in sin did my mother desire me.  Therefore, I (dare) not lift up my eyes unto heaven, rather, I trust in the richness of </w:t>
      </w:r>
      <w:r w:rsidR="00E570CB">
        <w:t>Your</w:t>
      </w:r>
      <w:r w:rsidRPr="00E54261">
        <w:t xml:space="preserve"> mercy and </w:t>
      </w:r>
      <w:r w:rsidR="00E570CB">
        <w:t>Your</w:t>
      </w:r>
      <w:r w:rsidRPr="00E54261">
        <w:t xml:space="preserve"> love to mankind, proclaiming and saying, " O God, forgive  me, a sinner, and have mercy upon me!" </w:t>
      </w:r>
    </w:p>
    <w:p w:rsidR="00E54261" w:rsidRPr="000D0A3F" w:rsidRDefault="00E54261" w:rsidP="00BD252D">
      <w:r w:rsidRPr="000D0A3F">
        <w:t>Doxa Patri ke Eio ke Agio Pnevmati. (Glory be to the Father and to the Son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refore, I now trust on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w:t>
      </w:r>
      <w:r w:rsidRPr="00E54261">
        <w:lastRenderedPageBreak/>
        <w:t xml:space="preserve">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E54261" w:rsidP="00BD252D">
      <w:r w:rsidRPr="000D0A3F">
        <w:t>Ke nin ke a ee ke ees toos e onas ton e onon. Amen.  (Both now, and always, and unto the ages of ages.  Amen.)</w:t>
      </w:r>
    </w:p>
    <w:p w:rsidR="00E54261" w:rsidRDefault="00E54261" w:rsidP="00BD252D">
      <w:pPr>
        <w:pStyle w:val="Prose"/>
      </w:pPr>
      <w:r w:rsidRPr="00E54261">
        <w:t xml:space="preserve"> I have sinned with attention and eagerness and I have subjected (myself) to every sin with yearning and diligence and I have become worthy of every torture and judgement.  Prepare for me the causes of repentance, O Lady, the Virgin, for your intercessions I ask and entreat: And to you, only, I cry to help me lest I be ashamed. And when my soul flies forth from me, be with me, and the counsel of the enemies, defeat, and the mouths of </w:t>
      </w:r>
      <w:r>
        <w:t>Hades</w:t>
      </w:r>
      <w:r w:rsidRPr="00E54261">
        <w:t xml:space="preserve"> shut,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being repentant. God, have mercy upon me. I have lifted up my eyes to </w:t>
      </w:r>
      <w:r w:rsidR="001040C8">
        <w:t>You</w:t>
      </w:r>
      <w:r>
        <w:t xml:space="preserve">, Lord, Who dwells in the heavens. Lo, as the eyes of servants look to the hands of their masters, and as the eyes of a handmaiden, to the hand o 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exceedingly filled with contempt. Show contempt to those who have abundance, and show contempt to the proud. </w:t>
      </w:r>
    </w:p>
    <w:p w:rsidR="00075B6A" w:rsidRPr="000D0A3F" w:rsidRDefault="00075B6A" w:rsidP="00075B6A">
      <w:r w:rsidRPr="000D0A3F">
        <w:t>Doxa Patri ke Eio ke Agio Pnevmati. (Glory be to the Father and to the Son and to the Holy Spirit.)</w:t>
      </w:r>
    </w:p>
    <w:p w:rsidR="00075B6A" w:rsidRDefault="00075B6A" w:rsidP="00075B6A">
      <w:pPr>
        <w:pStyle w:val="Prose"/>
      </w:pPr>
      <w:r>
        <w:t>The athletes who yearned not of the happiness of the earth, on account of this were made worthy of the happiness of the heavens, and became companions of the angels. Through their intercessions, Lord, save us and have mercy upon us.</w:t>
      </w:r>
    </w:p>
    <w:p w:rsidR="00075B6A" w:rsidRPr="000D0A3F" w:rsidRDefault="00075B6A" w:rsidP="00075B6A">
      <w:r w:rsidRPr="000D0A3F">
        <w:t>Ke nin ke a ee ke ees toos e onas ton e onon. Amen.  (Both now, and always, and unto the ages of ages.  Amen.)</w:t>
      </w:r>
    </w:p>
    <w:p w:rsidR="00075B6A" w:rsidRDefault="00075B6A" w:rsidP="00075B6A">
      <w:pPr>
        <w:pStyle w:val="Prose"/>
      </w:pPr>
      <w:r>
        <w:t xml:space="preserve">Save </w:t>
      </w:r>
      <w:r w:rsidR="00E570CB">
        <w:t>Your</w:t>
      </w:r>
      <w:r>
        <w:t xml:space="preserve"> flock, O God-bearer, from straits, for we all flee to you, after God, as to a strong wall. Be to us a protectress. Now, my Master, </w:t>
      </w:r>
      <w:r w:rsidR="001040C8">
        <w:t>You</w:t>
      </w:r>
      <w:r>
        <w:t xml:space="preserve"> </w:t>
      </w:r>
      <w:r w:rsidR="00556387">
        <w:t>will</w:t>
      </w:r>
      <w:r>
        <w:t xml:space="preserve"> dismiss </w:t>
      </w:r>
      <w:r w:rsidR="00E570CB">
        <w:t>Your</w:t>
      </w:r>
      <w:r>
        <w:t xml:space="preserve"> servant in peace according to </w:t>
      </w:r>
      <w:r w:rsidR="00E570CB">
        <w:t>Your</w:t>
      </w:r>
      <w:r>
        <w:t xml:space="preserve"> word; for mine eyes have seen </w:t>
      </w:r>
      <w:r w:rsidR="00E570CB">
        <w:t>Your</w:t>
      </w:r>
      <w:r>
        <w:t xml:space="preserve"> salvation which </w:t>
      </w:r>
      <w:r w:rsidR="001040C8">
        <w:t>You</w:t>
      </w:r>
      <w:r>
        <w:t xml:space="preserve"> </w:t>
      </w:r>
      <w:r w:rsidR="00556387">
        <w:t>have</w:t>
      </w:r>
      <w:r>
        <w:t xml:space="preserve"> prepared before all the people: a light for the revelation of the nations, and a glory of </w:t>
      </w:r>
      <w:r w:rsidR="00E570CB">
        <w:t>Your</w:t>
      </w:r>
      <w:r>
        <w:t xml:space="preserve"> people Israel.</w:t>
      </w:r>
    </w:p>
    <w:p w:rsidR="00075B6A" w:rsidRDefault="00075B6A" w:rsidP="00075B6A">
      <w:pPr>
        <w:pStyle w:val="Rubric"/>
      </w:pPr>
      <w:r>
        <w:t xml:space="preserve">Say </w:t>
      </w:r>
      <w:r w:rsidR="008C0538">
        <w:t>"Graciously Accord..."</w:t>
      </w:r>
      <w:r>
        <w:t>, the Trisagion, "Our Father...", then,</w:t>
      </w:r>
    </w:p>
    <w:p w:rsidR="00075B6A" w:rsidRDefault="003457C0" w:rsidP="00075B6A">
      <w:pPr>
        <w:pStyle w:val="Prose"/>
      </w:pPr>
      <w:r>
        <w:t xml:space="preserve">Hail, thou who </w:t>
      </w:r>
      <w:r w:rsidR="00556387">
        <w:t>have</w:t>
      </w:r>
      <w:r>
        <w:t xml:space="preserve"> found grace, Holy Mary the God-bearer: blessed art thou among the women and blessed is the fruit of thy womb, for thou has born for us the Saviour of our souls. </w:t>
      </w:r>
    </w:p>
    <w:p w:rsidR="003457C0" w:rsidRPr="000D0A3F" w:rsidRDefault="003457C0" w:rsidP="003457C0">
      <w:r w:rsidRPr="000D0A3F">
        <w:lastRenderedPageBreak/>
        <w:t>Doxa Patri ke Eio ke Agio Pnevmati. (Glory be to the Father and to the Son and to the Holy Spirit.)</w:t>
      </w:r>
    </w:p>
    <w:p w:rsidR="003457C0" w:rsidRDefault="003457C0" w:rsidP="00075B6A">
      <w:pPr>
        <w:pStyle w:val="Prose"/>
      </w:pPr>
      <w:r>
        <w:t>Baptizer of Christ, holy John, remember our congregations, in order that we may be deli</w:t>
      </w:r>
      <w:r>
        <w:t>v</w:t>
      </w:r>
      <w:r>
        <w:t xml:space="preserve">ered from our iniquities, for you have been given boldness to intercede for us. </w:t>
      </w:r>
    </w:p>
    <w:p w:rsidR="003457C0" w:rsidRDefault="003457C0" w:rsidP="00075B6A">
      <w:pPr>
        <w:pStyle w:val="Prose"/>
      </w:pPr>
    </w:p>
    <w:p w:rsidR="003457C0" w:rsidRPr="000D0A3F" w:rsidRDefault="003457C0" w:rsidP="003457C0">
      <w:r w:rsidRPr="000D0A3F">
        <w:t>Ke nin ke a ee ke ees toos e onas ton e onon. Amen.  (Both now, and always, and unto the ages of ages.  Amen.)</w:t>
      </w:r>
    </w:p>
    <w:p w:rsidR="00075B6A" w:rsidRPr="00E54261" w:rsidRDefault="003457C0" w:rsidP="00075B6A">
      <w:pPr>
        <w:pStyle w:val="Prose"/>
      </w:pPr>
      <w:r>
        <w:t>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God-bearer,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art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w:t>
      </w:r>
      <w:r w:rsidRPr="00E54261">
        <w:lastRenderedPageBreak/>
        <w:t xml:space="preserve">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whatchful mind, and a purified memory and a stainless sleeping-mat, and a manner of life full of virtue, and a couch of rest. Touse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now and at all times, and to the age of all ages. Amen. 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w:t>
      </w:r>
      <w:r w:rsidR="001040C8">
        <w:t>You</w:t>
      </w:r>
      <w:r>
        <w:t xml:space="preserve">, O Lord, receive our supplications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t xml:space="preserve"> holy Angels, that we being guarded and guided by their encampment; may attain to the unity of the faith, and the knowledge of </w:t>
      </w:r>
      <w:r w:rsidR="001040C8">
        <w:t>Your</w:t>
      </w:r>
      <w:r>
        <w:t xml:space="preserve"> unapproachable glory. For blessed art </w:t>
      </w:r>
      <w:r w:rsidR="001040C8">
        <w:t>You</w:t>
      </w:r>
      <w:r>
        <w:t xml:space="preserve"> unto the ages of ages.  Amen</w:t>
      </w:r>
    </w:p>
    <w:p w:rsidR="00964F23" w:rsidRDefault="00964F23" w:rsidP="00964F23">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3E70F4" w:rsidRDefault="003E70F4" w:rsidP="003E70F4">
      <w:pPr>
        <w:pStyle w:val="Rubric"/>
      </w:pPr>
      <w:r>
        <w:t>The presbyter uncovers his head, stands before the door of the Sanctuary, opens the curtain, and prays:</w:t>
      </w:r>
    </w:p>
    <w:p w:rsidR="000D107E" w:rsidRDefault="000D107E" w:rsidP="000D107E">
      <w:pPr>
        <w:pStyle w:val="Priest"/>
      </w:pPr>
      <w:r>
        <w:lastRenderedPageBreak/>
        <w:t>PRIEST:</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save </w:t>
      </w:r>
      <w:r w:rsidR="007246F6">
        <w:t>You</w:t>
      </w:r>
      <w:r>
        <w:t xml:space="preserve">. </w:t>
      </w:r>
    </w:p>
    <w:p w:rsidR="000D107E" w:rsidRDefault="000D107E" w:rsidP="000D107E">
      <w:pPr>
        <w:pStyle w:val="Priest"/>
      </w:pPr>
      <w:r>
        <w:t>CONGREGATION:</w:t>
      </w:r>
    </w:p>
    <w:p w:rsidR="000D107E" w:rsidRDefault="000D107E" w:rsidP="000D107E">
      <w:pPr>
        <w:pStyle w:val="Body"/>
        <w:rPr>
          <w:lang w:val="en-GB"/>
        </w:rPr>
      </w:pPr>
      <w:r>
        <w:rPr>
          <w:lang w:val="en-GB"/>
        </w:rPr>
        <w:t>Our Father</w:t>
      </w:r>
      <w:r w:rsidR="003E70F4">
        <w:rPr>
          <w:lang w:val="en-GB"/>
        </w:rPr>
        <w:t>, who is</w:t>
      </w:r>
      <w:r>
        <w:rPr>
          <w:lang w:val="en-GB"/>
        </w:rPr>
        <w:t xml:space="preserve"> in heaven, </w:t>
      </w:r>
      <w:r w:rsidR="003E70F4">
        <w:rPr>
          <w:lang w:val="en-GB"/>
        </w:rPr>
        <w:t>Your</w:t>
      </w:r>
      <w:r>
        <w:rPr>
          <w:lang w:val="en-GB"/>
        </w:rPr>
        <w:t xml:space="preserve"> Name</w:t>
      </w:r>
      <w:r w:rsidR="003E70F4">
        <w:rPr>
          <w:lang w:val="en-GB"/>
        </w:rPr>
        <w:t xml:space="preserve"> is holy</w:t>
      </w:r>
      <w:r>
        <w:rPr>
          <w:lang w:val="en-GB"/>
        </w:rPr>
        <w:t xml:space="preserve">. </w:t>
      </w:r>
      <w:r w:rsidR="003E70F4">
        <w:rPr>
          <w:lang w:val="en-GB"/>
        </w:rPr>
        <w:t>May Your</w:t>
      </w:r>
      <w:r>
        <w:rPr>
          <w:lang w:val="en-GB"/>
        </w:rPr>
        <w:t xml:space="preserve"> Kingdom come. </w:t>
      </w:r>
      <w:r w:rsidR="003E70F4">
        <w:rPr>
          <w:lang w:val="en-GB"/>
        </w:rPr>
        <w:t>May Your</w:t>
      </w:r>
      <w:r>
        <w:rPr>
          <w:lang w:val="en-GB"/>
        </w:rPr>
        <w:t xml:space="preserve"> will be done, on earth as it is in heaven. </w:t>
      </w:r>
      <w:r w:rsidR="003E70F4">
        <w:rPr>
          <w:lang w:val="en-GB"/>
        </w:rPr>
        <w:t>Give us our bread of the morrow,</w:t>
      </w:r>
      <w:r>
        <w:rPr>
          <w:lang w:val="en-GB"/>
        </w:rPr>
        <w:t xml:space="preserve"> today, and forgive us our trespasses as we forgive those who trespass against us. And lead us not into temptation, but deliver us from the Evil One; in </w:t>
      </w:r>
      <w:r w:rsidR="003E70F4">
        <w:rPr>
          <w:lang w:val="en-GB"/>
        </w:rPr>
        <w:t>Christ Jesus our Lord. For Yours</w:t>
      </w:r>
      <w:r>
        <w:rPr>
          <w:lang w:val="en-GB"/>
        </w:rPr>
        <w:t xml:space="preserve"> is the Kingdom, the power and the glory, forever and ever. Amen</w:t>
      </w:r>
    </w:p>
    <w:p w:rsidR="003E70F4" w:rsidRDefault="003E70F4" w:rsidP="003E70F4">
      <w:pPr>
        <w:pStyle w:val="Rubric"/>
        <w:rPr>
          <w:lang w:val="en-GB"/>
        </w:rPr>
      </w:pPr>
      <w:r>
        <w:rPr>
          <w:lang w:val="en-GB"/>
        </w:rPr>
        <w:t>The presbyter prostrates himself before the Sanctuary door, saying,</w:t>
      </w:r>
    </w:p>
    <w:p w:rsidR="000D107E" w:rsidRDefault="000D107E" w:rsidP="000D107E">
      <w:pPr>
        <w:pStyle w:val="Priest"/>
      </w:pPr>
      <w:r>
        <w:t>PRIEST:</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rsidR="003E70F4" w:rsidRDefault="003E70F4" w:rsidP="003E70F4">
      <w:pPr>
        <w:pStyle w:val="Rubric"/>
      </w:pPr>
      <w:r>
        <w:t>Then he prostrates before his fellow presbyters and deacons, saying, “Bless me. Lo,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bl>
    <w:p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Heading4"/>
      </w:pPr>
      <w:bookmarkStart w:id="49" w:name="ThanksgivingIncense"/>
      <w:r>
        <w:t>THE PRAYER OF THANKSGIVING</w:t>
      </w:r>
    </w:p>
    <w:bookmarkEnd w:id="49"/>
    <w:p w:rsidR="00A02728" w:rsidRDefault="00A02728" w:rsidP="00A02728">
      <w:pPr>
        <w:pStyle w:val="Priest"/>
      </w:pPr>
      <w:r>
        <w:t>PRIEST:</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lastRenderedPageBreak/>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Prosevexasté.</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A02728" w:rsidP="00A02728">
            <w:pPr>
              <w:pStyle w:val="Body"/>
            </w:pPr>
            <w:r>
              <w:t>Kyrié eleison.</w:t>
            </w:r>
          </w:p>
        </w:tc>
      </w:tr>
    </w:tbl>
    <w:p w:rsidR="00A02728" w:rsidRDefault="00A02728" w:rsidP="00A02728">
      <w:pPr>
        <w:pStyle w:val="Priest"/>
      </w:pPr>
      <w:r>
        <w:t>PRIEST:</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A02728" w:rsidP="00A02728">
      <w:pPr>
        <w:pStyle w:val="Priest"/>
      </w:pPr>
      <w:r>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3E70F4" w:rsidRDefault="00A02728" w:rsidP="00A02728">
      <w:pPr>
        <w:pStyle w:val="Body"/>
      </w:pPr>
      <w:r>
        <w:t>All envy, all temptation, all the work of Satan, the counsel of wicked men and the rising up o</w:t>
      </w:r>
      <w:r w:rsidR="003E70F4">
        <w:t>f enemies, hidden and manifest,</w:t>
      </w:r>
    </w:p>
    <w:p w:rsidR="003E70F4" w:rsidRDefault="003E70F4" w:rsidP="003E70F4">
      <w:pPr>
        <w:pStyle w:val="Rubric"/>
      </w:pPr>
      <w:r>
        <w:t>The presbyter bows his head towards the East, and crosses himself, saying,</w:t>
      </w:r>
    </w:p>
    <w:p w:rsidR="003E70F4" w:rsidRDefault="003E70F4" w:rsidP="00A02728">
      <w:pPr>
        <w:pStyle w:val="Body"/>
      </w:pPr>
      <w:r>
        <w:t>take them away from us,</w:t>
      </w:r>
    </w:p>
    <w:p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rsidR="00511A14" w:rsidRDefault="00511A14" w:rsidP="00511A14">
      <w:pPr>
        <w:pStyle w:val="Rubric"/>
      </w:pPr>
      <w:r>
        <w:t>He then turns towards the East, making the sign of the cross over the altar, saying,</w:t>
      </w:r>
    </w:p>
    <w:p w:rsidR="00A02728" w:rsidRDefault="00A02728" w:rsidP="00A02728">
      <w:pPr>
        <w:pStyle w:val="Body"/>
      </w:pPr>
      <w:r>
        <w:t xml:space="preserve">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lastRenderedPageBreak/>
        <w:t>The priest offers incense while the congregation sings…</w:t>
      </w:r>
    </w:p>
    <w:p w:rsidR="00A02728" w:rsidRDefault="00A02728" w:rsidP="00A02728">
      <w:pPr>
        <w:pStyle w:val="Heading4"/>
      </w:pPr>
      <w:bookmarkStart w:id="50" w:name="VersesCymbals"/>
      <w:r>
        <w:t>THE VERSES OF THE CYMBALS</w:t>
      </w:r>
    </w:p>
    <w:bookmarkEnd w:id="50"/>
    <w:p w:rsidR="00A02728" w:rsidRDefault="00A02728" w:rsidP="00A02728">
      <w:pPr>
        <w:pStyle w:val="Rubrics0"/>
      </w:pPr>
      <w:r w:rsidRPr="00B06ECC">
        <w:t>On Sunday, Monday and Tuesday,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commentRangeStart w:id="51"/>
            <w:r w:rsidRPr="00B06ECC">
              <w:t xml:space="preserve">Oh </w:t>
            </w:r>
            <w:commentRangeEnd w:id="51"/>
            <w:r w:rsidR="008E406C">
              <w:rPr>
                <w:rStyle w:val="CommentReference"/>
                <w:lang w:val="en-CA"/>
              </w:rPr>
              <w:commentReference w:id="51"/>
            </w:r>
            <w:r w:rsidRPr="00B06ECC">
              <w:t>come, let us worship the Holy Trinity—the Father, the Son and the Holy Spirit—</w:t>
            </w:r>
          </w:p>
        </w:tc>
        <w:tc>
          <w:tcPr>
            <w:tcW w:w="3624" w:type="dxa"/>
            <w:tcBorders>
              <w:left w:val="single" w:sz="4" w:space="0" w:color="000000" w:themeColor="text1"/>
            </w:tcBorders>
          </w:tcPr>
          <w:p w:rsidR="00A02728" w:rsidRPr="00B06ECC" w:rsidRDefault="00A02728" w:rsidP="00A02728">
            <w:pPr>
              <w:pStyle w:val="BodyNoIndent"/>
            </w:pPr>
            <w:r w:rsidRPr="00B06ECC">
              <w:t>Amoini maren oo osht: en ti Trias Eth owab: été ef Yot nem ep Shiri: nem pi Pnevma Eth owab:</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the Christian people—for this is our True God.</w:t>
            </w:r>
          </w:p>
        </w:tc>
        <w:tc>
          <w:tcPr>
            <w:tcW w:w="3624" w:type="dxa"/>
            <w:tcBorders>
              <w:left w:val="single" w:sz="4" w:space="0" w:color="000000" w:themeColor="text1"/>
            </w:tcBorders>
          </w:tcPr>
          <w:p w:rsidR="00A02728" w:rsidRPr="00B06ECC" w:rsidRDefault="00A02728" w:rsidP="00A02728">
            <w:pPr>
              <w:pStyle w:val="BodyNoIndent"/>
            </w:pPr>
            <w:r>
              <w:t>Anon kha ni la os: en Ekhris</w:t>
            </w:r>
            <w:r w:rsidRPr="00B06ECC">
              <w:t>tianos: fai ghar pe pen Nooti: en Alithinos.</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have hope in Saint Mary, that God will have mercy upon us, through her intercessions.</w:t>
            </w:r>
          </w:p>
        </w:tc>
        <w:tc>
          <w:tcPr>
            <w:tcW w:w="3624" w:type="dxa"/>
            <w:tcBorders>
              <w:left w:val="single" w:sz="4" w:space="0" w:color="000000" w:themeColor="text1"/>
            </w:tcBorders>
          </w:tcPr>
          <w:p w:rsidR="00A02728" w:rsidRPr="00B06ECC" w:rsidRDefault="00A02728" w:rsidP="00A02728">
            <w:pPr>
              <w:pStyle w:val="BodyNoIndent"/>
            </w:pPr>
            <w:r w:rsidRPr="00B06ECC">
              <w:t>Oo</w:t>
            </w:r>
            <w:r w:rsidRPr="00B06ECC">
              <w:noBreakHyphen/>
              <w:t>on oo</w:t>
            </w:r>
            <w:r w:rsidRPr="00B06ECC">
              <w:noBreakHyphen/>
              <w:t>helpis en tan khen thi Eth</w:t>
            </w:r>
            <w:r w:rsidRPr="00B06ECC">
              <w:noBreakHyphen/>
              <w:t>owab Maria: éré ef Nooti nai nan: hiten nes pres</w:t>
            </w:r>
            <w:r w:rsidRPr="00B06ECC">
              <w:softHyphen/>
              <w:t>via.</w:t>
            </w:r>
          </w:p>
        </w:tc>
      </w:tr>
    </w:tbl>
    <w:p w:rsidR="00A02728" w:rsidRDefault="00A02728" w:rsidP="00A02728">
      <w:pPr>
        <w:pStyle w:val="Rubrics0"/>
      </w:pPr>
      <w:r>
        <w:t>On all other days,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We worship the Father, the Son and the Holy Spirit, the Holy and Co Essential Trinity.</w:t>
            </w:r>
          </w:p>
        </w:tc>
        <w:tc>
          <w:tcPr>
            <w:tcW w:w="3624" w:type="dxa"/>
            <w:tcBorders>
              <w:left w:val="single" w:sz="4" w:space="0" w:color="000000" w:themeColor="text1"/>
            </w:tcBorders>
          </w:tcPr>
          <w:p w:rsidR="00A02728" w:rsidRPr="00923FD4" w:rsidRDefault="00A02728" w:rsidP="00A02728">
            <w:pPr>
              <w:pStyle w:val="BodyNoIndent"/>
              <w:rPr>
                <w:rFonts w:cs="@MingLiU"/>
              </w:rPr>
            </w:pPr>
            <w:r>
              <w:rPr>
                <w:rFonts w:cs="@MingLiU"/>
              </w:rPr>
              <w:t>Ten oo</w:t>
            </w:r>
            <w:r>
              <w:rPr>
                <w:rFonts w:cs="@MingLiU"/>
              </w:rPr>
              <w:noBreakHyphen/>
              <w:t>osht em ef Yot nem ep Shiri: nem pi Pnevma Eth</w:t>
            </w:r>
            <w:r>
              <w:rPr>
                <w:rFonts w:cs="@MingLiU"/>
              </w:rPr>
              <w:noBreakHyphen/>
              <w:t>owab: ti Trias Eth</w:t>
            </w:r>
            <w:r>
              <w:rPr>
                <w:rFonts w:cs="@MingLiU"/>
              </w:rPr>
              <w:noBreakHyphen/>
              <w:t>owab en Omoosios.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Hail to the Church, the house of the angels.</w:t>
            </w:r>
            <w:r>
              <w:t xml:space="preserve"> </w:t>
            </w:r>
            <w:r w:rsidRPr="00923FD4">
              <w:t>Hail to the Virgin, who gave birth to our Saviour.</w:t>
            </w:r>
          </w:p>
        </w:tc>
        <w:tc>
          <w:tcPr>
            <w:tcW w:w="3624" w:type="dxa"/>
            <w:tcBorders>
              <w:left w:val="single" w:sz="4" w:space="0" w:color="000000" w:themeColor="text1"/>
            </w:tcBorders>
          </w:tcPr>
          <w:p w:rsidR="00A02728" w:rsidRDefault="00A02728" w:rsidP="00A02728">
            <w:pPr>
              <w:pStyle w:val="BodyNoIndent"/>
            </w:pPr>
            <w:r w:rsidRPr="00923FD4">
              <w:t>Shéré ti Ekklisia: ep ee enté ni angelos: Shéré ti Parthenos: etas mes pen Sotir.</w:t>
            </w:r>
          </w:p>
        </w:tc>
      </w:tr>
    </w:tbl>
    <w:p w:rsidR="00A02728" w:rsidRDefault="00A02728" w:rsidP="00A02728">
      <w:pPr>
        <w:pStyle w:val="Rubrics0"/>
      </w:pPr>
      <w:r>
        <w:t>Then continue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 the fair dove, who brought forth unto us God the Logos.</w:t>
            </w:r>
          </w:p>
        </w:tc>
        <w:tc>
          <w:tcPr>
            <w:tcW w:w="3624" w:type="dxa"/>
            <w:tcBorders>
              <w:left w:val="single" w:sz="4" w:space="0" w:color="000000" w:themeColor="text1"/>
            </w:tcBorders>
          </w:tcPr>
          <w:p w:rsidR="00A02728" w:rsidRPr="00475EE8" w:rsidRDefault="00A02728" w:rsidP="00A02728">
            <w:pPr>
              <w:pStyle w:val="BodyNoIndent"/>
            </w:pPr>
            <w:bookmarkStart w:id="52" w:name="ShereNeMariaCymbals"/>
            <w:r>
              <w:rPr>
                <w:rFonts w:hint="eastAsia"/>
              </w:rPr>
              <w:t>Sh</w:t>
            </w:r>
            <w:r>
              <w:t>é</w:t>
            </w:r>
            <w:r>
              <w:rPr>
                <w:rFonts w:hint="eastAsia"/>
              </w:rPr>
              <w:t>r</w:t>
            </w:r>
            <w:r>
              <w:t>é</w:t>
            </w:r>
            <w:r>
              <w:rPr>
                <w:rFonts w:hint="eastAsia"/>
              </w:rPr>
              <w:t xml:space="preserve"> ne Maria</w:t>
            </w:r>
            <w:bookmarkEnd w:id="52"/>
            <w:r>
              <w:rPr>
                <w:rFonts w:hint="eastAsia"/>
              </w:rPr>
              <w:t>: ti etchrompi ethnesos: thi</w:t>
            </w:r>
            <w:r>
              <w:rPr>
                <w:rFonts w:hint="eastAsia"/>
              </w:rPr>
              <w:noBreakHyphen/>
              <w:t>et as misi nan: em Ef Nooti pi Logos.</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w:t>
            </w:r>
            <w:r>
              <w:t>—</w:t>
            </w:r>
            <w:r>
              <w:rPr>
                <w:rFonts w:hint="eastAsia"/>
              </w:rPr>
              <w:t>a holy hail. Hail to you, O Mary, the Mother of the Holy.</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ne Maria: khen oo</w:t>
            </w:r>
            <w:r>
              <w:rPr>
                <w:rFonts w:hint="eastAsia"/>
              </w:rPr>
              <w:noBreakHyphen/>
              <w:t>sh</w:t>
            </w:r>
            <w:r>
              <w:t>é</w:t>
            </w:r>
            <w:r>
              <w:rPr>
                <w:rFonts w:hint="eastAsia"/>
              </w:rPr>
              <w:t>r</w:t>
            </w:r>
            <w:r>
              <w:t>é</w:t>
            </w:r>
            <w:r>
              <w:rPr>
                <w:rFonts w:hint="eastAsia"/>
              </w:rPr>
              <w:t xml:space="preserve"> ef</w:t>
            </w:r>
            <w:r>
              <w:rPr>
                <w:rFonts w:hint="eastAsia"/>
              </w:rPr>
              <w:noBreakHyphen/>
              <w:t>owab: Sh</w:t>
            </w:r>
            <w:r>
              <w:t>é</w:t>
            </w:r>
            <w:r>
              <w:rPr>
                <w:rFonts w:hint="eastAsia"/>
              </w:rPr>
              <w:t>r</w:t>
            </w:r>
            <w:r>
              <w:t>é</w:t>
            </w:r>
            <w:r>
              <w:rPr>
                <w:rFonts w:hint="eastAsia"/>
              </w:rPr>
              <w:t xml:space="preserve"> ne Maria: eth Mav em fi Eth</w:t>
            </w:r>
            <w:r>
              <w:rPr>
                <w:rFonts w:hint="eastAsia"/>
              </w:rPr>
              <w:noBreakHyphen/>
              <w:t>owab.</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Michael, the great archangel. Hail to Gabriel the Angel</w:t>
            </w:r>
            <w:r>
              <w:rPr>
                <w:rFonts w:hint="eastAsia"/>
              </w:rPr>
              <w:noBreakHyphen/>
              <w:t>Evangel.</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Mikha</w:t>
            </w:r>
            <w:r>
              <w:rPr>
                <w:rFonts w:hint="eastAsia"/>
              </w:rPr>
              <w:noBreakHyphen/>
              <w:t>il: pi nishti en arshi</w:t>
            </w:r>
            <w:r>
              <w:rPr>
                <w:rFonts w:hint="eastAsia"/>
              </w:rPr>
              <w:noBreakHyphen/>
              <w:t>angelos: Sh</w:t>
            </w:r>
            <w:r>
              <w:t>é</w:t>
            </w:r>
            <w:r>
              <w:rPr>
                <w:rFonts w:hint="eastAsia"/>
              </w:rPr>
              <w:t>r</w:t>
            </w:r>
            <w:r>
              <w:t>é</w:t>
            </w:r>
            <w:r>
              <w:rPr>
                <w:rFonts w:hint="eastAsia"/>
              </w:rPr>
              <w:t xml:space="preserve"> Gabri</w:t>
            </w:r>
            <w:r>
              <w:rPr>
                <w:rFonts w:hint="eastAsia"/>
              </w:rPr>
              <w:noBreakHyphen/>
              <w:t>il: pi Fai</w:t>
            </w:r>
            <w:r>
              <w:rPr>
                <w:rFonts w:hint="eastAsia"/>
              </w:rPr>
              <w:noBreakHyphen/>
              <w:t>shennoofi.</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the Cherubim. Hail to the Seraphim. Hail to all the heavenly orders.</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ni Sherobim: Sh</w:t>
            </w:r>
            <w:r>
              <w:t>é</w:t>
            </w:r>
            <w:r>
              <w:rPr>
                <w:rFonts w:hint="eastAsia"/>
              </w:rPr>
              <w:t>r</w:t>
            </w:r>
            <w:r>
              <w:t>é</w:t>
            </w:r>
            <w:r>
              <w:rPr>
                <w:rFonts w:hint="eastAsia"/>
              </w:rPr>
              <w:t xml:space="preserve"> ni Serafim: Sh</w:t>
            </w:r>
            <w:r>
              <w:t>é</w:t>
            </w:r>
            <w:r>
              <w:rPr>
                <w:rFonts w:hint="eastAsia"/>
              </w:rPr>
              <w:t>r</w:t>
            </w:r>
            <w:r>
              <w:t>é</w:t>
            </w:r>
            <w:r>
              <w:rPr>
                <w:rFonts w:hint="eastAsia"/>
              </w:rPr>
              <w:t xml:space="preserve"> ni tagma tiroo: en ep ooranion.</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John, the great fore</w:t>
            </w:r>
            <w:r>
              <w:rPr>
                <w:rFonts w:hint="eastAsia"/>
              </w:rPr>
              <w:noBreakHyphen/>
              <w:t>runner. Hail to the priest, the cousin of Emmanuel.</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Yo</w:t>
            </w:r>
            <w:r>
              <w:rPr>
                <w:rFonts w:hint="eastAsia"/>
              </w:rPr>
              <w:noBreakHyphen/>
              <w:t>annis: pi nishti en eprodr</w:t>
            </w:r>
            <w:r>
              <w:rPr>
                <w:rFonts w:hint="eastAsia"/>
              </w:rPr>
              <w:t>o</w:t>
            </w:r>
            <w:r>
              <w:rPr>
                <w:rFonts w:hint="eastAsia"/>
              </w:rPr>
              <w:t>mos: Sh</w:t>
            </w:r>
            <w:r>
              <w:t>é</w:t>
            </w:r>
            <w:r>
              <w:rPr>
                <w:rFonts w:hint="eastAsia"/>
              </w:rPr>
              <w:t>r</w:t>
            </w:r>
            <w:r>
              <w:t>é</w:t>
            </w:r>
            <w:r>
              <w:rPr>
                <w:rFonts w:hint="eastAsia"/>
              </w:rPr>
              <w:t xml:space="preserve"> pi owib: ep sengennis en Emmanoo</w:t>
            </w:r>
            <w:r>
              <w:rPr>
                <w:rFonts w:hint="eastAsia"/>
              </w:rPr>
              <w:noBreakHyphen/>
              <w:t>eel.</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lastRenderedPageBreak/>
              <w:t>Hail to my lords and fathers, the Apostles. Hail to the Dis</w:t>
            </w:r>
            <w:r>
              <w:rPr>
                <w:rFonts w:hint="eastAsia"/>
              </w:rPr>
              <w:softHyphen/>
              <w:t>ciples of our Lord Jesus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Apostolos: Sh</w:t>
            </w:r>
            <w:r>
              <w:t>é</w:t>
            </w:r>
            <w:r>
              <w:rPr>
                <w:rFonts w:hint="eastAsia"/>
              </w:rPr>
              <w:t>r</w:t>
            </w:r>
            <w:r>
              <w:t>é</w:t>
            </w:r>
            <w:r>
              <w:rPr>
                <w:rFonts w:hint="eastAsia"/>
              </w:rPr>
              <w:t xml:space="preserve"> ni Mathitis ent</w:t>
            </w:r>
            <w:r>
              <w:t>é</w:t>
            </w:r>
            <w:r>
              <w:rPr>
                <w:rFonts w:hint="eastAsia"/>
              </w:rPr>
              <w:t xml:space="preserve"> pen Chois: Isos </w:t>
            </w:r>
            <w:r>
              <w:t>P</w:t>
            </w:r>
            <w:r>
              <w:rPr>
                <w:rFonts w:hint="eastAsia"/>
              </w:rPr>
              <w:t>i Khris</w:t>
            </w:r>
            <w:r>
              <w:rPr>
                <w:rFonts w:hint="eastAsia"/>
              </w:rPr>
              <w:softHyphen/>
              <w:t>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Evangelist. Hail to the Apostle, Mark, the Beholder of God.</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Ev</w:t>
            </w:r>
            <w:r>
              <w:rPr>
                <w:rFonts w:hint="eastAsia"/>
              </w:rPr>
              <w:noBreakHyphen/>
              <w:t>angelistis: Sh</w:t>
            </w:r>
            <w:r>
              <w:t>é</w:t>
            </w:r>
            <w:r>
              <w:rPr>
                <w:rFonts w:hint="eastAsia"/>
              </w:rPr>
              <w:t>r</w:t>
            </w:r>
            <w:r>
              <w:t>é</w:t>
            </w:r>
            <w:r>
              <w:rPr>
                <w:rFonts w:hint="eastAsia"/>
              </w:rPr>
              <w:t xml:space="preserve"> pi Apostolos: Markos pi Th</w:t>
            </w:r>
            <w:r>
              <w:t>é</w:t>
            </w:r>
            <w:r>
              <w:rPr>
                <w:rFonts w:hint="eastAsia"/>
              </w:rPr>
              <w:noBreakHyphen/>
              <w:t>orimos.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Stephen, the First Martyr. Hail to the blessed archdeacon.</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Stefanos: pi Shorp em Martiros: Sh</w:t>
            </w:r>
            <w:r>
              <w:t>é</w:t>
            </w:r>
            <w:r>
              <w:rPr>
                <w:rFonts w:hint="eastAsia"/>
              </w:rPr>
              <w:t>r</w:t>
            </w:r>
            <w:r>
              <w:t>é</w:t>
            </w:r>
            <w:r>
              <w:rPr>
                <w:rFonts w:hint="eastAsia"/>
              </w:rPr>
              <w:t xml:space="preserve"> pi ar</w:t>
            </w:r>
            <w:r>
              <w:rPr>
                <w:rFonts w:hint="eastAsia"/>
              </w:rPr>
              <w:softHyphen/>
              <w:t>shi-diakon: owoh etesmaro</w:t>
            </w:r>
            <w:r>
              <w:rPr>
                <w:rFonts w:hint="eastAsia"/>
              </w:rPr>
              <w:noBreakHyphen/>
              <w:t>oot.</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my lord the prince, George.</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pa chois ep ooro G</w:t>
            </w:r>
            <w:r>
              <w:t>é</w:t>
            </w:r>
            <w:r>
              <w:rPr>
                <w:rFonts w:hint="eastAsia"/>
              </w:rPr>
              <w:noBreakHyphen/>
              <w:t>orgios.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____.</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The wise virgin maiden, the elect true lady, the bride of Christ, Saint ___.</w:t>
            </w:r>
          </w:p>
        </w:tc>
        <w:tc>
          <w:tcPr>
            <w:tcW w:w="3624" w:type="dxa"/>
            <w:tcBorders>
              <w:left w:val="single" w:sz="4" w:space="0" w:color="000000" w:themeColor="text1"/>
            </w:tcBorders>
          </w:tcPr>
          <w:p w:rsidR="00A02728" w:rsidRDefault="00A02728" w:rsidP="00A02728">
            <w:pPr>
              <w:pStyle w:val="BodyNoIndent"/>
            </w:pPr>
            <w:r>
              <w:rPr>
                <w:rFonts w:hint="eastAsia"/>
              </w:rPr>
              <w:t>Ti aloo en savi em par</w:t>
            </w:r>
            <w:r>
              <w:rPr>
                <w:rFonts w:hint="eastAsia"/>
              </w:rPr>
              <w:softHyphen/>
              <w:t>thenos: ti sotp en kyria emmi: ti shelet ent</w:t>
            </w:r>
            <w:r>
              <w:t>é</w:t>
            </w:r>
            <w:r>
              <w:rPr>
                <w:rFonts w:hint="eastAsia"/>
              </w:rPr>
              <w:t xml:space="preserve"> Pi Khris</w:t>
            </w:r>
            <w:r>
              <w:rPr>
                <w:rFonts w:hint="eastAsia"/>
              </w:rPr>
              <w:softHyphen/>
              <w:t>tos: ti Agia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 xml:space="preserve">Hail to our father Antony, the Lamp of Monasticism. Hail to our father </w:t>
            </w:r>
            <w:r>
              <w:t xml:space="preserve">Abba </w:t>
            </w:r>
            <w:r>
              <w:rPr>
                <w:rFonts w:hint="eastAsia"/>
              </w:rPr>
              <w:t>Paul, the beloved of Christ.</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Antonios: pi Khips ent</w:t>
            </w:r>
            <w:r>
              <w:t>é</w:t>
            </w:r>
            <w:r>
              <w:rPr>
                <w:rFonts w:hint="eastAsia"/>
              </w:rPr>
              <w:t xml:space="preserve"> ti Met</w:t>
            </w:r>
            <w:r>
              <w:rPr>
                <w:rFonts w:hint="eastAsia"/>
              </w:rPr>
              <w:noBreakHyphen/>
              <w:t xml:space="preserve"> Monakhos: Sh</w:t>
            </w:r>
            <w:r>
              <w:t>é</w:t>
            </w:r>
            <w:r>
              <w:rPr>
                <w:rFonts w:hint="eastAsia"/>
              </w:rPr>
              <w:t>r</w:t>
            </w:r>
            <w:r>
              <w:t>é</w:t>
            </w:r>
            <w:r>
              <w:rPr>
                <w:rFonts w:hint="eastAsia"/>
              </w:rPr>
              <w:t xml:space="preserve"> pen yot Abba Pavl</w:t>
            </w:r>
            <w:r>
              <w:t>é</w:t>
            </w:r>
            <w:r>
              <w:rPr>
                <w:rFonts w:hint="eastAsia"/>
              </w:rPr>
              <w:t>: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my lords and fathers who love their children, Abba Pishoy and Abba Paul,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mai no shiri: Abba Pishoi nem Abba Pavl</w:t>
            </w:r>
            <w:r>
              <w:t>é</w:t>
            </w:r>
            <w:r>
              <w:rPr>
                <w:rFonts w:hint="eastAsia"/>
              </w:rPr>
              <w:t>: ni menrati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Blessed are you, in truth, our saintly and righteous father, Abba ___,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O</w:t>
            </w:r>
            <w:r>
              <w:rPr>
                <w:rFonts w:hint="eastAsia"/>
              </w:rPr>
              <w:noBreakHyphen/>
              <w:t>oonia tek khen oo</w:t>
            </w:r>
            <w:r>
              <w:rPr>
                <w:rFonts w:hint="eastAsia"/>
              </w:rPr>
              <w:noBreakHyphen/>
              <w:t>methmi: pen yot eth</w:t>
            </w:r>
            <w:r>
              <w:rPr>
                <w:rFonts w:hint="eastAsia"/>
              </w:rPr>
              <w:noBreakHyphen/>
              <w:t>owab en dik</w:t>
            </w:r>
            <w:r>
              <w:t>é</w:t>
            </w:r>
            <w:r>
              <w:rPr>
                <w:rFonts w:hint="eastAsia"/>
              </w:rPr>
              <w:noBreakHyphen/>
              <w:t>os: Abba ___: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our holy father the patriarch. Hail to Athanasius the Apostolic,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eth</w:t>
            </w:r>
            <w:r>
              <w:rPr>
                <w:rFonts w:hint="eastAsia"/>
              </w:rPr>
              <w:noBreakHyphen/>
              <w:t>owab: em patriarshis: Sh</w:t>
            </w:r>
            <w:r>
              <w:t>é</w:t>
            </w:r>
            <w:r>
              <w:rPr>
                <w:rFonts w:hint="eastAsia"/>
              </w:rPr>
              <w:t>r</w:t>
            </w:r>
            <w:r>
              <w:t>é</w:t>
            </w:r>
            <w:r>
              <w:rPr>
                <w:rFonts w:hint="eastAsia"/>
              </w:rPr>
              <w:t xml:space="preserve"> Athanasios pi Apostolikos: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Through the intercessions of the holy Mother of God, Mary, O Lord, grant us the forgiveness of our sins.</w:t>
            </w:r>
          </w:p>
        </w:tc>
        <w:tc>
          <w:tcPr>
            <w:tcW w:w="3624" w:type="dxa"/>
            <w:tcBorders>
              <w:left w:val="single" w:sz="4" w:space="0" w:color="000000" w:themeColor="text1"/>
            </w:tcBorders>
          </w:tcPr>
          <w:p w:rsidR="00A02728" w:rsidRDefault="00A02728" w:rsidP="00A02728">
            <w:pPr>
              <w:pStyle w:val="BodyNoIndent"/>
            </w:pPr>
            <w:r>
              <w:rPr>
                <w:rFonts w:hint="eastAsia"/>
              </w:rPr>
              <w:t>Hiten ni presvia: ent</w:t>
            </w:r>
            <w:r>
              <w:t>é</w:t>
            </w:r>
            <w:r>
              <w:rPr>
                <w:rFonts w:hint="eastAsia"/>
              </w:rPr>
              <w:t xml:space="preserve"> ti Th</w:t>
            </w:r>
            <w:r>
              <w:t>é</w:t>
            </w:r>
            <w:r>
              <w:rPr>
                <w:rFonts w:hint="eastAsia"/>
              </w:rPr>
              <w:noBreakHyphen/>
              <w:t>otokos eth</w:t>
            </w:r>
            <w:r>
              <w:rPr>
                <w:rFonts w:hint="eastAsia"/>
              </w:rPr>
              <w:noBreakHyphen/>
              <w:t>owab Maria: Ep Chois ari ehmot nan: em pi ko-evol ent</w:t>
            </w:r>
            <w:r>
              <w:t>é</w:t>
            </w:r>
            <w:r>
              <w:rPr>
                <w:rFonts w:hint="eastAsia"/>
              </w:rPr>
              <w:t xml:space="preserve"> nen novi.</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That we may praise Thee, with Thy Good Father and the Holy Spirit, for Thou hast {come / been born / been baptized / been crucified / risen} and saved us. (Have mercy on us.)</w:t>
            </w:r>
          </w:p>
        </w:tc>
        <w:tc>
          <w:tcPr>
            <w:tcW w:w="3624" w:type="dxa"/>
            <w:tcBorders>
              <w:left w:val="single" w:sz="4" w:space="0" w:color="000000" w:themeColor="text1"/>
            </w:tcBorders>
          </w:tcPr>
          <w:p w:rsidR="00A02728" w:rsidRDefault="00A02728" w:rsidP="00A02728">
            <w:pPr>
              <w:pStyle w:val="BodyNoIndent"/>
            </w:pPr>
            <w:r>
              <w:rPr>
                <w:rFonts w:hint="eastAsia"/>
              </w:rPr>
              <w:t>Ethren hos Erok: nem Pek Yot en Aghathos: nem pi Pnevma Eth</w:t>
            </w:r>
            <w:r>
              <w:rPr>
                <w:rFonts w:hint="eastAsia"/>
              </w:rPr>
              <w:noBreakHyphen/>
              <w:t>owab: je {Ak ee / Av mask / Ak chi</w:t>
            </w:r>
            <w:r>
              <w:rPr>
                <w:rFonts w:hint="eastAsia"/>
              </w:rPr>
              <w:noBreakHyphen/>
              <w:t>oms / Av ashk / Ak tonk} ak soti emmon. (Nai nan.)</w:t>
            </w:r>
          </w:p>
        </w:tc>
      </w:tr>
    </w:tbl>
    <w:p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rsidTr="006B3289">
        <w:tc>
          <w:tcPr>
            <w:tcW w:w="3623" w:type="dxa"/>
            <w:tcBorders>
              <w:right w:val="single" w:sz="4" w:space="0" w:color="000000" w:themeColor="text1"/>
            </w:tcBorders>
          </w:tcPr>
          <w:p w:rsidR="00511A14" w:rsidRDefault="00511A14" w:rsidP="006B3289">
            <w:pPr>
              <w:pStyle w:val="Priest"/>
            </w:pPr>
            <w:r>
              <w:lastRenderedPageBreak/>
              <w:t>PRIEST:</w:t>
            </w:r>
          </w:p>
        </w:tc>
        <w:tc>
          <w:tcPr>
            <w:tcW w:w="3624" w:type="dxa"/>
            <w:tcBorders>
              <w:left w:val="single" w:sz="4" w:space="0" w:color="000000" w:themeColor="text1"/>
            </w:tcBorders>
          </w:tcPr>
          <w:p w:rsidR="00511A14" w:rsidRDefault="00511A14" w:rsidP="006B3289"/>
        </w:tc>
      </w:tr>
      <w:tr w:rsidR="00511A14" w:rsidTr="006B3289">
        <w:tc>
          <w:tcPr>
            <w:tcW w:w="3623" w:type="dxa"/>
            <w:tcBorders>
              <w:right w:val="single" w:sz="4" w:space="0" w:color="000000" w:themeColor="text1"/>
            </w:tcBorders>
          </w:tcPr>
          <w:p w:rsidR="00511A14" w:rsidRDefault="00511A14" w:rsidP="006B3289">
            <w:pPr>
              <w:pStyle w:val="Body"/>
            </w:pPr>
            <w:r>
              <w:t>Bless.</w:t>
            </w:r>
          </w:p>
        </w:tc>
        <w:tc>
          <w:tcPr>
            <w:tcW w:w="3624" w:type="dxa"/>
            <w:tcBorders>
              <w:left w:val="single" w:sz="4" w:space="0" w:color="000000" w:themeColor="text1"/>
            </w:tcBorders>
          </w:tcPr>
          <w:p w:rsidR="00511A14" w:rsidRDefault="00511A14" w:rsidP="00511A14">
            <w:pPr>
              <w:pStyle w:val="Body"/>
            </w:pPr>
            <w:r>
              <w:t xml:space="preserve">Evlogite. </w:t>
            </w:r>
            <w:r w:rsidRPr="00511A14">
              <w:rPr>
                <w:rStyle w:val="RubricsInBodyChar"/>
              </w:rPr>
              <w:t>(if there is one presbyter present, “Evlogison”.)</w:t>
            </w:r>
          </w:p>
        </w:tc>
      </w:tr>
    </w:tbl>
    <w:p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rsidTr="006B3289">
        <w:tc>
          <w:tcPr>
            <w:tcW w:w="3623" w:type="dxa"/>
            <w:tcBorders>
              <w:right w:val="single" w:sz="4" w:space="0" w:color="000000" w:themeColor="text1"/>
            </w:tcBorders>
          </w:tcPr>
          <w:p w:rsidR="00511A14" w:rsidRDefault="00511A14" w:rsidP="006B3289">
            <w:pPr>
              <w:pStyle w:val="Priest"/>
            </w:pPr>
            <w:r>
              <w:t>PRIESTS:</w:t>
            </w:r>
          </w:p>
        </w:tc>
        <w:tc>
          <w:tcPr>
            <w:tcW w:w="3624" w:type="dxa"/>
            <w:tcBorders>
              <w:left w:val="single" w:sz="4" w:space="0" w:color="000000" w:themeColor="text1"/>
            </w:tcBorders>
          </w:tcPr>
          <w:p w:rsidR="00511A14" w:rsidRDefault="00511A14" w:rsidP="006B3289"/>
        </w:tc>
      </w:tr>
      <w:tr w:rsidR="00511A14" w:rsidTr="006B3289">
        <w:tc>
          <w:tcPr>
            <w:tcW w:w="3623" w:type="dxa"/>
            <w:tcBorders>
              <w:right w:val="single" w:sz="4" w:space="0" w:color="000000" w:themeColor="text1"/>
            </w:tcBorders>
          </w:tcPr>
          <w:p w:rsidR="00511A14" w:rsidRDefault="00511A14" w:rsidP="006B3289">
            <w:pPr>
              <w:pStyle w:val="Body"/>
            </w:pPr>
            <w:r>
              <w:t>You bless.</w:t>
            </w:r>
          </w:p>
        </w:tc>
        <w:tc>
          <w:tcPr>
            <w:tcW w:w="3624" w:type="dxa"/>
            <w:tcBorders>
              <w:left w:val="single" w:sz="4" w:space="0" w:color="000000" w:themeColor="text1"/>
            </w:tcBorders>
          </w:tcPr>
          <w:p w:rsidR="00511A14" w:rsidRDefault="00511A14" w:rsidP="006B3289">
            <w:pPr>
              <w:pStyle w:val="Body"/>
            </w:pPr>
            <w:r>
              <w:t>Enthos evlogison.</w:t>
            </w:r>
          </w:p>
        </w:tc>
      </w:tr>
    </w:tbl>
    <w:p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rsidR="006B3289" w:rsidRDefault="006B3289" w:rsidP="00511A14">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rsidR="006B3289" w:rsidRDefault="006B3289" w:rsidP="00511A14">
      <w:pPr>
        <w:pStyle w:val="Rubric"/>
      </w:pPr>
      <w:r>
        <w:t>The presbyter and deacon now process about the altar:</w:t>
      </w:r>
    </w:p>
    <w:p w:rsidR="006B3289" w:rsidRDefault="0097428E" w:rsidP="00511A14">
      <w:pPr>
        <w:pStyle w:val="Rubric"/>
      </w:pPr>
      <w:r>
        <w:t xml:space="preserve">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w:t>
      </w:r>
      <w:r>
        <w:lastRenderedPageBreak/>
        <w:t>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Rubrics0"/>
      </w:pPr>
      <w:r>
        <w:t>In the Offering of Evening Incense and Saturday Morning Incense only:</w:t>
      </w:r>
    </w:p>
    <w:p w:rsidR="00A02728" w:rsidRDefault="00A02728" w:rsidP="00A02728">
      <w:pPr>
        <w:pStyle w:val="Heading4"/>
      </w:pPr>
      <w:bookmarkStart w:id="53" w:name="PrayerDeparted"/>
      <w:r>
        <w:t>THE PRAYER FOR THE DEPARTED</w:t>
      </w:r>
    </w:p>
    <w:bookmarkEnd w:id="53"/>
    <w:p w:rsidR="00A02728" w:rsidRDefault="00A02728" w:rsidP="00A02728">
      <w:pPr>
        <w:pStyle w:val="Priest"/>
      </w:pPr>
      <w:r>
        <w:t>PRIEST:</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A02728"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w:t>
      </w:r>
      <w:r>
        <w:lastRenderedPageBreak/>
        <w:t xml:space="preserve">the </w:t>
      </w:r>
      <w:r w:rsidR="0097428E">
        <w:t>protopresbyters</w:t>
      </w:r>
      <w:r w:rsidR="0097428E">
        <w:rPr>
          <w:rStyle w:val="FootnoteReference"/>
        </w:rPr>
        <w:footnoteReference w:id="2"/>
      </w:r>
      <w:commentRangeStart w:id="54"/>
      <w:r>
        <w:t xml:space="preserve">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A02728" w:rsidP="00A02728">
      <w:pPr>
        <w:pStyle w:val="Priest"/>
      </w:pPr>
      <w:r>
        <w:t>PRIEST:</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A02728" w:rsidP="00A02728">
      <w:pPr>
        <w:pStyle w:val="Priest"/>
      </w:pPr>
      <w:r>
        <w:lastRenderedPageBreak/>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art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with Him, and the Holy Spirit, the Giver of Life, Who is of One Essence with Thee, now, and at all times, and unto the age of all ages. Amen.</w:t>
      </w:r>
    </w:p>
    <w:p w:rsidR="00A02728" w:rsidRDefault="00A02728" w:rsidP="00A02728">
      <w:pPr>
        <w:pStyle w:val="Heading4"/>
      </w:pPr>
      <w:r>
        <w:rPr>
          <w:rFonts w:hint="eastAsia"/>
        </w:rPr>
        <w:t>THE PRAYER FOR THE OBLATIONS</w:t>
      </w:r>
    </w:p>
    <w:p w:rsidR="00A02728" w:rsidRDefault="00A02728" w:rsidP="00A02728">
      <w:pPr>
        <w:pStyle w:val="Rubrics0"/>
      </w:pPr>
      <w:r>
        <w:t>On Sundays and Feast Days during the Raising of Morning Incense only, the following is said,</w:t>
      </w:r>
    </w:p>
    <w:p w:rsidR="00A02728" w:rsidRDefault="00A02728" w:rsidP="00A02728">
      <w:pPr>
        <w:pStyle w:val="Priest"/>
      </w:pPr>
      <w:r>
        <w:t>PRIEST:</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A02728"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7" w:name="PrayerTravellers"/>
      <w:r>
        <w:t>THE PRAYER FOR THE TRAVELLERS</w:t>
      </w:r>
      <w:bookmarkEnd w:id="57"/>
    </w:p>
    <w:p w:rsidR="00A02728" w:rsidRDefault="00A02728" w:rsidP="00A02728">
      <w:pPr>
        <w:pStyle w:val="Rubric"/>
      </w:pPr>
      <w:r>
        <w:t>During the Raising of Morning Incense, if the Prayer for the Departed and the Prayer of the Oblations are not said, the following is said,</w:t>
      </w:r>
    </w:p>
    <w:p w:rsidR="00A02728" w:rsidRDefault="00A02728" w:rsidP="00A02728">
      <w:pPr>
        <w:pStyle w:val="Priest"/>
      </w:pPr>
      <w:r>
        <w:t>PRIEST:</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A02728"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A02728" w:rsidP="00A02728">
      <w:pPr>
        <w:pStyle w:val="Priest"/>
      </w:pPr>
      <w:r>
        <w:t>CONGREGATION:</w:t>
      </w:r>
    </w:p>
    <w:p w:rsidR="00A02728" w:rsidRDefault="0016512E" w:rsidP="0016512E">
      <w:pPr>
        <w:pStyle w:val="Body"/>
      </w:pPr>
      <w:r>
        <w:t>Lord have mercy.</w:t>
      </w:r>
    </w:p>
    <w:p w:rsidR="00A02728" w:rsidRDefault="00A02728" w:rsidP="00A02728">
      <w:pPr>
        <w:pStyle w:val="Priest"/>
      </w:pPr>
      <w:r>
        <w:t>PRIEST:</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lastRenderedPageBreak/>
        <w:t xml:space="preserve">Graciously accompany them in their embarkation and be their companion in their travel. Bring them back to their own, rejoicing with joy and safe in security. </w:t>
      </w:r>
    </w:p>
    <w:p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 xml:space="preserve">In the Evening, the </w:t>
      </w:r>
      <w:r w:rsidR="005A57E3">
        <w:t>presbyter</w:t>
      </w:r>
      <w:r>
        <w:t xml:space="preserve">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A02728" w:rsidP="00A02728">
      <w:pPr>
        <w:pStyle w:val="Body"/>
        <w:rPr>
          <w:lang w:val="en-GB"/>
        </w:rPr>
      </w:pPr>
      <w:commentRangeStart w:id="58"/>
      <w:r>
        <w:rPr>
          <w:lang w:val="en-GB"/>
        </w:rPr>
        <w:t xml:space="preserve">Blessed </w:t>
      </w:r>
      <w:r w:rsidR="003F614F">
        <w:rPr>
          <w:lang w:val="en-GB"/>
        </w:rPr>
        <w:t>are You</w:t>
      </w:r>
      <w:commentRangeEnd w:id="58"/>
      <w:r w:rsidR="003F614F">
        <w:rPr>
          <w:rStyle w:val="CommentReference"/>
          <w:lang w:val="en-CA"/>
        </w:rPr>
        <w:commentReference w:id="58"/>
      </w:r>
      <w:r>
        <w:rPr>
          <w:lang w:val="en-GB"/>
        </w:rPr>
        <w:t xml:space="preserve">, O Lord; teach me Thy statutes. Blessed </w:t>
      </w:r>
      <w:r w:rsidR="003F614F">
        <w:rPr>
          <w:lang w:val="en-GB"/>
        </w:rPr>
        <w:t>are You</w:t>
      </w:r>
      <w:r>
        <w:rPr>
          <w:lang w:val="en-GB"/>
        </w:rPr>
        <w:t xml:space="preserve">, O Lord; make me to understand </w:t>
      </w:r>
      <w:r w:rsidR="003F614F">
        <w:rPr>
          <w:lang w:val="en-GB"/>
        </w:rPr>
        <w:t>Your</w:t>
      </w:r>
      <w:r>
        <w:rPr>
          <w:lang w:val="en-GB"/>
        </w:rPr>
        <w:t xml:space="preserve"> command</w:t>
      </w:r>
      <w:r>
        <w:rPr>
          <w:lang w:val="en-GB"/>
        </w:rPr>
        <w:softHyphen/>
        <w:t xml:space="preserve">ments. Blessed </w:t>
      </w:r>
      <w:r w:rsidR="003F614F">
        <w:rPr>
          <w:lang w:val="en-GB"/>
        </w:rPr>
        <w:t>are You</w:t>
      </w:r>
      <w:r>
        <w:rPr>
          <w:lang w:val="en-GB"/>
        </w:rPr>
        <w:t xml:space="preserve">, O Lord; enlighten me with </w:t>
      </w:r>
      <w:r w:rsidR="003F614F">
        <w:rPr>
          <w:lang w:val="en-GB"/>
        </w:rPr>
        <w:t>Your</w:t>
      </w:r>
      <w:r>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A02728" w:rsidP="00A02728">
      <w:pPr>
        <w:pStyle w:val="Body"/>
        <w:rPr>
          <w:lang w:val="en-GB"/>
        </w:rPr>
      </w:pPr>
      <w:r>
        <w:rPr>
          <w:lang w:val="en-GB"/>
        </w:rPr>
        <w:t xml:space="preserve">To </w:t>
      </w:r>
      <w:r w:rsidR="003F614F">
        <w:rPr>
          <w:lang w:val="en-GB"/>
        </w:rPr>
        <w:t>You</w:t>
      </w:r>
      <w:r>
        <w:rPr>
          <w:lang w:val="en-GB"/>
        </w:rPr>
        <w:t xml:space="preserve"> belongs worship, to </w:t>
      </w:r>
      <w:r w:rsidR="003F614F">
        <w:rPr>
          <w:lang w:val="en-GB"/>
        </w:rPr>
        <w:t>You</w:t>
      </w:r>
      <w:r>
        <w:rPr>
          <w:lang w:val="en-GB"/>
        </w:rPr>
        <w:t xml:space="preserve"> belongs praise, to </w:t>
      </w:r>
      <w:r w:rsidR="003F614F">
        <w:rPr>
          <w:lang w:val="en-GB"/>
        </w:rPr>
        <w:t>You</w:t>
      </w:r>
      <w:r>
        <w:rPr>
          <w:lang w:val="en-GB"/>
        </w:rPr>
        <w:t xml:space="preserve"> belongs glory,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59" w:name="Gloria"/>
      <w:r>
        <w:rPr>
          <w:rFonts w:hint="eastAsia"/>
        </w:rPr>
        <w:t>THE GLORIA</w:t>
      </w:r>
    </w:p>
    <w:p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bookmarkEnd w:id="59"/>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lastRenderedPageBreak/>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the Father. </w:t>
      </w:r>
      <w:r w:rsidRPr="00196385">
        <w:t>Every</w:t>
      </w:r>
      <w:r>
        <w:t xml:space="preserve"> day will I bless </w:t>
      </w:r>
      <w:r w:rsidR="003F614F">
        <w:t>You</w:t>
      </w:r>
      <w:r>
        <w:t xml:space="preserve">, and I will praise </w:t>
      </w:r>
      <w:r w:rsidR="003F614F">
        <w:t>Your</w:t>
      </w:r>
      <w:r>
        <w:t xml:space="preserve"> Name forever; yea, forever and ever. Amen.</w:t>
      </w:r>
    </w:p>
    <w:p w:rsidR="00A02728" w:rsidRDefault="00A02728" w:rsidP="00A02728">
      <w:pPr>
        <w:pStyle w:val="Body"/>
      </w:pPr>
      <w:r>
        <w:t xml:space="preserve">From the night season my soul awakes early </w:t>
      </w:r>
      <w:r w:rsidR="003F614F">
        <w:t>to</w:t>
      </w:r>
      <w:r>
        <w:t xml:space="preserve"> </w:t>
      </w:r>
      <w:r w:rsidR="003F614F">
        <w:t>You</w:t>
      </w:r>
      <w:r>
        <w:t xml:space="preserve">, O my God, for </w:t>
      </w:r>
      <w:r w:rsidR="003F614F">
        <w:t>Your</w:t>
      </w:r>
      <w:r>
        <w:t xml:space="preserve"> precepts are a light upon the earth. I continually pursue </w:t>
      </w:r>
      <w:r w:rsidR="003F614F">
        <w:t>Your</w:t>
      </w:r>
      <w:r>
        <w:t xml:space="preserve"> ways for </w:t>
      </w:r>
      <w:r w:rsidR="003F614F">
        <w:t>You</w:t>
      </w:r>
      <w:r>
        <w:t xml:space="preserve"> </w:t>
      </w:r>
      <w:r w:rsidR="003F614F">
        <w:t>have</w:t>
      </w:r>
      <w:r>
        <w:t xml:space="preserve"> become a help </w:t>
      </w:r>
      <w:r w:rsidR="003F614F">
        <w:t>to</w:t>
      </w:r>
      <w:r>
        <w:t xml:space="preserve"> me. My voice shalt </w:t>
      </w:r>
      <w:r w:rsidR="003F614F">
        <w:t>You</w:t>
      </w:r>
      <w:r>
        <w:t xml:space="preserve"> hear in the morning. Early will I stand before </w:t>
      </w:r>
      <w:r w:rsidR="003F614F">
        <w:t>You</w:t>
      </w:r>
      <w:r>
        <w:t xml:space="preserve">, and </w:t>
      </w:r>
      <w:r w:rsidR="003F614F">
        <w:t>You</w:t>
      </w:r>
      <w:r>
        <w:t xml:space="preserve"> shalt see me.</w:t>
      </w:r>
    </w:p>
    <w:p w:rsidR="00A02728" w:rsidRDefault="00A02728" w:rsidP="00196385">
      <w:pPr>
        <w:pStyle w:val="Heading4"/>
      </w:pPr>
      <w:bookmarkStart w:id="60" w:name="TrisagionIncense"/>
      <w:r>
        <w:t>THE TRISAGION</w:t>
      </w:r>
      <w:bookmarkEnd w:id="60"/>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Default="00A02728" w:rsidP="00A0272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Lord have mercy. Lord bless. Amen.</w:t>
      </w:r>
    </w:p>
    <w:p w:rsidR="00A02728" w:rsidRDefault="00A02728" w:rsidP="00A02728">
      <w:pPr>
        <w:pStyle w:val="Body"/>
        <w:ind w:firstLine="0"/>
      </w:pPr>
    </w:p>
    <w:p w:rsidR="005A57E3" w:rsidRDefault="005A57E3" w:rsidP="005A57E3">
      <w:pPr>
        <w:pStyle w:val="Priest"/>
      </w:pPr>
      <w:r>
        <w:t>PRIEST:</w:t>
      </w:r>
    </w:p>
    <w:p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rsidR="005A57E3" w:rsidRDefault="005A57E3" w:rsidP="005A57E3">
      <w:pPr>
        <w:pStyle w:val="Priest"/>
      </w:pPr>
      <w:r>
        <w:t>CONGREGATION:</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1"/>
            <w:r>
              <w:t xml:space="preserve">very </w:t>
            </w:r>
            <w:commentRangeEnd w:id="61"/>
            <w:r>
              <w:rPr>
                <w:rStyle w:val="CommentReference"/>
                <w:rFonts w:ascii="Times New Roman" w:eastAsiaTheme="minorHAnsi" w:hAnsi="Times New Roman" w:cstheme="minorBidi"/>
                <w:color w:val="auto"/>
              </w:rPr>
              <w:commentReference w:id="61"/>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lastRenderedPageBreak/>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A57E3" w:rsidP="005B5515">
            <w:pPr>
              <w:pStyle w:val="EngHang"/>
            </w:pPr>
            <w:r>
              <w:t>Saying, “come out of your gard</w:t>
            </w:r>
            <w:r w:rsidR="005B5515">
              <w:t>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lastRenderedPageBreak/>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2"/>
            <w:r>
              <w:t xml:space="preserve">declared </w:t>
            </w:r>
            <w:commentRangeEnd w:id="62"/>
            <w:r>
              <w:rPr>
                <w:rStyle w:val="CommentReference"/>
                <w:rFonts w:ascii="Times New Roman" w:eastAsiaTheme="minorHAnsi" w:hAnsi="Times New Roman" w:cstheme="minorBidi"/>
                <w:color w:val="auto"/>
              </w:rPr>
              <w:commentReference w:id="62"/>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3"/>
            <w:r>
              <w:t xml:space="preserve">Good New </w:t>
            </w:r>
            <w:commentRangeEnd w:id="63"/>
            <w:r>
              <w:rPr>
                <w:rStyle w:val="CommentReference"/>
                <w:rFonts w:ascii="Times New Roman" w:eastAsiaTheme="minorHAnsi" w:hAnsi="Times New Roman" w:cstheme="minorBidi"/>
                <w:color w:val="auto"/>
              </w:rPr>
              <w:commentReference w:id="63"/>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4"/>
            <w:r>
              <w:t>Be our advocate</w:t>
            </w:r>
            <w:commentRangeEnd w:id="64"/>
            <w:r>
              <w:rPr>
                <w:rStyle w:val="CommentReference"/>
                <w:rFonts w:ascii="Times New Roman" w:eastAsiaTheme="minorHAnsi" w:hAnsi="Times New Roman" w:cstheme="minorBidi"/>
                <w:color w:val="auto"/>
              </w:rPr>
              <w:commentReference w:id="64"/>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5"/>
            <w:r>
              <w:t>Mary</w:t>
            </w:r>
            <w:commentRangeEnd w:id="65"/>
            <w:r>
              <w:rPr>
                <w:rStyle w:val="CommentReference"/>
                <w:rFonts w:ascii="Times New Roman" w:eastAsiaTheme="minorHAnsi" w:hAnsi="Times New Roman" w:cstheme="minorBidi"/>
                <w:color w:val="auto"/>
              </w:rPr>
              <w:commentReference w:id="65"/>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rsidR="00920A8C" w:rsidRDefault="00920A8C" w:rsidP="005A57E3">
      <w:pPr>
        <w:pStyle w:val="Rubric"/>
      </w:pPr>
      <w:r>
        <w:lastRenderedPageBreak/>
        <w:t xml:space="preserve">The presbyter then censes the entire congregation, beginning with the men on the North side of the Sanctuary door, then the women to the South, saying “The blessing of the {evening/morning} incense, may its holy blessing be with us. Amen.” </w:t>
      </w:r>
    </w:p>
    <w:p w:rsidR="00920A8C" w:rsidRDefault="00920A8C" w:rsidP="005A57E3">
      <w:pPr>
        <w:pStyle w:val="Rubric"/>
      </w:pPr>
      <w:r>
        <w:t>He then leaves the choir, entering the Nave, saying, “Jesus Christ the same yesterday, today, and forever, in one hypostasis, we worship Him and glorify Him.”</w:t>
      </w:r>
    </w:p>
    <w:p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rsidR="006F4187" w:rsidRDefault="006F4187" w:rsidP="005A57E3">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rsidR="0016512E" w:rsidRDefault="0016512E" w:rsidP="005A57E3">
      <w:pPr>
        <w:pStyle w:val="Rubric"/>
      </w:pPr>
      <w:r>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lastRenderedPageBreak/>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NoIndent"/>
            </w:pPr>
            <w:r>
              <w:t>We look for the resurrection of the dead, and the life of the coming age. Amen.</w:t>
            </w:r>
          </w:p>
        </w:tc>
        <w:tc>
          <w:tcPr>
            <w:tcW w:w="3624" w:type="dxa"/>
          </w:tcPr>
          <w:p w:rsidR="0016512E" w:rsidRDefault="0016512E" w:rsidP="002F1229">
            <w:pPr>
              <w:pStyle w:val="BodyNoIndent"/>
            </w:pPr>
            <w:commentRangeStart w:id="66"/>
            <w:r>
              <w:t xml:space="preserve">Ten </w:t>
            </w:r>
            <w:commentRangeEnd w:id="66"/>
            <w:r w:rsidR="003F614F">
              <w:rPr>
                <w:rStyle w:val="CommentReference"/>
                <w:lang w:val="en-CA"/>
              </w:rPr>
              <w:commentReference w:id="66"/>
            </w:r>
            <w:r>
              <w:t>gosht evol kha et hi en ti anastasis ent</w:t>
            </w:r>
            <w:r>
              <w:rPr>
                <w:rFonts w:hint="eastAsia"/>
              </w:rPr>
              <w:t>é</w:t>
            </w:r>
            <w:r>
              <w:t xml:space="preserve"> ni rev mo</w:t>
            </w:r>
            <w:r>
              <w:noBreakHyphen/>
              <w:t>oot: nem pi onkh ent</w:t>
            </w:r>
            <w:r>
              <w:rPr>
                <w:rFonts w:hint="eastAsia"/>
              </w:rPr>
              <w:t>é</w:t>
            </w:r>
            <w:r>
              <w:t xml:space="preserve"> pi </w:t>
            </w:r>
            <w:r>
              <w:rPr>
                <w:rFonts w:hint="eastAsia"/>
              </w:rPr>
              <w:t>é</w:t>
            </w:r>
            <w:r>
              <w:noBreakHyphen/>
              <w:t>on eth</w:t>
            </w:r>
            <w:r>
              <w:softHyphen/>
              <w:t>nioo: Amen.</w:t>
            </w:r>
          </w:p>
        </w:tc>
      </w:tr>
    </w:tbl>
    <w:p w:rsidR="0016512E" w:rsidRDefault="0016512E" w:rsidP="0016512E">
      <w:pPr>
        <w:pStyle w:val="Rubrics0"/>
      </w:pPr>
      <w:r>
        <w:t>The priest, holding the cross with three lit tapers in his right hand, chants the following:</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PRIEST:</w:t>
      </w:r>
    </w:p>
    <w:p w:rsidR="0016512E" w:rsidRDefault="0016512E" w:rsidP="0016512E">
      <w:pPr>
        <w:pStyle w:val="Body"/>
      </w:pPr>
      <w:commentRangeStart w:id="67"/>
      <w:r>
        <w:t>God</w:t>
      </w:r>
      <w:commentRangeEnd w:id="67"/>
      <w:r w:rsidR="008E406C">
        <w:rPr>
          <w:rStyle w:val="CommentReference"/>
          <w:lang w:val="en-CA"/>
        </w:rPr>
        <w:commentReference w:id="67"/>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Hear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16512E" w:rsidP="0016512E">
      <w:pPr>
        <w:pStyle w:val="Priest"/>
      </w:pPr>
      <w:r>
        <w:t>CONGREGATION:</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 xml:space="preserve">Amen. Lord have mercy. Lord </w:t>
            </w:r>
            <w:r>
              <w:lastRenderedPageBreak/>
              <w:t>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lastRenderedPageBreak/>
              <w:t>Amen. Kyrié eleison.</w:t>
            </w:r>
            <w:r>
              <w:t xml:space="preserve"> </w:t>
            </w:r>
            <w:r w:rsidRPr="000970D4">
              <w:t>Kyrié eleison.</w:t>
            </w:r>
            <w:r>
              <w:t xml:space="preserve"> </w:t>
            </w:r>
            <w:r w:rsidRPr="000970D4">
              <w:lastRenderedPageBreak/>
              <w:t>Kyrié eleison.</w:t>
            </w:r>
          </w:p>
        </w:tc>
      </w:tr>
    </w:tbl>
    <w:p w:rsidR="0016512E" w:rsidRDefault="0016512E" w:rsidP="0016512E">
      <w:pPr>
        <w:pStyle w:val="Body"/>
      </w:pPr>
    </w:p>
    <w:p w:rsidR="00463A2B" w:rsidRDefault="00463A2B" w:rsidP="00463A2B">
      <w:pPr>
        <w:pStyle w:val="Rubric"/>
      </w:pPr>
      <w:r>
        <w:t>Though a relatively recent addition, it is now common for the people to sing a Veneration for the saint(s) of the day at this point.</w:t>
      </w:r>
    </w:p>
    <w:p w:rsidR="0016512E" w:rsidRDefault="0016512E" w:rsidP="00463A2B">
      <w:pPr>
        <w:pStyle w:val="Rubric"/>
      </w:pPr>
      <w:r>
        <w:t xml:space="preserve">During the weekdays of Holy Lent and the three days of the Fast of the Ninevites, the curtains of the sanctuary are closed and the prophecies are read. Then the priest says the Litany of Lent (page </w:t>
      </w:r>
      <w:r w:rsidR="00463A2B">
        <w:t>##</w:t>
      </w:r>
      <w:r>
        <w:t>).</w:t>
      </w:r>
    </w:p>
    <w:p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 xml:space="preserve">Epi prosevki </w:t>
            </w:r>
            <w:r w:rsidRPr="000970D4">
              <w:t>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Heading4"/>
      </w:pPr>
      <w:r>
        <w:t>THE PRAYER FOR THE GOSPEL</w:t>
      </w:r>
    </w:p>
    <w:p w:rsidR="0016512E" w:rsidRDefault="0016512E" w:rsidP="0016512E">
      <w:pPr>
        <w:pStyle w:val="Priest"/>
      </w:pPr>
      <w:r>
        <w:t>PRIEST:</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16512E" w:rsidP="0016512E">
      <w:pPr>
        <w:pStyle w:val="Priest"/>
      </w:pPr>
      <w:r>
        <w:t>DEACON:</w:t>
      </w:r>
    </w:p>
    <w:p w:rsidR="0016512E" w:rsidRDefault="0016512E" w:rsidP="0016512E">
      <w:pPr>
        <w:pStyle w:val="Body"/>
      </w:pPr>
      <w:r>
        <w:t>Pray for the Holy Gospel.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rsidRPr="00F50B18">
        <w:t>PRIEST</w:t>
      </w:r>
      <w:r>
        <w:t>:</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w:t>
      </w:r>
      <w:r>
        <w:lastRenderedPageBreak/>
        <w:t xml:space="preserve">adoration, together with </w:t>
      </w:r>
      <w:r w:rsidR="002922F9">
        <w:t>Your</w:t>
      </w:r>
      <w:r>
        <w:t xml:space="preserve"> Good Father and the Holy Spirit, the Giver of Life, Who is of One Essence with </w:t>
      </w:r>
      <w:r w:rsidR="002922F9">
        <w:t>You</w:t>
      </w:r>
      <w:r>
        <w:t>, now, and at all times, and unto the age of all ages. Amen.</w:t>
      </w:r>
    </w:p>
    <w:p w:rsidR="00463A2B" w:rsidRDefault="00463A2B" w:rsidP="00463A2B">
      <w:pPr>
        <w:pStyle w:val="Heading4"/>
      </w:pPr>
      <w:r>
        <w:t>ANOTHER PRAYER FOR THE GOSPEL</w:t>
      </w:r>
    </w:p>
    <w:p w:rsidR="00463A2B" w:rsidRDefault="00463A2B" w:rsidP="00463A2B">
      <w:pPr>
        <w:pStyle w:val="Priest"/>
      </w:pPr>
      <w:r w:rsidRPr="00F50B18">
        <w:t>PRIEST</w:t>
      </w:r>
      <w:r>
        <w:t>:</w:t>
      </w:r>
    </w:p>
    <w:p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rsidR="00463A2B" w:rsidRDefault="00463A2B" w:rsidP="00463A2B">
      <w:pPr>
        <w:pStyle w:val="Priest"/>
      </w:pPr>
      <w:r>
        <w:t>DEACON:</w:t>
      </w:r>
    </w:p>
    <w:p w:rsidR="00463A2B" w:rsidRDefault="00463A2B" w:rsidP="00463A2B">
      <w:pPr>
        <w:pStyle w:val="Body"/>
      </w:pPr>
      <w:r>
        <w:t>Pray for the Holy Gospel.</w:t>
      </w:r>
    </w:p>
    <w:p w:rsidR="00463A2B" w:rsidRDefault="00463A2B" w:rsidP="00463A2B">
      <w:pPr>
        <w:pStyle w:val="Priest"/>
      </w:pPr>
      <w:r>
        <w:t>CONGREGATION:</w:t>
      </w:r>
    </w:p>
    <w:p w:rsidR="00463A2B" w:rsidRDefault="00463A2B" w:rsidP="00463A2B">
      <w:pPr>
        <w:pStyle w:val="Body"/>
      </w:pPr>
      <w:r>
        <w:t>Lord have mercy.</w:t>
      </w:r>
    </w:p>
    <w:p w:rsidR="00463A2B" w:rsidRDefault="00463A2B" w:rsidP="00463A2B">
      <w:pPr>
        <w:pStyle w:val="Priest"/>
      </w:pPr>
      <w:r w:rsidRPr="00F50B18">
        <w:t>PRIEST</w:t>
      </w:r>
      <w:r>
        <w:t>:</w:t>
      </w:r>
    </w:p>
    <w:p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rsidR="0016512E" w:rsidRDefault="0016512E" w:rsidP="0016512E">
      <w:pPr>
        <w:pStyle w:val="Priest"/>
      </w:pPr>
      <w:r>
        <w:t>DEACON:</w:t>
      </w:r>
    </w:p>
    <w:p w:rsidR="0016512E" w:rsidRDefault="0016512E" w:rsidP="0016512E">
      <w:pPr>
        <w:pStyle w:val="Body"/>
      </w:pPr>
      <w:r>
        <w:t>A psalm of David.</w:t>
      </w:r>
    </w:p>
    <w:p w:rsidR="0016512E" w:rsidRDefault="0016512E" w:rsidP="0016512E">
      <w:pPr>
        <w:pStyle w:val="Rubrics0"/>
      </w:pPr>
      <w:r>
        <w:lastRenderedPageBreak/>
        <w:t>The psalm is chanted, concluded by “Alleluia.”</w:t>
      </w:r>
    </w:p>
    <w:p w:rsidR="0016512E" w:rsidRDefault="0016512E" w:rsidP="0016512E">
      <w:pPr>
        <w:pStyle w:val="Priest"/>
      </w:pPr>
      <w:r>
        <w:t>DEACON:</w:t>
      </w:r>
    </w:p>
    <w:p w:rsidR="008807F5" w:rsidRDefault="008807F5" w:rsidP="008807F5">
      <w:pPr>
        <w:pStyle w:val="Rubric"/>
      </w:pPr>
      <w:r>
        <w:t>From the South side of the Sanctuary door, after completing the procession with the presbyter, the deacon says,</w:t>
      </w:r>
    </w:p>
    <w:p w:rsidR="0016512E" w:rsidRDefault="0016512E" w:rsidP="0016512E">
      <w:pPr>
        <w:pStyle w:val="Body"/>
      </w:pPr>
      <w:r>
        <w:t>Stand with the fear of God. Let us hear the Holy Gospel.</w:t>
      </w:r>
    </w:p>
    <w:p w:rsidR="0016512E" w:rsidRDefault="0016512E" w:rsidP="0016512E">
      <w:pPr>
        <w:pStyle w:val="Priest"/>
      </w:pPr>
      <w:r>
        <w:t>PRIEST:</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Priest"/>
      </w:pPr>
      <w:r>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4"/>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16512E" w:rsidP="0016512E">
      <w:pPr>
        <w:pStyle w:val="Priest"/>
      </w:pPr>
      <w:r>
        <w:t>CONGREGATION:</w:t>
      </w:r>
    </w:p>
    <w:p w:rsidR="0016512E" w:rsidRDefault="0016512E" w:rsidP="0016512E">
      <w:pPr>
        <w:pStyle w:val="Body"/>
      </w:pPr>
      <w:r>
        <w:t>Glory to Thee, O Lord.</w:t>
      </w:r>
    </w:p>
    <w:p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rsidR="008807F5" w:rsidRDefault="008807F5" w:rsidP="008807F5">
      <w:pPr>
        <w:pStyle w:val="Rubric"/>
      </w:pPr>
      <w:r>
        <w:t>The sermon is given.</w:t>
      </w:r>
    </w:p>
    <w:p w:rsidR="0016512E" w:rsidRDefault="0016512E" w:rsidP="008807F5">
      <w:pPr>
        <w:pStyle w:val="Rubric"/>
      </w:pPr>
      <w:r>
        <w:t xml:space="preserve">The congregation now sings the Gospel response appropriate to the season, or the following ordinary response: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Pr="004205A2" w:rsidRDefault="0016512E" w:rsidP="002F1229">
            <w:pPr>
              <w:pStyle w:val="BodyNoIndent"/>
            </w:pPr>
            <w:r>
              <w:t>Let us worship our Saviour,/ The Good Lover of mankind,/ For He had compassion on us: He came and saved us.</w:t>
            </w:r>
          </w:p>
        </w:tc>
        <w:tc>
          <w:tcPr>
            <w:tcW w:w="3624" w:type="dxa"/>
          </w:tcPr>
          <w:p w:rsidR="0016512E" w:rsidRPr="004205A2" w:rsidRDefault="0016512E" w:rsidP="002F1229">
            <w:pPr>
              <w:tabs>
                <w:tab w:val="left" w:pos="0"/>
                <w:tab w:val="left" w:pos="361"/>
                <w:tab w:val="left" w:pos="722"/>
                <w:tab w:val="left" w:pos="1083"/>
                <w:tab w:val="left" w:pos="1444"/>
                <w:tab w:val="left" w:pos="1805"/>
                <w:tab w:val="left" w:pos="2166"/>
                <w:tab w:val="left" w:pos="2527"/>
                <w:tab w:val="left" w:pos="2888"/>
                <w:tab w:val="left" w:pos="3249"/>
                <w:tab w:val="left" w:pos="3610"/>
                <w:tab w:val="left" w:pos="3971"/>
                <w:tab w:val="left" w:pos="4332"/>
                <w:tab w:val="left" w:pos="4693"/>
                <w:tab w:val="left" w:pos="5054"/>
                <w:tab w:val="left" w:pos="5415"/>
                <w:tab w:val="left" w:pos="5776"/>
                <w:tab w:val="left" w:pos="6137"/>
              </w:tabs>
              <w:rPr>
                <w:rFonts w:cs="@MingLiU"/>
              </w:rPr>
            </w:pPr>
            <w:commentRangeStart w:id="68"/>
            <w:r>
              <w:rPr>
                <w:rFonts w:cs="@MingLiU"/>
              </w:rPr>
              <w:t>Mar</w:t>
            </w:r>
            <w:commentRangeEnd w:id="68"/>
            <w:r w:rsidR="002922F9">
              <w:rPr>
                <w:rStyle w:val="CommentReference"/>
              </w:rPr>
              <w:commentReference w:id="68"/>
            </w:r>
            <w:r>
              <w:rPr>
                <w:rFonts w:cs="@MingLiU"/>
              </w:rPr>
              <w:t>-en oo-osht em pen Sotir: pi Mai-romi en Aghathos: je Enthof af shenheet kharon: Af ee owoh af soti emmon.</w:t>
            </w:r>
          </w:p>
        </w:tc>
      </w:tr>
      <w:tr w:rsidR="0016512E" w:rsidTr="002F1229">
        <w:tc>
          <w:tcPr>
            <w:tcW w:w="3623" w:type="dxa"/>
          </w:tcPr>
          <w:p w:rsidR="0016512E" w:rsidRDefault="0016512E" w:rsidP="002F1229">
            <w:pPr>
              <w:pStyle w:val="BodyNoIndent"/>
            </w:pPr>
            <w:r>
              <w:rPr>
                <w:rFonts w:cs="@MingLiU"/>
              </w:rPr>
              <w:t>Blessed be…</w:t>
            </w:r>
          </w:p>
        </w:tc>
        <w:tc>
          <w:tcPr>
            <w:tcW w:w="3624" w:type="dxa"/>
          </w:tcPr>
          <w:p w:rsidR="0016512E" w:rsidRDefault="0016512E" w:rsidP="002F1229">
            <w:pPr>
              <w:pStyle w:val="BodyNoIndent"/>
            </w:pPr>
            <w:r>
              <w:t>Je Ef-esmaro-oot…</w:t>
            </w:r>
          </w:p>
        </w:tc>
      </w:tr>
    </w:tbl>
    <w:p w:rsidR="0016512E" w:rsidRDefault="0016512E" w:rsidP="0016512E">
      <w:pPr>
        <w:pStyle w:val="Heading4"/>
      </w:pPr>
      <w:r>
        <w:lastRenderedPageBreak/>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Epi prosevki 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Priest"/>
      </w:pPr>
      <w:r>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16512E"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rsidR="0016512E" w:rsidRDefault="0016512E" w:rsidP="0016512E">
      <w:pPr>
        <w:pStyle w:val="Priest"/>
      </w:pPr>
      <w:r>
        <w:t xml:space="preserve"> DEACON:</w:t>
      </w:r>
    </w:p>
    <w:p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16512E"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16512E" w:rsidP="0016512E">
      <w:pPr>
        <w:pStyle w:val="Priest"/>
      </w:pPr>
      <w:r>
        <w:lastRenderedPageBreak/>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16512E" w:rsidP="0016512E">
      <w:pPr>
        <w:pStyle w:val="Priest"/>
      </w:pPr>
      <w:r>
        <w:t>PRIEST:</w:t>
      </w:r>
    </w:p>
    <w:p w:rsidR="0016512E" w:rsidRDefault="0016512E" w:rsidP="0016512E">
      <w:pPr>
        <w:pStyle w:val="Body"/>
      </w:pPr>
      <w:r>
        <w:t>Graciously, accord, O Lord: the waters of the river this year, bless them.</w:t>
      </w:r>
    </w:p>
    <w:p w:rsidR="0016512E" w:rsidRDefault="0016512E"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10th of Paopi (20th/21st of October) to the 10th of Tobi (18th/19th of January), the following prayer is said instead:</w:t>
      </w:r>
    </w:p>
    <w:p w:rsidR="0016512E" w:rsidRDefault="0016512E" w:rsidP="0016512E">
      <w:pPr>
        <w:pStyle w:val="Priest"/>
      </w:pPr>
      <w:r>
        <w:t>PRIEST:</w:t>
      </w:r>
    </w:p>
    <w:p w:rsidR="0016512E" w:rsidRDefault="0016512E" w:rsidP="0016512E">
      <w:pPr>
        <w:pStyle w:val="Body"/>
      </w:pPr>
      <w:r>
        <w:t>Graciously, accord, O Lord: the seeds, the herbs and the plants of the field this year, bless them.</w:t>
      </w:r>
    </w:p>
    <w:p w:rsidR="0016512E" w:rsidRDefault="0016512E"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16512E" w:rsidP="0016512E">
      <w:pPr>
        <w:pStyle w:val="Priest"/>
      </w:pPr>
      <w:r>
        <w:t>PRIEST:</w:t>
      </w:r>
    </w:p>
    <w:p w:rsidR="0016512E" w:rsidRDefault="0016512E" w:rsidP="0016512E">
      <w:pPr>
        <w:pStyle w:val="Body"/>
      </w:pPr>
      <w:r>
        <w:t>Graciously, accord, O Lord: the air of heaven and the fruits of the earth this year, bless them.</w:t>
      </w:r>
    </w:p>
    <w:p w:rsidR="0016512E" w:rsidRDefault="0016512E" w:rsidP="0016512E">
      <w:pPr>
        <w:pStyle w:val="Priest"/>
      </w:pPr>
      <w:r>
        <w:lastRenderedPageBreak/>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16512E" w:rsidP="0016512E">
      <w:pPr>
        <w:pStyle w:val="Priest"/>
      </w:pPr>
      <w:r>
        <w:t>CONGREGATION:</w:t>
      </w:r>
    </w:p>
    <w:p w:rsidR="0016512E" w:rsidRDefault="0016512E" w:rsidP="0016512E">
      <w:pPr>
        <w:pStyle w:val="Body"/>
      </w:pPr>
      <w:r>
        <w:t xml:space="preserve">Lord have mercy. </w:t>
      </w:r>
    </w:p>
    <w:p w:rsidR="0016512E" w:rsidRDefault="0016512E" w:rsidP="0016512E">
      <w:pPr>
        <w:pStyle w:val="Priest"/>
      </w:pPr>
      <w:r>
        <w:t>PRIEST:</w:t>
      </w:r>
    </w:p>
    <w:p w:rsidR="004512C4" w:rsidRDefault="004512C4" w:rsidP="004512C4">
      <w:pPr>
        <w:pStyle w:val="Rubric"/>
      </w:pPr>
      <w:r>
        <w:t>If a bishop is present, he says this,</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16512E" w:rsidP="0016512E">
      <w:pPr>
        <w:pStyle w:val="Priest"/>
      </w:pPr>
      <w:r>
        <w:t>DEACON:</w:t>
      </w:r>
    </w:p>
    <w:p w:rsidR="0016512E" w:rsidRDefault="0016512E" w:rsidP="0016512E">
      <w:pPr>
        <w:pStyle w:val="Body"/>
      </w:pPr>
      <w:r>
        <w:t>Pray for this holy church and for our congregations.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w:t>
      </w:r>
      <w:r>
        <w:lastRenderedPageBreak/>
        <w:t>madness, their wickedness, and their slander which they commit against us. O Lord, bring them all to no avail; disperse their counsel, O God, Who dispersed the counsel of Ahithophel.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4512C4" w:rsidRDefault="004512C4" w:rsidP="004512C4">
      <w:pPr>
        <w:pStyle w:val="Rubric"/>
      </w:pPr>
      <w:r>
        <w:t>He turns to the West and censes the presbyters ,the deacons, and the people three times, saying,</w:t>
      </w:r>
    </w:p>
    <w:p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rsidR="0016512E" w:rsidRDefault="0016512E" w:rsidP="0016512E">
      <w:pPr>
        <w:pStyle w:val="Priest"/>
      </w:pPr>
      <w:r>
        <w:t>CONGREGATION:</w:t>
      </w:r>
    </w:p>
    <w:p w:rsidR="0016512E" w:rsidRDefault="0016512E" w:rsidP="0016512E">
      <w:pPr>
        <w:pStyle w:val="Body"/>
      </w:pPr>
      <w:r>
        <w:t>Our Father…</w:t>
      </w:r>
    </w:p>
    <w:p w:rsidR="0016512E" w:rsidRDefault="0016512E" w:rsidP="0016512E">
      <w:pPr>
        <w:pStyle w:val="Heading4"/>
      </w:pPr>
      <w:r>
        <w:t>THE ABSOLUTIONS</w:t>
      </w:r>
    </w:p>
    <w:p w:rsidR="0016512E" w:rsidRDefault="004512C4" w:rsidP="0016512E">
      <w:pPr>
        <w:pStyle w:val="Rubrics0"/>
      </w:pPr>
      <w:r>
        <w:t>If a bishop is present, he says the absolutions. The presbyter</w:t>
      </w:r>
      <w:r w:rsidR="0016512E">
        <w: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p w:rsidR="0016512E" w:rsidRDefault="0016512E" w:rsidP="0016512E">
      <w:pPr>
        <w:pStyle w:val="Priest"/>
        <w:sectPr w:rsidR="0016512E" w:rsidSect="001C41A6">
          <w:headerReference w:type="default" r:id="rId15"/>
          <w:type w:val="continuous"/>
          <w:pgSz w:w="11880" w:h="15480"/>
          <w:pgMar w:top="1080" w:right="1440" w:bottom="1440" w:left="1080" w:header="720" w:footer="720" w:gutter="504"/>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Priest"/>
            </w:pPr>
            <w:r>
              <w:lastRenderedPageBreak/>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16512E" w:rsidP="002F1229">
            <w:pPr>
              <w:pStyle w:val="Body"/>
            </w:pPr>
            <w:r>
              <w:t xml:space="preserve">Tas </w:t>
            </w:r>
            <w:r w:rsidRPr="00246E71">
              <w:t>kefalas</w:t>
            </w:r>
            <w:r>
              <w:t xml:space="preserve"> ymon to Kyrio eklinat</w:t>
            </w:r>
            <w:r>
              <w:rPr>
                <w:rFonts w:hint="eastAsia"/>
              </w:rPr>
              <w:t>é</w:t>
            </w:r>
            <w:r>
              <w:t>.</w:t>
            </w:r>
          </w:p>
        </w:tc>
      </w:tr>
      <w:tr w:rsidR="0016512E" w:rsidTr="002F1229">
        <w:tc>
          <w:tcPr>
            <w:tcW w:w="3623" w:type="dxa"/>
          </w:tcPr>
          <w:p w:rsidR="0016512E" w:rsidRDefault="0016512E" w:rsidP="002F1229">
            <w:pPr>
              <w:pStyle w:val="Priest"/>
            </w:pPr>
            <w:r>
              <w:t>CONGREGATION: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rPr>
                <w:rFonts w:cs="@MingLiU"/>
              </w:rPr>
              <w:t>Before Thee, O Lord.</w:t>
            </w:r>
          </w:p>
        </w:tc>
        <w:tc>
          <w:tcPr>
            <w:tcW w:w="3624" w:type="dxa"/>
          </w:tcPr>
          <w:p w:rsidR="0016512E" w:rsidRDefault="0016512E" w:rsidP="002F1229">
            <w:pPr>
              <w:pStyle w:val="Body"/>
            </w:pPr>
            <w:r>
              <w:rPr>
                <w:rFonts w:cs="@MingLiU"/>
              </w:rPr>
              <w:t>Enopion Soo Kyri</w:t>
            </w:r>
            <w:r>
              <w:rPr>
                <w:rFonts w:cs="@MingLiU" w:hint="eastAsia"/>
              </w:rPr>
              <w:t>é</w:t>
            </w:r>
            <w:r>
              <w:rPr>
                <w:rFonts w:cs="@MingLiU"/>
              </w:rPr>
              <w:t>.</w:t>
            </w:r>
          </w:p>
        </w:tc>
      </w:tr>
    </w:tbl>
    <w:p w:rsidR="0016512E" w:rsidRDefault="0016512E" w:rsidP="0016512E">
      <w:pPr>
        <w:pStyle w:val="Rubrics0"/>
      </w:pPr>
      <w:r>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16512E" w:rsidP="002F1229">
            <w:pPr>
              <w:pStyle w:val="Body"/>
            </w:pPr>
            <w:r>
              <w:t>Proskhomen Th</w:t>
            </w:r>
            <w:r>
              <w:rPr>
                <w:rFonts w:hint="eastAsia"/>
              </w:rPr>
              <w:t>é</w:t>
            </w:r>
            <w:r>
              <w:noBreakHyphen/>
              <w:t>o meta fovoo. (Amen.)</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rsidRPr="00246E71">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16512E" w:rsidP="002F1229">
            <w:pPr>
              <w:pStyle w:val="Body"/>
            </w:pPr>
            <w:r>
              <w:t xml:space="preserve">Ke to pnevmati </w:t>
            </w:r>
            <w:r w:rsidRPr="00246E71">
              <w:t>soo</w:t>
            </w:r>
            <w:r>
              <w:t>.</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hrough Thine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lastRenderedPageBreak/>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16512E" w:rsidP="0016512E">
      <w:pPr>
        <w:pStyle w:val="Priest"/>
      </w:pPr>
      <w:r>
        <w:t>CONGREGATION:</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16512E" w:rsidP="0016512E">
      <w:pPr>
        <w:pStyle w:val="Priest"/>
      </w:pPr>
      <w:r>
        <w:t>PRIEST:</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commentRangeStart w:id="69"/>
      <w:r>
        <w:t>Mother of God</w:t>
      </w:r>
      <w:commentRangeEnd w:id="69"/>
      <w:r w:rsidR="00050534">
        <w:rPr>
          <w:rStyle w:val="CommentReference"/>
          <w:lang w:val="en-CA"/>
        </w:rPr>
        <w:commentReference w:id="69"/>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w:t>
      </w:r>
      <w:r>
        <w:lastRenderedPageBreak/>
        <w:t xml:space="preserve">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16512E" w:rsidP="0016512E">
      <w:pPr>
        <w:pStyle w:val="Priest"/>
      </w:pPr>
      <w:r>
        <w:t>CONGREGATION:</w:t>
      </w:r>
    </w:p>
    <w:p w:rsidR="0016512E" w:rsidRDefault="0016512E" w:rsidP="0016512E">
      <w:pPr>
        <w:pStyle w:val="Body"/>
      </w:pPr>
      <w:r>
        <w:t>Amen. So be it.</w:t>
      </w:r>
    </w:p>
    <w:p w:rsidR="0016512E" w:rsidRDefault="0016512E" w:rsidP="0016512E">
      <w:pPr>
        <w:pStyle w:val="Priest"/>
      </w:pPr>
      <w:r>
        <w:t>PRIEST:</w:t>
      </w:r>
    </w:p>
    <w:p w:rsidR="0016512E" w:rsidRDefault="0016512E" w:rsidP="0016512E">
      <w:pPr>
        <w:pStyle w:val="Body"/>
      </w:pPr>
      <w:r>
        <w:t>Go in peace. The Lord be with you all.</w:t>
      </w:r>
    </w:p>
    <w:p w:rsidR="004512C4" w:rsidRDefault="004512C4" w:rsidP="004512C4">
      <w:pPr>
        <w:pStyle w:val="Rubric"/>
      </w:pPr>
      <w:r>
        <w:t>Or else,</w:t>
      </w:r>
    </w:p>
    <w:p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rsidR="004512C4" w:rsidRDefault="004512C4" w:rsidP="004512C4">
      <w:pPr>
        <w:pStyle w:val="Priest"/>
      </w:pPr>
      <w:r>
        <w:t>CONGREGATION:</w:t>
      </w:r>
    </w:p>
    <w:p w:rsidR="0016512E" w:rsidRPr="0016512E" w:rsidRDefault="004512C4" w:rsidP="004512C4">
      <w:pPr>
        <w:pStyle w:val="Body"/>
      </w:pPr>
      <w:r>
        <w:t>And with your spirit.</w:t>
      </w: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70" w:name="_Toc410196175"/>
      <w:bookmarkStart w:id="71" w:name="_Toc410196407"/>
      <w:bookmarkStart w:id="72" w:name="_Toc410196909"/>
      <w:bookmarkStart w:id="73" w:name="_Toc431466275"/>
      <w:r>
        <w:lastRenderedPageBreak/>
        <w:t>After Supper: Retiring</w:t>
      </w:r>
      <w:r>
        <w:rPr>
          <w:rStyle w:val="FootnoteReference"/>
        </w:rPr>
        <w:footnoteReference w:id="3"/>
      </w:r>
      <w:r>
        <w:t xml:space="preserve"> (the Twelfth Hour)</w:t>
      </w:r>
      <w:bookmarkEnd w:id="70"/>
      <w:bookmarkEnd w:id="71"/>
      <w:bookmarkEnd w:id="72"/>
      <w:bookmarkEnd w:id="73"/>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4" w:name="_Toc410196176"/>
      <w:bookmarkStart w:id="75" w:name="_Toc410196408"/>
      <w:bookmarkStart w:id="76" w:name="_Toc410196910"/>
      <w:r>
        <w:t>The Psalms of the Twelfth Hour</w:t>
      </w:r>
      <w:bookmarkEnd w:id="74"/>
      <w:bookmarkEnd w:id="75"/>
      <w:bookmarkEnd w:id="76"/>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AC19C5" w:rsidRDefault="00AC19C5" w:rsidP="00AC19C5">
      <w:pPr>
        <w:pStyle w:val="Rubric"/>
        <w:rPr>
          <w:lang w:val="en-US"/>
        </w:rPr>
      </w:pPr>
      <w:r>
        <w:rPr>
          <w:lang w:val="en-US"/>
        </w:rPr>
        <w:t>Then shall be said,</w:t>
      </w:r>
    </w:p>
    <w:p w:rsidR="000D0A3F" w:rsidRDefault="00AC19C5" w:rsidP="00BD252D">
      <w:pPr>
        <w:pStyle w:val="Prose"/>
      </w:pPr>
      <w:r>
        <w:t>The hymn of the blessed Sleep: I offer to Christ, my King and my God: I will hope in Him that He may forgive me my sins.</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1B4E41">
        <w:rPr>
          <w:rFonts w:cstheme="minorBidi"/>
          <w:noProof/>
        </w:rPr>
        <w:t>466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1B4E41">
        <w:rPr>
          <w:rFonts w:cstheme="minorBidi"/>
          <w:noProof/>
        </w:rPr>
        <w:t>467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1B4E41">
        <w:rPr>
          <w:rFonts w:cstheme="minorBidi"/>
          <w:noProof/>
        </w:rPr>
        <w:t>468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1B4E41">
        <w:rPr>
          <w:rFonts w:cstheme="minorBidi"/>
          <w:noProof/>
        </w:rPr>
        <w:t>469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1B4E41">
        <w:rPr>
          <w:rFonts w:cstheme="minorBidi"/>
          <w:noProof/>
        </w:rPr>
        <w:t>470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1B4E41">
        <w:rPr>
          <w:rFonts w:cstheme="minorBidi"/>
          <w:noProof/>
        </w:rPr>
        <w:t>474</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1B4E41">
        <w:t>Psalm</w:t>
      </w:r>
      <w:r w:rsidR="001B4E41" w:rsidRPr="00AB1781">
        <w:t xml:space="preserve"> 137</w:t>
      </w:r>
      <w:r w:rsidR="001B4E41">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1B4E41">
        <w:rPr>
          <w:rFonts w:cstheme="minorBidi"/>
          <w:noProof/>
        </w:rPr>
        <w:t>475</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1B4E41">
        <w:rPr>
          <w:rFonts w:cstheme="minorBidi"/>
          <w:noProof/>
        </w:rPr>
        <w:t>479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1B4E41">
        <w:t>Psalm</w:t>
      </w:r>
      <w:r w:rsidR="001B4E41" w:rsidRPr="00AB1781">
        <w:t xml:space="preserve"> 141</w:t>
      </w:r>
      <w:r w:rsidR="001B4E41">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1B4E41">
        <w:rPr>
          <w:rFonts w:cstheme="minorBidi"/>
          <w:noProof/>
        </w:rPr>
        <w:t>480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1B4E41">
        <w:rPr>
          <w:rFonts w:cstheme="minorBidi"/>
          <w:noProof/>
        </w:rPr>
        <w:t>486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1B4E41">
        <w:t>Psalm</w:t>
      </w:r>
      <w:r w:rsidR="001B4E41" w:rsidRPr="00AB1781">
        <w:t xml:space="preserve"> 146</w:t>
      </w:r>
      <w:r w:rsidR="001B4E41">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1B4E41">
        <w:rPr>
          <w:rFonts w:cstheme="minorBidi"/>
          <w:noProof/>
        </w:rPr>
        <w:t>487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1B4E41">
        <w:t>Psalm</w:t>
      </w:r>
      <w:r w:rsidR="001B4E41" w:rsidRPr="00AB1781">
        <w:t xml:space="preserve"> 147</w:t>
      </w:r>
      <w:r w:rsidR="001B4E41">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1B4E41">
        <w:rPr>
          <w:rFonts w:cstheme="minorBidi"/>
          <w:noProof/>
        </w:rPr>
        <w:t>488</w:t>
      </w:r>
      <w:r w:rsidR="004A323C" w:rsidRPr="00AC19C5">
        <w:rPr>
          <w:rFonts w:cstheme="minorBidi"/>
        </w:rPr>
        <w:fldChar w:fldCharType="end"/>
      </w:r>
    </w:p>
    <w:p w:rsidR="00BD252D" w:rsidRPr="001A4291" w:rsidRDefault="00BD252D" w:rsidP="00BD252D">
      <w:pPr>
        <w:pStyle w:val="Heading5"/>
        <w:rPr>
          <w:lang w:val="en-GB"/>
        </w:rPr>
      </w:pPr>
      <w:bookmarkStart w:id="77" w:name="_Toc410196177"/>
      <w:bookmarkStart w:id="78" w:name="_Toc410196409"/>
      <w:bookmarkStart w:id="79" w:name="_Toc410196911"/>
      <w:r>
        <w:rPr>
          <w:lang w:val="en-GB"/>
        </w:rPr>
        <w:t>The Gospel from Saint Luke</w:t>
      </w:r>
      <w:r w:rsidRPr="001A4291">
        <w:rPr>
          <w:lang w:val="en-GB"/>
        </w:rPr>
        <w:t xml:space="preserve"> 2:25</w:t>
      </w:r>
      <w:r w:rsidRPr="001A4291">
        <w:rPr>
          <w:lang w:val="en-GB"/>
        </w:rPr>
        <w:noBreakHyphen/>
        <w:t>32</w:t>
      </w:r>
    </w:p>
    <w:p w:rsidR="00BD252D" w:rsidRPr="001A4291" w:rsidRDefault="00BD252D" w:rsidP="00BD252D">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BD252D" w:rsidRDefault="00BD252D" w:rsidP="00BD252D">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eyes have seen </w:t>
      </w:r>
      <w:r w:rsidR="00E570CB">
        <w:t>Your</w:t>
      </w:r>
      <w:r w:rsidRPr="001A4291">
        <w:t xml:space="preserve"> sal</w:t>
      </w:r>
      <w:r w:rsidRPr="001A4291">
        <w:softHyphen/>
        <w:t xml:space="preserve">vation, Which </w:t>
      </w:r>
      <w:r w:rsidR="001040C8">
        <w:t>You</w:t>
      </w:r>
      <w:r w:rsidRPr="001A4291">
        <w:t xml:space="preserve"> </w:t>
      </w:r>
      <w:r w:rsidR="00556387">
        <w:t>have</w:t>
      </w:r>
      <w:r w:rsidRPr="001A4291">
        <w:t xml:space="preserve"> prepared before the face of all the peoples; a light for a revelation to the nations, and the glory of </w:t>
      </w:r>
      <w:r w:rsidR="00E570CB">
        <w:t>Your</w:t>
      </w:r>
      <w:r w:rsidRPr="001A4291">
        <w:t xml:space="preserve"> people Israel.  </w:t>
      </w:r>
      <w:r w:rsidRPr="001A4291">
        <w:rPr>
          <w:i/>
          <w:iCs/>
        </w:rPr>
        <w:t>Glory be to God forever.</w:t>
      </w:r>
    </w:p>
    <w:p w:rsidR="004D6AF7" w:rsidRDefault="004D6AF7" w:rsidP="004D6AF7">
      <w:pPr>
        <w:pStyle w:val="Rubric"/>
      </w:pPr>
      <w:r>
        <w:t>An earlier rite gives this alternative Gospel According to Saint Matthew 24:45-51</w:t>
      </w:r>
    </w:p>
    <w:p w:rsidR="004D6AF7" w:rsidRDefault="00556387" w:rsidP="004D6AF7">
      <w:pPr>
        <w:pStyle w:val="Prose"/>
        <w:rPr>
          <w:i/>
        </w:rPr>
      </w:pPr>
      <w:r>
        <w:t>W</w:t>
      </w:r>
      <w:r w:rsidR="004D6AF7">
        <w:t xml:space="preserve">ho, then, is the </w:t>
      </w:r>
      <w:r>
        <w:t>faithful</w:t>
      </w:r>
      <w:r w:rsidR="004D6AF7">
        <w:t xml:space="preserve"> and wise servant, whom his lord will set over his servants, to give them their food in the time of giving it? Blessed is that servant, if his lord should come and find him doing thus. Amen, I say to you, that he shall set him over all which he possess. But if that evil servant should say in his heart: My lrod will delay to come, and he will begin to beat his fellow servants, and to eat and to drink with those who are drunken: the lord of that servant will come in a day which he does not expect, and in an hour which he does not know, and he shall cut him in sunder, and he shall set his portion with the hypocrites, the place in which will be weeping and gnashing of teeth. </w:t>
      </w:r>
      <w:r w:rsidR="004D6AF7">
        <w:rPr>
          <w:i/>
        </w:rPr>
        <w:t>Glory be to God forever.</w:t>
      </w:r>
    </w:p>
    <w:p w:rsidR="004D6AF7" w:rsidRDefault="004D6AF7" w:rsidP="004D6AF7">
      <w:pPr>
        <w:pStyle w:val="Rubric"/>
      </w:pPr>
      <w:r>
        <w:t>An earlier rite gives this additional Gospel According to Saint Luke 21:34-38</w:t>
      </w:r>
    </w:p>
    <w:p w:rsidR="004D6AF7" w:rsidRDefault="004D6AF7" w:rsidP="004D6AF7">
      <w:pPr>
        <w:pStyle w:val="Prose"/>
      </w:pPr>
      <w:r>
        <w:t>Give heed to yourselves, lest your hearts be heavy in dissipation and drunkenness and the cares of life, and suddenly that day come upon you as a snare: for it shall come upon every one who sits on the face of the earth. Watch, therefore, at all times, praying that you may be able to escape all these things which will happen, and stand before the  Son of Man. And He was spending the days teaching in the Temple; and the night He was coming forth, resting Himself on the mountain which is called "of Olives" And all the people were coming early to Him in the Temple to hear Him.</w:t>
      </w:r>
    </w:p>
    <w:p w:rsidR="004D6AF7" w:rsidRDefault="004D6AF7" w:rsidP="004D6AF7">
      <w:pPr>
        <w:pStyle w:val="Rubric"/>
      </w:pPr>
      <w:r>
        <w:t>An earlier rite gives this additional Prophecy from Isaiah 8:8-9:6</w:t>
      </w:r>
    </w:p>
    <w:p w:rsidR="004D6AF7" w:rsidRPr="004D6AF7" w:rsidRDefault="004D6AF7" w:rsidP="004D6AF7">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w:t>
      </w:r>
      <w:r>
        <w:lastRenderedPageBreak/>
        <w:t xml:space="preserve">counsel will not be able to stand, for God is with us; all your words will be brought to nought at once, for God is with us. And the fear of you </w:t>
      </w:r>
      <w:r w:rsidR="00556387">
        <w:t>we will not fear, neither will w</w:t>
      </w:r>
      <w:r>
        <w:t xml:space="preserve">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bers God, nor do they who are in Amenti give thanks.  But rise up from the sleep of negligence and entreat the Saviour in repentance, saying, "O God, have mercy on me and save me!"</w:t>
      </w:r>
    </w:p>
    <w:p w:rsidR="00BD252D" w:rsidRPr="001A4291" w:rsidRDefault="00BD252D" w:rsidP="00BD252D">
      <w:r w:rsidRPr="001A4291">
        <w:rPr>
          <w:b/>
          <w:bCs/>
          <w:i/>
          <w:iCs/>
        </w:rPr>
        <w:t>Doxa Patri ke Eio ke Agio Pnevmati.</w:t>
      </w:r>
      <w:r w:rsidRPr="001A4291">
        <w:t xml:space="preserve"> (Glory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BD252D" w:rsidRPr="001A4291" w:rsidRDefault="00BD252D" w:rsidP="00BD252D">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BD252D" w:rsidRDefault="00BD252D" w:rsidP="00BD252D">
      <w:pPr>
        <w:pStyle w:val="Prose"/>
      </w:pPr>
      <w:r w:rsidRPr="001A4291">
        <w:t>O undefiled Virgin, help me, I, who am your servant.  And keep away from me the waves of vile thoughts.  And raise my sickly soul to watch and pray because it has long lain in heavy sleep.  For you are an able, merciful and helpful mother, the Mother of the Fountain of Life, Jesus Christ my King, my God and my Hope.</w:t>
      </w:r>
    </w:p>
    <w:p w:rsidR="004D6AF7" w:rsidRDefault="004D6AF7" w:rsidP="004D6AF7">
      <w:pPr>
        <w:pStyle w:val="Rubric"/>
      </w:pPr>
      <w:r>
        <w:t>An earlier rite give these alternative Troparia,</w:t>
      </w:r>
    </w:p>
    <w:p w:rsidR="004D6AF7" w:rsidRDefault="004D6AF7" w:rsidP="004D6AF7">
      <w:pPr>
        <w:pStyle w:val="Prose"/>
      </w:pPr>
      <w:r>
        <w:lastRenderedPageBreak/>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4D6AF7" w:rsidRPr="001A4291" w:rsidRDefault="004D6AF7" w:rsidP="004D6AF7">
      <w:r w:rsidRPr="001A4291">
        <w:rPr>
          <w:b/>
          <w:bCs/>
          <w:i/>
          <w:iCs/>
        </w:rPr>
        <w:t>Doxa Patri ke Eio ke Agio Pnevmati.</w:t>
      </w:r>
      <w:r w:rsidRPr="001A4291">
        <w:t xml:space="preserve"> (Glory be to the Father and to the Son and to the Holy Spirit.)</w:t>
      </w:r>
    </w:p>
    <w:p w:rsidR="00757692" w:rsidRDefault="00757692" w:rsidP="00757692">
      <w:pPr>
        <w:pStyle w:val="Prose"/>
      </w:pPr>
      <w:r>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757692" w:rsidRPr="001A4291" w:rsidRDefault="00757692" w:rsidP="0075769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757692" w:rsidRDefault="00757692" w:rsidP="00757692">
      <w:pPr>
        <w:pStyle w:val="Prose"/>
      </w:pPr>
      <w:r>
        <w:t xml:space="preserve">The Bodiless Natures, the Cherubim who are a multitude of eyes and the Seraphim who possess six wings, with unceasing voices exalt </w:t>
      </w:r>
      <w:r w:rsidR="001040C8">
        <w:t>You</w:t>
      </w:r>
      <w:r>
        <w:t xml:space="preserve"> together with the Angels with the hymn of the Thrice-holy before the age. </w:t>
      </w:r>
      <w:r w:rsidR="001040C8">
        <w:t>You</w:t>
      </w:r>
      <w:r>
        <w:t xml:space="preserve">, the beginningless Father and the Son Consubstantial with </w:t>
      </w:r>
      <w:r w:rsidR="001040C8">
        <w:t>You</w:t>
      </w:r>
      <w:r>
        <w:t xml:space="preserve"> and the Holy Spirit, the Life-Giver, an Undivided Trinity, </w:t>
      </w:r>
      <w:r w:rsidR="001040C8">
        <w:t>You</w:t>
      </w:r>
      <w:r>
        <w:t xml:space="preserve"> has been manifested to us from the Holy Virgin through </w:t>
      </w:r>
      <w:r w:rsidR="00E570CB">
        <w:t>Your</w:t>
      </w:r>
      <w:r>
        <w:t xml:space="preserve"> Logos, Christ our Helper. </w:t>
      </w:r>
      <w:r w:rsidR="001040C8">
        <w:t>You</w:t>
      </w:r>
      <w:r>
        <w:t xml:space="preserve"> has called the ascetics and the prophets and the martyrs to an immortality from </w:t>
      </w:r>
      <w:r w:rsidR="001040C8">
        <w:t>You</w:t>
      </w:r>
      <w:r>
        <w:t xml:space="preserve">; and these are gathered together, praying for the pardon of our transgressions, because we all have fled from toils through the deceit of the Enemy. Heal us, that we may sing to </w:t>
      </w:r>
      <w:r w:rsidR="001040C8">
        <w:t>You</w:t>
      </w:r>
      <w:r>
        <w:t xml:space="preserve"> with the angles, saying: Holy, Holy, Holy, Lord of Hosts, the heavens and the earth are fully of </w:t>
      </w:r>
      <w:r w:rsidR="001040C8">
        <w:t>Your</w:t>
      </w:r>
      <w:r>
        <w:t xml:space="preserve"> holy glory.</w:t>
      </w:r>
    </w:p>
    <w:p w:rsidR="00BD252D" w:rsidRPr="00BD252D" w:rsidRDefault="00BD252D" w:rsidP="00BD252D">
      <w:pPr>
        <w:pStyle w:val="Rubric"/>
        <w:rPr>
          <w:rFonts w:cs="Segoe Script"/>
          <w:sz w:val="22"/>
          <w:lang w:val="en-GB"/>
        </w:rPr>
      </w:pPr>
      <w:r w:rsidRPr="001A4291">
        <w:rPr>
          <w:lang w:val="en-GB"/>
        </w:rPr>
        <w:t>Then shall be said,</w:t>
      </w:r>
    </w:p>
    <w:p w:rsidR="00BD252D" w:rsidRPr="001A4291" w:rsidRDefault="00BD252D" w:rsidP="00BD252D">
      <w:pPr>
        <w:pStyle w:val="Prose"/>
      </w:pPr>
      <w:r w:rsidRPr="001A4291">
        <w:t xml:space="preserve">Graciously accord, O Lord, to keep us this night without sin.  Blessed art </w:t>
      </w:r>
      <w:r w:rsidR="001040C8">
        <w:t>You</w:t>
      </w:r>
      <w:r w:rsidRPr="001A4291">
        <w:t xml:space="preserve">, O Lord, God of our fathers, and praised and glorified be </w:t>
      </w:r>
      <w:r w:rsidR="00E570CB">
        <w:t>Your</w:t>
      </w:r>
      <w:r w:rsidRPr="001A4291">
        <w:t xml:space="preserve"> Name forever.  Amen.</w:t>
      </w:r>
    </w:p>
    <w:p w:rsidR="00BD252D" w:rsidRPr="001A4291" w:rsidRDefault="00BD252D" w:rsidP="00BD252D">
      <w:pPr>
        <w:pStyle w:val="Prose"/>
      </w:pPr>
      <w:r w:rsidRPr="001A4291">
        <w:t xml:space="preserve">Let </w:t>
      </w:r>
      <w:r w:rsidR="00E570CB">
        <w:t>Your</w:t>
      </w:r>
      <w:r w:rsidRPr="001A4291">
        <w:t xml:space="preserve"> mercy be upon us, O Lord, even as we have set our hope in </w:t>
      </w:r>
      <w:r w:rsidR="001040C8">
        <w:t>You</w:t>
      </w:r>
      <w:r w:rsidRPr="001A4291">
        <w:t xml:space="preserve">.  For the eyes of everyone wait upon </w:t>
      </w:r>
      <w:r w:rsidR="001040C8">
        <w:t>You</w:t>
      </w:r>
      <w:r w:rsidRPr="001A4291">
        <w:t xml:space="preserve">, for </w:t>
      </w:r>
      <w:r w:rsidR="001040C8">
        <w:t>You</w:t>
      </w:r>
      <w:r w:rsidRPr="001A4291">
        <w:t xml:space="preserve"> </w:t>
      </w:r>
      <w:r w:rsidR="00556387">
        <w:t>give</w:t>
      </w:r>
      <w:r w:rsidRPr="001A4291">
        <w:t xml:space="preserve"> them their food in due season.</w:t>
      </w:r>
    </w:p>
    <w:p w:rsidR="00BD252D" w:rsidRPr="001A4291" w:rsidRDefault="00BD252D" w:rsidP="00BD252D">
      <w:pPr>
        <w:pStyle w:val="Prose"/>
      </w:pPr>
      <w:r w:rsidRPr="001A4291">
        <w:t>Hearken to us, O God, our Redeemer, the hope of all the regions of the earth.</w:t>
      </w:r>
    </w:p>
    <w:p w:rsidR="00BD252D" w:rsidRPr="001A4291" w:rsidRDefault="00BD252D" w:rsidP="00BD252D">
      <w:pPr>
        <w:pStyle w:val="Prose"/>
      </w:pPr>
      <w:r w:rsidRPr="001A4291">
        <w:t xml:space="preserve">Blessed art </w:t>
      </w:r>
      <w:r w:rsidR="001040C8">
        <w:t>You</w:t>
      </w:r>
      <w:r w:rsidRPr="001A4291">
        <w:t xml:space="preserve">, O Lord; teach me </w:t>
      </w:r>
      <w:r w:rsidR="00E570CB">
        <w:t>Your</w:t>
      </w:r>
      <w:r w:rsidRPr="001A4291">
        <w:t xml:space="preserve"> statutes.  Blessed art </w:t>
      </w:r>
      <w:r w:rsidR="001040C8">
        <w:t>You</w:t>
      </w:r>
      <w:r w:rsidRPr="001A4291">
        <w:t xml:space="preserve">, O Lord; make me to understand </w:t>
      </w:r>
      <w:r w:rsidR="00E570CB">
        <w:t>Your</w:t>
      </w:r>
      <w:r w:rsidRPr="001A4291">
        <w:t xml:space="preserve"> command</w:t>
      </w:r>
      <w:r w:rsidRPr="001A4291">
        <w:softHyphen/>
        <w:t xml:space="preserve">ments.  Blessed art </w:t>
      </w:r>
      <w:r w:rsidR="001040C8">
        <w:t>You</w:t>
      </w:r>
      <w:r w:rsidRPr="001A4291">
        <w:t xml:space="preserve">, O Lord; enlighten me with </w:t>
      </w:r>
      <w:r w:rsidR="00E570CB">
        <w:t>Your</w:t>
      </w:r>
      <w:r w:rsidRPr="001A4291">
        <w:t xml:space="preserve"> precepts.</w:t>
      </w:r>
    </w:p>
    <w:p w:rsidR="00BD252D" w:rsidRPr="001A4291" w:rsidRDefault="00E570CB" w:rsidP="00BD252D">
      <w:pPr>
        <w:pStyle w:val="Prose"/>
      </w:pPr>
      <w:r>
        <w:t>Your</w:t>
      </w:r>
      <w:r w:rsidR="00BD252D" w:rsidRPr="001A4291">
        <w:t xml:space="preserve"> mercy, O Lord, endures forever.  O despise not the works of </w:t>
      </w:r>
      <w:r w:rsidR="001040C8">
        <w:t>Your</w:t>
      </w:r>
      <w:r w:rsidR="00BD252D" w:rsidRPr="001A4291">
        <w:t xml:space="preserve"> hands.</w:t>
      </w:r>
    </w:p>
    <w:p w:rsidR="00BD252D" w:rsidRPr="001A4291" w:rsidRDefault="00BD252D" w:rsidP="00BD252D">
      <w:pPr>
        <w:pStyle w:val="Prose"/>
      </w:pPr>
      <w:r w:rsidRPr="001A4291">
        <w:t xml:space="preserve">Lord, </w:t>
      </w:r>
      <w:r w:rsidR="001040C8">
        <w:t>You</w:t>
      </w:r>
      <w:r w:rsidRPr="001A4291">
        <w:t xml:space="preserve"> </w:t>
      </w:r>
      <w:r w:rsidR="00556387">
        <w:t>have</w:t>
      </w:r>
      <w:r w:rsidRPr="001A4291">
        <w:t xml:space="preserve"> been our refuge in all generations.</w:t>
      </w:r>
      <w:r>
        <w:t xml:space="preserve">  </w:t>
      </w:r>
      <w:r w:rsidRPr="001A4291">
        <w:t xml:space="preserve">I said, "Be merciful to me, heal my soul; for I have sinned against </w:t>
      </w:r>
      <w:r w:rsidR="001040C8">
        <w:t>You</w:t>
      </w:r>
      <w:r w:rsidRPr="001A4291">
        <w:t>."</w:t>
      </w:r>
    </w:p>
    <w:p w:rsidR="00BD252D" w:rsidRPr="001A4291" w:rsidRDefault="00BD252D" w:rsidP="00BD252D">
      <w:pPr>
        <w:pStyle w:val="Prose"/>
        <w:rPr>
          <w:rFonts w:cs="@MingLiU"/>
          <w:sz w:val="22"/>
        </w:rPr>
      </w:pPr>
      <w:r w:rsidRPr="001A4291">
        <w:rPr>
          <w:rFonts w:cs="@MingLiU"/>
          <w:sz w:val="22"/>
        </w:rPr>
        <w:t xml:space="preserve">Lord, I have fled unto </w:t>
      </w:r>
      <w:r w:rsidR="001040C8">
        <w:rPr>
          <w:rFonts w:cs="@MingLiU"/>
          <w:sz w:val="22"/>
        </w:rPr>
        <w:t>You</w:t>
      </w:r>
      <w:r w:rsidRPr="001A4291">
        <w:rPr>
          <w:rFonts w:cs="@MingLiU"/>
          <w:sz w:val="22"/>
        </w:rPr>
        <w:t xml:space="preserve">.  Teach me to do </w:t>
      </w:r>
      <w:r w:rsidR="00E570CB">
        <w:rPr>
          <w:rFonts w:cs="@MingLiU"/>
          <w:sz w:val="22"/>
        </w:rPr>
        <w:t>Your</w:t>
      </w:r>
      <w:r w:rsidRPr="001A4291">
        <w:rPr>
          <w:rFonts w:cs="@MingLiU"/>
          <w:sz w:val="22"/>
        </w:rPr>
        <w:t xml:space="preserve"> will, for with </w:t>
      </w:r>
      <w:r w:rsidR="001040C8">
        <w:rPr>
          <w:rFonts w:cs="@MingLiU"/>
          <w:sz w:val="22"/>
        </w:rPr>
        <w:t>You</w:t>
      </w:r>
      <w:r w:rsidRPr="001A4291">
        <w:rPr>
          <w:rFonts w:cs="@MingLiU"/>
          <w:sz w:val="22"/>
        </w:rPr>
        <w:t xml:space="preserve"> is the Fountain of Life.  In </w:t>
      </w:r>
      <w:r w:rsidR="00E570CB">
        <w:rPr>
          <w:rFonts w:cs="@MingLiU"/>
          <w:sz w:val="22"/>
        </w:rPr>
        <w:t>Your</w:t>
      </w:r>
      <w:r w:rsidRPr="001A4291">
        <w:rPr>
          <w:rFonts w:cs="@MingLiU"/>
          <w:sz w:val="22"/>
        </w:rPr>
        <w:t xml:space="preserve"> Light shall we see Light.  O continue </w:t>
      </w:r>
      <w:r w:rsidR="00E570CB">
        <w:rPr>
          <w:rFonts w:cs="@MingLiU"/>
          <w:sz w:val="22"/>
        </w:rPr>
        <w:t>Your</w:t>
      </w:r>
      <w:r w:rsidRPr="001A4291">
        <w:rPr>
          <w:rFonts w:cs="@MingLiU"/>
          <w:sz w:val="22"/>
        </w:rPr>
        <w:t xml:space="preserve"> loving</w:t>
      </w:r>
      <w:r w:rsidRPr="001A4291">
        <w:rPr>
          <w:rFonts w:cs="@MingLiU"/>
          <w:sz w:val="22"/>
        </w:rPr>
        <w:noBreakHyphen/>
        <w:t xml:space="preserve">kindness unto those who know </w:t>
      </w:r>
      <w:r w:rsidR="001040C8">
        <w:rPr>
          <w:rFonts w:cs="@MingLiU"/>
          <w:sz w:val="22"/>
        </w:rPr>
        <w:t>You</w:t>
      </w:r>
      <w:r w:rsidRPr="001A4291">
        <w:rPr>
          <w:rFonts w:cs="@MingLiU"/>
          <w:sz w:val="22"/>
        </w:rPr>
        <w:t xml:space="preserve">, and </w:t>
      </w:r>
      <w:r w:rsidR="00E570CB">
        <w:rPr>
          <w:rFonts w:cs="@MingLiU"/>
          <w:sz w:val="22"/>
        </w:rPr>
        <w:t>Your</w:t>
      </w:r>
      <w:r w:rsidRPr="001A4291">
        <w:rPr>
          <w:rFonts w:cs="@MingLiU"/>
          <w:sz w:val="22"/>
        </w:rPr>
        <w:t xml:space="preserve"> righteousness unto the upright in heart.</w:t>
      </w:r>
    </w:p>
    <w:p w:rsidR="00BD252D" w:rsidRPr="001A4291" w:rsidRDefault="00BD252D" w:rsidP="00BD252D">
      <w:pPr>
        <w:pStyle w:val="Prose"/>
        <w:rPr>
          <w:rFonts w:cs="@MingLiU"/>
          <w:sz w:val="22"/>
        </w:rPr>
      </w:pPr>
      <w:r w:rsidRPr="001A4291">
        <w:rPr>
          <w:rFonts w:cs="@MingLiU"/>
          <w:sz w:val="22"/>
        </w:rPr>
        <w:t xml:space="preserve">To </w:t>
      </w:r>
      <w:r w:rsidR="001040C8">
        <w:rPr>
          <w:rFonts w:cs="@MingLiU"/>
          <w:sz w:val="22"/>
        </w:rPr>
        <w:t>You</w:t>
      </w:r>
      <w:r w:rsidRPr="001A4291">
        <w:rPr>
          <w:rFonts w:cs="@MingLiU"/>
          <w:sz w:val="22"/>
        </w:rPr>
        <w:t xml:space="preserve"> belongs worship, to </w:t>
      </w:r>
      <w:r w:rsidR="001040C8">
        <w:rPr>
          <w:rFonts w:cs="@MingLiU"/>
          <w:sz w:val="22"/>
        </w:rPr>
        <w:t>You</w:t>
      </w:r>
      <w:r w:rsidRPr="001A4291">
        <w:rPr>
          <w:rFonts w:cs="@MingLiU"/>
          <w:sz w:val="22"/>
        </w:rPr>
        <w:t xml:space="preserve"> belongs praise, to </w:t>
      </w:r>
      <w:r w:rsidR="001040C8">
        <w:rPr>
          <w:rFonts w:cs="@MingLiU"/>
          <w:sz w:val="22"/>
        </w:rPr>
        <w:t>You</w:t>
      </w:r>
      <w:r w:rsidRPr="001A4291">
        <w:rPr>
          <w:rFonts w:cs="@MingLiU"/>
          <w:sz w:val="22"/>
        </w:rPr>
        <w:t xml:space="preserve"> belongs glory, O Father, Son and Holy Spirit, now, and forever and ever.  Amen.</w:t>
      </w:r>
    </w:p>
    <w:p w:rsidR="00BD252D" w:rsidRDefault="00BD252D" w:rsidP="00BD252D">
      <w:pPr>
        <w:pStyle w:val="Prose"/>
        <w:rPr>
          <w:rFonts w:cs="@MingLiU"/>
          <w:sz w:val="22"/>
        </w:rPr>
      </w:pPr>
      <w:r w:rsidRPr="001A4291">
        <w:rPr>
          <w:rFonts w:cs="@MingLiU"/>
          <w:sz w:val="22"/>
        </w:rPr>
        <w:lastRenderedPageBreak/>
        <w:t xml:space="preserve">It is a good thing to give thanks unto the Lord, and to sing praises unto </w:t>
      </w:r>
      <w:r w:rsidR="00E570CB">
        <w:rPr>
          <w:rFonts w:cs="@MingLiU"/>
          <w:sz w:val="22"/>
        </w:rPr>
        <w:t>Your</w:t>
      </w:r>
      <w:r w:rsidRPr="001A4291">
        <w:rPr>
          <w:rFonts w:cs="@MingLiU"/>
          <w:sz w:val="22"/>
        </w:rPr>
        <w:t xml:space="preserve"> Name, O Most High; to show forth </w:t>
      </w:r>
      <w:r w:rsidR="00E570CB">
        <w:rPr>
          <w:rFonts w:cs="@MingLiU"/>
          <w:sz w:val="22"/>
        </w:rPr>
        <w:t>Your</w:t>
      </w:r>
      <w:r w:rsidRPr="001A4291">
        <w:rPr>
          <w:rFonts w:cs="@MingLiU"/>
          <w:sz w:val="22"/>
        </w:rPr>
        <w:t xml:space="preserve"> loving</w:t>
      </w:r>
      <w:r w:rsidRPr="001A4291">
        <w:rPr>
          <w:rFonts w:cs="@MingLiU"/>
          <w:sz w:val="22"/>
        </w:rPr>
        <w:noBreakHyphen/>
        <w:t xml:space="preserve">kindness in the morning, and </w:t>
      </w:r>
      <w:r w:rsidR="00E570CB">
        <w:rPr>
          <w:rFonts w:cs="@MingLiU"/>
          <w:sz w:val="22"/>
        </w:rPr>
        <w:t>Your</w:t>
      </w:r>
      <w:r w:rsidRPr="001A4291">
        <w:rPr>
          <w:rFonts w:cs="@MingLiU"/>
          <w:sz w:val="22"/>
        </w:rPr>
        <w:t xml:space="preserve"> faithfulness every night.</w:t>
      </w:r>
    </w:p>
    <w:p w:rsidR="00757692" w:rsidRDefault="00757692" w:rsidP="00757692">
      <w:pPr>
        <w:pStyle w:val="Rubric"/>
      </w:pPr>
      <w:r>
        <w:t>An earlier rite places the Creed here, then has,</w:t>
      </w:r>
    </w:p>
    <w:p w:rsidR="00757692" w:rsidRDefault="00757692" w:rsidP="00757692">
      <w:pPr>
        <w:pStyle w:val="Prose"/>
      </w:pPr>
      <w:r>
        <w:t xml:space="preserve">Holy God-bearer, intercede for us, we sinners. Al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renunciatory fathers, intercede for us, we sinners. Through the power of the saving, incomprehensible Cross, take not away from us </w:t>
      </w:r>
      <w:r w:rsidR="00E570CB">
        <w:t>Your</w:t>
      </w:r>
      <w:r>
        <w:t xml:space="preserve"> mercy.</w:t>
      </w:r>
    </w:p>
    <w:p w:rsidR="00757692" w:rsidRDefault="00757692" w:rsidP="00757692">
      <w:pPr>
        <w:pStyle w:val="Prose"/>
      </w:pPr>
      <w:r>
        <w:t>(Thrice,) Lord, forgive me, I the sinner, and have mercy upon me, for thou art blessed unto the age of all ages. Amen.</w:t>
      </w:r>
    </w:p>
    <w:p w:rsidR="00BD252D" w:rsidRPr="001A4291" w:rsidRDefault="00BD252D" w:rsidP="00BD252D">
      <w:pPr>
        <w:pStyle w:val="Heading5"/>
        <w:rPr>
          <w:rFonts w:cs="@MingLiU"/>
          <w:lang w:val="en-GB"/>
        </w:rPr>
      </w:pPr>
      <w:r w:rsidRPr="001A4291">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Who art in Heaven...</w:t>
      </w:r>
    </w:p>
    <w:p w:rsidR="00BD252D" w:rsidRPr="001A4291" w:rsidRDefault="00BD252D" w:rsidP="00BD252D">
      <w:pPr>
        <w:pStyle w:val="Heading5"/>
        <w:rPr>
          <w:lang w:val="en-GB"/>
        </w:rPr>
      </w:pPr>
      <w:r w:rsidRPr="001A4291">
        <w:rPr>
          <w:lang w:val="en-GB"/>
        </w:rPr>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BD252D" w:rsidP="00BD252D">
      <w:pPr>
        <w:pStyle w:val="Heading5"/>
        <w:rPr>
          <w:lang w:val="en-GB"/>
        </w:rPr>
      </w:pPr>
      <w:r w:rsidRPr="001A4291">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BD252D" w:rsidP="00BD252D">
      <w:pPr>
        <w:pStyle w:val="Heading5"/>
        <w:rPr>
          <w:rFonts w:cs="@MingLiU"/>
          <w:lang w:val="en-GB"/>
        </w:rPr>
      </w:pPr>
      <w:r w:rsidRPr="001A4291">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BD252D" w:rsidRPr="00BD252D" w:rsidRDefault="00BD252D" w:rsidP="00BD252D">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757692" w:rsidRDefault="00757692" w:rsidP="00757692">
      <w:pPr>
        <w:pStyle w:val="Rubric"/>
      </w:pPr>
      <w:r>
        <w:t>An earlier rite adds here</w:t>
      </w:r>
      <w:r w:rsidR="008E2712">
        <w:t xml:space="preserve"> these additional Troparia</w:t>
      </w:r>
      <w:r>
        <w:t>,</w:t>
      </w:r>
    </w:p>
    <w:p w:rsidR="00757692" w:rsidRDefault="001040C8" w:rsidP="00757692">
      <w:pPr>
        <w:pStyle w:val="Prose"/>
      </w:pPr>
      <w:r>
        <w:t>You</w:t>
      </w:r>
      <w:r w:rsidR="00A1257B">
        <w:t>, Lord, it is Who knows</w:t>
      </w:r>
      <w:r w:rsidR="00757692">
        <w:t xml:space="preserve"> the rising up of mine </w:t>
      </w:r>
      <w:r w:rsidR="008E2712">
        <w:t>enemies</w:t>
      </w:r>
      <w:r w:rsidR="00757692">
        <w:t xml:space="preserve">, and the feebleness of my nature </w:t>
      </w:r>
      <w:r>
        <w:t>You</w:t>
      </w:r>
      <w:r w:rsidR="00A1257B">
        <w:t xml:space="preserve"> understands</w:t>
      </w:r>
      <w:r w:rsidR="00757692">
        <w:t xml:space="preserve">, O Creator. Behold, I will commit my spirit into </w:t>
      </w:r>
      <w:r>
        <w:t>Your</w:t>
      </w:r>
      <w:r w:rsidR="00757692">
        <w:t xml:space="preserve"> hands. Overshadow me with the wings of </w:t>
      </w:r>
      <w:r w:rsidR="00E570CB">
        <w:t>Your</w:t>
      </w:r>
      <w:r w:rsidR="00757692">
        <w:t xml:space="preserve"> goodness, in order that I sleep not unto death. Enlighten my eyes to the greatnes</w:t>
      </w:r>
      <w:r w:rsidR="008E2712">
        <w:t xml:space="preserve">s of </w:t>
      </w:r>
      <w:r w:rsidR="00E570CB">
        <w:t>Your</w:t>
      </w:r>
      <w:r w:rsidR="008E2712">
        <w:t xml:space="preserve"> words, raise me up at all</w:t>
      </w:r>
      <w:r w:rsidR="00757692">
        <w:t xml:space="preserve"> times unto glorifying </w:t>
      </w:r>
      <w:r>
        <w:t>You</w:t>
      </w:r>
      <w:r w:rsidR="00757692">
        <w:t xml:space="preserve">, for </w:t>
      </w:r>
      <w:r>
        <w:t>You</w:t>
      </w:r>
      <w:r w:rsidR="00757692">
        <w:t xml:space="preserve"> alone art Good and the Lover of mankind</w:t>
      </w:r>
      <w:r w:rsidR="008E2712">
        <w:t>.</w:t>
      </w:r>
    </w:p>
    <w:p w:rsidR="008E2712" w:rsidRPr="001A4291" w:rsidRDefault="008E2712" w:rsidP="008E2712">
      <w:r w:rsidRPr="001A4291">
        <w:rPr>
          <w:b/>
          <w:bCs/>
          <w:i/>
          <w:iCs/>
        </w:rPr>
        <w:t>Doxa Patri ke Eio ke Agio Pnevmati.</w:t>
      </w:r>
      <w:r w:rsidRPr="001A4291">
        <w:t xml:space="preserve"> (Glory be to the Father and to the Son and to the Holy Spirit.)</w:t>
      </w:r>
    </w:p>
    <w:p w:rsidR="008E2712" w:rsidRDefault="00556387" w:rsidP="00757692">
      <w:pPr>
        <w:pStyle w:val="Prose"/>
      </w:pPr>
      <w:r>
        <w:lastRenderedPageBreak/>
        <w:t>Fearful</w:t>
      </w:r>
      <w:r w:rsidR="008E2712">
        <w:t xml:space="preserve"> is </w:t>
      </w:r>
      <w:r w:rsidR="00E570CB">
        <w:t>Your</w:t>
      </w:r>
      <w:r w:rsidR="008E2712">
        <w:t xml:space="preserve"> judgment-seat, Lord, men are gathered together, and Angels stand, and the books a</w:t>
      </w:r>
      <w:r w:rsidR="00A1257B">
        <w:t>re opened; the works will be re</w:t>
      </w:r>
      <w:r w:rsidR="008E2712">
        <w:t>vealed, and the thoughts will make a defe</w:t>
      </w:r>
      <w:r w:rsidR="00A1257B">
        <w:t>nse. What judgment will be my j</w:t>
      </w:r>
      <w:r w:rsidR="008E2712">
        <w:t>u</w:t>
      </w:r>
      <w:r w:rsidR="00A1257B">
        <w:t>d</w:t>
      </w:r>
      <w:r w:rsidR="008E2712">
        <w:t xml:space="preserve">gment? I, who am bound in sin. Who will quench for me the flame of fire? Who will cause the darkness to e lightened, if </w:t>
      </w:r>
      <w:r w:rsidR="001040C8">
        <w:t>You</w:t>
      </w:r>
      <w:r w:rsidR="008E2712">
        <w:t xml:space="preserve"> have not mercy upon me? For </w:t>
      </w:r>
      <w:r w:rsidR="001040C8">
        <w:t>You</w:t>
      </w:r>
      <w:r w:rsidR="008E2712">
        <w:t xml:space="preserve"> art a Compassionate One towards me.</w:t>
      </w:r>
    </w:p>
    <w:p w:rsidR="008E2712" w:rsidRPr="001A4291" w:rsidRDefault="008E2712" w:rsidP="008E271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8E2712" w:rsidRDefault="008E2712" w:rsidP="00757692">
      <w:pPr>
        <w:pStyle w:val="Prose"/>
      </w:pPr>
      <w:r>
        <w:t>O God-bearer, since we have confidence in thee,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God-bearer, that you deliver us through your prayers, and that you raise us up from the sleep of darkness, to offer glorification through the power of God who took flesh from You.</w:t>
      </w:r>
    </w:p>
    <w:p w:rsidR="008E2712" w:rsidRPr="00757692" w:rsidRDefault="008E2712" w:rsidP="00757692">
      <w:pPr>
        <w:pStyle w:val="Prose"/>
      </w:pP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8E2712" w:rsidRDefault="008E2712" w:rsidP="00BD252D">
      <w:pPr>
        <w:pStyle w:val="Rubric"/>
        <w:rPr>
          <w:lang w:val="en-GB"/>
        </w:rPr>
      </w:pPr>
      <w:r>
        <w:rPr>
          <w:lang w:val="en-GB"/>
        </w:rPr>
        <w:t>An earlier rite adds this additional absolution before the common one,</w:t>
      </w:r>
    </w:p>
    <w:p w:rsidR="008E2712" w:rsidRDefault="008E2712" w:rsidP="008E2712">
      <w:pPr>
        <w:pStyle w:val="Prose"/>
      </w:pPr>
      <w:r>
        <w:t xml:space="preserve">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w:t>
      </w:r>
      <w:r w:rsidR="008C0538">
        <w:t>Graciously accord</w:t>
      </w:r>
      <w:r>
        <w:t xml:space="preserve"> to us the doxology of the whole night, that we may bless </w:t>
      </w:r>
      <w:r w:rsidR="001040C8">
        <w:t>Your</w:t>
      </w:r>
      <w:r>
        <w:t xml:space="preserve"> Holy Name which is full of glory and all beauty, with </w:t>
      </w:r>
      <w:r w:rsidR="00E570CB">
        <w:t>Your</w:t>
      </w:r>
      <w:r>
        <w:t xml:space="preserve"> Good Father and the Holy Spirit, the Life-Giver, now and at all times and to the age of all ages. Amen.</w:t>
      </w:r>
    </w:p>
    <w:p w:rsidR="008E2712" w:rsidRPr="00BD252D" w:rsidRDefault="008E2712" w:rsidP="008E2712">
      <w:pPr>
        <w:pStyle w:val="Rubric"/>
      </w:pPr>
      <w:r>
        <w:t>The absolution,</w:t>
      </w:r>
    </w:p>
    <w:p w:rsidR="00BD252D" w:rsidRPr="001A4291" w:rsidRDefault="00BD252D" w:rsidP="00BD252D">
      <w:pPr>
        <w:pStyle w:val="Prose"/>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 One and as a Lover of mankind.  And grant unto us, O God, a peaceful </w:t>
      </w:r>
      <w:r w:rsidRPr="001A4291">
        <w:lastRenderedPageBreak/>
        <w:t xml:space="preserve">night, and this sleep pure.  And send to us an angel of peace  to keep us from every evil, every calamity and every temptation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Pr="005F5CA1"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964F23" w:rsidRDefault="00964F23" w:rsidP="00964F23">
      <w:pPr>
        <w:pStyle w:val="Heading3"/>
      </w:pPr>
      <w:r>
        <w:t>The Prayer of the Veil</w:t>
      </w:r>
      <w:bookmarkEnd w:id="77"/>
      <w:bookmarkEnd w:id="78"/>
      <w:bookmarkEnd w:id="79"/>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520302" w:rsidRDefault="00520302" w:rsidP="00520302">
      <w:pPr>
        <w:pStyle w:val="Rubric"/>
        <w:rPr>
          <w:lang w:val="en-US"/>
        </w:rPr>
      </w:pPr>
      <w:r>
        <w:rPr>
          <w:lang w:val="en-US"/>
        </w:rPr>
        <w:t>Then shall be said,</w:t>
      </w:r>
    </w:p>
    <w:p w:rsidR="00520302" w:rsidRDefault="00520302" w:rsidP="00520302">
      <w:pPr>
        <w:pStyle w:val="Prose"/>
      </w:pPr>
      <w:r>
        <w:t>The hymn of the blessed Sleep: I offer to Christ, my King and my God: I will hope in Him that He may forgive me my sins.</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1B4E41">
        <w:t>Psalm</w:t>
      </w:r>
      <w:r w:rsidR="001B4E41" w:rsidRPr="00AB1781">
        <w:t xml:space="preserve"> 4</w:t>
      </w:r>
      <w:r w:rsidR="001B4E41">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1B4E41">
        <w:rPr>
          <w:noProof/>
        </w:rPr>
        <w:t>270</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1B4E41">
        <w:rPr>
          <w:noProof/>
        </w:rPr>
        <w:t>273</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1B4E41">
        <w:rPr>
          <w:noProof/>
        </w:rPr>
        <w:t>281</w:t>
      </w:r>
      <w:r w:rsidR="004A323C">
        <w:fldChar w:fldCharType="end"/>
      </w:r>
    </w:p>
    <w:p w:rsidR="00520302" w:rsidRDefault="00C140D7" w:rsidP="00386527">
      <w:pPr>
        <w:pStyle w:val="EngHang"/>
        <w:tabs>
          <w:tab w:val="left" w:leader="dot" w:pos="8280"/>
        </w:tabs>
      </w:pPr>
      <w:r>
        <w:fldChar w:fldCharType="begin"/>
      </w:r>
      <w:r>
        <w:instrText xml:space="preserve"> REF _Ref412025981 \h  \* MERGEFORMAT </w:instrText>
      </w:r>
      <w:r>
        <w:fldChar w:fldCharType="separate"/>
      </w:r>
      <w:r w:rsidR="001B4E41">
        <w:t>Psalm</w:t>
      </w:r>
      <w:r w:rsidR="001B4E41" w:rsidRPr="00AB1781">
        <w:t xml:space="preserve"> 15</w:t>
      </w:r>
      <w:r w:rsidR="001B4E41">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1B4E41">
        <w:rPr>
          <w:noProof/>
        </w:rPr>
        <w:t>283</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1B4E41">
        <w:t>Psalm</w:t>
      </w:r>
      <w:r w:rsidR="001B4E41" w:rsidRPr="00AB1781">
        <w:t xml:space="preserve"> 24</w:t>
      </w:r>
      <w:r w:rsidR="001B4E41">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1B4E41">
        <w:rPr>
          <w:noProof/>
        </w:rPr>
        <w:t>298</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1B4E41">
        <w:t>Psalm</w:t>
      </w:r>
      <w:r w:rsidR="001B4E41" w:rsidRPr="00AB1781">
        <w:t xml:space="preserve"> 26</w:t>
      </w:r>
      <w:r w:rsidR="001B4E41">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1B4E41">
        <w:rPr>
          <w:noProof/>
        </w:rPr>
        <w:t>301</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1B4E41">
        <w:rPr>
          <w:noProof/>
        </w:rPr>
        <w:t>360</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1B4E41">
        <w:rPr>
          <w:noProof/>
        </w:rPr>
        <w:t>367</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1B4E41">
        <w:t>Psalm</w:t>
      </w:r>
      <w:r w:rsidR="001B4E41" w:rsidRPr="00AB1781">
        <w:t xml:space="preserve"> 22</w:t>
      </w:r>
      <w:r w:rsidR="001B4E41">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1B4E41">
        <w:rPr>
          <w:noProof/>
        </w:rPr>
        <w:t>296</w:t>
      </w:r>
      <w:r w:rsidR="004A323C">
        <w:fldChar w:fldCharType="end"/>
      </w:r>
    </w:p>
    <w:p w:rsidR="00520302" w:rsidRDefault="00C140D7" w:rsidP="00386527">
      <w:pPr>
        <w:pStyle w:val="EngHang"/>
        <w:tabs>
          <w:tab w:val="left" w:leader="dot" w:pos="8280"/>
        </w:tabs>
      </w:pPr>
      <w:r>
        <w:fldChar w:fldCharType="begin"/>
      </w:r>
      <w:r>
        <w:instrText xml:space="preserve"> REF _Ref412026124 \h  \* MERGEFORMAT </w:instrText>
      </w:r>
      <w:r>
        <w:fldChar w:fldCharType="separate"/>
      </w:r>
      <w:r w:rsidR="001B4E41">
        <w:t>Psalm</w:t>
      </w:r>
      <w:r w:rsidR="001B4E41" w:rsidRPr="00AB1781">
        <w:t xml:space="preserve"> 29</w:t>
      </w:r>
      <w:r w:rsidR="001B4E41">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1B4E41">
        <w:rPr>
          <w:noProof/>
        </w:rPr>
        <w:t>305</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1B4E41">
        <w:t>Psalm</w:t>
      </w:r>
      <w:r w:rsidR="001B4E41" w:rsidRPr="00AB1781">
        <w:t xml:space="preserve"> 42</w:t>
      </w:r>
      <w:r w:rsidR="001B4E41">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1B4E41">
        <w:rPr>
          <w:noProof/>
        </w:rPr>
        <w:t>328</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lastRenderedPageBreak/>
        <w:fldChar w:fldCharType="begin"/>
      </w:r>
      <w:r>
        <w:instrText xml:space="preserve"> REF _Ref412026190 \h  \* MERGEFORMAT </w:instrText>
      </w:r>
      <w:r>
        <w:fldChar w:fldCharType="separate"/>
      </w:r>
      <w:r w:rsidR="001B4E41">
        <w:t>Psalm</w:t>
      </w:r>
      <w:r w:rsidR="001B4E41" w:rsidRPr="00AB1781">
        <w:t xml:space="preserve"> 56</w:t>
      </w:r>
      <w:r w:rsidR="001B4E41">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1B4E41">
        <w:rPr>
          <w:noProof/>
        </w:rPr>
        <w:t>348</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1B4E41">
        <w:rPr>
          <w:noProof/>
        </w:rPr>
        <w:t>394</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1B4E41">
        <w:rPr>
          <w:noProof/>
        </w:rPr>
        <w:t>403</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1B4E41">
        <w:t>Psalm</w:t>
      </w:r>
      <w:r w:rsidR="001B4E41" w:rsidRPr="00AB1781">
        <w:t xml:space="preserve"> 96</w:t>
      </w:r>
      <w:r w:rsidR="001B4E41">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1B4E41">
        <w:rPr>
          <w:noProof/>
        </w:rPr>
        <w:t>411</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1B4E41">
        <w:t>Psalm</w:t>
      </w:r>
      <w:r w:rsidR="001B4E41" w:rsidRPr="00AB1781">
        <w:t xml:space="preserve"> 109</w:t>
      </w:r>
      <w:r w:rsidR="001B4E41">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1B4E41">
        <w:rPr>
          <w:noProof/>
        </w:rPr>
        <w:t>435</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1B4E41">
        <w:t>Psalm</w:t>
      </w:r>
      <w:r w:rsidR="001B4E41" w:rsidRPr="00AB1781">
        <w:t xml:space="preserve"> 114</w:t>
      </w:r>
      <w:r w:rsidR="001B4E41">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1B4E41">
        <w:rPr>
          <w:noProof/>
        </w:rPr>
        <w:t>441</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1B4E41">
        <w:t>Psalm</w:t>
      </w:r>
      <w:r w:rsidR="001B4E41" w:rsidRPr="00AB1781">
        <w:t xml:space="preserve"> 115</w:t>
      </w:r>
      <w:r w:rsidR="001B4E41">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1B4E41">
        <w:rPr>
          <w:noProof/>
        </w:rPr>
        <w:t>442</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1B4E41">
        <w:rPr>
          <w:noProof/>
        </w:rPr>
        <w:t>466</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1B4E41">
        <w:rPr>
          <w:noProof/>
        </w:rPr>
        <w:t>467</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1B4E41">
        <w:rPr>
          <w:noProof/>
        </w:rPr>
        <w:t>468</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1B4E41">
        <w:rPr>
          <w:noProof/>
        </w:rPr>
        <w:t>469</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1B4E41">
        <w:rPr>
          <w:noProof/>
        </w:rPr>
        <w:t>470</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1B4E41">
        <w:rPr>
          <w:noProof/>
        </w:rPr>
        <w:t>474</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1B4E41">
        <w:rPr>
          <w:noProof/>
        </w:rPr>
        <w:t>479</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1B4E41">
        <w:rPr>
          <w:noProof/>
        </w:rPr>
        <w:t>486</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520302" w:rsidP="00520302">
      <w:pPr>
        <w:pStyle w:val="Heading5"/>
        <w:rPr>
          <w:lang w:val="en-GB"/>
        </w:rPr>
      </w:pPr>
      <w:r>
        <w:rPr>
          <w:lang w:val="en-GB"/>
        </w:rPr>
        <w:t>THE GOSPEL FROM SAINT JOHN</w:t>
      </w:r>
      <w:r w:rsidRPr="001A4291">
        <w:rPr>
          <w:lang w:val="en-GB"/>
        </w:rPr>
        <w:t xml:space="preserve"> 6:16-23</w:t>
      </w:r>
    </w:p>
    <w:p w:rsidR="00520302" w:rsidRPr="00520302" w:rsidRDefault="00520302" w:rsidP="00520302">
      <w:pPr>
        <w:pStyle w:val="Prose"/>
      </w:pPr>
      <w:r>
        <w:rPr>
          <w:rFonts w:cs="@MingLiU"/>
          <w:sz w:val="22"/>
        </w:rPr>
        <w:tab/>
      </w:r>
      <w:r w:rsidRPr="00520302">
        <w:t>But when it was evening, His disciples came down to the sea, and when they had gone up into the ship, they were coming to the opposite shore of the sea to Capernaum. And it was already dusk, and Jesus had not yet come to them. But the sea was rising, (because) a great wind (was) blowing.  So when they were about twenty five or thirty furlongs away, they saw Jesus walking upon the sea, and approaching the ship: and they feared. But he said to them, It is I; fear not.  Then they willingly took him into the ship with them: and immediately the ship came to the shore, to the land to which they were to go.</w:t>
      </w:r>
    </w:p>
    <w:p w:rsidR="00520302" w:rsidRPr="00520302" w:rsidRDefault="00520302" w:rsidP="00520302">
      <w:pPr>
        <w:pStyle w:val="Prose"/>
        <w:rPr>
          <w:i/>
        </w:rPr>
      </w:pPr>
      <w:r w:rsidRPr="00520302">
        <w:tab/>
      </w:r>
      <w:r w:rsidRPr="00520302">
        <w:footnoteReference w:id="5"/>
      </w:r>
      <w:r w:rsidRPr="00520302">
        <w:t xml:space="preserve">But in the morning, the multitude which was standing on the other side of the sea saw that there was not another ship there, except  one, and that Jesus went not into the ship with his disciples, but that his disciples were gone away alone.  Other ships came from Tiberias unto </w:t>
      </w:r>
      <w:r w:rsidRPr="00520302">
        <w:lastRenderedPageBreak/>
        <w:t xml:space="preserve">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520302" w:rsidRPr="001A4291" w:rsidRDefault="001040C8" w:rsidP="00520302">
      <w:pPr>
        <w:pStyle w:val="Prose"/>
      </w:pPr>
      <w:r>
        <w:rPr>
          <w:b/>
          <w:bCs/>
        </w:rPr>
        <w:t>You</w:t>
      </w:r>
      <w:r w:rsidR="00520302" w:rsidRPr="00A763DB">
        <w:rPr>
          <w:b/>
          <w:bCs/>
        </w:rPr>
        <w:t>, O lord</w:t>
      </w:r>
      <w:r w:rsidR="00520302" w:rsidRPr="001A4291">
        <w:t xml:space="preserve"> knowest the awakening of my enemies and the feebleness of my nature </w:t>
      </w:r>
      <w:r>
        <w:t>You</w:t>
      </w:r>
      <w:r w:rsidR="00520302" w:rsidRPr="001A4291">
        <w:t xml:space="preserve"> understandest, O my Creator. Behold, I will commit my spirit into </w:t>
      </w:r>
      <w:r>
        <w:t>Your</w:t>
      </w:r>
      <w:r w:rsidR="00520302" w:rsidRPr="001A4291">
        <w:t xml:space="preserve"> hands. Overshadow me with the wings of </w:t>
      </w:r>
      <w:r w:rsidR="00E570CB">
        <w:t>Your</w:t>
      </w:r>
      <w:r w:rsidR="00520302" w:rsidRPr="001A4291">
        <w:t xml:space="preserve"> goodness, lest I sleep unto death.</w:t>
      </w:r>
    </w:p>
    <w:p w:rsidR="00520302" w:rsidRPr="001A4291" w:rsidRDefault="00520302" w:rsidP="00520302">
      <w:pPr>
        <w:pStyle w:val="Prose"/>
      </w:pPr>
      <w:r w:rsidRPr="001A4291">
        <w:t xml:space="preserve">Enlighten my eyes with the greatness of </w:t>
      </w:r>
      <w:r w:rsidR="00E570CB">
        <w:t>Your</w:t>
      </w:r>
      <w:r w:rsidRPr="001A4291">
        <w:t xml:space="preserve"> words, raise me up at all times unto glorif</w:t>
      </w:r>
      <w:r w:rsidRPr="001A4291">
        <w:t>y</w:t>
      </w:r>
      <w:r w:rsidRPr="001A4291">
        <w:t xml:space="preserve">ing </w:t>
      </w:r>
      <w:r w:rsidR="001040C8">
        <w:t>You</w:t>
      </w:r>
      <w:r w:rsidRPr="001A4291">
        <w:t xml:space="preserve">, for </w:t>
      </w:r>
      <w:r w:rsidR="001040C8">
        <w:t>You</w:t>
      </w:r>
      <w:r w:rsidRPr="001A4291">
        <w:t xml:space="preserve"> alone art good and a lover of mankind.</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ind w:firstLine="361"/>
        <w:rPr>
          <w:rFonts w:cs="@MingLiU"/>
          <w:sz w:val="22"/>
          <w:lang w:val="en-GB"/>
        </w:rPr>
      </w:pPr>
      <w:r w:rsidRPr="001A4291">
        <w:rPr>
          <w:rFonts w:cs="@MingLiU"/>
          <w:b/>
          <w:bCs/>
          <w:i/>
          <w:iCs/>
          <w:sz w:val="22"/>
          <w:lang w:val="en-GB"/>
        </w:rPr>
        <w:t>Doxa Patri ke Eio ke Agio Pnevmati.</w:t>
      </w:r>
      <w:r w:rsidRPr="001A4291">
        <w:rPr>
          <w:rFonts w:cs="@MingLiU"/>
          <w:sz w:val="22"/>
          <w:lang w:val="en-GB"/>
        </w:rPr>
        <w:t xml:space="preserve"> (Glory be to the Father and to the Son and to the Holy Spirit.)</w:t>
      </w:r>
    </w:p>
    <w:p w:rsidR="00520302" w:rsidRPr="001A4291" w:rsidRDefault="00520302" w:rsidP="00520302">
      <w:pPr>
        <w:pStyle w:val="Prose"/>
      </w:pPr>
      <w:r w:rsidRPr="001A4291">
        <w:t xml:space="preserve">Fearful is </w:t>
      </w:r>
      <w:r w:rsidR="00E570CB">
        <w:t>Your</w:t>
      </w:r>
      <w:r w:rsidRPr="001A4291">
        <w:t xml:space="preserve"> judgement seat, O Lord, men are gathered together, the Angels stand, and the books are opened; the works will be revealed, and the thoughts will make a defence. What judgement will be my judgement? I, who am bound in sins. Who will quench away from me the flame of fire? Who shall enlighten my darkness, if </w:t>
      </w:r>
      <w:r w:rsidR="001040C8">
        <w:t>You</w:t>
      </w:r>
      <w:r w:rsidRPr="001A4291">
        <w:t xml:space="preserve"> have not mercy on me, O Lord? For </w:t>
      </w:r>
      <w:r w:rsidR="001040C8">
        <w:t>You</w:t>
      </w:r>
      <w:r w:rsidRPr="001A4291">
        <w:t xml:space="preserve"> art compassionate towards men.</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rPr>
          <w:rFonts w:cs="@MingLiU"/>
          <w:sz w:val="22"/>
          <w:lang w:val="en-GB"/>
        </w:rPr>
      </w:pPr>
      <w:r>
        <w:rPr>
          <w:rFonts w:cs="@MingLiU"/>
          <w:b/>
          <w:bCs/>
          <w:i/>
          <w:iCs/>
          <w:sz w:val="22"/>
          <w:lang w:val="en-GB"/>
        </w:rPr>
        <w:tab/>
      </w:r>
      <w:r w:rsidRPr="001A4291">
        <w:rPr>
          <w:rFonts w:cs="@MingLiU"/>
          <w:b/>
          <w:bCs/>
          <w:i/>
          <w:iCs/>
          <w:sz w:val="22"/>
          <w:lang w:val="en-GB"/>
        </w:rPr>
        <w:t>Ke nin ke a</w:t>
      </w:r>
      <w:r w:rsidRPr="001A4291">
        <w:rPr>
          <w:rFonts w:cs="@MingLiU"/>
          <w:b/>
          <w:bCs/>
          <w:i/>
          <w:iCs/>
          <w:sz w:val="22"/>
          <w:lang w:val="en-GB"/>
        </w:rPr>
        <w:noBreakHyphen/>
        <w:t>ee ke ees toos e</w:t>
      </w:r>
      <w:r w:rsidRPr="001A4291">
        <w:rPr>
          <w:rFonts w:cs="@MingLiU"/>
          <w:b/>
          <w:bCs/>
          <w:i/>
          <w:iCs/>
          <w:sz w:val="22"/>
          <w:lang w:val="en-GB"/>
        </w:rPr>
        <w:noBreakHyphen/>
        <w:t>onas ton e</w:t>
      </w:r>
      <w:r w:rsidRPr="001A4291">
        <w:rPr>
          <w:rFonts w:cs="@MingLiU"/>
          <w:b/>
          <w:bCs/>
          <w:i/>
          <w:iCs/>
          <w:sz w:val="22"/>
          <w:lang w:val="en-GB"/>
        </w:rPr>
        <w:noBreakHyphen/>
        <w:t>onon. Amen.</w:t>
      </w:r>
      <w:r w:rsidRPr="001A4291">
        <w:rPr>
          <w:rFonts w:cs="@MingLiU"/>
          <w:sz w:val="22"/>
          <w:lang w:val="en-GB"/>
        </w:rPr>
        <w:t xml:space="preserve">  (Both now, and always, and unto the ages of ages.  Amen.)</w:t>
      </w:r>
    </w:p>
    <w:p w:rsidR="00520302" w:rsidRPr="00520302" w:rsidRDefault="00520302" w:rsidP="00520302">
      <w:pPr>
        <w:pStyle w:val="Prose"/>
      </w:pPr>
      <w:r>
        <w:tab/>
      </w:r>
      <w:r w:rsidRPr="001A4291">
        <w:t>O Mother of God, since we have confidence in you, we shall not be ashamed, but shall be saved; and, since we have obtained your help and your mediation, O holy, pure and perfect (one), we shall not be afraid, but we shall pursue our enemies and shall scatter them, having obtained the protection of your powerful help in every thing like a shield. And we ask and entreat, crying aloud unto you, O Mother of God, that you may deliver us though your supplications, and that you may raise us up from the sleep in which there is darkness, to offer a doxology through the power of God Who was incarnate of you.</w:t>
      </w:r>
    </w:p>
    <w:p w:rsidR="00520302" w:rsidRPr="00520302" w:rsidRDefault="00520302" w:rsidP="00520302">
      <w:pPr>
        <w:pStyle w:val="Rubric"/>
        <w:rPr>
          <w:lang w:val="en-GB"/>
        </w:rPr>
      </w:pPr>
      <w:r>
        <w:rPr>
          <w:lang w:val="en-GB"/>
        </w:rPr>
        <w:tab/>
      </w: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520302" w:rsidRPr="00520302" w:rsidRDefault="00520302" w:rsidP="00520302">
      <w:pPr>
        <w:pStyle w:val="Prose"/>
      </w:pPr>
      <w:r>
        <w:tab/>
      </w:r>
      <w:r w:rsidRPr="001A4291">
        <w:t xml:space="preserve">Master, Lord, Jesus Christ our God, give us rest in our sleep: a rest for our bodies and purity in our souls. And keep us from the darkness, which is the darkness of sin. Let the movement of the passions be stilled; let the fire of the body be quenched. Bring to naught the uprising of the flesh, and grant to us a watchful mind and humble thoughts, and a conduct full of virtue, a sleeping mat undefiled and a pure bed. And raise us up for the hymn of the night </w:t>
      </w:r>
      <w:r w:rsidRPr="001A4291">
        <w:lastRenderedPageBreak/>
        <w:t xml:space="preserve">and of the morning, being sustained by </w:t>
      </w:r>
      <w:r w:rsidR="00E570CB">
        <w:t>Your</w:t>
      </w:r>
      <w:r w:rsidRPr="001A4291">
        <w:t xml:space="preserve"> commandments and strengthened continually by the remembrance of </w:t>
      </w:r>
      <w:r w:rsidR="00E570CB">
        <w:t>Your</w:t>
      </w:r>
      <w:r w:rsidRPr="001A4291">
        <w:t xml:space="preserve"> judgement. Grant us a doxology for all the night, that we may praise </w:t>
      </w:r>
      <w:r w:rsidR="001040C8">
        <w:t>Your</w:t>
      </w:r>
      <w:r w:rsidRPr="001A4291">
        <w:t xml:space="preserve"> holy Name which is full of glory and splendour, with </w:t>
      </w:r>
      <w:r w:rsidR="00E570CB">
        <w:t>Your</w:t>
      </w:r>
      <w:r w:rsidRPr="001A4291">
        <w:t xml:space="preserve"> Good father and the Holy Spirit, the Giver-of-Life, Now, and at all times and unto the age of ages. Amen.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0" w:name="_Toc410196178"/>
      <w:bookmarkStart w:id="81" w:name="_Toc410196410"/>
      <w:bookmarkStart w:id="82" w:name="_Toc410196912"/>
      <w:bookmarkStart w:id="83" w:name="_Toc431466276"/>
      <w:r>
        <w:lastRenderedPageBreak/>
        <w:t>Midnight</w:t>
      </w:r>
      <w:bookmarkEnd w:id="80"/>
      <w:bookmarkEnd w:id="81"/>
      <w:bookmarkEnd w:id="82"/>
      <w:bookmarkEnd w:id="83"/>
    </w:p>
    <w:p w:rsidR="00964F23" w:rsidRDefault="00964F23" w:rsidP="00964F23">
      <w:pPr>
        <w:pStyle w:val="Heading3"/>
      </w:pPr>
      <w:bookmarkStart w:id="84" w:name="_Toc410196179"/>
      <w:bookmarkStart w:id="85" w:name="_Toc410196411"/>
      <w:bookmarkStart w:id="86" w:name="_Toc410196913"/>
      <w:r>
        <w:t>The Psalms of the First Watch</w:t>
      </w:r>
      <w:bookmarkEnd w:id="84"/>
      <w:bookmarkEnd w:id="85"/>
      <w:bookmarkEnd w:id="86"/>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7"/>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1B4E41">
        <w:t>Psalm</w:t>
      </w:r>
      <w:r w:rsidR="001B4E41" w:rsidRPr="00AB1781">
        <w:t xml:space="preserve"> 3</w:t>
      </w:r>
      <w:r w:rsidR="001B4E41">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1B4E41">
        <w:rPr>
          <w:noProof/>
        </w:rPr>
        <w:t>270</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1B4E41">
        <w:rPr>
          <w:noProof/>
        </w:rPr>
        <w:t>273</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1B4E41">
        <w:rPr>
          <w:noProof/>
        </w:rPr>
        <w:t>281</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1B4E41">
        <w:rPr>
          <w:noProof/>
        </w:rPr>
        <w:t>367</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1B4E41">
        <w:rPr>
          <w:noProof/>
        </w:rPr>
        <w:t>394</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1B4E41">
        <w:rPr>
          <w:noProof/>
        </w:rPr>
        <w:t>403</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1B4E41">
        <w:t>Psalm</w:t>
      </w:r>
      <w:r w:rsidR="001B4E41" w:rsidRPr="00AB1781">
        <w:t xml:space="preserve"> 116</w:t>
      </w:r>
      <w:r w:rsidR="001B4E41">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1B4E41">
        <w:rPr>
          <w:noProof/>
        </w:rPr>
        <w:t>443</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1B4E41">
        <w:t>Psalm</w:t>
      </w:r>
      <w:r w:rsidR="001B4E41" w:rsidRPr="00AB1781">
        <w:t xml:space="preserve"> 117</w:t>
      </w:r>
      <w:r w:rsidR="001B4E41">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1B4E41">
        <w:rPr>
          <w:noProof/>
        </w:rPr>
        <w:t>443</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1B4E41">
        <w:t>Psalm</w:t>
      </w:r>
      <w:r w:rsidR="001B4E41" w:rsidRPr="00AB1781">
        <w:t xml:space="preserve"> 118</w:t>
      </w:r>
      <w:r w:rsidR="001B4E41">
        <w:t>: Blessed are they who are faultless in the way</w:t>
      </w:r>
      <w:r>
        <w:fldChar w:fldCharType="end"/>
      </w:r>
      <w:r w:rsidR="006A0403">
        <w:tab/>
      </w:r>
      <w:r>
        <w:fldChar w:fldCharType="begin"/>
      </w:r>
      <w:r w:rsidR="006A0403">
        <w:instrText xml:space="preserve"> PAGEREF _Ref412027139 \h </w:instrText>
      </w:r>
      <w:r>
        <w:fldChar w:fldCharType="separate"/>
      </w:r>
      <w:r w:rsidR="001B4E41">
        <w:rPr>
          <w:noProof/>
        </w:rPr>
        <w:t>446</w:t>
      </w:r>
      <w:r>
        <w:fldChar w:fldCharType="end"/>
      </w:r>
    </w:p>
    <w:p w:rsidR="006A0403" w:rsidRPr="001A4291" w:rsidRDefault="00115025" w:rsidP="006A0403">
      <w:pPr>
        <w:pStyle w:val="Heading5"/>
        <w:rPr>
          <w:lang w:val="en-GB"/>
        </w:rPr>
      </w:pPr>
      <w:bookmarkStart w:id="87" w:name="_Toc410196180"/>
      <w:bookmarkStart w:id="88" w:name="_Toc410196412"/>
      <w:bookmarkStart w:id="89"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art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8"/>
      </w:r>
      <w:r w:rsidRPr="001A4291">
        <w:t>.  Bring to naught the counsel of our a</w:t>
      </w:r>
      <w:r w:rsidRPr="001A4291">
        <w:t>d</w:t>
      </w:r>
      <w:r w:rsidRPr="001A4291">
        <w:t>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1B4E41">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7"/>
      <w:bookmarkEnd w:id="88"/>
      <w:bookmarkEnd w:id="89"/>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1B4E41">
        <w:t>Psalm</w:t>
      </w:r>
      <w:r w:rsidR="001B4E41" w:rsidRPr="00AB1781">
        <w:t xml:space="preserve"> 119</w:t>
      </w:r>
      <w:r w:rsidR="001B4E41">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1B4E41">
        <w:rPr>
          <w:noProof/>
        </w:rPr>
        <w:t>459</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1B4E41">
        <w:t>Psalm</w:t>
      </w:r>
      <w:r w:rsidR="001B4E41" w:rsidRPr="00AB1781">
        <w:t xml:space="preserve"> 120</w:t>
      </w:r>
      <w:r w:rsidR="001B4E41">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1B4E41">
        <w:rPr>
          <w:noProof/>
        </w:rPr>
        <w:t>460</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1B4E41">
        <w:t>Psalm</w:t>
      </w:r>
      <w:r w:rsidR="001B4E41" w:rsidRPr="00AB1781">
        <w:t xml:space="preserve"> 121</w:t>
      </w:r>
      <w:r w:rsidR="001B4E41">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1B4E41">
        <w:rPr>
          <w:noProof/>
        </w:rPr>
        <w:t>461</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1B4E41">
        <w:t>Psalm</w:t>
      </w:r>
      <w:r w:rsidR="001B4E41" w:rsidRPr="00AB1781">
        <w:t xml:space="preserve"> 122</w:t>
      </w:r>
      <w:r w:rsidR="001B4E41">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1B4E41">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1B4E41">
        <w:t>Psalm</w:t>
      </w:r>
      <w:r w:rsidR="001B4E41" w:rsidRPr="00AB1781">
        <w:t xml:space="preserve"> 123</w:t>
      </w:r>
      <w:r w:rsidR="001B4E41">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1B4E41">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1B4E41">
        <w:t>Psalm</w:t>
      </w:r>
      <w:r w:rsidR="001B4E41" w:rsidRPr="00AB1781">
        <w:t xml:space="preserve"> 124</w:t>
      </w:r>
      <w:r w:rsidR="001B4E41">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1B4E41">
        <w:rPr>
          <w:noProof/>
        </w:rPr>
        <w:t>463</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1B4E41">
        <w:t>Psalm</w:t>
      </w:r>
      <w:r w:rsidR="001B4E41" w:rsidRPr="00AB1781">
        <w:t xml:space="preserve"> 125</w:t>
      </w:r>
      <w:r w:rsidR="001B4E41">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1B4E41">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1B4E41">
        <w:t>Psalm</w:t>
      </w:r>
      <w:r w:rsidR="001B4E41" w:rsidRPr="00AB1781">
        <w:t xml:space="preserve"> 126</w:t>
      </w:r>
      <w:r w:rsidR="001B4E41">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1B4E41">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1B4E41">
        <w:t>Psalm</w:t>
      </w:r>
      <w:r w:rsidR="001B4E41" w:rsidRPr="00AB1781">
        <w:t xml:space="preserve"> 127</w:t>
      </w:r>
      <w:r w:rsidR="001B4E41">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1B4E41">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1B4E41">
        <w:t>Psalm</w:t>
      </w:r>
      <w:r w:rsidR="001B4E41" w:rsidRPr="00AB1781">
        <w:t xml:space="preserve"> 128</w:t>
      </w:r>
      <w:r w:rsidR="001B4E41">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1B4E41">
        <w:rPr>
          <w:noProof/>
        </w:rPr>
        <w:t>466</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Who alone art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0"/>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1B4E41">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90" w:name="_Toc410196181"/>
      <w:bookmarkStart w:id="91" w:name="_Toc410196413"/>
      <w:bookmarkStart w:id="92" w:name="_Toc410196915"/>
      <w:r>
        <w:t>The Psalms of the Third Watch</w:t>
      </w:r>
      <w:bookmarkEnd w:id="90"/>
      <w:bookmarkEnd w:id="91"/>
      <w:bookmarkEnd w:id="92"/>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1B4E41">
        <w:rPr>
          <w:rFonts w:cstheme="minorBidi"/>
          <w:noProof/>
        </w:rPr>
        <w:t>466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1B4E41">
        <w:rPr>
          <w:rFonts w:cstheme="minorBidi"/>
          <w:noProof/>
        </w:rPr>
        <w:t>467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1B4E41">
        <w:rPr>
          <w:rFonts w:cstheme="minorBidi"/>
          <w:noProof/>
        </w:rPr>
        <w:t>468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1B4E41">
        <w:rPr>
          <w:rFonts w:cstheme="minorBidi"/>
          <w:noProof/>
        </w:rPr>
        <w:t>469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1B4E41">
        <w:rPr>
          <w:rFonts w:cstheme="minorBidi"/>
          <w:noProof/>
        </w:rPr>
        <w:t>470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1B4E41">
        <w:rPr>
          <w:rFonts w:cstheme="minorBidi"/>
          <w:noProof/>
        </w:rPr>
        <w:t>474</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1B4E41">
        <w:t>Psalm</w:t>
      </w:r>
      <w:r w:rsidR="001B4E41" w:rsidRPr="00AB1781">
        <w:t xml:space="preserve"> 137</w:t>
      </w:r>
      <w:r w:rsidR="001B4E41">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1B4E41">
        <w:rPr>
          <w:rFonts w:cstheme="minorBidi"/>
          <w:noProof/>
        </w:rPr>
        <w:t>475</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1B4E41">
        <w:rPr>
          <w:rFonts w:cstheme="minorBidi"/>
          <w:noProof/>
        </w:rPr>
        <w:t>479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1B4E41">
        <w:t>Psalm</w:t>
      </w:r>
      <w:r w:rsidR="001B4E41" w:rsidRPr="00AB1781">
        <w:t xml:space="preserve"> 141</w:t>
      </w:r>
      <w:r w:rsidR="001B4E41">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1B4E41">
        <w:rPr>
          <w:rFonts w:cstheme="minorBidi"/>
          <w:noProof/>
        </w:rPr>
        <w:t>480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1B4E41">
        <w:rPr>
          <w:rFonts w:cstheme="minorBidi"/>
          <w:noProof/>
        </w:rPr>
        <w:t>486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1B4E41">
        <w:t>Psalm</w:t>
      </w:r>
      <w:r w:rsidR="001B4E41" w:rsidRPr="00AB1781">
        <w:t xml:space="preserve"> 146</w:t>
      </w:r>
      <w:r w:rsidR="001B4E41">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1B4E41">
        <w:rPr>
          <w:rFonts w:cstheme="minorBidi"/>
          <w:noProof/>
        </w:rPr>
        <w:t>487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1B4E41">
        <w:t>Psalm</w:t>
      </w:r>
      <w:r w:rsidR="001B4E41" w:rsidRPr="00AB1781">
        <w:t xml:space="preserve"> 147</w:t>
      </w:r>
      <w:r w:rsidR="001B4E41">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1B4E41">
        <w:rPr>
          <w:rFonts w:cstheme="minorBidi"/>
          <w:noProof/>
        </w:rPr>
        <w:t>488</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3"/>
      <w:r>
        <w:t>unbelievers</w:t>
      </w:r>
      <w:commentRangeEnd w:id="93"/>
      <w:r>
        <w:rPr>
          <w:rStyle w:val="CommentReference"/>
          <w:lang w:val="en-CA"/>
        </w:rPr>
        <w:commentReference w:id="93"/>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art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1"/>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art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964F23" w:rsidRDefault="00964F23" w:rsidP="00964F23">
      <w:pPr>
        <w:pStyle w:val="Heading3"/>
      </w:pPr>
      <w:bookmarkStart w:id="94" w:name="_Toc410196182"/>
      <w:bookmarkStart w:id="95" w:name="_Toc410196414"/>
      <w:bookmarkStart w:id="96" w:name="_Toc410196916"/>
      <w:r>
        <w:t>The Midnight Praise</w:t>
      </w:r>
      <w:bookmarkEnd w:id="94"/>
      <w:bookmarkEnd w:id="95"/>
      <w:bookmarkEnd w:id="96"/>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7"/>
            <w:r>
              <w:t>Arise</w:t>
            </w:r>
            <w:commentRangeEnd w:id="97"/>
            <w:r>
              <w:rPr>
                <w:rStyle w:val="CommentReference"/>
              </w:rPr>
              <w:commentReference w:id="97"/>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8"/>
            <w:r>
              <w:t>flesh</w:t>
            </w:r>
            <w:commentRangeEnd w:id="98"/>
            <w:r>
              <w:rPr>
                <w:rStyle w:val="CommentReference"/>
              </w:rPr>
              <w:commentReference w:id="98"/>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99"/>
            <w:r w:rsidRPr="004E04E2">
              <w:t xml:space="preserve">send up </w:t>
            </w:r>
            <w:commentRangeEnd w:id="99"/>
            <w:r>
              <w:rPr>
                <w:rStyle w:val="CommentReference"/>
              </w:rPr>
              <w:commentReference w:id="99"/>
            </w:r>
            <w:r>
              <w:t>to</w:t>
            </w:r>
            <w:r w:rsidRPr="004E04E2">
              <w:t xml:space="preserve"> </w:t>
            </w:r>
            <w:r>
              <w:t>You</w:t>
            </w:r>
            <w:r w:rsidRPr="004E04E2">
              <w:t xml:space="preserve"> a befitting </w:t>
            </w:r>
            <w:commentRangeStart w:id="100"/>
            <w:r w:rsidRPr="004E04E2">
              <w:t>doxology</w:t>
            </w:r>
            <w:commentRangeEnd w:id="100"/>
            <w:r>
              <w:rPr>
                <w:rStyle w:val="CommentReference"/>
              </w:rPr>
              <w:commentReference w:id="100"/>
            </w:r>
            <w:r w:rsidRPr="004E04E2">
              <w:t xml:space="preserve">, and win the forgiveness of our many sins: </w:t>
            </w:r>
            <w:commentRangeStart w:id="101"/>
            <w:r w:rsidRPr="004E04E2">
              <w:t xml:space="preserve">Glory to </w:t>
            </w:r>
            <w:r>
              <w:t>You</w:t>
            </w:r>
            <w:r w:rsidRPr="004E04E2">
              <w:t xml:space="preserve"> </w:t>
            </w:r>
            <w:commentRangeEnd w:id="101"/>
            <w:r>
              <w:rPr>
                <w:rStyle w:val="CommentReference"/>
              </w:rPr>
              <w:commentReference w:id="101"/>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2"/>
            <w:r w:rsidRPr="004E04E2">
              <w:t xml:space="preserve">Who </w:t>
            </w:r>
            <w:commentRangeEnd w:id="102"/>
            <w:r>
              <w:rPr>
                <w:rStyle w:val="CommentReference"/>
              </w:rPr>
              <w:commentReference w:id="102"/>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3"/>
            <w:r w:rsidRPr="004E04E2">
              <w:t>to the sanctuary</w:t>
            </w:r>
            <w:commentRangeEnd w:id="103"/>
            <w:r>
              <w:rPr>
                <w:rStyle w:val="CommentReference"/>
              </w:rPr>
              <w:commentReference w:id="103"/>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4"/>
            <w:r w:rsidRPr="004E04E2">
              <w:t xml:space="preserve">you out </w:t>
            </w:r>
            <w:commentRangeEnd w:id="104"/>
            <w:r>
              <w:rPr>
                <w:rStyle w:val="CommentReference"/>
              </w:rPr>
              <w:commentReference w:id="104"/>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5"/>
            <w:r w:rsidRPr="004E04E2">
              <w:t xml:space="preserve">supplication </w:t>
            </w:r>
            <w:commentRangeEnd w:id="105"/>
            <w:r>
              <w:rPr>
                <w:rStyle w:val="CommentReference"/>
              </w:rPr>
              <w:commentReference w:id="10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6"/>
            <w:r w:rsidRPr="004E04E2">
              <w:t xml:space="preserve">petition </w:t>
            </w:r>
            <w:commentRangeEnd w:id="106"/>
            <w:r>
              <w:rPr>
                <w:rStyle w:val="CommentReference"/>
              </w:rPr>
              <w:commentReference w:id="106"/>
            </w:r>
            <w:r w:rsidRPr="004E04E2">
              <w:t xml:space="preserve">shall come in before </w:t>
            </w:r>
            <w:r w:rsidR="001040C8">
              <w:t>You</w:t>
            </w:r>
            <w:r w:rsidRPr="004E04E2">
              <w:t xml:space="preserve">: </w:t>
            </w:r>
            <w:commentRangeStart w:id="107"/>
            <w:r w:rsidRPr="004E04E2">
              <w:t xml:space="preserve">revive </w:t>
            </w:r>
            <w:commentRangeEnd w:id="107"/>
            <w:r>
              <w:rPr>
                <w:rStyle w:val="CommentReference"/>
              </w:rPr>
              <w:commentReference w:id="107"/>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08"/>
            <w:r w:rsidRPr="004E04E2">
              <w:t>pour forth</w:t>
            </w:r>
            <w:commentRangeEnd w:id="108"/>
            <w:r>
              <w:rPr>
                <w:rStyle w:val="CommentReference"/>
              </w:rPr>
              <w:commentReference w:id="108"/>
            </w:r>
            <w:r w:rsidRPr="004E04E2">
              <w:t xml:space="preserve"> </w:t>
            </w:r>
            <w:commentRangeStart w:id="109"/>
            <w:r w:rsidRPr="004E04E2">
              <w:t>blessing</w:t>
            </w:r>
            <w:commentRangeEnd w:id="109"/>
            <w:r>
              <w:rPr>
                <w:rStyle w:val="CommentReference"/>
              </w:rPr>
              <w:commentReference w:id="10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0"/>
            <w:r w:rsidRPr="004E04E2">
              <w:t xml:space="preserve">respond </w:t>
            </w:r>
            <w:commentRangeEnd w:id="110"/>
            <w:r>
              <w:rPr>
                <w:rStyle w:val="CommentReference"/>
              </w:rPr>
              <w:commentReference w:id="110"/>
            </w:r>
            <w:r w:rsidRPr="004E04E2">
              <w:t xml:space="preserve">with </w:t>
            </w:r>
            <w:r>
              <w:t>Your</w:t>
            </w:r>
            <w:r w:rsidRPr="004E04E2">
              <w:t xml:space="preserve"> words: for all </w:t>
            </w:r>
            <w:r>
              <w:t>Your</w:t>
            </w:r>
            <w:r w:rsidRPr="004E04E2">
              <w:t xml:space="preserve"> commandments are </w:t>
            </w:r>
            <w:commentRangeStart w:id="111"/>
            <w:r w:rsidRPr="004E04E2">
              <w:t>righteous</w:t>
            </w:r>
            <w:commentRangeEnd w:id="111"/>
            <w:r>
              <w:rPr>
                <w:rStyle w:val="CommentReference"/>
              </w:rPr>
              <w:commentReference w:id="111"/>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2"/>
            <w:r w:rsidRPr="004E04E2">
              <w:t>meditation</w:t>
            </w:r>
            <w:commentRangeEnd w:id="112"/>
            <w:r>
              <w:rPr>
                <w:rStyle w:val="CommentReference"/>
              </w:rPr>
              <w:commentReference w:id="112"/>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3"/>
            <w:r w:rsidRPr="004E04E2">
              <w:t>always</w:t>
            </w:r>
            <w:commentRangeEnd w:id="113"/>
            <w:r>
              <w:rPr>
                <w:rStyle w:val="CommentReference"/>
              </w:rPr>
              <w:commentReference w:id="113"/>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4"/>
            <w:r w:rsidRPr="004E04E2">
              <w:rPr>
                <w:rFonts w:eastAsia="@MingLiU"/>
              </w:rPr>
              <w:t xml:space="preserve">and </w:t>
            </w:r>
            <w:commentRangeEnd w:id="114"/>
            <w:r>
              <w:rPr>
                <w:rStyle w:val="CommentReference"/>
              </w:rPr>
              <w:commentReference w:id="114"/>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5"/>
            <w:r w:rsidRPr="004E04E2">
              <w:rPr>
                <w:rFonts w:eastAsia="@MingLiU"/>
              </w:rPr>
              <w:t xml:space="preserve">to </w:t>
            </w:r>
            <w:commentRangeEnd w:id="115"/>
            <w:r>
              <w:rPr>
                <w:rStyle w:val="CommentReference"/>
              </w:rPr>
              <w:commentReference w:id="115"/>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6"/>
            <w:r w:rsidRPr="004E04E2">
              <w:t xml:space="preserve">to </w:t>
            </w:r>
            <w:commentRangeEnd w:id="116"/>
            <w:r>
              <w:rPr>
                <w:rStyle w:val="CommentReference"/>
              </w:rPr>
              <w:commentReference w:id="116"/>
            </w:r>
            <w:r>
              <w:t>You</w:t>
            </w:r>
            <w:r w:rsidRPr="004E04E2">
              <w:t>, O Only</w:t>
            </w:r>
            <w:r w:rsidRPr="004E04E2">
              <w:noBreakHyphen/>
            </w:r>
            <w:commentRangeStart w:id="117"/>
            <w:r w:rsidRPr="004E04E2">
              <w:t>Begotten</w:t>
            </w:r>
            <w:commentRangeEnd w:id="117"/>
            <w:r>
              <w:rPr>
                <w:rStyle w:val="CommentReference"/>
              </w:rPr>
              <w:commentReference w:id="117"/>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18"/>
            <w:r w:rsidRPr="004E04E2">
              <w:t xml:space="preserve">utter </w:t>
            </w:r>
            <w:commentRangeEnd w:id="118"/>
            <w:r>
              <w:rPr>
                <w:rStyle w:val="CommentReference"/>
              </w:rPr>
              <w:commentReference w:id="118"/>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6"/>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19" w:name="_Toc297322053"/>
      <w:bookmarkStart w:id="120" w:name="_Toc297407698"/>
      <w:bookmarkStart w:id="121" w:name="_Toc298445750"/>
      <w:bookmarkStart w:id="122" w:name="_Toc298681233"/>
      <w:bookmarkStart w:id="123" w:name="_Toc298447475"/>
      <w:bookmarkStart w:id="124"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1B4E41">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5"/>
            <w:r>
              <w:t xml:space="preserve">consider </w:t>
            </w:r>
            <w:commentRangeEnd w:id="125"/>
            <w:r>
              <w:rPr>
                <w:rStyle w:val="CommentReference"/>
                <w:lang w:val="en-CA"/>
              </w:rPr>
              <w:commentReference w:id="125"/>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6"/>
            <w:r>
              <w:t xml:space="preserve">none </w:t>
            </w:r>
            <w:commentRangeEnd w:id="126"/>
            <w:r>
              <w:rPr>
                <w:rStyle w:val="CommentReference"/>
                <w:lang w:val="en-CA"/>
              </w:rPr>
              <w:commentReference w:id="126"/>
            </w:r>
            <w:r>
              <w:t>but You.</w:t>
            </w:r>
          </w:p>
          <w:p w:rsidR="005E263F" w:rsidRDefault="005E263F" w:rsidP="005E263F">
            <w:pPr>
              <w:pStyle w:val="EngHangEnd"/>
            </w:pPr>
            <w:commentRangeStart w:id="127"/>
            <w:r>
              <w:t xml:space="preserve">After </w:t>
            </w:r>
            <w:commentRangeEnd w:id="127"/>
            <w:r>
              <w:rPr>
                <w:rStyle w:val="CommentReference"/>
                <w:lang w:val="en-CA"/>
              </w:rPr>
              <w:commentReference w:id="127"/>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8"/>
            <w:r>
              <w:t xml:space="preserve">to </w:t>
            </w:r>
            <w:commentRangeEnd w:id="128"/>
            <w:r>
              <w:rPr>
                <w:rStyle w:val="CommentReference"/>
                <w:lang w:val="en-CA"/>
              </w:rPr>
              <w:commentReference w:id="128"/>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29"/>
            <w:r>
              <w:t>joyful</w:t>
            </w:r>
            <w:commentRangeEnd w:id="129"/>
            <w:r>
              <w:rPr>
                <w:rStyle w:val="CommentReference"/>
                <w:lang w:val="en-CA"/>
              </w:rPr>
              <w:commentReference w:id="129"/>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0"/>
            <w:r>
              <w:t xml:space="preserve">perfect </w:t>
            </w:r>
            <w:commentRangeEnd w:id="130"/>
            <w:r>
              <w:rPr>
                <w:rStyle w:val="CommentReference"/>
                <w:lang w:val="en-CA"/>
              </w:rPr>
              <w:commentReference w:id="130"/>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1"/>
            <w:r>
              <w:t xml:space="preserve">sealed </w:t>
            </w:r>
            <w:commentRangeEnd w:id="131"/>
            <w:r>
              <w:rPr>
                <w:rStyle w:val="CommentReference"/>
                <w:lang w:val="en-CA"/>
              </w:rPr>
              <w:commentReference w:id="131"/>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2"/>
            <w:r>
              <w:t xml:space="preserve">fragrant </w:t>
            </w:r>
            <w:commentRangeEnd w:id="132"/>
            <w:r>
              <w:rPr>
                <w:rStyle w:val="CommentReference"/>
                <w:lang w:val="en-CA"/>
              </w:rPr>
              <w:commentReference w:id="132"/>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3"/>
            <w:r>
              <w:t>spices</w:t>
            </w:r>
            <w:commentRangeEnd w:id="133"/>
            <w:r>
              <w:rPr>
                <w:rStyle w:val="CommentReference"/>
                <w:lang w:val="en-CA"/>
              </w:rPr>
              <w:commentReference w:id="133"/>
            </w:r>
            <w:r>
              <w:t>,</w:t>
            </w:r>
          </w:p>
          <w:p w:rsidR="005E263F" w:rsidRDefault="005E263F" w:rsidP="005E263F">
            <w:pPr>
              <w:pStyle w:val="EngHangEnd"/>
            </w:pPr>
            <w:r>
              <w:t xml:space="preserve">"Behold and see that the Saviour </w:t>
            </w:r>
            <w:commentRangeStart w:id="134"/>
            <w:r>
              <w:t xml:space="preserve">is risen </w:t>
            </w:r>
            <w:commentRangeEnd w:id="134"/>
            <w:r>
              <w:rPr>
                <w:rStyle w:val="CommentReference"/>
                <w:lang w:val="en-CA"/>
              </w:rPr>
              <w:commentReference w:id="134"/>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5"/>
            <w:r>
              <w:t>A</w:t>
            </w:r>
            <w:commentRangeEnd w:id="135"/>
            <w:r>
              <w:rPr>
                <w:rStyle w:val="CommentReference"/>
                <w:lang w:val="en-CA"/>
              </w:rPr>
              <w:commentReference w:id="135"/>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6"/>
            <w:r>
              <w:t xml:space="preserve">We </w:t>
            </w:r>
            <w:commentRangeEnd w:id="136"/>
            <w:r>
              <w:rPr>
                <w:rStyle w:val="CommentReference"/>
                <w:lang w:val="en-CA"/>
              </w:rPr>
              <w:commentReference w:id="136"/>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7"/>
            <w:r>
              <w:t>alteration</w:t>
            </w:r>
            <w:commentRangeEnd w:id="137"/>
            <w:r>
              <w:rPr>
                <w:rStyle w:val="CommentReference"/>
                <w:lang w:val="en-CA"/>
              </w:rPr>
              <w:commentReference w:id="137"/>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19"/>
      <w:bookmarkEnd w:id="120"/>
      <w:bookmarkEnd w:id="121"/>
      <w:bookmarkEnd w:id="122"/>
      <w:bookmarkEnd w:id="123"/>
      <w:bookmarkEnd w:id="124"/>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8"/>
            <w:r>
              <w:t>glorify Him</w:t>
            </w:r>
            <w:commentRangeEnd w:id="138"/>
            <w:r>
              <w:rPr>
                <w:rStyle w:val="CommentReference"/>
                <w:lang w:val="en-CA"/>
              </w:rPr>
              <w:commentReference w:id="138"/>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39"/>
            <w:r>
              <w:t xml:space="preserve">when he shatters </w:t>
            </w:r>
            <w:commentRangeEnd w:id="139"/>
            <w:r>
              <w:rPr>
                <w:rStyle w:val="CommentReference"/>
                <w:lang w:val="en-CA"/>
              </w:rPr>
              <w:commentReference w:id="139"/>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0"/>
            <w:r>
              <w:t xml:space="preserve">chosen </w:t>
            </w:r>
            <w:commentRangeEnd w:id="140"/>
            <w:r>
              <w:rPr>
                <w:rStyle w:val="CommentReference"/>
                <w:lang w:val="en-CA"/>
              </w:rPr>
              <w:commentReference w:id="140"/>
            </w:r>
            <w:r>
              <w:t xml:space="preserve">mounted </w:t>
            </w:r>
            <w:commentRangeStart w:id="141"/>
            <w:r>
              <w:t xml:space="preserve">captains </w:t>
            </w:r>
            <w:commentRangeEnd w:id="141"/>
            <w:r>
              <w:rPr>
                <w:rStyle w:val="CommentReference"/>
                <w:lang w:val="en-CA"/>
              </w:rPr>
              <w:commentReference w:id="141"/>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2"/>
            <w:r>
              <w:t xml:space="preserve">was </w:t>
            </w:r>
            <w:commentRangeEnd w:id="142"/>
            <w:r>
              <w:rPr>
                <w:rStyle w:val="CommentReference"/>
                <w:lang w:val="en-CA"/>
              </w:rPr>
              <w:commentReference w:id="142"/>
            </w:r>
            <w:r>
              <w:t xml:space="preserve">glorified in power. Your right hand, O Lord, </w:t>
            </w:r>
            <w:commentRangeStart w:id="143"/>
            <w:r>
              <w:t xml:space="preserve">crushed </w:t>
            </w:r>
            <w:commentRangeEnd w:id="143"/>
            <w:r>
              <w:rPr>
                <w:rStyle w:val="CommentReference"/>
                <w:lang w:val="en-CA"/>
              </w:rPr>
              <w:commentReference w:id="143"/>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4"/>
            <w:r>
              <w:t xml:space="preserve">shattered </w:t>
            </w:r>
            <w:commentRangeEnd w:id="144"/>
            <w:r>
              <w:rPr>
                <w:rStyle w:val="CommentReference"/>
                <w:lang w:val="en-CA"/>
              </w:rPr>
              <w:commentReference w:id="144"/>
            </w:r>
            <w:commentRangeStart w:id="145"/>
            <w:r>
              <w:t>Your enemies</w:t>
            </w:r>
            <w:commentRangeEnd w:id="145"/>
            <w:r>
              <w:rPr>
                <w:rStyle w:val="CommentReference"/>
                <w:lang w:val="en-CA"/>
              </w:rPr>
              <w:commentReference w:id="145"/>
            </w:r>
            <w:r>
              <w:t xml:space="preserve">; You </w:t>
            </w:r>
            <w:commentRangeStart w:id="146"/>
            <w:r>
              <w:t xml:space="preserve">sent </w:t>
            </w:r>
            <w:commentRangeEnd w:id="146"/>
            <w:r>
              <w:rPr>
                <w:rStyle w:val="CommentReference"/>
                <w:lang w:val="en-CA"/>
              </w:rPr>
              <w:commentReference w:id="146"/>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7"/>
            <w:r>
              <w:t>holy</w:t>
            </w:r>
            <w:commentRangeEnd w:id="147"/>
            <w:r>
              <w:rPr>
                <w:rStyle w:val="CommentReference"/>
                <w:lang w:val="en-CA"/>
              </w:rPr>
              <w:commentReference w:id="147"/>
            </w:r>
            <w:r>
              <w:t xml:space="preserve">, awesome in </w:t>
            </w:r>
            <w:commentRangeStart w:id="148"/>
            <w:r>
              <w:t>glorious deeds</w:t>
            </w:r>
            <w:commentRangeEnd w:id="148"/>
            <w:r>
              <w:rPr>
                <w:rStyle w:val="CommentReference"/>
                <w:lang w:val="en-CA"/>
              </w:rPr>
              <w:commentReference w:id="148"/>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49"/>
            <w:r>
              <w:t>redeemed</w:t>
            </w:r>
            <w:commentRangeEnd w:id="149"/>
            <w:r>
              <w:rPr>
                <w:rStyle w:val="CommentReference"/>
                <w:lang w:val="en-CA"/>
              </w:rPr>
              <w:commentReference w:id="149"/>
            </w:r>
            <w:r>
              <w:t xml:space="preserve">; You called them by Your power into Your holy </w:t>
            </w:r>
            <w:commentRangeStart w:id="150"/>
            <w:r>
              <w:t>abode</w:t>
            </w:r>
            <w:commentRangeEnd w:id="150"/>
            <w:r>
              <w:rPr>
                <w:rStyle w:val="CommentReference"/>
                <w:lang w:val="en-CA"/>
              </w:rPr>
              <w:commentReference w:id="150"/>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1"/>
            <w:r>
              <w:t xml:space="preserve">Sorrow </w:t>
            </w:r>
            <w:commentRangeEnd w:id="151"/>
            <w:r>
              <w:rPr>
                <w:rStyle w:val="CommentReference"/>
                <w:lang w:val="en-CA"/>
              </w:rPr>
              <w:commentReference w:id="151"/>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2"/>
            <w:r>
              <w:t>May</w:t>
            </w:r>
            <w:commentRangeEnd w:id="152"/>
            <w:r>
              <w:rPr>
                <w:rStyle w:val="CommentReference"/>
                <w:lang w:val="en-CA"/>
              </w:rPr>
              <w:commentReference w:id="152"/>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3"/>
            <w:r>
              <w:t xml:space="preserve">reigning </w:t>
            </w:r>
            <w:commentRangeEnd w:id="153"/>
            <w:r>
              <w:rPr>
                <w:rStyle w:val="CommentReference"/>
                <w:lang w:val="en-CA"/>
              </w:rPr>
              <w:commentReference w:id="153"/>
            </w:r>
            <w:r>
              <w:t xml:space="preserve">as King forever and ever </w:t>
            </w:r>
            <w:commentRangeStart w:id="154"/>
            <w:r>
              <w:t>and beyond</w:t>
            </w:r>
            <w:commentRangeEnd w:id="154"/>
            <w:r>
              <w:rPr>
                <w:rStyle w:val="CommentReference"/>
                <w:lang w:val="en-CA"/>
              </w:rPr>
              <w:commentReference w:id="154"/>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5"/>
            <w:r>
              <w:t xml:space="preserve"> </w:t>
            </w:r>
            <w:commentRangeEnd w:id="155"/>
            <w:r>
              <w:rPr>
                <w:rStyle w:val="CommentReference"/>
                <w:lang w:val="en-CA"/>
              </w:rPr>
              <w:commentReference w:id="155"/>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6"/>
            <w:r>
              <w:t>praises</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7"/>
            <w:r>
              <w:t>for gloriously has He glorified Himself</w:t>
            </w:r>
            <w:commentRangeEnd w:id="157"/>
            <w:r>
              <w:rPr>
                <w:rStyle w:val="CommentReference"/>
                <w:lang w:val="en-CA"/>
              </w:rPr>
              <w:commentReference w:id="15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8"/>
            <w:r>
              <w:t>Himself</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59" w:name="_Toc297322054"/>
      <w:bookmarkStart w:id="160" w:name="_Toc297407699"/>
      <w:bookmarkStart w:id="161" w:name="_Toc298445751"/>
      <w:bookmarkStart w:id="162" w:name="_Toc298681234"/>
      <w:bookmarkStart w:id="163" w:name="_Toc298447476"/>
      <w:r>
        <w:t>Psali Adam</w:t>
      </w:r>
      <w:bookmarkEnd w:id="159"/>
      <w:bookmarkEnd w:id="160"/>
      <w:bookmarkEnd w:id="161"/>
      <w:bookmarkEnd w:id="162"/>
      <w:bookmarkEnd w:id="163"/>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4"/>
            <w:r>
              <w:t xml:space="preserve">The </w:t>
            </w:r>
            <w:commentRangeEnd w:id="164"/>
            <w:r>
              <w:rPr>
                <w:rStyle w:val="CommentReference"/>
                <w:lang w:val="en-CA"/>
              </w:rPr>
              <w:commentReference w:id="164"/>
            </w:r>
            <w:r>
              <w:t xml:space="preserve">water of the sea was parted into parts, And the great deep became a </w:t>
            </w:r>
            <w:commentRangeStart w:id="165"/>
            <w:r>
              <w:t>path</w:t>
            </w:r>
            <w:commentRangeEnd w:id="165"/>
            <w:r>
              <w:rPr>
                <w:rStyle w:val="CommentReference"/>
                <w:lang w:val="en-CA"/>
              </w:rPr>
              <w:commentReference w:id="165"/>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6"/>
            <w:r w:rsidRPr="00D33B3C">
              <w:rPr>
                <w:rFonts w:ascii="Times New Roman" w:hAnsi="Times New Roman" w:cs="Times New Roman"/>
              </w:rPr>
              <w:t>Ϧ</w:t>
            </w:r>
            <w:r w:rsidRPr="00D33B3C">
              <w:t>ⲉⲛ</w:t>
            </w:r>
            <w:commentRangeEnd w:id="166"/>
            <w:r>
              <w:rPr>
                <w:rStyle w:val="CommentReference"/>
                <w:rFonts w:ascii="Garamond" w:hAnsi="Garamond" w:cstheme="minorBidi"/>
                <w:noProof w:val="0"/>
                <w:lang w:val="en-CA"/>
              </w:rPr>
              <w:commentReference w:id="16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7"/>
            <w:r>
              <w:t xml:space="preserve">miraculous </w:t>
            </w:r>
            <w:commentRangeEnd w:id="167"/>
            <w:r>
              <w:rPr>
                <w:rStyle w:val="CommentReference"/>
                <w:lang w:val="en-CA"/>
              </w:rPr>
              <w:commentReference w:id="167"/>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8"/>
            <w:r>
              <w:t xml:space="preserve">passed </w:t>
            </w:r>
            <w:commentRangeEnd w:id="168"/>
            <w:r>
              <w:rPr>
                <w:rStyle w:val="CommentReference"/>
                <w:lang w:val="en-CA"/>
              </w:rPr>
              <w:commentReference w:id="168"/>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69"/>
            <w:r>
              <w:t xml:space="preserve">praising </w:t>
            </w:r>
            <w:commentRangeEnd w:id="169"/>
            <w:r>
              <w:rPr>
                <w:rStyle w:val="CommentReference"/>
                <w:lang w:val="en-CA"/>
              </w:rPr>
              <w:commentReference w:id="169"/>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0"/>
            <w:r>
              <w:t xml:space="preserve">praise </w:t>
            </w:r>
            <w:commentRangeEnd w:id="170"/>
            <w:r>
              <w:rPr>
                <w:rStyle w:val="CommentReference"/>
                <w:lang w:val="en-CA"/>
              </w:rPr>
              <w:commentReference w:id="170"/>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1B4E41">
        <w:rPr>
          <w:noProof/>
        </w:rPr>
        <w:t>132</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1" w:name="_Toc297322055"/>
      <w:bookmarkStart w:id="172" w:name="_Toc297407700"/>
      <w:bookmarkStart w:id="173" w:name="_Ref297493889"/>
      <w:bookmarkStart w:id="174" w:name="_Toc298445752"/>
      <w:bookmarkStart w:id="175" w:name="_Toc298681235"/>
      <w:bookmarkStart w:id="176" w:name="_Toc298447477"/>
      <w:bookmarkStart w:id="177" w:name="_Toc308441895"/>
      <w:r>
        <w:lastRenderedPageBreak/>
        <w:t>The Second Canticle: Psalm 135</w:t>
      </w:r>
      <w:bookmarkEnd w:id="171"/>
      <w:bookmarkEnd w:id="172"/>
      <w:bookmarkEnd w:id="173"/>
      <w:bookmarkEnd w:id="174"/>
      <w:bookmarkEnd w:id="175"/>
      <w:bookmarkEnd w:id="176"/>
      <w:bookmarkEnd w:id="177"/>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8"/>
            <w:r w:rsidRPr="00597158">
              <w:t xml:space="preserve">wisdom </w:t>
            </w:r>
            <w:commentRangeEnd w:id="178"/>
            <w:r>
              <w:rPr>
                <w:rStyle w:val="CommentReference"/>
                <w:rFonts w:eastAsiaTheme="minorHAnsi" w:cstheme="minorBidi"/>
                <w:color w:val="auto"/>
                <w:lang w:val="en-CA"/>
              </w:rPr>
              <w:commentReference w:id="178"/>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79"/>
            <w:r w:rsidRPr="00597158">
              <w:t>stretched out</w:t>
            </w:r>
            <w:commentRangeEnd w:id="179"/>
            <w:r>
              <w:rPr>
                <w:rStyle w:val="CommentReference"/>
                <w:rFonts w:eastAsiaTheme="minorHAnsi" w:cstheme="minorBidi"/>
                <w:color w:val="auto"/>
                <w:lang w:val="en-CA"/>
              </w:rPr>
              <w:commentReference w:id="179"/>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0"/>
            <w:r w:rsidRPr="00597158">
              <w:t xml:space="preserve">that </w:t>
            </w:r>
            <w:commentRangeEnd w:id="180"/>
            <w:r>
              <w:rPr>
                <w:rStyle w:val="CommentReference"/>
                <w:rFonts w:eastAsiaTheme="minorHAnsi" w:cstheme="minorBidi"/>
                <w:color w:val="auto"/>
                <w:lang w:val="en-CA"/>
              </w:rPr>
              <w:commentReference w:id="180"/>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1"/>
            <w:r w:rsidRPr="00597158">
              <w:t xml:space="preserve">rule </w:t>
            </w:r>
            <w:commentRangeEnd w:id="181"/>
            <w:r>
              <w:rPr>
                <w:rStyle w:val="CommentReference"/>
                <w:rFonts w:eastAsiaTheme="minorHAnsi" w:cstheme="minorBidi"/>
                <w:color w:val="auto"/>
                <w:lang w:val="en-CA"/>
              </w:rPr>
              <w:commentReference w:id="181"/>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2"/>
            <w:r w:rsidRPr="00597158">
              <w:t xml:space="preserve">stretched-out </w:t>
            </w:r>
            <w:commentRangeEnd w:id="182"/>
            <w:r>
              <w:rPr>
                <w:rStyle w:val="CommentReference"/>
                <w:rFonts w:eastAsiaTheme="minorHAnsi" w:cstheme="minorBidi"/>
                <w:color w:val="auto"/>
                <w:lang w:val="en-CA"/>
              </w:rPr>
              <w:commentReference w:id="182"/>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3"/>
            <w:r w:rsidRPr="00597158">
              <w:t xml:space="preserve">in </w:t>
            </w:r>
            <w:commentRangeEnd w:id="183"/>
            <w:r>
              <w:rPr>
                <w:rStyle w:val="CommentReference"/>
                <w:rFonts w:eastAsiaTheme="minorHAnsi" w:cstheme="minorBidi"/>
                <w:color w:val="auto"/>
                <w:lang w:val="en-CA"/>
              </w:rPr>
              <w:commentReference w:id="183"/>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4" w:name="_Toc297322056"/>
      <w:bookmarkStart w:id="185" w:name="_Toc297407701"/>
      <w:bookmarkStart w:id="186" w:name="_Toc298445753"/>
      <w:bookmarkStart w:id="187" w:name="_Toc298681236"/>
      <w:bookmarkStart w:id="188" w:name="_Toc298447478"/>
      <w:r>
        <w:t>Psali Adam</w:t>
      </w:r>
      <w:bookmarkEnd w:id="184"/>
      <w:bookmarkEnd w:id="185"/>
      <w:bookmarkEnd w:id="186"/>
      <w:bookmarkEnd w:id="187"/>
      <w:bookmarkEnd w:id="188"/>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89"/>
            <w:r w:rsidRPr="004C0CA2">
              <w:t xml:space="preserve">brought </w:t>
            </w:r>
            <w:commentRangeEnd w:id="189"/>
            <w:r>
              <w:rPr>
                <w:rStyle w:val="CommentReference"/>
                <w:rFonts w:eastAsiaTheme="minorHAnsi" w:cstheme="minorBidi"/>
                <w:color w:val="auto"/>
                <w:lang w:val="en-CA"/>
              </w:rPr>
              <w:commentReference w:id="189"/>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BE273A">
            <w:pPr>
              <w:pStyle w:val="EngEnd"/>
            </w:pPr>
            <w:r w:rsidRPr="00325916">
              <w:t xml:space="preserve">Blessed art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0" w:name="_Toc297322057"/>
      <w:bookmarkStart w:id="191" w:name="_Toc297407702"/>
      <w:bookmarkStart w:id="192" w:name="_Toc298445754"/>
      <w:bookmarkStart w:id="193" w:name="_Toc298681237"/>
      <w:bookmarkStart w:id="194" w:name="_Toc298447479"/>
      <w:bookmarkStart w:id="195" w:name="_Toc308441896"/>
      <w:r>
        <w:lastRenderedPageBreak/>
        <w:t>The Third Canticle: The Song of the Three Children</w:t>
      </w:r>
      <w:bookmarkEnd w:id="190"/>
      <w:bookmarkEnd w:id="191"/>
      <w:bookmarkEnd w:id="192"/>
      <w:bookmarkEnd w:id="193"/>
      <w:bookmarkEnd w:id="194"/>
      <w:bookmarkEnd w:id="195"/>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6"/>
            <w:r w:rsidRPr="00BE273A">
              <w:t xml:space="preserve">Blessed </w:t>
            </w:r>
            <w:commentRangeEnd w:id="196"/>
            <w:r w:rsidRPr="00BE273A">
              <w:rPr>
                <w:rStyle w:val="CommentReference"/>
                <w:rFonts w:eastAsiaTheme="minorHAnsi"/>
                <w:sz w:val="24"/>
              </w:rPr>
              <w:commentReference w:id="196"/>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7"/>
            <w:r w:rsidRPr="00BE273A">
              <w:t>heaven</w:t>
            </w:r>
            <w:commentRangeEnd w:id="197"/>
            <w:r w:rsidRPr="00BE273A">
              <w:rPr>
                <w:rStyle w:val="CommentReference"/>
                <w:rFonts w:eastAsiaTheme="minorHAnsi"/>
                <w:sz w:val="24"/>
              </w:rPr>
              <w:commentReference w:id="197"/>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8"/>
            <w:r w:rsidRPr="00BE273A">
              <w:t xml:space="preserve">clouds </w:t>
            </w:r>
            <w:commentRangeEnd w:id="198"/>
            <w:r w:rsidRPr="00BE273A">
              <w:rPr>
                <w:rStyle w:val="CommentReference"/>
                <w:rFonts w:eastAsiaTheme="minorHAnsi"/>
                <w:sz w:val="24"/>
              </w:rPr>
              <w:commentReference w:id="198"/>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9"/>
            <w:r w:rsidRPr="00BE273A">
              <w:t xml:space="preserve">Bless </w:t>
            </w:r>
            <w:commentRangeEnd w:id="199"/>
            <w:r w:rsidRPr="00BE273A">
              <w:rPr>
                <w:rStyle w:val="CommentReference"/>
                <w:rFonts w:eastAsiaTheme="minorHAnsi"/>
                <w:sz w:val="24"/>
              </w:rPr>
              <w:commentReference w:id="199"/>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0"/>
            <w:r w:rsidRPr="00BE273A">
              <w:t>falling snow</w:t>
            </w:r>
            <w:commentRangeEnd w:id="200"/>
            <w:r w:rsidRPr="00BE273A">
              <w:rPr>
                <w:rStyle w:val="CommentReference"/>
                <w:rFonts w:eastAsiaTheme="minorHAnsi"/>
                <w:sz w:val="24"/>
              </w:rPr>
              <w:commentReference w:id="200"/>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1"/>
            <w:r w:rsidRPr="00BE273A">
              <w:t xml:space="preserve">Bless </w:t>
            </w:r>
            <w:commentRangeEnd w:id="201"/>
            <w:r w:rsidRPr="00BE273A">
              <w:rPr>
                <w:rStyle w:val="CommentReference"/>
                <w:rFonts w:eastAsiaTheme="minorHAnsi"/>
                <w:sz w:val="24"/>
              </w:rPr>
              <w:commentReference w:id="201"/>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2"/>
            <w:r w:rsidRPr="00BE273A">
              <w:t xml:space="preserve">Bless </w:t>
            </w:r>
            <w:commentRangeEnd w:id="202"/>
            <w:r w:rsidRPr="00BE273A">
              <w:rPr>
                <w:rStyle w:val="CommentReference"/>
                <w:rFonts w:eastAsiaTheme="minorHAnsi"/>
                <w:sz w:val="24"/>
              </w:rPr>
              <w:commentReference w:id="202"/>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3"/>
            <w:r w:rsidRPr="00BE273A">
              <w:t xml:space="preserve">whales </w:t>
            </w:r>
            <w:commentRangeEnd w:id="203"/>
            <w:r w:rsidRPr="00BE273A">
              <w:rPr>
                <w:rStyle w:val="CommentReference"/>
                <w:rFonts w:eastAsiaTheme="minorHAnsi"/>
                <w:sz w:val="24"/>
              </w:rPr>
              <w:commentReference w:id="203"/>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4"/>
            <w:r w:rsidRPr="00BE273A">
              <w:t xml:space="preserve">beasts </w:t>
            </w:r>
            <w:commentRangeEnd w:id="204"/>
            <w:r w:rsidRPr="00BE273A">
              <w:rPr>
                <w:rStyle w:val="CommentReference"/>
                <w:rFonts w:eastAsiaTheme="minorHAnsi"/>
                <w:sz w:val="24"/>
              </w:rPr>
              <w:commentReference w:id="204"/>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5"/>
            <w:r w:rsidRPr="00BE273A">
              <w:t xml:space="preserve">sons </w:t>
            </w:r>
            <w:commentRangeEnd w:id="205"/>
            <w:r w:rsidRPr="00BE273A">
              <w:rPr>
                <w:rStyle w:val="CommentReference"/>
                <w:rFonts w:eastAsiaTheme="minorHAnsi"/>
                <w:sz w:val="24"/>
              </w:rPr>
              <w:commentReference w:id="205"/>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6"/>
            <w:r w:rsidRPr="00BE273A">
              <w:t xml:space="preserve">of </w:t>
            </w:r>
            <w:commentRangeEnd w:id="206"/>
            <w:r w:rsidRPr="00BE273A">
              <w:rPr>
                <w:rStyle w:val="CommentReference"/>
                <w:rFonts w:eastAsiaTheme="minorHAnsi"/>
                <w:sz w:val="24"/>
              </w:rPr>
              <w:commentReference w:id="206"/>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7"/>
            <w:r w:rsidRPr="00BE273A">
              <w:t xml:space="preserve">Bless </w:t>
            </w:r>
            <w:commentRangeEnd w:id="207"/>
            <w:r w:rsidRPr="00BE273A">
              <w:rPr>
                <w:rStyle w:val="CommentReference"/>
                <w:rFonts w:eastAsiaTheme="minorHAnsi"/>
                <w:sz w:val="24"/>
              </w:rPr>
              <w:commentReference w:id="207"/>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8" w:name="_Toc297322058"/>
      <w:bookmarkStart w:id="209" w:name="_Toc297407703"/>
      <w:bookmarkStart w:id="210" w:name="_Toc298445755"/>
      <w:bookmarkStart w:id="211" w:name="_Toc298681238"/>
      <w:bookmarkStart w:id="212" w:name="_Toc298447480"/>
      <w:r>
        <w:t>Psali Batos</w:t>
      </w:r>
      <w:bookmarkEnd w:id="208"/>
      <w:bookmarkEnd w:id="209"/>
      <w:bookmarkEnd w:id="210"/>
      <w:bookmarkEnd w:id="211"/>
      <w:bookmarkEnd w:id="212"/>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3"/>
            <w:r w:rsidRPr="00436BDD">
              <w:t>Ⲁⲣⲓⲯⲁⲗⲓⲛ</w:t>
            </w:r>
            <w:commentRangeEnd w:id="213"/>
            <w:r>
              <w:rPr>
                <w:rStyle w:val="CommentReference"/>
                <w:rFonts w:ascii="Garamond" w:hAnsi="Garamond" w:cstheme="minorBidi"/>
                <w:noProof w:val="0"/>
                <w:lang w:val="en-CA"/>
              </w:rPr>
              <w:commentReference w:id="213"/>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4"/>
            <w:r>
              <w:t>Giver</w:t>
            </w:r>
            <w:r w:rsidRPr="00C05A5B">
              <w:t xml:space="preserve"> </w:t>
            </w:r>
            <w:commentRangeEnd w:id="214"/>
            <w:r>
              <w:rPr>
                <w:rStyle w:val="CommentReference"/>
                <w:rFonts w:eastAsiaTheme="minorHAnsi" w:cstheme="minorBidi"/>
                <w:color w:val="auto"/>
                <w:lang w:val="en-CA"/>
              </w:rPr>
              <w:commentReference w:id="214"/>
            </w:r>
            <w:r w:rsidRPr="00C05A5B">
              <w:t xml:space="preserve">of all good things, </w:t>
            </w:r>
          </w:p>
          <w:p w:rsidR="00BE273A" w:rsidRDefault="00BE273A" w:rsidP="00BE273A">
            <w:pPr>
              <w:pStyle w:val="EngHang"/>
            </w:pPr>
            <w:r w:rsidRPr="00C05A5B">
              <w:t xml:space="preserve">Come unto us, </w:t>
            </w:r>
            <w:r>
              <w:t>Ha</w:t>
            </w:r>
            <w:commentRangeStart w:id="215"/>
            <w:r w:rsidRPr="00C05A5B">
              <w:t>nanias</w:t>
            </w:r>
            <w:commentRangeEnd w:id="215"/>
            <w:r>
              <w:rPr>
                <w:rStyle w:val="CommentReference"/>
                <w:rFonts w:eastAsiaTheme="minorHAnsi" w:cstheme="minorBidi"/>
                <w:color w:val="auto"/>
                <w:lang w:val="en-CA"/>
              </w:rPr>
              <w:commentReference w:id="215"/>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6"/>
            <w:r w:rsidRPr="00C05A5B">
              <w:t>Morning</w:t>
            </w:r>
            <w:commentRangeEnd w:id="216"/>
            <w:r>
              <w:rPr>
                <w:rStyle w:val="CommentReference"/>
                <w:rFonts w:eastAsiaTheme="minorHAnsi" w:cstheme="minorBidi"/>
                <w:color w:val="auto"/>
                <w:lang w:val="en-CA"/>
              </w:rPr>
              <w:commentReference w:id="216"/>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7"/>
            <w:r w:rsidRPr="00C05A5B">
              <w:t>Emmanuel</w:t>
            </w:r>
            <w:commentRangeEnd w:id="217"/>
            <w:r>
              <w:rPr>
                <w:rStyle w:val="CommentReference"/>
                <w:rFonts w:eastAsiaTheme="minorHAnsi" w:cstheme="minorBidi"/>
                <w:color w:val="auto"/>
                <w:lang w:val="en-CA"/>
              </w:rPr>
              <w:commentReference w:id="217"/>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8"/>
            <w:r w:rsidRPr="00C05A5B">
              <w:t xml:space="preserve">Proclaim </w:t>
            </w:r>
            <w:commentRangeEnd w:id="218"/>
            <w:r>
              <w:rPr>
                <w:rStyle w:val="CommentReference"/>
                <w:rFonts w:eastAsiaTheme="minorHAnsi" w:cstheme="minorBidi"/>
                <w:color w:val="auto"/>
                <w:lang w:val="en-CA"/>
              </w:rPr>
              <w:commentReference w:id="218"/>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19"/>
            <w:r>
              <w:t>persevere</w:t>
            </w:r>
            <w:commentRangeEnd w:id="219"/>
            <w:r>
              <w:rPr>
                <w:rStyle w:val="CommentReference"/>
                <w:rFonts w:eastAsiaTheme="minorHAnsi" w:cstheme="minorBidi"/>
                <w:color w:val="auto"/>
                <w:lang w:val="en-CA"/>
              </w:rPr>
              <w:commentReference w:id="219"/>
            </w:r>
            <w:r w:rsidRPr="00C05A5B">
              <w:t xml:space="preserve">, </w:t>
            </w:r>
          </w:p>
          <w:p w:rsidR="00BE273A" w:rsidRPr="00C05A5B" w:rsidRDefault="00BE273A" w:rsidP="00BE273A">
            <w:pPr>
              <w:pStyle w:val="EngHang"/>
              <w:rPr>
                <w:szCs w:val="20"/>
              </w:rPr>
            </w:pPr>
            <w:r w:rsidRPr="00C05A5B">
              <w:t xml:space="preserve">And proclaim with the </w:t>
            </w:r>
            <w:commentRangeStart w:id="220"/>
            <w:r>
              <w:t>presbyters</w:t>
            </w:r>
            <w:commentRangeEnd w:id="220"/>
            <w:r>
              <w:rPr>
                <w:rStyle w:val="CommentReference"/>
                <w:rFonts w:eastAsiaTheme="minorHAnsi" w:cstheme="minorBidi"/>
                <w:color w:val="auto"/>
                <w:lang w:val="en-CA"/>
              </w:rPr>
              <w:commentReference w:id="220"/>
            </w:r>
            <w:r w:rsidRPr="00C05A5B">
              <w:t>:</w:t>
            </w:r>
          </w:p>
          <w:p w:rsidR="00BE273A" w:rsidRDefault="00BE273A" w:rsidP="00BE273A">
            <w:pPr>
              <w:pStyle w:val="EngHang"/>
            </w:pPr>
            <w:r>
              <w:t>"</w:t>
            </w:r>
            <w:commentRangeStart w:id="221"/>
            <w:r>
              <w:t>Bless</w:t>
            </w:r>
            <w:commentRangeEnd w:id="221"/>
            <w:r>
              <w:rPr>
                <w:rStyle w:val="CommentReference"/>
                <w:rFonts w:eastAsiaTheme="minorHAnsi" w:cstheme="minorBidi"/>
                <w:color w:val="auto"/>
                <w:lang w:val="en-CA"/>
              </w:rPr>
              <w:commentReference w:id="221"/>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2"/>
            <w:r>
              <w:t>day</w:t>
            </w:r>
            <w:commentRangeEnd w:id="222"/>
            <w:r>
              <w:rPr>
                <w:rStyle w:val="CommentReference"/>
                <w:rFonts w:eastAsiaTheme="minorHAnsi" w:cstheme="minorBidi"/>
                <w:color w:val="auto"/>
                <w:lang w:val="en-CA"/>
              </w:rPr>
              <w:commentReference w:id="222"/>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3"/>
            <w:r w:rsidRPr="00C05A5B">
              <w:t xml:space="preserve">souls </w:t>
            </w:r>
            <w:commentRangeEnd w:id="223"/>
            <w:r>
              <w:rPr>
                <w:rStyle w:val="CommentReference"/>
                <w:rFonts w:eastAsiaTheme="minorHAnsi" w:cstheme="minorBidi"/>
                <w:color w:val="auto"/>
                <w:lang w:val="en-CA"/>
              </w:rPr>
              <w:commentReference w:id="223"/>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4"/>
            <w:r w:rsidRPr="00C05A5B">
              <w:t>sea</w:t>
            </w:r>
            <w:commentRangeEnd w:id="224"/>
            <w:r>
              <w:rPr>
                <w:rStyle w:val="CommentReference"/>
                <w:rFonts w:eastAsiaTheme="minorHAnsi" w:cstheme="minorBidi"/>
                <w:color w:val="auto"/>
                <w:lang w:val="en-CA"/>
              </w:rPr>
              <w:commentReference w:id="224"/>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5"/>
            <w:r w:rsidRPr="00C05A5B">
              <w:t xml:space="preserve">all </w:t>
            </w:r>
            <w:commentRangeEnd w:id="225"/>
            <w:r>
              <w:rPr>
                <w:rStyle w:val="CommentReference"/>
                <w:rFonts w:eastAsiaTheme="minorHAnsi" w:cstheme="minorBidi"/>
                <w:color w:val="auto"/>
                <w:lang w:val="en-CA"/>
              </w:rPr>
              <w:commentReference w:id="225"/>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6"/>
            <w:r w:rsidRPr="00C05A5B">
              <w:t>heretics</w:t>
            </w:r>
            <w:commentRangeEnd w:id="226"/>
            <w:r>
              <w:rPr>
                <w:rStyle w:val="CommentReference"/>
                <w:rFonts w:eastAsiaTheme="minorHAnsi" w:cstheme="minorBidi"/>
                <w:color w:val="auto"/>
                <w:lang w:val="en-CA"/>
              </w:rPr>
              <w:commentReference w:id="226"/>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7"/>
            <w:r w:rsidRPr="00C05A5B">
              <w:t xml:space="preserve">spirits </w:t>
            </w:r>
            <w:commentRangeEnd w:id="227"/>
            <w:r>
              <w:rPr>
                <w:rStyle w:val="CommentReference"/>
                <w:rFonts w:eastAsiaTheme="minorHAnsi" w:cstheme="minorBidi"/>
                <w:color w:val="auto"/>
                <w:lang w:val="en-CA"/>
              </w:rPr>
              <w:commentReference w:id="227"/>
            </w:r>
            <w:r w:rsidRPr="00C05A5B">
              <w:t>of the righteous,</w:t>
            </w:r>
          </w:p>
          <w:p w:rsidR="00BE273A" w:rsidRPr="00C05A5B" w:rsidRDefault="00BE273A" w:rsidP="00BE273A">
            <w:pPr>
              <w:pStyle w:val="EngHang"/>
              <w:rPr>
                <w:szCs w:val="20"/>
              </w:rPr>
            </w:pPr>
            <w:r w:rsidRPr="00C05A5B">
              <w:t xml:space="preserve">And charitable and </w:t>
            </w:r>
            <w:commentRangeStart w:id="228"/>
            <w:r>
              <w:t>contrite</w:t>
            </w:r>
            <w:r w:rsidRPr="00C05A5B">
              <w:t xml:space="preserve"> </w:t>
            </w:r>
            <w:commentRangeEnd w:id="228"/>
            <w:r>
              <w:rPr>
                <w:rStyle w:val="CommentReference"/>
                <w:rFonts w:eastAsiaTheme="minorHAnsi" w:cstheme="minorBidi"/>
                <w:color w:val="auto"/>
                <w:lang w:val="en-CA"/>
              </w:rPr>
              <w:commentReference w:id="228"/>
            </w:r>
            <w:commentRangeStart w:id="229"/>
            <w:r w:rsidRPr="00C05A5B">
              <w:t>hearts</w:t>
            </w:r>
            <w:commentRangeEnd w:id="229"/>
            <w:r>
              <w:rPr>
                <w:rStyle w:val="CommentReference"/>
                <w:rFonts w:eastAsiaTheme="minorHAnsi" w:cstheme="minorBidi"/>
                <w:color w:val="auto"/>
                <w:lang w:val="en-CA"/>
              </w:rPr>
              <w:commentReference w:id="229"/>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0"/>
            <w:r w:rsidRPr="00C05A5B">
              <w:t>Make haste and be very attentive</w:t>
            </w:r>
            <w:commentRangeEnd w:id="230"/>
            <w:r>
              <w:rPr>
                <w:rStyle w:val="CommentReference"/>
                <w:rFonts w:eastAsiaTheme="minorHAnsi" w:cstheme="minorBidi"/>
                <w:color w:val="auto"/>
                <w:lang w:val="en-CA"/>
              </w:rPr>
              <w:commentReference w:id="230"/>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1"/>
            <w:r w:rsidRPr="00C05A5B">
              <w:t xml:space="preserve">righteous </w:t>
            </w:r>
            <w:commentRangeEnd w:id="231"/>
            <w:r>
              <w:rPr>
                <w:rStyle w:val="CommentReference"/>
                <w:rFonts w:eastAsiaTheme="minorHAnsi" w:cstheme="minorBidi"/>
                <w:color w:val="auto"/>
                <w:lang w:val="en-CA"/>
              </w:rPr>
              <w:commentReference w:id="231"/>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2"/>
            <w:r>
              <w:t>condemned</w:t>
            </w:r>
            <w:commentRangeEnd w:id="232"/>
            <w:r>
              <w:rPr>
                <w:rStyle w:val="CommentReference"/>
                <w:rFonts w:eastAsiaTheme="minorHAnsi" w:cstheme="minorBidi"/>
                <w:color w:val="auto"/>
                <w:lang w:val="en-CA"/>
              </w:rPr>
              <w:commentReference w:id="232"/>
            </w:r>
            <w:r w:rsidRPr="00C05A5B">
              <w:t xml:space="preserve">, </w:t>
            </w:r>
          </w:p>
          <w:p w:rsidR="00BE273A" w:rsidRDefault="00BE273A" w:rsidP="00BE273A">
            <w:pPr>
              <w:pStyle w:val="EngHang"/>
            </w:pPr>
            <w:r w:rsidRPr="00C05A5B">
              <w:t xml:space="preserve">That he may </w:t>
            </w:r>
            <w:commentRangeStart w:id="233"/>
            <w:r w:rsidRPr="00C05A5B">
              <w:t xml:space="preserve">join </w:t>
            </w:r>
            <w:commentRangeEnd w:id="233"/>
            <w:r>
              <w:rPr>
                <w:rStyle w:val="CommentReference"/>
                <w:rFonts w:eastAsiaTheme="minorHAnsi" w:cstheme="minorBidi"/>
                <w:color w:val="auto"/>
                <w:lang w:val="en-CA"/>
              </w:rPr>
              <w:commentReference w:id="233"/>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4" w:name="_Toc297322059"/>
      <w:bookmarkStart w:id="235" w:name="_Toc297407704"/>
      <w:bookmarkStart w:id="236" w:name="_Toc298445756"/>
      <w:bookmarkStart w:id="237" w:name="_Toc298681239"/>
      <w:bookmarkStart w:id="238" w:name="_Toc298447481"/>
      <w:r>
        <w:t xml:space="preserve">We Follow </w:t>
      </w:r>
      <w:r w:rsidR="001040C8">
        <w:t>You</w:t>
      </w:r>
      <w:bookmarkEnd w:id="234"/>
      <w:bookmarkEnd w:id="235"/>
      <w:bookmarkEnd w:id="236"/>
      <w:bookmarkEnd w:id="237"/>
      <w:bookmarkEnd w:id="238"/>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39" w:name="_Toc297322060"/>
      <w:bookmarkStart w:id="240" w:name="_Toc297407705"/>
      <w:bookmarkStart w:id="241" w:name="_Toc298445757"/>
      <w:bookmarkStart w:id="242" w:name="_Toc298681240"/>
      <w:bookmarkStart w:id="243" w:name="_Toc298447482"/>
      <w:bookmarkStart w:id="244" w:name="_Toc308441897"/>
      <w:r>
        <w:lastRenderedPageBreak/>
        <w:t>The Communion of the Saints</w:t>
      </w:r>
      <w:bookmarkEnd w:id="239"/>
      <w:bookmarkEnd w:id="240"/>
      <w:bookmarkEnd w:id="241"/>
      <w:bookmarkEnd w:id="242"/>
      <w:bookmarkEnd w:id="243"/>
      <w:bookmarkEnd w:id="244"/>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5"/>
            <w:r w:rsidRPr="00006239">
              <w:t>My</w:t>
            </w:r>
            <w:commentRangeEnd w:id="245"/>
            <w:r w:rsidR="002E5DB0">
              <w:rPr>
                <w:rStyle w:val="CommentReference"/>
                <w:rFonts w:eastAsiaTheme="minorHAnsi" w:cstheme="minorBidi"/>
                <w:color w:val="auto"/>
                <w:lang w:val="en-CA"/>
              </w:rPr>
              <w:commentReference w:id="245"/>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art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6"/>
            <w:r w:rsidRPr="00645C3A">
              <w:t xml:space="preserve">Pray </w:t>
            </w:r>
            <w:commentRangeEnd w:id="246"/>
            <w:r>
              <w:rPr>
                <w:rStyle w:val="CommentReference"/>
                <w:rFonts w:eastAsiaTheme="minorHAnsi" w:cstheme="minorBidi"/>
                <w:color w:val="auto"/>
                <w:lang w:val="en-CA"/>
              </w:rPr>
              <w:commentReference w:id="246"/>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7"/>
            </w:r>
          </w:p>
        </w:tc>
      </w:tr>
    </w:tbl>
    <w:p w:rsidR="00F977F1" w:rsidRDefault="00F977F1" w:rsidP="00F977F1">
      <w:pPr>
        <w:pStyle w:val="Heading4"/>
      </w:pPr>
      <w:bookmarkStart w:id="248" w:name="_Toc298681241"/>
      <w:bookmarkStart w:id="249" w:name="_Toc308441898"/>
      <w:r>
        <w:lastRenderedPageBreak/>
        <w:t xml:space="preserve">A </w:t>
      </w:r>
      <w:commentRangeStart w:id="250"/>
      <w:r>
        <w:t xml:space="preserve">Short </w:t>
      </w:r>
      <w:commentRangeEnd w:id="250"/>
      <w:r>
        <w:rPr>
          <w:rStyle w:val="CommentReference"/>
          <w:rFonts w:eastAsiaTheme="minorHAnsi" w:cstheme="minorBidi"/>
          <w:b w:val="0"/>
          <w:bCs w:val="0"/>
        </w:rPr>
        <w:commentReference w:id="250"/>
      </w:r>
      <w:commentRangeStart w:id="251"/>
      <w:r>
        <w:t xml:space="preserve">Communion </w:t>
      </w:r>
      <w:commentRangeEnd w:id="251"/>
      <w:r>
        <w:rPr>
          <w:rStyle w:val="CommentReference"/>
          <w:rFonts w:eastAsiaTheme="minorHAnsi" w:cstheme="minorBidi"/>
          <w:b w:val="0"/>
          <w:bCs w:val="0"/>
        </w:rPr>
        <w:commentReference w:id="251"/>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2"/>
            <w:r w:rsidRPr="00006239">
              <w:t>My</w:t>
            </w:r>
            <w:commentRangeEnd w:id="252"/>
            <w:r>
              <w:rPr>
                <w:rStyle w:val="CommentReference"/>
                <w:rFonts w:eastAsiaTheme="minorHAnsi" w:cstheme="minorBidi"/>
                <w:color w:val="auto"/>
                <w:lang w:val="en-CA"/>
              </w:rPr>
              <w:commentReference w:id="252"/>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3"/>
            <w:r w:rsidRPr="000100FF">
              <w:t xml:space="preserve">Pray </w:t>
            </w:r>
            <w:commentRangeEnd w:id="253"/>
            <w:r>
              <w:rPr>
                <w:rStyle w:val="CommentReference"/>
                <w:rFonts w:eastAsiaTheme="minorHAnsi" w:cstheme="minorBidi"/>
                <w:color w:val="auto"/>
                <w:lang w:val="en-CA"/>
              </w:rPr>
              <w:commentReference w:id="253"/>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art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8"/>
      <w:bookmarkEnd w:id="249"/>
    </w:p>
    <w:p w:rsidR="00DD4C22" w:rsidRDefault="00DD4C22" w:rsidP="00DE5308">
      <w:pPr>
        <w:pStyle w:val="Rubric"/>
        <w:rPr>
          <w:lang w:val="en-US"/>
        </w:rPr>
      </w:pPr>
      <w:bookmarkStart w:id="254"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1B4E41">
        <w:rPr>
          <w:noProof/>
          <w:lang w:val="en-US"/>
        </w:rPr>
        <w:t>257</w:t>
      </w:r>
      <w:r w:rsidR="004A323C">
        <w:rPr>
          <w:lang w:val="en-US"/>
        </w:rPr>
        <w:fldChar w:fldCharType="end"/>
      </w:r>
      <w:r>
        <w:rPr>
          <w:lang w:val="en-US"/>
        </w:rPr>
        <w:t>.</w:t>
      </w:r>
    </w:p>
    <w:p w:rsidR="00DD4C22" w:rsidRDefault="00DD4C22" w:rsidP="004A1F5C">
      <w:pPr>
        <w:pStyle w:val="Heading3"/>
        <w:rPr>
          <w:lang w:val="en-US"/>
        </w:rPr>
      </w:pPr>
      <w:bookmarkStart w:id="255" w:name="_Toc308441900"/>
      <w:r>
        <w:rPr>
          <w:lang w:val="en-US"/>
        </w:rPr>
        <w:t>The Doxology of the Virgin for Midnight Praise</w:t>
      </w:r>
      <w:bookmarkEnd w:id="255"/>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6"/>
            <w:r>
              <w:t>Godhead</w:t>
            </w:r>
            <w:commentRangeEnd w:id="256"/>
            <w:r>
              <w:rPr>
                <w:rStyle w:val="CommentReference"/>
                <w:rFonts w:eastAsiaTheme="minorHAnsi" w:cstheme="minorBidi"/>
                <w:color w:val="auto"/>
                <w:lang w:val="en-CA"/>
              </w:rPr>
              <w:commentReference w:id="256"/>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7"/>
            <w:r>
              <w:t xml:space="preserve">to </w:t>
            </w:r>
            <w:commentRangeEnd w:id="257"/>
            <w:r>
              <w:rPr>
                <w:rStyle w:val="CommentReference"/>
                <w:rFonts w:eastAsiaTheme="minorHAnsi" w:cstheme="minorBidi"/>
                <w:color w:val="auto"/>
                <w:lang w:val="en-CA"/>
              </w:rPr>
              <w:commentReference w:id="257"/>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8"/>
            <w:r>
              <w:t xml:space="preserve">very </w:t>
            </w:r>
            <w:commentRangeEnd w:id="258"/>
            <w:r>
              <w:rPr>
                <w:rStyle w:val="CommentReference"/>
                <w:rFonts w:eastAsiaTheme="minorHAnsi" w:cstheme="minorBidi"/>
                <w:color w:val="auto"/>
                <w:lang w:val="en-CA"/>
              </w:rPr>
              <w:commentReference w:id="258"/>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59"/>
            <w:r>
              <w:t xml:space="preserve">faithful </w:t>
            </w:r>
            <w:commentRangeEnd w:id="259"/>
            <w:r>
              <w:rPr>
                <w:rStyle w:val="CommentReference"/>
                <w:rFonts w:eastAsiaTheme="minorHAnsi" w:cstheme="minorBidi"/>
                <w:color w:val="auto"/>
                <w:lang w:val="en-CA"/>
              </w:rPr>
              <w:commentReference w:id="259"/>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r>
      <w:r w:rsidR="004A323C">
        <w:rPr>
          <w:lang w:val="en-US"/>
        </w:rPr>
        <w:fldChar w:fldCharType="separate"/>
      </w:r>
      <w:r w:rsidR="001B4E41">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60" w:name="_Toc308441901"/>
      <w:r>
        <w:rPr>
          <w:lang w:val="en-US"/>
        </w:rPr>
        <w:t xml:space="preserve">The </w:t>
      </w:r>
      <w:r w:rsidR="00384B7C">
        <w:rPr>
          <w:lang w:val="en-US"/>
        </w:rPr>
        <w:t>C</w:t>
      </w:r>
      <w:r>
        <w:rPr>
          <w:lang w:val="en-US"/>
        </w:rPr>
        <w:t>onclusion of the Doxologies</w:t>
      </w:r>
      <w:bookmarkEnd w:id="254"/>
      <w:bookmarkEnd w:id="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1"/>
            <w:r w:rsidRPr="007425E1">
              <w:rPr>
                <w:rFonts w:eastAsiaTheme="minorHAnsi"/>
              </w:rPr>
              <w:t xml:space="preserve">bless </w:t>
            </w:r>
            <w:commentRangeEnd w:id="261"/>
            <w:r>
              <w:rPr>
                <w:rStyle w:val="CommentReference"/>
                <w:rFonts w:ascii="Times New Roman" w:eastAsiaTheme="minorHAnsi" w:hAnsi="Times New Roman" w:cstheme="minorBidi"/>
                <w:color w:val="auto"/>
              </w:rPr>
              <w:commentReference w:id="261"/>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2" w:name="_Toc410196183"/>
      <w:bookmarkStart w:id="263" w:name="_Toc410196421"/>
      <w:bookmarkStart w:id="264" w:name="_Toc410196923"/>
      <w:bookmarkStart w:id="265" w:name="_Toc431466277"/>
      <w:r>
        <w:lastRenderedPageBreak/>
        <w:t xml:space="preserve">The Rising of the Sun: Matins </w:t>
      </w:r>
      <w:bookmarkEnd w:id="262"/>
      <w:bookmarkEnd w:id="263"/>
      <w:bookmarkEnd w:id="264"/>
      <w:r>
        <w:t>(or Lauds)</w:t>
      </w:r>
      <w:bookmarkEnd w:id="265"/>
    </w:p>
    <w:p w:rsidR="00DE5308" w:rsidRDefault="00DE5308" w:rsidP="00DE5308">
      <w:pPr>
        <w:pStyle w:val="Heading3"/>
      </w:pPr>
      <w:bookmarkStart w:id="266" w:name="_Ref411320700"/>
      <w:r>
        <w:t>Matins</w:t>
      </w:r>
      <w:bookmarkEnd w:id="266"/>
    </w:p>
    <w:p w:rsidR="00DE5308" w:rsidRDefault="00DE5308" w:rsidP="00DE5308">
      <w:pPr>
        <w:pStyle w:val="Heading4"/>
      </w:pPr>
      <w:bookmarkStart w:id="267" w:name="_Toc410196423"/>
      <w:bookmarkStart w:id="268" w:name="_Toc410196925"/>
      <w:r>
        <w:t>The Fourth Canticle</w:t>
      </w:r>
      <w:bookmarkEnd w:id="267"/>
      <w:bookmarkEnd w:id="268"/>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69" w:name="_Toc297322062"/>
      <w:bookmarkStart w:id="270" w:name="_Toc297407707"/>
      <w:bookmarkStart w:id="271" w:name="_Toc298445759"/>
      <w:bookmarkStart w:id="272" w:name="_Toc298681245"/>
      <w:bookmarkStart w:id="273" w:name="_Toc298447484"/>
      <w:r>
        <w:rPr>
          <w:lang w:val="en-US"/>
        </w:rPr>
        <w:t>Psalm 148</w:t>
      </w:r>
      <w:bookmarkEnd w:id="269"/>
      <w:bookmarkEnd w:id="270"/>
      <w:bookmarkEnd w:id="271"/>
      <w:bookmarkEnd w:id="272"/>
      <w:bookmarkEnd w:id="273"/>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4"/>
            <w:r w:rsidRPr="000E2F61">
              <w:rPr>
                <w:highlight w:val="yellow"/>
              </w:rPr>
              <w:t>For</w:t>
            </w:r>
            <w:commentRangeEnd w:id="274"/>
            <w:r>
              <w:rPr>
                <w:rStyle w:val="CommentReference"/>
                <w:rFonts w:cstheme="minorBidi"/>
                <w:color w:val="auto"/>
                <w:lang w:val="en-CA"/>
              </w:rPr>
              <w:commentReference w:id="274"/>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5"/>
            <w:r w:rsidRPr="007425E1">
              <w:t xml:space="preserve">and </w:t>
            </w:r>
            <w:commentRangeEnd w:id="275"/>
            <w:r>
              <w:rPr>
                <w:rStyle w:val="CommentReference"/>
                <w:rFonts w:cstheme="minorBidi"/>
                <w:color w:val="auto"/>
                <w:lang w:val="en-CA"/>
              </w:rPr>
              <w:commentReference w:id="275"/>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6"/>
            <w:r w:rsidRPr="007425E1">
              <w:rPr>
                <w:rFonts w:eastAsiaTheme="minorHAnsi"/>
              </w:rPr>
              <w:t xml:space="preserve">His </w:t>
            </w:r>
            <w:commentRangeEnd w:id="276"/>
            <w:r>
              <w:rPr>
                <w:rStyle w:val="CommentReference"/>
                <w:rFonts w:eastAsiaTheme="minorHAnsi" w:cstheme="minorBidi"/>
                <w:color w:val="auto"/>
                <w:lang w:val="en-CA"/>
              </w:rPr>
              <w:commentReference w:id="276"/>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7" w:name="_Toc297322063"/>
      <w:bookmarkStart w:id="278" w:name="_Toc297407708"/>
      <w:bookmarkStart w:id="279" w:name="_Toc298445760"/>
      <w:bookmarkStart w:id="280" w:name="_Toc298681246"/>
      <w:bookmarkStart w:id="281" w:name="_Toc298447485"/>
      <w:r>
        <w:rPr>
          <w:lang w:val="en-US"/>
        </w:rPr>
        <w:t>Psalm 149</w:t>
      </w:r>
      <w:bookmarkEnd w:id="277"/>
      <w:bookmarkEnd w:id="278"/>
      <w:bookmarkEnd w:id="279"/>
      <w:bookmarkEnd w:id="280"/>
      <w:bookmarkEnd w:id="281"/>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2"/>
            <w:r w:rsidRPr="007425E1">
              <w:rPr>
                <w:rFonts w:eastAsiaTheme="minorHAnsi"/>
              </w:rPr>
              <w:t>chorus</w:t>
            </w:r>
            <w:commentRangeEnd w:id="282"/>
            <w:r>
              <w:rPr>
                <w:rStyle w:val="CommentReference"/>
                <w:rFonts w:eastAsiaTheme="minorHAnsi" w:cstheme="minorBidi"/>
                <w:color w:val="auto"/>
                <w:lang w:val="en-CA"/>
              </w:rPr>
              <w:commentReference w:id="282"/>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3"/>
            <w:r w:rsidRPr="007425E1">
              <w:rPr>
                <w:rFonts w:eastAsiaTheme="minorHAnsi"/>
              </w:rPr>
              <w:t xml:space="preserve"> </w:t>
            </w:r>
            <w:commentRangeEnd w:id="283"/>
            <w:r>
              <w:rPr>
                <w:rStyle w:val="CommentReference"/>
                <w:rFonts w:eastAsiaTheme="minorHAnsi" w:cstheme="minorBidi"/>
                <w:color w:val="auto"/>
                <w:lang w:val="en-CA"/>
              </w:rPr>
              <w:commentReference w:id="283"/>
            </w:r>
            <w:r w:rsidRPr="007425E1">
              <w:rPr>
                <w:rFonts w:eastAsiaTheme="minorHAnsi"/>
              </w:rPr>
              <w:t>in glory: Alleluia.</w:t>
            </w:r>
          </w:p>
          <w:p w:rsidR="00495F1A" w:rsidRPr="007425E1" w:rsidRDefault="00495F1A" w:rsidP="005832A1">
            <w:pPr>
              <w:pStyle w:val="EngIndEnd"/>
            </w:pPr>
            <w:r w:rsidRPr="007425E1">
              <w:t xml:space="preserve">Let them </w:t>
            </w:r>
            <w:commentRangeStart w:id="284"/>
            <w:r>
              <w:t>rejoice</w:t>
            </w:r>
            <w:r w:rsidRPr="007425E1">
              <w:t xml:space="preserve"> </w:t>
            </w:r>
            <w:commentRangeEnd w:id="284"/>
            <w:r>
              <w:rPr>
                <w:rStyle w:val="CommentReference"/>
                <w:rFonts w:cstheme="minorBidi"/>
                <w:color w:val="auto"/>
                <w:lang w:val="en-CA"/>
              </w:rPr>
              <w:commentReference w:id="284"/>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5"/>
            <w:r w:rsidRPr="007425E1">
              <w:rPr>
                <w:rFonts w:eastAsiaTheme="minorHAnsi"/>
              </w:rPr>
              <w:t>mouth</w:t>
            </w:r>
            <w:commentRangeEnd w:id="285"/>
            <w:r>
              <w:rPr>
                <w:rStyle w:val="CommentReference"/>
                <w:rFonts w:eastAsiaTheme="minorHAnsi" w:cstheme="minorBidi"/>
                <w:color w:val="auto"/>
                <w:lang w:val="en-CA"/>
              </w:rPr>
              <w:commentReference w:id="285"/>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6"/>
            <w:r>
              <w:t>rebukes</w:t>
            </w:r>
            <w:r w:rsidRPr="007425E1">
              <w:t xml:space="preserve"> </w:t>
            </w:r>
            <w:commentRangeEnd w:id="286"/>
            <w:r>
              <w:rPr>
                <w:rStyle w:val="CommentReference"/>
                <w:rFonts w:cstheme="minorBidi"/>
                <w:color w:val="auto"/>
                <w:lang w:val="en-CA"/>
              </w:rPr>
              <w:commentReference w:id="286"/>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7" w:name="_Toc297322064"/>
      <w:bookmarkStart w:id="288" w:name="_Toc297407709"/>
      <w:bookmarkStart w:id="289" w:name="_Toc298445761"/>
      <w:bookmarkStart w:id="290" w:name="_Toc298681247"/>
      <w:bookmarkStart w:id="291" w:name="_Toc298447486"/>
      <w:r>
        <w:rPr>
          <w:lang w:val="en-US"/>
        </w:rPr>
        <w:t>Psalm 150</w:t>
      </w:r>
      <w:bookmarkEnd w:id="287"/>
      <w:bookmarkEnd w:id="288"/>
      <w:bookmarkEnd w:id="289"/>
      <w:bookmarkEnd w:id="290"/>
      <w:bookmarkEnd w:id="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2"/>
            <w:r w:rsidRPr="007425E1">
              <w:t xml:space="preserve">psaltery </w:t>
            </w:r>
            <w:commentRangeEnd w:id="292"/>
            <w:r>
              <w:rPr>
                <w:rStyle w:val="CommentReference"/>
                <w:rFonts w:cstheme="minorBidi"/>
                <w:color w:val="auto"/>
                <w:lang w:val="en-CA"/>
              </w:rPr>
              <w:commentReference w:id="292"/>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3"/>
            <w:r w:rsidRPr="007425E1">
              <w:t>chorus</w:t>
            </w:r>
            <w:commentRangeEnd w:id="293"/>
            <w:r>
              <w:rPr>
                <w:rStyle w:val="CommentReference"/>
                <w:rFonts w:cstheme="minorBidi"/>
                <w:color w:val="auto"/>
                <w:lang w:val="en-CA"/>
              </w:rPr>
              <w:commentReference w:id="293"/>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4" w:name="_Toc298681248"/>
      <w:bookmarkStart w:id="295" w:name="_Toc308441903"/>
      <w:bookmarkStart w:id="296" w:name="_Toc297322065"/>
      <w:bookmarkStart w:id="297" w:name="_Toc297407710"/>
      <w:bookmarkStart w:id="298" w:name="_Toc298445762"/>
      <w:r>
        <w:rPr>
          <w:lang w:val="en-US"/>
        </w:rPr>
        <w:t>Sunday</w:t>
      </w:r>
      <w:bookmarkEnd w:id="294"/>
      <w:bookmarkEnd w:id="295"/>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r>
      <w:r w:rsidR="004A323C">
        <w:rPr>
          <w:lang w:val="en-US"/>
        </w:rPr>
        <w:fldChar w:fldCharType="separate"/>
      </w:r>
      <w:r w:rsidR="001B4E41">
        <w:rPr>
          <w:b/>
          <w:bCs/>
          <w:noProof/>
          <w:lang w:val="en-US"/>
        </w:rPr>
        <w:t>Error! Bookmark not defined.</w:t>
      </w:r>
      <w:r w:rsidR="004A323C">
        <w:rPr>
          <w:lang w:val="en-US"/>
        </w:rPr>
        <w:fldChar w:fldCharType="end"/>
      </w:r>
      <w:r>
        <w:rPr>
          <w:lang w:val="en-US"/>
        </w:rPr>
        <w:t>.</w:t>
      </w:r>
      <w:bookmarkEnd w:id="296"/>
      <w:bookmarkEnd w:id="297"/>
      <w:bookmarkEnd w:id="298"/>
    </w:p>
    <w:p w:rsidR="00F54100" w:rsidRDefault="00F54100" w:rsidP="00495F1A">
      <w:pPr>
        <w:pStyle w:val="Heading5"/>
        <w:rPr>
          <w:lang w:val="en-US"/>
        </w:rPr>
      </w:pPr>
      <w:bookmarkStart w:id="299" w:name="_Toc297322066"/>
      <w:bookmarkStart w:id="300" w:name="_Toc297407711"/>
      <w:bookmarkStart w:id="301" w:name="_Toc298445763"/>
      <w:bookmarkStart w:id="302" w:name="_Toc298447488"/>
      <w:bookmarkStart w:id="303" w:name="_Toc308441905"/>
      <w:r>
        <w:rPr>
          <w:lang w:val="en-US"/>
        </w:rPr>
        <w:lastRenderedPageBreak/>
        <w:t>The Sunday Psali for the Lord</w:t>
      </w:r>
      <w:bookmarkEnd w:id="299"/>
      <w:bookmarkEnd w:id="300"/>
      <w:bookmarkEnd w:id="301"/>
      <w:bookmarkEnd w:id="302"/>
      <w:bookmarkEnd w:id="303"/>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4"/>
            <w:r w:rsidRPr="005832A1">
              <w:t xml:space="preserve">praise </w:t>
            </w:r>
            <w:commentRangeEnd w:id="304"/>
            <w:r w:rsidRPr="005832A1">
              <w:rPr>
                <w:rStyle w:val="CommentReference"/>
                <w:rFonts w:eastAsiaTheme="minorHAnsi"/>
                <w:sz w:val="24"/>
              </w:rPr>
              <w:commentReference w:id="304"/>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5"/>
            <w:r w:rsidRPr="005832A1">
              <w:t>Earth</w:t>
            </w:r>
            <w:commentRangeEnd w:id="305"/>
            <w:r w:rsidRPr="005832A1">
              <w:rPr>
                <w:rStyle w:val="CommentReference"/>
                <w:rFonts w:eastAsiaTheme="minorHAnsi"/>
                <w:sz w:val="24"/>
              </w:rPr>
              <w:commentReference w:id="305"/>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6"/>
            <w:r w:rsidRPr="005832A1">
              <w:t xml:space="preserve">Make haste </w:t>
            </w:r>
            <w:commentRangeEnd w:id="306"/>
            <w:r w:rsidRPr="005832A1">
              <w:rPr>
                <w:rStyle w:val="CommentReference"/>
                <w:rFonts w:eastAsiaTheme="minorHAnsi"/>
                <w:sz w:val="24"/>
              </w:rPr>
              <w:commentReference w:id="306"/>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7"/>
            <w:r w:rsidRPr="005832A1">
              <w:rPr>
                <w:rFonts w:eastAsiaTheme="minorHAnsi"/>
              </w:rPr>
              <w:t xml:space="preserve">different </w:t>
            </w:r>
            <w:commentRangeEnd w:id="307"/>
            <w:r w:rsidRPr="005832A1">
              <w:rPr>
                <w:rStyle w:val="CommentReference"/>
                <w:rFonts w:eastAsiaTheme="minorHAnsi"/>
                <w:sz w:val="24"/>
              </w:rPr>
              <w:commentReference w:id="307"/>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8"/>
            <w:r w:rsidRPr="005832A1">
              <w:t>truth</w:t>
            </w:r>
            <w:commentRangeEnd w:id="308"/>
            <w:r w:rsidRPr="005832A1">
              <w:rPr>
                <w:rStyle w:val="CommentReference"/>
                <w:rFonts w:eastAsiaTheme="minorHAnsi"/>
                <w:sz w:val="24"/>
              </w:rPr>
              <w:commentReference w:id="308"/>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09"/>
            <w:r w:rsidRPr="005832A1">
              <w:t xml:space="preserve">longsuffering </w:t>
            </w:r>
            <w:commentRangeEnd w:id="309"/>
            <w:r w:rsidRPr="005832A1">
              <w:rPr>
                <w:rStyle w:val="CommentReference"/>
                <w:rFonts w:eastAsiaTheme="minorHAnsi"/>
                <w:sz w:val="24"/>
              </w:rPr>
              <w:commentReference w:id="309"/>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0"/>
            <w:r w:rsidRPr="005832A1">
              <w:t xml:space="preserve">I rise </w:t>
            </w:r>
            <w:commentRangeEnd w:id="310"/>
            <w:r w:rsidRPr="005832A1">
              <w:rPr>
                <w:rStyle w:val="CommentReference"/>
                <w:rFonts w:eastAsiaTheme="minorHAnsi"/>
                <w:sz w:val="24"/>
              </w:rPr>
              <w:commentReference w:id="310"/>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1"/>
            <w:r w:rsidRPr="005832A1">
              <w:t>sweet</w:t>
            </w:r>
            <w:commentRangeEnd w:id="311"/>
            <w:r w:rsidRPr="005832A1">
              <w:rPr>
                <w:rStyle w:val="CommentReference"/>
                <w:rFonts w:eastAsiaTheme="minorHAnsi"/>
                <w:sz w:val="24"/>
              </w:rPr>
              <w:commentReference w:id="311"/>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2"/>
            <w:r w:rsidRPr="005832A1">
              <w:rPr>
                <w:rFonts w:eastAsiaTheme="minorHAnsi"/>
              </w:rPr>
              <w:t>Oh, how I love</w:t>
            </w:r>
            <w:commentRangeEnd w:id="312"/>
            <w:r w:rsidRPr="005832A1">
              <w:rPr>
                <w:rStyle w:val="CommentReference"/>
                <w:rFonts w:eastAsiaTheme="minorHAnsi"/>
                <w:sz w:val="24"/>
              </w:rPr>
              <w:commentReference w:id="312"/>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3"/>
            <w:r w:rsidRPr="005832A1">
              <w:rPr>
                <w:rFonts w:eastAsiaTheme="minorHAnsi"/>
              </w:rPr>
              <w:t xml:space="preserve">of </w:t>
            </w:r>
            <w:commentRangeEnd w:id="313"/>
            <w:r w:rsidRPr="005832A1">
              <w:rPr>
                <w:rStyle w:val="CommentReference"/>
                <w:rFonts w:eastAsiaTheme="minorHAnsi"/>
                <w:sz w:val="24"/>
              </w:rPr>
              <w:commentReference w:id="313"/>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4"/>
            <w:r w:rsidRPr="005832A1">
              <w:t>truth</w:t>
            </w:r>
            <w:commentRangeEnd w:id="314"/>
            <w:r w:rsidRPr="005832A1">
              <w:rPr>
                <w:rStyle w:val="CommentReference"/>
                <w:rFonts w:eastAsiaTheme="minorHAnsi"/>
                <w:sz w:val="24"/>
              </w:rPr>
              <w:commentReference w:id="314"/>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5"/>
            <w:r w:rsidRPr="005832A1">
              <w:t xml:space="preserve">true </w:t>
            </w:r>
            <w:commentRangeEnd w:id="315"/>
            <w:r w:rsidRPr="005832A1">
              <w:rPr>
                <w:rStyle w:val="CommentReference"/>
                <w:rFonts w:eastAsiaTheme="minorHAnsi"/>
                <w:sz w:val="24"/>
              </w:rPr>
              <w:commentReference w:id="315"/>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6"/>
            <w:r>
              <w:t xml:space="preserve">Whenever </w:t>
            </w:r>
            <w:commentRangeEnd w:id="316"/>
            <w:r>
              <w:rPr>
                <w:rStyle w:val="CommentReference"/>
                <w:rFonts w:eastAsiaTheme="minorHAnsi" w:cstheme="minorBidi"/>
                <w:color w:val="auto"/>
                <w:lang w:val="en-CA"/>
              </w:rPr>
              <w:commentReference w:id="316"/>
            </w:r>
            <w:r>
              <w:t>we</w:t>
            </w:r>
          </w:p>
          <w:p w:rsidR="005832A1" w:rsidRDefault="005832A1" w:rsidP="005832A1">
            <w:pPr>
              <w:pStyle w:val="EngHang"/>
            </w:pPr>
            <w:commentRangeStart w:id="317"/>
            <w:r>
              <w:t xml:space="preserve">Gather </w:t>
            </w:r>
            <w:commentRangeEnd w:id="317"/>
            <w:r>
              <w:rPr>
                <w:rStyle w:val="CommentReference"/>
                <w:rFonts w:eastAsiaTheme="minorHAnsi" w:cstheme="minorBidi"/>
                <w:color w:val="auto"/>
                <w:lang w:val="en-CA"/>
              </w:rPr>
              <w:commentReference w:id="317"/>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8"/>
            <w:r>
              <w:t xml:space="preserve">will </w:t>
            </w:r>
            <w:commentRangeEnd w:id="318"/>
            <w:r>
              <w:rPr>
                <w:rStyle w:val="CommentReference"/>
                <w:rFonts w:eastAsiaTheme="minorHAnsi" w:cstheme="minorBidi"/>
                <w:color w:val="auto"/>
                <w:lang w:val="en-CA"/>
              </w:rPr>
              <w:commentReference w:id="318"/>
            </w:r>
            <w:r>
              <w:t>bless You,</w:t>
            </w:r>
          </w:p>
          <w:p w:rsidR="005832A1" w:rsidRDefault="005832A1" w:rsidP="005832A1">
            <w:pPr>
              <w:pStyle w:val="EngHang"/>
            </w:pPr>
            <w:r>
              <w:t>O my Lord Jesus:</w:t>
            </w:r>
          </w:p>
          <w:p w:rsidR="005832A1" w:rsidRDefault="005832A1" w:rsidP="005832A1">
            <w:pPr>
              <w:pStyle w:val="EngHang"/>
            </w:pPr>
            <w:commentRangeStart w:id="319"/>
            <w:r>
              <w:t xml:space="preserve">Deliver </w:t>
            </w:r>
            <w:commentRangeEnd w:id="319"/>
            <w:r>
              <w:rPr>
                <w:rStyle w:val="CommentReference"/>
                <w:rFonts w:eastAsiaTheme="minorHAnsi" w:cstheme="minorBidi"/>
                <w:color w:val="auto"/>
                <w:lang w:val="en-CA"/>
              </w:rPr>
              <w:commentReference w:id="319"/>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0"/>
            <w:r w:rsidRPr="00A16DFE">
              <w:rPr>
                <w:rFonts w:eastAsiaTheme="minorHAnsi"/>
              </w:rPr>
              <w:t xml:space="preserve">come </w:t>
            </w:r>
            <w:commentRangeEnd w:id="320"/>
            <w:r>
              <w:rPr>
                <w:rStyle w:val="CommentReference"/>
                <w:rFonts w:eastAsiaTheme="minorHAnsi" w:cstheme="minorBidi"/>
                <w:color w:val="auto"/>
                <w:lang w:val="en-CA"/>
              </w:rPr>
              <w:commentReference w:id="320"/>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1"/>
            <w:r>
              <w:rPr>
                <w:rFonts w:eastAsiaTheme="minorHAnsi"/>
              </w:rPr>
              <w:t>be</w:t>
            </w:r>
            <w:r w:rsidRPr="00A16DFE">
              <w:rPr>
                <w:rFonts w:eastAsiaTheme="minorHAnsi"/>
              </w:rPr>
              <w:t xml:space="preserve"> </w:t>
            </w:r>
            <w:commentRangeEnd w:id="321"/>
            <w:r>
              <w:rPr>
                <w:rStyle w:val="CommentReference"/>
                <w:rFonts w:eastAsiaTheme="minorHAnsi" w:cstheme="minorBidi"/>
                <w:color w:val="auto"/>
                <w:lang w:val="en-CA"/>
              </w:rPr>
              <w:commentReference w:id="321"/>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2" w:name="_Toc297322067"/>
      <w:bookmarkStart w:id="323" w:name="_Toc297407712"/>
      <w:bookmarkStart w:id="324" w:name="_Toc298445764"/>
      <w:bookmarkStart w:id="325" w:name="_Toc298681249"/>
      <w:bookmarkStart w:id="326" w:name="_Toc298447489"/>
      <w:bookmarkStart w:id="327" w:name="_Toc308441906"/>
      <w:r>
        <w:rPr>
          <w:lang w:val="en-US"/>
        </w:rPr>
        <w:lastRenderedPageBreak/>
        <w:t>The Sunday Theotokia</w:t>
      </w:r>
      <w:bookmarkEnd w:id="322"/>
      <w:bookmarkEnd w:id="323"/>
      <w:bookmarkEnd w:id="324"/>
      <w:bookmarkEnd w:id="325"/>
      <w:bookmarkEnd w:id="326"/>
      <w:bookmarkEnd w:id="327"/>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8" w:name="_Toc298445765"/>
      <w:bookmarkStart w:id="329" w:name="_Toc298681250"/>
      <w:bookmarkStart w:id="330" w:name="_Toc298447490"/>
      <w:r>
        <w:rPr>
          <w:lang w:val="en-US"/>
        </w:rPr>
        <w:t>Part One</w:t>
      </w:r>
      <w:bookmarkEnd w:id="328"/>
      <w:bookmarkEnd w:id="329"/>
      <w:bookmarkEnd w:id="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1"/>
            <w:r w:rsidRPr="007425E1">
              <w:rPr>
                <w:rFonts w:eastAsiaTheme="minorHAnsi"/>
              </w:rPr>
              <w:t>Of the Covenant</w:t>
            </w:r>
            <w:commentRangeEnd w:id="331"/>
            <w:r>
              <w:rPr>
                <w:rStyle w:val="CommentReference"/>
                <w:rFonts w:eastAsiaTheme="minorHAnsi" w:cstheme="minorBidi"/>
                <w:color w:val="auto"/>
                <w:lang w:val="en-CA"/>
              </w:rPr>
              <w:commentReference w:id="331"/>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2"/>
            <w:r>
              <w:rPr>
                <w:rFonts w:eastAsiaTheme="minorHAnsi"/>
              </w:rPr>
              <w:t>sprinkling</w:t>
            </w:r>
            <w:commentRangeEnd w:id="332"/>
            <w:r>
              <w:rPr>
                <w:rStyle w:val="CommentReference"/>
                <w:rFonts w:eastAsiaTheme="minorHAnsi" w:cstheme="minorBidi"/>
                <w:color w:val="auto"/>
                <w:lang w:val="en-CA"/>
              </w:rPr>
              <w:commentReference w:id="332"/>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3"/>
            <w:r>
              <w:rPr>
                <w:rFonts w:eastAsiaTheme="minorHAnsi"/>
              </w:rPr>
              <w:t>dwelt</w:t>
            </w:r>
            <w:commentRangeEnd w:id="333"/>
            <w:r>
              <w:rPr>
                <w:rStyle w:val="CommentReference"/>
                <w:rFonts w:eastAsiaTheme="minorHAnsi" w:cstheme="minorBidi"/>
                <w:color w:val="auto"/>
                <w:lang w:val="en-CA"/>
              </w:rPr>
              <w:commentReference w:id="333"/>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4"/>
            <w:r>
              <w:t xml:space="preserve">Magnify </w:t>
            </w:r>
            <w:commentRangeEnd w:id="334"/>
            <w:r>
              <w:rPr>
                <w:rStyle w:val="CommentReference"/>
                <w:rFonts w:eastAsiaTheme="minorHAnsi" w:cstheme="minorBidi"/>
                <w:color w:val="auto"/>
                <w:lang w:val="en-CA"/>
              </w:rPr>
              <w:commentReference w:id="334"/>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5"/>
            <w:r>
              <w:t xml:space="preserve">obtain </w:t>
            </w:r>
            <w:commentRangeEnd w:id="335"/>
            <w:r>
              <w:rPr>
                <w:rStyle w:val="CommentReference"/>
                <w:rFonts w:eastAsiaTheme="minorHAnsi" w:cstheme="minorBidi"/>
                <w:color w:val="auto"/>
                <w:lang w:val="en-CA"/>
              </w:rPr>
              <w:commentReference w:id="335"/>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6" w:name="_Toc298445766"/>
      <w:bookmarkStart w:id="337" w:name="_Toc298681251"/>
      <w:bookmarkStart w:id="338" w:name="_Toc298447491"/>
      <w:r>
        <w:t>Part Two</w:t>
      </w:r>
      <w:bookmarkEnd w:id="336"/>
      <w:bookmarkEnd w:id="337"/>
      <w:bookmarkEnd w:id="33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39"/>
            <w:r>
              <w:rPr>
                <w:rFonts w:eastAsiaTheme="minorHAnsi"/>
              </w:rPr>
              <w:t xml:space="preserve">type </w:t>
            </w:r>
            <w:commentRangeEnd w:id="339"/>
            <w:r>
              <w:rPr>
                <w:rStyle w:val="CommentReference"/>
                <w:rFonts w:eastAsiaTheme="minorHAnsi" w:cstheme="minorBidi"/>
                <w:color w:val="auto"/>
                <w:lang w:val="en-CA"/>
              </w:rPr>
              <w:commentReference w:id="339"/>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0"/>
            <w:r>
              <w:t xml:space="preserve">one </w:t>
            </w:r>
            <w:commentRangeEnd w:id="340"/>
            <w:r>
              <w:rPr>
                <w:rStyle w:val="CommentReference"/>
                <w:rFonts w:eastAsiaTheme="minorHAnsi" w:cstheme="minorBidi"/>
                <w:color w:val="auto"/>
                <w:lang w:val="en-CA"/>
              </w:rPr>
              <w:commentReference w:id="340"/>
            </w:r>
            <w:r>
              <w:t>from two,</w:t>
            </w:r>
          </w:p>
          <w:p w:rsidR="005832A1" w:rsidRDefault="005832A1" w:rsidP="005832A1">
            <w:pPr>
              <w:pStyle w:val="EngHang"/>
            </w:pPr>
            <w:r>
              <w:t xml:space="preserve">A </w:t>
            </w:r>
            <w:commentRangeStart w:id="341"/>
            <w:r>
              <w:t xml:space="preserve">Holy </w:t>
            </w:r>
            <w:commentRangeEnd w:id="341"/>
            <w:r>
              <w:rPr>
                <w:rStyle w:val="CommentReference"/>
                <w:rFonts w:eastAsiaTheme="minorHAnsi" w:cstheme="minorBidi"/>
                <w:color w:val="auto"/>
                <w:lang w:val="en-CA"/>
              </w:rPr>
              <w:commentReference w:id="341"/>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2"/>
            <w:r>
              <w:rPr>
                <w:rFonts w:eastAsiaTheme="minorHAnsi"/>
              </w:rPr>
              <w:t xml:space="preserve">Begotten </w:t>
            </w:r>
            <w:commentRangeEnd w:id="342"/>
            <w:r>
              <w:rPr>
                <w:rStyle w:val="CommentReference"/>
                <w:rFonts w:eastAsiaTheme="minorHAnsi" w:cstheme="minorBidi"/>
                <w:color w:val="auto"/>
                <w:lang w:val="en-CA"/>
              </w:rPr>
              <w:commentReference w:id="342"/>
            </w:r>
            <w:r>
              <w:rPr>
                <w:rFonts w:eastAsiaTheme="minorHAnsi"/>
              </w:rPr>
              <w:t>without seed,</w:t>
            </w:r>
          </w:p>
          <w:p w:rsidR="005832A1" w:rsidRDefault="005832A1" w:rsidP="005832A1">
            <w:pPr>
              <w:pStyle w:val="EngHang"/>
              <w:rPr>
                <w:rFonts w:eastAsiaTheme="minorHAnsi"/>
              </w:rPr>
            </w:pPr>
            <w:commentRangeStart w:id="343"/>
            <w:r>
              <w:rPr>
                <w:rFonts w:eastAsiaTheme="minorHAnsi"/>
              </w:rPr>
              <w:t xml:space="preserve">Consubstantial </w:t>
            </w:r>
            <w:commentRangeEnd w:id="343"/>
            <w:r>
              <w:rPr>
                <w:rStyle w:val="CommentReference"/>
                <w:rFonts w:eastAsiaTheme="minorHAnsi" w:cstheme="minorBidi"/>
                <w:color w:val="auto"/>
                <w:lang w:val="en-CA"/>
              </w:rPr>
              <w:commentReference w:id="343"/>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4"/>
            <w:r>
              <w:rPr>
                <w:rFonts w:eastAsiaTheme="minorHAnsi"/>
              </w:rPr>
              <w:t xml:space="preserve">made one </w:t>
            </w:r>
            <w:commentRangeEnd w:id="344"/>
            <w:r>
              <w:rPr>
                <w:rStyle w:val="CommentReference"/>
                <w:rFonts w:eastAsiaTheme="minorHAnsi" w:cstheme="minorBidi"/>
                <w:color w:val="auto"/>
                <w:lang w:val="en-CA"/>
              </w:rPr>
              <w:commentReference w:id="344"/>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5"/>
            <w:r>
              <w:t xml:space="preserve">The </w:t>
            </w:r>
            <w:commentRangeEnd w:id="345"/>
            <w:r>
              <w:rPr>
                <w:rStyle w:val="CommentReference"/>
                <w:rFonts w:eastAsiaTheme="minorHAnsi" w:cstheme="minorBidi"/>
                <w:color w:val="auto"/>
                <w:lang w:val="en-CA"/>
              </w:rPr>
              <w:commentReference w:id="345"/>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6"/>
            <w:r>
              <w:rPr>
                <w:rFonts w:eastAsiaTheme="minorHAnsi"/>
              </w:rPr>
              <w:t xml:space="preserve">Purple </w:t>
            </w:r>
            <w:commentRangeEnd w:id="346"/>
            <w:r>
              <w:rPr>
                <w:rStyle w:val="CommentReference"/>
                <w:rFonts w:eastAsiaTheme="minorHAnsi" w:cstheme="minorBidi"/>
                <w:color w:val="auto"/>
                <w:lang w:val="en-CA"/>
              </w:rPr>
              <w:commentReference w:id="346"/>
            </w:r>
            <w:r>
              <w:rPr>
                <w:rFonts w:eastAsiaTheme="minorHAnsi"/>
              </w:rPr>
              <w:t>and scarlet,</w:t>
            </w:r>
          </w:p>
          <w:p w:rsidR="005832A1" w:rsidRPr="001A0083" w:rsidRDefault="005832A1" w:rsidP="005832A1">
            <w:pPr>
              <w:pStyle w:val="EngHangEnd"/>
            </w:pPr>
            <w:r>
              <w:rPr>
                <w:rFonts w:eastAsiaTheme="minorHAnsi"/>
              </w:rPr>
              <w:t xml:space="preserve">And </w:t>
            </w:r>
            <w:commentRangeStart w:id="347"/>
            <w:r>
              <w:rPr>
                <w:rFonts w:eastAsiaTheme="minorHAnsi"/>
              </w:rPr>
              <w:t xml:space="preserve">fine </w:t>
            </w:r>
            <w:commentRangeEnd w:id="347"/>
            <w:r>
              <w:rPr>
                <w:rStyle w:val="CommentReference"/>
                <w:rFonts w:eastAsiaTheme="minorHAnsi" w:cstheme="minorBidi"/>
                <w:color w:val="auto"/>
                <w:lang w:val="en-CA"/>
              </w:rPr>
              <w:commentReference w:id="347"/>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8"/>
            <w:r>
              <w:rPr>
                <w:rFonts w:eastAsiaTheme="minorHAnsi"/>
              </w:rPr>
              <w:t xml:space="preserve">wood </w:t>
            </w:r>
            <w:commentRangeEnd w:id="348"/>
            <w:r>
              <w:rPr>
                <w:rStyle w:val="CommentReference"/>
                <w:rFonts w:eastAsiaTheme="minorHAnsi" w:cstheme="minorBidi"/>
                <w:color w:val="auto"/>
                <w:lang w:val="en-CA"/>
              </w:rPr>
              <w:commentReference w:id="348"/>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49"/>
            <w:r>
              <w:t xml:space="preserve">Magnify </w:t>
            </w:r>
            <w:commentRangeEnd w:id="349"/>
            <w:r>
              <w:rPr>
                <w:rStyle w:val="CommentReference"/>
                <w:rFonts w:eastAsiaTheme="minorHAnsi" w:cstheme="minorBidi"/>
                <w:color w:val="auto"/>
                <w:lang w:val="en-CA"/>
              </w:rPr>
              <w:commentReference w:id="34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0"/>
            <w:r>
              <w:t xml:space="preserve">obtain </w:t>
            </w:r>
            <w:commentRangeEnd w:id="350"/>
            <w:r>
              <w:rPr>
                <w:rStyle w:val="CommentReference"/>
                <w:rFonts w:eastAsiaTheme="minorHAnsi" w:cstheme="minorBidi"/>
                <w:color w:val="auto"/>
                <w:lang w:val="en-CA"/>
              </w:rPr>
              <w:commentReference w:id="35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1" w:name="_Toc298445767"/>
      <w:bookmarkStart w:id="352" w:name="_Toc298681252"/>
      <w:bookmarkStart w:id="353" w:name="_Toc298447492"/>
      <w:r>
        <w:t>Part Three</w:t>
      </w:r>
      <w:bookmarkEnd w:id="351"/>
      <w:bookmarkEnd w:id="352"/>
      <w:bookmarkEnd w:id="35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4"/>
            <w:r>
              <w:rPr>
                <w:rFonts w:eastAsiaTheme="minorHAnsi"/>
              </w:rPr>
              <w:t>Cherubs</w:t>
            </w:r>
            <w:commentRangeEnd w:id="354"/>
            <w:r>
              <w:rPr>
                <w:rStyle w:val="CommentReference"/>
                <w:rFonts w:eastAsiaTheme="minorHAnsi" w:cstheme="minorBidi"/>
                <w:color w:val="auto"/>
                <w:lang w:val="en-CA"/>
              </w:rPr>
              <w:commentReference w:id="354"/>
            </w:r>
          </w:p>
          <w:p w:rsidR="005832A1" w:rsidRPr="001A0083" w:rsidRDefault="005832A1" w:rsidP="005832A1">
            <w:pPr>
              <w:pStyle w:val="EngHangEnd"/>
            </w:pPr>
            <w:commentRangeStart w:id="355"/>
            <w:r>
              <w:rPr>
                <w:rFonts w:eastAsiaTheme="minorHAnsi"/>
              </w:rPr>
              <w:t xml:space="preserve">Forged </w:t>
            </w:r>
            <w:commentRangeEnd w:id="355"/>
            <w:r>
              <w:rPr>
                <w:rStyle w:val="CommentReference"/>
                <w:rFonts w:eastAsiaTheme="minorHAnsi" w:cstheme="minorBidi"/>
                <w:color w:val="auto"/>
                <w:lang w:val="en-CA"/>
              </w:rPr>
              <w:commentReference w:id="355"/>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6"/>
            <w:r>
              <w:t xml:space="preserve">Always </w:t>
            </w:r>
            <w:commentRangeEnd w:id="356"/>
            <w:r>
              <w:rPr>
                <w:rStyle w:val="CommentReference"/>
                <w:rFonts w:eastAsiaTheme="minorHAnsi" w:cstheme="minorBidi"/>
                <w:color w:val="auto"/>
                <w:lang w:val="en-CA"/>
              </w:rPr>
              <w:commentReference w:id="356"/>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7"/>
            <w:r>
              <w:rPr>
                <w:rFonts w:eastAsiaTheme="minorHAnsi"/>
              </w:rPr>
              <w:t xml:space="preserve">Overshadowed </w:t>
            </w:r>
            <w:commentRangeEnd w:id="357"/>
            <w:r>
              <w:rPr>
                <w:rStyle w:val="CommentReference"/>
                <w:rFonts w:eastAsiaTheme="minorHAnsi" w:cstheme="minorBidi"/>
                <w:color w:val="auto"/>
                <w:lang w:val="en-CA"/>
              </w:rPr>
              <w:commentReference w:id="357"/>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8"/>
            <w:r>
              <w:rPr>
                <w:rFonts w:eastAsiaTheme="minorHAnsi"/>
              </w:rPr>
              <w:t xml:space="preserve">sin </w:t>
            </w:r>
            <w:commentRangeEnd w:id="358"/>
            <w:r>
              <w:rPr>
                <w:rStyle w:val="CommentReference"/>
                <w:rFonts w:eastAsiaTheme="minorHAnsi" w:cstheme="minorBidi"/>
                <w:color w:val="auto"/>
                <w:lang w:val="en-CA"/>
              </w:rPr>
              <w:commentReference w:id="358"/>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9"/>
            <w:r>
              <w:t xml:space="preserve">Magnify </w:t>
            </w:r>
            <w:commentRangeEnd w:id="359"/>
            <w:r>
              <w:rPr>
                <w:rStyle w:val="CommentReference"/>
                <w:rFonts w:eastAsiaTheme="minorHAnsi" w:cstheme="minorBidi"/>
                <w:color w:val="auto"/>
                <w:lang w:val="en-CA"/>
              </w:rPr>
              <w:commentReference w:id="35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0"/>
            <w:r>
              <w:t xml:space="preserve">obtain </w:t>
            </w:r>
            <w:commentRangeEnd w:id="360"/>
            <w:r>
              <w:rPr>
                <w:rStyle w:val="CommentReference"/>
                <w:rFonts w:eastAsiaTheme="minorHAnsi" w:cstheme="minorBidi"/>
                <w:color w:val="auto"/>
                <w:lang w:val="en-CA"/>
              </w:rPr>
              <w:commentReference w:id="36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1" w:name="_Toc298445768"/>
      <w:bookmarkStart w:id="362" w:name="_Toc298681253"/>
      <w:bookmarkStart w:id="363" w:name="_Toc298447493"/>
      <w:r>
        <w:t>Part Four</w:t>
      </w:r>
      <w:bookmarkEnd w:id="361"/>
      <w:bookmarkEnd w:id="362"/>
      <w:bookmarkEnd w:id="36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4"/>
            <w:r>
              <w:t xml:space="preserve">you </w:t>
            </w:r>
            <w:commentRangeEnd w:id="364"/>
            <w:r>
              <w:rPr>
                <w:rStyle w:val="CommentReference"/>
                <w:rFonts w:eastAsiaTheme="minorHAnsi" w:cstheme="minorBidi"/>
                <w:color w:val="auto"/>
                <w:lang w:val="en-CA"/>
              </w:rPr>
              <w:commentReference w:id="364"/>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5"/>
            <w:r>
              <w:rPr>
                <w:rFonts w:eastAsiaTheme="minorHAnsi"/>
              </w:rPr>
              <w:t xml:space="preserve">for </w:t>
            </w:r>
            <w:commentRangeEnd w:id="365"/>
            <w:r>
              <w:rPr>
                <w:rStyle w:val="CommentReference"/>
                <w:rFonts w:eastAsiaTheme="minorHAnsi" w:cstheme="minorBidi"/>
                <w:color w:val="auto"/>
                <w:lang w:val="en-CA"/>
              </w:rPr>
              <w:commentReference w:id="365"/>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6"/>
            <w:r>
              <w:t xml:space="preserve">Magnify </w:t>
            </w:r>
            <w:commentRangeEnd w:id="366"/>
            <w:r>
              <w:rPr>
                <w:rStyle w:val="CommentReference"/>
                <w:rFonts w:eastAsiaTheme="minorHAnsi" w:cstheme="minorBidi"/>
                <w:color w:val="auto"/>
                <w:lang w:val="en-CA"/>
              </w:rPr>
              <w:commentReference w:id="36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7"/>
            <w:r>
              <w:t xml:space="preserve">obtain </w:t>
            </w:r>
            <w:commentRangeEnd w:id="367"/>
            <w:r>
              <w:rPr>
                <w:rStyle w:val="CommentReference"/>
                <w:rFonts w:eastAsiaTheme="minorHAnsi" w:cstheme="minorBidi"/>
                <w:color w:val="auto"/>
                <w:lang w:val="en-CA"/>
              </w:rPr>
              <w:commentReference w:id="36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8" w:name="_Toc298445769"/>
      <w:bookmarkStart w:id="369" w:name="_Toc298681254"/>
      <w:bookmarkStart w:id="370" w:name="_Toc298447494"/>
      <w:r>
        <w:t>Part Five</w:t>
      </w:r>
      <w:bookmarkEnd w:id="368"/>
      <w:bookmarkEnd w:id="369"/>
      <w:bookmarkEnd w:id="37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1"/>
            <w:r>
              <w:rPr>
                <w:rFonts w:eastAsiaTheme="minorHAnsi"/>
              </w:rPr>
              <w:t xml:space="preserve">burning </w:t>
            </w:r>
            <w:commentRangeEnd w:id="371"/>
            <w:r>
              <w:rPr>
                <w:rStyle w:val="CommentReference"/>
                <w:rFonts w:eastAsiaTheme="minorHAnsi" w:cstheme="minorBidi"/>
                <w:color w:val="auto"/>
                <w:lang w:val="en-CA"/>
              </w:rPr>
              <w:commentReference w:id="371"/>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2"/>
            <w:r>
              <w:rPr>
                <w:rFonts w:eastAsiaTheme="minorHAnsi"/>
              </w:rPr>
              <w:t>manifestation</w:t>
            </w:r>
            <w:commentRangeEnd w:id="372"/>
            <w:r>
              <w:rPr>
                <w:rStyle w:val="CommentReference"/>
                <w:rFonts w:eastAsiaTheme="minorHAnsi" w:cstheme="minorBidi"/>
                <w:color w:val="auto"/>
                <w:lang w:val="en-CA"/>
              </w:rPr>
              <w:commentReference w:id="372"/>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3"/>
            <w:r>
              <w:rPr>
                <w:rFonts w:eastAsiaTheme="minorHAnsi"/>
              </w:rPr>
              <w:t xml:space="preserve">carried </w:t>
            </w:r>
            <w:commentRangeEnd w:id="373"/>
            <w:r>
              <w:rPr>
                <w:rStyle w:val="CommentReference"/>
                <w:rFonts w:eastAsiaTheme="minorHAnsi" w:cstheme="minorBidi"/>
                <w:color w:val="auto"/>
                <w:lang w:val="en-CA"/>
              </w:rPr>
              <w:commentReference w:id="373"/>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4"/>
            <w:r>
              <w:rPr>
                <w:rFonts w:eastAsiaTheme="minorHAnsi"/>
              </w:rPr>
              <w:t xml:space="preserve">Gives light to </w:t>
            </w:r>
            <w:commentRangeEnd w:id="374"/>
            <w:r>
              <w:rPr>
                <w:rStyle w:val="CommentReference"/>
                <w:rFonts w:eastAsiaTheme="minorHAnsi" w:cstheme="minorBidi"/>
                <w:color w:val="auto"/>
                <w:lang w:val="en-CA"/>
              </w:rPr>
              <w:commentReference w:id="374"/>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5"/>
            <w:r>
              <w:t xml:space="preserve">Magnify </w:t>
            </w:r>
            <w:commentRangeEnd w:id="375"/>
            <w:r>
              <w:rPr>
                <w:rStyle w:val="CommentReference"/>
                <w:rFonts w:eastAsiaTheme="minorHAnsi" w:cstheme="minorBidi"/>
                <w:color w:val="auto"/>
                <w:lang w:val="en-CA"/>
              </w:rPr>
              <w:commentReference w:id="37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6"/>
            <w:r>
              <w:t xml:space="preserve">obtain </w:t>
            </w:r>
            <w:commentRangeEnd w:id="376"/>
            <w:r>
              <w:rPr>
                <w:rStyle w:val="CommentReference"/>
                <w:rFonts w:eastAsiaTheme="minorHAnsi" w:cstheme="minorBidi"/>
                <w:color w:val="auto"/>
                <w:lang w:val="en-CA"/>
              </w:rPr>
              <w:commentReference w:id="37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7" w:name="_Toc298445770"/>
      <w:bookmarkStart w:id="378" w:name="_Toc298681255"/>
      <w:bookmarkStart w:id="379" w:name="_Toc298447495"/>
      <w:r>
        <w:t>Part Six</w:t>
      </w:r>
      <w:bookmarkEnd w:id="377"/>
      <w:bookmarkEnd w:id="378"/>
      <w:bookmarkEnd w:id="37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0"/>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0"/>
            <w:r>
              <w:rPr>
                <w:rStyle w:val="CommentReference"/>
                <w:rFonts w:eastAsiaTheme="minorHAnsi" w:cstheme="minorBidi"/>
                <w:color w:val="auto"/>
                <w:lang w:val="en-CA"/>
              </w:rPr>
              <w:commentReference w:id="380"/>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1"/>
            <w:r>
              <w:rPr>
                <w:rFonts w:eastAsiaTheme="minorHAnsi"/>
              </w:rPr>
              <w:t xml:space="preserve">Upon </w:t>
            </w:r>
            <w:commentRangeEnd w:id="381"/>
            <w:r>
              <w:rPr>
                <w:rStyle w:val="CommentReference"/>
                <w:rFonts w:eastAsiaTheme="minorHAnsi" w:cstheme="minorBidi"/>
                <w:color w:val="auto"/>
                <w:lang w:val="en-CA"/>
              </w:rPr>
              <w:commentReference w:id="381"/>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2"/>
            <w:r>
              <w:t xml:space="preserve">Magnify </w:t>
            </w:r>
            <w:commentRangeEnd w:id="382"/>
            <w:r>
              <w:rPr>
                <w:rStyle w:val="CommentReference"/>
                <w:rFonts w:eastAsiaTheme="minorHAnsi" w:cstheme="minorBidi"/>
                <w:color w:val="auto"/>
                <w:lang w:val="en-CA"/>
              </w:rPr>
              <w:commentReference w:id="382"/>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3"/>
            <w:r>
              <w:t xml:space="preserve">obtain </w:t>
            </w:r>
            <w:commentRangeEnd w:id="383"/>
            <w:r>
              <w:rPr>
                <w:rStyle w:val="CommentReference"/>
                <w:rFonts w:eastAsiaTheme="minorHAnsi" w:cstheme="minorBidi"/>
                <w:color w:val="auto"/>
                <w:lang w:val="en-CA"/>
              </w:rPr>
              <w:commentReference w:id="383"/>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4" w:name="_Toc298445771"/>
      <w:bookmarkStart w:id="385" w:name="_Toc298681256"/>
      <w:bookmarkStart w:id="386" w:name="_Toc298447496"/>
      <w:bookmarkStart w:id="387" w:name="_Ref299211949"/>
      <w:r>
        <w:t>The Gospel According the St. Luke</w:t>
      </w:r>
      <w:bookmarkEnd w:id="384"/>
      <w:bookmarkEnd w:id="385"/>
      <w:bookmarkEnd w:id="386"/>
      <w:bookmarkEnd w:id="3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8" w:name="_Toc298445772"/>
      <w:bookmarkStart w:id="389" w:name="_Toc298681257"/>
      <w:bookmarkStart w:id="390" w:name="_Toc298447497"/>
      <w:r>
        <w:lastRenderedPageBreak/>
        <w:t xml:space="preserve">Part </w:t>
      </w:r>
      <w:bookmarkEnd w:id="388"/>
      <w:bookmarkEnd w:id="389"/>
      <w:bookmarkEnd w:id="39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1"/>
            <w:r>
              <w:rPr>
                <w:rFonts w:eastAsiaTheme="minorHAnsi"/>
              </w:rPr>
              <w:t>truth</w:t>
            </w:r>
            <w:commentRangeEnd w:id="391"/>
            <w:r>
              <w:rPr>
                <w:rStyle w:val="CommentReference"/>
                <w:rFonts w:eastAsiaTheme="minorHAnsi" w:cstheme="minorBidi"/>
                <w:color w:val="auto"/>
                <w:lang w:val="en-CA"/>
              </w:rPr>
              <w:commentReference w:id="391"/>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2"/>
            <w:r>
              <w:rPr>
                <w:rFonts w:eastAsiaTheme="minorHAnsi"/>
              </w:rPr>
              <w:t xml:space="preserve">a </w:t>
            </w:r>
            <w:commentRangeEnd w:id="392"/>
            <w:r>
              <w:rPr>
                <w:rStyle w:val="CommentReference"/>
                <w:rFonts w:eastAsiaTheme="minorHAnsi" w:cstheme="minorBidi"/>
                <w:color w:val="auto"/>
                <w:lang w:val="en-CA"/>
              </w:rPr>
              <w:commentReference w:id="392"/>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3"/>
            <w:r>
              <w:rPr>
                <w:rFonts w:eastAsiaTheme="minorHAnsi"/>
              </w:rPr>
              <w:t xml:space="preserve">holy </w:t>
            </w:r>
            <w:commentRangeEnd w:id="393"/>
            <w:r>
              <w:rPr>
                <w:rStyle w:val="CommentReference"/>
                <w:rFonts w:eastAsiaTheme="minorHAnsi" w:cstheme="minorBidi"/>
                <w:color w:val="auto"/>
                <w:lang w:val="en-CA"/>
              </w:rPr>
              <w:commentReference w:id="393"/>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4"/>
            <w:r>
              <w:rPr>
                <w:rFonts w:eastAsiaTheme="minorHAnsi"/>
              </w:rPr>
              <w:t xml:space="preserve">abode </w:t>
            </w:r>
            <w:commentRangeEnd w:id="394"/>
            <w:r>
              <w:rPr>
                <w:rStyle w:val="CommentReference"/>
                <w:rFonts w:eastAsiaTheme="minorHAnsi" w:cstheme="minorBidi"/>
                <w:color w:val="auto"/>
                <w:lang w:val="en-CA"/>
              </w:rPr>
              <w:commentReference w:id="394"/>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5"/>
            <w:r>
              <w:t xml:space="preserve">Magnify </w:t>
            </w:r>
            <w:commentRangeEnd w:id="395"/>
            <w:r>
              <w:rPr>
                <w:rStyle w:val="CommentReference"/>
                <w:rFonts w:eastAsiaTheme="minorHAnsi" w:cstheme="minorBidi"/>
                <w:color w:val="auto"/>
                <w:lang w:val="en-CA"/>
              </w:rPr>
              <w:commentReference w:id="39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6"/>
            <w:r>
              <w:t xml:space="preserve">obtain </w:t>
            </w:r>
            <w:commentRangeEnd w:id="396"/>
            <w:r>
              <w:rPr>
                <w:rStyle w:val="CommentReference"/>
                <w:rFonts w:eastAsiaTheme="minorHAnsi" w:cstheme="minorBidi"/>
                <w:color w:val="auto"/>
                <w:lang w:val="en-CA"/>
              </w:rPr>
              <w:commentReference w:id="39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7" w:name="_Toc298445773"/>
      <w:bookmarkStart w:id="398" w:name="_Toc298681258"/>
      <w:bookmarkStart w:id="399" w:name="_Toc298447498"/>
      <w:r>
        <w:lastRenderedPageBreak/>
        <w:t>Part Seven (</w:t>
      </w:r>
      <w:r w:rsidR="00AB7D27">
        <w:t>Modern Part Eight</w:t>
      </w:r>
      <w:r>
        <w:t>)</w:t>
      </w:r>
      <w:bookmarkEnd w:id="397"/>
      <w:bookmarkEnd w:id="398"/>
      <w:bookmarkEnd w:id="39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0"/>
            <w:r>
              <w:rPr>
                <w:rFonts w:eastAsiaTheme="minorHAnsi"/>
              </w:rPr>
              <w:t>O Lord of all.</w:t>
            </w:r>
            <w:commentRangeEnd w:id="400"/>
            <w:r>
              <w:rPr>
                <w:rStyle w:val="CommentReference"/>
                <w:rFonts w:eastAsiaTheme="minorHAnsi" w:cstheme="minorBidi"/>
                <w:color w:val="auto"/>
                <w:lang w:val="en-CA"/>
              </w:rPr>
              <w:commentReference w:id="400"/>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1"/>
            <w:r>
              <w:rPr>
                <w:rFonts w:eastAsiaTheme="minorHAnsi"/>
              </w:rPr>
              <w:t>The True One who came</w:t>
            </w:r>
            <w:commentRangeEnd w:id="401"/>
            <w:r>
              <w:rPr>
                <w:rStyle w:val="CommentReference"/>
                <w:rFonts w:eastAsiaTheme="minorHAnsi" w:cstheme="minorBidi"/>
                <w:color w:val="auto"/>
                <w:lang w:val="en-CA"/>
              </w:rPr>
              <w:commentReference w:id="401"/>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2"/>
            <w:r>
              <w:rPr>
                <w:rFonts w:eastAsiaTheme="minorHAnsi"/>
              </w:rPr>
              <w:t>And perfect rejoicing.</w:t>
            </w:r>
            <w:commentRangeEnd w:id="402"/>
            <w:r>
              <w:rPr>
                <w:rStyle w:val="CommentReference"/>
                <w:rFonts w:eastAsiaTheme="minorHAnsi" w:cstheme="minorBidi"/>
                <w:color w:val="auto"/>
                <w:lang w:val="en-CA"/>
              </w:rPr>
              <w:commentReference w:id="402"/>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3"/>
            <w:r>
              <w:rPr>
                <w:rFonts w:eastAsiaTheme="minorHAnsi"/>
              </w:rPr>
              <w:t>about</w:t>
            </w:r>
            <w:commentRangeEnd w:id="403"/>
            <w:r>
              <w:rPr>
                <w:rStyle w:val="CommentReference"/>
                <w:rFonts w:eastAsiaTheme="minorHAnsi" w:cstheme="minorBidi"/>
                <w:color w:val="auto"/>
                <w:lang w:val="en-CA"/>
              </w:rPr>
              <w:commentReference w:id="403"/>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4"/>
            <w:r>
              <w:rPr>
                <w:rFonts w:eastAsiaTheme="minorHAnsi"/>
              </w:rPr>
              <w:t>proclaim</w:t>
            </w:r>
            <w:commentRangeEnd w:id="404"/>
            <w:r>
              <w:rPr>
                <w:rStyle w:val="CommentReference"/>
                <w:rFonts w:eastAsiaTheme="minorHAnsi" w:cstheme="minorBidi"/>
                <w:color w:val="auto"/>
                <w:lang w:val="en-CA"/>
              </w:rPr>
              <w:commentReference w:id="404"/>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5"/>
            <w:r>
              <w:t>gener</w:t>
            </w:r>
            <w:r>
              <w:t>a</w:t>
            </w:r>
            <w:r>
              <w:t>tions</w:t>
            </w:r>
            <w:commentRangeEnd w:id="405"/>
            <w:r>
              <w:rPr>
                <w:rStyle w:val="CommentReference"/>
                <w:rFonts w:eastAsiaTheme="minorHAnsi" w:cstheme="minorBidi"/>
                <w:color w:val="auto"/>
                <w:lang w:val="en-CA"/>
              </w:rPr>
              <w:commentReference w:id="405"/>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6"/>
            <w:r>
              <w:t xml:space="preserve">just </w:t>
            </w:r>
            <w:commentRangeEnd w:id="406"/>
            <w:r>
              <w:rPr>
                <w:rStyle w:val="CommentReference"/>
                <w:rFonts w:eastAsiaTheme="minorHAnsi" w:cstheme="minorBidi"/>
                <w:color w:val="auto"/>
                <w:lang w:val="en-CA"/>
              </w:rPr>
              <w:commentReference w:id="406"/>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7"/>
            <w:r>
              <w:t xml:space="preserve">chaste </w:t>
            </w:r>
            <w:commentRangeEnd w:id="407"/>
            <w:r>
              <w:rPr>
                <w:rStyle w:val="CommentReference"/>
                <w:rFonts w:eastAsiaTheme="minorHAnsi" w:cstheme="minorBidi"/>
                <w:color w:val="auto"/>
                <w:lang w:val="en-CA"/>
              </w:rPr>
              <w:commentReference w:id="407"/>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8"/>
            <w:r>
              <w:t>Isaac</w:t>
            </w:r>
            <w:commentRangeEnd w:id="408"/>
            <w:r>
              <w:rPr>
                <w:rStyle w:val="CommentReference"/>
                <w:rFonts w:eastAsiaTheme="minorHAnsi" w:cstheme="minorBidi"/>
                <w:color w:val="auto"/>
                <w:lang w:val="en-CA"/>
              </w:rPr>
              <w:commentReference w:id="408"/>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09"/>
            <w:r>
              <w:t>myriads of myriads.</w:t>
            </w:r>
            <w:commentRangeEnd w:id="409"/>
            <w:r>
              <w:rPr>
                <w:rStyle w:val="CommentReference"/>
                <w:rFonts w:eastAsiaTheme="minorHAnsi" w:cstheme="minorBidi"/>
                <w:color w:val="auto"/>
                <w:lang w:val="en-CA"/>
              </w:rPr>
              <w:commentReference w:id="409"/>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0"/>
            <w:r>
              <w:t>Master</w:t>
            </w:r>
            <w:commentRangeEnd w:id="410"/>
            <w:r>
              <w:rPr>
                <w:rStyle w:val="CommentReference"/>
                <w:rFonts w:eastAsiaTheme="minorHAnsi" w:cstheme="minorBidi"/>
                <w:color w:val="auto"/>
                <w:lang w:val="en-CA"/>
              </w:rPr>
              <w:commentReference w:id="410"/>
            </w:r>
            <w:r>
              <w:t>.</w:t>
            </w:r>
          </w:p>
          <w:p w:rsidR="00AB7D27" w:rsidRDefault="00AB7D27" w:rsidP="00AB7D27">
            <w:pPr>
              <w:pStyle w:val="EngHang"/>
            </w:pPr>
            <w:r>
              <w:rPr>
                <w:rFonts w:eastAsiaTheme="minorHAnsi"/>
              </w:rPr>
              <w:t xml:space="preserve">Hail to you O Mary: </w:t>
            </w:r>
            <w:r>
              <w:t xml:space="preserve">the </w:t>
            </w:r>
            <w:commentRangeStart w:id="411"/>
            <w:r>
              <w:t xml:space="preserve">honour </w:t>
            </w:r>
            <w:commentRangeEnd w:id="411"/>
            <w:r>
              <w:rPr>
                <w:rStyle w:val="CommentReference"/>
                <w:rFonts w:eastAsiaTheme="minorHAnsi" w:cstheme="minorBidi"/>
                <w:color w:val="auto"/>
                <w:lang w:val="en-CA"/>
              </w:rPr>
              <w:commentReference w:id="411"/>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2"/>
            <w:r>
              <w:t xml:space="preserve">spouse </w:t>
            </w:r>
            <w:commentRangeEnd w:id="412"/>
            <w:r>
              <w:rPr>
                <w:rStyle w:val="CommentReference"/>
                <w:rFonts w:eastAsiaTheme="minorHAnsi" w:cstheme="minorBidi"/>
                <w:color w:val="auto"/>
                <w:lang w:val="en-CA"/>
              </w:rPr>
              <w:commentReference w:id="412"/>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3"/>
            <w:r>
              <w:t xml:space="preserve">health </w:t>
            </w:r>
            <w:commentRangeEnd w:id="413"/>
            <w:r>
              <w:rPr>
                <w:rStyle w:val="CommentReference"/>
                <w:rFonts w:eastAsiaTheme="minorHAnsi" w:cstheme="minorBidi"/>
                <w:color w:val="auto"/>
                <w:lang w:val="en-CA"/>
              </w:rPr>
              <w:commentReference w:id="413"/>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4"/>
            <w:r>
              <w:t>indescribable</w:t>
            </w:r>
            <w:commentRangeEnd w:id="414"/>
            <w:r>
              <w:rPr>
                <w:rStyle w:val="CommentReference"/>
                <w:rFonts w:eastAsiaTheme="minorHAnsi" w:cstheme="minorBidi"/>
                <w:color w:val="auto"/>
                <w:lang w:val="en-CA"/>
              </w:rPr>
              <w:commentReference w:id="414"/>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5"/>
            <w:r>
              <w:t>Without mingling of substance</w:t>
            </w:r>
            <w:commentRangeEnd w:id="415"/>
            <w:r>
              <w:rPr>
                <w:rStyle w:val="CommentReference"/>
                <w:rFonts w:eastAsiaTheme="minorHAnsi" w:cstheme="minorBidi"/>
                <w:color w:val="auto"/>
                <w:lang w:val="en-CA"/>
              </w:rPr>
              <w:commentReference w:id="415"/>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6"/>
            <w:r>
              <w:t xml:space="preserve">intercede </w:t>
            </w:r>
            <w:commentRangeEnd w:id="416"/>
            <w:r>
              <w:rPr>
                <w:rStyle w:val="CommentReference"/>
                <w:rFonts w:eastAsiaTheme="minorHAnsi" w:cstheme="minorBidi"/>
                <w:color w:val="auto"/>
                <w:lang w:val="en-CA"/>
              </w:rPr>
              <w:commentReference w:id="416"/>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7" w:name="_Toc298445774"/>
      <w:bookmarkStart w:id="418" w:name="_Toc298681259"/>
      <w:bookmarkStart w:id="419" w:name="_Toc298447499"/>
      <w:r>
        <w:t>Part Nine</w:t>
      </w:r>
      <w:bookmarkEnd w:id="417"/>
      <w:bookmarkEnd w:id="418"/>
      <w:bookmarkEnd w:id="41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1B4E41">
        <w:rPr>
          <w:noProof/>
        </w:rPr>
        <w:t>70</w:t>
      </w:r>
      <w:r w:rsidR="004A323C">
        <w:fldChar w:fldCharType="end"/>
      </w:r>
      <w:r>
        <w:t>.</w:t>
      </w:r>
    </w:p>
    <w:p w:rsidR="00A2562D" w:rsidRDefault="00A2562D" w:rsidP="00A31CA5">
      <w:pPr>
        <w:pStyle w:val="Heading6"/>
      </w:pPr>
      <w:bookmarkStart w:id="420" w:name="_Toc298445775"/>
      <w:bookmarkStart w:id="421" w:name="_Toc298681260"/>
      <w:bookmarkStart w:id="422" w:name="_Toc298447500"/>
      <w:r>
        <w:t>Part Ten</w:t>
      </w:r>
      <w:bookmarkEnd w:id="420"/>
      <w:bookmarkEnd w:id="421"/>
      <w:bookmarkEnd w:id="42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3"/>
            <w:r>
              <w:t>honoured</w:t>
            </w:r>
            <w:r w:rsidRPr="007425E1">
              <w:t xml:space="preserve"> </w:t>
            </w:r>
            <w:commentRangeEnd w:id="423"/>
            <w:r>
              <w:rPr>
                <w:rStyle w:val="CommentReference"/>
                <w:rFonts w:eastAsiaTheme="minorHAnsi" w:cstheme="minorBidi"/>
                <w:color w:val="auto"/>
                <w:lang w:val="en-CA"/>
              </w:rPr>
              <w:commentReference w:id="423"/>
            </w:r>
            <w:commentRangeStart w:id="424"/>
            <w:r w:rsidRPr="007425E1">
              <w:t xml:space="preserve">more </w:t>
            </w:r>
            <w:commentRangeEnd w:id="424"/>
            <w:r>
              <w:rPr>
                <w:rStyle w:val="CommentReference"/>
                <w:rFonts w:eastAsiaTheme="minorHAnsi" w:cstheme="minorBidi"/>
                <w:color w:val="auto"/>
                <w:lang w:val="en-CA"/>
              </w:rPr>
              <w:commentReference w:id="424"/>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5"/>
            <w:r w:rsidRPr="007425E1">
              <w:t>means</w:t>
            </w:r>
            <w:r>
              <w:rPr>
                <w:rStyle w:val="FootnoteReference"/>
                <w:lang w:val="en-GB"/>
              </w:rPr>
              <w:t xml:space="preserve"> </w:t>
            </w:r>
            <w:commentRangeEnd w:id="425"/>
            <w:r>
              <w:rPr>
                <w:rStyle w:val="CommentReference"/>
                <w:rFonts w:eastAsiaTheme="minorHAnsi" w:cstheme="minorBidi"/>
                <w:color w:val="auto"/>
                <w:lang w:val="en-CA"/>
              </w:rPr>
              <w:commentReference w:id="425"/>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6" w:name="_Toc298445776"/>
      <w:bookmarkStart w:id="427" w:name="_Toc298681261"/>
      <w:bookmarkStart w:id="428" w:name="_Toc298447501"/>
      <w:r w:rsidRPr="00D24FE1">
        <w:t>Part</w:t>
      </w:r>
      <w:r>
        <w:t xml:space="preserve"> Eleven</w:t>
      </w:r>
      <w:bookmarkEnd w:id="426"/>
      <w:bookmarkEnd w:id="427"/>
      <w:bookmarkEnd w:id="42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29" w:name="_Toc298445777"/>
      <w:bookmarkStart w:id="430" w:name="_Toc298681262"/>
      <w:bookmarkStart w:id="431" w:name="_Toc298447502"/>
      <w:r>
        <w:t>Part Twelve</w:t>
      </w:r>
      <w:bookmarkEnd w:id="429"/>
      <w:bookmarkEnd w:id="430"/>
      <w:bookmarkEnd w:id="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2"/>
            <w:r w:rsidRPr="007425E1">
              <w:t>heaven</w:t>
            </w:r>
            <w:commentRangeEnd w:id="432"/>
            <w:r>
              <w:rPr>
                <w:rStyle w:val="CommentReference"/>
                <w:rFonts w:eastAsiaTheme="minorHAnsi" w:cstheme="minorBidi"/>
                <w:color w:val="auto"/>
                <w:lang w:val="en-CA"/>
              </w:rPr>
              <w:commentReference w:id="432"/>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3"/>
            <w:r w:rsidRPr="007425E1">
              <w:t xml:space="preserve">true </w:t>
            </w:r>
            <w:commentRangeEnd w:id="433"/>
            <w:r>
              <w:rPr>
                <w:rStyle w:val="CommentReference"/>
                <w:rFonts w:eastAsiaTheme="minorHAnsi" w:cstheme="minorBidi"/>
                <w:color w:val="auto"/>
                <w:lang w:val="en-CA"/>
              </w:rPr>
              <w:commentReference w:id="433"/>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4" w:name="_Toc298445778"/>
      <w:bookmarkStart w:id="435" w:name="_Toc298681263"/>
      <w:bookmarkStart w:id="436" w:name="_Toc298447503"/>
      <w:r>
        <w:t>Part Thirteen</w:t>
      </w:r>
      <w:bookmarkEnd w:id="434"/>
      <w:bookmarkEnd w:id="435"/>
      <w:bookmarkEnd w:id="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7"/>
            <w:r>
              <w:rPr>
                <w:rFonts w:eastAsiaTheme="minorHAnsi"/>
              </w:rPr>
              <w:t xml:space="preserve">Virgin Mary </w:t>
            </w:r>
            <w:commentRangeEnd w:id="437"/>
            <w:r>
              <w:rPr>
                <w:rStyle w:val="CommentReference"/>
                <w:rFonts w:eastAsiaTheme="minorHAnsi" w:cstheme="minorBidi"/>
                <w:color w:val="auto"/>
                <w:lang w:val="en-CA"/>
              </w:rPr>
              <w:commentReference w:id="437"/>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8"/>
            <w:r w:rsidRPr="007425E1">
              <w:t>And the Cherubic,</w:t>
            </w:r>
          </w:p>
          <w:p w:rsidR="00A31CA5" w:rsidRPr="001A0083" w:rsidRDefault="00A31CA5" w:rsidP="00EB661B">
            <w:pPr>
              <w:pStyle w:val="EngHangEnd"/>
            </w:pPr>
            <w:r>
              <w:t>Mercy Seat</w:t>
            </w:r>
            <w:commentRangeEnd w:id="438"/>
            <w:r>
              <w:t>.</w:t>
            </w:r>
            <w:r>
              <w:rPr>
                <w:rStyle w:val="CommentReference"/>
                <w:rFonts w:eastAsiaTheme="minorHAnsi" w:cstheme="minorBidi"/>
                <w:color w:val="auto"/>
                <w:lang w:val="en-CA"/>
              </w:rPr>
              <w:commentReference w:id="438"/>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39"/>
            <w:r w:rsidRPr="007425E1">
              <w:t>pot</w:t>
            </w:r>
            <w:commentRangeEnd w:id="439"/>
            <w:r>
              <w:rPr>
                <w:rStyle w:val="CommentReference"/>
                <w:rFonts w:eastAsiaTheme="minorHAnsi" w:cstheme="minorBidi"/>
                <w:color w:val="auto"/>
                <w:lang w:val="en-CA"/>
              </w:rPr>
              <w:commentReference w:id="439"/>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0"/>
            <w:r w:rsidRPr="007425E1">
              <w:t>l</w:t>
            </w:r>
            <w:r>
              <w:t>ampstand</w:t>
            </w:r>
            <w:commentRangeEnd w:id="440"/>
            <w:r>
              <w:rPr>
                <w:rStyle w:val="CommentReference"/>
                <w:rFonts w:eastAsiaTheme="minorHAnsi" w:cstheme="minorBidi"/>
                <w:color w:val="auto"/>
                <w:lang w:val="en-CA"/>
              </w:rPr>
              <w:commentReference w:id="440"/>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1" w:name="_Toc298445779"/>
      <w:bookmarkStart w:id="442" w:name="_Toc298681264"/>
      <w:bookmarkStart w:id="443" w:name="_Toc298447504"/>
      <w:r>
        <w:t>Part Fourteen</w:t>
      </w:r>
      <w:bookmarkEnd w:id="441"/>
      <w:bookmarkEnd w:id="442"/>
      <w:bookmarkEnd w:id="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4"/>
            <w:r w:rsidRPr="007425E1">
              <w:t>decorated</w:t>
            </w:r>
            <w:commentRangeEnd w:id="444"/>
            <w:r>
              <w:rPr>
                <w:rStyle w:val="CommentReference"/>
                <w:rFonts w:eastAsiaTheme="minorHAnsi" w:cstheme="minorBidi"/>
                <w:color w:val="auto"/>
                <w:lang w:val="en-CA"/>
              </w:rPr>
              <w:commentReference w:id="444"/>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5"/>
            <w:r w:rsidRPr="007425E1">
              <w:t>t</w:t>
            </w:r>
            <w:commentRangeEnd w:id="445"/>
            <w:r>
              <w:rPr>
                <w:rStyle w:val="CommentReference"/>
                <w:rFonts w:eastAsiaTheme="minorHAnsi" w:cstheme="minorBidi"/>
                <w:color w:val="auto"/>
                <w:lang w:val="en-CA"/>
              </w:rPr>
              <w:commentReference w:id="445"/>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6"/>
            <w:r>
              <w:t xml:space="preserve">The </w:t>
            </w:r>
            <w:commentRangeEnd w:id="446"/>
            <w:r>
              <w:rPr>
                <w:rStyle w:val="CommentReference"/>
                <w:rFonts w:eastAsiaTheme="minorHAnsi" w:cstheme="minorBidi"/>
                <w:color w:val="auto"/>
                <w:lang w:val="en-CA"/>
              </w:rPr>
              <w:commentReference w:id="446"/>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7"/>
            <w:r w:rsidRPr="007425E1">
              <w:t xml:space="preserve">And </w:t>
            </w:r>
            <w:commentRangeEnd w:id="447"/>
            <w:r>
              <w:rPr>
                <w:rStyle w:val="CommentReference"/>
                <w:rFonts w:eastAsiaTheme="minorHAnsi" w:cstheme="minorBidi"/>
                <w:color w:val="auto"/>
                <w:lang w:val="en-CA"/>
              </w:rPr>
              <w:commentReference w:id="447"/>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8" w:name="_Toc298445780"/>
      <w:bookmarkStart w:id="449" w:name="_Toc298681265"/>
      <w:bookmarkStart w:id="450" w:name="_Toc298447505"/>
      <w:r>
        <w:t>Part Fifteen</w:t>
      </w:r>
      <w:bookmarkEnd w:id="448"/>
      <w:bookmarkEnd w:id="449"/>
      <w:bookmarkEnd w:id="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1"/>
            <w:r>
              <w:t>Which</w:t>
            </w:r>
            <w:r w:rsidRPr="007425E1">
              <w:t xml:space="preserve"> </w:t>
            </w:r>
            <w:commentRangeEnd w:id="451"/>
            <w:r>
              <w:rPr>
                <w:rStyle w:val="CommentReference"/>
                <w:rFonts w:eastAsiaTheme="minorHAnsi" w:cstheme="minorBidi"/>
                <w:color w:val="auto"/>
                <w:lang w:val="en-CA"/>
              </w:rPr>
              <w:commentReference w:id="451"/>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2"/>
            <w:r w:rsidRPr="007425E1">
              <w:t>savour</w:t>
            </w:r>
            <w:commentRangeEnd w:id="452"/>
            <w:r>
              <w:rPr>
                <w:rStyle w:val="CommentReference"/>
                <w:rFonts w:eastAsiaTheme="minorHAnsi" w:cstheme="minorBidi"/>
                <w:color w:val="auto"/>
                <w:lang w:val="en-CA"/>
              </w:rPr>
              <w:commentReference w:id="452"/>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3"/>
            <w:r w:rsidRPr="007425E1">
              <w:t>estate</w:t>
            </w:r>
            <w:commentRangeEnd w:id="453"/>
            <w:r>
              <w:rPr>
                <w:rStyle w:val="CommentReference"/>
                <w:rFonts w:eastAsiaTheme="minorHAnsi" w:cstheme="minorBidi"/>
                <w:color w:val="auto"/>
                <w:lang w:val="en-CA"/>
              </w:rPr>
              <w:commentReference w:id="453"/>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4" w:name="_Toc298445781"/>
      <w:bookmarkStart w:id="455" w:name="_Toc298681266"/>
      <w:bookmarkStart w:id="456" w:name="_Toc298447506"/>
      <w:r>
        <w:rPr>
          <w:lang w:val="en-GB"/>
        </w:rPr>
        <w:t>Part Sixteen</w:t>
      </w:r>
      <w:bookmarkEnd w:id="454"/>
      <w:bookmarkEnd w:id="455"/>
      <w:bookmarkEnd w:id="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7" w:name="_Toc298445782"/>
      <w:bookmarkStart w:id="458" w:name="_Toc298681267"/>
      <w:bookmarkStart w:id="459" w:name="_Toc298447507"/>
      <w:r w:rsidRPr="00D24FE1">
        <w:lastRenderedPageBreak/>
        <w:t>Part</w:t>
      </w:r>
      <w:r>
        <w:t xml:space="preserve"> Seventeen</w:t>
      </w:r>
      <w:bookmarkEnd w:id="457"/>
      <w:bookmarkEnd w:id="458"/>
      <w:bookmarkEnd w:id="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0" w:name="_Toc298445783"/>
      <w:bookmarkStart w:id="461" w:name="_Toc298681268"/>
      <w:bookmarkStart w:id="462" w:name="_Toc298447508"/>
      <w:r>
        <w:t>Part Eighteen</w:t>
      </w:r>
      <w:bookmarkEnd w:id="460"/>
      <w:bookmarkEnd w:id="461"/>
      <w:bookmarkEnd w:id="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3"/>
            <w:r>
              <w:t>care</w:t>
            </w:r>
            <w:commentRangeEnd w:id="463"/>
            <w:r>
              <w:rPr>
                <w:rStyle w:val="CommentReference"/>
                <w:rFonts w:eastAsiaTheme="minorHAnsi" w:cstheme="minorBidi"/>
                <w:color w:val="auto"/>
                <w:lang w:val="en-CA"/>
              </w:rPr>
              <w:commentReference w:id="463"/>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4"/>
            <w:r w:rsidRPr="007425E1">
              <w:t xml:space="preserve">Sabbath </w:t>
            </w:r>
            <w:commentRangeEnd w:id="464"/>
            <w:r>
              <w:rPr>
                <w:rStyle w:val="CommentReference"/>
                <w:rFonts w:eastAsiaTheme="minorHAnsi" w:cstheme="minorBidi"/>
                <w:color w:val="auto"/>
                <w:lang w:val="en-CA"/>
              </w:rPr>
              <w:commentReference w:id="464"/>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art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5" w:name="_Toc298445784"/>
      <w:bookmarkStart w:id="466" w:name="_Toc298681269"/>
      <w:bookmarkStart w:id="467" w:name="_Toc298447509"/>
      <w:bookmarkStart w:id="468" w:name="_Ref299212037"/>
      <w:bookmarkStart w:id="469" w:name="_Ref299212071"/>
      <w:bookmarkStart w:id="470" w:name="_Toc308441907"/>
      <w:r>
        <w:t>The Antiphonarium is read.</w:t>
      </w:r>
    </w:p>
    <w:p w:rsidR="00042E9B" w:rsidRDefault="00042E9B" w:rsidP="00FB5E62">
      <w:pPr>
        <w:pStyle w:val="Heading5"/>
      </w:pPr>
      <w:r>
        <w:t>The Conclusion of the Adam Theotokias</w:t>
      </w:r>
      <w:bookmarkEnd w:id="465"/>
      <w:bookmarkEnd w:id="466"/>
      <w:bookmarkEnd w:id="467"/>
      <w:bookmarkEnd w:id="468"/>
      <w:bookmarkEnd w:id="469"/>
      <w:bookmarkEnd w:id="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1"/>
            <w:r w:rsidRPr="007425E1">
              <w:rPr>
                <w:rFonts w:eastAsiaTheme="minorHAnsi"/>
              </w:rPr>
              <w:t xml:space="preserve">too </w:t>
            </w:r>
            <w:commentRangeEnd w:id="471"/>
            <w:r>
              <w:rPr>
                <w:rStyle w:val="CommentReference"/>
                <w:rFonts w:eastAsiaTheme="minorHAnsi" w:cstheme="minorBidi"/>
                <w:color w:val="auto"/>
                <w:lang w:val="en-CA"/>
              </w:rPr>
              <w:commentReference w:id="471"/>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2"/>
            <w:r w:rsidRPr="007425E1">
              <w:rPr>
                <w:rFonts w:eastAsiaTheme="minorHAnsi"/>
              </w:rPr>
              <w:t xml:space="preserve">count </w:t>
            </w:r>
            <w:commentRangeEnd w:id="472"/>
            <w:r>
              <w:rPr>
                <w:rStyle w:val="CommentReference"/>
                <w:rFonts w:eastAsiaTheme="minorHAnsi" w:cstheme="minorBidi"/>
                <w:color w:val="auto"/>
                <w:lang w:val="en-CA"/>
              </w:rPr>
              <w:commentReference w:id="472"/>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3"/>
            <w:r>
              <w:rPr>
                <w:rFonts w:eastAsiaTheme="minorHAnsi"/>
              </w:rPr>
              <w:t>I</w:t>
            </w:r>
            <w:r w:rsidRPr="007425E1">
              <w:rPr>
                <w:rFonts w:eastAsiaTheme="minorHAnsi"/>
              </w:rPr>
              <w:t xml:space="preserve"> </w:t>
            </w:r>
            <w:commentRangeEnd w:id="473"/>
            <w:r>
              <w:rPr>
                <w:rStyle w:val="CommentReference"/>
                <w:rFonts w:eastAsiaTheme="minorHAnsi" w:cstheme="minorBidi"/>
                <w:color w:val="auto"/>
                <w:lang w:val="en-CA"/>
              </w:rPr>
              <w:commentReference w:id="473"/>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4"/>
            <w:r w:rsidRPr="007425E1">
              <w:rPr>
                <w:rFonts w:eastAsiaTheme="minorHAnsi"/>
              </w:rPr>
              <w:t>To offer repentance</w:t>
            </w:r>
            <w:commentRangeEnd w:id="474"/>
            <w:r>
              <w:rPr>
                <w:rStyle w:val="CommentReference"/>
                <w:rFonts w:eastAsiaTheme="minorHAnsi" w:cstheme="minorBidi"/>
                <w:color w:val="auto"/>
                <w:lang w:val="en-CA"/>
              </w:rPr>
              <w:commentReference w:id="474"/>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5"/>
            <w:r w:rsidRPr="007425E1">
              <w:rPr>
                <w:rFonts w:eastAsiaTheme="minorHAnsi"/>
              </w:rPr>
              <w:t>The death of a sinner</w:t>
            </w:r>
            <w:commentRangeEnd w:id="475"/>
            <w:r>
              <w:rPr>
                <w:rStyle w:val="CommentReference"/>
                <w:rFonts w:eastAsiaTheme="minorHAnsi" w:cstheme="minorBidi"/>
                <w:color w:val="auto"/>
                <w:lang w:val="en-CA"/>
              </w:rPr>
              <w:commentReference w:id="475"/>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6"/>
            <w:r>
              <w:t>kind-hearted</w:t>
            </w:r>
            <w:commentRangeEnd w:id="476"/>
            <w:r>
              <w:rPr>
                <w:rStyle w:val="CommentReference"/>
                <w:rFonts w:eastAsiaTheme="minorHAnsi" w:cstheme="minorBidi"/>
                <w:color w:val="auto"/>
                <w:lang w:val="en-CA"/>
              </w:rPr>
              <w:commentReference w:id="476"/>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7"/>
            <w:r>
              <w:t>compassions</w:t>
            </w:r>
            <w:commentRangeEnd w:id="477"/>
            <w:r>
              <w:rPr>
                <w:rStyle w:val="CommentReference"/>
                <w:rFonts w:eastAsiaTheme="minorHAnsi" w:cstheme="minorBidi"/>
                <w:color w:val="auto"/>
                <w:lang w:val="en-CA"/>
              </w:rPr>
              <w:commentReference w:id="477"/>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8"/>
            <w:r w:rsidRPr="007425E1">
              <w:t xml:space="preserve">May </w:t>
            </w:r>
            <w:commentRangeEnd w:id="478"/>
            <w:r>
              <w:rPr>
                <w:rStyle w:val="CommentReference"/>
                <w:rFonts w:eastAsiaTheme="minorHAnsi" w:cstheme="minorBidi"/>
                <w:color w:val="auto"/>
                <w:lang w:val="en-CA"/>
              </w:rPr>
              <w:commentReference w:id="478"/>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79" w:name="_Toc298445785"/>
      <w:bookmarkStart w:id="480" w:name="_Toc298681270"/>
      <w:bookmarkStart w:id="481" w:name="_Toc298447510"/>
      <w:bookmarkStart w:id="482" w:name="_Ref299212181"/>
      <w:bookmarkStart w:id="483" w:name="_Toc308441908"/>
      <w:r>
        <w:t>The Creed</w:t>
      </w:r>
      <w:bookmarkEnd w:id="479"/>
      <w:bookmarkEnd w:id="480"/>
      <w:bookmarkEnd w:id="481"/>
      <w:bookmarkEnd w:id="482"/>
      <w:bookmarkEnd w:id="4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4" w:name="_Toc298445786"/>
            <w:bookmarkStart w:id="485" w:name="_Toc298681271"/>
            <w:bookmarkStart w:id="486" w:name="_Toc298447511"/>
            <w:bookmarkStart w:id="487" w:name="_Toc308441909"/>
            <w:r>
              <w:t>The Introduction to the Creed</w:t>
            </w:r>
            <w:bookmarkEnd w:id="484"/>
            <w:bookmarkEnd w:id="485"/>
            <w:bookmarkEnd w:id="486"/>
            <w:bookmarkEnd w:id="487"/>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8" w:name="_Toc298445787"/>
            <w:bookmarkStart w:id="489" w:name="_Toc298681272"/>
            <w:bookmarkStart w:id="490" w:name="_Toc298447512"/>
            <w:bookmarkStart w:id="491" w:name="_Toc308441910"/>
            <w:r>
              <w:t>The Creed</w:t>
            </w:r>
            <w:bookmarkEnd w:id="488"/>
            <w:bookmarkEnd w:id="489"/>
            <w:bookmarkEnd w:id="490"/>
            <w:bookmarkEnd w:id="491"/>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2" w:name="_Toc298445789"/>
            <w:bookmarkStart w:id="493" w:name="_Toc298681274"/>
            <w:bookmarkStart w:id="494" w:name="_Toc298447514"/>
            <w:bookmarkStart w:id="495" w:name="_Toc308441912"/>
            <w:r>
              <w:rPr>
                <w:rFonts w:eastAsia="@MingLiU"/>
              </w:rPr>
              <w:lastRenderedPageBreak/>
              <w:t>Holy, Holy, Holy</w:t>
            </w:r>
            <w:bookmarkEnd w:id="492"/>
            <w:bookmarkEnd w:id="493"/>
            <w:bookmarkEnd w:id="494"/>
            <w:bookmarkEnd w:id="495"/>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6" w:name="_Toc298445790"/>
            <w:bookmarkStart w:id="497" w:name="_Toc298681275"/>
            <w:bookmarkStart w:id="498" w:name="_Toc298447515"/>
            <w:bookmarkStart w:id="499" w:name="_Toc308441913"/>
            <w:r>
              <w:rPr>
                <w:rFonts w:eastAsia="@MingLiU"/>
              </w:rPr>
              <w:t>The Lord’s Prayer</w:t>
            </w:r>
            <w:bookmarkEnd w:id="496"/>
            <w:bookmarkEnd w:id="497"/>
            <w:bookmarkEnd w:id="498"/>
            <w:bookmarkEnd w:id="499"/>
          </w:p>
        </w:tc>
        <w:tc>
          <w:tcPr>
            <w:tcW w:w="4536" w:type="dxa"/>
          </w:tcPr>
          <w:p w:rsidR="006E3E75" w:rsidRDefault="006E3E75" w:rsidP="006E3E75"/>
        </w:tc>
      </w:tr>
      <w:tr w:rsidR="006E3E75" w:rsidTr="006E3E75">
        <w:tc>
          <w:tcPr>
            <w:tcW w:w="4536" w:type="dxa"/>
          </w:tcPr>
          <w:p w:rsidR="006E3E75" w:rsidRPr="006E3E75" w:rsidRDefault="006E3E75" w:rsidP="000E2846">
            <w:pPr>
              <w:pStyle w:val="EngIndEnd"/>
              <w:jc w:val="both"/>
            </w:pPr>
            <w:r w:rsidRPr="006E3E75">
              <w:t xml:space="preserve">Our Father Who art in heaven, hallowed be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the 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500" w:name="_Toc298445791"/>
      <w:bookmarkStart w:id="501" w:name="_Toc298681276"/>
      <w:bookmarkStart w:id="502" w:name="_Toc298447516"/>
      <w:bookmarkStart w:id="503" w:name="_Toc308441914"/>
      <w:r>
        <w:lastRenderedPageBreak/>
        <w:t>Monday</w:t>
      </w:r>
      <w:bookmarkEnd w:id="500"/>
      <w:bookmarkEnd w:id="501"/>
      <w:bookmarkEnd w:id="502"/>
      <w:bookmarkEnd w:id="503"/>
    </w:p>
    <w:p w:rsidR="006E3E75" w:rsidRDefault="002E365D" w:rsidP="000E062A">
      <w:pPr>
        <w:pStyle w:val="Heading5"/>
      </w:pPr>
      <w:bookmarkStart w:id="504" w:name="_Toc298445792"/>
      <w:bookmarkStart w:id="505" w:name="_Toc298681277"/>
      <w:bookmarkStart w:id="506" w:name="_Toc298447517"/>
      <w:bookmarkStart w:id="507" w:name="_Toc308441915"/>
      <w:r>
        <w:t xml:space="preserve">The Monday </w:t>
      </w:r>
      <w:r w:rsidR="00F370C5">
        <w:t>Psali</w:t>
      </w:r>
      <w:r>
        <w:t xml:space="preserve"> Adam</w:t>
      </w:r>
      <w:bookmarkEnd w:id="504"/>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8"/>
            <w:r>
              <w:t>G</w:t>
            </w:r>
            <w:r w:rsidRPr="007425E1">
              <w:t xml:space="preserve">reatly </w:t>
            </w:r>
            <w:commentRangeEnd w:id="508"/>
            <w:r>
              <w:rPr>
                <w:rStyle w:val="CommentReference"/>
                <w:rFonts w:ascii="Times New Roman" w:eastAsiaTheme="minorHAnsi" w:hAnsi="Times New Roman" w:cstheme="minorBidi"/>
                <w:color w:val="auto"/>
              </w:rPr>
              <w:commentReference w:id="508"/>
            </w:r>
            <w:r w:rsidRPr="007425E1">
              <w:t>exalted</w:t>
            </w:r>
            <w:r>
              <w:t>,</w:t>
            </w:r>
          </w:p>
          <w:p w:rsidR="000E062A" w:rsidRDefault="000E062A" w:rsidP="003B4CB7">
            <w:pPr>
              <w:pStyle w:val="EngHang"/>
              <w:spacing w:before="2"/>
            </w:pPr>
            <w:commentRangeStart w:id="509"/>
            <w:r>
              <w:t>B</w:t>
            </w:r>
            <w:r w:rsidRPr="007425E1">
              <w:t xml:space="preserve">eyond </w:t>
            </w:r>
            <w:commentRangeEnd w:id="509"/>
            <w:r>
              <w:rPr>
                <w:rStyle w:val="CommentReference"/>
                <w:rFonts w:ascii="Times New Roman" w:eastAsiaTheme="minorHAnsi" w:hAnsi="Times New Roman" w:cstheme="minorBidi"/>
                <w:color w:val="auto"/>
              </w:rPr>
              <w:commentReference w:id="509"/>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0"/>
            <w:r>
              <w:t>righteous</w:t>
            </w:r>
            <w:commentRangeEnd w:id="510"/>
            <w:r>
              <w:rPr>
                <w:rStyle w:val="CommentReference"/>
                <w:rFonts w:ascii="Times New Roman" w:eastAsiaTheme="minorHAnsi" w:hAnsi="Times New Roman" w:cstheme="minorBidi"/>
                <w:color w:val="auto"/>
              </w:rPr>
              <w:commentReference w:id="510"/>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1"/>
            <w:r>
              <w:t>M</w:t>
            </w:r>
            <w:r w:rsidRPr="007425E1">
              <w:t xml:space="preserve">editate </w:t>
            </w:r>
            <w:commentRangeEnd w:id="511"/>
            <w:r>
              <w:rPr>
                <w:rStyle w:val="CommentReference"/>
                <w:rFonts w:ascii="Times New Roman" w:eastAsiaTheme="minorHAnsi" w:hAnsi="Times New Roman" w:cstheme="minorBidi"/>
                <w:color w:val="auto"/>
              </w:rPr>
              <w:commentReference w:id="511"/>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2"/>
            <w:r>
              <w:t>lips</w:t>
            </w:r>
            <w:commentRangeEnd w:id="512"/>
            <w:r>
              <w:rPr>
                <w:rStyle w:val="CommentReference"/>
              </w:rPr>
              <w:commentReference w:id="512"/>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3"/>
            <w:r>
              <w:t>O</w:t>
            </w:r>
            <w:r w:rsidRPr="007425E1">
              <w:t>f</w:t>
            </w:r>
            <w:commentRangeEnd w:id="513"/>
            <w:r>
              <w:rPr>
                <w:rStyle w:val="CommentReference"/>
              </w:rPr>
              <w:commentReference w:id="513"/>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4"/>
            <w:r w:rsidRPr="007425E1">
              <w:t>praise</w:t>
            </w:r>
            <w:r>
              <w:t xml:space="preserve"> </w:t>
            </w:r>
            <w:commentRangeEnd w:id="514"/>
            <w:r>
              <w:rPr>
                <w:rStyle w:val="CommentReference"/>
                <w:rFonts w:ascii="Times New Roman" w:eastAsiaTheme="minorHAnsi" w:hAnsi="Times New Roman" w:cstheme="minorBidi"/>
                <w:color w:val="auto"/>
              </w:rPr>
              <w:commentReference w:id="514"/>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5"/>
            <w:r>
              <w:t>set</w:t>
            </w:r>
            <w:r w:rsidRPr="007425E1">
              <w:t xml:space="preserve"> </w:t>
            </w:r>
            <w:commentRangeEnd w:id="515"/>
            <w:r>
              <w:rPr>
                <w:rStyle w:val="CommentReference"/>
                <w:rFonts w:ascii="Times New Roman" w:eastAsiaTheme="minorHAnsi" w:hAnsi="Times New Roman" w:cstheme="minorBidi"/>
                <w:color w:val="auto"/>
              </w:rPr>
              <w:commentReference w:id="515"/>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6"/>
            <w:r>
              <w:t>Grant</w:t>
            </w:r>
            <w:r w:rsidRPr="007425E1">
              <w:t xml:space="preserve"> </w:t>
            </w:r>
            <w:commentRangeEnd w:id="516"/>
            <w:r>
              <w:rPr>
                <w:rStyle w:val="CommentReference"/>
                <w:rFonts w:ascii="Times New Roman" w:eastAsiaTheme="minorHAnsi" w:hAnsi="Times New Roman" w:cstheme="minorBidi"/>
                <w:color w:val="auto"/>
              </w:rPr>
              <w:commentReference w:id="516"/>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7"/>
            <w:r>
              <w:t xml:space="preserve">similitudes </w:t>
            </w:r>
            <w:commentRangeEnd w:id="517"/>
            <w:r>
              <w:rPr>
                <w:rStyle w:val="CommentReference"/>
                <w:rFonts w:ascii="Times New Roman" w:eastAsiaTheme="minorHAnsi" w:hAnsi="Times New Roman" w:cstheme="minorBidi"/>
                <w:color w:val="auto"/>
              </w:rPr>
              <w:commentReference w:id="517"/>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8" w:name="_Toc298445793"/>
      <w:bookmarkStart w:id="519" w:name="_Toc298681278"/>
      <w:bookmarkStart w:id="520" w:name="_Toc298447518"/>
      <w:bookmarkStart w:id="521" w:name="_Toc308441916"/>
      <w:r w:rsidRPr="00FD2E69">
        <w:t xml:space="preserve">The </w:t>
      </w:r>
      <w:r w:rsidR="002D610D" w:rsidRPr="00FD2E69">
        <w:t>C</w:t>
      </w:r>
      <w:r w:rsidRPr="00FD2E69">
        <w:t>onclusion of the Adam Psali</w:t>
      </w:r>
      <w:bookmarkEnd w:id="518"/>
      <w:bookmarkEnd w:id="519"/>
      <w:bookmarkEnd w:id="520"/>
      <w:bookmarkEnd w:id="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2" w:name="_Toc298445794"/>
      <w:bookmarkStart w:id="523" w:name="_Toc298681279"/>
      <w:bookmarkStart w:id="524" w:name="_Toc298447519"/>
      <w:r>
        <w:t>Part One</w:t>
      </w:r>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5"/>
            <w:r>
              <w:t xml:space="preserve">his </w:t>
            </w:r>
            <w:commentRangeEnd w:id="525"/>
            <w:r>
              <w:rPr>
                <w:rStyle w:val="CommentReference"/>
              </w:rPr>
              <w:commentReference w:id="525"/>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6"/>
            <w:r w:rsidRPr="007425E1">
              <w:t xml:space="preserve">risen </w:t>
            </w:r>
            <w:commentRangeEnd w:id="526"/>
            <w:r>
              <w:rPr>
                <w:rStyle w:val="CommentReference"/>
                <w:rFonts w:ascii="Times New Roman" w:eastAsiaTheme="minorHAnsi" w:hAnsi="Times New Roman" w:cstheme="minorBidi"/>
                <w:color w:val="auto"/>
              </w:rPr>
              <w:commentReference w:id="526"/>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7" w:name="_Toc298445795"/>
      <w:bookmarkStart w:id="528" w:name="_Toc298681280"/>
      <w:bookmarkStart w:id="529" w:name="_Toc298447520"/>
      <w:r>
        <w:t>Part Two</w:t>
      </w:r>
      <w:bookmarkEnd w:id="527"/>
      <w:bookmarkEnd w:id="528"/>
      <w:bookmarkEnd w:id="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0" w:name="_Toc298445796"/>
      <w:bookmarkStart w:id="531" w:name="_Toc298681281"/>
      <w:bookmarkStart w:id="532" w:name="_Toc298447521"/>
      <w:r>
        <w:lastRenderedPageBreak/>
        <w:t>Part Three</w:t>
      </w:r>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3"/>
            <w:r w:rsidRPr="007425E1">
              <w:t xml:space="preserve">only </w:t>
            </w:r>
            <w:commentRangeEnd w:id="533"/>
            <w:r>
              <w:rPr>
                <w:rStyle w:val="CommentReference"/>
                <w:rFonts w:ascii="Times New Roman" w:eastAsiaTheme="minorHAnsi" w:hAnsi="Times New Roman" w:cstheme="minorBidi"/>
                <w:color w:val="auto"/>
              </w:rPr>
              <w:commentReference w:id="533"/>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4"/>
            <w:r w:rsidRPr="007425E1">
              <w:t xml:space="preserve">save </w:t>
            </w:r>
            <w:commentRangeEnd w:id="534"/>
            <w:r>
              <w:rPr>
                <w:rStyle w:val="CommentReference"/>
              </w:rPr>
              <w:commentReference w:id="534"/>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5" w:name="_Toc298445797"/>
      <w:bookmarkStart w:id="536" w:name="_Toc298681282"/>
      <w:bookmarkStart w:id="537" w:name="_Toc298447522"/>
      <w:r>
        <w:t>Part Four</w:t>
      </w:r>
      <w:bookmarkEnd w:id="535"/>
      <w:bookmarkEnd w:id="536"/>
      <w:bookmarkEnd w:id="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8"/>
            <w:r w:rsidRPr="007425E1">
              <w:t>Esaias</w:t>
            </w:r>
            <w:commentRangeEnd w:id="538"/>
            <w:r>
              <w:rPr>
                <w:rStyle w:val="CommentReference"/>
                <w:rFonts w:ascii="Times New Roman" w:eastAsiaTheme="minorHAnsi" w:hAnsi="Times New Roman" w:cstheme="minorBidi"/>
                <w:color w:val="auto"/>
              </w:rPr>
              <w:commentReference w:id="538"/>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39"/>
            <w:r w:rsidRPr="007425E1">
              <w:t>counsel</w:t>
            </w:r>
            <w:commentRangeEnd w:id="539"/>
            <w:r>
              <w:rPr>
                <w:rStyle w:val="CommentReference"/>
              </w:rPr>
              <w:commentReference w:id="539"/>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0" w:name="_Toc298445798"/>
      <w:bookmarkStart w:id="541" w:name="_Toc298681283"/>
      <w:bookmarkStart w:id="542" w:name="_Toc298447523"/>
      <w:r>
        <w:t>Part Five</w:t>
      </w:r>
      <w:bookmarkEnd w:id="540"/>
      <w:bookmarkEnd w:id="541"/>
      <w:bookmarkEnd w:id="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3"/>
            <w:r w:rsidRPr="007425E1">
              <w:t>overcome</w:t>
            </w:r>
            <w:commentRangeEnd w:id="543"/>
            <w:r>
              <w:rPr>
                <w:rStyle w:val="CommentReference"/>
                <w:rFonts w:ascii="Times New Roman" w:eastAsiaTheme="minorHAnsi" w:hAnsi="Times New Roman" w:cstheme="minorBidi"/>
                <w:color w:val="auto"/>
              </w:rPr>
              <w:commentReference w:id="543"/>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4" w:name="_Toc298445799"/>
      <w:bookmarkStart w:id="545" w:name="_Toc298681284"/>
      <w:bookmarkStart w:id="546" w:name="_Toc298447524"/>
      <w:r>
        <w:lastRenderedPageBreak/>
        <w:t>Part Six</w:t>
      </w:r>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7"/>
            <w:r>
              <w:t>A</w:t>
            </w:r>
            <w:r w:rsidRPr="007425E1">
              <w:t>nd became perfect man</w:t>
            </w:r>
            <w:commentRangeEnd w:id="547"/>
            <w:r>
              <w:rPr>
                <w:rStyle w:val="CommentReference"/>
              </w:rPr>
              <w:commentReference w:id="547"/>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8"/>
            <w:r w:rsidRPr="007425E1">
              <w:t xml:space="preserve">Without </w:t>
            </w:r>
            <w:commentRangeEnd w:id="548"/>
            <w:r>
              <w:rPr>
                <w:rStyle w:val="CommentReference"/>
                <w:rFonts w:ascii="Times New Roman" w:eastAsiaTheme="minorHAnsi" w:hAnsi="Times New Roman" w:cstheme="minorBidi"/>
                <w:color w:val="auto"/>
              </w:rPr>
              <w:commentReference w:id="548"/>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49" w:name="_Toc298445800"/>
      <w:bookmarkStart w:id="550" w:name="_Toc298681285"/>
      <w:bookmarkStart w:id="551" w:name="_Toc298447525"/>
      <w:r>
        <w:t>Part Seven</w:t>
      </w:r>
      <w:bookmarkEnd w:id="549"/>
      <w:bookmarkEnd w:id="550"/>
      <w:bookmarkEnd w:id="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2" w:name="_Toc298445801"/>
      <w:bookmarkStart w:id="553" w:name="_Toc298681286"/>
      <w:bookmarkStart w:id="554" w:name="_Toc298447526"/>
      <w:r>
        <w:t>Part Eight</w:t>
      </w:r>
      <w:bookmarkEnd w:id="552"/>
      <w:bookmarkEnd w:id="553"/>
      <w:bookmarkEnd w:id="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5"/>
            <w:r>
              <w:t>And good</w:t>
            </w:r>
            <w:r w:rsidRPr="007425E1">
              <w:t>will toward men</w:t>
            </w:r>
            <w:commentRangeEnd w:id="555"/>
            <w:r>
              <w:rPr>
                <w:rStyle w:val="CommentReference"/>
              </w:rPr>
              <w:commentReference w:id="555"/>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6"/>
            <w:r w:rsidRPr="007425E1">
              <w:t xml:space="preserve">middle </w:t>
            </w:r>
            <w:commentRangeEnd w:id="556"/>
            <w:r>
              <w:rPr>
                <w:rStyle w:val="CommentReference"/>
                <w:rFonts w:ascii="Times New Roman" w:eastAsiaTheme="minorHAnsi" w:hAnsi="Times New Roman" w:cstheme="minorBidi"/>
                <w:color w:val="auto"/>
              </w:rPr>
              <w:commentReference w:id="556"/>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7" w:name="_Toc298445802"/>
      <w:bookmarkStart w:id="558" w:name="_Toc298681287"/>
      <w:bookmarkStart w:id="559" w:name="_Toc298447527"/>
      <w:r>
        <w:t>Part Nine</w:t>
      </w:r>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0"/>
            <w:r>
              <w:t>A</w:t>
            </w:r>
            <w:r w:rsidRPr="007425E1">
              <w:t>ngels</w:t>
            </w:r>
            <w:commentRangeEnd w:id="560"/>
            <w:r>
              <w:rPr>
                <w:rStyle w:val="CommentReference"/>
                <w:rFonts w:ascii="Times New Roman" w:eastAsiaTheme="minorHAnsi" w:hAnsi="Times New Roman" w:cstheme="minorBidi"/>
                <w:color w:val="auto"/>
              </w:rPr>
              <w:commentReference w:id="560"/>
            </w:r>
            <w:r w:rsidRPr="007425E1">
              <w:t xml:space="preserve"> of light </w:t>
            </w:r>
          </w:p>
          <w:p w:rsidR="000E062A" w:rsidRDefault="000E062A" w:rsidP="003B4CB7">
            <w:pPr>
              <w:pStyle w:val="EngHangEnd"/>
            </w:pPr>
            <w:commentRangeStart w:id="561"/>
            <w:r>
              <w:t>P</w:t>
            </w:r>
            <w:r w:rsidRPr="007425E1">
              <w:t xml:space="preserve">raise </w:t>
            </w:r>
            <w:commentRangeEnd w:id="561"/>
            <w:r>
              <w:rPr>
                <w:rStyle w:val="CommentReference"/>
              </w:rPr>
              <w:commentReference w:id="561"/>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2"/>
            <w:r>
              <w:t>shone</w:t>
            </w:r>
            <w:commentRangeEnd w:id="562"/>
            <w:r>
              <w:rPr>
                <w:rStyle w:val="CommentReference"/>
                <w:rFonts w:ascii="Times New Roman" w:eastAsiaTheme="minorHAnsi" w:hAnsi="Times New Roman" w:cstheme="minorBidi"/>
                <w:color w:val="auto"/>
              </w:rPr>
              <w:commentReference w:id="562"/>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3"/>
            <w:r w:rsidRPr="007425E1">
              <w:t xml:space="preserve">In </w:t>
            </w:r>
            <w:commentRangeEnd w:id="563"/>
            <w:r>
              <w:rPr>
                <w:rStyle w:val="CommentReference"/>
                <w:rFonts w:ascii="Times New Roman" w:eastAsiaTheme="minorHAnsi" w:hAnsi="Times New Roman" w:cstheme="minorBidi"/>
                <w:color w:val="auto"/>
              </w:rPr>
              <w:commentReference w:id="563"/>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4"/>
            <w:r>
              <w:t>W</w:t>
            </w:r>
            <w:r w:rsidRPr="007425E1">
              <w:t xml:space="preserve">ho </w:t>
            </w:r>
            <w:commentRangeEnd w:id="564"/>
            <w:r>
              <w:rPr>
                <w:rStyle w:val="CommentReference"/>
                <w:rFonts w:ascii="Times New Roman" w:eastAsiaTheme="minorHAnsi" w:hAnsi="Times New Roman" w:cstheme="minorBidi"/>
                <w:color w:val="auto"/>
              </w:rPr>
              <w:commentReference w:id="564"/>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5"/>
            <w:r w:rsidRPr="007425E1">
              <w:t xml:space="preserve">we bless </w:t>
            </w:r>
            <w:r>
              <w:t>You</w:t>
            </w:r>
            <w:r w:rsidRPr="007425E1">
              <w:t xml:space="preserve"> </w:t>
            </w:r>
            <w:commentRangeEnd w:id="565"/>
            <w:r>
              <w:rPr>
                <w:rStyle w:val="CommentReference"/>
                <w:rFonts w:ascii="Times New Roman" w:eastAsiaTheme="minorHAnsi" w:hAnsi="Times New Roman" w:cstheme="minorBidi"/>
                <w:color w:val="auto"/>
              </w:rPr>
              <w:commentReference w:id="565"/>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6" w:name="_Toc298445803"/>
      <w:bookmarkStart w:id="567" w:name="_Toc298681288"/>
      <w:bookmarkStart w:id="568" w:name="_Toc298447528"/>
      <w:bookmarkStart w:id="569" w:name="_Toc308441917"/>
      <w:r>
        <w:t>The Crown Adam</w:t>
      </w:r>
      <w:bookmarkEnd w:id="566"/>
      <w:bookmarkEnd w:id="567"/>
      <w:bookmarkEnd w:id="568"/>
      <w:bookmarkEnd w:id="569"/>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0"/>
            <w:r>
              <w:t>D</w:t>
            </w:r>
            <w:r w:rsidRPr="007425E1">
              <w:t xml:space="preserve">id </w:t>
            </w:r>
            <w:commentRangeEnd w:id="570"/>
            <w:r>
              <w:rPr>
                <w:rStyle w:val="CommentReference"/>
                <w:rFonts w:ascii="Times New Roman" w:eastAsiaTheme="minorHAnsi" w:hAnsi="Times New Roman" w:cstheme="minorBidi"/>
                <w:color w:val="auto"/>
              </w:rPr>
              <w:commentReference w:id="570"/>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1"/>
            <w:r w:rsidRPr="007425E1">
              <w:t>estate</w:t>
            </w:r>
            <w:commentRangeEnd w:id="571"/>
            <w:r>
              <w:rPr>
                <w:rStyle w:val="CommentReference"/>
              </w:rPr>
              <w:commentReference w:id="571"/>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2"/>
            <w:r w:rsidRPr="007425E1">
              <w:t xml:space="preserve">holy </w:t>
            </w:r>
            <w:commentRangeEnd w:id="572"/>
            <w:r>
              <w:rPr>
                <w:rStyle w:val="CommentReference"/>
              </w:rPr>
              <w:commentReference w:id="572"/>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3"/>
            <w:r>
              <w:t xml:space="preserve">Womanhood </w:t>
            </w:r>
            <w:commentRangeEnd w:id="573"/>
            <w:r>
              <w:rPr>
                <w:rStyle w:val="CommentReference"/>
                <w:rFonts w:ascii="Times New Roman" w:eastAsiaTheme="minorHAnsi" w:hAnsi="Times New Roman" w:cstheme="minorBidi"/>
                <w:color w:val="auto"/>
              </w:rPr>
              <w:commentReference w:id="573"/>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1B4E41">
        <w:rPr>
          <w:noProof/>
        </w:rPr>
        <w:t>152</w:t>
      </w:r>
      <w:r w:rsidR="004A323C">
        <w:fldChar w:fldCharType="end"/>
      </w:r>
      <w:r>
        <w:t>.</w:t>
      </w:r>
    </w:p>
    <w:p w:rsidR="004568B8" w:rsidRDefault="004568B8" w:rsidP="00DB5AC8"/>
    <w:p w:rsidR="002E365D" w:rsidRDefault="002E365D" w:rsidP="000D107E">
      <w:pPr>
        <w:pStyle w:val="Heading4"/>
      </w:pPr>
      <w:bookmarkStart w:id="574" w:name="_Toc298445804"/>
      <w:bookmarkStart w:id="575" w:name="_Toc298681289"/>
      <w:bookmarkStart w:id="576" w:name="_Toc298447529"/>
      <w:bookmarkStart w:id="577" w:name="_Toc308441918"/>
      <w:r>
        <w:t>Tuesday</w:t>
      </w:r>
      <w:bookmarkEnd w:id="574"/>
      <w:bookmarkEnd w:id="575"/>
      <w:bookmarkEnd w:id="576"/>
      <w:bookmarkEnd w:id="577"/>
    </w:p>
    <w:p w:rsidR="002E365D" w:rsidRDefault="002E365D" w:rsidP="000D107E">
      <w:pPr>
        <w:pStyle w:val="Heading5"/>
      </w:pPr>
      <w:bookmarkStart w:id="578" w:name="_Toc298445805"/>
      <w:bookmarkStart w:id="579" w:name="_Toc298681290"/>
      <w:bookmarkStart w:id="580" w:name="_Toc298447530"/>
      <w:bookmarkStart w:id="581" w:name="_Toc308441919"/>
      <w:r>
        <w:t>The Tuesday Psali Adam</w:t>
      </w:r>
      <w:bookmarkEnd w:id="578"/>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2"/>
            <w:r w:rsidRPr="007425E1">
              <w:t>wandered</w:t>
            </w:r>
            <w:commentRangeEnd w:id="582"/>
            <w:r>
              <w:rPr>
                <w:rStyle w:val="CommentReference"/>
                <w:rFonts w:ascii="Times New Roman" w:eastAsiaTheme="minorHAnsi" w:hAnsi="Times New Roman" w:cstheme="minorBidi"/>
                <w:color w:val="auto"/>
              </w:rPr>
              <w:commentReference w:id="582"/>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3"/>
            <w:r w:rsidRPr="007425E1">
              <w:t>cold and frost</w:t>
            </w:r>
            <w:commentRangeEnd w:id="583"/>
            <w:r>
              <w:rPr>
                <w:rStyle w:val="CommentReference"/>
              </w:rPr>
              <w:commentReference w:id="583"/>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4"/>
            <w:r>
              <w:t>From</w:t>
            </w:r>
            <w:r w:rsidRPr="007425E1">
              <w:t xml:space="preserve"> </w:t>
            </w:r>
            <w:commentRangeEnd w:id="584"/>
            <w:r>
              <w:rPr>
                <w:rStyle w:val="CommentReference"/>
              </w:rPr>
              <w:commentReference w:id="584"/>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5" w:name="_Toc298445806"/>
      <w:bookmarkStart w:id="586" w:name="_Toc298681291"/>
      <w:bookmarkStart w:id="587" w:name="_Toc298447531"/>
      <w:bookmarkStart w:id="588" w:name="_Toc308441920"/>
      <w:r w:rsidRPr="00FD2E69">
        <w:t>The Conclusion of the Adam Psali</w:t>
      </w:r>
      <w:bookmarkEnd w:id="585"/>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89" w:name="_Toc298445807"/>
      <w:bookmarkStart w:id="590" w:name="_Toc298681292"/>
      <w:bookmarkStart w:id="591" w:name="_Toc298447532"/>
      <w:bookmarkStart w:id="592" w:name="_Toc308441921"/>
      <w:r>
        <w:t>The Tuesday Theotokia</w:t>
      </w:r>
      <w:bookmarkEnd w:id="589"/>
      <w:bookmarkEnd w:id="590"/>
      <w:bookmarkEnd w:id="591"/>
      <w:bookmarkEnd w:id="592"/>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3" w:name="_Toc298445808"/>
      <w:bookmarkStart w:id="594" w:name="_Toc298681293"/>
      <w:bookmarkStart w:id="595" w:name="_Toc298447533"/>
      <w:r>
        <w:t>Part One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6" w:name="_Toc298445809"/>
      <w:bookmarkStart w:id="597" w:name="_Toc298681294"/>
      <w:bookmarkStart w:id="598" w:name="_Toc298447534"/>
      <w:r>
        <w:t>Part Tw</w:t>
      </w:r>
      <w:bookmarkEnd w:id="596"/>
      <w:r w:rsidR="00236E2B">
        <w:t>o</w:t>
      </w:r>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599"/>
            <w:r>
              <w:t>received</w:t>
            </w:r>
            <w:commentRangeEnd w:id="599"/>
            <w:r>
              <w:rPr>
                <w:rStyle w:val="CommentReference"/>
                <w:rFonts w:ascii="Times New Roman" w:eastAsiaTheme="minorHAnsi" w:hAnsi="Times New Roman" w:cstheme="minorBidi"/>
                <w:color w:val="auto"/>
              </w:rPr>
              <w:commentReference w:id="599"/>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0" w:name="_Toc298681295"/>
      <w:bookmarkStart w:id="601" w:name="_Toc298447535"/>
      <w:r>
        <w:t>Part Three</w:t>
      </w:r>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2"/>
            <w:r w:rsidRPr="007425E1">
              <w:t>Hail</w:t>
            </w:r>
            <w:commentRangeEnd w:id="602"/>
            <w:r>
              <w:rPr>
                <w:rStyle w:val="CommentReference"/>
                <w:rFonts w:ascii="Times New Roman" w:eastAsiaTheme="minorHAnsi" w:hAnsi="Times New Roman" w:cstheme="minorBidi"/>
                <w:color w:val="auto"/>
              </w:rPr>
              <w:commentReference w:id="602"/>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3" w:name="_Toc298681296"/>
      <w:bookmarkStart w:id="604" w:name="_Toc298447536"/>
      <w:r>
        <w:t>Part Four</w:t>
      </w:r>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5"/>
            <w:r w:rsidRPr="007425E1">
              <w:t xml:space="preserve">perfect </w:t>
            </w:r>
            <w:commentRangeEnd w:id="605"/>
            <w:r>
              <w:rPr>
                <w:rStyle w:val="CommentReference"/>
              </w:rPr>
              <w:commentReference w:id="605"/>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6" w:name="_Toc298681297"/>
      <w:bookmarkStart w:id="607" w:name="_Toc298447537"/>
      <w:r>
        <w:t>Part Five</w:t>
      </w:r>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8"/>
            <w:r>
              <w:t>unlimited</w:t>
            </w:r>
            <w:commentRangeEnd w:id="608"/>
            <w:r>
              <w:rPr>
                <w:rStyle w:val="CommentReference"/>
                <w:rFonts w:ascii="Times New Roman" w:eastAsiaTheme="minorHAnsi" w:hAnsi="Times New Roman" w:cstheme="minorBidi"/>
                <w:color w:val="auto"/>
              </w:rPr>
              <w:commentReference w:id="608"/>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09" w:name="_Toc298681298"/>
      <w:bookmarkStart w:id="610" w:name="_Toc298447538"/>
      <w:r>
        <w:t>Part Six</w:t>
      </w:r>
      <w:bookmarkEnd w:id="609"/>
      <w:bookmarkEnd w:id="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1"/>
            <w:r>
              <w:t xml:space="preserve"> </w:t>
            </w:r>
            <w:commentRangeEnd w:id="611"/>
            <w:r>
              <w:rPr>
                <w:rStyle w:val="CommentReference"/>
              </w:rPr>
              <w:commentReference w:id="611"/>
            </w:r>
            <w:r>
              <w:t>f</w:t>
            </w:r>
            <w:commentRangeStart w:id="612"/>
            <w:r>
              <w:t>aith</w:t>
            </w:r>
            <w:commentRangeEnd w:id="612"/>
            <w:r>
              <w:rPr>
                <w:rStyle w:val="CommentReference"/>
              </w:rPr>
              <w:commentReference w:id="612"/>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3" w:name="_Toc298681299"/>
      <w:bookmarkStart w:id="614" w:name="_Toc298447539"/>
      <w:r>
        <w:lastRenderedPageBreak/>
        <w:t>Part Seven</w:t>
      </w:r>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5"/>
            <w:r>
              <w:t xml:space="preserve">a </w:t>
            </w:r>
            <w:commentRangeEnd w:id="615"/>
            <w:r>
              <w:rPr>
                <w:rStyle w:val="CommentReference"/>
                <w:rFonts w:ascii="Times New Roman" w:eastAsiaTheme="minorHAnsi" w:hAnsi="Times New Roman" w:cstheme="minorBidi"/>
                <w:color w:val="auto"/>
              </w:rPr>
              <w:commentReference w:id="615"/>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6" w:name="_Toc298681300"/>
      <w:bookmarkStart w:id="617" w:name="_Toc298447540"/>
      <w:bookmarkStart w:id="618" w:name="_Toc308441922"/>
      <w:r>
        <w:t>The Crown Adam</w:t>
      </w:r>
      <w:bookmarkEnd w:id="616"/>
      <w:bookmarkEnd w:id="617"/>
      <w:bookmarkEnd w:id="618"/>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19"/>
            <w:r>
              <w:t>He</w:t>
            </w:r>
            <w:r w:rsidRPr="007425E1">
              <w:t xml:space="preserve"> </w:t>
            </w:r>
            <w:commentRangeEnd w:id="619"/>
            <w:r>
              <w:rPr>
                <w:rStyle w:val="CommentReference"/>
                <w:rFonts w:ascii="Times New Roman" w:eastAsiaTheme="minorHAnsi" w:hAnsi="Times New Roman" w:cstheme="minorBidi"/>
                <w:color w:val="auto"/>
              </w:rPr>
              <w:commentReference w:id="619"/>
            </w:r>
            <w:r w:rsidRPr="007425E1">
              <w:t xml:space="preserve">who is carried </w:t>
            </w:r>
          </w:p>
          <w:p w:rsidR="00DB1FC6" w:rsidRDefault="00DB1FC6" w:rsidP="00DB1FC6">
            <w:pPr>
              <w:pStyle w:val="EngHangEnd"/>
            </w:pPr>
            <w:commentRangeStart w:id="620"/>
            <w:r>
              <w:t>O</w:t>
            </w:r>
            <w:r w:rsidRPr="007425E1">
              <w:t xml:space="preserve">n </w:t>
            </w:r>
            <w:commentRangeEnd w:id="620"/>
            <w:r>
              <w:rPr>
                <w:rStyle w:val="CommentReference"/>
              </w:rPr>
              <w:commentReference w:id="620"/>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1B4E41">
        <w:rPr>
          <w:noProof/>
        </w:rPr>
        <w:t>152</w:t>
      </w:r>
      <w:r w:rsidR="004A323C">
        <w:fldChar w:fldCharType="end"/>
      </w:r>
      <w:r>
        <w:t>.</w:t>
      </w:r>
    </w:p>
    <w:p w:rsidR="00FE7FB3" w:rsidRDefault="00FE7FB3" w:rsidP="00DB1FC6">
      <w:pPr>
        <w:pStyle w:val="Heading4"/>
      </w:pPr>
      <w:bookmarkStart w:id="621" w:name="_Toc298681301"/>
      <w:bookmarkStart w:id="622" w:name="_Toc308441923"/>
      <w:r>
        <w:lastRenderedPageBreak/>
        <w:t>Wednesday</w:t>
      </w:r>
      <w:bookmarkEnd w:id="621"/>
      <w:bookmarkEnd w:id="622"/>
    </w:p>
    <w:p w:rsidR="00703BF0" w:rsidRDefault="00703BF0" w:rsidP="00DB1FC6">
      <w:pPr>
        <w:pStyle w:val="Heading5"/>
      </w:pPr>
      <w:bookmarkStart w:id="623" w:name="_Toc298681302"/>
      <w:bookmarkStart w:id="624" w:name="_Toc308441924"/>
      <w:r>
        <w:t>The Wednesday Psali Batos</w:t>
      </w:r>
      <w:bookmarkEnd w:id="623"/>
      <w:bookmarkEnd w:id="624"/>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5"/>
            <w:r>
              <w:t xml:space="preserve">breaths </w:t>
            </w:r>
            <w:commentRangeEnd w:id="625"/>
            <w:r>
              <w:rPr>
                <w:rStyle w:val="CommentReference"/>
                <w:rFonts w:ascii="Times New Roman" w:eastAsiaTheme="minorHAnsi" w:hAnsi="Times New Roman" w:cstheme="minorBidi"/>
                <w:color w:val="auto"/>
              </w:rPr>
              <w:commentReference w:id="625"/>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6"/>
            <w:r>
              <w:t xml:space="preserve">When </w:t>
            </w:r>
            <w:commentRangeEnd w:id="626"/>
            <w:r>
              <w:rPr>
                <w:rStyle w:val="CommentReference"/>
                <w:rFonts w:ascii="Times New Roman" w:eastAsiaTheme="minorHAnsi" w:hAnsi="Times New Roman" w:cstheme="minorBidi"/>
                <w:color w:val="auto"/>
              </w:rPr>
              <w:commentReference w:id="626"/>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7"/>
            <w:r>
              <w:t>tribulations</w:t>
            </w:r>
            <w:commentRangeEnd w:id="627"/>
            <w:r>
              <w:rPr>
                <w:rStyle w:val="CommentReference"/>
                <w:rFonts w:ascii="Times New Roman" w:eastAsiaTheme="minorHAnsi" w:hAnsi="Times New Roman" w:cstheme="minorBidi"/>
                <w:color w:val="auto"/>
              </w:rPr>
              <w:commentReference w:id="627"/>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8" w:name="_Toc298681303"/>
      <w:bookmarkStart w:id="629" w:name="_Toc308441925"/>
      <w:r w:rsidRPr="00FD2E69">
        <w:t xml:space="preserve">The Conclusion of the </w:t>
      </w:r>
      <w:r>
        <w:t>Batos</w:t>
      </w:r>
      <w:r w:rsidRPr="00FD2E69">
        <w:t xml:space="preserve"> Psali</w:t>
      </w:r>
      <w:bookmarkEnd w:id="628"/>
      <w:bookmarkEnd w:id="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0" w:name="_Toc298681304"/>
      <w:bookmarkStart w:id="631" w:name="_Toc308441926"/>
      <w:r>
        <w:lastRenderedPageBreak/>
        <w:t>The Wednesday Theotokia</w:t>
      </w:r>
      <w:bookmarkEnd w:id="630"/>
      <w:bookmarkEnd w:id="631"/>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2" w:name="_Toc298681305"/>
      <w:r>
        <w:t>Part One</w:t>
      </w:r>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3" w:name="_Toc298681306"/>
      <w:r>
        <w:t>Part Two</w:t>
      </w:r>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4" w:name="_Toc298681307"/>
      <w:r>
        <w:t>Part Three</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5"/>
            <w:r w:rsidRPr="007425E1">
              <w:t>For you brought forth</w:t>
            </w:r>
            <w:commentRangeEnd w:id="635"/>
            <w:r>
              <w:rPr>
                <w:rStyle w:val="CommentReference"/>
                <w:rFonts w:ascii="Times New Roman" w:eastAsiaTheme="minorHAnsi" w:hAnsi="Times New Roman" w:cstheme="minorBidi"/>
                <w:color w:val="auto"/>
              </w:rPr>
              <w:commentReference w:id="635"/>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6" w:name="_Toc298681308"/>
      <w:r>
        <w:lastRenderedPageBreak/>
        <w:t>Part Four</w:t>
      </w:r>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7" w:name="_Toc298681309"/>
      <w:r>
        <w:t>Part Five</w:t>
      </w:r>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8"/>
            <w:r>
              <w:t>He</w:t>
            </w:r>
            <w:r w:rsidRPr="007425E1">
              <w:t xml:space="preserve"> </w:t>
            </w:r>
            <w:commentRangeEnd w:id="638"/>
            <w:r>
              <w:rPr>
                <w:rStyle w:val="CommentReference"/>
              </w:rPr>
              <w:commentReference w:id="638"/>
            </w:r>
            <w:r w:rsidRPr="007425E1">
              <w:t xml:space="preserve">Who </w:t>
            </w:r>
            <w:commentRangeStart w:id="639"/>
            <w:r w:rsidRPr="007425E1">
              <w:t xml:space="preserve">is </w:t>
            </w:r>
            <w:commentRangeEnd w:id="639"/>
            <w:r>
              <w:rPr>
                <w:rStyle w:val="CommentReference"/>
              </w:rPr>
              <w:commentReference w:id="639"/>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0"/>
            <w:r w:rsidRPr="007425E1">
              <w:t>He to Whom is due the glory forever</w:t>
            </w:r>
            <w:commentRangeEnd w:id="640"/>
            <w:r>
              <w:rPr>
                <w:rStyle w:val="CommentReference"/>
                <w:rFonts w:ascii="Times New Roman" w:eastAsiaTheme="minorHAnsi" w:hAnsi="Times New Roman" w:cstheme="minorBidi"/>
                <w:color w:val="auto"/>
              </w:rPr>
              <w:commentReference w:id="640"/>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1" w:name="_Toc298681310"/>
      <w:r>
        <w:lastRenderedPageBreak/>
        <w:t>Part Six</w:t>
      </w:r>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2"/>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2"/>
            <w:r>
              <w:rPr>
                <w:rStyle w:val="CommentReference"/>
              </w:rPr>
              <w:commentReference w:id="642"/>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3" w:name="_Toc298681311"/>
      <w:r>
        <w:t>Part Seven</w:t>
      </w:r>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4"/>
            <w:r>
              <w:t xml:space="preserve">sits </w:t>
            </w:r>
            <w:commentRangeEnd w:id="644"/>
            <w:r>
              <w:rPr>
                <w:rStyle w:val="CommentReference"/>
                <w:rFonts w:ascii="Times New Roman" w:eastAsiaTheme="minorHAnsi" w:hAnsi="Times New Roman" w:cstheme="minorBidi"/>
                <w:color w:val="auto"/>
              </w:rPr>
              <w:commentReference w:id="644"/>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5" w:name="_Toc298681312"/>
      <w:bookmarkStart w:id="646" w:name="_Toc308441927"/>
      <w:r>
        <w:lastRenderedPageBreak/>
        <w:t>The Crown Batos</w:t>
      </w:r>
      <w:bookmarkEnd w:id="645"/>
      <w:bookmarkEnd w:id="646"/>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7"/>
            <w:r w:rsidRPr="007425E1">
              <w:t>has entered and come forth</w:t>
            </w:r>
            <w:commentRangeEnd w:id="647"/>
            <w:r>
              <w:rPr>
                <w:rStyle w:val="CommentReference"/>
                <w:rFonts w:ascii="Times New Roman" w:eastAsiaTheme="minorHAnsi" w:hAnsi="Times New Roman" w:cstheme="minorBidi"/>
                <w:color w:val="auto"/>
              </w:rPr>
              <w:commentReference w:id="647"/>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8"/>
            <w:r w:rsidRPr="007425E1">
              <w:t>manifestation</w:t>
            </w:r>
            <w:commentRangeEnd w:id="648"/>
            <w:r>
              <w:rPr>
                <w:rStyle w:val="CommentReference"/>
              </w:rPr>
              <w:commentReference w:id="648"/>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49"/>
            <w:r>
              <w:t>and</w:t>
            </w:r>
            <w:r w:rsidRPr="007425E1">
              <w:t xml:space="preserve"> </w:t>
            </w:r>
            <w:commentRangeEnd w:id="649"/>
            <w:r>
              <w:rPr>
                <w:rStyle w:val="CommentReference"/>
              </w:rPr>
              <w:commentReference w:id="649"/>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1B4E41">
        <w:rPr>
          <w:noProof/>
        </w:rPr>
        <w:t>238</w:t>
      </w:r>
      <w:r w:rsidR="004A323C">
        <w:fldChar w:fldCharType="end"/>
      </w:r>
      <w:r>
        <w:t>.</w:t>
      </w:r>
    </w:p>
    <w:p w:rsidR="00D96A5F" w:rsidRDefault="00D96A5F" w:rsidP="00DB1FC6">
      <w:pPr>
        <w:pStyle w:val="Heading4"/>
      </w:pPr>
      <w:bookmarkStart w:id="650" w:name="_Toc298681313"/>
      <w:bookmarkStart w:id="651" w:name="_Toc308441928"/>
      <w:r>
        <w:t>Thursday</w:t>
      </w:r>
      <w:bookmarkEnd w:id="650"/>
      <w:bookmarkEnd w:id="651"/>
    </w:p>
    <w:p w:rsidR="0031014B" w:rsidRDefault="0031014B" w:rsidP="00DB1FC6">
      <w:pPr>
        <w:pStyle w:val="Heading5"/>
      </w:pPr>
      <w:bookmarkStart w:id="652" w:name="_Toc298681314"/>
      <w:bookmarkStart w:id="653" w:name="_Toc308441929"/>
      <w:r>
        <w:t>The Psali Batos for Tuesday</w:t>
      </w:r>
      <w:bookmarkEnd w:id="652"/>
      <w:bookmarkEnd w:id="653"/>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4"/>
            <w:r w:rsidRPr="007425E1">
              <w:t xml:space="preserve">on </w:t>
            </w:r>
            <w:commentRangeEnd w:id="654"/>
            <w:r>
              <w:rPr>
                <w:rStyle w:val="CommentReference"/>
              </w:rPr>
              <w:commentReference w:id="654"/>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5"/>
            <w:r w:rsidRPr="007425E1">
              <w:t xml:space="preserve">Forty </w:t>
            </w:r>
            <w:commentRangeEnd w:id="655"/>
            <w:r>
              <w:rPr>
                <w:rStyle w:val="CommentReference"/>
                <w:rFonts w:ascii="Times New Roman" w:eastAsiaTheme="minorHAnsi" w:hAnsi="Times New Roman" w:cstheme="minorBidi"/>
                <w:color w:val="auto"/>
              </w:rPr>
              <w:commentReference w:id="655"/>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6"/>
            <w:r w:rsidRPr="007425E1">
              <w:t>Crush under us</w:t>
            </w:r>
            <w:commentRangeEnd w:id="656"/>
            <w:r>
              <w:rPr>
                <w:rStyle w:val="CommentReference"/>
                <w:rFonts w:ascii="Times New Roman" w:eastAsiaTheme="minorHAnsi" w:hAnsi="Times New Roman" w:cstheme="minorBidi"/>
                <w:color w:val="auto"/>
              </w:rPr>
              <w:commentReference w:id="656"/>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7" w:name="_Toc298681315"/>
      <w:bookmarkStart w:id="658" w:name="_Toc308441930"/>
      <w:r w:rsidRPr="00FD2E69">
        <w:t xml:space="preserve">The Conclusion of the </w:t>
      </w:r>
      <w:r>
        <w:t>Batos</w:t>
      </w:r>
      <w:r w:rsidRPr="00FD2E69">
        <w:t xml:space="preserve"> Psali</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59" w:name="_Toc298681316"/>
      <w:bookmarkStart w:id="660" w:name="_Toc308441931"/>
      <w:r>
        <w:lastRenderedPageBreak/>
        <w:t>The Thursday Theotokia</w:t>
      </w:r>
      <w:bookmarkEnd w:id="659"/>
      <w:bookmarkEnd w:id="660"/>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1" w:name="_Toc298681317"/>
      <w:r>
        <w:t>Part One</w:t>
      </w:r>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2"/>
            <w:r w:rsidRPr="007425E1">
              <w:t>virgin</w:t>
            </w:r>
            <w:commentRangeEnd w:id="662"/>
            <w:r>
              <w:rPr>
                <w:rStyle w:val="CommentReference"/>
                <w:rFonts w:ascii="Times New Roman" w:eastAsiaTheme="minorHAnsi" w:hAnsi="Times New Roman" w:cstheme="minorBidi"/>
                <w:color w:val="auto"/>
              </w:rPr>
              <w:commentReference w:id="662"/>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3" w:name="_Toc298681318"/>
      <w:r>
        <w:t>Part Two</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4"/>
            <w:r>
              <w:t>abolished</w:t>
            </w:r>
            <w:commentRangeEnd w:id="664"/>
            <w:r>
              <w:rPr>
                <w:rStyle w:val="CommentReference"/>
                <w:rFonts w:ascii="Times New Roman" w:eastAsiaTheme="minorHAnsi" w:hAnsi="Times New Roman" w:cstheme="minorBidi"/>
                <w:color w:val="auto"/>
              </w:rPr>
              <w:commentReference w:id="664"/>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5" w:name="_Toc298681319"/>
      <w:r>
        <w:t>Part Three</w:t>
      </w:r>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6" w:name="_Toc298681320"/>
      <w:r>
        <w:t>Part Four</w:t>
      </w:r>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7"/>
            <w:r>
              <w:t>.</w:t>
            </w:r>
            <w:commentRangeEnd w:id="667"/>
            <w:r>
              <w:rPr>
                <w:rStyle w:val="CommentReference"/>
              </w:rPr>
              <w:commentReference w:id="667"/>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8"/>
            <w:r>
              <w:t xml:space="preserve">appeared </w:t>
            </w:r>
            <w:commentRangeEnd w:id="668"/>
            <w:r>
              <w:rPr>
                <w:rStyle w:val="CommentReference"/>
                <w:rFonts w:ascii="Times New Roman" w:eastAsiaTheme="minorHAnsi" w:hAnsi="Times New Roman" w:cstheme="minorBidi"/>
                <w:color w:val="auto"/>
              </w:rPr>
              <w:commentReference w:id="668"/>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69"/>
            <w:r>
              <w:t>"</w:t>
            </w:r>
            <w:commentRangeEnd w:id="669"/>
            <w:r>
              <w:rPr>
                <w:rStyle w:val="CommentReference"/>
                <w:rFonts w:ascii="Times New Roman" w:eastAsiaTheme="minorHAnsi" w:hAnsi="Times New Roman" w:cstheme="minorBidi"/>
                <w:color w:val="auto"/>
              </w:rPr>
              <w:commentReference w:id="669"/>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0"/>
            <w:r w:rsidRPr="007425E1">
              <w:t>strength</w:t>
            </w:r>
            <w:commentRangeEnd w:id="670"/>
            <w:r>
              <w:rPr>
                <w:rStyle w:val="CommentReference"/>
                <w:rFonts w:ascii="Times New Roman" w:eastAsiaTheme="minorHAnsi" w:hAnsi="Times New Roman" w:cstheme="minorBidi"/>
                <w:color w:val="auto"/>
              </w:rPr>
              <w:commentReference w:id="670"/>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1"/>
            <w:r>
              <w:t>N</w:t>
            </w:r>
            <w:r w:rsidRPr="007425E1">
              <w:t xml:space="preserve">ow </w:t>
            </w:r>
            <w:commentRangeEnd w:id="671"/>
            <w:r>
              <w:rPr>
                <w:rStyle w:val="CommentReference"/>
                <w:rFonts w:ascii="Times New Roman" w:eastAsiaTheme="minorHAnsi" w:hAnsi="Times New Roman" w:cstheme="minorBidi"/>
                <w:color w:val="auto"/>
              </w:rPr>
              <w:commentReference w:id="671"/>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2" w:name="_Toc298681321"/>
      <w:r>
        <w:t>Part Five</w:t>
      </w:r>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3"/>
            <w:r>
              <w:t>Theotokos</w:t>
            </w:r>
            <w:commentRangeEnd w:id="673"/>
            <w:r>
              <w:rPr>
                <w:rStyle w:val="CommentReference"/>
                <w:rFonts w:ascii="Times New Roman" w:eastAsiaTheme="minorHAnsi" w:hAnsi="Times New Roman" w:cstheme="minorBidi"/>
                <w:color w:val="auto"/>
              </w:rPr>
              <w:commentReference w:id="673"/>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4"/>
            <w:r>
              <w:t xml:space="preserve">of </w:t>
            </w:r>
            <w:commentRangeEnd w:id="674"/>
            <w:r>
              <w:rPr>
                <w:rStyle w:val="CommentReference"/>
                <w:rFonts w:ascii="Times New Roman" w:eastAsiaTheme="minorHAnsi" w:hAnsi="Times New Roman" w:cstheme="minorBidi"/>
                <w:color w:val="auto"/>
              </w:rPr>
              <w:commentReference w:id="674"/>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5" w:name="_Toc298681322"/>
      <w:r>
        <w:t>Part Six</w:t>
      </w:r>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6"/>
            <w:r>
              <w:t xml:space="preserve">The </w:t>
            </w:r>
            <w:commentRangeEnd w:id="676"/>
            <w:r>
              <w:rPr>
                <w:rStyle w:val="CommentReference"/>
                <w:rFonts w:ascii="Times New Roman" w:eastAsiaTheme="minorHAnsi" w:hAnsi="Times New Roman" w:cstheme="minorBidi"/>
                <w:color w:val="auto"/>
              </w:rPr>
              <w:commentReference w:id="676"/>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7"/>
            <w:r>
              <w:t>would</w:t>
            </w:r>
            <w:r w:rsidRPr="007425E1">
              <w:t xml:space="preserve"> </w:t>
            </w:r>
            <w:commentRangeEnd w:id="677"/>
            <w:r>
              <w:rPr>
                <w:rStyle w:val="CommentReference"/>
              </w:rPr>
              <w:commentReference w:id="677"/>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8" w:name="_Toc298681323"/>
      <w:r>
        <w:t>Part Seven</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79"/>
            <w:r>
              <w:t>David</w:t>
            </w:r>
            <w:commentRangeEnd w:id="679"/>
            <w:r>
              <w:rPr>
                <w:rStyle w:val="CommentReference"/>
                <w:rFonts w:ascii="Times New Roman" w:eastAsiaTheme="minorHAnsi" w:hAnsi="Times New Roman" w:cstheme="minorBidi"/>
                <w:color w:val="auto"/>
              </w:rPr>
              <w:commentReference w:id="679"/>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0"/>
            <w:r w:rsidRPr="00E03CD4">
              <w:t xml:space="preserve">deemed </w:t>
            </w:r>
            <w:commentRangeEnd w:id="680"/>
            <w:r>
              <w:rPr>
                <w:rStyle w:val="CommentReference"/>
                <w:rFonts w:ascii="Times New Roman" w:eastAsiaTheme="minorHAnsi" w:hAnsi="Times New Roman" w:cstheme="minorBidi"/>
                <w:color w:val="auto"/>
              </w:rPr>
              <w:commentReference w:id="680"/>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1" w:name="_Toc298681324"/>
      <w:r>
        <w:t>Part Eight</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2"/>
            <w:r>
              <w:t>heaven</w:t>
            </w:r>
            <w:r w:rsidRPr="007425E1">
              <w:t xml:space="preserve"> </w:t>
            </w:r>
            <w:commentRangeEnd w:id="682"/>
            <w:r>
              <w:rPr>
                <w:rStyle w:val="CommentReference"/>
                <w:rFonts w:ascii="Times New Roman" w:eastAsiaTheme="minorHAnsi" w:hAnsi="Times New Roman" w:cstheme="minorBidi"/>
                <w:color w:val="auto"/>
              </w:rPr>
              <w:commentReference w:id="682"/>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3" w:name="_Toc298681325"/>
      <w:r>
        <w:t>Part Nine</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4"/>
            <w:r w:rsidRPr="007425E1">
              <w:t>Rises</w:t>
            </w:r>
            <w:r>
              <w:rPr>
                <w:rStyle w:val="FootnoteReference"/>
                <w:rFonts w:eastAsiaTheme="majorEastAsia"/>
              </w:rPr>
              <w:t xml:space="preserve">  </w:t>
            </w:r>
            <w:r w:rsidRPr="007425E1">
              <w:t xml:space="preserve"> </w:t>
            </w:r>
            <w:commentRangeEnd w:id="684"/>
            <w:r>
              <w:rPr>
                <w:rStyle w:val="CommentReference"/>
              </w:rPr>
              <w:commentReference w:id="684"/>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5" w:name="_Toc298681326"/>
      <w:bookmarkStart w:id="686" w:name="_Toc308441932"/>
      <w:r>
        <w:lastRenderedPageBreak/>
        <w:t xml:space="preserve">The </w:t>
      </w:r>
      <w:r w:rsidRPr="007C4181">
        <w:t>Crown</w:t>
      </w:r>
      <w:bookmarkEnd w:id="685"/>
      <w:bookmarkEnd w:id="686"/>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7"/>
            <w:r w:rsidRPr="007425E1">
              <w:t>destroyed</w:t>
            </w:r>
            <w:commentRangeEnd w:id="687"/>
            <w:r>
              <w:rPr>
                <w:rStyle w:val="CommentReference"/>
                <w:rFonts w:ascii="Times New Roman" w:eastAsiaTheme="minorHAnsi" w:hAnsi="Times New Roman" w:cstheme="minorBidi"/>
                <w:color w:val="auto"/>
              </w:rPr>
              <w:commentReference w:id="687"/>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8"/>
            <w:r>
              <w:t xml:space="preserve">very </w:t>
            </w:r>
            <w:commentRangeEnd w:id="688"/>
            <w:r>
              <w:rPr>
                <w:rStyle w:val="CommentReference"/>
              </w:rPr>
              <w:commentReference w:id="688"/>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1B4E41">
        <w:rPr>
          <w:noProof/>
        </w:rPr>
        <w:t>238</w:t>
      </w:r>
      <w:r w:rsidR="004A323C">
        <w:fldChar w:fldCharType="end"/>
      </w:r>
      <w:r>
        <w:t>.</w:t>
      </w:r>
    </w:p>
    <w:p w:rsidR="00D64891" w:rsidRDefault="00D64891" w:rsidP="00D64891"/>
    <w:p w:rsidR="007C4181" w:rsidRDefault="007C4181" w:rsidP="008A3F9A">
      <w:pPr>
        <w:pStyle w:val="Heading4"/>
      </w:pPr>
      <w:bookmarkStart w:id="689" w:name="_Toc298681327"/>
      <w:bookmarkStart w:id="690" w:name="_Toc308441933"/>
      <w:r>
        <w:t>Friday</w:t>
      </w:r>
      <w:bookmarkEnd w:id="689"/>
      <w:bookmarkEnd w:id="690"/>
    </w:p>
    <w:p w:rsidR="007C4181" w:rsidRDefault="007C4181" w:rsidP="008A3F9A">
      <w:pPr>
        <w:pStyle w:val="Heading5"/>
      </w:pPr>
      <w:bookmarkStart w:id="691" w:name="_Toc298681328"/>
      <w:bookmarkStart w:id="692" w:name="_Toc308441934"/>
      <w:r>
        <w:t>The Psali Batos for Friday</w:t>
      </w:r>
      <w:bookmarkEnd w:id="691"/>
      <w:bookmarkEnd w:id="692"/>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3"/>
            <w:r w:rsidRPr="007425E1">
              <w:t>servants</w:t>
            </w:r>
            <w:commentRangeEnd w:id="693"/>
            <w:r>
              <w:rPr>
                <w:rStyle w:val="CommentReference"/>
                <w:rFonts w:ascii="Times New Roman" w:eastAsiaTheme="minorHAnsi" w:hAnsi="Times New Roman" w:cstheme="minorBidi"/>
                <w:color w:val="auto"/>
              </w:rPr>
              <w:commentReference w:id="693"/>
            </w:r>
          </w:p>
          <w:p w:rsidR="008A3F9A" w:rsidRPr="007425E1" w:rsidRDefault="008A3F9A" w:rsidP="008A3F9A">
            <w:pPr>
              <w:pStyle w:val="EngHang"/>
            </w:pPr>
            <w:r w:rsidRPr="007425E1">
              <w:t>Who fear Him,</w:t>
            </w:r>
          </w:p>
          <w:p w:rsidR="008A3F9A" w:rsidRDefault="008A3F9A" w:rsidP="008A3F9A">
            <w:pPr>
              <w:pStyle w:val="EngHangEnd"/>
            </w:pPr>
            <w:commentRangeStart w:id="694"/>
            <w:r w:rsidRPr="007425E1">
              <w:t>To escape the face of the bows.</w:t>
            </w:r>
            <w:commentRangeEnd w:id="694"/>
            <w:r>
              <w:rPr>
                <w:rStyle w:val="CommentReference"/>
              </w:rPr>
              <w:commentReference w:id="694"/>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5" w:name="_Toc298681329"/>
      <w:bookmarkStart w:id="696" w:name="_Toc308441935"/>
      <w:r w:rsidRPr="00FD2E69">
        <w:t xml:space="preserve">The Conclusion of the </w:t>
      </w:r>
      <w:r>
        <w:t>Batos</w:t>
      </w:r>
      <w:r w:rsidRPr="00FD2E69">
        <w:t xml:space="preserve"> Psali</w:t>
      </w:r>
      <w:bookmarkEnd w:id="695"/>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7" w:name="_Toc298681330"/>
      <w:bookmarkStart w:id="698" w:name="_Toc308441936"/>
      <w:r>
        <w:t>The Friday Theotokia</w:t>
      </w:r>
      <w:bookmarkEnd w:id="697"/>
      <w:bookmarkEnd w:id="698"/>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699" w:name="_Toc298681331"/>
      <w:r>
        <w:t>Part One</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0"/>
            <w:r>
              <w:t>the fruit of your womb</w:t>
            </w:r>
            <w:commentRangeEnd w:id="700"/>
            <w:r>
              <w:rPr>
                <w:rStyle w:val="CommentReference"/>
                <w:rFonts w:ascii="Times New Roman" w:eastAsiaTheme="minorHAnsi" w:hAnsi="Times New Roman" w:cstheme="minorBidi"/>
                <w:color w:val="auto"/>
              </w:rPr>
              <w:commentReference w:id="700"/>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1" w:name="_Toc298681332"/>
      <w:r>
        <w:t>Part Two</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2"/>
            <w:r>
              <w:t xml:space="preserve">incarnate </w:t>
            </w:r>
            <w:commentRangeEnd w:id="702"/>
            <w:r>
              <w:rPr>
                <w:rStyle w:val="CommentReference"/>
                <w:rFonts w:ascii="Times New Roman" w:eastAsiaTheme="minorHAnsi" w:hAnsi="Times New Roman" w:cstheme="minorBidi"/>
                <w:color w:val="auto"/>
              </w:rPr>
              <w:commentReference w:id="702"/>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3" w:name="_Toc298681333"/>
      <w:r>
        <w:t>Part Three</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4"/>
            <w:r>
              <w:t>O</w:t>
            </w:r>
            <w:commentRangeEnd w:id="704"/>
            <w:r>
              <w:rPr>
                <w:rStyle w:val="CommentReference"/>
                <w:rFonts w:ascii="Times New Roman" w:eastAsiaTheme="minorHAnsi" w:hAnsi="Times New Roman" w:cstheme="minorBidi"/>
                <w:color w:val="auto"/>
              </w:rPr>
              <w:commentReference w:id="704"/>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5" w:name="_Toc298681334"/>
      <w:r>
        <w:t>Part Four</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6" w:name="_Toc298681335"/>
      <w:r>
        <w:t>Part Five</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7" w:name="_Toc298681336"/>
      <w:r>
        <w:t>Part Six</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8" w:name="_Toc298681337"/>
      <w:r>
        <w:t>Part Seven</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09"/>
            <w:r>
              <w:t>temple</w:t>
            </w:r>
            <w:commentRangeEnd w:id="709"/>
            <w:r>
              <w:rPr>
                <w:rStyle w:val="CommentReference"/>
                <w:rFonts w:ascii="Times New Roman" w:eastAsiaTheme="minorHAnsi" w:hAnsi="Times New Roman" w:cstheme="minorBidi"/>
                <w:color w:val="auto"/>
              </w:rPr>
              <w:commentReference w:id="709"/>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0" w:name="_Toc298681338"/>
      <w:bookmarkStart w:id="711" w:name="_Toc308441937"/>
      <w:r>
        <w:lastRenderedPageBreak/>
        <w:t>The Crown</w:t>
      </w:r>
      <w:bookmarkEnd w:id="710"/>
      <w:bookmarkEnd w:id="711"/>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2"/>
            <w:r w:rsidRPr="00F0646D">
              <w:t xml:space="preserve">Infinite </w:t>
            </w:r>
            <w:commentRangeEnd w:id="712"/>
            <w:r>
              <w:rPr>
                <w:rStyle w:val="CommentReference"/>
                <w:rFonts w:ascii="Times New Roman" w:eastAsiaTheme="minorHAnsi" w:hAnsi="Times New Roman" w:cstheme="minorBidi"/>
                <w:color w:val="auto"/>
              </w:rPr>
              <w:commentReference w:id="712"/>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3"/>
            <w:r w:rsidRPr="007425E1">
              <w:t>hook</w:t>
            </w:r>
            <w:commentRangeEnd w:id="713"/>
            <w:r>
              <w:rPr>
                <w:rStyle w:val="CommentReference"/>
                <w:rFonts w:ascii="Times New Roman" w:eastAsiaTheme="minorHAnsi" w:hAnsi="Times New Roman" w:cstheme="minorBidi"/>
                <w:color w:val="auto"/>
              </w:rPr>
              <w:commentReference w:id="713"/>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4"/>
            <w:r w:rsidRPr="007425E1">
              <w:t xml:space="preserve">Teaching </w:t>
            </w:r>
            <w:commentRangeEnd w:id="714"/>
            <w:r>
              <w:rPr>
                <w:rStyle w:val="CommentReference"/>
                <w:rFonts w:ascii="Times New Roman" w:eastAsiaTheme="minorHAnsi" w:hAnsi="Times New Roman" w:cstheme="minorBidi"/>
                <w:color w:val="auto"/>
              </w:rPr>
              <w:commentReference w:id="714"/>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5"/>
            <w:r w:rsidRPr="007425E1">
              <w:t>a cause</w:t>
            </w:r>
            <w:r>
              <w:t xml:space="preserve"> for us</w:t>
            </w:r>
            <w:r w:rsidRPr="007425E1">
              <w:t>,</w:t>
            </w:r>
            <w:commentRangeEnd w:id="715"/>
            <w:r>
              <w:rPr>
                <w:rStyle w:val="CommentReference"/>
                <w:rFonts w:ascii="Times New Roman" w:eastAsiaTheme="minorHAnsi" w:hAnsi="Times New Roman" w:cstheme="minorBidi"/>
                <w:color w:val="auto"/>
              </w:rPr>
              <w:commentReference w:id="715"/>
            </w:r>
          </w:p>
          <w:p w:rsidR="008A3F9A" w:rsidRDefault="008A3F9A" w:rsidP="008A3F9A">
            <w:pPr>
              <w:pStyle w:val="EngHangEnd"/>
            </w:pPr>
            <w:r w:rsidRPr="007425E1">
              <w:t xml:space="preserve">To ascend the </w:t>
            </w:r>
            <w:commentRangeStart w:id="716"/>
            <w:r w:rsidRPr="007425E1">
              <w:t xml:space="preserve">path </w:t>
            </w:r>
            <w:commentRangeEnd w:id="716"/>
            <w:r>
              <w:rPr>
                <w:rStyle w:val="CommentReference"/>
                <w:rFonts w:ascii="Times New Roman" w:eastAsiaTheme="minorHAnsi" w:hAnsi="Times New Roman" w:cstheme="minorBidi"/>
                <w:color w:val="auto"/>
              </w:rPr>
              <w:commentReference w:id="716"/>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7"/>
            </w:r>
            <w:r>
              <w:t>,</w:t>
            </w:r>
          </w:p>
          <w:p w:rsidR="008A3F9A" w:rsidRDefault="008A3F9A" w:rsidP="008A3F9A">
            <w:pPr>
              <w:pStyle w:val="EngHangEnd"/>
            </w:pPr>
            <w:r>
              <w:t>With</w:t>
            </w:r>
            <w:r w:rsidRPr="007425E1">
              <w:t xml:space="preserve"> joy and </w:t>
            </w:r>
            <w:commentRangeStart w:id="718"/>
            <w:r w:rsidRPr="007425E1">
              <w:t>rejoicing</w:t>
            </w:r>
            <w:commentRangeEnd w:id="718"/>
            <w:r>
              <w:rPr>
                <w:rStyle w:val="CommentReference"/>
                <w:rFonts w:ascii="Times New Roman" w:eastAsiaTheme="minorHAnsi" w:hAnsi="Times New Roman" w:cstheme="minorBidi"/>
                <w:color w:val="auto"/>
              </w:rPr>
              <w:commentReference w:id="718"/>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1B4E41">
        <w:rPr>
          <w:noProof/>
        </w:rPr>
        <w:t>238</w:t>
      </w:r>
      <w:r w:rsidR="004A323C">
        <w:fldChar w:fldCharType="end"/>
      </w:r>
      <w:r>
        <w:t>.</w:t>
      </w:r>
    </w:p>
    <w:p w:rsidR="00FC1BD5" w:rsidRDefault="00FC1BD5" w:rsidP="008A3F9A">
      <w:pPr>
        <w:pStyle w:val="Heading4"/>
      </w:pPr>
      <w:bookmarkStart w:id="719" w:name="_Toc298681339"/>
      <w:bookmarkStart w:id="720" w:name="_Toc308441938"/>
      <w:r>
        <w:lastRenderedPageBreak/>
        <w:t>Saturday</w:t>
      </w:r>
      <w:bookmarkEnd w:id="719"/>
      <w:bookmarkEnd w:id="720"/>
    </w:p>
    <w:p w:rsidR="00FC1BD5" w:rsidRDefault="00FC1BD5" w:rsidP="008A3F9A">
      <w:pPr>
        <w:pStyle w:val="Heading5"/>
      </w:pPr>
      <w:bookmarkStart w:id="721" w:name="_Toc298681340"/>
      <w:bookmarkStart w:id="722" w:name="_Toc308441939"/>
      <w:r>
        <w:t>The Saturday Psali Batos</w:t>
      </w:r>
      <w:bookmarkEnd w:id="721"/>
      <w:bookmarkEnd w:id="722"/>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3"/>
            <w:r w:rsidRPr="007425E1">
              <w:rPr>
                <w:rFonts w:eastAsiaTheme="minorHAnsi"/>
              </w:rPr>
              <w:t xml:space="preserve">All </w:t>
            </w:r>
            <w:commentRangeEnd w:id="723"/>
            <w:r>
              <w:rPr>
                <w:rStyle w:val="CommentReference"/>
                <w:rFonts w:ascii="Times New Roman" w:eastAsiaTheme="minorHAnsi" w:hAnsi="Times New Roman" w:cstheme="minorBidi"/>
                <w:color w:val="auto"/>
              </w:rPr>
              <w:commentReference w:id="723"/>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4"/>
            <w:r w:rsidRPr="007425E1">
              <w:rPr>
                <w:rFonts w:eastAsiaTheme="minorHAnsi"/>
              </w:rPr>
              <w:t>every</w:t>
            </w:r>
            <w:r>
              <w:rPr>
                <w:rFonts w:eastAsiaTheme="minorHAnsi"/>
              </w:rPr>
              <w:t xml:space="preserve"> </w:t>
            </w:r>
            <w:r w:rsidRPr="007425E1">
              <w:rPr>
                <w:rFonts w:eastAsiaTheme="minorHAnsi"/>
              </w:rPr>
              <w:t>day</w:t>
            </w:r>
            <w:commentRangeEnd w:id="724"/>
            <w:r>
              <w:rPr>
                <w:rStyle w:val="CommentReference"/>
                <w:rFonts w:ascii="Times New Roman" w:eastAsiaTheme="minorHAnsi" w:hAnsi="Times New Roman" w:cstheme="minorBidi"/>
                <w:color w:val="auto"/>
              </w:rPr>
              <w:commentReference w:id="724"/>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5"/>
            <w:r>
              <w:rPr>
                <w:rFonts w:eastAsiaTheme="minorHAnsi"/>
              </w:rPr>
              <w:t>ecstasy</w:t>
            </w:r>
            <w:commentRangeEnd w:id="725"/>
            <w:r>
              <w:rPr>
                <w:rStyle w:val="CommentReference"/>
                <w:rFonts w:ascii="Times New Roman" w:eastAsiaTheme="minorHAnsi" w:hAnsi="Times New Roman" w:cstheme="minorBidi"/>
                <w:color w:val="auto"/>
              </w:rPr>
              <w:commentReference w:id="725"/>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6"/>
            <w:r w:rsidRPr="007425E1">
              <w:rPr>
                <w:color w:val="000000"/>
              </w:rPr>
              <w:t xml:space="preserve">glory </w:t>
            </w:r>
            <w:commentRangeEnd w:id="726"/>
            <w:r>
              <w:rPr>
                <w:rStyle w:val="CommentReference"/>
              </w:rPr>
              <w:commentReference w:id="726"/>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7"/>
            <w:r>
              <w:rPr>
                <w:rFonts w:eastAsiaTheme="minorHAnsi"/>
              </w:rPr>
              <w:t xml:space="preserve">From </w:t>
            </w:r>
            <w:commentRangeEnd w:id="727"/>
            <w:r>
              <w:rPr>
                <w:rStyle w:val="CommentReference"/>
                <w:rFonts w:ascii="Times New Roman" w:eastAsiaTheme="minorHAnsi" w:hAnsi="Times New Roman" w:cstheme="minorBidi"/>
                <w:color w:val="auto"/>
              </w:rPr>
              <w:commentReference w:id="727"/>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8"/>
            <w:r>
              <w:rPr>
                <w:rFonts w:eastAsiaTheme="minorHAnsi"/>
              </w:rPr>
              <w:t>prophet</w:t>
            </w:r>
            <w:commentRangeEnd w:id="728"/>
            <w:r>
              <w:rPr>
                <w:rStyle w:val="CommentReference"/>
                <w:rFonts w:ascii="Times New Roman" w:eastAsiaTheme="minorHAnsi" w:hAnsi="Times New Roman" w:cstheme="minorBidi"/>
                <w:color w:val="auto"/>
              </w:rPr>
              <w:commentReference w:id="728"/>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29"/>
            <w:r w:rsidRPr="007425E1">
              <w:rPr>
                <w:rFonts w:eastAsiaTheme="minorHAnsi"/>
              </w:rPr>
              <w:t>everyone</w:t>
            </w:r>
            <w:commentRangeEnd w:id="729"/>
            <w:r>
              <w:rPr>
                <w:rStyle w:val="CommentReference"/>
                <w:rFonts w:ascii="Times New Roman" w:eastAsiaTheme="minorHAnsi" w:hAnsi="Times New Roman" w:cstheme="minorBidi"/>
                <w:color w:val="auto"/>
              </w:rPr>
              <w:commentReference w:id="729"/>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0"/>
            <w:r>
              <w:rPr>
                <w:rFonts w:eastAsiaTheme="minorHAnsi"/>
              </w:rPr>
              <w:t xml:space="preserve">never </w:t>
            </w:r>
            <w:commentRangeEnd w:id="730"/>
            <w:r>
              <w:rPr>
                <w:rStyle w:val="CommentReference"/>
                <w:rFonts w:ascii="Times New Roman" w:eastAsiaTheme="minorHAnsi" w:hAnsi="Times New Roman" w:cstheme="minorBidi"/>
                <w:color w:val="auto"/>
              </w:rPr>
              <w:commentReference w:id="730"/>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1"/>
            <w:r w:rsidRPr="007425E1">
              <w:rPr>
                <w:rFonts w:eastAsiaTheme="minorHAnsi"/>
              </w:rPr>
              <w:t xml:space="preserve">and </w:t>
            </w:r>
            <w:commentRangeEnd w:id="731"/>
            <w:r>
              <w:rPr>
                <w:rStyle w:val="CommentReference"/>
                <w:rFonts w:ascii="Times New Roman" w:eastAsiaTheme="minorHAnsi" w:hAnsi="Times New Roman" w:cstheme="minorBidi"/>
                <w:color w:val="auto"/>
              </w:rPr>
              <w:commentReference w:id="731"/>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2"/>
            <w:r w:rsidRPr="007425E1">
              <w:rPr>
                <w:rFonts w:eastAsiaTheme="minorHAnsi"/>
              </w:rPr>
              <w:t xml:space="preserve">praises </w:t>
            </w:r>
            <w:commentRangeEnd w:id="732"/>
            <w:r>
              <w:rPr>
                <w:rStyle w:val="CommentReference"/>
                <w:rFonts w:ascii="Times New Roman" w:eastAsiaTheme="minorHAnsi" w:hAnsi="Times New Roman" w:cstheme="minorBidi"/>
                <w:color w:val="auto"/>
              </w:rPr>
              <w:commentReference w:id="732"/>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3"/>
            <w:r w:rsidRPr="007425E1">
              <w:rPr>
                <w:rFonts w:eastAsiaTheme="minorHAnsi"/>
              </w:rPr>
              <w:t>blessing</w:t>
            </w:r>
            <w:commentRangeEnd w:id="733"/>
            <w:r>
              <w:rPr>
                <w:rStyle w:val="CommentReference"/>
                <w:rFonts w:ascii="Times New Roman" w:eastAsiaTheme="minorHAnsi" w:hAnsi="Times New Roman" w:cstheme="minorBidi"/>
                <w:color w:val="auto"/>
              </w:rPr>
              <w:commentReference w:id="733"/>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4"/>
            <w:r w:rsidRPr="007425E1">
              <w:rPr>
                <w:rFonts w:eastAsiaTheme="minorHAnsi"/>
              </w:rPr>
              <w:t xml:space="preserve">we'll </w:t>
            </w:r>
            <w:commentRangeEnd w:id="734"/>
            <w:r>
              <w:rPr>
                <w:rStyle w:val="CommentReference"/>
                <w:rFonts w:ascii="Times New Roman" w:eastAsiaTheme="minorHAnsi" w:hAnsi="Times New Roman" w:cstheme="minorBidi"/>
                <w:color w:val="auto"/>
              </w:rPr>
              <w:commentReference w:id="734"/>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5"/>
            <w:r w:rsidRPr="007425E1">
              <w:rPr>
                <w:rFonts w:eastAsiaTheme="minorHAnsi"/>
              </w:rPr>
              <w:t xml:space="preserve">perfect </w:t>
            </w:r>
            <w:commentRangeEnd w:id="735"/>
            <w:r>
              <w:rPr>
                <w:rStyle w:val="CommentReference"/>
                <w:rFonts w:ascii="Times New Roman" w:eastAsiaTheme="minorHAnsi" w:hAnsi="Times New Roman" w:cstheme="minorBidi"/>
                <w:color w:val="auto"/>
              </w:rPr>
              <w:commentReference w:id="735"/>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6" w:name="_Toc298681341"/>
      <w:bookmarkStart w:id="737" w:name="_Toc308441940"/>
      <w:r w:rsidRPr="00FD2E69">
        <w:t xml:space="preserve">The Conclusion of the </w:t>
      </w:r>
      <w:r>
        <w:t>Batos</w:t>
      </w:r>
      <w:r w:rsidRPr="00FD2E69">
        <w:t xml:space="preserve"> Psali</w:t>
      </w:r>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8" w:name="_Toc298681342"/>
      <w:bookmarkStart w:id="739" w:name="_Toc308441941"/>
      <w:r>
        <w:lastRenderedPageBreak/>
        <w:t>The Saturday Theotokia</w:t>
      </w:r>
      <w:bookmarkEnd w:id="738"/>
      <w:bookmarkEnd w:id="739"/>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0" w:name="_Toc298681343"/>
      <w:r>
        <w:t>Part One</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1" w:name="_Toc298681344"/>
      <w:r w:rsidRPr="00D24FE1">
        <w:t>Part</w:t>
      </w:r>
      <w:r>
        <w:t xml:space="preserve"> Two</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2"/>
            <w:r w:rsidRPr="007425E1">
              <w:rPr>
                <w:rFonts w:eastAsiaTheme="minorHAnsi"/>
              </w:rPr>
              <w:t xml:space="preserve">honour </w:t>
            </w:r>
            <w:commentRangeEnd w:id="742"/>
            <w:r>
              <w:rPr>
                <w:rStyle w:val="CommentReference"/>
                <w:rFonts w:ascii="Times New Roman" w:eastAsiaTheme="minorHAnsi" w:hAnsi="Times New Roman" w:cstheme="minorBidi"/>
                <w:color w:val="auto"/>
              </w:rPr>
              <w:commentReference w:id="742"/>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3"/>
            <w:r w:rsidRPr="007425E1">
              <w:rPr>
                <w:rFonts w:eastAsiaTheme="minorHAnsi"/>
              </w:rPr>
              <w:t xml:space="preserve">prudent </w:t>
            </w:r>
            <w:commentRangeEnd w:id="743"/>
            <w:r>
              <w:rPr>
                <w:rStyle w:val="CommentReference"/>
                <w:rFonts w:ascii="Times New Roman" w:eastAsiaTheme="minorHAnsi" w:hAnsi="Times New Roman" w:cstheme="minorBidi"/>
                <w:color w:val="auto"/>
              </w:rPr>
              <w:commentReference w:id="743"/>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4" w:name="_Toc298681345"/>
      <w:r>
        <w:t>Part Three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5"/>
            <w:r w:rsidRPr="007425E1">
              <w:rPr>
                <w:rFonts w:eastAsiaTheme="minorHAnsi"/>
              </w:rPr>
              <w:t>bride</w:t>
            </w:r>
            <w:commentRangeEnd w:id="745"/>
            <w:r>
              <w:rPr>
                <w:rStyle w:val="CommentReference"/>
                <w:rFonts w:ascii="Times New Roman" w:eastAsiaTheme="minorHAnsi" w:hAnsi="Times New Roman" w:cstheme="minorBidi"/>
                <w:color w:val="auto"/>
              </w:rPr>
              <w:commentReference w:id="745"/>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6"/>
            <w:r w:rsidRPr="007425E1">
              <w:rPr>
                <w:rFonts w:eastAsiaTheme="minorHAnsi"/>
              </w:rPr>
              <w:t xml:space="preserve">rue </w:t>
            </w:r>
            <w:commentRangeEnd w:id="746"/>
            <w:r>
              <w:rPr>
                <w:rStyle w:val="CommentReference"/>
                <w:rFonts w:ascii="Times New Roman" w:eastAsiaTheme="minorHAnsi" w:hAnsi="Times New Roman" w:cstheme="minorBidi"/>
                <w:color w:val="auto"/>
              </w:rPr>
              <w:commentReference w:id="746"/>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7"/>
            <w:r w:rsidRPr="007425E1">
              <w:rPr>
                <w:rFonts w:eastAsiaTheme="minorHAnsi"/>
              </w:rPr>
              <w:t xml:space="preserve">ed </w:t>
            </w:r>
            <w:commentRangeEnd w:id="747"/>
            <w:r>
              <w:rPr>
                <w:rStyle w:val="CommentReference"/>
                <w:rFonts w:ascii="Times New Roman" w:eastAsiaTheme="minorHAnsi" w:hAnsi="Times New Roman" w:cstheme="minorBidi"/>
                <w:color w:val="auto"/>
              </w:rPr>
              <w:commentReference w:id="747"/>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8" w:name="_Toc298681346"/>
      <w:r w:rsidRPr="00D24FE1">
        <w:t>Part</w:t>
      </w:r>
      <w:r>
        <w:t xml:space="preserve"> </w:t>
      </w:r>
      <w:r w:rsidR="00625164">
        <w:t>Four</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49"/>
            <w:r>
              <w:rPr>
                <w:rFonts w:eastAsiaTheme="minorHAnsi"/>
              </w:rPr>
              <w:t xml:space="preserve">unto </w:t>
            </w:r>
            <w:commentRangeEnd w:id="749"/>
            <w:r>
              <w:rPr>
                <w:rStyle w:val="CommentReference"/>
                <w:rFonts w:ascii="Times New Roman" w:eastAsiaTheme="minorHAnsi" w:hAnsi="Times New Roman" w:cstheme="minorBidi"/>
                <w:color w:val="auto"/>
              </w:rPr>
              <w:commentReference w:id="749"/>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0" w:name="_Toc298681347"/>
      <w:r w:rsidRPr="00D24FE1">
        <w:t>Part</w:t>
      </w:r>
      <w:r>
        <w:t xml:space="preserve"> </w:t>
      </w:r>
      <w:r w:rsidR="00625164">
        <w:t>Five</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1" w:name="_Toc298681348"/>
      <w:r>
        <w:t xml:space="preserve">Part </w:t>
      </w:r>
      <w:r w:rsidR="00625164">
        <w:t>Six</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2"/>
            <w:r w:rsidRPr="007425E1">
              <w:t>rejoice</w:t>
            </w:r>
            <w:r>
              <w:t>d</w:t>
            </w:r>
            <w:commentRangeEnd w:id="752"/>
            <w:r>
              <w:rPr>
                <w:rStyle w:val="CommentReference"/>
                <w:rFonts w:ascii="Times New Roman" w:eastAsiaTheme="minorHAnsi" w:hAnsi="Times New Roman" w:cstheme="minorBidi"/>
                <w:color w:val="auto"/>
              </w:rPr>
              <w:commentReference w:id="752"/>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3"/>
            <w:r>
              <w:t>save</w:t>
            </w:r>
            <w:r w:rsidRPr="007425E1">
              <w:t xml:space="preserve"> </w:t>
            </w:r>
            <w:commentRangeEnd w:id="753"/>
            <w:r>
              <w:rPr>
                <w:rStyle w:val="CommentReference"/>
              </w:rPr>
              <w:commentReference w:id="753"/>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4" w:name="_Toc298681349"/>
      <w:r>
        <w:t>Part Seven</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5"/>
            <w:r>
              <w:t>Paradoxically</w:t>
            </w:r>
            <w:commentRangeEnd w:id="755"/>
            <w:r>
              <w:rPr>
                <w:rStyle w:val="CommentReference"/>
                <w:rFonts w:ascii="Times New Roman" w:eastAsiaTheme="minorHAnsi" w:hAnsi="Times New Roman" w:cstheme="minorBidi"/>
                <w:color w:val="auto"/>
              </w:rPr>
              <w:commentReference w:id="755"/>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6"/>
            <w:r>
              <w:t xml:space="preserve">is </w:t>
            </w:r>
            <w:commentRangeEnd w:id="756"/>
            <w:r>
              <w:rPr>
                <w:rStyle w:val="CommentReference"/>
                <w:rFonts w:ascii="Times New Roman" w:eastAsiaTheme="minorHAnsi" w:hAnsi="Times New Roman" w:cstheme="minorBidi"/>
                <w:color w:val="auto"/>
              </w:rPr>
              <w:commentReference w:id="756"/>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7" w:name="_Toc298681350"/>
      <w:r>
        <w:t>Part Eight</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8"/>
            <w:r w:rsidRPr="007425E1">
              <w:t>from all sides</w:t>
            </w:r>
            <w:commentRangeEnd w:id="758"/>
            <w:r>
              <w:rPr>
                <w:rStyle w:val="CommentReference"/>
                <w:rFonts w:ascii="Times New Roman" w:eastAsiaTheme="minorHAnsi" w:hAnsi="Times New Roman" w:cstheme="minorBidi"/>
                <w:color w:val="auto"/>
              </w:rPr>
              <w:commentReference w:id="758"/>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59"/>
            <w:r>
              <w:t>Saviour</w:t>
            </w:r>
            <w:commentRangeEnd w:id="759"/>
            <w:r>
              <w:rPr>
                <w:rStyle w:val="CommentReference"/>
                <w:rFonts w:ascii="Times New Roman" w:eastAsiaTheme="minorHAnsi" w:hAnsi="Times New Roman" w:cstheme="minorBidi"/>
                <w:color w:val="auto"/>
              </w:rPr>
              <w:commentReference w:id="759"/>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0" w:name="_Toc298681351"/>
      <w:r>
        <w:lastRenderedPageBreak/>
        <w:t>Part Nine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1"/>
            <w:r>
              <w:t>compassion</w:t>
            </w:r>
            <w:commentRangeEnd w:id="761"/>
            <w:r>
              <w:rPr>
                <w:rStyle w:val="CommentReference"/>
                <w:rFonts w:ascii="Times New Roman" w:eastAsiaTheme="minorHAnsi" w:hAnsi="Times New Roman" w:cstheme="minorBidi"/>
                <w:color w:val="auto"/>
              </w:rPr>
              <w:commentReference w:id="761"/>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2" w:name="_Toc298681352"/>
      <w:bookmarkStart w:id="763" w:name="_Toc308441942"/>
      <w:r>
        <w:t>The Crown Batos</w:t>
      </w:r>
      <w:bookmarkEnd w:id="762"/>
      <w:bookmarkEnd w:id="763"/>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4"/>
            <w:r>
              <w:t>Sanctuary</w:t>
            </w:r>
            <w:commentRangeEnd w:id="764"/>
            <w:r>
              <w:rPr>
                <w:rStyle w:val="CommentReference"/>
                <w:rFonts w:ascii="Times New Roman" w:eastAsiaTheme="minorHAnsi" w:hAnsi="Times New Roman" w:cstheme="minorBidi"/>
                <w:color w:val="auto"/>
              </w:rPr>
              <w:commentReference w:id="764"/>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5"/>
            <w:r>
              <w:t>lampstand</w:t>
            </w:r>
            <w:commentRangeEnd w:id="765"/>
            <w:r>
              <w:rPr>
                <w:rStyle w:val="CommentReference"/>
                <w:rFonts w:ascii="Times New Roman" w:eastAsiaTheme="minorHAnsi" w:hAnsi="Times New Roman" w:cstheme="minorBidi"/>
                <w:color w:val="auto"/>
              </w:rPr>
              <w:commentReference w:id="765"/>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6"/>
            <w:r>
              <w:t>Greeted</w:t>
            </w:r>
            <w:commentRangeEnd w:id="766"/>
            <w:r>
              <w:rPr>
                <w:rStyle w:val="CommentReference"/>
                <w:rFonts w:ascii="Times New Roman" w:eastAsiaTheme="minorHAnsi" w:hAnsi="Times New Roman" w:cstheme="minorBidi"/>
                <w:color w:val="auto"/>
              </w:rPr>
              <w:commentReference w:id="766"/>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7"/>
            <w:r w:rsidRPr="007425E1">
              <w:t xml:space="preserve">For </w:t>
            </w:r>
            <w:commentRangeEnd w:id="767"/>
            <w:r>
              <w:rPr>
                <w:rStyle w:val="CommentReference"/>
                <w:rFonts w:ascii="Times New Roman" w:eastAsiaTheme="minorHAnsi" w:hAnsi="Times New Roman" w:cstheme="minorBidi"/>
                <w:color w:val="auto"/>
              </w:rPr>
              <w:commentReference w:id="767"/>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8"/>
            <w:r>
              <w:t>coming</w:t>
            </w:r>
            <w:r w:rsidRPr="007425E1">
              <w:t xml:space="preserve"> </w:t>
            </w:r>
            <w:commentRangeEnd w:id="768"/>
            <w:r>
              <w:rPr>
                <w:rStyle w:val="CommentReference"/>
                <w:rFonts w:ascii="Times New Roman" w:eastAsiaTheme="minorHAnsi" w:hAnsi="Times New Roman" w:cstheme="minorBidi"/>
                <w:color w:val="auto"/>
              </w:rPr>
              <w:commentReference w:id="768"/>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69"/>
            <w:r w:rsidRPr="007425E1">
              <w:t>you</w:t>
            </w:r>
            <w:commentRangeEnd w:id="769"/>
            <w:r>
              <w:rPr>
                <w:rStyle w:val="CommentReference"/>
                <w:rFonts w:ascii="Times New Roman" w:eastAsiaTheme="minorHAnsi" w:hAnsi="Times New Roman" w:cstheme="minorBidi"/>
                <w:color w:val="auto"/>
              </w:rPr>
              <w:commentReference w:id="769"/>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0" w:name="_Toc298681353"/>
      <w:bookmarkStart w:id="771" w:name="_Toc308441943"/>
      <w:r>
        <w:t>The Second Crown Batos</w:t>
      </w:r>
      <w:bookmarkEnd w:id="770"/>
      <w:bookmarkEnd w:id="771"/>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2"/>
            <w:r>
              <w:t>evangelized</w:t>
            </w:r>
            <w:r w:rsidRPr="007425E1">
              <w:t xml:space="preserve"> </w:t>
            </w:r>
            <w:commentRangeEnd w:id="772"/>
            <w:r>
              <w:rPr>
                <w:rStyle w:val="CommentReference"/>
                <w:rFonts w:ascii="Times New Roman" w:eastAsiaTheme="minorHAnsi" w:hAnsi="Times New Roman" w:cstheme="minorBidi"/>
                <w:color w:val="auto"/>
              </w:rPr>
              <w:commentReference w:id="772"/>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3"/>
            <w:r w:rsidRPr="007425E1">
              <w:t>thereof</w:t>
            </w:r>
            <w:commentRangeEnd w:id="773"/>
            <w:r>
              <w:rPr>
                <w:rStyle w:val="CommentReference"/>
                <w:rFonts w:ascii="Times New Roman" w:eastAsiaTheme="minorHAnsi" w:hAnsi="Times New Roman" w:cstheme="minorBidi"/>
                <w:color w:val="auto"/>
              </w:rPr>
              <w:commentReference w:id="773"/>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4" w:name="_Toc298681354"/>
      <w:bookmarkStart w:id="775" w:name="_Ref299212102"/>
      <w:bookmarkStart w:id="776" w:name="_Ref299212144"/>
      <w:bookmarkStart w:id="777" w:name="_Ref299212161"/>
      <w:bookmarkStart w:id="778" w:name="_Toc308441944"/>
      <w:r>
        <w:t>The Ending of the Batos Theotokias</w:t>
      </w:r>
      <w:bookmarkEnd w:id="774"/>
      <w:bookmarkEnd w:id="775"/>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79"/>
            <w:r w:rsidRPr="007425E1">
              <w:rPr>
                <w:rFonts w:eastAsiaTheme="minorHAnsi"/>
              </w:rPr>
              <w:t>Awesome and full of glory</w:t>
            </w:r>
            <w:commentRangeEnd w:id="779"/>
            <w:r>
              <w:rPr>
                <w:rStyle w:val="CommentReference"/>
                <w:rFonts w:ascii="Times New Roman" w:eastAsiaTheme="minorHAnsi" w:hAnsi="Times New Roman" w:cstheme="minorBidi"/>
                <w:color w:val="auto"/>
              </w:rPr>
              <w:commentReference w:id="779"/>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0"/>
            <w:r w:rsidRPr="007425E1">
              <w:rPr>
                <w:rFonts w:eastAsiaTheme="minorHAnsi"/>
              </w:rPr>
              <w:t>works</w:t>
            </w:r>
            <w:commentRangeEnd w:id="780"/>
            <w:r>
              <w:rPr>
                <w:rStyle w:val="CommentReference"/>
                <w:rFonts w:ascii="Times New Roman" w:eastAsiaTheme="minorHAnsi" w:hAnsi="Times New Roman" w:cstheme="minorBidi"/>
                <w:color w:val="auto"/>
              </w:rPr>
              <w:commentReference w:id="780"/>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1"/>
            <w:r w:rsidRPr="007425E1">
              <w:rPr>
                <w:rFonts w:eastAsiaTheme="minorHAnsi"/>
              </w:rPr>
              <w:t xml:space="preserve">with </w:t>
            </w:r>
            <w:commentRangeEnd w:id="781"/>
            <w:r>
              <w:rPr>
                <w:rStyle w:val="CommentReference"/>
                <w:rFonts w:ascii="Times New Roman" w:eastAsiaTheme="minorHAnsi" w:hAnsi="Times New Roman" w:cstheme="minorBidi"/>
                <w:color w:val="auto"/>
              </w:rPr>
              <w:commentReference w:id="781"/>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2"/>
            <w:r w:rsidRPr="007425E1">
              <w:rPr>
                <w:rFonts w:eastAsiaTheme="minorHAnsi"/>
              </w:rPr>
              <w:t xml:space="preserve">bless </w:t>
            </w:r>
            <w:commentRangeEnd w:id="782"/>
            <w:r>
              <w:rPr>
                <w:rStyle w:val="CommentReference"/>
                <w:rFonts w:ascii="Times New Roman" w:eastAsiaTheme="minorHAnsi" w:hAnsi="Times New Roman" w:cstheme="minorBidi"/>
                <w:color w:val="auto"/>
              </w:rPr>
              <w:commentReference w:id="782"/>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1B4E41">
        <w:rPr>
          <w:noProof/>
        </w:rPr>
        <w:t>155</w:t>
      </w:r>
      <w:r w:rsidR="004A323C">
        <w:fldChar w:fldCharType="end"/>
      </w:r>
      <w:r>
        <w:t>.</w:t>
      </w:r>
    </w:p>
    <w:p w:rsidR="00495F1A" w:rsidRDefault="00495F1A" w:rsidP="00495F1A">
      <w:pPr>
        <w:pStyle w:val="Heading2"/>
      </w:pPr>
      <w:bookmarkStart w:id="783" w:name="_Toc410196185"/>
      <w:bookmarkStart w:id="784" w:name="_Toc410196427"/>
      <w:bookmarkStart w:id="785" w:name="_Toc410196929"/>
      <w:bookmarkStart w:id="786" w:name="_Toc431466278"/>
      <w:r>
        <w:lastRenderedPageBreak/>
        <w:t>Early Morning: Prime (The First Hour)</w:t>
      </w:r>
      <w:bookmarkEnd w:id="783"/>
      <w:bookmarkEnd w:id="784"/>
      <w:bookmarkEnd w:id="785"/>
      <w:bookmarkEnd w:id="786"/>
    </w:p>
    <w:p w:rsidR="00495F1A" w:rsidRDefault="00495F1A" w:rsidP="00495F1A">
      <w:pPr>
        <w:pStyle w:val="Heading3"/>
      </w:pPr>
      <w:bookmarkStart w:id="787" w:name="_Toc410196186"/>
      <w:bookmarkStart w:id="788" w:name="_Toc410196428"/>
      <w:bookmarkStart w:id="789" w:name="_Toc410196930"/>
      <w:r>
        <w:t>The Psalms of Prime</w:t>
      </w:r>
      <w:bookmarkEnd w:id="787"/>
      <w:bookmarkEnd w:id="788"/>
      <w:bookmarkEnd w:id="789"/>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1B4E41">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1B4E41">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1B4E41">
        <w:t>Psalm</w:t>
      </w:r>
      <w:r w:rsidR="001B4E41" w:rsidRPr="00AB1781">
        <w:t xml:space="preserve"> 2</w:t>
      </w:r>
      <w:r w:rsidR="001B4E41">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1B4E41">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1B4E41">
        <w:t>Psalm</w:t>
      </w:r>
      <w:r w:rsidR="001B4E41" w:rsidRPr="00AB1781">
        <w:t xml:space="preserve"> 3</w:t>
      </w:r>
      <w:r w:rsidR="001B4E41">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1B4E41">
        <w:rPr>
          <w:noProof/>
        </w:rPr>
        <w:t>270</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1B4E41">
        <w:t>Psalm</w:t>
      </w:r>
      <w:r w:rsidR="001B4E41" w:rsidRPr="00AB1781">
        <w:t xml:space="preserve"> 4</w:t>
      </w:r>
      <w:r w:rsidR="001B4E41">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1B4E41">
        <w:rPr>
          <w:noProof/>
        </w:rPr>
        <w:t>270</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1B4E41">
        <w:t>Psalm</w:t>
      </w:r>
      <w:r w:rsidR="001B4E41" w:rsidRPr="00AB1781">
        <w:t xml:space="preserve"> 5</w:t>
      </w:r>
      <w:r w:rsidR="001B4E41">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1B4E41">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1B4E41">
        <w:rPr>
          <w:noProof/>
        </w:rPr>
        <w:t>273</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1B4E41">
        <w:t>Psalm</w:t>
      </w:r>
      <w:r w:rsidR="001B4E41" w:rsidRPr="00AB1781">
        <w:t xml:space="preserve"> 8</w:t>
      </w:r>
      <w:r w:rsidR="001B4E41">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1B4E41">
        <w:rPr>
          <w:noProof/>
        </w:rPr>
        <w:t>275</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1B4E41">
        <w:t>Psalm</w:t>
      </w:r>
      <w:r w:rsidR="001B4E41" w:rsidRPr="00AB1781">
        <w:t xml:space="preserve"> 11</w:t>
      </w:r>
      <w:r w:rsidR="001B4E41">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1B4E41">
        <w:rPr>
          <w:noProof/>
        </w:rPr>
        <w:t>280</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1B4E41">
        <w:rPr>
          <w:noProof/>
        </w:rPr>
        <w:t>281</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1B4E41">
        <w:t>Psalm</w:t>
      </w:r>
      <w:r w:rsidR="001B4E41" w:rsidRPr="00AB1781">
        <w:t xml:space="preserve"> 14</w:t>
      </w:r>
      <w:r w:rsidR="001B4E41">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1B4E41">
        <w:rPr>
          <w:noProof/>
        </w:rPr>
        <w:t>282</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1B4E41">
        <w:t>Psalm</w:t>
      </w:r>
      <w:r w:rsidR="001B4E41" w:rsidRPr="00AB1781">
        <w:t xml:space="preserve"> 15</w:t>
      </w:r>
      <w:r w:rsidR="001B4E41">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1B4E41">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1B4E41">
        <w:t>Psalm</w:t>
      </w:r>
      <w:r w:rsidR="001B4E41" w:rsidRPr="00AB1781">
        <w:t xml:space="preserve"> 18</w:t>
      </w:r>
      <w:r w:rsidR="001B4E41">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1B4E41">
        <w:rPr>
          <w:noProof/>
        </w:rPr>
        <w:t>290</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1B4E41">
        <w:t>Psalm</w:t>
      </w:r>
      <w:r w:rsidR="001B4E41" w:rsidRPr="00AB1781">
        <w:t xml:space="preserve"> 24</w:t>
      </w:r>
      <w:r w:rsidR="001B4E41">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1B4E41">
        <w:rPr>
          <w:noProof/>
        </w:rPr>
        <w:t>298</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1B4E41">
        <w:t>Psalm</w:t>
      </w:r>
      <w:r w:rsidR="001B4E41" w:rsidRPr="00AB1781">
        <w:t xml:space="preserve"> 26</w:t>
      </w:r>
      <w:r w:rsidR="001B4E41">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1B4E41">
        <w:rPr>
          <w:noProof/>
        </w:rPr>
        <w:t>301</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1B4E41">
        <w:t>Psalm</w:t>
      </w:r>
      <w:r w:rsidR="001B4E41" w:rsidRPr="00AB1781">
        <w:t xml:space="preserve"> 62</w:t>
      </w:r>
      <w:r w:rsidR="001B4E41">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1B4E41">
        <w:rPr>
          <w:noProof/>
        </w:rPr>
        <w:t>355</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1B4E41">
        <w:rPr>
          <w:noProof/>
        </w:rPr>
        <w:t>360</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1B4E41">
        <w:rPr>
          <w:noProof/>
        </w:rPr>
        <w:t>367</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1B4E41">
        <w:t>Psalm</w:t>
      </w:r>
      <w:r w:rsidR="001B4E41" w:rsidRPr="00AB1781">
        <w:t xml:space="preserve"> 112</w:t>
      </w:r>
      <w:r w:rsidR="001B4E41">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1B4E41">
        <w:rPr>
          <w:noProof/>
        </w:rPr>
        <w:t>438</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1B4E41">
        <w:t>Psalm</w:t>
      </w:r>
      <w:r w:rsidR="001B4E41" w:rsidRPr="00AB1781">
        <w:t xml:space="preserve"> 142</w:t>
      </w:r>
      <w:r w:rsidR="001B4E41">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1B4E41">
        <w:rPr>
          <w:noProof/>
        </w:rPr>
        <w:t>481</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2"/>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1B4E41">
        <w:rPr>
          <w:noProof/>
        </w:rPr>
        <w:t>246</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1B4E41">
        <w:rPr>
          <w:noProof/>
        </w:rPr>
        <w:t>257</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art Holy; </w:t>
      </w:r>
      <w:r w:rsidR="001040C8">
        <w:t>You</w:t>
      </w:r>
      <w:r>
        <w:t xml:space="preserve"> only art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art in Heaven...</w:t>
      </w:r>
    </w:p>
    <w:p w:rsidR="00CC066E" w:rsidRPr="001A4291" w:rsidRDefault="00CC066E" w:rsidP="00CC066E">
      <w:pPr>
        <w:pStyle w:val="Heading5"/>
        <w:rPr>
          <w:lang w:val="en-GB"/>
        </w:rPr>
      </w:pPr>
      <w:bookmarkStart w:id="790" w:name="_Toc410196187"/>
      <w:bookmarkStart w:id="791" w:name="_Toc410196429"/>
      <w:bookmarkStart w:id="792"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3"/>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art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art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495F1A" w:rsidRDefault="00495F1A" w:rsidP="00495F1A">
      <w:pPr>
        <w:pStyle w:val="Heading3"/>
      </w:pPr>
      <w:bookmarkStart w:id="793" w:name="_Ref412098903"/>
      <w:r>
        <w:t>The Doxology of Prime</w:t>
      </w:r>
      <w:bookmarkEnd w:id="790"/>
      <w:bookmarkEnd w:id="791"/>
      <w:bookmarkEnd w:id="792"/>
      <w:bookmarkEnd w:id="793"/>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794"/>
            <w:r>
              <w:t>That gives light,</w:t>
            </w:r>
            <w:commentRangeEnd w:id="794"/>
            <w:r>
              <w:rPr>
                <w:rStyle w:val="CommentReference"/>
                <w:rFonts w:ascii="Times New Roman" w:eastAsiaTheme="minorHAnsi" w:hAnsi="Times New Roman" w:cstheme="minorBidi"/>
                <w:color w:val="auto"/>
              </w:rPr>
              <w:commentReference w:id="794"/>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795"/>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795"/>
            <w:r>
              <w:rPr>
                <w:rStyle w:val="CommentReference"/>
                <w:rFonts w:ascii="Garamond" w:hAnsi="Garamond" w:cstheme="minorBidi"/>
                <w:noProof w:val="0"/>
                <w:lang w:val="en-CA"/>
              </w:rPr>
              <w:commentReference w:id="795"/>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796"/>
            <w:r w:rsidRPr="007425E1">
              <w:rPr>
                <w:rFonts w:eastAsiaTheme="minorHAnsi"/>
              </w:rPr>
              <w:t>prelate</w:t>
            </w:r>
            <w:commentRangeEnd w:id="796"/>
            <w:r>
              <w:rPr>
                <w:rStyle w:val="CommentReference"/>
                <w:rFonts w:ascii="Times New Roman" w:eastAsiaTheme="minorHAnsi" w:hAnsi="Times New Roman" w:cstheme="minorBidi"/>
                <w:color w:val="auto"/>
              </w:rPr>
              <w:commentReference w:id="796"/>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Continue with the Adam Theotokia conclusion “Your mercies, O my God,” on page ##. Note that for the Doxology of Prime, the Adam conclusion is used on both Adam and Batos days.</w:t>
      </w:r>
    </w:p>
    <w:p w:rsidR="00495F1A" w:rsidRDefault="00495F1A" w:rsidP="00495F1A">
      <w:pPr>
        <w:pStyle w:val="Heading3"/>
      </w:pPr>
      <w:bookmarkStart w:id="797" w:name="_Toc410196188"/>
      <w:bookmarkStart w:id="798" w:name="_Toc410196430"/>
      <w:bookmarkStart w:id="799" w:name="_Toc410196932"/>
      <w:bookmarkStart w:id="800" w:name="_Ref412099016"/>
      <w:bookmarkStart w:id="801" w:name="_Toc298681357"/>
      <w:bookmarkStart w:id="802" w:name="_Ref299211976"/>
      <w:bookmarkStart w:id="803" w:name="_Toc308441947"/>
      <w:r>
        <w:t>The Raising of Morning Incense</w:t>
      </w:r>
      <w:bookmarkEnd w:id="797"/>
      <w:bookmarkEnd w:id="798"/>
      <w:bookmarkEnd w:id="799"/>
      <w:bookmarkEnd w:id="800"/>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“The Raising of Evening Incense,” on page ##.</w:t>
      </w:r>
    </w:p>
    <w:p w:rsidR="00495F1A" w:rsidRDefault="00495F1A" w:rsidP="00495F1A">
      <w:pPr>
        <w:pStyle w:val="Heading2"/>
      </w:pPr>
      <w:bookmarkStart w:id="804" w:name="_Toc410196189"/>
      <w:bookmarkStart w:id="805" w:name="_Toc410196431"/>
      <w:bookmarkStart w:id="806" w:name="_Toc410196933"/>
      <w:bookmarkStart w:id="807" w:name="_Toc431466279"/>
      <w:r>
        <w:lastRenderedPageBreak/>
        <w:t>Mid-Morning (The Third Hour)</w:t>
      </w:r>
      <w:bookmarkEnd w:id="804"/>
      <w:bookmarkEnd w:id="805"/>
      <w:bookmarkEnd w:id="806"/>
      <w:bookmarkEnd w:id="807"/>
    </w:p>
    <w:p w:rsidR="00495F1A" w:rsidRDefault="00495F1A" w:rsidP="00495F1A">
      <w:pPr>
        <w:pStyle w:val="Heading3"/>
      </w:pPr>
      <w:bookmarkStart w:id="808" w:name="_Toc410196190"/>
      <w:bookmarkStart w:id="809" w:name="_Toc410196432"/>
      <w:bookmarkStart w:id="810" w:name="_Toc410196934"/>
      <w:r>
        <w:t>The Psalms of the Third Hour</w:t>
      </w:r>
      <w:bookmarkEnd w:id="808"/>
      <w:bookmarkEnd w:id="809"/>
      <w:bookmarkEnd w:id="810"/>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1B4E41">
        <w:t>Psalm</w:t>
      </w:r>
      <w:r w:rsidR="001B4E41" w:rsidRPr="00AB1781">
        <w:t xml:space="preserve"> 19</w:t>
      </w:r>
      <w:r w:rsidR="001B4E41">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1B4E41">
        <w:rPr>
          <w:noProof/>
        </w:rPr>
        <w:t>291</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1B4E41">
        <w:t>Psalm</w:t>
      </w:r>
      <w:r w:rsidR="001B4E41" w:rsidRPr="00AB1781">
        <w:t xml:space="preserve"> 22</w:t>
      </w:r>
      <w:r w:rsidR="001B4E41">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1B4E41">
        <w:rPr>
          <w:noProof/>
        </w:rPr>
        <w:t>296</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1B4E41">
        <w:t>Psalm</w:t>
      </w:r>
      <w:r w:rsidR="001B4E41" w:rsidRPr="00AB1781">
        <w:t xml:space="preserve"> 23</w:t>
      </w:r>
      <w:r w:rsidR="001B4E41">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1B4E41">
        <w:rPr>
          <w:noProof/>
        </w:rPr>
        <w:t>297</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1B4E41">
        <w:t>Psalm</w:t>
      </w:r>
      <w:r w:rsidR="001B4E41" w:rsidRPr="00AB1781">
        <w:t xml:space="preserve"> 25</w:t>
      </w:r>
      <w:r w:rsidR="001B4E41">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1B4E41">
        <w:rPr>
          <w:noProof/>
        </w:rPr>
        <w:t>300</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1B4E41">
        <w:t>Psalm</w:t>
      </w:r>
      <w:r w:rsidR="001B4E41" w:rsidRPr="00AB1781">
        <w:t xml:space="preserve"> 28</w:t>
      </w:r>
      <w:r w:rsidR="001B4E41">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1B4E41">
        <w:rPr>
          <w:noProof/>
        </w:rPr>
        <w:t>304</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1B4E41">
        <w:t>Psalm</w:t>
      </w:r>
      <w:r w:rsidR="001B4E41" w:rsidRPr="00AB1781">
        <w:t xml:space="preserve"> 29</w:t>
      </w:r>
      <w:r w:rsidR="001B4E41">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1B4E41">
        <w:rPr>
          <w:noProof/>
        </w:rPr>
        <w:t>305</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1B4E41">
        <w:t>Psalm</w:t>
      </w:r>
      <w:r w:rsidR="001B4E41" w:rsidRPr="00AB1781">
        <w:t xml:space="preserve"> 33</w:t>
      </w:r>
      <w:r w:rsidR="001B4E41">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1B4E41">
        <w:rPr>
          <w:noProof/>
        </w:rPr>
        <w:t>312</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1B4E41">
        <w:t>Psalm</w:t>
      </w:r>
      <w:r w:rsidR="001B4E41" w:rsidRPr="00AB1781">
        <w:t xml:space="preserve"> 40</w:t>
      </w:r>
      <w:r w:rsidR="001B4E41">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1B4E41">
        <w:rPr>
          <w:noProof/>
        </w:rPr>
        <w:t>325</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1B4E41">
        <w:t>Psalm</w:t>
      </w:r>
      <w:r w:rsidR="001B4E41" w:rsidRPr="00AB1781">
        <w:t xml:space="preserve"> 42</w:t>
      </w:r>
      <w:r w:rsidR="001B4E41">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1B4E41">
        <w:rPr>
          <w:noProof/>
        </w:rPr>
        <w:t>328</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1B4E41">
        <w:t>Psalm</w:t>
      </w:r>
      <w:r w:rsidR="001B4E41" w:rsidRPr="00AB1781">
        <w:t xml:space="preserve"> 44</w:t>
      </w:r>
      <w:r w:rsidR="001B4E41">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1B4E41">
        <w:rPr>
          <w:noProof/>
        </w:rPr>
        <w:t>331</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1B4E41">
        <w:t>Psalm</w:t>
      </w:r>
      <w:r w:rsidR="001B4E41" w:rsidRPr="00AB1781">
        <w:t xml:space="preserve"> 45</w:t>
      </w:r>
      <w:r w:rsidR="001B4E41">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1B4E41">
        <w:rPr>
          <w:noProof/>
        </w:rPr>
        <w:t>333</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1B4E41">
        <w:t>Psalm</w:t>
      </w:r>
      <w:r w:rsidR="001B4E41" w:rsidRPr="00AB1781">
        <w:t xml:space="preserve"> 46</w:t>
      </w:r>
      <w:r w:rsidR="001B4E41">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1B4E41">
        <w:rPr>
          <w:noProof/>
        </w:rPr>
        <w:t>334</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art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O Heavenly King, the Paraclete, the Spirit of Truth, who art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11"/>
      <w:r>
        <w:t>ke</w:t>
      </w:r>
      <w:commentRangeEnd w:id="811"/>
      <w:r>
        <w:rPr>
          <w:rStyle w:val="CommentReference"/>
        </w:rPr>
        <w:commentReference w:id="811"/>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495F1A" w:rsidRDefault="00495F1A" w:rsidP="00495F1A">
      <w:pPr>
        <w:pStyle w:val="Heading2"/>
      </w:pPr>
      <w:bookmarkStart w:id="812" w:name="_Toc410196191"/>
      <w:bookmarkStart w:id="813" w:name="_Toc410196433"/>
      <w:bookmarkStart w:id="814" w:name="_Toc410196935"/>
      <w:bookmarkStart w:id="815" w:name="_Toc431466280"/>
      <w:r>
        <w:lastRenderedPageBreak/>
        <w:t>Noon (The Sixth Hour)</w:t>
      </w:r>
      <w:bookmarkEnd w:id="812"/>
      <w:bookmarkEnd w:id="813"/>
      <w:bookmarkEnd w:id="814"/>
      <w:bookmarkEnd w:id="815"/>
    </w:p>
    <w:p w:rsidR="00495F1A" w:rsidRDefault="00495F1A" w:rsidP="00495F1A">
      <w:pPr>
        <w:pStyle w:val="Heading3"/>
      </w:pPr>
      <w:bookmarkStart w:id="816" w:name="_Toc410196192"/>
      <w:bookmarkStart w:id="817" w:name="_Toc410196434"/>
      <w:bookmarkStart w:id="818" w:name="_Toc410196936"/>
      <w:r>
        <w:t>The Psalms of the Sixth Hour</w:t>
      </w:r>
      <w:bookmarkEnd w:id="816"/>
      <w:bookmarkEnd w:id="817"/>
      <w:bookmarkEnd w:id="818"/>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1B4E41">
        <w:t>Psalm</w:t>
      </w:r>
      <w:r w:rsidR="001B4E41" w:rsidRPr="00AB1781">
        <w:t xml:space="preserve"> 53</w:t>
      </w:r>
      <w:r w:rsidR="001B4E41">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1B4E41">
        <w:rPr>
          <w:noProof/>
        </w:rPr>
        <w:t>343</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1B4E41">
        <w:t>Psalm</w:t>
      </w:r>
      <w:r w:rsidR="001B4E41" w:rsidRPr="00AB1781">
        <w:t xml:space="preserve"> 56</w:t>
      </w:r>
      <w:r w:rsidR="001B4E41">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1B4E41">
        <w:rPr>
          <w:noProof/>
        </w:rPr>
        <w:t>348</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1B4E41">
        <w:t>Psalm</w:t>
      </w:r>
      <w:r w:rsidR="001B4E41" w:rsidRPr="00AB1781">
        <w:t xml:space="preserve"> 60</w:t>
      </w:r>
      <w:r w:rsidR="001B4E41">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1B4E41">
        <w:rPr>
          <w:noProof/>
        </w:rPr>
        <w:t>353</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1B4E41">
        <w:t>Psalm</w:t>
      </w:r>
      <w:r w:rsidR="001B4E41" w:rsidRPr="00AB1781">
        <w:t xml:space="preserve"> 62</w:t>
      </w:r>
      <w:r w:rsidR="001B4E41">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1B4E41">
        <w:rPr>
          <w:noProof/>
        </w:rPr>
        <w:t>355</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1B4E41">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1B4E41">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1B4E41">
        <w:t>Psalm</w:t>
      </w:r>
      <w:r w:rsidR="001B4E41" w:rsidRPr="00AB1781">
        <w:t xml:space="preserve"> 83</w:t>
      </w:r>
      <w:r w:rsidR="001B4E41">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1B4E41">
        <w:rPr>
          <w:noProof/>
        </w:rPr>
        <w:t>392</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1B4E41">
        <w:t>Psalm</w:t>
      </w:r>
      <w:r w:rsidR="001B4E41" w:rsidRPr="00AB1781">
        <w:t xml:space="preserve"> 84</w:t>
      </w:r>
      <w:r w:rsidR="001B4E41">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1B4E41">
        <w:rPr>
          <w:noProof/>
        </w:rPr>
        <w:t>393</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1B4E41">
        <w:rPr>
          <w:noProof/>
        </w:rPr>
        <w:t>394</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1B4E41">
        <w:t>Psalm</w:t>
      </w:r>
      <w:r w:rsidR="001B4E41" w:rsidRPr="00AB1781">
        <w:t xml:space="preserve"> 86</w:t>
      </w:r>
      <w:r w:rsidR="001B4E41">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1B4E41">
        <w:rPr>
          <w:noProof/>
        </w:rPr>
        <w:t>395</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1B4E41">
        <w:rPr>
          <w:noProof/>
        </w:rPr>
        <w:t>403</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1B4E41">
        <w:t>Psalm</w:t>
      </w:r>
      <w:r w:rsidR="001B4E41" w:rsidRPr="00AB1781">
        <w:t xml:space="preserve"> 92</w:t>
      </w:r>
      <w:r w:rsidR="001B4E41">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1B4E41">
        <w:rPr>
          <w:noProof/>
        </w:rPr>
        <w:t>406</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19" w:name="_Toc410196193"/>
      <w:bookmarkStart w:id="820" w:name="_Toc410196435"/>
      <w:bookmarkStart w:id="821" w:name="_Toc410196937"/>
      <w:bookmarkStart w:id="822" w:name="_Toc431466281"/>
      <w:r>
        <w:lastRenderedPageBreak/>
        <w:t>Afternoon (The Ninth Hour)</w:t>
      </w:r>
      <w:bookmarkEnd w:id="819"/>
      <w:bookmarkEnd w:id="820"/>
      <w:bookmarkEnd w:id="821"/>
      <w:bookmarkEnd w:id="822"/>
    </w:p>
    <w:p w:rsidR="00495F1A" w:rsidRDefault="00495F1A" w:rsidP="00495F1A">
      <w:pPr>
        <w:pStyle w:val="Heading3"/>
      </w:pPr>
      <w:bookmarkStart w:id="823" w:name="_Toc410196194"/>
      <w:bookmarkStart w:id="824" w:name="_Toc410196436"/>
      <w:bookmarkStart w:id="825" w:name="_Toc410196938"/>
      <w:r>
        <w:t>The Psalms of the Ninth Hour</w:t>
      </w:r>
      <w:bookmarkEnd w:id="823"/>
      <w:bookmarkEnd w:id="824"/>
      <w:bookmarkEnd w:id="825"/>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1B4E41">
        <w:t>Psalm</w:t>
      </w:r>
      <w:r w:rsidR="001B4E41" w:rsidRPr="00AB1781">
        <w:t xml:space="preserve"> 95</w:t>
      </w:r>
      <w:r w:rsidR="001B4E41">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1B4E41">
        <w:rPr>
          <w:noProof/>
        </w:rPr>
        <w:t>409</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1B4E41">
        <w:t>Psalm</w:t>
      </w:r>
      <w:r w:rsidR="001B4E41" w:rsidRPr="00AB1781">
        <w:t xml:space="preserve"> 96</w:t>
      </w:r>
      <w:r w:rsidR="001B4E41">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1B4E41">
        <w:rPr>
          <w:noProof/>
        </w:rPr>
        <w:t>411</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1B4E41">
        <w:t>Psalm</w:t>
      </w:r>
      <w:r w:rsidR="001B4E41" w:rsidRPr="00AB1781">
        <w:t xml:space="preserve"> 97</w:t>
      </w:r>
      <w:r w:rsidR="001B4E41">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1B4E41">
        <w:rPr>
          <w:noProof/>
        </w:rPr>
        <w:t>412</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1B4E41">
        <w:t>Psalm</w:t>
      </w:r>
      <w:r w:rsidR="001B4E41" w:rsidRPr="00AB1781">
        <w:t xml:space="preserve"> 98</w:t>
      </w:r>
      <w:r w:rsidR="001B4E41">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1B4E41">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1B4E41">
        <w:t>Psalm</w:t>
      </w:r>
      <w:r w:rsidR="001B4E41" w:rsidRPr="00AB1781">
        <w:t xml:space="preserve"> 99</w:t>
      </w:r>
      <w:r w:rsidR="001B4E41">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1B4E41">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1B4E41">
        <w:t>Psalm</w:t>
      </w:r>
      <w:r w:rsidR="001B4E41" w:rsidRPr="00AB1781">
        <w:t xml:space="preserve"> 100</w:t>
      </w:r>
      <w:r w:rsidR="001B4E41">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1B4E41">
        <w:rPr>
          <w:noProof/>
        </w:rPr>
        <w:t>414</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1B4E41">
        <w:t>Psalm</w:t>
      </w:r>
      <w:r w:rsidR="001B4E41" w:rsidRPr="00AB1781">
        <w:t xml:space="preserve"> 109</w:t>
      </w:r>
      <w:r w:rsidR="001B4E41">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1B4E41">
        <w:rPr>
          <w:noProof/>
        </w:rPr>
        <w:t>435</w:t>
      </w:r>
      <w:r w:rsidR="004A323C">
        <w:fldChar w:fldCharType="end"/>
      </w:r>
    </w:p>
    <w:commentRangeStart w:id="826"/>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1B4E41">
        <w:t>Psalm</w:t>
      </w:r>
      <w:r w:rsidR="001B4E41" w:rsidRPr="00AB1781">
        <w:t xml:space="preserve"> 110</w:t>
      </w:r>
      <w:r w:rsidR="001B4E41">
        <w:t>: I will thank You, O Lord, with my whole heart</w:t>
      </w:r>
      <w:r>
        <w:fldChar w:fldCharType="end"/>
      </w:r>
      <w:commentRangeEnd w:id="826"/>
      <w:r w:rsidR="00984EE6">
        <w:rPr>
          <w:rStyle w:val="CommentReference"/>
          <w:rFonts w:eastAsiaTheme="minorHAnsi" w:cstheme="minorBidi"/>
          <w:color w:val="auto"/>
          <w:lang w:val="en-CA"/>
        </w:rPr>
        <w:commentReference w:id="826"/>
      </w:r>
      <w:r w:rsidR="00075EAD">
        <w:tab/>
      </w:r>
      <w:r>
        <w:fldChar w:fldCharType="begin"/>
      </w:r>
      <w:r w:rsidR="00075EAD">
        <w:instrText xml:space="preserve"> PAGEREF _Ref412111792 \h </w:instrText>
      </w:r>
      <w:r>
        <w:fldChar w:fldCharType="separate"/>
      </w:r>
      <w:r w:rsidR="001B4E41">
        <w:rPr>
          <w:noProof/>
        </w:rPr>
        <w:t>436</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1B4E41">
        <w:t>Psalm</w:t>
      </w:r>
      <w:r w:rsidR="001B4E41" w:rsidRPr="00AB1781">
        <w:t xml:space="preserve"> 111</w:t>
      </w:r>
      <w:r w:rsidR="001B4E41">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1B4E41">
        <w:rPr>
          <w:noProof/>
        </w:rPr>
        <w:t>437</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1B4E41">
        <w:t>Psalm</w:t>
      </w:r>
      <w:r w:rsidR="001B4E41" w:rsidRPr="00AB1781">
        <w:t xml:space="preserve"> 112</w:t>
      </w:r>
      <w:r w:rsidR="001B4E41">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1B4E41">
        <w:rPr>
          <w:noProof/>
        </w:rPr>
        <w:t>438</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1B4E41">
        <w:t>Psalm</w:t>
      </w:r>
      <w:r w:rsidR="001B4E41" w:rsidRPr="00AB1781">
        <w:t xml:space="preserve"> 114</w:t>
      </w:r>
      <w:r w:rsidR="001B4E41">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1B4E41">
        <w:rPr>
          <w:noProof/>
        </w:rPr>
        <w:t>441</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1B4E41">
        <w:t>Psalm</w:t>
      </w:r>
      <w:r w:rsidR="001B4E41" w:rsidRPr="00AB1781">
        <w:t xml:space="preserve"> 115</w:t>
      </w:r>
      <w:r w:rsidR="001B4E41">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1B4E41">
        <w:rPr>
          <w:noProof/>
        </w:rPr>
        <w:t>442</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6"/>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7" w:name="_Toc410196195"/>
      <w:bookmarkStart w:id="828" w:name="_Toc410196437"/>
      <w:bookmarkStart w:id="829" w:name="_Toc410196939"/>
      <w:bookmarkStart w:id="830" w:name="_Toc431466282"/>
      <w:r>
        <w:t>The Book of the Psalter</w:t>
      </w:r>
      <w:bookmarkEnd w:id="827"/>
      <w:bookmarkEnd w:id="828"/>
      <w:bookmarkEnd w:id="829"/>
      <w:bookmarkEnd w:id="830"/>
    </w:p>
    <w:p w:rsidR="00980D99" w:rsidRDefault="00980D99" w:rsidP="00980D99">
      <w:pPr>
        <w:pStyle w:val="Heading3"/>
      </w:pPr>
      <w:bookmarkStart w:id="831" w:name="_Ref412098127"/>
      <w:r>
        <w:t>Psalm 1: Blessed is the man</w:t>
      </w:r>
      <w:bookmarkEnd w:id="831"/>
    </w:p>
    <w:p w:rsidR="00980D99" w:rsidRPr="00E54261" w:rsidRDefault="00980D99" w:rsidP="00E54261">
      <w:pPr>
        <w:jc w:val="center"/>
        <w:rPr>
          <w:b/>
        </w:rPr>
      </w:pPr>
      <w:r w:rsidRPr="00E54261">
        <w:rPr>
          <w:b/>
        </w:rPr>
        <w:t>The Two Ways: Tree or Dust</w:t>
      </w:r>
    </w:p>
    <w:p w:rsidR="00980D99" w:rsidRPr="00980D99" w:rsidRDefault="00980D99" w:rsidP="00980D99">
      <w:pPr>
        <w:pStyle w:val="EnglishHangNoCoptic"/>
      </w:pPr>
      <w:r w:rsidRPr="00980D99">
        <w:t>1 Blessed is the man</w:t>
      </w:r>
    </w:p>
    <w:p w:rsidR="00980D99" w:rsidRPr="00980D99" w:rsidRDefault="00980D99" w:rsidP="00980D99">
      <w:pPr>
        <w:pStyle w:val="EnglishHangNoCoptic"/>
      </w:pPr>
      <w:r w:rsidRPr="00980D99">
        <w:tab/>
        <w:t>who never goes by the advice of the godless,</w:t>
      </w:r>
    </w:p>
    <w:p w:rsidR="00980D99" w:rsidRPr="00980D99" w:rsidRDefault="00980D99" w:rsidP="00980D99">
      <w:pPr>
        <w:pStyle w:val="EnglishHangNoCoptic"/>
      </w:pPr>
      <w:r w:rsidRPr="00980D99">
        <w:tab/>
        <w:t>who never loiters in the way of sinners,</w:t>
      </w:r>
    </w:p>
    <w:p w:rsidR="00980D99" w:rsidRPr="00980D99" w:rsidRDefault="00980D99" w:rsidP="00980D9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17"/>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2" w:name="_Ref412098168"/>
      <w:r>
        <w:t>Psalm</w:t>
      </w:r>
      <w:r w:rsidR="00E54261" w:rsidRPr="00AB1781">
        <w:t xml:space="preserve"> 2</w:t>
      </w:r>
      <w:r>
        <w:t>: Why do the nations rage</w:t>
      </w:r>
      <w:bookmarkEnd w:id="832"/>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18"/>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19"/>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0"/>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1"/>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2"/>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3" w:name="_Ref412026989"/>
      <w:r>
        <w:t>Psalm</w:t>
      </w:r>
      <w:r w:rsidR="00E54261" w:rsidRPr="00AB1781">
        <w:t xml:space="preserve"> 3</w:t>
      </w:r>
      <w:r>
        <w:t>: Lord, how many are those who trouble me</w:t>
      </w:r>
      <w:bookmarkEnd w:id="833"/>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3"/>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4" w:name="_Ref412025808"/>
      <w:r>
        <w:t>Psalm</w:t>
      </w:r>
      <w:r w:rsidR="00E54261" w:rsidRPr="00AB1781">
        <w:t xml:space="preserve"> 4</w:t>
      </w:r>
      <w:r>
        <w:t xml:space="preserve">: </w:t>
      </w:r>
      <w:r w:rsidR="00390B7C">
        <w:t>You hear</w:t>
      </w:r>
      <w:r>
        <w:t xml:space="preserve"> me when I call</w:t>
      </w:r>
      <w:bookmarkEnd w:id="834"/>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4"/>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5"/>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26"/>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27"/>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28"/>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29"/>
      </w:r>
    </w:p>
    <w:p w:rsidR="00E54261" w:rsidRPr="009C1C97" w:rsidRDefault="009C1C97" w:rsidP="009C1C97">
      <w:pPr>
        <w:pStyle w:val="Heading3"/>
      </w:pPr>
      <w:bookmarkStart w:id="835" w:name="_Ref412098238"/>
      <w:r>
        <w:t>Psalm</w:t>
      </w:r>
      <w:r w:rsidR="00E54261" w:rsidRPr="00AB1781">
        <w:t xml:space="preserve"> 5</w:t>
      </w:r>
      <w:r>
        <w:t>: Give ear to my words, O Lord</w:t>
      </w:r>
      <w:bookmarkEnd w:id="835"/>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30"/>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6" w:name="_Ref412025822"/>
      <w:r>
        <w:t>Psalm</w:t>
      </w:r>
      <w:r w:rsidR="00E54261" w:rsidRPr="00AB1781">
        <w:t xml:space="preserve"> 6</w:t>
      </w:r>
      <w:r>
        <w:t xml:space="preserve">: O Lord, rebuke me, but not in </w:t>
      </w:r>
      <w:r w:rsidR="00390B7C">
        <w:t>Your</w:t>
      </w:r>
      <w:r>
        <w:t xml:space="preserve"> anger</w:t>
      </w:r>
      <w:bookmarkEnd w:id="836"/>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1"/>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2"/>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3"/>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4"/>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5"/>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36"/>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7" w:name="_Ref412098295"/>
      <w:r>
        <w:t>Psalm</w:t>
      </w:r>
      <w:r w:rsidR="00E54261" w:rsidRPr="00AB1781">
        <w:t xml:space="preserve"> 8</w:t>
      </w:r>
      <w:r>
        <w:t xml:space="preserve">: O Lord, our Lord, how wonderful is </w:t>
      </w:r>
      <w:r w:rsidR="001040C8">
        <w:t>Your N</w:t>
      </w:r>
      <w:r>
        <w:t>ame</w:t>
      </w:r>
      <w:bookmarkEnd w:id="837"/>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37"/>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38"/>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39"/>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40"/>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1"/>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2"/>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3"/>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4"/>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5"/>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8" w:name="_Ref412098310"/>
      <w:r>
        <w:t>Psalm</w:t>
      </w:r>
      <w:r w:rsidRPr="00AB1781">
        <w:t xml:space="preserve"> 11</w:t>
      </w:r>
      <w:r>
        <w:t>: Save me, O Lord, for there is no saint left</w:t>
      </w:r>
      <w:bookmarkEnd w:id="838"/>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46"/>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39" w:name="_Ref412025965"/>
      <w:r>
        <w:t>Psalm</w:t>
      </w:r>
      <w:r w:rsidRPr="00AB1781">
        <w:t xml:space="preserve"> 12</w:t>
      </w:r>
      <w:r>
        <w:t xml:space="preserve">: How long, O Lord? Wilt </w:t>
      </w:r>
      <w:r w:rsidR="001040C8">
        <w:t>You</w:t>
      </w:r>
      <w:r>
        <w:t xml:space="preserve"> forget me for ever?</w:t>
      </w:r>
      <w:bookmarkEnd w:id="839"/>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47"/>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40" w:name="_Ref412098343"/>
      <w:r>
        <w:t>Psalm</w:t>
      </w:r>
      <w:r w:rsidRPr="00AB1781">
        <w:t xml:space="preserve"> 14</w:t>
      </w:r>
      <w:r>
        <w:t xml:space="preserve">: Lord, who can dwell in </w:t>
      </w:r>
      <w:r w:rsidR="00E570CB">
        <w:t>Your</w:t>
      </w:r>
      <w:r>
        <w:t xml:space="preserve"> sanctuary</w:t>
      </w:r>
      <w:bookmarkEnd w:id="840"/>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1" w:name="_Ref412025981"/>
      <w:r>
        <w:t>Psalm</w:t>
      </w:r>
      <w:r w:rsidR="00435BD3" w:rsidRPr="00AB1781">
        <w:t xml:space="preserve"> 15</w:t>
      </w:r>
      <w:r>
        <w:t xml:space="preserve">: Keep me, O Lord, for my trust is in </w:t>
      </w:r>
      <w:r w:rsidR="001040C8">
        <w:t>You</w:t>
      </w:r>
      <w:bookmarkEnd w:id="841"/>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48"/>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49"/>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50"/>
      </w:r>
    </w:p>
    <w:p w:rsidR="00435BD3" w:rsidRPr="00435BD3" w:rsidRDefault="00435BD3" w:rsidP="00435BD3">
      <w:pPr>
        <w:pStyle w:val="EnglishHangEndNoCoptic"/>
      </w:pPr>
      <w:r w:rsidRPr="00AB1781">
        <w:lastRenderedPageBreak/>
        <w:tab/>
        <w:t>At</w:t>
      </w:r>
      <w:r w:rsidRPr="00AB1781">
        <w:rPr>
          <w:rStyle w:val="FootnoteReference"/>
        </w:rPr>
        <w:footnoteReference w:id="51"/>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2"/>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3"/>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4"/>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5"/>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56"/>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57"/>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58"/>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59"/>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art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60"/>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1"/>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2"/>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3"/>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4"/>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5"/>
      </w:r>
    </w:p>
    <w:p w:rsidR="00CF35A1" w:rsidRPr="00CF35A1" w:rsidRDefault="002D71F0" w:rsidP="00CF35A1">
      <w:pPr>
        <w:pStyle w:val="Heading3"/>
        <w:rPr>
          <w:rFonts w:ascii="FreeSerifAvvaShenouda" w:hAnsi="FreeSerifAvvaShenouda" w:cs="FreeSerifAvvaShenouda"/>
        </w:rPr>
      </w:pPr>
      <w:bookmarkStart w:id="842" w:name="_Ref412098373"/>
      <w:r>
        <w:lastRenderedPageBreak/>
        <w:t>Psalm</w:t>
      </w:r>
      <w:r w:rsidR="00CF35A1" w:rsidRPr="00AB1781">
        <w:t xml:space="preserve"> 18</w:t>
      </w:r>
      <w:r>
        <w:t>: The heavens declare the glory of God</w:t>
      </w:r>
      <w:bookmarkEnd w:id="842"/>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66"/>
      </w:r>
    </w:p>
    <w:p w:rsidR="00CF35A1" w:rsidRPr="00AB1781" w:rsidRDefault="00CF35A1" w:rsidP="00CF35A1">
      <w:pPr>
        <w:pStyle w:val="EnglishHangNoCoptic"/>
      </w:pPr>
      <w:r w:rsidRPr="00AB1781">
        <w:t>6 He has set His sanctuary in the sun;</w:t>
      </w:r>
      <w:r w:rsidRPr="00AB1781">
        <w:rPr>
          <w:rStyle w:val="FootnoteReference"/>
        </w:rPr>
        <w:footnoteReference w:id="67"/>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68"/>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69"/>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70"/>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3" w:name="_Ref412110716"/>
      <w:r>
        <w:t>Psalm</w:t>
      </w:r>
      <w:r w:rsidR="00CF35A1" w:rsidRPr="00AB1781">
        <w:t xml:space="preserve"> 19</w:t>
      </w:r>
      <w:r>
        <w:t>: May the Lord hear you in the day of trouble</w:t>
      </w:r>
      <w:bookmarkEnd w:id="843"/>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1"/>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2"/>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3"/>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4"/>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5"/>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76"/>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art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77"/>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78"/>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79"/>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80"/>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1"/>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2"/>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3"/>
      </w:r>
    </w:p>
    <w:p w:rsidR="00CF35A1" w:rsidRPr="00CF35A1" w:rsidRDefault="002D71F0" w:rsidP="00CF35A1">
      <w:pPr>
        <w:pStyle w:val="Heading3"/>
      </w:pPr>
      <w:bookmarkStart w:id="844" w:name="_Ref412026111"/>
      <w:r>
        <w:t>Psalm</w:t>
      </w:r>
      <w:r w:rsidR="00CF35A1" w:rsidRPr="00AB1781">
        <w:t xml:space="preserve"> 22</w:t>
      </w:r>
      <w:r>
        <w:t>: The Lord is my Shepherd, and will deny me nothing</w:t>
      </w:r>
      <w:bookmarkEnd w:id="844"/>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4"/>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art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5"/>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86"/>
      </w:r>
    </w:p>
    <w:p w:rsidR="00CF35A1" w:rsidRPr="00CF35A1" w:rsidRDefault="002D71F0" w:rsidP="00CF35A1">
      <w:pPr>
        <w:pStyle w:val="Heading3"/>
      </w:pPr>
      <w:bookmarkStart w:id="845" w:name="_Ref412110755"/>
      <w:r>
        <w:lastRenderedPageBreak/>
        <w:t>Psalm</w:t>
      </w:r>
      <w:r w:rsidR="00CF35A1" w:rsidRPr="00AB1781">
        <w:t xml:space="preserve"> 23</w:t>
      </w:r>
      <w:r>
        <w:t>: The earth is the Lord's and all that is in it</w:t>
      </w:r>
      <w:bookmarkEnd w:id="845"/>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87"/>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88"/>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89"/>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6" w:name="_Ref412026003"/>
      <w:r>
        <w:t>Psalm</w:t>
      </w:r>
      <w:r w:rsidRPr="00AB1781">
        <w:t xml:space="preserve"> 24</w:t>
      </w:r>
      <w:r>
        <w:t xml:space="preserve">: To </w:t>
      </w:r>
      <w:r w:rsidR="001040C8">
        <w:t>You</w:t>
      </w:r>
      <w:r>
        <w:t>, O Lord, I lift up my soul</w:t>
      </w:r>
      <w:bookmarkEnd w:id="846"/>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O God, art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90"/>
      </w:r>
      <w:r w:rsidRPr="00AB1781">
        <w:t xml:space="preserve"> His covenant and His laws.</w:t>
      </w:r>
      <w:r w:rsidRPr="00AB1781">
        <w:rPr>
          <w:rStyle w:val="FootnoteReference"/>
        </w:rPr>
        <w:footnoteReference w:id="91"/>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2"/>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3"/>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4"/>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7" w:name="_Ref412110770"/>
      <w:r>
        <w:lastRenderedPageBreak/>
        <w:t>Psalm</w:t>
      </w:r>
      <w:r w:rsidR="002D71F0" w:rsidRPr="00AB1781">
        <w:t xml:space="preserve"> 25</w:t>
      </w:r>
      <w:r>
        <w:t>: Judge me, O Lord, for I have walked in my innocence</w:t>
      </w:r>
      <w:bookmarkEnd w:id="847"/>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5"/>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96"/>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97"/>
      </w:r>
    </w:p>
    <w:p w:rsidR="002D71F0" w:rsidRPr="00906079" w:rsidRDefault="00906079" w:rsidP="00906079">
      <w:pPr>
        <w:pStyle w:val="Heading3"/>
      </w:pPr>
      <w:bookmarkStart w:id="848" w:name="_Ref412026021"/>
      <w:r>
        <w:t>Psalm</w:t>
      </w:r>
      <w:r w:rsidR="002D71F0" w:rsidRPr="00AB1781">
        <w:t xml:space="preserve"> 26</w:t>
      </w:r>
      <w:r>
        <w:t xml:space="preserve"> The Lord is my light and my Saviour; whom shall I fear</w:t>
      </w:r>
      <w:bookmarkEnd w:id="848"/>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98"/>
      </w:r>
    </w:p>
    <w:p w:rsidR="002D71F0" w:rsidRPr="00AB1781" w:rsidRDefault="002D71F0" w:rsidP="00906079">
      <w:pPr>
        <w:pStyle w:val="EnglishHangEndNoCoptic"/>
      </w:pPr>
      <w:r w:rsidRPr="00AB1781">
        <w:tab/>
        <w:t>I will sing and praise the Lord.</w:t>
      </w:r>
      <w:r w:rsidRPr="00AB1781">
        <w:rPr>
          <w:rStyle w:val="FootnoteReference"/>
        </w:rPr>
        <w:footnoteReference w:id="99"/>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100"/>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1"/>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2"/>
      </w:r>
    </w:p>
    <w:p w:rsidR="002D71F0" w:rsidRPr="00906079" w:rsidRDefault="00906079" w:rsidP="00906079">
      <w:pPr>
        <w:pStyle w:val="Heading3"/>
      </w:pPr>
      <w:bookmarkStart w:id="849" w:name="_Ref412110790"/>
      <w:r>
        <w:t>Psalm</w:t>
      </w:r>
      <w:r w:rsidR="002D71F0" w:rsidRPr="00AB1781">
        <w:t xml:space="preserve"> 28</w:t>
      </w:r>
      <w:r>
        <w:t>: Bring to the Lord, O sons of God</w:t>
      </w:r>
      <w:bookmarkEnd w:id="849"/>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3"/>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4"/>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50" w:name="_Ref412026124"/>
      <w:r>
        <w:t>Psalm</w:t>
      </w:r>
      <w:r w:rsidR="002D71F0" w:rsidRPr="00AB1781">
        <w:t xml:space="preserve"> 29</w:t>
      </w:r>
      <w:r>
        <w:t xml:space="preserve">: I will lift </w:t>
      </w:r>
      <w:r w:rsidR="001040C8">
        <w:t>You</w:t>
      </w:r>
      <w:r>
        <w:t xml:space="preserve"> on high, O Lord</w:t>
      </w:r>
      <w:bookmarkEnd w:id="850"/>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5"/>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06"/>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9 To thee,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07"/>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08"/>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09"/>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10"/>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1"/>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2"/>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3"/>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4"/>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5"/>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16"/>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17"/>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18"/>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19"/>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20"/>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1" w:name="_Ref412110815"/>
      <w:r>
        <w:t>Psalm</w:t>
      </w:r>
      <w:r w:rsidRPr="00AB1781">
        <w:t xml:space="preserve"> 33</w:t>
      </w:r>
      <w:r>
        <w:t>: I will bless the Lord at all times</w:t>
      </w:r>
      <w:bookmarkEnd w:id="851"/>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1"/>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2"/>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3"/>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4"/>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5"/>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26"/>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27"/>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28"/>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29"/>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30"/>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1"/>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2"/>
      </w:r>
      <w:r w:rsidRPr="00AB1781">
        <w:t xml:space="preserve"> and be fed on its wealth.</w:t>
      </w:r>
      <w:r w:rsidRPr="00AB1781">
        <w:rPr>
          <w:rStyle w:val="FootnoteReference"/>
        </w:rPr>
        <w:footnoteReference w:id="133"/>
      </w:r>
    </w:p>
    <w:p w:rsidR="00950468" w:rsidRPr="00AB1781" w:rsidRDefault="00950468" w:rsidP="00950468">
      <w:pPr>
        <w:pStyle w:val="EnglishHangNoCoptic"/>
      </w:pPr>
      <w:r w:rsidRPr="00AB1781">
        <w:t>4 Delight in the Lord,</w:t>
      </w:r>
      <w:r w:rsidRPr="00AB1781">
        <w:rPr>
          <w:rStyle w:val="FootnoteReference"/>
        </w:rPr>
        <w:footnoteReference w:id="134"/>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5"/>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36"/>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37"/>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38"/>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39"/>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40"/>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1"/>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2"/>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3"/>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4"/>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5"/>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46"/>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2" w:name="_Ref412110829"/>
      <w:r>
        <w:t>Psalm</w:t>
      </w:r>
      <w:r w:rsidR="00950468" w:rsidRPr="00AB1781">
        <w:t xml:space="preserve"> 40</w:t>
      </w:r>
      <w:r>
        <w:t>: Blessed is he who considers the poor and needy</w:t>
      </w:r>
      <w:bookmarkEnd w:id="852"/>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47"/>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48"/>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49"/>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50"/>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1"/>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3" w:name="_Ref412026139"/>
      <w:r>
        <w:t>Psalm</w:t>
      </w:r>
      <w:r w:rsidR="00950468" w:rsidRPr="00AB1781">
        <w:t xml:space="preserve"> 42</w:t>
      </w:r>
      <w:r>
        <w:t>: Judge me, O God, and defend my cause</w:t>
      </w:r>
      <w:bookmarkEnd w:id="853"/>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2 For thou, O God, art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2"/>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3"/>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art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4"/>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5"/>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4" w:name="_Ref412110857"/>
      <w:r>
        <w:t>Psalm</w:t>
      </w:r>
      <w:r w:rsidR="00950468" w:rsidRPr="00AB1781">
        <w:t xml:space="preserve"> 44</w:t>
      </w:r>
      <w:r>
        <w:t>: My heart is bubbling over with a good word</w:t>
      </w:r>
      <w:bookmarkEnd w:id="854"/>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56"/>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57"/>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58"/>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59"/>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60"/>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5" w:name="_Ref412110915"/>
      <w:r>
        <w:lastRenderedPageBreak/>
        <w:t>Psalm</w:t>
      </w:r>
      <w:r w:rsidR="00950468" w:rsidRPr="00AB1781">
        <w:t xml:space="preserve"> 45</w:t>
      </w:r>
      <w:r>
        <w:t>: Our God is our refuge and strength</w:t>
      </w:r>
      <w:bookmarkEnd w:id="855"/>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1"/>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2"/>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3"/>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4"/>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6" w:name="_Ref412110929"/>
      <w:r>
        <w:t>Psalm</w:t>
      </w:r>
      <w:r w:rsidRPr="00AB1781">
        <w:t xml:space="preserve"> 46</w:t>
      </w:r>
      <w:r>
        <w:t>: All you nations, clap your hands</w:t>
      </w:r>
      <w:bookmarkEnd w:id="856"/>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5"/>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66"/>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67"/>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68"/>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69"/>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70"/>
      </w:r>
    </w:p>
    <w:p w:rsidR="00A6346F" w:rsidRPr="00AB1781" w:rsidRDefault="00A6346F" w:rsidP="00A6346F">
      <w:pPr>
        <w:pStyle w:val="EnglishHangNoCoptic"/>
      </w:pPr>
      <w:r w:rsidRPr="00AB1781">
        <w:t>9 As we have heard, so we have seen</w:t>
      </w:r>
      <w:r w:rsidRPr="00AB1781">
        <w:rPr>
          <w:rStyle w:val="FootnoteReference"/>
        </w:rPr>
        <w:footnoteReference w:id="171"/>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2"/>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3"/>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4"/>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5"/>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7" w:name="_Ref411967565"/>
      <w:r>
        <w:t>Psalm</w:t>
      </w:r>
      <w:r w:rsidRPr="00AB1781">
        <w:t xml:space="preserve"> 50</w:t>
      </w:r>
      <w:r>
        <w:t xml:space="preserve">: Have mercy on me, O God, in </w:t>
      </w:r>
      <w:r w:rsidR="00E570CB">
        <w:t>Your</w:t>
      </w:r>
      <w:r>
        <w:t xml:space="preserve"> great mercy</w:t>
      </w:r>
      <w:bookmarkEnd w:id="857"/>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76"/>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77"/>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8" w:name="_Ref412111187"/>
      <w:r>
        <w:t>Psalm</w:t>
      </w:r>
      <w:r w:rsidR="00A6346F" w:rsidRPr="00AB1781">
        <w:t xml:space="preserve"> 53</w:t>
      </w:r>
      <w:r>
        <w:t xml:space="preserve">: O God, save me by </w:t>
      </w:r>
      <w:r w:rsidR="00E570CB">
        <w:t>Your</w:t>
      </w:r>
      <w:r>
        <w:t xml:space="preserve"> Name</w:t>
      </w:r>
      <w:bookmarkEnd w:id="858"/>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78"/>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79"/>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80"/>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1"/>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2"/>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3"/>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4"/>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5"/>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59" w:name="_Ref412026190"/>
      <w:r>
        <w:t>Psalm</w:t>
      </w:r>
      <w:r w:rsidRPr="00AB1781">
        <w:t xml:space="preserve"> 56</w:t>
      </w:r>
      <w:r>
        <w:t>: Have mercy on me, O God, have mercy on me</w:t>
      </w:r>
      <w:bookmarkEnd w:id="859"/>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86"/>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87"/>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88"/>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O God, art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O God, art my protector, my God, my mercy.</w:t>
      </w:r>
      <w:r w:rsidRPr="00AB1781">
        <w:rPr>
          <w:rStyle w:val="FootnoteReference"/>
        </w:rPr>
        <w:footnoteReference w:id="189"/>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90"/>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1"/>
      </w:r>
    </w:p>
    <w:p w:rsidR="009E7111" w:rsidRPr="00AB1781" w:rsidRDefault="009E7111" w:rsidP="00035647">
      <w:pPr>
        <w:pStyle w:val="EnglishHangNoCoptic"/>
      </w:pPr>
      <w:r w:rsidRPr="00AB1781">
        <w:tab/>
        <w:t>over Edom I will extend my sway,</w:t>
      </w:r>
      <w:r w:rsidRPr="00AB1781">
        <w:rPr>
          <w:rStyle w:val="FootnoteReference"/>
        </w:rPr>
        <w:footnoteReference w:id="192"/>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3"/>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60" w:name="_Ref412111219"/>
      <w:r>
        <w:t>Psalm</w:t>
      </w:r>
      <w:r w:rsidR="009E7111" w:rsidRPr="00AB1781">
        <w:t xml:space="preserve"> 60</w:t>
      </w:r>
      <w:r>
        <w:t>: Hear, O God, my supplication</w:t>
      </w:r>
      <w:bookmarkEnd w:id="860"/>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4"/>
      </w:r>
    </w:p>
    <w:p w:rsidR="009E7111" w:rsidRPr="00AB1781" w:rsidRDefault="009E7111" w:rsidP="00035647">
      <w:pPr>
        <w:pStyle w:val="EnglishHangNoCoptic"/>
      </w:pPr>
      <w:r w:rsidRPr="00AB1781">
        <w:tab/>
        <w:t>they themselves, the whole brood,</w:t>
      </w:r>
      <w:r w:rsidRPr="00AB1781">
        <w:rPr>
          <w:rStyle w:val="FootnoteReference"/>
        </w:rPr>
        <w:footnoteReference w:id="195"/>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196"/>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1" w:name="_Ref412098429"/>
      <w:r>
        <w:t>Psalm</w:t>
      </w:r>
      <w:r w:rsidR="009E7111" w:rsidRPr="00AB1781">
        <w:t xml:space="preserve"> 62</w:t>
      </w:r>
      <w:r>
        <w:t xml:space="preserve">: O God, my God, I rise early and pray to </w:t>
      </w:r>
      <w:r w:rsidR="001040C8">
        <w:t>You</w:t>
      </w:r>
      <w:bookmarkEnd w:id="861"/>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197"/>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198"/>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199"/>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200"/>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1"/>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2"/>
      </w:r>
    </w:p>
    <w:p w:rsidR="00C879D4" w:rsidRPr="00AB1781" w:rsidRDefault="00C879D4" w:rsidP="00C879D4">
      <w:pPr>
        <w:pStyle w:val="EnglishHangNoCoptic"/>
      </w:pPr>
      <w:r w:rsidRPr="00AB1781">
        <w:t>4 Let all the earth</w:t>
      </w:r>
      <w:r w:rsidRPr="00AB1781">
        <w:rPr>
          <w:rStyle w:val="FootnoteReference"/>
        </w:rPr>
        <w:footnoteReference w:id="203"/>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4"/>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5"/>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06"/>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thou,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07"/>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08"/>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2" w:name="_Ref412026041"/>
      <w:r>
        <w:t>Psalm</w:t>
      </w:r>
      <w:r w:rsidRPr="00AB1781">
        <w:t xml:space="preserve"> 66</w:t>
      </w:r>
      <w:r>
        <w:t>: My God have compassion on us and bless us</w:t>
      </w:r>
      <w:bookmarkEnd w:id="862"/>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09"/>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let all the peoples give thanks to thee.</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10"/>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1"/>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2"/>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3"/>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4"/>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5"/>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16"/>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17"/>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18"/>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19"/>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20"/>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1"/>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2"/>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3"/>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4"/>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5"/>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26"/>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3" w:name="_Ref412026055"/>
      <w:r>
        <w:t>Psalm</w:t>
      </w:r>
      <w:r w:rsidR="00C879D4" w:rsidRPr="00AB1781">
        <w:t xml:space="preserve"> 69</w:t>
      </w:r>
      <w:r>
        <w:t>: O God, come to my help</w:t>
      </w:r>
      <w:bookmarkEnd w:id="863"/>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27"/>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28"/>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29"/>
      </w:r>
    </w:p>
    <w:p w:rsidR="00CA0029" w:rsidRPr="00AB1781" w:rsidRDefault="00CA0029" w:rsidP="00CA0029">
      <w:pPr>
        <w:pStyle w:val="EnglishHangEndNoCoptic"/>
      </w:pPr>
      <w:r w:rsidRPr="00AB1781">
        <w:tab/>
        <w:t>for thou art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30"/>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1"/>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2"/>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3"/>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4"/>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5"/>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36"/>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37"/>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38"/>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39"/>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40"/>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O God, art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1"/>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2"/>
      </w:r>
    </w:p>
    <w:p w:rsidR="00CA0029" w:rsidRPr="00AB1781" w:rsidRDefault="00CA0029" w:rsidP="00CA0029">
      <w:pPr>
        <w:pStyle w:val="EnglishHangNoCoptic"/>
      </w:pPr>
      <w:r w:rsidRPr="00AB1781">
        <w:t>28 But my happiness is to cling to God,</w:t>
      </w:r>
      <w:r w:rsidRPr="00AB1781">
        <w:rPr>
          <w:rStyle w:val="FootnoteReference"/>
        </w:rPr>
        <w:footnoteReference w:id="243"/>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4"/>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Hast Wrought Salvation</w:t>
      </w:r>
      <w:r w:rsidRPr="00AB1781">
        <w:rPr>
          <w:rStyle w:val="FootnoteReference"/>
          <w:rFonts w:ascii="Book Antiqua" w:hAnsi="Book Antiqua" w:cs="Lucida Grande"/>
          <w:b/>
          <w:bCs/>
        </w:rPr>
        <w:footnoteReference w:id="245"/>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46"/>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47"/>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48"/>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49"/>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50"/>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1"/>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2"/>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art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3"/>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4"/>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5"/>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56"/>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57"/>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58"/>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59"/>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60"/>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1"/>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2"/>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art enthroned on the Cherubim</w:t>
      </w:r>
      <w:r w:rsidRPr="00AB1781">
        <w:rPr>
          <w:rStyle w:val="FootnoteReference"/>
        </w:rPr>
        <w:footnoteReference w:id="263"/>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4"/>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5"/>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66"/>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67"/>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68"/>
      </w:r>
    </w:p>
    <w:p w:rsidR="004A51E7" w:rsidRPr="00AB1781" w:rsidRDefault="004A51E7" w:rsidP="00A93CE8">
      <w:pPr>
        <w:pStyle w:val="EnglishHangEndNoCoptic"/>
      </w:pPr>
      <w:r w:rsidRPr="00AB1781">
        <w:tab/>
        <w:t>and in our midst He judges rulers.</w:t>
      </w:r>
      <w:r w:rsidRPr="00AB1781">
        <w:rPr>
          <w:rStyle w:val="FootnoteReference"/>
        </w:rPr>
        <w:footnoteReference w:id="269"/>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70"/>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1"/>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2"/>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4" w:name="_Ref412111290"/>
      <w:r>
        <w:t>Psalm</w:t>
      </w:r>
      <w:r w:rsidR="004A51E7" w:rsidRPr="00AB1781">
        <w:t xml:space="preserve"> 83</w:t>
      </w:r>
      <w:r>
        <w:t xml:space="preserve">: How I love </w:t>
      </w:r>
      <w:r w:rsidR="00E570CB">
        <w:t>Your</w:t>
      </w:r>
      <w:r>
        <w:t xml:space="preserve"> dwellings, O Lord of Hosts</w:t>
      </w:r>
      <w:bookmarkEnd w:id="864"/>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3"/>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4"/>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5"/>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5"/>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76"/>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6" w:name="_Ref412026212"/>
      <w:r>
        <w:t>Psalm</w:t>
      </w:r>
      <w:r w:rsidRPr="00AB1781">
        <w:t xml:space="preserve"> 85</w:t>
      </w:r>
      <w:r>
        <w:t xml:space="preserve">: Incline </w:t>
      </w:r>
      <w:r w:rsidR="001040C8">
        <w:t>Your</w:t>
      </w:r>
      <w:r>
        <w:t xml:space="preserve"> ear, O Lord, and answer me</w:t>
      </w:r>
      <w:bookmarkEnd w:id="866"/>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77"/>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78"/>
      </w:r>
    </w:p>
    <w:p w:rsidR="00935D4B" w:rsidRPr="00AB1781" w:rsidRDefault="00935D4B" w:rsidP="00935D4B">
      <w:pPr>
        <w:pStyle w:val="EnglishHangNoCoptic"/>
      </w:pPr>
      <w:r w:rsidRPr="00AB1781">
        <w:t xml:space="preserve">5 For </w:t>
      </w:r>
      <w:r w:rsidR="001040C8">
        <w:t>You</w:t>
      </w:r>
      <w:r w:rsidRPr="00AB1781">
        <w:t>, O Lord, art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79"/>
      </w:r>
    </w:p>
    <w:p w:rsidR="00935D4B" w:rsidRPr="00AB1781" w:rsidRDefault="00935D4B" w:rsidP="00935D4B">
      <w:pPr>
        <w:pStyle w:val="EnglishHangNoCoptic"/>
      </w:pPr>
      <w:r w:rsidRPr="00AB1781">
        <w:t xml:space="preserve">10 For </w:t>
      </w:r>
      <w:r w:rsidR="001040C8">
        <w:t>You</w:t>
      </w:r>
      <w:r w:rsidRPr="00AB1781">
        <w:t xml:space="preserve"> art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O Lord my God, art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7" w:name="_Ref412111328"/>
      <w:r>
        <w:t>Psalm</w:t>
      </w:r>
      <w:r w:rsidRPr="00AB1781">
        <w:t xml:space="preserve"> 86</w:t>
      </w:r>
      <w:r>
        <w:t>: His foundations are on the holy mountains</w:t>
      </w:r>
      <w:bookmarkEnd w:id="867"/>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80"/>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1"/>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2"/>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3"/>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4"/>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5"/>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86"/>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art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87"/>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88"/>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89"/>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90"/>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1"/>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2"/>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3"/>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t xml:space="preserve">Hast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art.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4"/>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5"/>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8" w:name="_Ref412026283"/>
      <w:r>
        <w:t>Psalm</w:t>
      </w:r>
      <w:r w:rsidRPr="00AB1781">
        <w:t xml:space="preserve"> 90</w:t>
      </w:r>
      <w:r>
        <w:t>: He who dwells in the help of the Most High will live</w:t>
      </w:r>
      <w:bookmarkEnd w:id="868"/>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296"/>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O Lord, art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297"/>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298"/>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art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299"/>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69" w:name="_Ref412111374"/>
      <w:r>
        <w:t>Psalm</w:t>
      </w:r>
      <w:r w:rsidRPr="00AB1781">
        <w:t xml:space="preserve"> 92</w:t>
      </w:r>
      <w:r>
        <w:t>: The Lord is reigning, He is robed in beauty</w:t>
      </w:r>
      <w:bookmarkEnd w:id="869"/>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00"/>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art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1"/>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2"/>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3"/>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4"/>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5"/>
      </w:r>
    </w:p>
    <w:p w:rsidR="008016CF" w:rsidRPr="00AB1781" w:rsidRDefault="008016CF" w:rsidP="008016CF">
      <w:pPr>
        <w:pStyle w:val="Heading3"/>
      </w:pPr>
      <w:bookmarkStart w:id="870" w:name="_Ref412111699"/>
      <w:r>
        <w:t>Psalm</w:t>
      </w:r>
      <w:r w:rsidRPr="00AB1781">
        <w:t xml:space="preserve"> 95</w:t>
      </w:r>
      <w:r>
        <w:t>: Sing to the Lord a new song; sing to the Lord all the earth</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06"/>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07"/>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1" w:name="_Ref412026313"/>
      <w:r>
        <w:lastRenderedPageBreak/>
        <w:t>Psalm</w:t>
      </w:r>
      <w:r w:rsidR="008016CF" w:rsidRPr="00AB1781">
        <w:t xml:space="preserve"> 96</w:t>
      </w:r>
      <w:r>
        <w:t>: The Lord is reigning, let the earth rejoice</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08"/>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art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2" w:name="_Ref412111720"/>
      <w:r>
        <w:t>Psalm</w:t>
      </w:r>
      <w:r w:rsidR="008016CF" w:rsidRPr="00AB1781">
        <w:t xml:space="preserve"> 97</w:t>
      </w:r>
      <w:r>
        <w:t>: O sing to the Lord a new song, for the Lord has done wonders</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09"/>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3" w:name="_Ref412111731"/>
      <w:r>
        <w:lastRenderedPageBreak/>
        <w:t>Psalm</w:t>
      </w:r>
      <w:r w:rsidR="008016CF" w:rsidRPr="00AB1781">
        <w:t xml:space="preserve"> 98</w:t>
      </w:r>
      <w:r>
        <w:t>: The Lord is reigning, let the peoples rage</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10"/>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4" w:name="_Ref412111741"/>
      <w:r>
        <w:t>Psalm</w:t>
      </w:r>
      <w:r w:rsidR="008016CF" w:rsidRPr="00AB1781">
        <w:t xml:space="preserve"> 99</w:t>
      </w:r>
      <w:r>
        <w:t>: Shout for joy to the Lord, all the earth</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5" w:name="_Ref412111752"/>
      <w:r>
        <w:t>Psalm</w:t>
      </w:r>
      <w:r w:rsidR="008016CF" w:rsidRPr="00AB1781">
        <w:t xml:space="preserve"> 100</w:t>
      </w:r>
      <w:r>
        <w:t xml:space="preserve">: I will sing to </w:t>
      </w:r>
      <w:r w:rsidR="001040C8">
        <w:t>You</w:t>
      </w:r>
      <w:r>
        <w:t xml:space="preserve"> of mercy and judgment, O Lord</w:t>
      </w:r>
      <w:bookmarkEnd w:id="875"/>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1"/>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2"/>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3"/>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4"/>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art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5"/>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16"/>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17"/>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18"/>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19"/>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art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20"/>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1"/>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2"/>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3"/>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4"/>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5"/>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26"/>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27"/>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28"/>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29"/>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30"/>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1"/>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2"/>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3"/>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4"/>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5"/>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36"/>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37"/>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38"/>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39"/>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6" w:name="_Ref412026343"/>
      <w:r>
        <w:t>Psalm</w:t>
      </w:r>
      <w:r w:rsidR="00510795" w:rsidRPr="00AB1781">
        <w:t xml:space="preserve"> 109</w:t>
      </w:r>
      <w:r>
        <w:t>: The Lord said to my Lord: 'Sit at My right hand</w:t>
      </w:r>
      <w:bookmarkEnd w:id="876"/>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40"/>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1"/>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2"/>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3"/>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4"/>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5"/>
      </w:r>
    </w:p>
    <w:p w:rsidR="00510795" w:rsidRPr="00267F42" w:rsidRDefault="00267F42" w:rsidP="00267F42">
      <w:pPr>
        <w:pStyle w:val="Heading3"/>
      </w:pPr>
      <w:bookmarkStart w:id="877" w:name="_Ref412111792"/>
      <w:r>
        <w:t>Psalm</w:t>
      </w:r>
      <w:r w:rsidR="00510795" w:rsidRPr="00AB1781">
        <w:t xml:space="preserve"> 110</w:t>
      </w:r>
      <w:r>
        <w:t xml:space="preserve">: I will thank </w:t>
      </w:r>
      <w:r w:rsidR="001040C8">
        <w:t>You</w:t>
      </w:r>
      <w:r>
        <w:t>, O Lord, with my whole heart</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46"/>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47"/>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48"/>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49"/>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8" w:name="_Ref412111806"/>
      <w:r>
        <w:t>Psalm</w:t>
      </w:r>
      <w:r w:rsidR="00510795" w:rsidRPr="00AB1781">
        <w:t xml:space="preserve"> 111</w:t>
      </w:r>
      <w:r>
        <w:t>: Blessed is the man who fears the Lord</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50"/>
      </w:r>
    </w:p>
    <w:p w:rsidR="00510795" w:rsidRPr="00267F42" w:rsidRDefault="00075EAD" w:rsidP="00267F42">
      <w:pPr>
        <w:pStyle w:val="Heading3"/>
      </w:pPr>
      <w:bookmarkStart w:id="879"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1"/>
      </w:r>
      <w:r w:rsidR="00267F42">
        <w:t>: Praise the Lord, you children</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2"/>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3"/>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4"/>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5"/>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56"/>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80" w:name="_Ref412026361"/>
      <w:r>
        <w:t>Psalm</w:t>
      </w:r>
      <w:r w:rsidR="00510795" w:rsidRPr="00AB1781">
        <w:t xml:space="preserve"> 114</w:t>
      </w:r>
      <w:r>
        <w:t>: I love Him because the Lord hears the cry of my prayer</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57"/>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58"/>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1" w:name="_Ref412026376"/>
      <w:r>
        <w:t>Psalm</w:t>
      </w:r>
      <w:r w:rsidR="00510795" w:rsidRPr="00AB1781">
        <w:t xml:space="preserve"> 115</w:t>
      </w:r>
      <w:r>
        <w:t>: I believed and so I spoke; but I was deeply humiliated</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59"/>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60"/>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2" w:name="_Ref411967180"/>
      <w:r>
        <w:t>Psalm</w:t>
      </w:r>
      <w:r w:rsidR="00510795" w:rsidRPr="00AB1781">
        <w:t xml:space="preserve"> 116</w:t>
      </w:r>
      <w:r>
        <w:t>: All you nations, praise the Lord</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1"/>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3" w:name="_Ref411967211"/>
      <w:r>
        <w:t>Psalm</w:t>
      </w:r>
      <w:r w:rsidR="00510795" w:rsidRPr="00AB1781">
        <w:t xml:space="preserve"> 117</w:t>
      </w:r>
      <w:r>
        <w:t>: Give thanks to the Lord, He is good</w:t>
      </w:r>
      <w:bookmarkEnd w:id="883"/>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2"/>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3"/>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4"/>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5"/>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66"/>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4" w:name="_Ref412027139"/>
      <w:r>
        <w:t>Psalm</w:t>
      </w:r>
      <w:r w:rsidRPr="00AB1781">
        <w:t xml:space="preserve"> 118</w:t>
      </w:r>
      <w:r>
        <w:t>: Blessed are they who are faultless in the way</w:t>
      </w:r>
      <w:bookmarkEnd w:id="884"/>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67"/>
      </w:r>
    </w:p>
    <w:p w:rsidR="00385CB8" w:rsidRPr="00AB1781" w:rsidRDefault="00385CB8" w:rsidP="00385CB8">
      <w:pPr>
        <w:pStyle w:val="EnglishHangEndNoCoptic"/>
      </w:pPr>
      <w:r w:rsidRPr="00AB1781">
        <w:tab/>
        <w:t>who live by the law of the Lord.</w:t>
      </w:r>
      <w:r w:rsidRPr="00AB1781">
        <w:rPr>
          <w:rStyle w:val="FootnoteReference"/>
        </w:rPr>
        <w:footnoteReference w:id="368"/>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69"/>
      </w:r>
    </w:p>
    <w:p w:rsidR="00385CB8" w:rsidRPr="00AB1781" w:rsidRDefault="00385CB8" w:rsidP="00385CB8">
      <w:pPr>
        <w:pStyle w:val="EnglishHangEndNoCoptic"/>
      </w:pPr>
      <w:r w:rsidRPr="00AB1781">
        <w:tab/>
        <w:t>who seek Him with their whole heart.</w:t>
      </w:r>
      <w:r w:rsidRPr="00AB1781">
        <w:rPr>
          <w:rStyle w:val="FootnoteReference"/>
        </w:rPr>
        <w:footnoteReference w:id="370"/>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art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1"/>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2"/>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3"/>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4"/>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5"/>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76"/>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77"/>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78"/>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79"/>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80"/>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1"/>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2"/>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3"/>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4"/>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5"/>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86"/>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87"/>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88"/>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89"/>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90"/>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1"/>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2"/>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3"/>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4"/>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art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5"/>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396"/>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397"/>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398"/>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art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399"/>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00"/>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5" w:name="_Ref411967235"/>
      <w:r>
        <w:t>Psalm</w:t>
      </w:r>
      <w:r w:rsidRPr="00AB1781">
        <w:t xml:space="preserve"> 119</w:t>
      </w:r>
      <w:r>
        <w:t>: To the Lord in the hour of my distress I cry</w:t>
      </w:r>
      <w:bookmarkEnd w:id="88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1"/>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6" w:name="_Ref411967252"/>
      <w:r>
        <w:t>Psalm</w:t>
      </w:r>
      <w:r w:rsidRPr="00AB1781">
        <w:t xml:space="preserve"> 120</w:t>
      </w:r>
      <w:r>
        <w:t>: I lift up my eyes to the mountains</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2"/>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3"/>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7" w:name="_Ref411967283"/>
      <w:r>
        <w:t>Psalm</w:t>
      </w:r>
      <w:r w:rsidRPr="00AB1781">
        <w:t xml:space="preserve"> 121</w:t>
      </w:r>
      <w:r>
        <w:t>: I was glad when they said to me: 'Let us go to the house of the Lord'</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4"/>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5"/>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06"/>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07"/>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89" w:name="_Ref411967321"/>
      <w:r>
        <w:t>Psalm</w:t>
      </w:r>
      <w:r w:rsidRPr="00AB1781">
        <w:t xml:space="preserve"> 123</w:t>
      </w:r>
      <w:r>
        <w:t>: 'Unless the Lord had been among us,' let Israel now say</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90" w:name="_Ref411967338"/>
      <w:r>
        <w:t>Psalm</w:t>
      </w:r>
      <w:r w:rsidRPr="00AB1781">
        <w:t xml:space="preserve"> 124</w:t>
      </w:r>
      <w:r>
        <w:t>: Those who trust in the Lord are like Mount Zion</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1" w:name="_Ref411967353"/>
      <w:r>
        <w:t>Psalm</w:t>
      </w:r>
      <w:r w:rsidRPr="00AB1781">
        <w:t xml:space="preserve"> 125</w:t>
      </w:r>
      <w:r>
        <w:t>: When the Lord brought back the captives to Zion</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08"/>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2" w:name="_Ref411967372"/>
      <w:r>
        <w:t>Psalm</w:t>
      </w:r>
      <w:r w:rsidRPr="00AB1781">
        <w:t xml:space="preserve"> 126</w:t>
      </w:r>
      <w:r>
        <w:t>: Unless the Lord builds the house, the builders labour in vain</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09"/>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3" w:name="_Ref411967385"/>
      <w:r>
        <w:t>Psalm</w:t>
      </w:r>
      <w:r w:rsidRPr="00AB1781">
        <w:t xml:space="preserve"> 127</w:t>
      </w:r>
      <w:r>
        <w:t>: Blessed are</w:t>
      </w:r>
      <w:r w:rsidR="000D0A3F">
        <w:t xml:space="preserve"> </w:t>
      </w:r>
      <w:r>
        <w:t>all who fear the Lord, who walk in His ways</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4" w:name="_Ref411967400"/>
      <w:r>
        <w:t>Psalm</w:t>
      </w:r>
      <w:r w:rsidRPr="00AB1781">
        <w:t xml:space="preserve"> 128</w:t>
      </w:r>
      <w:r>
        <w:t>: Often have they warred against me from my youth</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5" w:name="_Ref411968046"/>
      <w:r>
        <w:t>Psalm</w:t>
      </w:r>
      <w:r w:rsidRPr="00AB1781">
        <w:t xml:space="preserve"> 129</w:t>
      </w:r>
      <w:r>
        <w:t xml:space="preserve">: Out of the depths I cry to </w:t>
      </w:r>
      <w:r w:rsidR="001040C8">
        <w:t>You</w:t>
      </w:r>
      <w:r>
        <w:t>, O Lord</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10"/>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1"/>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2"/>
      </w:r>
    </w:p>
    <w:p w:rsidR="00FD25B7" w:rsidRPr="00FD25B7" w:rsidRDefault="00FD25B7" w:rsidP="00FD25B7">
      <w:pPr>
        <w:pStyle w:val="Heading3"/>
      </w:pPr>
      <w:bookmarkStart w:id="896" w:name="_Ref411968066"/>
      <w:r>
        <w:t>Psalm</w:t>
      </w:r>
      <w:r w:rsidRPr="00AB1781">
        <w:t xml:space="preserve"> 130</w:t>
      </w:r>
      <w:r>
        <w:t>: O Lord, my heart is not haughty, nor my eyes lofty</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3"/>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7" w:name="_Ref411968081"/>
      <w:r>
        <w:t>Psalm</w:t>
      </w:r>
      <w:r w:rsidR="00FD25B7" w:rsidRPr="00AB1781">
        <w:t xml:space="preserve"> 131</w:t>
      </w:r>
      <w:r>
        <w:t>: O Lord, remember David and all his meekness</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4"/>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5"/>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16"/>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17"/>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18"/>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19"/>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8" w:name="_Ref411968095"/>
      <w:r>
        <w:t>Psalm</w:t>
      </w:r>
      <w:r w:rsidR="00FD25B7" w:rsidRPr="00AB1781">
        <w:t xml:space="preserve"> 132</w:t>
      </w:r>
      <w:r>
        <w:t>: Behold, how good and how delightful it is when brothers dwell together in unity</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20"/>
      </w:r>
    </w:p>
    <w:p w:rsidR="00FD25B7" w:rsidRPr="00AB1781" w:rsidRDefault="00FD25B7" w:rsidP="00F431B1">
      <w:pPr>
        <w:pStyle w:val="EnglishHangNoCoptic"/>
      </w:pPr>
      <w:r w:rsidRPr="00AB1781">
        <w:tab/>
        <w:t>for there</w:t>
      </w:r>
      <w:r w:rsidRPr="00AB1781">
        <w:rPr>
          <w:rStyle w:val="FootnoteReference"/>
        </w:rPr>
        <w:footnoteReference w:id="421"/>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899" w:name="_Ref411968119"/>
      <w:r>
        <w:t>Psalm</w:t>
      </w:r>
      <w:r w:rsidRPr="00AB1781">
        <w:t xml:space="preserve"> 133</w:t>
      </w:r>
      <w:r>
        <w:t>: Behold now bless the Lord, all you slaves of the Lord</w:t>
      </w:r>
      <w:bookmarkEnd w:id="89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2"/>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3"/>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4"/>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5"/>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26"/>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900" w:name="_Ref411968136"/>
      <w:r>
        <w:t>Psalm</w:t>
      </w:r>
      <w:r w:rsidRPr="00AB1781">
        <w:t xml:space="preserve"> 136</w:t>
      </w:r>
      <w:r>
        <w:t>: By the rivers of Babylon we sat down and wept</w:t>
      </w:r>
      <w:bookmarkEnd w:id="90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27"/>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28"/>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29"/>
      </w:r>
    </w:p>
    <w:p w:rsidR="00E276C1" w:rsidRPr="00AB1781" w:rsidRDefault="00E276C1" w:rsidP="00E276C1">
      <w:pPr>
        <w:pStyle w:val="Heading3"/>
      </w:pPr>
      <w:bookmarkStart w:id="901" w:name="_Ref411968152"/>
      <w:r>
        <w:t>Psalm</w:t>
      </w:r>
      <w:r w:rsidRPr="00AB1781">
        <w:t xml:space="preserve"> 137</w:t>
      </w:r>
      <w:r>
        <w:t xml:space="preserve">: I will praise and thank </w:t>
      </w:r>
      <w:r w:rsidR="001040C8">
        <w:t>You</w:t>
      </w:r>
      <w:r>
        <w:t>, O Lord, with my whole heart</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30"/>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1"/>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2"/>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3"/>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4"/>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5"/>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2" w:name="_Ref411968172"/>
      <w:r>
        <w:t>Psalm</w:t>
      </w:r>
      <w:r w:rsidRPr="00AB1781">
        <w:t xml:space="preserve"> 140</w:t>
      </w:r>
      <w:r>
        <w:t xml:space="preserve">: Lord, I cry to </w:t>
      </w:r>
      <w:r w:rsidR="001040C8">
        <w:t>You</w:t>
      </w:r>
      <w:r>
        <w:t>, hear me</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36"/>
      </w:r>
    </w:p>
    <w:p w:rsidR="00E276C1" w:rsidRPr="00E276C1" w:rsidRDefault="00E276C1" w:rsidP="00E276C1">
      <w:pPr>
        <w:pStyle w:val="Heading3"/>
      </w:pPr>
      <w:bookmarkStart w:id="903" w:name="_Ref411968182"/>
      <w:r>
        <w:t>Psalm</w:t>
      </w:r>
      <w:r w:rsidRPr="00AB1781">
        <w:t xml:space="preserve"> 141</w:t>
      </w:r>
      <w:r>
        <w:t>: I cry to the Lord with all my voice, I pray with all my voice</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37"/>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4" w:name="_Ref412098508"/>
      <w:r>
        <w:t>Psalm</w:t>
      </w:r>
      <w:r w:rsidRPr="00AB1781">
        <w:t xml:space="preserve"> 142</w:t>
      </w:r>
      <w:r>
        <w:t xml:space="preserve">: Lord, hear my prayer; give ear to my petition in </w:t>
      </w:r>
      <w:r w:rsidR="00E570CB">
        <w:t>Your</w:t>
      </w:r>
      <w:r>
        <w:t xml:space="preserve"> truth</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38"/>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39"/>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40"/>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1"/>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2"/>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3"/>
      </w:r>
      <w:r w:rsidRPr="00AB1781">
        <w:t xml:space="preserve"> bless His holy name for ever and ever.</w:t>
      </w:r>
    </w:p>
    <w:p w:rsidR="00E276C1" w:rsidRPr="002A0A20" w:rsidRDefault="002A0A20" w:rsidP="002A0A20">
      <w:pPr>
        <w:pStyle w:val="Heading3"/>
      </w:pPr>
      <w:bookmarkStart w:id="905" w:name="_Ref411968206"/>
      <w:r>
        <w:lastRenderedPageBreak/>
        <w:t>Psalm</w:t>
      </w:r>
      <w:r w:rsidR="00E276C1" w:rsidRPr="00AB1781">
        <w:t xml:space="preserve"> 145</w:t>
      </w:r>
      <w:r>
        <w:t>: Praise the Lord, O my soul! I will praise the Lord all my life</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4"/>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6" w:name="_Ref411968226"/>
      <w:r>
        <w:lastRenderedPageBreak/>
        <w:t>Psalm</w:t>
      </w:r>
      <w:r w:rsidR="00E276C1" w:rsidRPr="00AB1781">
        <w:t xml:space="preserve"> 146</w:t>
      </w:r>
      <w:r>
        <w:t>: Praise the Lord, for singing praise is good</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5"/>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7" w:name="_Ref411968245"/>
      <w:r>
        <w:lastRenderedPageBreak/>
        <w:t>Psalm</w:t>
      </w:r>
      <w:r w:rsidR="00E276C1" w:rsidRPr="00AB1781">
        <w:t xml:space="preserve"> 147</w:t>
      </w:r>
      <w:r>
        <w:t>: Praise the Lord, O Jerusalem! Praise your God, O Zion!</w:t>
      </w:r>
      <w:bookmarkEnd w:id="907"/>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46"/>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47"/>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48"/>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8" w:name="_Toc410196196"/>
      <w:bookmarkStart w:id="909" w:name="_Toc410196438"/>
      <w:bookmarkStart w:id="910" w:name="_Toc410196940"/>
      <w:bookmarkStart w:id="911" w:name="_Toc431466283"/>
      <w:r>
        <w:lastRenderedPageBreak/>
        <w:t>The Book of Psalis and Doxologies</w:t>
      </w:r>
      <w:bookmarkEnd w:id="908"/>
      <w:bookmarkEnd w:id="909"/>
      <w:bookmarkEnd w:id="910"/>
      <w:bookmarkEnd w:id="911"/>
    </w:p>
    <w:p w:rsidR="009C13E9" w:rsidRDefault="009C13E9" w:rsidP="009C13E9">
      <w:pPr>
        <w:pStyle w:val="Heading2"/>
      </w:pPr>
      <w:bookmarkStart w:id="912" w:name="_Toc431466284"/>
      <w:bookmarkStart w:id="913" w:name="_Toc410196197"/>
      <w:bookmarkStart w:id="914" w:name="_Toc410196439"/>
      <w:bookmarkStart w:id="915" w:name="_Toc410196941"/>
      <w:r>
        <w:lastRenderedPageBreak/>
        <w:t>General and Common Doxologies</w:t>
      </w:r>
      <w:bookmarkEnd w:id="912"/>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6"/>
            <w:r>
              <w:t>The great and holy luminaries,</w:t>
            </w:r>
            <w:commentRangeEnd w:id="916"/>
            <w:r>
              <w:rPr>
                <w:rStyle w:val="CommentReference"/>
                <w:rFonts w:ascii="Times New Roman" w:hAnsi="Times New Roman"/>
              </w:rPr>
              <w:commentReference w:id="916"/>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7"/>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7"/>
            <w:r>
              <w:rPr>
                <w:rStyle w:val="CommentReference"/>
                <w:rFonts w:ascii="Times New Roman" w:hAnsi="Times New Roman"/>
              </w:rPr>
              <w:commentReference w:id="917"/>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8"/>
            <w:r w:rsidRPr="00602B0F">
              <w:t xml:space="preserve">O Lord, </w:t>
            </w:r>
            <w:commentRangeEnd w:id="918"/>
            <w:r>
              <w:rPr>
                <w:rStyle w:val="CommentReference"/>
                <w:rFonts w:ascii="Times New Roman" w:hAnsi="Times New Roman"/>
              </w:rPr>
              <w:commentReference w:id="918"/>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19"/>
            <w:r>
              <w:t xml:space="preserve">called </w:t>
            </w:r>
            <w:commentRangeEnd w:id="919"/>
            <w:r>
              <w:rPr>
                <w:rStyle w:val="CommentReference"/>
                <w:rFonts w:ascii="Times New Roman" w:eastAsiaTheme="minorHAnsi" w:hAnsi="Times New Roman" w:cstheme="minorBidi"/>
                <w:color w:val="auto"/>
              </w:rPr>
              <w:commentReference w:id="919"/>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20"/>
            <w:r>
              <w:t>Who loved him greatly.</w:t>
            </w:r>
            <w:commentRangeEnd w:id="920"/>
            <w:r>
              <w:rPr>
                <w:rStyle w:val="CommentReference"/>
                <w:rFonts w:ascii="Times New Roman" w:eastAsiaTheme="minorHAnsi" w:hAnsi="Times New Roman" w:cstheme="minorBidi"/>
                <w:color w:val="auto"/>
              </w:rPr>
              <w:commentReference w:id="920"/>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1"/>
            <w:r>
              <w:t xml:space="preserve">Our </w:t>
            </w:r>
            <w:commentRangeEnd w:id="921"/>
            <w:r>
              <w:rPr>
                <w:rStyle w:val="CommentReference"/>
                <w:rFonts w:ascii="Times New Roman" w:eastAsiaTheme="minorHAnsi" w:hAnsi="Times New Roman" w:cstheme="minorBidi"/>
                <w:color w:val="auto"/>
              </w:rPr>
              <w:commentReference w:id="921"/>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2"/>
            <w:r>
              <w:t xml:space="preserve">And </w:t>
            </w:r>
            <w:commentRangeEnd w:id="922"/>
            <w:r>
              <w:rPr>
                <w:rStyle w:val="CommentReference"/>
                <w:rFonts w:ascii="Times New Roman" w:eastAsiaTheme="minorHAnsi" w:hAnsi="Times New Roman" w:cstheme="minorBidi"/>
                <w:color w:val="auto"/>
              </w:rPr>
              <w:commentReference w:id="922"/>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3"/>
            <w:r>
              <w:t>And was numbered with</w:t>
            </w:r>
          </w:p>
          <w:p w:rsidR="004C7F73" w:rsidRDefault="004C7F73" w:rsidP="004C7F73">
            <w:pPr>
              <w:pStyle w:val="EngHangEnd"/>
            </w:pPr>
            <w:r>
              <w:t>The rest of the Apostles.</w:t>
            </w:r>
            <w:commentRangeEnd w:id="923"/>
            <w:r>
              <w:rPr>
                <w:rStyle w:val="CommentReference"/>
                <w:rFonts w:ascii="Times New Roman" w:eastAsiaTheme="minorHAnsi" w:hAnsi="Times New Roman" w:cstheme="minorBidi"/>
                <w:color w:val="auto"/>
              </w:rPr>
              <w:commentReference w:id="923"/>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4"/>
            <w:r>
              <w:t xml:space="preserve">sound </w:t>
            </w:r>
            <w:commentRangeEnd w:id="924"/>
            <w:r>
              <w:rPr>
                <w:rStyle w:val="CommentReference"/>
                <w:rFonts w:ascii="Times New Roman" w:eastAsiaTheme="minorHAnsi" w:hAnsi="Times New Roman" w:cstheme="minorBidi"/>
                <w:color w:val="auto"/>
              </w:rPr>
              <w:commentReference w:id="924"/>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5"/>
            <w:r>
              <w:t>Beholder of God</w:t>
            </w:r>
            <w:commentRangeEnd w:id="925"/>
            <w:r>
              <w:rPr>
                <w:rStyle w:val="CommentReference"/>
                <w:rFonts w:ascii="Times New Roman" w:eastAsiaTheme="minorHAnsi" w:hAnsi="Times New Roman" w:cstheme="minorBidi"/>
                <w:color w:val="auto"/>
              </w:rPr>
              <w:commentReference w:id="925"/>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6"/>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6"/>
            <w:r>
              <w:rPr>
                <w:rStyle w:val="CommentReference"/>
                <w:rFonts w:ascii="Times New Roman" w:eastAsiaTheme="minorHAnsi" w:hAnsi="Times New Roman" w:cstheme="minorBidi"/>
                <w:color w:val="auto"/>
              </w:rPr>
              <w:commentReference w:id="926"/>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7"/>
            <w:r>
              <w:t>compatriots</w:t>
            </w:r>
            <w:commentRangeEnd w:id="927"/>
            <w:r>
              <w:rPr>
                <w:rStyle w:val="CommentReference"/>
                <w:rFonts w:ascii="Times New Roman" w:eastAsiaTheme="minorHAnsi" w:hAnsi="Times New Roman" w:cstheme="minorBidi"/>
                <w:color w:val="auto"/>
              </w:rPr>
              <w:commentReference w:id="927"/>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lastRenderedPageBreak/>
        <w:t>The Doxology of St. 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49"/>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r>
        <w:t>The Doxology of St. George</w:t>
      </w:r>
    </w:p>
    <w:p w:rsidR="00AF6D10" w:rsidRPr="00AF6D10" w:rsidRDefault="00AF6D10" w:rsidP="00AF6D10">
      <w:pPr>
        <w:pStyle w:val="Rubric"/>
      </w:pPr>
      <w:r>
        <w:t>See also Another Doxology of St. George under April 18 / Pharamuthi 23,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6B061A" w:rsidRDefault="006B061A" w:rsidP="006B061A">
      <w:pPr>
        <w:pStyle w:val="Heading3"/>
      </w:pPr>
      <w:r>
        <w:t>The Doxology of St. Demiana</w:t>
      </w:r>
    </w:p>
    <w:p w:rsidR="006B061A" w:rsidRPr="00AF6D10" w:rsidRDefault="006B061A" w:rsidP="006B061A">
      <w:pPr>
        <w:pStyle w:val="Rubric"/>
      </w:pPr>
      <w:r>
        <w:t>See also Another Doxology of St. Demiana under January 8 (9) / Tobi 13,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rsidR="006B061A" w:rsidRDefault="006B061A" w:rsidP="006B061A">
            <w:pPr>
              <w:pStyle w:val="EngHangEnd"/>
            </w:pPr>
            <w:r w:rsidRPr="004764BD">
              <w:rPr>
                <w:rFonts w:eastAsiaTheme="minorEastAsia"/>
                <w:lang w:eastAsia="ja-JP"/>
              </w:rPr>
              <w:t>Saint Demiana,</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Ϯⲁⲗⲟⲩ ⲛ̀ⲥⲁⲃⲏ ⲙ̀ⲡⲁⲣⲑⲉⲛⲟⲥ:</w:t>
            </w:r>
          </w:p>
          <w:p w:rsidR="006B061A" w:rsidRDefault="006B061A" w:rsidP="006B061A">
            <w:pPr>
              <w:pStyle w:val="CopticVersemulti-line"/>
            </w:pPr>
            <w:r>
              <w:t>ϯⲥⲱⲧⲡ ⲛ̀ⲕⲩⲣⲓⲁ̀ ⲙ̀ⲙⲏⲓ:</w:t>
            </w:r>
          </w:p>
          <w:p w:rsidR="006B061A" w:rsidRDefault="006B061A" w:rsidP="006B061A">
            <w:pPr>
              <w:pStyle w:val="CopticVersemulti-line"/>
            </w:pPr>
            <w:r>
              <w:t>ϯϣⲉⲗⲉⲧ ⲛ̀ⲧⲉ Ⲡⲭ̄ⲥ̄:</w:t>
            </w:r>
          </w:p>
          <w:p w:rsidR="006B061A" w:rsidRDefault="006B061A" w:rsidP="006B061A">
            <w:pPr>
              <w:pStyle w:val="CopticHangingVerse"/>
            </w:pPr>
            <w:r>
              <w:t>ϯⲁ̀ⲅⲓⲁ Ⲇⲩⲙⲓⲁⲛⲏ.</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rsidR="006B061A" w:rsidRDefault="006B061A" w:rsidP="006B061A">
            <w:pPr>
              <w:pStyle w:val="EngHangEnd"/>
            </w:pPr>
            <w:r w:rsidRPr="004764BD">
              <w:rPr>
                <w:rFonts w:eastAsiaTheme="minorEastAsia"/>
                <w:lang w:eastAsia="ja-JP"/>
              </w:rPr>
              <w:t>And loved virginity.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Ⲑⲁⲓ  ⲓⲥϫⲉⲛ ⲧⲉⲥⲙⲉⲧⲁ̀ⲗⲟⲩ:</w:t>
            </w:r>
          </w:p>
          <w:p w:rsidR="006B061A" w:rsidRDefault="006B061A" w:rsidP="006B061A">
            <w:pPr>
              <w:pStyle w:val="CopticVersemulti-line"/>
            </w:pPr>
            <w:r>
              <w:t>ⲛⲁⲥⲙⲉϩ ⲉ̀ⲃⲟⲗ ϧⲉⲛ ϯⲥⲟⲫⲓⲁ̀:</w:t>
            </w:r>
          </w:p>
          <w:p w:rsidR="006B061A" w:rsidRDefault="006B061A" w:rsidP="006B061A">
            <w:pPr>
              <w:pStyle w:val="CopticVersemulti-line"/>
            </w:pPr>
            <w:r>
              <w:t>ⲁⲥⲙⲟⲥϯ ⲛ̀ⲛⲓⲕⲟⲥⲙⲓⲕⲟⲛ:</w:t>
            </w:r>
          </w:p>
          <w:p w:rsidR="006B061A" w:rsidRDefault="006B061A" w:rsidP="006B061A">
            <w:pPr>
              <w:pStyle w:val="CopticHangingVerse"/>
            </w:pPr>
            <w:r>
              <w:t>ⲁⲥⲙⲉⲛⲣⲉ ⲛ̀ϯⲡⲁⲣⲑⲉⲛⲓⲁ̀.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rsidR="006B061A" w:rsidRDefault="006B061A" w:rsidP="006B061A">
            <w:pPr>
              <w:pStyle w:val="EngHangEnd"/>
            </w:pPr>
            <w:r w:rsidRPr="004764BD">
              <w:rPr>
                <w:rFonts w:eastAsiaTheme="minorEastAsia"/>
                <w:lang w:eastAsia="ja-JP"/>
              </w:rPr>
              <w:t>In the palace her father built.</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Ⲁⲥϣⲱⲡⲓ ⲛ̀ϯⲁⲣⲭⲏ:</w:t>
            </w:r>
          </w:p>
          <w:p w:rsidR="006B061A" w:rsidRDefault="006B061A" w:rsidP="006B061A">
            <w:pPr>
              <w:pStyle w:val="CopticVersemulti-line"/>
            </w:pPr>
            <w:r>
              <w:t>ⲛ̀ⲗⲩⲙⲏⲛ ⲛ̀ⲧⲉ ⲡⲓⲟⲩϫⲁⲓ:</w:t>
            </w:r>
          </w:p>
          <w:p w:rsidR="006B061A" w:rsidRDefault="006B061A" w:rsidP="006B061A">
            <w:pPr>
              <w:pStyle w:val="CopticVersemulti-line"/>
            </w:pPr>
            <w:r>
              <w:t>ⲑ̀ⲙⲁⲩ ⲛ̀ϩⲙⲉ ⲙ̀ⲡⲁⲣⲑⲉⲛⲟⲥ:</w:t>
            </w:r>
          </w:p>
          <w:p w:rsidR="006B061A" w:rsidRDefault="006B061A" w:rsidP="006B061A">
            <w:pPr>
              <w:pStyle w:val="CopticHangingVerse"/>
            </w:pPr>
            <w:r>
              <w:t>ϧⲉⲛ ⲡⲓⲡⲩⲣⲅⲟⲥ ⲉ̀ⲧⲁ ⲡⲉⲥⲓⲱⲧ ⲕⲟⲧϥ.</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rsidR="006B061A" w:rsidRDefault="006B061A" w:rsidP="006B061A">
            <w:pPr>
              <w:pStyle w:val="EngHangEnd"/>
            </w:pPr>
            <w:r w:rsidRPr="004764BD">
              <w:rPr>
                <w:rFonts w:eastAsiaTheme="minorEastAsia"/>
                <w:lang w:eastAsia="ja-JP"/>
              </w:rPr>
              <w:t>And he obtained martyrdom.</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Ⲁϥϫⲱⲗ ⲉ̀ⲃⲟⲗ ⲙ̀Ⲡⲭ̄ⲥ̄:</w:t>
            </w:r>
          </w:p>
          <w:p w:rsidR="006B061A" w:rsidRDefault="006B061A" w:rsidP="006B061A">
            <w:pPr>
              <w:pStyle w:val="CopticVersemulti-line"/>
            </w:pPr>
            <w:r>
              <w:t>ⲁⲥⲧⲁⲥⲑⲟ ⲙ̀ⲙⲟϥ ⲛ̀ϫⲉ ⲧⲉϥϣⲉⲣⲓ:</w:t>
            </w:r>
          </w:p>
          <w:p w:rsidR="006B061A" w:rsidRDefault="006B061A" w:rsidP="006B061A">
            <w:pPr>
              <w:pStyle w:val="CopticVersemulti-line"/>
            </w:pPr>
            <w:r>
              <w:t>ⲉ̀ⲧⲁⲥⲙⲉⲣⲉ ⲙ̀ⲙⲟϥ ⲛ̀ϫⲉ Ⲇⲉⲙⲓⲁⲛⲏ:</w:t>
            </w:r>
          </w:p>
          <w:p w:rsidR="006B061A" w:rsidRDefault="006B061A" w:rsidP="006B061A">
            <w:pPr>
              <w:pStyle w:val="CopticHangingVerse"/>
            </w:pPr>
            <w:r>
              <w:t>ⲁϥϭⲓ ⲛ̀ϯⲙⲉⲧⲙⲁⲣⲧⲩⲣⲓⲁ̀.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rsidR="006B061A" w:rsidRDefault="006B061A" w:rsidP="006B061A">
            <w:pPr>
              <w:pStyle w:val="EngHangEnd"/>
            </w:pPr>
            <w:r w:rsidRPr="004764BD">
              <w:rPr>
                <w:rFonts w:eastAsiaTheme="minorEastAsia"/>
                <w:lang w:eastAsia="ja-JP"/>
              </w:rPr>
              <w:t>And obtained martyrdom.</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Ⲉⲑⲃⲉ ⲫⲁⲓ ⲁϥⲟⲩⲱⲣⲡ ⲛ̀ϫⲉ ⲡ̀ⲟⲩⲣⲟ:</w:t>
            </w:r>
          </w:p>
          <w:p w:rsidR="006B061A" w:rsidRDefault="006B061A" w:rsidP="006B061A">
            <w:pPr>
              <w:pStyle w:val="CopticVersemulti-line"/>
            </w:pPr>
            <w:r>
              <w:t>ⲁϥⲟⲩⲁϩⲥⲁϩⲛⲓ ϧⲉⲛ ⲛⲉⲥϧⲓⲥⲓ:</w:t>
            </w:r>
          </w:p>
          <w:p w:rsidR="006B061A" w:rsidRDefault="006B061A" w:rsidP="006B061A">
            <w:pPr>
              <w:pStyle w:val="CopticVersemulti-line"/>
            </w:pPr>
            <w:r>
              <w:t>ⲁⲥϣⲉⲡⲙ̀ⲕⲁϩ ⲛ̀ⲟⲩⲙⲏϣ ⲛ̀ⲥⲟⲡ:</w:t>
            </w:r>
          </w:p>
          <w:p w:rsidR="006B061A" w:rsidRPr="003032D8" w:rsidRDefault="006B061A" w:rsidP="006B061A">
            <w:pPr>
              <w:pStyle w:val="CopticHangingVerse"/>
            </w:pPr>
            <w:r>
              <w:t>ⲁⲥϭⲓ ⲛ̀ϯⲙⲉⲧⲙⲁⲣⲧⲩⲣⲓⲁ̀.</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rsidR="006B061A" w:rsidRDefault="006B061A" w:rsidP="006B061A">
            <w:pPr>
              <w:pStyle w:val="EngHangEnd"/>
            </w:pPr>
            <w:r w:rsidRPr="004764BD">
              <w:rPr>
                <w:rFonts w:eastAsiaTheme="minorEastAsia"/>
                <w:lang w:eastAsia="ja-JP"/>
              </w:rPr>
              <w:t>On the same day.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Ⲡⲓϩ̀ⲙⲉ ⲉ̄ⲑ̄ⲩ̄ ⲙ̀ⲡⲁⲣⲑⲉⲛⲟⲥ:</w:t>
            </w:r>
          </w:p>
          <w:p w:rsidR="006B061A" w:rsidRDefault="006B061A" w:rsidP="006B061A">
            <w:pPr>
              <w:pStyle w:val="CopticVersemulti-line"/>
            </w:pPr>
            <w:r>
              <w:t>ⲉ̀ⲛⲁⲩϣⲱⲡⲓ ⲛⲉⲙⲁⲥ ϧⲉⲛ ⲡⲓⲡⲩⲣⲅⲟⲥ:</w:t>
            </w:r>
          </w:p>
          <w:p w:rsidR="006B061A" w:rsidRDefault="006B061A" w:rsidP="006B061A">
            <w:pPr>
              <w:pStyle w:val="CopticVersemulti-line"/>
            </w:pPr>
            <w:r>
              <w:t>ⲁⲩϭⲓ ⲛ̀ϯⲙⲉⲧⲙⲁⲣⲧⲩⲣⲓⲁ̀:</w:t>
            </w:r>
          </w:p>
          <w:p w:rsidR="006B061A" w:rsidRDefault="006B061A" w:rsidP="006B061A">
            <w:pPr>
              <w:pStyle w:val="CopticHangingVerse"/>
            </w:pPr>
            <w:r>
              <w:t>ϧⲉⲛ ⲡⲓⲉ̀ϩⲟⲟⲩ ⲛ̀ⲟⲩⲱⲧ ⲛⲉⲙⲁⲥ.</w:t>
            </w:r>
          </w:p>
        </w:tc>
      </w:tr>
      <w:tr w:rsidR="006B061A" w:rsidTr="006B061A">
        <w:trPr>
          <w:cantSplit/>
          <w:jc w:val="center"/>
        </w:trPr>
        <w:tc>
          <w:tcPr>
            <w:tcW w:w="288" w:type="dxa"/>
          </w:tcPr>
          <w:p w:rsidR="006B061A" w:rsidRPr="00FB5ACB"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50"/>
            </w:r>
            <w:r w:rsidRPr="004764BD">
              <w:rPr>
                <w:rFonts w:eastAsiaTheme="minorEastAsia"/>
                <w:lang w:eastAsia="ja-JP"/>
              </w:rPr>
              <w:t xml:space="preserve">, </w:t>
            </w:r>
          </w:p>
          <w:p w:rsidR="006B061A" w:rsidRDefault="006B061A" w:rsidP="006B061A">
            <w:pPr>
              <w:pStyle w:val="EngHangEnd"/>
            </w:pPr>
            <w:r w:rsidRPr="004764BD">
              <w:rPr>
                <w:rFonts w:eastAsiaTheme="minorEastAsia"/>
                <w:lang w:eastAsia="ja-JP"/>
              </w:rPr>
              <w:t>The elect true martyr.</w:t>
            </w:r>
          </w:p>
        </w:tc>
        <w:tc>
          <w:tcPr>
            <w:tcW w:w="288" w:type="dxa"/>
          </w:tcPr>
          <w:p w:rsidR="006B061A" w:rsidRDefault="006B061A" w:rsidP="006B061A"/>
        </w:tc>
        <w:tc>
          <w:tcPr>
            <w:tcW w:w="288" w:type="dxa"/>
          </w:tcPr>
          <w:p w:rsidR="006B061A" w:rsidRPr="00FB5ACB" w:rsidRDefault="006B061A" w:rsidP="006B061A">
            <w:pPr>
              <w:pStyle w:val="CopticCross"/>
            </w:pPr>
          </w:p>
        </w:tc>
        <w:tc>
          <w:tcPr>
            <w:tcW w:w="3960" w:type="dxa"/>
          </w:tcPr>
          <w:p w:rsidR="006B061A" w:rsidRDefault="006B061A" w:rsidP="006B061A">
            <w:pPr>
              <w:pStyle w:val="CopticVersemulti-line"/>
            </w:pPr>
            <w:r>
              <w:t>Ⲱⲟⲩⲛⲓⲁ̀ϯ ⲛ̀ⲑⲟ Ⲇⲩⲙⲓⲁⲛⲏ:</w:t>
            </w:r>
          </w:p>
          <w:p w:rsidR="006B061A" w:rsidRDefault="006B061A" w:rsidP="006B061A">
            <w:pPr>
              <w:pStyle w:val="CopticVersemulti-line"/>
            </w:pPr>
            <w:r>
              <w:t>ϯϣⲉⲗⲉⲧ ⲛ̀ⲧⲉ ⲡⲓⲛⲩⲙⲫⲓⲟⲥ:</w:t>
            </w:r>
          </w:p>
          <w:p w:rsidR="006B061A" w:rsidRDefault="006B061A" w:rsidP="006B061A">
            <w:pPr>
              <w:pStyle w:val="CopticVersemulti-line"/>
            </w:pPr>
            <w:r>
              <w:t>ϯⲙⲟⲛⲁⲭⲏ ⲙ̀ⲡⲁⲣⲑⲉⲛⲟⲥ:</w:t>
            </w:r>
          </w:p>
          <w:p w:rsidR="006B061A" w:rsidRDefault="006B061A" w:rsidP="006B061A">
            <w:pPr>
              <w:pStyle w:val="CopticHangingVerse"/>
            </w:pPr>
            <w:r>
              <w:t>ϯⲥⲱⲧⲡ ⲙ̀ⲙⲏⲓ ⲙ̀ⲙⲁⲣⲧⲩⲣⲟⲥ.</w:t>
            </w:r>
          </w:p>
        </w:tc>
      </w:tr>
      <w:tr w:rsidR="006B061A" w:rsidTr="006B061A">
        <w:trPr>
          <w:cantSplit/>
          <w:jc w:val="center"/>
        </w:trPr>
        <w:tc>
          <w:tcPr>
            <w:tcW w:w="288" w:type="dxa"/>
          </w:tcPr>
          <w:p w:rsidR="006B061A" w:rsidRPr="00FB5ACB" w:rsidRDefault="006F2298"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rsidR="006B061A" w:rsidRDefault="006B061A" w:rsidP="006B061A">
            <w:pPr>
              <w:pStyle w:val="EngHangEnd"/>
            </w:pPr>
            <w:r w:rsidRPr="004764BD">
              <w:rPr>
                <w:rFonts w:eastAsiaTheme="minorEastAsia"/>
                <w:lang w:eastAsia="ja-JP"/>
              </w:rPr>
              <w:t>That He may forgive us our sins.</w:t>
            </w:r>
          </w:p>
        </w:tc>
        <w:tc>
          <w:tcPr>
            <w:tcW w:w="288" w:type="dxa"/>
          </w:tcPr>
          <w:p w:rsidR="006B061A" w:rsidRDefault="006B061A" w:rsidP="006B061A"/>
        </w:tc>
        <w:tc>
          <w:tcPr>
            <w:tcW w:w="288" w:type="dxa"/>
          </w:tcPr>
          <w:p w:rsidR="006B061A" w:rsidRPr="00FB5ACB" w:rsidRDefault="006F2298" w:rsidP="006B061A">
            <w:pPr>
              <w:pStyle w:val="CopticCross"/>
            </w:pPr>
            <w:r w:rsidRPr="00FB5ACB">
              <w:t>¿</w:t>
            </w:r>
          </w:p>
        </w:tc>
        <w:tc>
          <w:tcPr>
            <w:tcW w:w="3960" w:type="dxa"/>
          </w:tcPr>
          <w:p w:rsidR="006B061A" w:rsidRDefault="006B061A" w:rsidP="006B061A">
            <w:pPr>
              <w:pStyle w:val="CopticVersemulti-line"/>
            </w:pPr>
            <w:r>
              <w:t>Ⲧⲱⲃϩ ⲙ̀Ⲡⲟ̄ⲥ̄ ⲉ̀ϩ̀ⲣⲏⲓ ⲉ̀ϫⲱⲛ:</w:t>
            </w:r>
          </w:p>
          <w:p w:rsidR="006B061A" w:rsidRDefault="006B061A" w:rsidP="006B061A">
            <w:pPr>
              <w:pStyle w:val="CopticVersemulti-line"/>
            </w:pPr>
            <w:r>
              <w:t>ⲱ̀ ϯϣⲉⲗⲉⲧ ⲛ̀ⲧⲉ Ⲡⲭ̄ⲥ̄:</w:t>
            </w:r>
          </w:p>
          <w:p w:rsidR="006B061A" w:rsidRDefault="006B061A" w:rsidP="006B061A">
            <w:pPr>
              <w:pStyle w:val="CopticVersemulti-line"/>
            </w:pPr>
            <w:r>
              <w:t>ϯⲁ̀ⲅⲓⲁ ⲇⲩⲙⲓⲁⲛⲏ:</w:t>
            </w:r>
          </w:p>
          <w:p w:rsidR="006B061A" w:rsidRDefault="006B061A" w:rsidP="006B061A">
            <w:pPr>
              <w:pStyle w:val="CopticHangingVerse"/>
            </w:pPr>
            <w:r>
              <w:t>ⲛ̀ⲧⲉϥⲭⲁ ⲛⲉⲛⲟⲃⲓ ⲛⲁⲛ ⲉ̀ⲃⲟⲗ.</w:t>
            </w:r>
          </w:p>
        </w:tc>
      </w:tr>
    </w:tbl>
    <w:p w:rsidR="005F78D8" w:rsidRDefault="005F78D8" w:rsidP="005F78D8">
      <w:pPr>
        <w:pStyle w:val="Heading3"/>
      </w:pPr>
      <w:r>
        <w:t>The Doxology of the Martyrs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rsidTr="006B061A">
        <w:trPr>
          <w:cantSplit/>
          <w:jc w:val="center"/>
        </w:trPr>
        <w:tc>
          <w:tcPr>
            <w:tcW w:w="288" w:type="dxa"/>
          </w:tcPr>
          <w:p w:rsidR="005F78D8" w:rsidRDefault="005F78D8" w:rsidP="006B061A">
            <w:pPr>
              <w:pStyle w:val="CopticCross"/>
            </w:pPr>
          </w:p>
        </w:tc>
        <w:tc>
          <w:tcPr>
            <w:tcW w:w="3960" w:type="dxa"/>
          </w:tcPr>
          <w:p w:rsidR="005F78D8" w:rsidRPr="00B14AE9" w:rsidRDefault="005F78D8" w:rsidP="005F78D8">
            <w:pPr>
              <w:pStyle w:val="EngHang"/>
            </w:pPr>
            <w:r>
              <w:t>George the Melitian,</w:t>
            </w:r>
          </w:p>
          <w:p w:rsidR="005F78D8" w:rsidRPr="00B14AE9" w:rsidRDefault="005F78D8" w:rsidP="005F78D8">
            <w:pPr>
              <w:pStyle w:val="EngHang"/>
            </w:pPr>
            <w:r>
              <w:t>Theodore the General,</w:t>
            </w:r>
          </w:p>
          <w:p w:rsidR="005F78D8" w:rsidRPr="00B14AE9" w:rsidRDefault="005F78D8" w:rsidP="005F78D8">
            <w:pPr>
              <w:pStyle w:val="EngHang"/>
            </w:pPr>
            <w:r>
              <w:t>Pilopater Mercurius,</w:t>
            </w:r>
          </w:p>
          <w:p w:rsidR="005F78D8" w:rsidRPr="00B14AE9" w:rsidRDefault="005F78D8" w:rsidP="005F78D8">
            <w:pPr>
              <w:pStyle w:val="EngHangEnd"/>
            </w:pPr>
            <w:r w:rsidRPr="00B14AE9">
              <w:t>Abba Mena o</w:t>
            </w:r>
            <w:r>
              <w:t>f Fayat</w:t>
            </w:r>
            <w:r w:rsidRPr="00B14AE9">
              <w:t>.</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Ⲅⲉⲱⲣⲅⲓⲟⲥ ⲡⲓⲙⲉⲗⲓⲧⲓⲟⲛ:</w:t>
            </w:r>
          </w:p>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Ⲫⲓⲗⲟⲡⲁⲧⲏⲣ Ⲙⲉⲣⲕⲟⲩⲣⲓⲟⲥ:</w:t>
            </w:r>
          </w:p>
          <w:p w:rsidR="005F78D8" w:rsidRDefault="005F78D8" w:rsidP="005F78D8">
            <w:pPr>
              <w:pStyle w:val="CopticHangingVerse"/>
            </w:pPr>
            <w:r>
              <w:t>ⲁⲃⲁ Ⲙⲏⲛⲁ ⲛ̀ⲧⲉ ⲛⲓⲫⲁⲓⲁⲧ.</w:t>
            </w:r>
          </w:p>
        </w:tc>
      </w:tr>
      <w:tr w:rsidR="005F78D8" w:rsidTr="006B061A">
        <w:trPr>
          <w:cantSplit/>
          <w:jc w:val="center"/>
        </w:trPr>
        <w:tc>
          <w:tcPr>
            <w:tcW w:w="288" w:type="dxa"/>
          </w:tcPr>
          <w:p w:rsidR="005F78D8" w:rsidRDefault="005F78D8" w:rsidP="006B061A">
            <w:pPr>
              <w:pStyle w:val="CopticCross"/>
            </w:pPr>
            <w:r w:rsidRPr="00FB5ACB">
              <w:lastRenderedPageBreak/>
              <w:t>¿</w:t>
            </w:r>
          </w:p>
        </w:tc>
        <w:tc>
          <w:tcPr>
            <w:tcW w:w="3960" w:type="dxa"/>
          </w:tcPr>
          <w:p w:rsidR="005F78D8" w:rsidRDefault="005F78D8" w:rsidP="005F78D8">
            <w:pPr>
              <w:pStyle w:val="EngHang"/>
            </w:pPr>
            <w:r>
              <w:t>George the Melitian</w:t>
            </w:r>
          </w:p>
          <w:p w:rsidR="005F78D8" w:rsidRDefault="005F78D8" w:rsidP="005F78D8">
            <w:pPr>
              <w:pStyle w:val="EngHang"/>
            </w:pPr>
            <w:r>
              <w:t>Took a great sum of money,</w:t>
            </w:r>
          </w:p>
          <w:p w:rsidR="005F78D8" w:rsidRDefault="005F78D8" w:rsidP="005F78D8">
            <w:pPr>
              <w:pStyle w:val="EngHang"/>
            </w:pPr>
            <w:r>
              <w:t>And went to the city of Sor,</w:t>
            </w:r>
          </w:p>
          <w:p w:rsidR="005F78D8" w:rsidRDefault="005F78D8" w:rsidP="005F78D8">
            <w:pPr>
              <w:pStyle w:val="EngHangEnd"/>
            </w:pPr>
            <w:r>
              <w:t>To King Dadianos.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Ⲅⲉⲱⲣⲅⲓⲟⲥ ⲡⲓⲙⲉⲗⲓⲧⲟⲛ:</w:t>
            </w:r>
          </w:p>
          <w:p w:rsidR="005F78D8" w:rsidRDefault="005F78D8" w:rsidP="005F78D8">
            <w:pPr>
              <w:pStyle w:val="CopticVersemulti-line"/>
            </w:pPr>
            <w:r>
              <w:t>ⲁϥϭⲓ ⲛ̀ϩⲁⲛⲙⲏϣ ⲛ̀ⲭⲏⲣⲙⲁ:</w:t>
            </w:r>
          </w:p>
          <w:p w:rsidR="005F78D8" w:rsidRDefault="005F78D8" w:rsidP="005F78D8">
            <w:pPr>
              <w:pStyle w:val="CopticVersemulti-line"/>
            </w:pPr>
            <w:r>
              <w:t>ⲁϥϣⲉⲛⲁϥ ϣⲁ Ⲥⲱⲡ ϯⲃⲁⲕⲓ:</w:t>
            </w:r>
          </w:p>
          <w:p w:rsidR="005F78D8" w:rsidRDefault="005F78D8" w:rsidP="005F78D8">
            <w:pPr>
              <w:pStyle w:val="CopticHangingVerse"/>
            </w:pPr>
            <w:r>
              <w:t>ϣⲁ ⲡ̀ⲟⲩⲣⲟ Ⲇⲁⲇⲓⲁⲛⲟⲥ.</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When he saw the idols</w:t>
            </w:r>
          </w:p>
          <w:p w:rsidR="005F78D8" w:rsidRDefault="005F78D8" w:rsidP="005F78D8">
            <w:pPr>
              <w:pStyle w:val="EngHang"/>
            </w:pPr>
            <w:r>
              <w:t>Being worshipped by the men,</w:t>
            </w:r>
          </w:p>
          <w:p w:rsidR="005F78D8" w:rsidRDefault="005F78D8" w:rsidP="005F78D8">
            <w:pPr>
              <w:pStyle w:val="EngHang"/>
            </w:pPr>
            <w:r>
              <w:t>He dispersed what he had to the poor,</w:t>
            </w:r>
          </w:p>
          <w:p w:rsidR="005F78D8" w:rsidRDefault="005F78D8" w:rsidP="005F78D8">
            <w:pPr>
              <w:pStyle w:val="EngHangEnd"/>
            </w:pPr>
            <w:r>
              <w:t>And became a chosen martyr.</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Ⲉⲧⲁϥⲛⲁⲩ ⲉ̀ⲛⲓⲓ̀ⲇⲱⲗⲟⲛ:</w:t>
            </w:r>
          </w:p>
          <w:p w:rsidR="005F78D8" w:rsidRDefault="005F78D8" w:rsidP="005F78D8">
            <w:pPr>
              <w:pStyle w:val="CopticVersemulti-line"/>
            </w:pPr>
            <w:r>
              <w:t>ⲉ̀ⲣⲉ ⲛⲓⲣⲱⲙⲓ ϣⲉⲙϣⲓ ⲙ̀ⲙⲱⲟⲩ:</w:t>
            </w:r>
          </w:p>
          <w:p w:rsidR="005F78D8" w:rsidRDefault="005F78D8" w:rsidP="005F78D8">
            <w:pPr>
              <w:pStyle w:val="CopticVersemulti-line"/>
            </w:pPr>
            <w:r>
              <w:t>ⲁϥϫⲱⲣ ⲙ̀ⲡⲉⲧⲉⲛⲧⲁϥ ⲛ̀ⲛⲓϩⲏⲕⲓ:</w:t>
            </w:r>
          </w:p>
          <w:p w:rsidR="005F78D8" w:rsidRDefault="005F78D8" w:rsidP="005F78D8">
            <w:pPr>
              <w:pStyle w:val="CopticHangingVerse"/>
            </w:pPr>
            <w:r>
              <w:t>ⲁϥϣⲱⲡⲓ ⲛ̀ⲥⲱⲧⲡ ⲙ̀ⲙⲁⲣⲧⲩⲣⲟⲥ.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Thodore the General</w:t>
            </w:r>
          </w:p>
          <w:p w:rsidR="005F78D8" w:rsidRDefault="005F78D8" w:rsidP="005F78D8">
            <w:pPr>
              <w:pStyle w:val="EngHang"/>
            </w:pPr>
            <w:r>
              <w:t>Went to Euchaita,</w:t>
            </w:r>
          </w:p>
          <w:p w:rsidR="005F78D8" w:rsidRDefault="005F78D8" w:rsidP="005F78D8">
            <w:pPr>
              <w:pStyle w:val="EngHang"/>
            </w:pPr>
            <w:r>
              <w:t>And kill the dragon;</w:t>
            </w:r>
          </w:p>
          <w:p w:rsidR="005F78D8" w:rsidRDefault="005F78D8" w:rsidP="005F78D8">
            <w:pPr>
              <w:pStyle w:val="EngHangEnd"/>
            </w:pPr>
            <w:r>
              <w:t>He rescued the sons of the widow.</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ⲁϥϣⲉⲛⲁϥ ⲉ̀ϩ̀ⲣⲏⲓ ⲉ̀Ⲉⲩⲭⲏⲧⲟⲥ:</w:t>
            </w:r>
          </w:p>
          <w:p w:rsidR="005F78D8" w:rsidRDefault="005F78D8" w:rsidP="005F78D8">
            <w:pPr>
              <w:pStyle w:val="CopticVersemulti-line"/>
            </w:pPr>
            <w:r>
              <w:t>ⲁϥϧⲱⲧⲉⲃ ⲙ̀ⲡⲓⲇ̀ⲣⲁⲕⲱⲛ:</w:t>
            </w:r>
          </w:p>
          <w:p w:rsidR="005F78D8" w:rsidRDefault="005F78D8" w:rsidP="005F78D8">
            <w:pPr>
              <w:pStyle w:val="CopticHangingVerse"/>
            </w:pPr>
            <w:r>
              <w:t>ⲁϥⲛⲟϩⲉⲙ ⲛ̀ⲛⲓϣⲏⲣⲓ ⲛ̀ⲧⲉ ϯⲭⲏⲣⲁ ⲛ̀ⲥ̀ϩⲓⲙⲓ.</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Philopater Mercurius</w:t>
            </w:r>
          </w:p>
          <w:p w:rsidR="005F78D8" w:rsidRDefault="005F78D8" w:rsidP="005F78D8">
            <w:pPr>
              <w:pStyle w:val="EngHang"/>
            </w:pPr>
            <w:r>
              <w:t>Went to Persia.</w:t>
            </w:r>
          </w:p>
          <w:p w:rsidR="005F78D8" w:rsidRDefault="005F78D8" w:rsidP="005F78D8">
            <w:pPr>
              <w:pStyle w:val="EngHang"/>
            </w:pPr>
            <w:r>
              <w:t>He smote Julianus,</w:t>
            </w:r>
          </w:p>
          <w:p w:rsidR="005F78D8" w:rsidRDefault="005F78D8" w:rsidP="005F78D8">
            <w:pPr>
              <w:pStyle w:val="EngHangEnd"/>
            </w:pPr>
            <w:r>
              <w:t>According to the word Basil.</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Ⲫⲓⲗⲟⲡⲁⲧⲏⲣ Ⲙⲉⲣⲕⲟⲩⲣⲓⲟⲥ:</w:t>
            </w:r>
          </w:p>
          <w:p w:rsidR="005F78D8" w:rsidRDefault="005F78D8" w:rsidP="005F78D8">
            <w:pPr>
              <w:pStyle w:val="CopticVersemulti-line"/>
            </w:pPr>
            <w:r>
              <w:t>ⲁϥϣⲉⲛⲁϥ ⲉ̀ϩ̀ⲣⲏⲓ Ⲛⲓⲡⲉⲣⲥⲓⲥ:</w:t>
            </w:r>
          </w:p>
          <w:p w:rsidR="005F78D8" w:rsidRDefault="005F78D8" w:rsidP="005F78D8">
            <w:pPr>
              <w:pStyle w:val="CopticVersemulti-line"/>
            </w:pPr>
            <w:r>
              <w:t>ⲁϥϣⲁⲣⲓ ⲉ̀Ⲓⲟⲩⲗⲓⲁ̀ⲛⲟⲓⲥ:</w:t>
            </w:r>
          </w:p>
          <w:p w:rsidR="005F78D8" w:rsidRPr="003032D8" w:rsidRDefault="005F78D8" w:rsidP="005F78D8">
            <w:pPr>
              <w:pStyle w:val="CopticHangingVerse"/>
            </w:pPr>
            <w:r>
              <w:t>ⲕⲁⲧⲁ ⲡ̀ⲥⲁϫⲓ ⲙ̀Ⲃⲥⲓⲗⲓⲟⲥ.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Abba Mena of Fayat</w:t>
            </w:r>
          </w:p>
          <w:p w:rsidR="005F78D8" w:rsidRDefault="005F78D8" w:rsidP="005F78D8">
            <w:pPr>
              <w:pStyle w:val="EngHang"/>
            </w:pPr>
            <w:r>
              <w:t>Was brought to the land of Egypt.</w:t>
            </w:r>
          </w:p>
          <w:p w:rsidR="005F78D8" w:rsidRDefault="005F78D8" w:rsidP="005F78D8">
            <w:pPr>
              <w:pStyle w:val="EngHang"/>
            </w:pPr>
            <w:r>
              <w:t>His holy relics</w:t>
            </w:r>
          </w:p>
          <w:p w:rsidR="005F78D8" w:rsidRDefault="005F78D8" w:rsidP="005F78D8">
            <w:pPr>
              <w:pStyle w:val="EngHangEnd"/>
            </w:pPr>
            <w:r>
              <w:t>Brought joy to our souls.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Ⲁⲡⲁ Ⲙⲏⲛⲁ ⲛ̀ⲧⲉ Ⲛⲓⲫⲁⲓⲁⲧ:</w:t>
            </w:r>
          </w:p>
          <w:p w:rsidR="005F78D8" w:rsidRDefault="005F78D8" w:rsidP="005F78D8">
            <w:pPr>
              <w:pStyle w:val="CopticVersemulti-line"/>
            </w:pPr>
            <w:r>
              <w:t>ⲁⲩⲉⲛϥ ⲉ̀ϧ̀ⲣⲏⲓ ⲉ̀ⲧ̀ⲭⲱⲣⲁ ⲛ̀ Ⲭⲏⲙⲓ:</w:t>
            </w:r>
          </w:p>
          <w:p w:rsidR="005F78D8" w:rsidRDefault="005F78D8" w:rsidP="005F78D8">
            <w:pPr>
              <w:pStyle w:val="CopticVersemulti-line"/>
            </w:pPr>
            <w:r>
              <w:t>ⲁ̀ ⲡⲉϥⲗⲩⲙⲯⲁⲛⲟⲛ ⲉⲑⲟⲩⲁⲃ:</w:t>
            </w:r>
          </w:p>
          <w:p w:rsidR="005F78D8" w:rsidRDefault="005F78D8" w:rsidP="005F78D8">
            <w:pPr>
              <w:pStyle w:val="CopticHangingVerse"/>
            </w:pPr>
            <w:r>
              <w:t>ϯ ⲙ̀ⲡ̀ⲟⲩⲛⲟϥ ⲛ̀ⲛⲉⲛⲯⲩⲭⲏ.</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inexpressible wonder</w:t>
            </w:r>
          </w:p>
          <w:p w:rsidR="005F78D8" w:rsidRDefault="005F78D8" w:rsidP="005F78D8">
            <w:pPr>
              <w:pStyle w:val="EngHang"/>
            </w:pPr>
            <w:r>
              <w:t>Of Abba Victor the General,</w:t>
            </w:r>
          </w:p>
          <w:p w:rsidR="005F78D8" w:rsidRDefault="005F78D8" w:rsidP="005F78D8">
            <w:pPr>
              <w:pStyle w:val="EngHang"/>
            </w:pPr>
            <w:r>
              <w:t>Who rejected all the wealth</w:t>
            </w:r>
          </w:p>
          <w:p w:rsidR="005F78D8" w:rsidRDefault="005F78D8" w:rsidP="005F78D8">
            <w:pPr>
              <w:pStyle w:val="EngHangEnd"/>
            </w:pPr>
            <w:r>
              <w:t>That his father gave to his bride.</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ϯϣ̀ⲫⲏⲣⲓ ⲛ̀ⲁⲧⲥⲁϫⲓ ⲙ̀ⲙⲟⲥ:</w:t>
            </w:r>
          </w:p>
          <w:p w:rsidR="005F78D8" w:rsidRDefault="005F78D8" w:rsidP="005F78D8">
            <w:pPr>
              <w:pStyle w:val="CopticVersemulti-line"/>
            </w:pPr>
            <w:r>
              <w:t>ⲛ̀ⲧⲉ ⲁⲡⲁ Ⲃⲓⲕⲧⲱⲣ ⲡⲓⲥ̀ⲧⲣⲁⲧⲓⲗⲁⲧⲏⲥ:</w:t>
            </w:r>
          </w:p>
          <w:p w:rsidR="005F78D8" w:rsidRDefault="005F78D8" w:rsidP="005F78D8">
            <w:pPr>
              <w:pStyle w:val="CopticVersemulti-line"/>
            </w:pPr>
            <w:r>
              <w:t>ϫⲉ ⲁϥϩⲓⲡ̀ϩⲟ ⲛ̀ⲛⲓⲭⲏⲣⲙⲁ ⲧⲏⲣⲟⲩ:</w:t>
            </w:r>
          </w:p>
          <w:p w:rsidR="005F78D8" w:rsidRDefault="005F78D8" w:rsidP="005F78D8">
            <w:pPr>
              <w:pStyle w:val="CopticHangingVerse"/>
            </w:pPr>
            <w:r>
              <w:t>ⲉ̀ⲧⲁ ⲡⲉϥⲓⲱⲧ ⲧⲏⲓⲧⲟⲩ ⲛ̀ⲧⲉϥϣⲉⲗⲉⲧ.</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beloved Cladius,</w:t>
            </w:r>
          </w:p>
          <w:p w:rsidR="005F78D8" w:rsidRDefault="005F78D8" w:rsidP="005F78D8">
            <w:pPr>
              <w:pStyle w:val="EngHang"/>
            </w:pPr>
            <w:r>
              <w:t>The friend of Abba Victor:,</w:t>
            </w:r>
          </w:p>
          <w:p w:rsidR="005F78D8" w:rsidRDefault="005F78D8" w:rsidP="005F78D8">
            <w:pPr>
              <w:pStyle w:val="EngHang"/>
            </w:pPr>
            <w:r>
              <w:t>Was speared in the city</w:t>
            </w:r>
          </w:p>
          <w:p w:rsidR="005F78D8" w:rsidRDefault="005F78D8" w:rsidP="005F78D8">
            <w:pPr>
              <w:pStyle w:val="EngHangEnd"/>
            </w:pPr>
            <w:r>
              <w:t>Of Antino.</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Ⲡⲓϣⲟⲩⲙⲉⲛⲣⲓⲧϥ Ⲕⲗⲁⲩⲇⲓⲟⲥ:</w:t>
            </w:r>
          </w:p>
          <w:p w:rsidR="005F78D8" w:rsidRDefault="005F78D8" w:rsidP="005F78D8">
            <w:pPr>
              <w:pStyle w:val="CopticVersemulti-line"/>
            </w:pPr>
            <w:r>
              <w:t>ⲟⲩⲟϩ ⲡ̀ϣ̀ⲫⲏⲣ ⲛ̀ⲁⲡⲁ Ⲃⲓⲕⲧⲱⲣ:</w:t>
            </w:r>
          </w:p>
          <w:p w:rsidR="005F78D8" w:rsidRDefault="005F78D8" w:rsidP="005F78D8">
            <w:pPr>
              <w:pStyle w:val="CopticVersemulti-line"/>
            </w:pPr>
            <w:r>
              <w:t>ⲁⲩⲉⲣⲗⲟⲅⲭⲓⲍⲓⲛ ⲙ̀ⲙⲟ</w:t>
            </w:r>
            <w:r>
              <w:rPr>
                <w:rFonts w:ascii="Arial" w:hAnsi="Arial" w:cs="Arial"/>
              </w:rPr>
              <w:t>ϥ</w:t>
            </w:r>
            <w:r>
              <w:t>:</w:t>
            </w:r>
          </w:p>
          <w:p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Philotheos</w:t>
            </w:r>
          </w:p>
          <w:p w:rsidR="005F78D8" w:rsidRDefault="005F78D8" w:rsidP="005F78D8">
            <w:pPr>
              <w:pStyle w:val="EngHang"/>
            </w:pPr>
            <w:r>
              <w:t>Slaughtered the calf</w:t>
            </w:r>
          </w:p>
          <w:p w:rsidR="005F78D8" w:rsidRDefault="005F78D8" w:rsidP="005F78D8">
            <w:pPr>
              <w:pStyle w:val="EngHang"/>
            </w:pPr>
            <w:r>
              <w:t>That his fathers were worshipping;</w:t>
            </w:r>
          </w:p>
          <w:p w:rsidR="005F78D8" w:rsidRDefault="005F78D8" w:rsidP="005F78D8">
            <w:pPr>
              <w:pStyle w:val="EngHangEnd"/>
            </w:pPr>
            <w:r>
              <w:t>He returned them to the True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Ⲫⲓⲗⲟⲑⲉⲟⲥ:</w:t>
            </w:r>
          </w:p>
          <w:p w:rsidR="005F78D8" w:rsidRDefault="005F78D8" w:rsidP="005F78D8">
            <w:pPr>
              <w:pStyle w:val="CopticVersemulti-line"/>
            </w:pPr>
            <w:r>
              <w:t>ⲛ̀ⲑⲟϥ ⲁϥϭⲱⲧⲉⲃ ⲙ̀ⲡⲓⲙⲁⲥⲓ:</w:t>
            </w:r>
          </w:p>
          <w:p w:rsidR="005F78D8" w:rsidRDefault="005F78D8" w:rsidP="005F78D8">
            <w:pPr>
              <w:pStyle w:val="CopticVersemulti-line"/>
            </w:pPr>
            <w:r>
              <w:t>ⲉ̀ⲧⲉⲣⲉ ⲛⲉϥⲓⲟϯ ϣⲉⲙϣⲓ ⲙ̀ⲙⲟϥ:</w:t>
            </w:r>
          </w:p>
          <w:p w:rsidR="005F78D8" w:rsidRDefault="005F78D8" w:rsidP="005F78D8">
            <w:pPr>
              <w:pStyle w:val="CopticHangingVerse"/>
            </w:pPr>
            <w:r>
              <w:t>ϣⲁⲛ̀ⲧⲉϥⲧⲁⲥⲑⲱⲟⲩ ϩⲁ Ⲫϯ ⲙ̀ⲙⲏⲓ.</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 xml:space="preserve">General Susenius </w:t>
            </w:r>
          </w:p>
          <w:p w:rsidR="005F78D8" w:rsidRDefault="005F78D8" w:rsidP="005F78D8">
            <w:pPr>
              <w:pStyle w:val="EngHang"/>
            </w:pPr>
            <w:r>
              <w:t>Killed Berzeli.</w:t>
            </w:r>
          </w:p>
          <w:p w:rsidR="005F78D8" w:rsidRDefault="005F78D8" w:rsidP="005F78D8">
            <w:pPr>
              <w:pStyle w:val="EngHang"/>
            </w:pPr>
            <w:r>
              <w:t>He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Ⲥⲟⲩⲥⲉⲛⲛⲓⲟⲥ ⲡⲓⲥ̀ⲧⲣⲁⲧⲓⲗⲁⲧⲏⲥ:</w:t>
            </w:r>
          </w:p>
          <w:p w:rsidR="005F78D8" w:rsidRDefault="005F78D8" w:rsidP="005F78D8">
            <w:pPr>
              <w:pStyle w:val="CopticVersemulti-line"/>
            </w:pPr>
            <w:r>
              <w:t>ⲛ̀ⲑⲟϥ ⲁϥϧⲱⲧⲉⲃ ⲙ̀ⲃⲉⲣⲍⲉⲗⲓⲁ̀:</w:t>
            </w:r>
          </w:p>
          <w:p w:rsidR="005F78D8" w:rsidRDefault="005F78D8" w:rsidP="005F78D8">
            <w:pPr>
              <w:pStyle w:val="CopticVersemulti-line"/>
            </w:pPr>
            <w:r>
              <w:t>ⲁϥⲉⲣⲫⲟⲣⲓⲛ ⲙ̀ⲡⲓⲭ̀ⲗⲟⲙ ⲛ̀ⲁⲧϫⲱⲙ: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Lord Justus,</w:t>
            </w:r>
          </w:p>
          <w:p w:rsidR="005F78D8" w:rsidRDefault="005F78D8" w:rsidP="005F78D8">
            <w:pPr>
              <w:pStyle w:val="EngHang"/>
            </w:pPr>
            <w:r>
              <w:t>Apali, and Theoclia</w:t>
            </w:r>
          </w:p>
          <w:p w:rsidR="005F78D8" w:rsidRDefault="005F78D8" w:rsidP="005F78D8">
            <w:pPr>
              <w:pStyle w:val="EngHang"/>
            </w:pPr>
            <w:r>
              <w:t>Stood on before the king</w:t>
            </w:r>
          </w:p>
          <w:p w:rsidR="005F78D8" w:rsidRDefault="005F78D8" w:rsidP="005F78D8">
            <w:pPr>
              <w:pStyle w:val="EngHangEnd"/>
            </w:pPr>
            <w:r>
              <w:t xml:space="preserve">With great boldness. </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Ⲓⲟⲩⲥⲧⲟⲥ:</w:t>
            </w:r>
          </w:p>
          <w:p w:rsidR="005F78D8" w:rsidRDefault="005F78D8" w:rsidP="005F78D8">
            <w:pPr>
              <w:pStyle w:val="CopticVersemulti-line"/>
            </w:pPr>
            <w:r>
              <w:t>ⲛⲉⲙ Ⲁⲡⲁⲗⲓ ⲛⲉⲙ Ⲑⲉⲟⲕⲗⲓⲁ̀:</w:t>
            </w:r>
          </w:p>
          <w:p w:rsidR="005F78D8" w:rsidRDefault="005F78D8" w:rsidP="005F78D8">
            <w:pPr>
              <w:pStyle w:val="CopticVersemulti-line"/>
            </w:pPr>
            <w:r>
              <w:t>ⲁⲩⲟ̀ϩⲓ ⲉ̀ⲣⲁⲧⲟⲩ ⲙ̀ⲡⲉⲙ̀ⲑⲟ ⲙ̀ⲡ̀ⲟⲩⲣⲟ:</w:t>
            </w:r>
          </w:p>
          <w:p w:rsidR="005F78D8" w:rsidRDefault="005F78D8" w:rsidP="005F78D8">
            <w:pPr>
              <w:pStyle w:val="CopticHangingVerse"/>
            </w:pPr>
            <w:r>
              <w:t>ϧⲉⲛ ⲟⲩⲛⲓϣⲧ ⲙ̀ⲡⲁⲣⲣⲏⲥⲓⲁ̀.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Diocletian, the ungodly king,</w:t>
            </w:r>
          </w:p>
          <w:p w:rsidR="005F78D8" w:rsidRDefault="005F78D8" w:rsidP="005F78D8">
            <w:pPr>
              <w:pStyle w:val="EngHang"/>
            </w:pPr>
            <w:r>
              <w:t>Spoke to them saying,</w:t>
            </w:r>
          </w:p>
          <w:p w:rsidR="005F78D8" w:rsidRDefault="005F78D8" w:rsidP="005F78D8">
            <w:pPr>
              <w:pStyle w:val="EngHang"/>
            </w:pPr>
            <w:r>
              <w:t>“Who forces you to do</w:t>
            </w:r>
          </w:p>
          <w:p w:rsidR="005F78D8" w:rsidRDefault="005F78D8" w:rsidP="005F78D8">
            <w:pPr>
              <w:pStyle w:val="EngHangEnd"/>
            </w:pPr>
            <w:r>
              <w:t>That which is against your will?”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Ⲁϥⲥⲁϫⲓ ⲛⲉⲙⲱⲟⲩ ⲛ̀ϫⲉ ⲡⲓⲁ̀ⲥⲉⲃⲏⲥ:</w:t>
            </w:r>
          </w:p>
          <w:p w:rsidR="005F78D8" w:rsidRDefault="005F78D8" w:rsidP="005F78D8">
            <w:pPr>
              <w:pStyle w:val="CopticVersemulti-line"/>
            </w:pPr>
            <w:r>
              <w:t>ⲡⲓⲟⲩⲣⲟ Ⲇⲓⲟⲕⲗⲏⲧⲓⲁ̀ⲛⲟⲥ:</w:t>
            </w:r>
          </w:p>
          <w:p w:rsidR="005F78D8" w:rsidRDefault="005F78D8" w:rsidP="005F78D8">
            <w:pPr>
              <w:pStyle w:val="CopticVersemulti-line"/>
            </w:pPr>
            <w:r>
              <w:t>ϫⲉ ⲛⲓⲙ ⲉⲧⲉⲣⲕⲱⲗⲓⲛ ⲙ̀ⲙⲱⲧⲉⲛ:</w:t>
            </w:r>
          </w:p>
          <w:p w:rsidR="005F78D8" w:rsidRDefault="005F78D8" w:rsidP="005F78D8">
            <w:pPr>
              <w:pStyle w:val="CopticHangingVerse"/>
            </w:pPr>
            <w:r>
              <w:t>ⲉ̀ⲉⲣ ⲟⲩϩⲱⲃ ⲡⲁⲡⲁ ⲡⲉⲧⲉⲛⲟⲩⲱϣ.</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He decreed their sentence,</w:t>
            </w:r>
          </w:p>
          <w:p w:rsidR="005F78D8" w:rsidRDefault="005F78D8" w:rsidP="005F78D8">
            <w:pPr>
              <w:pStyle w:val="EngHang"/>
            </w:pPr>
            <w:r>
              <w:t>Sending them to the land of Egypt.</w:t>
            </w:r>
          </w:p>
          <w:p w:rsidR="005F78D8" w:rsidRDefault="005F78D8" w:rsidP="005F78D8">
            <w:pPr>
              <w:pStyle w:val="EngHang"/>
            </w:pPr>
            <w:r>
              <w:t>They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Ⲉⲧⲁϥⲥ̀ϧⲁⲓ ⲛ̀ⲧⲟⲩⲁ̀ⲛⲁⲫⲟⲣⲁ:</w:t>
            </w:r>
          </w:p>
          <w:p w:rsidR="005F78D8" w:rsidRDefault="005F78D8" w:rsidP="005F78D8">
            <w:pPr>
              <w:pStyle w:val="CopticVersemulti-line"/>
            </w:pPr>
            <w:r>
              <w:t>ⲁϥⲟⲩⲟⲣⲡⲟⲩ ⲉ̀ϧ̀ⲣⲏⲓ ⲉ̀ⲧ̀ⲭⲱⲣⲁ ⲛ̀Ⲭⲏⲙⲓ:</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Saints Basilidis,</w:t>
            </w:r>
          </w:p>
          <w:p w:rsidR="005F78D8" w:rsidRDefault="005F78D8" w:rsidP="005F78D8">
            <w:pPr>
              <w:pStyle w:val="EngHang"/>
            </w:pPr>
            <w:r>
              <w:t>Eusebius, and Macarius</w:t>
            </w:r>
          </w:p>
          <w:p w:rsidR="005F78D8" w:rsidRDefault="005F78D8" w:rsidP="005F78D8">
            <w:pPr>
              <w:pStyle w:val="EngHang"/>
            </w:pPr>
            <w:r>
              <w:t>Rejected the temporal,</w:t>
            </w:r>
          </w:p>
          <w:p w:rsidR="005F78D8" w:rsidRDefault="005F78D8" w:rsidP="005F78D8">
            <w:pPr>
              <w:pStyle w:val="EngHangEnd"/>
            </w:pPr>
            <w:r>
              <w:t>And sought after the eternal.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Ⲡⲓⲁ̀ⲅⲓⲟⲥ Ⲃⲁⲥⲓⲗⲓⲧⲏⲥ:</w:t>
            </w:r>
          </w:p>
          <w:p w:rsidR="005F78D8" w:rsidRDefault="005F78D8" w:rsidP="005F78D8">
            <w:pPr>
              <w:pStyle w:val="CopticVersemulti-line"/>
            </w:pPr>
            <w:r>
              <w:t>ⲛⲉⲙ Ⲉⲩⲥⲉⲃⲓⲟⲥ ⲛⲉⲙ Ⲙⲁⲕⲁⲣⲓⲟⲥ:</w:t>
            </w:r>
          </w:p>
          <w:p w:rsidR="005F78D8" w:rsidRDefault="005F78D8" w:rsidP="005F78D8">
            <w:pPr>
              <w:pStyle w:val="CopticVersemulti-line"/>
            </w:pPr>
            <w:r>
              <w:t>ⲁⲩϩⲓⲡ̀ϩⲟ ⲛ̀ⲛⲓⲡⲣⲟⲥⲟⲩⲥⲏⲟⲩ:</w:t>
            </w:r>
          </w:p>
          <w:p w:rsidR="005F78D8" w:rsidRDefault="005F78D8" w:rsidP="005F78D8">
            <w:pPr>
              <w:pStyle w:val="CopticHangingVerse"/>
            </w:pPr>
            <w:r>
              <w:t>ⲁⲩⲕⲱⲧ ⲛ̀ⲥⲁ ⲛⲓϣⲁ ⲉ̀ⲛⲉϩ.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Our Saviour appeared to</w:t>
            </w:r>
          </w:p>
          <w:p w:rsidR="005F78D8" w:rsidRDefault="005F78D8" w:rsidP="005F78D8">
            <w:pPr>
              <w:pStyle w:val="EngHang"/>
            </w:pPr>
            <w:r>
              <w:t>Saint Lord Apatir,</w:t>
            </w:r>
          </w:p>
          <w:p w:rsidR="005F78D8" w:rsidRDefault="005F78D8" w:rsidP="005F78D8">
            <w:pPr>
              <w:pStyle w:val="EngHang"/>
            </w:pPr>
            <w:r>
              <w:t>While sleeping in his bedroom</w:t>
            </w:r>
          </w:p>
          <w:p w:rsidR="005F78D8" w:rsidRDefault="005F78D8" w:rsidP="005F78D8">
            <w:pPr>
              <w:pStyle w:val="EngHangEnd"/>
            </w:pPr>
            <w:r>
              <w:t>In the middle of the night.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Ⲁⲡⲁⲧⲏⲣ:</w:t>
            </w:r>
          </w:p>
          <w:p w:rsidR="005F78D8" w:rsidRDefault="005F78D8" w:rsidP="005F78D8">
            <w:pPr>
              <w:pStyle w:val="CopticVersemulti-line"/>
            </w:pPr>
            <w:r>
              <w:t>ⲉ̀ⲧⲓ ⲉϥⲉⲛⲕⲟⲧ ϧⲉⲛ ⲡⲉϥⲕⲟⲓⲧⲱⲛ: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ϧⲉⲛ ⲧ̀ⲫⲁϣⲓ ⲙ̀ⲡⲓⲉϫⲱⲣϩ.</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Saying, “Arise and take your sister Iraee.</w:t>
            </w:r>
          </w:p>
          <w:p w:rsidR="005F78D8" w:rsidRDefault="005F78D8" w:rsidP="005F78D8">
            <w:pPr>
              <w:pStyle w:val="EngHang"/>
            </w:pPr>
            <w:r>
              <w:t>Go to the land of Egypt,</w:t>
            </w:r>
          </w:p>
          <w:p w:rsidR="005F78D8" w:rsidRDefault="005F78D8" w:rsidP="005F78D8">
            <w:pPr>
              <w:pStyle w:val="EngHang"/>
            </w:pPr>
            <w:r>
              <w:t>And wear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Ϫⲉ ⲧⲱⲛⲕ ϭⲓ ⲛ̀Ⲏⲣⲁⲏ̀ ⲧⲉⲕⲥⲱⲛⲓ:</w:t>
            </w:r>
          </w:p>
          <w:p w:rsidR="005F78D8" w:rsidRDefault="005F78D8" w:rsidP="005F78D8">
            <w:pPr>
              <w:pStyle w:val="CopticVersemulti-line"/>
            </w:pPr>
            <w:r>
              <w:t>ⲙⲁϣⲉⲛⲁⲕ ⲉ̀ⲧ̀ⲭⲱⲣⲁ ⲛ̀Ⲭⲏⲙⲓ:</w:t>
            </w:r>
          </w:p>
          <w:p w:rsidR="005F78D8" w:rsidRDefault="005F78D8" w:rsidP="005F78D8">
            <w:pPr>
              <w:pStyle w:val="CopticVersemulti-line"/>
            </w:pPr>
            <w:r>
              <w:t>ⲛ̀ⲧⲉⲕⲉⲣⲫⲟⲣⲓⲛ ⲙ̀ⲡⲓⲭ̀ⲗⲟⲙ ⲛ̀ⲁⲧⲗⲱⲙ:</w:t>
            </w:r>
          </w:p>
          <w:p w:rsidR="005F78D8" w:rsidRDefault="005F78D8" w:rsidP="005F78D8">
            <w:pPr>
              <w:pStyle w:val="CopticHangingVerse"/>
            </w:pPr>
            <w:r>
              <w:t>ⲛ̀ⲧⲉ ϯⲙⲉⲧⲙⲁⲣⲩⲣⲟⲥ.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Abba Nahro</w:t>
            </w:r>
          </w:p>
          <w:p w:rsidR="005F78D8" w:rsidRDefault="005F78D8" w:rsidP="005F78D8">
            <w:pPr>
              <w:pStyle w:val="EngHang"/>
            </w:pPr>
            <w:r>
              <w:t>Was carried by Michael on his wings,</w:t>
            </w:r>
          </w:p>
          <w:p w:rsidR="005F78D8" w:rsidRDefault="005F78D8" w:rsidP="005F78D8">
            <w:pPr>
              <w:pStyle w:val="EngHang"/>
            </w:pPr>
            <w:r>
              <w:t>From Alexandria to Antioch,</w:t>
            </w:r>
          </w:p>
          <w:p w:rsidR="005F78D8" w:rsidRDefault="005F78D8" w:rsidP="005F78D8">
            <w:pPr>
              <w:pStyle w:val="EngHangEnd"/>
            </w:pPr>
            <w:r>
              <w:t>To proclaim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ⲁⲡⲁ Ⲛⲁϩⲣⲱⲟⲩ:</w:t>
            </w:r>
          </w:p>
          <w:p w:rsidR="005F78D8" w:rsidRDefault="005F78D8" w:rsidP="005F78D8">
            <w:pPr>
              <w:pStyle w:val="CopticVersemulti-line"/>
            </w:pPr>
            <w:r>
              <w:t>ⲁ̀ Ⲙⲓⲭⲁⲏⲗ ⲧⲁⲗⲟϥ ⲉ̀ϫⲉⲛ ⲛⲉϥⲧⲉⲛϩ:</w:t>
            </w:r>
          </w:p>
          <w:p w:rsidR="005F78D8" w:rsidRDefault="005F78D8" w:rsidP="005F78D8">
            <w:pPr>
              <w:pStyle w:val="CopticVersemulti-line"/>
            </w:pPr>
            <w:r>
              <w:t>ⲓⲥϫⲉⲛ Ⲣⲁⲕⲟϯ ϣⲁ Ⲁⲧⲓⲟ̀ⲕⲓⲁ̀:</w:t>
            </w:r>
          </w:p>
          <w:p w:rsidR="005F78D8" w:rsidRDefault="005F78D8" w:rsidP="005F78D8">
            <w:pPr>
              <w:pStyle w:val="CopticHangingVerse"/>
            </w:pPr>
            <w:r>
              <w:t>ⲛ̀ⲧⲉϥⲟⲩⲱⲛϩ ⲙ̀Ⲡⲭ̄ⲥ̄ ⲉ̀ⲃⲟⲗ.</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Our Saviour appeared to</w:t>
            </w:r>
          </w:p>
          <w:p w:rsidR="005F78D8" w:rsidRDefault="005F78D8" w:rsidP="005F78D8">
            <w:pPr>
              <w:pStyle w:val="EngHang"/>
            </w:pPr>
            <w:r>
              <w:t>Saint Statius,</w:t>
            </w:r>
          </w:p>
          <w:p w:rsidR="005F78D8" w:rsidRDefault="005F78D8" w:rsidP="005F78D8">
            <w:pPr>
              <w:pStyle w:val="EngHang"/>
            </w:pPr>
            <w:r>
              <w:t>On the horns of a deer,</w:t>
            </w:r>
          </w:p>
          <w:p w:rsidR="005F78D8" w:rsidRDefault="005F78D8" w:rsidP="005F78D8">
            <w:pPr>
              <w:pStyle w:val="EngHangEnd"/>
            </w:pPr>
            <w:r>
              <w:t>While he was hunting.</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Ⲡⲁ̀ⲅⲓⲟⲥ Ⲥⲧⲁⲑⲓⲟⲥ:</w:t>
            </w:r>
          </w:p>
          <w:p w:rsidR="005F78D8" w:rsidRDefault="005F78D8" w:rsidP="005F78D8">
            <w:pPr>
              <w:pStyle w:val="CopticVersemulti-line"/>
            </w:pPr>
            <w:r>
              <w:t>ⲉ̀ⲧⲓ ⲉϥϫⲱⲣϫ ⲛ̀ⲛⲓⲍⲱⲟⲩⲛ: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ϩⲓϫⲉⲛ ⲛⲉⲛⲧⲁⲡ ⲙ̀ⲡⲓⲉ̀ⲓⲟⲩⲗ.</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The sign of the cross</w:t>
            </w:r>
          </w:p>
          <w:p w:rsidR="005F78D8" w:rsidRDefault="005F78D8" w:rsidP="005F78D8">
            <w:pPr>
              <w:pStyle w:val="EngHang"/>
            </w:pPr>
            <w:r>
              <w:t>Was a crown on his head;</w:t>
            </w:r>
          </w:p>
          <w:p w:rsidR="005F78D8" w:rsidRDefault="005F78D8" w:rsidP="005F78D8">
            <w:pPr>
              <w:pStyle w:val="EngHang"/>
            </w:pPr>
            <w:r>
              <w:t>He worse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Ⲉⲣⲉ ⲡⲓⲙⲏⲓⲛⲓ ⲛ̀ⲧⲉ ⲡⲓⲥ̀ⲧⲁⲩⲣⲟⲥ:</w:t>
            </w:r>
          </w:p>
          <w:p w:rsidR="005F78D8" w:rsidRDefault="005F78D8" w:rsidP="005F78D8">
            <w:pPr>
              <w:pStyle w:val="CopticVersemulti-line"/>
            </w:pPr>
            <w:r>
              <w:t>ⲟⲓ ⲛ̀ⲭ̀ⲗⲟⲙ ⲉ̀ϫⲉⲛ ⲧⲉϥⲁ̀ⲫⲉ:</w:t>
            </w:r>
          </w:p>
          <w:p w:rsidR="005F78D8" w:rsidRDefault="005F78D8" w:rsidP="005F78D8">
            <w:pPr>
              <w:pStyle w:val="CopticVersemulti-line"/>
            </w:pPr>
            <w:r>
              <w:t>ⲁⲫⲉⲣⲫⲟⲣⲓⲛ ⲛ̀ⲡⲓⲭ̀ⲗⲟⲙ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Theodore Anatoly</w:t>
            </w:r>
          </w:p>
          <w:p w:rsidR="005F78D8" w:rsidRDefault="005F78D8" w:rsidP="005F78D8">
            <w:pPr>
              <w:pStyle w:val="EngHang"/>
            </w:pPr>
            <w:r>
              <w:t>Was worthy of holy Baptism,</w:t>
            </w:r>
          </w:p>
          <w:p w:rsidR="005F78D8" w:rsidRDefault="005F78D8" w:rsidP="005F78D8">
            <w:pPr>
              <w:pStyle w:val="EngHang"/>
            </w:pPr>
            <w:r>
              <w:t>In the lake of fire,</w:t>
            </w:r>
          </w:p>
          <w:p w:rsidR="005F78D8" w:rsidRDefault="005F78D8" w:rsidP="005F78D8">
            <w:pPr>
              <w:pStyle w:val="EngHangEnd"/>
            </w:pPr>
            <w:r>
              <w:t>With his two friends.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ⲡⲓⲁ̀ⲛⲁⲧⲟⲗⲉⲟⲥ:</w:t>
            </w:r>
          </w:p>
          <w:p w:rsidR="005F78D8" w:rsidRDefault="005F78D8" w:rsidP="005F78D8">
            <w:pPr>
              <w:pStyle w:val="CopticVersemulti-line"/>
            </w:pPr>
            <w:r>
              <w:t>ⲁϥⲉⲣⲡ̀ⲉⲙⲡ̀ϣⲁ ⲙ̀ⲡⲓⲱⲙⲥ ⲉⲑⲟⲩⲁⲃ:</w:t>
            </w:r>
          </w:p>
          <w:p w:rsidR="005F78D8" w:rsidRDefault="005F78D8" w:rsidP="005F78D8">
            <w:pPr>
              <w:pStyle w:val="CopticVersemulti-line"/>
            </w:pPr>
            <w:r>
              <w:t>ⲛ̀ϩ̀ⲣⲏⲓ ϧⲉⲛ ϯⲗⲩⲙⲛⲏ ⲛ̀ⲝ̀ⲣⲱⲙ:</w:t>
            </w:r>
          </w:p>
          <w:p w:rsidR="005F78D8" w:rsidRDefault="005F78D8" w:rsidP="005F78D8">
            <w:pPr>
              <w:pStyle w:val="CopticHangingVerse"/>
            </w:pPr>
            <w:r>
              <w:t>ⲛ̀ⲑⲟϥ ⲛⲉⲙ ⲡⲉϥⲕⲉϣ̀ⲫⲏⲣ ⲥ̀ⲛⲁⲩ.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Jacob of Persia</w:t>
            </w:r>
          </w:p>
          <w:p w:rsidR="005F78D8" w:rsidRDefault="005F78D8" w:rsidP="005F78D8">
            <w:pPr>
              <w:pStyle w:val="EngHang"/>
            </w:pPr>
            <w:r>
              <w:t>Had all his limbs cut off,</w:t>
            </w:r>
          </w:p>
          <w:p w:rsidR="005F78D8" w:rsidRDefault="005F78D8" w:rsidP="005F78D8">
            <w:pPr>
              <w:pStyle w:val="EngHang"/>
            </w:pPr>
            <w:r>
              <w:t>While his mind was in heaven,</w:t>
            </w:r>
          </w:p>
          <w:p w:rsidR="005F78D8" w:rsidRDefault="005F78D8" w:rsidP="005F78D8">
            <w:pPr>
              <w:pStyle w:val="EngHangEnd"/>
            </w:pPr>
            <w:r>
              <w:t>Praising with the angels.</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Ⲓⲁⲕⲱⲃⲟⲥ ⲛ̀ⲧⲉ Ⲛⲓⲡⲉⲣⲥⲓⲥ:</w:t>
            </w:r>
          </w:p>
          <w:p w:rsidR="005F78D8" w:rsidRDefault="005F78D8" w:rsidP="005F78D8">
            <w:pPr>
              <w:pStyle w:val="CopticVersemulti-line"/>
            </w:pPr>
            <w:r>
              <w:t>ⲁⲩⲥⲱⲗⲡ ⲛ̀ⲥⲁ ⲛⲉϥⲙⲉⲗⲟⲥ ⲧⲏⲣⲟⲩ:</w:t>
            </w:r>
          </w:p>
          <w:p w:rsidR="005F78D8" w:rsidRDefault="005F78D8" w:rsidP="005F78D8">
            <w:pPr>
              <w:pStyle w:val="CopticVersemulti-line"/>
            </w:pPr>
            <w:r>
              <w:t>ⲉ̀ⲣⲉ ⲡⲉϥⲛⲟⲩⲥ ⲭⲏ ϧⲉⲛ ⲛⲓⲫⲏⲟⲩⲓ̀:</w:t>
            </w:r>
          </w:p>
          <w:p w:rsidR="005F78D8" w:rsidRDefault="005F78D8" w:rsidP="005F78D8">
            <w:pPr>
              <w:pStyle w:val="CopticHangingVerse"/>
            </w:pPr>
            <w:r>
              <w:t>ⲉϥϩⲱⲥ ⲛⲉⲙ ⲛⲓⲁⲅⲅⲉⲗⲟⲥ.</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John of Senhout</w:t>
            </w:r>
          </w:p>
          <w:p w:rsidR="005F78D8" w:rsidRDefault="005F78D8" w:rsidP="005F78D8">
            <w:pPr>
              <w:pStyle w:val="EngHang"/>
            </w:pPr>
            <w:r>
              <w:t>And Isaac of Daphre,</w:t>
            </w:r>
          </w:p>
          <w:p w:rsidR="005F78D8" w:rsidRDefault="005F78D8" w:rsidP="005F78D8">
            <w:pPr>
              <w:pStyle w:val="EngHang"/>
            </w:pPr>
            <w:r>
              <w:t>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Ⲓⲱⲁⲛⲛⲏⲥ ⲡⲓⲣⲉⲙⲥⲉⲛϩⲱⲟⲩⲧ:</w:t>
            </w:r>
          </w:p>
          <w:p w:rsidR="005F78D8" w:rsidRDefault="005F78D8" w:rsidP="005F78D8">
            <w:pPr>
              <w:pStyle w:val="CopticVersemulti-line"/>
            </w:pPr>
            <w:r>
              <w:t>ⲛⲉⲙ Ⲓⲥⲁⲁⲕ ⲡⲓⲣⲉⲙϯⲫⲣⲉ:</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Ⲧⲙⲉⲧⲙⲁⲣⲧⲩⲣⲟⲥ.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Isidore and Sana, the soldiers</w:t>
            </w:r>
          </w:p>
          <w:p w:rsidR="005F78D8" w:rsidRDefault="005F78D8" w:rsidP="005F78D8">
            <w:pPr>
              <w:pStyle w:val="EngHang"/>
            </w:pPr>
            <w:r>
              <w:t>Rushed to the throne and</w:t>
            </w:r>
          </w:p>
          <w:p w:rsidR="005F78D8" w:rsidRDefault="005F78D8" w:rsidP="005F78D8">
            <w:pPr>
              <w:pStyle w:val="EngHang"/>
            </w:pPr>
            <w:r>
              <w:t>They received great tortures,</w:t>
            </w:r>
          </w:p>
          <w:p w:rsidR="005F78D8" w:rsidRDefault="005F78D8" w:rsidP="005F78D8">
            <w:pPr>
              <w:pStyle w:val="EngHangEnd"/>
            </w:pPr>
            <w:r>
              <w:t>For the Son of the Living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Ⲏⲥⲓⲇⲱⲣⲟⲥ ⲛⲉⲙ Ⲥⲁⲛⲁ ⲛⲓⲙⲁⲧⲟⲓ:</w:t>
            </w:r>
          </w:p>
          <w:p w:rsidR="005F78D8" w:rsidRDefault="005F78D8" w:rsidP="005F78D8">
            <w:pPr>
              <w:pStyle w:val="CopticVersemulti-line"/>
            </w:pPr>
            <w:r>
              <w:t>ⲁⲩϯ ⲙ̀ⲡⲟⲩⲟⲩⲓ ϩⲓϫⲉⲛ ⲡⲓⲃⲏⲙⲁ:</w:t>
            </w:r>
          </w:p>
          <w:p w:rsidR="005F78D8" w:rsidRDefault="005F78D8" w:rsidP="005F78D8">
            <w:pPr>
              <w:pStyle w:val="CopticVersemulti-line"/>
            </w:pPr>
            <w:r>
              <w:t>ⲁⲩϣⲉⲡ ϩⲁⲛⲛⲓϣϯ ⲙ̀Ⲃⲁⲥⲁⲛⲟⲥ:</w:t>
            </w:r>
          </w:p>
          <w:p w:rsidR="005F78D8" w:rsidRDefault="005F78D8" w:rsidP="005F78D8">
            <w:pPr>
              <w:pStyle w:val="CopticHangingVerse"/>
            </w:pPr>
            <w:r>
              <w:t>ⲉⲑⲃⲉ Ⲡϣⲏⲣⲓ ⲙ̀Ⲫϯ ⲉⲧⲟⲛϧ.</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Five striving brothers,</w:t>
            </w:r>
          </w:p>
          <w:p w:rsidR="005F78D8" w:rsidRDefault="005F78D8" w:rsidP="005F78D8">
            <w:pPr>
              <w:pStyle w:val="EngHang"/>
            </w:pPr>
            <w:r>
              <w:t>The servants of Christ:</w:t>
            </w:r>
          </w:p>
          <w:p w:rsidR="005F78D8" w:rsidRDefault="005F78D8" w:rsidP="005F78D8">
            <w:pPr>
              <w:pStyle w:val="EngHang"/>
            </w:pPr>
            <w:r>
              <w:t>Cosmas, Demian,</w:t>
            </w:r>
          </w:p>
          <w:p w:rsidR="005F78D8" w:rsidRDefault="005F78D8" w:rsidP="005F78D8">
            <w:pPr>
              <w:pStyle w:val="EngHangEnd"/>
            </w:pPr>
            <w:r>
              <w:t>Anthimus, Leontius,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Ⲧⲓⲟⲩ ⲛ̀ⲥⲟⲛ ⲛ̀ⲁⲑⲗⲟⲫⲟⲣⲟⲥ:</w:t>
            </w:r>
          </w:p>
          <w:p w:rsidR="005F78D8" w:rsidRDefault="005F78D8" w:rsidP="005F78D8">
            <w:pPr>
              <w:pStyle w:val="CopticVersemulti-line"/>
            </w:pPr>
            <w:r>
              <w:t>ⲛ̀ⲇⲓⲁⲕⲱⲛ ⲛ̀ⲧⲉ Ⲡⲭ̄ⲥ̄:</w:t>
            </w:r>
          </w:p>
          <w:p w:rsidR="005F78D8" w:rsidRDefault="005F78D8" w:rsidP="005F78D8">
            <w:pPr>
              <w:pStyle w:val="CopticVersemulti-line"/>
            </w:pPr>
            <w:r>
              <w:t>ⲉ̀ⲧⲉ Ⲕⲟⲥⲙⲁ ⲛⲉⲙ Ⲇⲉⲙⲓⲁⲛⲟⲥ:</w:t>
            </w:r>
          </w:p>
          <w:p w:rsidR="005F78D8" w:rsidRDefault="005F78D8" w:rsidP="005F78D8">
            <w:pPr>
              <w:pStyle w:val="CopticHangingVerse"/>
            </w:pPr>
            <w:r>
              <w:t>ⲛⲉⲙ Ⲁⲛⲑⲓⲙⲟⲥ ⲛⲉⲙ Ⲗⲉⲟⲛⲧⲓⲟⲥ.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And Euprepius, their brother,</w:t>
            </w:r>
          </w:p>
          <w:p w:rsidR="005F78D8" w:rsidRDefault="005F78D8" w:rsidP="005F78D8">
            <w:pPr>
              <w:pStyle w:val="EngHang"/>
            </w:pPr>
            <w:r>
              <w:t>Were comforted by their mother,</w:t>
            </w:r>
          </w:p>
          <w:p w:rsidR="005F78D8" w:rsidRDefault="005F78D8" w:rsidP="005F78D8">
            <w:pPr>
              <w:pStyle w:val="EngHang"/>
            </w:pPr>
            <w:r>
              <w:t>“It is better for you to die</w:t>
            </w:r>
          </w:p>
          <w:p w:rsidR="005F78D8" w:rsidRDefault="005F78D8" w:rsidP="005F78D8">
            <w:pPr>
              <w:pStyle w:val="EngHangEnd"/>
            </w:pPr>
            <w:r>
              <w:t>Than to deny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Ⲛⲉⲙ Ⲉⲩⲡ̀ⲣⲉⲡⲓⲟⲥ ⲡⲟⲩⲥⲟⲛ:</w:t>
            </w:r>
          </w:p>
          <w:p w:rsidR="005F78D8" w:rsidRDefault="005F78D8" w:rsidP="005F78D8">
            <w:pPr>
              <w:pStyle w:val="CopticVersemulti-line"/>
            </w:pPr>
            <w:r>
              <w:t>ⲉ̀ⲣⲉ ⲧⲟⲩⲙⲁⲩ ϯⲛⲟⲙϯ ⲛⲱⲟⲩ:</w:t>
            </w:r>
          </w:p>
          <w:p w:rsidR="005F78D8" w:rsidRDefault="005F78D8" w:rsidP="005F78D8">
            <w:pPr>
              <w:pStyle w:val="CopticVersemulti-line"/>
            </w:pPr>
            <w:r>
              <w:t>ϫⲉ ⲛⲁⲛⲉⲥ ⲛⲱⲧⲉⲛ ⲛ̀ⲧⲉⲧⲉⲛⲙⲟⲩ:</w:t>
            </w:r>
          </w:p>
          <w:p w:rsidR="005F78D8" w:rsidRDefault="005F78D8" w:rsidP="005F78D8">
            <w:pPr>
              <w:pStyle w:val="CopticHangingVerse"/>
            </w:pPr>
            <w:r>
              <w:t>ⲉ̀ϩⲟⲧⲉ ⲉ̀ϫⲉⲗ Ⲡⲭ̄ⲥ̄ ⲉ̀ⲃⲟⲗ.</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blessing of the saints</w:t>
            </w:r>
          </w:p>
          <w:p w:rsidR="005F78D8" w:rsidRDefault="005F78D8" w:rsidP="005F78D8">
            <w:pPr>
              <w:pStyle w:val="EngHang"/>
            </w:pPr>
            <w:r>
              <w:t>Was perfected in you,</w:t>
            </w:r>
          </w:p>
          <w:p w:rsidR="005F78D8" w:rsidRDefault="005F78D8" w:rsidP="005F78D8">
            <w:pPr>
              <w:pStyle w:val="EngHang"/>
            </w:pPr>
            <w:r>
              <w:t>O Saint Julius, the helper,</w:t>
            </w:r>
          </w:p>
          <w:p w:rsidR="005F78D8" w:rsidRDefault="005F78D8" w:rsidP="005F78D8">
            <w:pPr>
              <w:pStyle w:val="EngHangEnd"/>
            </w:pPr>
            <w:r>
              <w:t xml:space="preserve">From the land of </w:t>
            </w:r>
            <w:commentRangeStart w:id="928"/>
            <w:r>
              <w:t>Akrash</w:t>
            </w:r>
            <w:commentRangeEnd w:id="928"/>
            <w:r>
              <w:rPr>
                <w:rStyle w:val="CommentReference"/>
              </w:rPr>
              <w:commentReference w:id="928"/>
            </w:r>
            <w:r>
              <w:t>.</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Ⲁⲡⲓⲥ̀ⲙⲟⲩ ⲛ̀ⲧⲉ ⲛⲏⲉ̄ⲑ̄ⲩ̄.:</w:t>
            </w:r>
          </w:p>
          <w:p w:rsidR="005F78D8" w:rsidRDefault="005F78D8" w:rsidP="005F78D8">
            <w:pPr>
              <w:pStyle w:val="CopticVersemulti-line"/>
            </w:pPr>
            <w:r>
              <w:t>Ϫⲱⲕ ⲉ̀ⲃⲟⲗ ⲉ̀ϩ̀ⲣⲏⲓ ⲉ̀ϫⲱⲕ:</w:t>
            </w:r>
          </w:p>
          <w:p w:rsidR="005F78D8" w:rsidRDefault="005F78D8" w:rsidP="005F78D8">
            <w:pPr>
              <w:pStyle w:val="CopticVersemulti-line"/>
            </w:pPr>
            <w:r>
              <w:t>ⲡⲓⲁ̀ⲅⲓⲟⲥ Ⲓⲟⲩⲗⲓⲟⲥ:</w:t>
            </w:r>
          </w:p>
          <w:p w:rsidR="005F78D8" w:rsidRDefault="005F78D8" w:rsidP="005F78D8">
            <w:pPr>
              <w:pStyle w:val="CopticHangingVerse"/>
            </w:pPr>
            <w:r>
              <w:t>ⲡⲓⲃⲟⲏ̀ⲑⲉⲟⲥ ⲛ̀ⲣⲉⲙⲭⲃⲁϩⲥ.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Because of the sufferings you received</w:t>
            </w:r>
          </w:p>
          <w:p w:rsidR="005F78D8" w:rsidRDefault="005F78D8" w:rsidP="005F78D8">
            <w:pPr>
              <w:pStyle w:val="EngHang"/>
            </w:pPr>
            <w:r>
              <w:t>With the holy martyrs,</w:t>
            </w:r>
          </w:p>
          <w:p w:rsidR="005F78D8" w:rsidRDefault="005F78D8" w:rsidP="005F78D8">
            <w:pPr>
              <w:pStyle w:val="EngHang"/>
            </w:pPr>
            <w:r>
              <w:t>Their blessing is doubled on you,</w:t>
            </w:r>
          </w:p>
          <w:p w:rsidR="005F78D8" w:rsidRDefault="005F78D8" w:rsidP="005F78D8">
            <w:pPr>
              <w:pStyle w:val="EngHangEnd"/>
            </w:pPr>
            <w:r>
              <w:t>Until the third generation.</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Ϫⲉ ⲛⲓϧⲓⲥⲓ ⲉ̀ⲧⲁⲕϣⲟⲡⲟⲩ:</w:t>
            </w:r>
          </w:p>
          <w:p w:rsidR="005F78D8" w:rsidRDefault="005F78D8" w:rsidP="005F78D8">
            <w:pPr>
              <w:pStyle w:val="CopticVersemulti-line"/>
            </w:pPr>
            <w:r>
              <w:t>ⲛⲉⲙ ⲛⲓⲙⲁⲣⲧⲩⲣⲟⲥ ⲉ̄ⲑ̄ⲩ̄:</w:t>
            </w:r>
          </w:p>
          <w:p w:rsidR="005F78D8" w:rsidRDefault="005F78D8" w:rsidP="005F78D8">
            <w:pPr>
              <w:pStyle w:val="CopticVersemulti-line"/>
            </w:pPr>
            <w:r>
              <w:t>ⲁ̀ ⲡⲟⲩⲥ̀ⲙⲟⲩ ⲕⲱⲃ ⲉ̀ϩ̀ⲣⲏⲓ ⲉ̀ϫⲱⲕ:</w:t>
            </w:r>
          </w:p>
          <w:p w:rsidR="005F78D8" w:rsidRDefault="005F78D8" w:rsidP="005F78D8">
            <w:pPr>
              <w:pStyle w:val="CopticHangingVerse"/>
            </w:pPr>
            <w:r>
              <w:t>ϣⲁ ϯⲙⲁϩϣⲟⲙϯ ⲛ̀ⲅⲉⲛⲉⲁ.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Through these afflictions,</w:t>
            </w:r>
          </w:p>
          <w:p w:rsidR="005F78D8" w:rsidRDefault="005F78D8" w:rsidP="005F78D8">
            <w:pPr>
              <w:pStyle w:val="EngHang"/>
            </w:pPr>
            <w:r>
              <w:t>You wore the crown of martyrdom,</w:t>
            </w:r>
          </w:p>
          <w:p w:rsidR="005F78D8" w:rsidRDefault="005F78D8" w:rsidP="005F78D8">
            <w:pPr>
              <w:pStyle w:val="EngHang"/>
            </w:pPr>
            <w:r>
              <w:t>With your son and your brother,</w:t>
            </w:r>
          </w:p>
          <w:p w:rsidR="005F78D8" w:rsidRDefault="005F78D8" w:rsidP="005F78D8">
            <w:pPr>
              <w:pStyle w:val="EngHangEnd"/>
            </w:pPr>
            <w:r>
              <w:t>And your five hundred servants.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Ϧⲉⲛ ⲛⲁⲓ ⲁⲕⲉⲣⲫⲟⲣⲓⲛ ⲙ̀ⲡⲓⲭ̀ⲗⲟⲙ:</w:t>
            </w:r>
          </w:p>
          <w:p w:rsidR="005F78D8" w:rsidRDefault="005F78D8" w:rsidP="005F78D8">
            <w:pPr>
              <w:pStyle w:val="CopticVersemulti-line"/>
            </w:pPr>
            <w:r>
              <w:t>ⲛ̀ⲧⲉ ϯⲙⲉⲧⲙⲁⲣⲧⲩⲣⲟⲥ:</w:t>
            </w:r>
          </w:p>
          <w:p w:rsidR="005F78D8" w:rsidRDefault="005F78D8" w:rsidP="005F78D8">
            <w:pPr>
              <w:pStyle w:val="CopticVersemulti-line"/>
            </w:pPr>
            <w:r>
              <w:t>ⲛⲉⲙ ⲡⲉⲕϣⲏⲣⲓ ⲛⲉⲙ ⲡⲉⲕⲥⲟⲛ:</w:t>
            </w:r>
          </w:p>
          <w:p w:rsidR="005F78D8" w:rsidRDefault="005F78D8" w:rsidP="005F78D8">
            <w:pPr>
              <w:pStyle w:val="CopticHangingVerse"/>
            </w:pPr>
            <w:r>
              <w:t>ⲛⲉⲙ ⲧ̀ⲓⲟⲩ ϣⲉ ⲙ̀ⲃⲟⲕ ⲛ̀ⲧⲁⲕ.</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multitude of the saints,</w:t>
            </w:r>
          </w:p>
          <w:p w:rsidR="005F78D8" w:rsidRDefault="005F78D8" w:rsidP="005F78D8">
            <w:pPr>
              <w:pStyle w:val="EngHang"/>
            </w:pPr>
            <w:r>
              <w:t>I cannot count them all,</w:t>
            </w:r>
          </w:p>
          <w:p w:rsidR="005F78D8" w:rsidRDefault="005F78D8" w:rsidP="005F78D8">
            <w:pPr>
              <w:pStyle w:val="EngHang"/>
            </w:pPr>
            <w:r>
              <w:t>They are as abundant as wheat,</w:t>
            </w:r>
          </w:p>
          <w:p w:rsidR="005F78D8" w:rsidRDefault="005F78D8" w:rsidP="005F78D8">
            <w:pPr>
              <w:pStyle w:val="EngHangEnd"/>
            </w:pPr>
            <w:r>
              <w:t>As the Scriptures say.</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ⲡ̀ⲁ̀ϣⲁⲓ ⲛ̀ⲧⲉ ⲛⲏⲉ̄ⲑ̄ⲩ̄:</w:t>
            </w:r>
          </w:p>
          <w:p w:rsidR="005F78D8" w:rsidRDefault="005F78D8" w:rsidP="005F78D8">
            <w:pPr>
              <w:pStyle w:val="CopticVersemulti-line"/>
            </w:pPr>
            <w:r>
              <w:t>Ϯⲛⲁϣ̀ⲗⲟⲧⲟⲩ ⲧⲏⲣⲟⲩ ⲁⲛ:</w:t>
            </w:r>
          </w:p>
          <w:p w:rsidR="005F78D8" w:rsidRDefault="005F78D8" w:rsidP="005F78D8">
            <w:pPr>
              <w:pStyle w:val="CopticVersemulti-line"/>
            </w:pPr>
            <w:r>
              <w:t>ⲥⲉⲟϣ ⲙ̀ⲫ̀ⲣⲏϯ ⲙ̀ⲡⲓϧⲉⲙⲥ:</w:t>
            </w:r>
          </w:p>
          <w:p w:rsidR="005F78D8" w:rsidRDefault="005F78D8" w:rsidP="005F78D8">
            <w:pPr>
              <w:pStyle w:val="CopticHangingVerse"/>
            </w:pPr>
            <w:r>
              <w:t>ⲕⲁⲧⲁ ⲡ̀ⲥⲁϫⲓ ⲛ̀ⲛⲓⲅ̀ⲣⲁⲫⲏ.</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 crowns of the martyrs</w:t>
            </w:r>
          </w:p>
          <w:p w:rsidR="005F78D8" w:rsidRDefault="005F78D8" w:rsidP="005F78D8">
            <w:pPr>
              <w:pStyle w:val="EngHang"/>
            </w:pPr>
            <w:r>
              <w:t>Are not from this world.</w:t>
            </w:r>
          </w:p>
          <w:p w:rsidR="005F78D8" w:rsidRDefault="005F78D8" w:rsidP="005F78D8">
            <w:pPr>
              <w:pStyle w:val="EngHang"/>
            </w:pPr>
            <w:r>
              <w:t>The Saviour placed them upon them,</w:t>
            </w:r>
          </w:p>
          <w:p w:rsidR="005F78D8" w:rsidRDefault="005F78D8" w:rsidP="005F78D8">
            <w:pPr>
              <w:pStyle w:val="EngHangEnd"/>
            </w:pPr>
            <w:r>
              <w:t>With glory and honor.</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Ⲛⲓⲭ̀ⲗⲟⲙ ⲛ̀ⲧⲉ ⲛⲓⲙⲁⲣⲧⲩⲣⲟⲥ:</w:t>
            </w:r>
          </w:p>
          <w:p w:rsidR="005F78D8" w:rsidRDefault="005F78D8" w:rsidP="005F78D8">
            <w:pPr>
              <w:pStyle w:val="CopticVersemulti-line"/>
            </w:pPr>
            <w:r>
              <w:t>Ϩⲁⲛ ⲉ̀ⲃⲟⲗ ϧⲉⲛ ⲡⲁⲓⲕⲟⲥⲙⲟⲥ ⲁⲛ ⲛⲉ:</w:t>
            </w:r>
          </w:p>
          <w:p w:rsidR="005F78D8" w:rsidRDefault="005F78D8" w:rsidP="005F78D8">
            <w:pPr>
              <w:pStyle w:val="CopticVersemulti-line"/>
            </w:pPr>
            <w:r>
              <w:t>ⲁⲗⲗⲁ Ⲡⲥⲱⲧⲏⲣ ⲁϥⲧⲏⲓⲧⲟⲩ ⲉ̀ϫⲱⲟⲩ:</w:t>
            </w:r>
          </w:p>
          <w:p w:rsidR="005F78D8" w:rsidRDefault="005F78D8" w:rsidP="005F78D8">
            <w:pPr>
              <w:pStyle w:val="CopticHangingVerse"/>
            </w:pPr>
            <w:r>
              <w:t>ϧⲉⲛ ⲟⲩⲱ̀ⲟⲩ ⲛⲉⲙ ⲟⲩⲧⲁⲓⲟ̀.</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As David said</w:t>
            </w:r>
          </w:p>
          <w:p w:rsidR="005F78D8" w:rsidRDefault="005F78D8" w:rsidP="005F78D8">
            <w:pPr>
              <w:pStyle w:val="EngHang"/>
            </w:pPr>
            <w:r>
              <w:t>In the book of the Psalms,</w:t>
            </w:r>
          </w:p>
          <w:p w:rsidR="005F78D8" w:rsidRDefault="005F78D8" w:rsidP="005F78D8">
            <w:pPr>
              <w:pStyle w:val="EngHang"/>
            </w:pPr>
            <w:r>
              <w:t>“He crowned them with</w:t>
            </w:r>
          </w:p>
          <w:p w:rsidR="005F78D8" w:rsidRDefault="005F78D8" w:rsidP="005F78D8">
            <w:pPr>
              <w:pStyle w:val="EngHangEnd"/>
            </w:pPr>
            <w:r>
              <w:t>Great honor.”</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Ⲕⲁⲧⲁ ⲫ̀ⲣⲏϯ ⲉ̀ⲧⲁϥϫⲟⲥ:</w:t>
            </w:r>
          </w:p>
          <w:p w:rsidR="005F78D8" w:rsidRDefault="005F78D8" w:rsidP="005F78D8">
            <w:pPr>
              <w:pStyle w:val="CopticVersemulti-line"/>
            </w:pPr>
            <w:r>
              <w:t>ⲛ̀ϫⲉ Ⲇⲁⲩⲓⲇ ϧⲉⲛ ⲡⲓⲯⲁⲗⲙⲟⲥ:</w:t>
            </w:r>
          </w:p>
          <w:p w:rsidR="005F78D8" w:rsidRDefault="005F78D8" w:rsidP="005F78D8">
            <w:pPr>
              <w:pStyle w:val="CopticVersemulti-line"/>
            </w:pPr>
            <w:r>
              <w:t>ϫⲉ ⲟⲩⲱ̀ⲟⲩ ⲛⲉⲙ ⲟⲩⲧⲁⲓⲟ̀:</w:t>
            </w:r>
          </w:p>
          <w:p w:rsidR="005F78D8" w:rsidRDefault="005F78D8" w:rsidP="005F78D8">
            <w:pPr>
              <w:pStyle w:val="CopticHangingVerse"/>
            </w:pPr>
            <w:r>
              <w:t>ⲁϥⲧⲏⲓⲧⲟⲩ ⲛ̀ⲭ̀ⲗⲟⲙ ⲉ̀ϫⲱⲟⲩ.</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Pray to the Lord on our behalf,</w:t>
            </w:r>
          </w:p>
          <w:p w:rsidR="005F78D8" w:rsidRDefault="005F78D8" w:rsidP="005F78D8">
            <w:pPr>
              <w:pStyle w:val="EngHang"/>
            </w:pPr>
            <w:r>
              <w:t>O choirs of the martyrs,</w:t>
            </w:r>
          </w:p>
          <w:p w:rsidR="005F78D8" w:rsidRDefault="005F78D8" w:rsidP="005F78D8">
            <w:pPr>
              <w:pStyle w:val="EngHang"/>
            </w:pPr>
            <w:r>
              <w:t>Who suffered for the sake of Christ,</w:t>
            </w:r>
          </w:p>
          <w:p w:rsidR="005F78D8" w:rsidRDefault="005F78D8" w:rsidP="005F78D8">
            <w:pPr>
              <w:pStyle w:val="EngHangEnd"/>
            </w:pPr>
            <w:r>
              <w:t>That He may forgive us our sins.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Ⲧⲱⲃϩ ⲙ̀Ⲡⲟ̄ⲥ̄ ⲉ̀ϩ̀ⲣⲏⲓ ⲉ̀ϫⲱⲛ:</w:t>
            </w:r>
          </w:p>
          <w:p w:rsidR="005F78D8" w:rsidRDefault="005F78D8" w:rsidP="005F78D8">
            <w:pPr>
              <w:pStyle w:val="CopticVersemulti-line"/>
            </w:pPr>
            <w:r>
              <w:t>ⲛⲓⲭⲟⲣⲟⲥ ⲛ̀ⲧⲉ ⲛⲓⲙⲁⲣⲧⲯⲣⲟⲥ:</w:t>
            </w:r>
          </w:p>
          <w:p w:rsidR="005F78D8" w:rsidRDefault="005F78D8" w:rsidP="005F78D8">
            <w:pPr>
              <w:pStyle w:val="CopticVersemulti-line"/>
            </w:pPr>
            <w:r>
              <w:t>ⲉ̀ⲧⲁⲩϣⲉⲡⲙ̀ⲕⲁϩ ⲉⲑⲃⲉ Ⲡⲭ̄ⲥ̄:</w:t>
            </w:r>
          </w:p>
          <w:p w:rsidR="005F78D8" w:rsidRDefault="005F78D8" w:rsidP="005F78D8">
            <w:pPr>
              <w:pStyle w:val="CopticHangingVerse"/>
            </w:pPr>
            <w:r>
              <w:t>ⲛ̀ⲧⲉϥⲭⲁ ⲛⲉⲛⲛⲟⲃⲓ ⲛⲁⲛ ⲉ̀ⲃⲟⲗ.</w:t>
            </w:r>
          </w:p>
        </w:tc>
      </w:tr>
    </w:tbl>
    <w:p w:rsidR="006F2298" w:rsidRDefault="006F2298" w:rsidP="006F2298">
      <w:pPr>
        <w:pStyle w:val="Heading3"/>
      </w:pPr>
      <w:r>
        <w:t>The Doxology of St. Anthony and St. Paul</w:t>
      </w:r>
    </w:p>
    <w:p w:rsidR="006F2298" w:rsidRPr="00AF6D10" w:rsidRDefault="006F2298" w:rsidP="006F2298">
      <w:pPr>
        <w:pStyle w:val="Rubric"/>
      </w:pPr>
      <w:r>
        <w:t>See also the Doxology for St. Anthony on January 17 (18) / Tobi 22, page ##, and the Doxology of St. Paul on January 27 (28) / Meshir 2,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The two luminous pillars,</w:t>
            </w:r>
          </w:p>
          <w:p w:rsidR="006F2298" w:rsidRPr="004764BD" w:rsidRDefault="006F2298" w:rsidP="006F2298">
            <w:pPr>
              <w:pStyle w:val="EngHang"/>
            </w:pPr>
            <w:r w:rsidRPr="004764BD">
              <w:t>The two shining stars,</w:t>
            </w:r>
          </w:p>
          <w:p w:rsidR="006F2298" w:rsidRPr="004764BD" w:rsidRDefault="006F2298" w:rsidP="006F2298">
            <w:pPr>
              <w:pStyle w:val="EngHang"/>
            </w:pPr>
            <w:r w:rsidRPr="004764BD">
              <w:t xml:space="preserve">That </w:t>
            </w:r>
            <w:commentRangeStart w:id="929"/>
            <w:r w:rsidRPr="004764BD">
              <w:t>give light to</w:t>
            </w:r>
            <w:commentRangeEnd w:id="929"/>
            <w:r>
              <w:rPr>
                <w:rStyle w:val="CommentReference"/>
                <w:rFonts w:ascii="Times New Roman" w:eastAsiaTheme="minorHAnsi" w:hAnsi="Times New Roman" w:cstheme="minorBidi"/>
                <w:color w:val="auto"/>
              </w:rPr>
              <w:commentReference w:id="929"/>
            </w:r>
            <w:r w:rsidRPr="004764BD">
              <w:t xml:space="preserve"> our souls</w:t>
            </w:r>
          </w:p>
          <w:p w:rsidR="006F2298" w:rsidRDefault="006F2298" w:rsidP="006F2298">
            <w:pPr>
              <w:pStyle w:val="EngHangEnd"/>
            </w:pPr>
            <w:r w:rsidRPr="004764BD">
              <w:t>Through their holy virtues: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Ⲱ ⲛⲓⲥⲧⲩⲗⲗⲟⲥ ⲛ̀ⲣⲉϥⲉⲣⲟⲩⲱⲓⲛⲓ:</w:t>
            </w:r>
          </w:p>
          <w:p w:rsidR="006F2298" w:rsidRDefault="006F2298" w:rsidP="006F2298">
            <w:pPr>
              <w:pStyle w:val="CopticVersemulti-line"/>
            </w:pPr>
            <w:r>
              <w:t>ⲛⲓⲫⲱⲥⲧⲏⲣ ⲛ̀ⲁⲗⲏⲑⲓⲛⲟⲛ:</w:t>
            </w:r>
          </w:p>
          <w:p w:rsidR="006F2298" w:rsidRDefault="006F2298" w:rsidP="006F2298">
            <w:pPr>
              <w:pStyle w:val="CopticVersemulti-line"/>
            </w:pPr>
            <w:r>
              <w:t>ⲉ̀ⲧⲉⲣⲟⲩⲱⲓⲛⲓ ⲛ̀ⲛⲉⲛⲯⲏⲭⲏ:</w:t>
            </w:r>
          </w:p>
          <w:p w:rsidR="006F2298" w:rsidRDefault="006F2298" w:rsidP="006F2298">
            <w:pPr>
              <w:pStyle w:val="CopticHangingVerse"/>
            </w:pPr>
            <w:r>
              <w:t>ϩⲓⲧⲉⲛ ⲛⲟⲩⲁ̀ⲣⲏⲧⲏ ⲉ̄ⲑ̄ⲩ̄.</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Abba Ant</w:t>
            </w:r>
            <w:r>
              <w:t>h</w:t>
            </w:r>
            <w:r w:rsidRPr="004764BD">
              <w:t>ony and Abba Paul,</w:t>
            </w:r>
          </w:p>
          <w:p w:rsidR="006F2298" w:rsidRPr="004764BD" w:rsidRDefault="006F2298" w:rsidP="006F2298">
            <w:pPr>
              <w:pStyle w:val="EngHang"/>
            </w:pPr>
            <w:r w:rsidRPr="004764BD">
              <w:t>Who adorned their lives</w:t>
            </w:r>
          </w:p>
          <w:p w:rsidR="006F2298" w:rsidRPr="004764BD" w:rsidRDefault="006F2298" w:rsidP="006F2298">
            <w:pPr>
              <w:pStyle w:val="EngHang"/>
            </w:pPr>
            <w:r w:rsidRPr="004764BD">
              <w:t>With fasting and prayer,</w:t>
            </w:r>
          </w:p>
          <w:p w:rsidR="006F2298" w:rsidRDefault="006F2298" w:rsidP="006F2298">
            <w:pPr>
              <w:pStyle w:val="EngHangEnd"/>
            </w:pPr>
            <w:r w:rsidRPr="004764BD">
              <w:t>And great purity;</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Ⲁⲃⲃⲁ Ⲁⲛⲧⲱⲛⲓ ⲛⲉⲙ Ⲁⲃⲃⲁ Ⲡⲁϣⲗⲉ:</w:t>
            </w:r>
          </w:p>
          <w:p w:rsidR="006F2298" w:rsidRDefault="006F2298" w:rsidP="006F2298">
            <w:pPr>
              <w:pStyle w:val="CopticVersemulti-line"/>
            </w:pPr>
            <w:r>
              <w:t>ⲛⲁⲓ ⲉ̀ⲧⲁⲩⲥⲟⲗⲥⲉⲗ ⲙ̀ⲡⲟⲩⲃⲓⲟⲥ:</w:t>
            </w:r>
          </w:p>
          <w:p w:rsidR="006F2298" w:rsidRDefault="006F2298" w:rsidP="006F2298">
            <w:pPr>
              <w:pStyle w:val="CopticVersemulti-line"/>
            </w:pPr>
            <w:r>
              <w:t>ϧⲉⲛ ϩⲁⲛⲛⲏⲥⲧⲓⲁ̀ ⲛⲉⲙ ϩⲁⲛϣ̀ⲗⲏⲗ:</w:t>
            </w:r>
          </w:p>
          <w:p w:rsidR="006F2298" w:rsidRDefault="006F2298" w:rsidP="006F2298">
            <w:pPr>
              <w:pStyle w:val="CopticHangingVerse"/>
            </w:pPr>
            <w:r>
              <w:t>ⲛⲉⲙ ⲟⲩⲛⲓϣϯ ⲛ̀ⲧⲟⲩⲃⲟ.</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Inhabiting the wilderness,</w:t>
            </w:r>
          </w:p>
          <w:p w:rsidR="006F2298" w:rsidRPr="004764BD" w:rsidRDefault="006F2298" w:rsidP="006F2298">
            <w:pPr>
              <w:pStyle w:val="EngHang"/>
            </w:pPr>
            <w:r w:rsidRPr="004764BD">
              <w:t>Praising God incessantly,</w:t>
            </w:r>
          </w:p>
          <w:p w:rsidR="006F2298" w:rsidRPr="004764BD" w:rsidRDefault="006F2298" w:rsidP="006F2298">
            <w:pPr>
              <w:pStyle w:val="EngHang"/>
            </w:pPr>
            <w:r w:rsidRPr="004764BD">
              <w:t>Resting not day and night,</w:t>
            </w:r>
          </w:p>
          <w:p w:rsidR="006F2298" w:rsidRDefault="006F2298" w:rsidP="006F2298">
            <w:pPr>
              <w:pStyle w:val="EngHangEnd"/>
            </w:pPr>
            <w:r w:rsidRPr="004764BD">
              <w:t>Like unto the angels.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Ⲉⲩϣⲟⲡ ⲛ̀ϧ̀ⲣⲏⲓ ϧⲉⲛ ⲛⲓϣⲁϥⲉⲩ:</w:t>
            </w:r>
          </w:p>
          <w:p w:rsidR="006F2298" w:rsidRDefault="006F2298" w:rsidP="006F2298">
            <w:pPr>
              <w:pStyle w:val="CopticVersemulti-line"/>
            </w:pPr>
            <w:r>
              <w:t>ⲉⲩϩⲱⲥ Ⲫϯ ϧⲉⲛ ⲟⲩⲙⲉⲧⲁⲧⲙⲟⲩⲛⲕ:</w:t>
            </w:r>
          </w:p>
          <w:p w:rsidR="006F2298" w:rsidRDefault="006F2298" w:rsidP="006F2298">
            <w:pPr>
              <w:pStyle w:val="CopticVersemulti-line"/>
            </w:pPr>
            <w:r>
              <w:t>ⲙ̀ⲡⲓⲉ̀ϩⲟⲟⲩ ⲛⲉⲙ ⲡⲓⲉ̀ϫⲱⲣϩ:</w:t>
            </w:r>
          </w:p>
          <w:p w:rsidR="006F2298" w:rsidRDefault="006F2298" w:rsidP="006F2298">
            <w:pPr>
              <w:pStyle w:val="CopticHangingVerse"/>
            </w:pPr>
            <w:r>
              <w:t>ⲙ̀ⲫ̀ⲣⲏϯ ⲛ̀ⲛⲓⲁⲅⲅⲉⲗⲟⲥ.</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They perfected their lives,</w:t>
            </w:r>
          </w:p>
          <w:p w:rsidR="006F2298" w:rsidRPr="004764BD" w:rsidRDefault="006F2298" w:rsidP="006F2298">
            <w:pPr>
              <w:pStyle w:val="EngHang"/>
            </w:pPr>
            <w:r w:rsidRPr="004764BD">
              <w:t>In joy and rejoicing,</w:t>
            </w:r>
          </w:p>
          <w:p w:rsidR="006F2298" w:rsidRPr="004764BD" w:rsidRDefault="006F2298" w:rsidP="006F2298">
            <w:pPr>
              <w:pStyle w:val="EngHang"/>
            </w:pPr>
            <w:r w:rsidRPr="004764BD">
              <w:t xml:space="preserve">And </w:t>
            </w:r>
            <w:r>
              <w:t>won</w:t>
            </w:r>
            <w:r w:rsidRPr="004764BD">
              <w:t xml:space="preserve"> the unfading crown,</w:t>
            </w:r>
          </w:p>
          <w:p w:rsidR="006F2298" w:rsidRDefault="006F2298" w:rsidP="006F2298">
            <w:pPr>
              <w:pStyle w:val="EngHangEnd"/>
            </w:pPr>
            <w:r w:rsidRPr="004764BD">
              <w:t>In the heavenly Jerusalem;</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Ϣⲁⲛ̀ⲧⲟⲩϫⲱⲕ ⲙ̀ⲡⲟⲩⲃⲓⲟⲥ ⲉ̀ⲃⲟⲗ:</w:t>
            </w:r>
          </w:p>
          <w:p w:rsidR="006F2298" w:rsidRDefault="006F2298" w:rsidP="006F2298">
            <w:pPr>
              <w:pStyle w:val="CopticVersemulti-line"/>
            </w:pPr>
            <w:r>
              <w:t>ϧⲉⲛ ⲟⲩⲟⲩⲛⲟϥ ⲛⲉⲙ ⲟⲩⲑⲉⲗⲏⲗ:</w:t>
            </w:r>
          </w:p>
          <w:p w:rsidR="006F2298" w:rsidRDefault="006F2298" w:rsidP="006F2298">
            <w:pPr>
              <w:pStyle w:val="CopticVersemulti-line"/>
            </w:pPr>
            <w:r>
              <w:t>ⲁⲩϭⲓ ⲙ̀ⲡⲓⲭ̀ⲗⲟⲙ ⲛ̀ⲁⲧⲧⲁⲕⲟ:</w:t>
            </w:r>
          </w:p>
          <w:p w:rsidR="006F2298" w:rsidRDefault="006F2298" w:rsidP="006F2298">
            <w:pPr>
              <w:pStyle w:val="CopticHangingVerse"/>
            </w:pPr>
            <w:r>
              <w:t>ϧⲉⲛ Ⲓⲉⲣⲟⲩⲥⲁⲗⲏⲙ ⲛ̀ⲧⲉ ⲧ̀ⲫⲉ.</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Praising with the angels</w:t>
            </w:r>
          </w:p>
          <w:p w:rsidR="006F2298" w:rsidRPr="004764BD" w:rsidRDefault="006F2298" w:rsidP="006F2298">
            <w:pPr>
              <w:pStyle w:val="EngHang"/>
            </w:pPr>
            <w:r w:rsidRPr="004764BD">
              <w:t>And the heavenly orders,</w:t>
            </w:r>
          </w:p>
          <w:p w:rsidR="006F2298" w:rsidRPr="004764BD" w:rsidRDefault="006F2298" w:rsidP="006F2298">
            <w:pPr>
              <w:pStyle w:val="EngHang"/>
            </w:pPr>
            <w:r w:rsidRPr="004764BD">
              <w:t>And the choir of the saints,</w:t>
            </w:r>
          </w:p>
          <w:p w:rsidR="006F2298" w:rsidRDefault="006F2298" w:rsidP="006F2298">
            <w:pPr>
              <w:pStyle w:val="EngHangEnd"/>
            </w:pPr>
            <w:r w:rsidRPr="004764BD">
              <w:t>In perfect harmony;</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Ⲉⲩϩⲱⲥ ⲛⲉⲙ ⲛⲓⲁⲅⲅⲉⲗⲟⲥ:</w:t>
            </w:r>
          </w:p>
          <w:p w:rsidR="006F2298" w:rsidRDefault="006F2298" w:rsidP="006F2298">
            <w:pPr>
              <w:pStyle w:val="CopticVersemulti-line"/>
            </w:pPr>
            <w:r>
              <w:t>ⲛⲉⲙ ⲛⲓⲧⲁⲅⲙⲁ ⲛ̀ⲉ̀ⲣⲟⲩⲣⲁⲛⲓⲟⲛ:</w:t>
            </w:r>
          </w:p>
          <w:p w:rsidR="006F2298" w:rsidRDefault="006F2298" w:rsidP="006F2298">
            <w:pPr>
              <w:pStyle w:val="CopticVersemulti-line"/>
            </w:pPr>
            <w:r>
              <w:t>ⲛⲉⲙ ⲡ̀ⲭⲟⲣⲟⲥ ⲛ̀ⲧⲉ ⲛⲏⲉ̄ⲑ̄ⲩ̄:</w:t>
            </w:r>
          </w:p>
          <w:p w:rsidR="006F2298" w:rsidRPr="003032D8" w:rsidRDefault="006F2298" w:rsidP="006F2298">
            <w:pPr>
              <w:pStyle w:val="CopticHangingVerse"/>
            </w:pPr>
            <w:r>
              <w:t>ϧⲉⲛ ⲟⲩⲥⲩⲙⲫⲱⲛⲓⲁ̀ ⲛ̀ⲟⲩⲱⲧ.</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Glorifying the Trinity,</w:t>
            </w:r>
          </w:p>
          <w:p w:rsidR="006F2298" w:rsidRPr="004764BD" w:rsidRDefault="006F2298" w:rsidP="006F2298">
            <w:pPr>
              <w:pStyle w:val="EngHang"/>
            </w:pPr>
            <w:r w:rsidRPr="004764BD">
              <w:t>The Holy and Co-Essential,</w:t>
            </w:r>
          </w:p>
          <w:p w:rsidR="006F2298" w:rsidRPr="004764BD" w:rsidRDefault="006F2298" w:rsidP="006F2298">
            <w:pPr>
              <w:pStyle w:val="EngHang"/>
            </w:pPr>
            <w:r w:rsidRPr="004764BD">
              <w:t>The beginning and the end</w:t>
            </w:r>
          </w:p>
          <w:p w:rsidR="006F2298" w:rsidRDefault="006F2298" w:rsidP="006F2298">
            <w:pPr>
              <w:pStyle w:val="EngHangEnd"/>
            </w:pPr>
            <w:r w:rsidRPr="004764BD">
              <w:t>Of all good things.</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Ⲉⲩϯⲱ̀ⲟⲩ ⲛ̀Ϯⲧ̀ⲣⲓⲁⲥ:</w:t>
            </w:r>
          </w:p>
          <w:p w:rsidR="006F2298" w:rsidRDefault="006F2298" w:rsidP="006F2298">
            <w:pPr>
              <w:pStyle w:val="CopticVersemulti-line"/>
            </w:pPr>
            <w:r>
              <w:t>ⲉ̄ⲑ̄ⲩ̄ ⲛ̀ⲟ̀ⲙⲟⲟⲩⲥⲓⲥⲟⲥ:</w:t>
            </w:r>
          </w:p>
          <w:p w:rsidR="006F2298" w:rsidRDefault="006F2298" w:rsidP="006F2298">
            <w:pPr>
              <w:pStyle w:val="CopticVersemulti-line"/>
            </w:pPr>
            <w:r>
              <w:t>ⲉ̀ⲧⲉ ⲛ̀ⲑⲟⲥ ⲧⲉ ϯⲁⲣⲭⲏ:</w:t>
            </w:r>
          </w:p>
          <w:p w:rsidR="006F2298" w:rsidRDefault="006F2298" w:rsidP="006F2298">
            <w:pPr>
              <w:pStyle w:val="CopticHangingVerse"/>
            </w:pPr>
            <w:r>
              <w:t>ⲛⲉⲙ ⲡ̀ϫⲱⲕ ⲉ̀ⲃⲟⲗ ⲛ̀ⲁⲅⲁⲑⲟⲛ ⲛⲓⲃⲉⲛ.</w:t>
            </w:r>
          </w:p>
        </w:tc>
      </w:tr>
      <w:tr w:rsidR="006F2298" w:rsidTr="006F2298">
        <w:trPr>
          <w:cantSplit/>
          <w:jc w:val="center"/>
        </w:trPr>
        <w:tc>
          <w:tcPr>
            <w:tcW w:w="288" w:type="dxa"/>
          </w:tcPr>
          <w:p w:rsidR="006F2298" w:rsidRPr="00FB5ACB" w:rsidRDefault="006F2298" w:rsidP="006F2298">
            <w:pPr>
              <w:pStyle w:val="CopticCross"/>
            </w:pPr>
          </w:p>
        </w:tc>
        <w:tc>
          <w:tcPr>
            <w:tcW w:w="3960" w:type="dxa"/>
          </w:tcPr>
          <w:p w:rsidR="006F2298" w:rsidRDefault="006F2298" w:rsidP="006F2298">
            <w:pPr>
              <w:pStyle w:val="EngHang"/>
            </w:pPr>
            <w:r>
              <w:t>You are truly blessed,</w:t>
            </w:r>
          </w:p>
          <w:p w:rsidR="006F2298" w:rsidRDefault="006F2298" w:rsidP="006F2298">
            <w:pPr>
              <w:pStyle w:val="EngHang"/>
            </w:pPr>
            <w:r>
              <w:t>O Our holy and righteous fathers,</w:t>
            </w:r>
          </w:p>
          <w:p w:rsidR="006F2298" w:rsidRDefault="006F2298" w:rsidP="006F2298">
            <w:pPr>
              <w:pStyle w:val="EngHang"/>
            </w:pPr>
            <w:r>
              <w:t>Abba Anthony and Abba Paul,</w:t>
            </w:r>
          </w:p>
          <w:p w:rsidR="006F2298" w:rsidRDefault="006F2298" w:rsidP="006F2298">
            <w:pPr>
              <w:pStyle w:val="EngHangEnd"/>
            </w:pPr>
            <w:r>
              <w:t>The beloved of Christ,</w:t>
            </w:r>
          </w:p>
        </w:tc>
        <w:tc>
          <w:tcPr>
            <w:tcW w:w="288" w:type="dxa"/>
          </w:tcPr>
          <w:p w:rsidR="006F2298" w:rsidRDefault="006F2298" w:rsidP="006F2298"/>
        </w:tc>
        <w:tc>
          <w:tcPr>
            <w:tcW w:w="288" w:type="dxa"/>
          </w:tcPr>
          <w:p w:rsidR="006F2298" w:rsidRPr="00FB5ACB" w:rsidRDefault="006F2298" w:rsidP="006F2298">
            <w:pPr>
              <w:pStyle w:val="CopticCross"/>
            </w:pPr>
          </w:p>
        </w:tc>
        <w:tc>
          <w:tcPr>
            <w:tcW w:w="3960" w:type="dxa"/>
          </w:tcPr>
          <w:p w:rsidR="006F2298" w:rsidRDefault="006F2298" w:rsidP="006F2298">
            <w:pPr>
              <w:pStyle w:val="CopticVersemulti-line"/>
            </w:pPr>
            <w:r>
              <w:t>Ⲱⲟⲓⲩⲛⲓⲁⲧⲟ ϧⲉⲛ ⲟⲩⲙⲉⲑⲙⲏⲓ:</w:t>
            </w:r>
          </w:p>
          <w:p w:rsidR="006F2298" w:rsidRDefault="006F2298" w:rsidP="006F2298">
            <w:pPr>
              <w:pStyle w:val="CopticVersemulti-line"/>
            </w:pPr>
            <w:r>
              <w:t>ⲛⲉⲛⲓⲟϯ ⲉ̄ⲑ̄ⲩ̄ ⲛ̀ⲇⲓⲕⲉⲟⲥ:</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ⲛⲓⲙⲣⲁϯ ⲛ̀ⲧⲉ Ⲡⲭ̄ⲥ̄.</w:t>
            </w:r>
          </w:p>
        </w:tc>
      </w:tr>
      <w:tr w:rsidR="006F2298" w:rsidTr="006F2298">
        <w:trPr>
          <w:cantSplit/>
          <w:jc w:val="center"/>
        </w:trPr>
        <w:tc>
          <w:tcPr>
            <w:tcW w:w="288" w:type="dxa"/>
          </w:tcPr>
          <w:p w:rsidR="006F2298" w:rsidRPr="00FB5ACB" w:rsidRDefault="006F2298" w:rsidP="006F2298">
            <w:pPr>
              <w:pStyle w:val="CopticCross"/>
            </w:pPr>
            <w:r w:rsidRPr="00FB5ACB">
              <w:t>¿</w:t>
            </w:r>
          </w:p>
        </w:tc>
        <w:tc>
          <w:tcPr>
            <w:tcW w:w="3960" w:type="dxa"/>
          </w:tcPr>
          <w:p w:rsidR="006F2298" w:rsidRPr="004764BD" w:rsidRDefault="006F2298" w:rsidP="006F2298">
            <w:pPr>
              <w:pStyle w:val="EngHang"/>
            </w:pPr>
            <w:r w:rsidRPr="004764BD">
              <w:t>Pray to the Lord on our behalf,</w:t>
            </w:r>
          </w:p>
          <w:p w:rsidR="006F2298" w:rsidRPr="004764BD" w:rsidRDefault="006F2298" w:rsidP="006F2298">
            <w:pPr>
              <w:pStyle w:val="EngHang"/>
            </w:pPr>
            <w:r w:rsidRPr="004764BD">
              <w:t>My lords and fathers who love their children,</w:t>
            </w:r>
          </w:p>
          <w:p w:rsidR="006F2298" w:rsidRPr="004764BD" w:rsidRDefault="006F2298" w:rsidP="006F2298">
            <w:pPr>
              <w:pStyle w:val="EngHang"/>
            </w:pPr>
            <w:r w:rsidRPr="004764BD">
              <w:t>Abba Ant</w:t>
            </w:r>
            <w:r>
              <w:t>h</w:t>
            </w:r>
            <w:r w:rsidRPr="004764BD">
              <w:t>ony and Abba Paul,</w:t>
            </w:r>
          </w:p>
          <w:p w:rsidR="006F2298" w:rsidRDefault="006F2298" w:rsidP="006F2298">
            <w:pPr>
              <w:pStyle w:val="EngHangEnd"/>
            </w:pPr>
            <w:r w:rsidRPr="004764BD">
              <w:t>That He may forgive us our sins.</w:t>
            </w:r>
          </w:p>
        </w:tc>
        <w:tc>
          <w:tcPr>
            <w:tcW w:w="288" w:type="dxa"/>
          </w:tcPr>
          <w:p w:rsidR="006F2298" w:rsidRDefault="006F2298" w:rsidP="006F2298"/>
        </w:tc>
        <w:tc>
          <w:tcPr>
            <w:tcW w:w="288" w:type="dxa"/>
          </w:tcPr>
          <w:p w:rsidR="006F2298" w:rsidRPr="00FB5ACB" w:rsidRDefault="006F2298" w:rsidP="006F2298">
            <w:pPr>
              <w:pStyle w:val="CopticCross"/>
            </w:pPr>
            <w:r w:rsidRPr="00FB5ACB">
              <w:t>¿</w:t>
            </w:r>
          </w:p>
        </w:tc>
        <w:tc>
          <w:tcPr>
            <w:tcW w:w="3960" w:type="dxa"/>
          </w:tcPr>
          <w:p w:rsidR="006F2298" w:rsidRDefault="006F2298" w:rsidP="006F2298">
            <w:pPr>
              <w:pStyle w:val="CopticVersemulti-line"/>
            </w:pPr>
            <w:r>
              <w:t>Ⲧⲱⲃϩ ⲙ̀Ⲡⲟ̄ⲥ̄ ⲉ̀ϩ̀ⲣⲏⲓ ⲉ̀ϫⲱⲛ:</w:t>
            </w:r>
          </w:p>
          <w:p w:rsidR="006F2298" w:rsidRDefault="006F2298" w:rsidP="006F2298">
            <w:pPr>
              <w:pStyle w:val="CopticVersemulti-line"/>
            </w:pPr>
            <w:r>
              <w:t>ⲛⲁⲟ̄ⲥ̄ ⲛ̀ⲓⲟϯ ⲙ̀ⲙⲁⲓⲛⲟⲩϣⲏⲣⲓ:</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ⲛ̀ⲧⲉϥⲭⲁ ⲛⲉⲛⲛⲟⲃⲓ ⲛⲁⲛ ⲉ̀ⲃⲟⲗ.</w:t>
            </w:r>
          </w:p>
        </w:tc>
      </w:tr>
    </w:tbl>
    <w:p w:rsidR="00FB36D8" w:rsidRDefault="00FB36D8" w:rsidP="00FB36D8">
      <w:pPr>
        <w:pStyle w:val="Heading3"/>
      </w:pPr>
      <w:r>
        <w:t>The Doxology of St. Pishoy and St. Paul of Tammah</w:t>
      </w:r>
    </w:p>
    <w:p w:rsidR="00FB36D8" w:rsidRPr="00AF6D10" w:rsidRDefault="00FB36D8" w:rsidP="00FB36D8">
      <w:pPr>
        <w:pStyle w:val="Rubric"/>
      </w:pPr>
      <w:r>
        <w:t>See also the Doxology for St. Pishoy on () /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O Joseph, the high priest</w:t>
            </w:r>
          </w:p>
          <w:p w:rsidR="00FB36D8" w:rsidRPr="004764BD" w:rsidRDefault="00FB36D8" w:rsidP="00FB36D8">
            <w:pPr>
              <w:pStyle w:val="EngHang"/>
            </w:pPr>
            <w:r w:rsidRPr="004764BD">
              <w:t>Of the great city, Alexandria;</w:t>
            </w:r>
          </w:p>
          <w:p w:rsidR="00FB36D8" w:rsidRPr="004764BD" w:rsidRDefault="00FB36D8" w:rsidP="00FB36D8">
            <w:pPr>
              <w:pStyle w:val="EngHang"/>
            </w:pPr>
            <w:r w:rsidRPr="004764BD">
              <w:t>The pure celibate,</w:t>
            </w:r>
          </w:p>
          <w:p w:rsidR="00FB36D8" w:rsidRDefault="00FB36D8" w:rsidP="00FB36D8">
            <w:pPr>
              <w:pStyle w:val="EngHangEnd"/>
            </w:pPr>
            <w:r w:rsidRPr="004764BD">
              <w:t>Adorned with true humility;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Ⲓⲱⲥⲏⲫ ⲡⲓⲁⲣⲭⲏⲉ̀ⲣⲉⲩⲥ:</w:t>
            </w:r>
          </w:p>
          <w:p w:rsidR="00FB36D8" w:rsidRDefault="00FB36D8" w:rsidP="00FB36D8">
            <w:pPr>
              <w:pStyle w:val="CopticVersemulti-line"/>
            </w:pPr>
            <w:r>
              <w:t>ⲉ̀ⲧⲉ ϯⲛⲓϣϯ ⲙ̀ⲃⲁⲕⲓ Ⲣⲁⲕⲟϯ:</w:t>
            </w:r>
          </w:p>
          <w:p w:rsidR="00FB36D8" w:rsidRDefault="00FB36D8" w:rsidP="00FB36D8">
            <w:pPr>
              <w:pStyle w:val="CopticVersemulti-line"/>
            </w:pPr>
            <w:r>
              <w:t>ⲡⲓⲡⲁⲣⲑⲉⲛⲟⲥ ⲉⲩⲧⲟⲩⲃⲏⲟⲩⲧ:</w:t>
            </w:r>
          </w:p>
          <w:p w:rsidR="00FB36D8" w:rsidRPr="00C35319" w:rsidRDefault="00FB36D8" w:rsidP="00FB36D8">
            <w:pPr>
              <w:pStyle w:val="CopticHangingVerse"/>
            </w:pPr>
            <w:r>
              <w:t>ⲉⲧϫⲟⲗϩ ⲙ̀ⲡⲓⲑⲉⲃⲓⲟ ⲙ̀ⲙⲏⲓ.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In the blessed days</w:t>
            </w:r>
          </w:p>
          <w:p w:rsidR="00FB36D8" w:rsidRPr="004764BD" w:rsidRDefault="00FB36D8" w:rsidP="00FB36D8">
            <w:pPr>
              <w:pStyle w:val="EngHang"/>
            </w:pPr>
            <w:r w:rsidRPr="004764BD">
              <w:t>Of your high-priesthood,</w:t>
            </w:r>
          </w:p>
          <w:p w:rsidR="00FB36D8" w:rsidRPr="004764BD" w:rsidRDefault="00FB36D8" w:rsidP="00FB36D8">
            <w:pPr>
              <w:pStyle w:val="EngHang"/>
            </w:pPr>
            <w:r w:rsidRPr="004764BD">
              <w:t>We, the undeserving,</w:t>
            </w:r>
          </w:p>
          <w:p w:rsidR="00FB36D8" w:rsidRDefault="00FB36D8" w:rsidP="00FB36D8">
            <w:pPr>
              <w:pStyle w:val="EngHangEnd"/>
            </w:pPr>
            <w:r w:rsidRPr="004764BD">
              <w:t>Received a blessing:</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Ⲛϩ̀ⲣⲏⲓ ϧⲉⲛ ⲛⲓⲉ̀ϩⲟⲟⲩ:</w:t>
            </w:r>
          </w:p>
          <w:p w:rsidR="00FB36D8" w:rsidRDefault="00FB36D8" w:rsidP="00FB36D8">
            <w:pPr>
              <w:pStyle w:val="CopticVersemulti-line"/>
            </w:pPr>
            <w:r>
              <w:t>ⲛ̀ⲧⲉ ⲧⲉⲕⲙⲉⲧⲁⲣⲭⲏⲉ̀ⲣⲉⲩⲥ:</w:t>
            </w:r>
          </w:p>
          <w:p w:rsidR="00FB36D8" w:rsidRDefault="00FB36D8" w:rsidP="00FB36D8">
            <w:pPr>
              <w:pStyle w:val="CopticVersemulti-line"/>
            </w:pPr>
            <w:r>
              <w:t>ⲁ̀ⲡⲁⲓⲛⲓϣϯ ⲛ̀ϩ̀ⲙⲟⲧ ⲧⲁϩⲟⲛ:</w:t>
            </w:r>
          </w:p>
          <w:p w:rsidR="00FB36D8" w:rsidRPr="00CF5919" w:rsidRDefault="00FB36D8" w:rsidP="00FB36D8">
            <w:pPr>
              <w:pStyle w:val="CopticHangingVerse"/>
            </w:pPr>
            <w:r>
              <w:t>ⲁ̀ⲛⲟⲛ ϧⲁ ⲛⲓⲁⲧⲉⲙⲡ̀ϣⲁ.</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The coming of our fathers,</w:t>
            </w:r>
          </w:p>
          <w:p w:rsidR="00FB36D8" w:rsidRPr="004764BD" w:rsidRDefault="00FB36D8" w:rsidP="00FB36D8">
            <w:pPr>
              <w:pStyle w:val="EngHang"/>
            </w:pPr>
            <w:r w:rsidRPr="004764BD">
              <w:t>The cross-bearers,</w:t>
            </w:r>
          </w:p>
          <w:p w:rsidR="00FB36D8" w:rsidRPr="004764BD" w:rsidRDefault="00FB36D8" w:rsidP="00FB36D8">
            <w:pPr>
              <w:pStyle w:val="EngHang"/>
            </w:pPr>
            <w:r w:rsidRPr="004764BD">
              <w:t>The shining stars,</w:t>
            </w:r>
          </w:p>
          <w:p w:rsidR="00FB36D8" w:rsidRDefault="00FB36D8" w:rsidP="00FB36D8">
            <w:pPr>
              <w:pStyle w:val="EngHangEnd"/>
            </w:pPr>
            <w:r w:rsidRPr="004764BD">
              <w:t>Abba Pishoy and Abba Paul;</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Ⲉⲧⲉ ⲡⲓϫⲓⲛⲓ̀ ϣⲁⲣⲟⲛ:</w:t>
            </w:r>
          </w:p>
          <w:p w:rsidR="00FB36D8" w:rsidRDefault="00FB36D8" w:rsidP="00FB36D8">
            <w:pPr>
              <w:pStyle w:val="CopticVersemulti-line"/>
            </w:pPr>
            <w:r>
              <w:t>ⲛ̀ⲧⲉ ⲛⲉⲛⲓⲟϯ ⲛ̀ⲥ̀ⲧⲁⲩⲣⲟⲫⲟⲣⲟⲥ:</w:t>
            </w:r>
          </w:p>
          <w:p w:rsidR="00FB36D8" w:rsidRDefault="00FB36D8" w:rsidP="00FB36D8">
            <w:pPr>
              <w:pStyle w:val="CopticVersemulti-line"/>
            </w:pPr>
            <w:r>
              <w:t>ⲁⲃⲃⲁ Ⲡⲓϣⲱⲓ ⲛⲉⲙ ⲁⲃⲃⲁ Ⲡⲁϣⲗⲉ:</w:t>
            </w:r>
          </w:p>
          <w:p w:rsidR="00FB36D8" w:rsidRDefault="00FB36D8" w:rsidP="00FB36D8">
            <w:pPr>
              <w:pStyle w:val="CopticHangingVerse"/>
            </w:pPr>
            <w:r>
              <w:t>ⲛⲓⲫⲱⲥⲧⲏⲣ ⲉ̀ⲧⲉⲣⲟⲩⲱⲓⲛⲓ.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 xml:space="preserve">Who became </w:t>
            </w:r>
            <w:r>
              <w:t>to</w:t>
            </w:r>
            <w:r w:rsidRPr="004764BD">
              <w:t xml:space="preserve"> us</w:t>
            </w:r>
          </w:p>
          <w:p w:rsidR="00FB36D8" w:rsidRPr="004764BD" w:rsidRDefault="00FB36D8" w:rsidP="00FB36D8">
            <w:pPr>
              <w:pStyle w:val="EngHang"/>
            </w:pPr>
            <w:r w:rsidRPr="004764BD">
              <w:t>A haven of salvation,</w:t>
            </w:r>
          </w:p>
          <w:p w:rsidR="00FB36D8" w:rsidRPr="004764BD" w:rsidRDefault="00FB36D8" w:rsidP="00FB36D8">
            <w:pPr>
              <w:pStyle w:val="EngHang"/>
            </w:pPr>
            <w:r>
              <w:t>Giving</w:t>
            </w:r>
            <w:r w:rsidRPr="004764BD">
              <w:t xml:space="preserve"> light to our souls</w:t>
            </w:r>
          </w:p>
          <w:p w:rsidR="00FB36D8" w:rsidRDefault="00FB36D8" w:rsidP="00FB36D8">
            <w:pPr>
              <w:pStyle w:val="EngHangEnd"/>
            </w:pPr>
            <w:r w:rsidRPr="004764BD">
              <w:t>Through their holy bodies.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Ⲛⲁⲓ ⲉ̀ⲧⲁⲩϣⲱⲡⲓ ⲛⲁⲛ:</w:t>
            </w:r>
          </w:p>
          <w:p w:rsidR="00FB36D8" w:rsidRDefault="00FB36D8" w:rsidP="00FB36D8">
            <w:pPr>
              <w:pStyle w:val="CopticVersemulti-line"/>
            </w:pPr>
            <w:r>
              <w:t>ⲥ̀ⲛⲁⲩ ⲛ̀ⲗⲩⲙⲏⲛ ⲛ̀ⲧⲉ ⲡⲓⲟⲩϫⲁⲓ:</w:t>
            </w:r>
          </w:p>
          <w:p w:rsidR="00FB36D8" w:rsidRDefault="00FB36D8" w:rsidP="00FB36D8">
            <w:pPr>
              <w:pStyle w:val="CopticVersemulti-line"/>
            </w:pPr>
            <w:r>
              <w:t>ⲁⲩⲉ̀ⲣⲟⲩⲱⲓⲛⲓ ⲛ̀ⲛⲉⲛⲯⲩⲭⲏ:</w:t>
            </w:r>
          </w:p>
          <w:p w:rsidR="00FB36D8" w:rsidRDefault="00FB36D8" w:rsidP="00FB36D8">
            <w:pPr>
              <w:pStyle w:val="CopticHangingVerse"/>
            </w:pPr>
            <w:r>
              <w:t>ϩⲓⲧⲉⲛ ⲛⲟⲩⲗⲩⲙⲯⲁⲛⲟⲛ ⲉ̄ⲑ̄ⲩ̄.</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Hail to our father Abba Pishoy,</w:t>
            </w:r>
          </w:p>
          <w:p w:rsidR="00FB36D8" w:rsidRPr="004764BD" w:rsidRDefault="00FB36D8" w:rsidP="00FB36D8">
            <w:pPr>
              <w:pStyle w:val="EngHang"/>
            </w:pPr>
            <w:r w:rsidRPr="004764BD">
              <w:t>The perfect and righteous man.</w:t>
            </w:r>
          </w:p>
          <w:p w:rsidR="00FB36D8" w:rsidRPr="004764BD" w:rsidRDefault="00FB36D8" w:rsidP="00FB36D8">
            <w:pPr>
              <w:pStyle w:val="EngHang"/>
            </w:pPr>
            <w:r w:rsidRPr="004764BD">
              <w:t>Hail to our father Abba Paul,</w:t>
            </w:r>
          </w:p>
          <w:p w:rsidR="00FB36D8" w:rsidRDefault="00FB36D8" w:rsidP="00FB36D8">
            <w:pPr>
              <w:pStyle w:val="EngHangEnd"/>
            </w:pPr>
            <w:r w:rsidRPr="004764BD">
              <w:t>The beloved of Christ.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Ⲭⲉⲣⲉ ⲡⲉⲛⲓⲱⲧ ⲁⲃⲃⲁ Ⲡⲓϣⲱⲓ:</w:t>
            </w:r>
          </w:p>
          <w:p w:rsidR="00FB36D8" w:rsidRDefault="00FB36D8" w:rsidP="00FB36D8">
            <w:pPr>
              <w:pStyle w:val="CopticVersemulti-line"/>
            </w:pPr>
            <w:r>
              <w:t>ⲡⲓⲑ̀ⲙⲏⲓ ⲡⲓⲣⲱⲙⲓ ⲛ̀ⲧⲉⲗⲓⲟⲥ:</w:t>
            </w:r>
          </w:p>
          <w:p w:rsidR="00FB36D8" w:rsidRDefault="00FB36D8" w:rsidP="00FB36D8">
            <w:pPr>
              <w:pStyle w:val="CopticVersemulti-line"/>
            </w:pPr>
            <w:r>
              <w:t>ⲭⲉⲣⲉ ⲡⲉⲛⲓⲱⲧ ⲁⲃⲃⲁ Ⲡⲁⲩⲗⲉ:</w:t>
            </w:r>
          </w:p>
          <w:p w:rsidR="00FB36D8" w:rsidRDefault="00FB36D8" w:rsidP="00FB36D8">
            <w:pPr>
              <w:pStyle w:val="CopticHangingVerse"/>
            </w:pPr>
            <w:r>
              <w:t>ⲡⲓⲙⲉⲛⲣⲓⲧ ⲛ̀ⲧⲉ Ⲡⲭ̄ⲥ̄.</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Pray to the Lord on our behalf,</w:t>
            </w:r>
          </w:p>
          <w:p w:rsidR="00FB36D8" w:rsidRPr="004764BD" w:rsidRDefault="00FB36D8" w:rsidP="00FB36D8">
            <w:pPr>
              <w:pStyle w:val="EngHang"/>
            </w:pPr>
            <w:r w:rsidRPr="004764BD">
              <w:t>My lords and fathers who love their children,</w:t>
            </w:r>
          </w:p>
          <w:p w:rsidR="00FB36D8" w:rsidRPr="004764BD" w:rsidRDefault="00FB36D8" w:rsidP="00FB36D8">
            <w:pPr>
              <w:pStyle w:val="EngHang"/>
            </w:pPr>
            <w:r w:rsidRPr="004764BD">
              <w:t>Abba Pishoy and Abba Paul,</w:t>
            </w:r>
          </w:p>
          <w:p w:rsidR="00FB36D8" w:rsidRDefault="00FB36D8" w:rsidP="00FB36D8">
            <w:pPr>
              <w:pStyle w:val="EngHangEnd"/>
            </w:pPr>
            <w:r w:rsidRPr="004764BD">
              <w:t>That He may forgive us our sins.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Ⲧⲱⲃϩ ⲙ̀Ⲡⲟ̄ⲥ̄ ⲉ̀ϩ̀ⲣⲏⲓ ⲉ̀ϫⲱⲛ:</w:t>
            </w:r>
          </w:p>
          <w:p w:rsidR="00FB36D8" w:rsidRDefault="00FB36D8" w:rsidP="00FB36D8">
            <w:pPr>
              <w:pStyle w:val="CopticVersemulti-line"/>
            </w:pPr>
            <w:r>
              <w:t>ⲱ̀ ⲛⲁⲟ̄ⲥ̄ ⲛ̀ⲓⲟϯ ⲙ̀ⲙ̀ⲁⲓⲛⲟⲩϣⲏⲣⲓ:</w:t>
            </w:r>
          </w:p>
          <w:p w:rsidR="00FB36D8" w:rsidRDefault="00FB36D8" w:rsidP="00FB36D8">
            <w:pPr>
              <w:pStyle w:val="CopticVersemulti-line"/>
            </w:pPr>
            <w:r>
              <w:t>ⲁⲃⲃⲁ Ⲡⲓϣⲱⲓ ⲛⲉⲙ ⲁⲃⲃⲁ Ⲡⲁⲩⲗⲉ:</w:t>
            </w:r>
          </w:p>
          <w:p w:rsidR="00FB36D8" w:rsidRDefault="00FB36D8" w:rsidP="00FB36D8">
            <w:pPr>
              <w:pStyle w:val="CopticHangingVerse"/>
            </w:pPr>
            <w:r>
              <w:t>ⲛ̀ⲧⲉϥⲭⲁ ⲛⲉⲛⲛⲟⲃⲓ ⲛⲁⲛ ⲉ̀ⲃⲟⲗ.</w:t>
            </w:r>
          </w:p>
        </w:tc>
      </w:tr>
    </w:tbl>
    <w:p w:rsidR="006C0C59" w:rsidRDefault="006C0C59" w:rsidP="006C0C59">
      <w:pPr>
        <w:pStyle w:val="Heading3"/>
      </w:pPr>
      <w:r>
        <w:t>The Doxology of St. Athanasius the Apostolic</w:t>
      </w:r>
    </w:p>
    <w:p w:rsidR="006C0C59" w:rsidRPr="00AF6D10" w:rsidRDefault="006C0C59" w:rsidP="006C0C59">
      <w:pPr>
        <w:pStyle w:val="Rubric"/>
      </w:pPr>
      <w:r>
        <w:t>See also the Doxologies for St. Athanasius on May 2 / Pashons 7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rsidTr="00670C79">
        <w:trPr>
          <w:cantSplit/>
          <w:jc w:val="center"/>
        </w:trPr>
        <w:tc>
          <w:tcPr>
            <w:tcW w:w="288" w:type="dxa"/>
          </w:tcPr>
          <w:p w:rsidR="006C0C59" w:rsidRDefault="006C0C59" w:rsidP="00670C79">
            <w:pPr>
              <w:pStyle w:val="CopticCross"/>
            </w:pPr>
          </w:p>
        </w:tc>
        <w:tc>
          <w:tcPr>
            <w:tcW w:w="3960" w:type="dxa"/>
          </w:tcPr>
          <w:p w:rsidR="006C0C59" w:rsidRPr="004764BD" w:rsidRDefault="006C0C59" w:rsidP="00670C79">
            <w:pPr>
              <w:pStyle w:val="EngHang"/>
            </w:pPr>
            <w:r w:rsidRPr="004764BD">
              <w:t>O great Athanasius,</w:t>
            </w:r>
          </w:p>
          <w:p w:rsidR="006C0C59" w:rsidRPr="004764BD" w:rsidRDefault="006C0C59" w:rsidP="00670C79">
            <w:pPr>
              <w:pStyle w:val="EngHang"/>
            </w:pPr>
            <w:r w:rsidRPr="004764BD">
              <w:t>The Pillar of the Church,</w:t>
            </w:r>
          </w:p>
          <w:p w:rsidR="006C0C59" w:rsidRPr="004764BD" w:rsidRDefault="006C0C59" w:rsidP="00670C79">
            <w:pPr>
              <w:pStyle w:val="EngHang"/>
            </w:pPr>
            <w:r w:rsidRPr="004764BD">
              <w:t>The unyielding defender</w:t>
            </w:r>
          </w:p>
          <w:p w:rsidR="006C0C59" w:rsidRDefault="006C0C59" w:rsidP="00670C79">
            <w:pPr>
              <w:pStyle w:val="EngHangEnd"/>
            </w:pPr>
            <w:r w:rsidRPr="004764BD">
              <w:t>Of the Orthodox Faith.</w:t>
            </w:r>
          </w:p>
        </w:tc>
        <w:tc>
          <w:tcPr>
            <w:tcW w:w="288" w:type="dxa"/>
          </w:tcPr>
          <w:p w:rsidR="006C0C59" w:rsidRDefault="006C0C59" w:rsidP="00670C79"/>
        </w:tc>
        <w:tc>
          <w:tcPr>
            <w:tcW w:w="288" w:type="dxa"/>
          </w:tcPr>
          <w:p w:rsidR="006C0C59" w:rsidRDefault="006C0C59" w:rsidP="00670C79">
            <w:pPr>
              <w:pStyle w:val="CopticCross"/>
            </w:pPr>
          </w:p>
        </w:tc>
        <w:tc>
          <w:tcPr>
            <w:tcW w:w="3960" w:type="dxa"/>
          </w:tcPr>
          <w:p w:rsidR="006C0C59" w:rsidRPr="00C3531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r w:rsidRPr="00FB5ACB">
              <w:t>¿</w:t>
            </w:r>
          </w:p>
        </w:tc>
        <w:tc>
          <w:tcPr>
            <w:tcW w:w="3960" w:type="dxa"/>
          </w:tcPr>
          <w:p w:rsidR="006C0C59" w:rsidRPr="004764BD" w:rsidRDefault="006C0C59" w:rsidP="00670C79">
            <w:pPr>
              <w:pStyle w:val="EngHang"/>
            </w:pPr>
            <w:r w:rsidRPr="004764BD">
              <w:t>The trusted shepherd</w:t>
            </w:r>
          </w:p>
          <w:p w:rsidR="006C0C59" w:rsidRPr="004764BD" w:rsidRDefault="006C0C59" w:rsidP="00670C79">
            <w:pPr>
              <w:pStyle w:val="EngHang"/>
            </w:pPr>
            <w:r w:rsidRPr="004764BD">
              <w:t>Of the flock of Jesus Christ,</w:t>
            </w:r>
          </w:p>
          <w:p w:rsidR="006C0C59" w:rsidRPr="004764BD" w:rsidRDefault="006C0C59" w:rsidP="00670C79">
            <w:pPr>
              <w:pStyle w:val="EngHang"/>
            </w:pPr>
            <w:r w:rsidRPr="004764BD">
              <w:t>The honoured patriarch,</w:t>
            </w:r>
          </w:p>
          <w:p w:rsidR="006C0C59" w:rsidRDefault="006C0C59" w:rsidP="00670C79">
            <w:pPr>
              <w:pStyle w:val="EngHangEnd"/>
            </w:pPr>
            <w:r w:rsidRPr="004764BD">
              <w:t>Saint Athanasius the Apostolic.</w:t>
            </w:r>
          </w:p>
        </w:tc>
        <w:tc>
          <w:tcPr>
            <w:tcW w:w="288" w:type="dxa"/>
          </w:tcPr>
          <w:p w:rsidR="006C0C59" w:rsidRDefault="006C0C59" w:rsidP="00670C79"/>
        </w:tc>
        <w:tc>
          <w:tcPr>
            <w:tcW w:w="288" w:type="dxa"/>
          </w:tcPr>
          <w:p w:rsidR="006C0C59" w:rsidRDefault="006C0C59" w:rsidP="00670C79">
            <w:pPr>
              <w:pStyle w:val="CopticCross"/>
            </w:pPr>
            <w:r w:rsidRPr="00FB5ACB">
              <w:t>¿</w:t>
            </w:r>
          </w:p>
        </w:tc>
        <w:tc>
          <w:tcPr>
            <w:tcW w:w="3960" w:type="dxa"/>
          </w:tcPr>
          <w:p w:rsidR="006C0C59" w:rsidRPr="00CF591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p>
        </w:tc>
        <w:tc>
          <w:tcPr>
            <w:tcW w:w="3960" w:type="dxa"/>
          </w:tcPr>
          <w:p w:rsidR="006C0C59" w:rsidRPr="004764BD" w:rsidRDefault="006C0C59" w:rsidP="00670C79">
            <w:pPr>
              <w:pStyle w:val="EngHang"/>
            </w:pPr>
            <w:r w:rsidRPr="004764BD">
              <w:t>Blessed are you, indeed,</w:t>
            </w:r>
          </w:p>
          <w:p w:rsidR="006C0C59" w:rsidRPr="004764BD" w:rsidRDefault="006C0C59" w:rsidP="00670C79">
            <w:pPr>
              <w:pStyle w:val="EngHang"/>
            </w:pPr>
            <w:r w:rsidRPr="004764BD">
              <w:t>Our saintly father, the patriarch,</w:t>
            </w:r>
          </w:p>
          <w:p w:rsidR="006C0C59" w:rsidRPr="004764BD" w:rsidRDefault="006C0C59" w:rsidP="00670C79">
            <w:pPr>
              <w:pStyle w:val="EngHang"/>
            </w:pPr>
            <w:r w:rsidRPr="004764BD">
              <w:t>Saint Athanasius the Apostolic,</w:t>
            </w:r>
          </w:p>
          <w:p w:rsidR="006C0C59" w:rsidRDefault="006C0C59" w:rsidP="00670C79">
            <w:pPr>
              <w:pStyle w:val="EngHangEnd"/>
            </w:pPr>
            <w:r w:rsidRPr="004764BD">
              <w:t>The beloved of Christ.</w:t>
            </w:r>
          </w:p>
        </w:tc>
        <w:tc>
          <w:tcPr>
            <w:tcW w:w="288" w:type="dxa"/>
          </w:tcPr>
          <w:p w:rsidR="006C0C59" w:rsidRDefault="006C0C59" w:rsidP="00670C79"/>
        </w:tc>
        <w:tc>
          <w:tcPr>
            <w:tcW w:w="288" w:type="dxa"/>
          </w:tcPr>
          <w:p w:rsidR="006C0C59" w:rsidRDefault="006C0C59" w:rsidP="00670C79">
            <w:pPr>
              <w:pStyle w:val="CopticCross"/>
            </w:pPr>
          </w:p>
        </w:tc>
        <w:tc>
          <w:tcPr>
            <w:tcW w:w="3960" w:type="dxa"/>
          </w:tcPr>
          <w:p w:rsidR="006C0C5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r w:rsidRPr="00FB5ACB">
              <w:t>¿</w:t>
            </w:r>
          </w:p>
        </w:tc>
        <w:tc>
          <w:tcPr>
            <w:tcW w:w="3960" w:type="dxa"/>
          </w:tcPr>
          <w:p w:rsidR="006C0C59" w:rsidRPr="004764BD" w:rsidRDefault="006C0C59" w:rsidP="00670C79">
            <w:pPr>
              <w:pStyle w:val="EngHang"/>
            </w:pPr>
            <w:r w:rsidRPr="004764BD">
              <w:t>Pray to the Lord on our behalf,</w:t>
            </w:r>
          </w:p>
          <w:p w:rsidR="006C0C59" w:rsidRPr="004764BD" w:rsidRDefault="006C0C59" w:rsidP="00670C79">
            <w:pPr>
              <w:pStyle w:val="EngHang"/>
            </w:pPr>
            <w:r w:rsidRPr="004764BD">
              <w:t>Our saintly father, the patriarch,</w:t>
            </w:r>
          </w:p>
          <w:p w:rsidR="006C0C59" w:rsidRPr="004764BD" w:rsidRDefault="006C0C59" w:rsidP="00670C79">
            <w:pPr>
              <w:pStyle w:val="EngHang"/>
            </w:pPr>
            <w:r w:rsidRPr="004764BD">
              <w:t>Saint Athanasius the Apostolic,</w:t>
            </w:r>
          </w:p>
          <w:p w:rsidR="006C0C59" w:rsidRDefault="006C0C59" w:rsidP="00670C79">
            <w:pPr>
              <w:pStyle w:val="EngHangEnd"/>
            </w:pPr>
            <w:r w:rsidRPr="004764BD">
              <w:t>That He may forgive us our sins.</w:t>
            </w:r>
          </w:p>
        </w:tc>
        <w:tc>
          <w:tcPr>
            <w:tcW w:w="288" w:type="dxa"/>
          </w:tcPr>
          <w:p w:rsidR="006C0C59" w:rsidRDefault="006C0C59" w:rsidP="00670C79"/>
        </w:tc>
        <w:tc>
          <w:tcPr>
            <w:tcW w:w="288" w:type="dxa"/>
          </w:tcPr>
          <w:p w:rsidR="006C0C59" w:rsidRDefault="006C0C59" w:rsidP="00670C79">
            <w:pPr>
              <w:pStyle w:val="CopticCross"/>
            </w:pPr>
            <w:r w:rsidRPr="00FB5ACB">
              <w:t>¿</w:t>
            </w:r>
          </w:p>
        </w:tc>
        <w:tc>
          <w:tcPr>
            <w:tcW w:w="3960" w:type="dxa"/>
          </w:tcPr>
          <w:p w:rsidR="006C0C59" w:rsidRDefault="006C0C59" w:rsidP="00670C79">
            <w:pPr>
              <w:pStyle w:val="CopticHangingVerse"/>
            </w:pPr>
          </w:p>
        </w:tc>
      </w:tr>
    </w:tbl>
    <w:p w:rsidR="00727B3C" w:rsidRPr="00AF6D10" w:rsidRDefault="00727B3C" w:rsidP="00727B3C">
      <w:pPr>
        <w:pStyle w:val="Heading3"/>
      </w:pPr>
      <w:r>
        <w:t xml:space="preserve">The Doxology of </w:t>
      </w:r>
      <w:r w:rsidR="00231798">
        <w:t>the</w:t>
      </w:r>
      <w:r>
        <w:t xml:space="preserve"> Cross Bearers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rsidTr="00727B3C">
        <w:trPr>
          <w:cantSplit/>
          <w:jc w:val="center"/>
        </w:trPr>
        <w:tc>
          <w:tcPr>
            <w:tcW w:w="288" w:type="dxa"/>
          </w:tcPr>
          <w:p w:rsidR="00727B3C" w:rsidRDefault="00727B3C" w:rsidP="00727B3C">
            <w:pPr>
              <w:pStyle w:val="CopticCross"/>
            </w:pPr>
          </w:p>
        </w:tc>
        <w:tc>
          <w:tcPr>
            <w:tcW w:w="3960" w:type="dxa"/>
          </w:tcPr>
          <w:p w:rsidR="00727B3C" w:rsidRDefault="00727B3C" w:rsidP="00727B3C">
            <w:pPr>
              <w:pStyle w:val="EngHang"/>
            </w:pPr>
            <w:r>
              <w:t>The world is not worth of</w:t>
            </w:r>
          </w:p>
          <w:p w:rsidR="00727B3C" w:rsidRDefault="00727B3C" w:rsidP="00727B3C">
            <w:pPr>
              <w:pStyle w:val="EngHang"/>
            </w:pPr>
            <w:r>
              <w:t>All the righteous that have completed</w:t>
            </w:r>
          </w:p>
          <w:p w:rsidR="00727B3C" w:rsidRDefault="00727B3C" w:rsidP="00727B3C">
            <w:pPr>
              <w:pStyle w:val="EngHang"/>
            </w:pPr>
            <w:r>
              <w:t>The labours of virtue,</w:t>
            </w:r>
          </w:p>
          <w:p w:rsidR="00727B3C" w:rsidRDefault="00727B3C" w:rsidP="00727B3C">
            <w:pPr>
              <w:pStyle w:val="EngHangEnd"/>
            </w:pPr>
            <w:r>
              <w:t>In distress and suffering.</w:t>
            </w:r>
          </w:p>
        </w:tc>
        <w:tc>
          <w:tcPr>
            <w:tcW w:w="288" w:type="dxa"/>
          </w:tcPr>
          <w:p w:rsidR="00727B3C" w:rsidRDefault="00727B3C" w:rsidP="00727B3C"/>
        </w:tc>
        <w:tc>
          <w:tcPr>
            <w:tcW w:w="288" w:type="dxa"/>
          </w:tcPr>
          <w:p w:rsidR="00727B3C" w:rsidRDefault="00727B3C" w:rsidP="00727B3C">
            <w:pPr>
              <w:pStyle w:val="CopticCross"/>
            </w:pPr>
          </w:p>
        </w:tc>
        <w:tc>
          <w:tcPr>
            <w:tcW w:w="3960" w:type="dxa"/>
          </w:tcPr>
          <w:p w:rsidR="00727B3C" w:rsidRDefault="00727B3C" w:rsidP="00727B3C">
            <w:pPr>
              <w:pStyle w:val="CopticVersemulti-line"/>
            </w:pPr>
            <w:r>
              <w:t>Ⲑⲙⲏⲓ ⲛⲓⲃⲉⲛ ⲉ̀ⲧⲁⲩϫⲱⲕ ⲉ̀ⲃⲟⲗ:</w:t>
            </w:r>
          </w:p>
          <w:p w:rsidR="00727B3C" w:rsidRDefault="00727B3C" w:rsidP="00727B3C">
            <w:pPr>
              <w:pStyle w:val="CopticVersemulti-line"/>
            </w:pPr>
            <w:r>
              <w:t>ⲛ̀ⲛⲓϧⲓⲥⲓ ⲛ̀ⲧⲉ ⲛⲟⲩⲁ̀ⲣⲉⲧⲏ:</w:t>
            </w:r>
          </w:p>
          <w:p w:rsidR="00727B3C" w:rsidRDefault="00727B3C" w:rsidP="00727B3C">
            <w:pPr>
              <w:pStyle w:val="CopticVersemulti-line"/>
            </w:pPr>
            <w:r>
              <w:t>ⲉⲩϩⲉϫϩⲱϫ ⲉⲩϭⲓⲙ̀ⲕⲁϩ:</w:t>
            </w:r>
          </w:p>
          <w:p w:rsidR="00727B3C" w:rsidRDefault="00727B3C" w:rsidP="00727B3C">
            <w:pPr>
              <w:pStyle w:val="CopticHangingVerse"/>
            </w:pPr>
            <w:r>
              <w:t>ⲉ̀ⲣⲉ ⲡⲓⲕⲟⲥⲙⲟⲥ ⲙ̀ⲡ̀ϣⲁ ⲙ̀ⲙⲱⲟⲩ ⲁⲛ.</w:t>
            </w:r>
          </w:p>
        </w:tc>
      </w:tr>
      <w:tr w:rsidR="00727B3C" w:rsidTr="00727B3C">
        <w:trPr>
          <w:cantSplit/>
          <w:jc w:val="center"/>
        </w:trPr>
        <w:tc>
          <w:tcPr>
            <w:tcW w:w="288" w:type="dxa"/>
          </w:tcPr>
          <w:p w:rsidR="00727B3C" w:rsidRDefault="00727B3C" w:rsidP="00727B3C">
            <w:pPr>
              <w:pStyle w:val="CopticCross"/>
            </w:pPr>
            <w:r w:rsidRPr="00FB5ACB">
              <w:t>¿</w:t>
            </w:r>
          </w:p>
        </w:tc>
        <w:tc>
          <w:tcPr>
            <w:tcW w:w="3960" w:type="dxa"/>
          </w:tcPr>
          <w:p w:rsidR="00727B3C" w:rsidRDefault="00727B3C" w:rsidP="00727B3C">
            <w:pPr>
              <w:pStyle w:val="EngHang"/>
            </w:pPr>
            <w:r>
              <w:t>They wandered in deserts,</w:t>
            </w:r>
          </w:p>
          <w:p w:rsidR="00727B3C" w:rsidRDefault="00727B3C" w:rsidP="00727B3C">
            <w:pPr>
              <w:pStyle w:val="EngHang"/>
            </w:pPr>
            <w:r>
              <w:t>In caves and in holes of the earth,</w:t>
            </w:r>
          </w:p>
          <w:p w:rsidR="00727B3C" w:rsidRDefault="00727B3C" w:rsidP="00727B3C">
            <w:pPr>
              <w:pStyle w:val="EngHang"/>
            </w:pPr>
            <w:r>
              <w:t>These that testified,</w:t>
            </w:r>
          </w:p>
          <w:p w:rsidR="00727B3C" w:rsidRDefault="00727B3C" w:rsidP="00727B3C">
            <w:pPr>
              <w:pStyle w:val="EngHangEnd"/>
            </w:pPr>
            <w:r>
              <w:t>Through their faith—</w:t>
            </w:r>
          </w:p>
        </w:tc>
        <w:tc>
          <w:tcPr>
            <w:tcW w:w="288" w:type="dxa"/>
          </w:tcPr>
          <w:p w:rsidR="00727B3C" w:rsidRDefault="00727B3C" w:rsidP="00727B3C"/>
        </w:tc>
        <w:tc>
          <w:tcPr>
            <w:tcW w:w="288" w:type="dxa"/>
          </w:tcPr>
          <w:p w:rsidR="00727B3C" w:rsidRDefault="00727B3C" w:rsidP="00727B3C">
            <w:pPr>
              <w:pStyle w:val="CopticCross"/>
            </w:pPr>
            <w:r w:rsidRPr="00FB5ACB">
              <w:t>¿</w:t>
            </w:r>
          </w:p>
        </w:tc>
        <w:tc>
          <w:tcPr>
            <w:tcW w:w="3960" w:type="dxa"/>
          </w:tcPr>
          <w:p w:rsidR="00727B3C" w:rsidRDefault="00727B3C" w:rsidP="00727B3C">
            <w:pPr>
              <w:pStyle w:val="CopticVersemulti-line"/>
            </w:pPr>
            <w:r>
              <w:t>Ⲉⲩⲥⲱⲣⲉⲙ ⲉ̀ⲃⲟⲗ ϩⲓ ⲛⲓϣⲁϥⲉⲩ:</w:t>
            </w:r>
          </w:p>
          <w:p w:rsidR="00727B3C" w:rsidRDefault="00727B3C" w:rsidP="00727B3C">
            <w:pPr>
              <w:pStyle w:val="CopticVersemulti-line"/>
            </w:pPr>
            <w:r>
              <w:t>ⲛⲉⲙ ⲛⲓⲃⲏⲃ ⲛⲉⲙ ⲛⲓⲭⲟⲗ ⲛ̀ⲧⲉ ⲡ̀ⲕⲁϩⲓ:</w:t>
            </w:r>
          </w:p>
          <w:p w:rsidR="00727B3C" w:rsidRDefault="00727B3C" w:rsidP="00727B3C">
            <w:pPr>
              <w:pStyle w:val="CopticVersemulti-line"/>
            </w:pPr>
            <w:r>
              <w:t>ⲛⲁⲓ ⲉ̀ⲧⲁⲩⲉⲣⲙⲉⲑⲣⲉ ϧⲁⲣⲱⲟⲩ:</w:t>
            </w:r>
          </w:p>
          <w:p w:rsidR="00727B3C" w:rsidRDefault="00727B3C" w:rsidP="00727B3C">
            <w:pPr>
              <w:pStyle w:val="CopticHangingVerse"/>
            </w:pPr>
            <w:r>
              <w:t>ϫⲉ ⲉ̀ⲃⲟⲗϩⲓⲧⲉⲛ ⲛⲟⲩⲛⲁϩϯ.</w:t>
            </w:r>
          </w:p>
        </w:tc>
      </w:tr>
      <w:tr w:rsidR="00727B3C" w:rsidTr="00727B3C">
        <w:trPr>
          <w:cantSplit/>
          <w:jc w:val="center"/>
        </w:trPr>
        <w:tc>
          <w:tcPr>
            <w:tcW w:w="288" w:type="dxa"/>
          </w:tcPr>
          <w:p w:rsidR="00727B3C" w:rsidRDefault="00727B3C" w:rsidP="00727B3C">
            <w:pPr>
              <w:pStyle w:val="CopticCross"/>
            </w:pPr>
          </w:p>
        </w:tc>
        <w:tc>
          <w:tcPr>
            <w:tcW w:w="3960" w:type="dxa"/>
          </w:tcPr>
          <w:p w:rsidR="00727B3C" w:rsidRDefault="00727B3C" w:rsidP="00727B3C">
            <w:pPr>
              <w:pStyle w:val="EngHang"/>
            </w:pPr>
            <w:r>
              <w:t>—and their patience.</w:t>
            </w:r>
          </w:p>
          <w:p w:rsidR="00727B3C" w:rsidRDefault="00727B3C" w:rsidP="00727B3C">
            <w:pPr>
              <w:pStyle w:val="EngHang"/>
            </w:pPr>
            <w:r>
              <w:t>Let us run after their struggles,</w:t>
            </w:r>
          </w:p>
          <w:p w:rsidR="00727B3C" w:rsidRDefault="00727B3C" w:rsidP="00727B3C">
            <w:pPr>
              <w:pStyle w:val="EngHang"/>
            </w:pPr>
            <w:r>
              <w:t>And look to the author</w:t>
            </w:r>
          </w:p>
          <w:p w:rsidR="00727B3C" w:rsidRDefault="00727B3C" w:rsidP="00727B3C">
            <w:pPr>
              <w:pStyle w:val="EngHangEnd"/>
            </w:pPr>
            <w:r>
              <w:t xml:space="preserve">And completer of faith: Jesus. </w:t>
            </w:r>
          </w:p>
        </w:tc>
        <w:tc>
          <w:tcPr>
            <w:tcW w:w="288" w:type="dxa"/>
          </w:tcPr>
          <w:p w:rsidR="00727B3C" w:rsidRDefault="00727B3C" w:rsidP="00727B3C"/>
        </w:tc>
        <w:tc>
          <w:tcPr>
            <w:tcW w:w="288" w:type="dxa"/>
          </w:tcPr>
          <w:p w:rsidR="00727B3C" w:rsidRDefault="00727B3C" w:rsidP="00727B3C">
            <w:pPr>
              <w:pStyle w:val="CopticCross"/>
            </w:pPr>
          </w:p>
        </w:tc>
        <w:tc>
          <w:tcPr>
            <w:tcW w:w="3960" w:type="dxa"/>
          </w:tcPr>
          <w:p w:rsidR="00727B3C" w:rsidRDefault="00727B3C" w:rsidP="00727B3C">
            <w:pPr>
              <w:pStyle w:val="CopticVersemulti-line"/>
            </w:pPr>
            <w:r>
              <w:t>Ⲛⲉⲙ ⲧⲟⲩϩⲩⲡⲟⲙⲟⲛⲏ:</w:t>
            </w:r>
          </w:p>
          <w:p w:rsidR="00727B3C" w:rsidRDefault="00727B3C" w:rsidP="00727B3C">
            <w:pPr>
              <w:pStyle w:val="CopticVersemulti-line"/>
            </w:pPr>
            <w:r>
              <w:t>ⲙⲁⲣⲉⲛϭⲟϫⲓ ⲛ̀ⲥⲁ ⲛⲟⲩⲁ̀ⲅⲱⲛ:</w:t>
            </w:r>
          </w:p>
          <w:p w:rsidR="00727B3C" w:rsidRDefault="00727B3C" w:rsidP="00727B3C">
            <w:pPr>
              <w:pStyle w:val="CopticVersemulti-line"/>
            </w:pPr>
            <w:r>
              <w:t>ⲛ̀ⲧⲉⲛϫⲟⲩⲱϣⲧ ⲉ̀ⲡ̀ⲁⲣⲭⲏⲅⲟⲥ ⲛ̀ⲧⲉ ⲫ̀ⲛⲁϩϯ:</w:t>
            </w:r>
          </w:p>
          <w:p w:rsidR="00727B3C" w:rsidRDefault="00727B3C" w:rsidP="00727B3C">
            <w:pPr>
              <w:pStyle w:val="CopticHangingVerse"/>
            </w:pPr>
            <w:r>
              <w:t>ⲛⲉⲙ ⲛⲉϥⲣⲉϥϫⲱⲕ ⲉ̀ⲃⲟⲗ Ⲓⲏ̄ⲥ̄.</w:t>
            </w:r>
          </w:p>
        </w:tc>
      </w:tr>
      <w:tr w:rsidR="00727B3C" w:rsidTr="00727B3C">
        <w:trPr>
          <w:cantSplit/>
          <w:jc w:val="center"/>
        </w:trPr>
        <w:tc>
          <w:tcPr>
            <w:tcW w:w="288" w:type="dxa"/>
          </w:tcPr>
          <w:p w:rsidR="00727B3C" w:rsidRDefault="00727B3C" w:rsidP="00727B3C">
            <w:pPr>
              <w:pStyle w:val="CopticCross"/>
            </w:pPr>
            <w:r w:rsidRPr="00FB5ACB">
              <w:t>¿</w:t>
            </w:r>
          </w:p>
        </w:tc>
        <w:tc>
          <w:tcPr>
            <w:tcW w:w="3960" w:type="dxa"/>
          </w:tcPr>
          <w:p w:rsidR="00727B3C" w:rsidRDefault="00727B3C" w:rsidP="00727B3C">
            <w:pPr>
              <w:pStyle w:val="EngHang"/>
            </w:pPr>
            <w:r>
              <w:t>Pray to the Lord on our behalf,</w:t>
            </w:r>
          </w:p>
          <w:p w:rsidR="00727B3C" w:rsidRDefault="00727B3C" w:rsidP="00727B3C">
            <w:pPr>
              <w:pStyle w:val="EngHang"/>
            </w:pPr>
            <w:r>
              <w:t>O choir of the cross-bearers,</w:t>
            </w:r>
          </w:p>
          <w:p w:rsidR="00727B3C" w:rsidRDefault="00727B3C" w:rsidP="00727B3C">
            <w:pPr>
              <w:pStyle w:val="EngHang"/>
            </w:pPr>
            <w:r>
              <w:t>Who were perfected in the wilderness,</w:t>
            </w:r>
          </w:p>
          <w:p w:rsidR="00727B3C" w:rsidRDefault="00727B3C" w:rsidP="00727B3C">
            <w:pPr>
              <w:pStyle w:val="EngHangEnd"/>
            </w:pPr>
            <w:r>
              <w:t>That He may forgive us our sins.</w:t>
            </w:r>
          </w:p>
        </w:tc>
        <w:tc>
          <w:tcPr>
            <w:tcW w:w="288" w:type="dxa"/>
          </w:tcPr>
          <w:p w:rsidR="00727B3C" w:rsidRDefault="00727B3C" w:rsidP="00727B3C"/>
        </w:tc>
        <w:tc>
          <w:tcPr>
            <w:tcW w:w="288" w:type="dxa"/>
          </w:tcPr>
          <w:p w:rsidR="00727B3C" w:rsidRDefault="00727B3C" w:rsidP="00727B3C">
            <w:pPr>
              <w:pStyle w:val="CopticCross"/>
            </w:pPr>
            <w:r w:rsidRPr="00FB5ACB">
              <w:t>¿</w:t>
            </w:r>
          </w:p>
        </w:tc>
        <w:tc>
          <w:tcPr>
            <w:tcW w:w="3960" w:type="dxa"/>
          </w:tcPr>
          <w:p w:rsidR="00727B3C" w:rsidRDefault="00727B3C" w:rsidP="00727B3C">
            <w:pPr>
              <w:pStyle w:val="CopticVersemulti-line"/>
            </w:pPr>
            <w:r>
              <w:t>Ⲧⲱⲃϩ ⲙ̀Ⲡⲟ̄ⲥ̄ ⲉ̀ϩ̀ⲣⲏⲓ ⲉ̀ϫⲱⲛ:</w:t>
            </w:r>
          </w:p>
          <w:p w:rsidR="00727B3C" w:rsidRDefault="00727B3C" w:rsidP="00727B3C">
            <w:pPr>
              <w:pStyle w:val="CopticVersemulti-line"/>
            </w:pPr>
            <w:r>
              <w:t>ⲛⲓⲭⲟⲣⲟⲥ ⲛ̀ⲧⲉ ⲛⲓⲥ̀ⲧⲁⲩⲣⲟⲫⲟⲣⲟⲥ:</w:t>
            </w:r>
          </w:p>
          <w:p w:rsidR="00727B3C" w:rsidRDefault="00727B3C" w:rsidP="00727B3C">
            <w:pPr>
              <w:pStyle w:val="CopticVersemulti-line"/>
            </w:pPr>
            <w:r>
              <w:t>ⲉ̀ⲧⲁⲩϫⲱⲕ ⲉ̀ⲃⲟⲗϩⲓ ⲛⲓϣⲁϥⲉⲩ:</w:t>
            </w:r>
          </w:p>
          <w:p w:rsidR="00727B3C" w:rsidRDefault="00727B3C" w:rsidP="00727B3C">
            <w:pPr>
              <w:pStyle w:val="CopticHangingVerse"/>
            </w:pPr>
            <w:r>
              <w:t>ⲛ̀ⲧⲉϥⲭⲁ ⲛⲉⲛⲛⲟⲃⲓ ⲛⲁⲛ ⲉ̀ⲃⲟⲗ.</w:t>
            </w:r>
          </w:p>
        </w:tc>
      </w:tr>
    </w:tbl>
    <w:p w:rsidR="00231798" w:rsidRPr="00AF6D10" w:rsidRDefault="00231798" w:rsidP="00231798">
      <w:pPr>
        <w:pStyle w:val="Heading3"/>
      </w:pPr>
      <w:r>
        <w:lastRenderedPageBreak/>
        <w:t>The Doxology for a Hierarch Who is Present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You received the grace of Moses</w:t>
            </w:r>
            <w:r w:rsidRPr="004764BD">
              <w:rPr>
                <w:rStyle w:val="FootnoteReference"/>
              </w:rPr>
              <w:footnoteReference w:id="451"/>
            </w:r>
            <w:r w:rsidRPr="004764BD">
              <w:t>,</w:t>
            </w:r>
          </w:p>
          <w:p w:rsidR="00231798" w:rsidRPr="004764BD" w:rsidRDefault="00231798" w:rsidP="003E70F4">
            <w:pPr>
              <w:pStyle w:val="EngHang"/>
            </w:pPr>
            <w:r w:rsidRPr="004764BD">
              <w:t>The priesthood of Aaron</w:t>
            </w:r>
            <w:r w:rsidRPr="004764BD">
              <w:rPr>
                <w:rStyle w:val="FootnoteReference"/>
              </w:rPr>
              <w:footnoteReference w:id="452"/>
            </w:r>
            <w:r w:rsidRPr="004764BD">
              <w:t>,</w:t>
            </w:r>
          </w:p>
          <w:p w:rsidR="00231798" w:rsidRPr="004764BD" w:rsidRDefault="00231798" w:rsidP="003E70F4">
            <w:pPr>
              <w:pStyle w:val="EngHang"/>
            </w:pPr>
            <w:r>
              <w:t>And t</w:t>
            </w:r>
            <w:r w:rsidRPr="004764BD">
              <w:t>he honour of Peter,</w:t>
            </w:r>
          </w:p>
          <w:p w:rsidR="00231798" w:rsidRDefault="00231798" w:rsidP="003E70F4">
            <w:pPr>
              <w:pStyle w:val="EngHangEnd"/>
            </w:pPr>
            <w:r>
              <w:t xml:space="preserve">The chief of the </w:t>
            </w:r>
            <w:r w:rsidRPr="006271AE">
              <w:t>A</w:t>
            </w:r>
            <w:r w:rsidRPr="004764BD">
              <w:t>postles</w:t>
            </w:r>
            <w:r w:rsidRPr="004764BD">
              <w:rPr>
                <w:rStyle w:val="FootnoteReference"/>
              </w:rPr>
              <w:footnoteReference w:id="453"/>
            </w:r>
            <w:r w:rsidRPr="004764BD">
              <w:t>.</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Ⲁⲕϭⲓ ⲧ̀ⲭⲁⲣⲓⲥ ⲙ̀Ⲙⲱⲩⲥⲏⲥ:</w:t>
            </w:r>
          </w:p>
          <w:p w:rsidR="00231798" w:rsidRDefault="00231798" w:rsidP="00231798">
            <w:pPr>
              <w:pStyle w:val="CopticVersemulti-line"/>
            </w:pPr>
            <w:r>
              <w:t>Ϯⲙⲉⲧⲟⲩⲏⲃ ⲛ̀ⲧⲉ Ⲙⲉⲗⲭⲓⲥⲉⲇⲉⲕ:</w:t>
            </w:r>
          </w:p>
          <w:p w:rsidR="00231798" w:rsidRDefault="00231798" w:rsidP="00231798">
            <w:pPr>
              <w:pStyle w:val="CopticVersemulti-line"/>
            </w:pPr>
            <w:r>
              <w:t>ⲁⲕϭⲓ ⲙ̀ⲡ̀ⲧⲁⲓⲟ ⲙ̀ⲡⲉⲛⲓⲱⲧ Ⲡⲉⲧⲣⲟⲥ:</w:t>
            </w:r>
          </w:p>
          <w:p w:rsidR="00231798" w:rsidRDefault="00231798" w:rsidP="00231798">
            <w:pPr>
              <w:pStyle w:val="CopticHangingVerse"/>
            </w:pPr>
            <w:r>
              <w:t>ⲡⲓⲁⲛϫⲱϫ ⲛ̀ⲛⲓⲁ̀ⲡⲟⲥⲧⲟⲗⲟⲥ.</w:t>
            </w:r>
          </w:p>
        </w:tc>
      </w:tr>
      <w:tr w:rsidR="00231798" w:rsidTr="003E70F4">
        <w:trPr>
          <w:cantSplit/>
          <w:jc w:val="center"/>
        </w:trPr>
        <w:tc>
          <w:tcPr>
            <w:tcW w:w="288" w:type="dxa"/>
          </w:tcPr>
          <w:p w:rsidR="00231798" w:rsidRDefault="00231798" w:rsidP="003E70F4">
            <w:pPr>
              <w:pStyle w:val="CopticCross"/>
            </w:pPr>
            <w:r w:rsidRPr="00FB5ACB">
              <w:t>¿</w:t>
            </w:r>
          </w:p>
        </w:tc>
        <w:tc>
          <w:tcPr>
            <w:tcW w:w="3960" w:type="dxa"/>
          </w:tcPr>
          <w:p w:rsidR="00231798" w:rsidRPr="004764BD" w:rsidRDefault="00231798" w:rsidP="003E70F4">
            <w:pPr>
              <w:pStyle w:val="EngHang"/>
            </w:pPr>
            <w:r w:rsidRPr="004764BD">
              <w:t>Christ laid</w:t>
            </w:r>
            <w:r>
              <w:t xml:space="preserve"> His right hand</w:t>
            </w:r>
          </w:p>
          <w:p w:rsidR="00231798" w:rsidRPr="004764BD" w:rsidRDefault="00231798" w:rsidP="003E70F4">
            <w:pPr>
              <w:pStyle w:val="EngHang"/>
            </w:pPr>
            <w:r w:rsidRPr="004764BD">
              <w:t>Upon your head,</w:t>
            </w:r>
          </w:p>
          <w:p w:rsidR="00231798" w:rsidRPr="004764BD" w:rsidRDefault="00231798" w:rsidP="003E70F4">
            <w:pPr>
              <w:pStyle w:val="EngHang"/>
            </w:pPr>
            <w:r w:rsidRPr="004764BD">
              <w:t xml:space="preserve">And entrusted to you </w:t>
            </w:r>
            <w:r>
              <w:t>the keys</w:t>
            </w:r>
          </w:p>
          <w:p w:rsidR="00231798" w:rsidRDefault="00231798" w:rsidP="003E70F4">
            <w:pPr>
              <w:pStyle w:val="EngHangEnd"/>
            </w:pPr>
            <w:r w:rsidRPr="004764BD">
              <w:t xml:space="preserve">Of the </w:t>
            </w:r>
            <w:r>
              <w:t>Kingdom of Heaven</w:t>
            </w:r>
            <w:r w:rsidRPr="004764BD">
              <w:t>.</w:t>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ⲀⲠⲭ̄ⲥ̄ ⲧⲁⲗⲟ ⲛ̀ⲧⲉϥϫⲓϫ:</w:t>
            </w:r>
          </w:p>
          <w:p w:rsidR="00231798" w:rsidRDefault="00231798" w:rsidP="00231798">
            <w:pPr>
              <w:pStyle w:val="CopticVersemulti-line"/>
            </w:pPr>
            <w:r>
              <w:t>ⲛ̀ⲟⲩⲓ̀ⲛⲁⲙ ⲉ̀ϫⲉⲛ ⲧⲉⲕⲁ̀ⲫⲉ:</w:t>
            </w:r>
          </w:p>
          <w:p w:rsidR="00231798" w:rsidRDefault="00231798" w:rsidP="00231798">
            <w:pPr>
              <w:pStyle w:val="CopticVersemulti-line"/>
            </w:pPr>
            <w:r>
              <w:t>ⲁϥⲧⲉⲛϩⲟⲩⲧⲕ ⲉ̀ⲛⲓϣⲟϣⲧ:</w:t>
            </w:r>
          </w:p>
          <w:p w:rsidR="00231798" w:rsidRDefault="00231798" w:rsidP="00231798">
            <w:pPr>
              <w:pStyle w:val="CopticHangingVerse"/>
            </w:pPr>
            <w:r>
              <w:t>ⲛ̀ⲧⲉ ⲑ̀ⲙⲉⲧⲟⲩⲣⲟ ⲛ̀ⲛⲓⲫⲏⲟⲩⲓ̀.</w:t>
            </w:r>
          </w:p>
        </w:tc>
      </w:tr>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That you may be a helmsman,</w:t>
            </w:r>
          </w:p>
          <w:p w:rsidR="00231798" w:rsidRPr="004764BD" w:rsidRDefault="00231798" w:rsidP="003E70F4">
            <w:pPr>
              <w:pStyle w:val="EngHang"/>
            </w:pPr>
            <w:r w:rsidRPr="004764BD">
              <w:t>Elevated in the Church,</w:t>
            </w:r>
          </w:p>
          <w:p w:rsidR="00231798" w:rsidRPr="004764BD" w:rsidRDefault="00231798" w:rsidP="003E70F4">
            <w:pPr>
              <w:pStyle w:val="EngHang"/>
            </w:pPr>
            <w:r w:rsidRPr="004764BD">
              <w:t>To shepherd your people,</w:t>
            </w:r>
          </w:p>
          <w:p w:rsidR="00231798" w:rsidRDefault="00231798" w:rsidP="003E70F4">
            <w:pPr>
              <w:pStyle w:val="EngHangEnd"/>
            </w:pPr>
            <w:r w:rsidRPr="004764BD">
              <w:t>In purity and righteousness.</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Ⲉⲑⲣⲉⲕϣⲁⲱⲡⲓ ⲛ̀ⲟⲩⲣⲉϥⲉⲣϩⲉⲙⲓ:</w:t>
            </w:r>
          </w:p>
          <w:p w:rsidR="00231798" w:rsidRDefault="00231798" w:rsidP="00231798">
            <w:pPr>
              <w:pStyle w:val="CopticVersemulti-line"/>
            </w:pPr>
            <w:r>
              <w:t>ⲥⲁⲡ̀ϣⲱⲓ ⲛ̀ϯⲉⲕⲕ̀ⲗⲏⲥⲓⲁ:</w:t>
            </w:r>
          </w:p>
          <w:p w:rsidR="00231798" w:rsidRDefault="00231798" w:rsidP="00231798">
            <w:pPr>
              <w:pStyle w:val="CopticVersemulti-line"/>
            </w:pPr>
            <w:r>
              <w:t>ⲉⲑⲣⲉⲕⲁ̀ⲙⲟⲛⲓ ⲙ̀ⲡⲉⲕⲗⲁⲟⲥ:</w:t>
            </w:r>
          </w:p>
          <w:p w:rsidR="00231798" w:rsidRDefault="00231798" w:rsidP="00231798">
            <w:pPr>
              <w:pStyle w:val="CopticHangingVerse"/>
            </w:pPr>
            <w:r>
              <w:t>ϧⲉⲛ ⲟⲩⲧⲟⲩⲃⲟ ⲛⲉⲙ ⲟⲩⲙⲉⲑⲙⲏⲓ.</w:t>
            </w:r>
          </w:p>
        </w:tc>
      </w:tr>
      <w:tr w:rsidR="00231798" w:rsidTr="003E70F4">
        <w:trPr>
          <w:cantSplit/>
          <w:jc w:val="center"/>
        </w:trPr>
        <w:tc>
          <w:tcPr>
            <w:tcW w:w="288" w:type="dxa"/>
          </w:tcPr>
          <w:p w:rsidR="00231798" w:rsidRDefault="00231798" w:rsidP="003E70F4">
            <w:pPr>
              <w:pStyle w:val="CopticCross"/>
            </w:pPr>
            <w:r w:rsidRPr="00FB5ACB">
              <w:t>¿</w:t>
            </w:r>
          </w:p>
        </w:tc>
        <w:tc>
          <w:tcPr>
            <w:tcW w:w="3960" w:type="dxa"/>
          </w:tcPr>
          <w:p w:rsidR="00231798" w:rsidRDefault="00231798" w:rsidP="003E70F4">
            <w:pPr>
              <w:pStyle w:val="EngHang"/>
            </w:pPr>
            <w:commentRangeStart w:id="939"/>
            <w:r>
              <w:t>As Paul the Apostle</w:t>
            </w:r>
          </w:p>
          <w:p w:rsidR="00231798" w:rsidRDefault="00231798" w:rsidP="003E70F4">
            <w:pPr>
              <w:pStyle w:val="EngHang"/>
            </w:pPr>
            <w:r>
              <w:t>Said, “Christ fulfills</w:t>
            </w:r>
          </w:p>
          <w:p w:rsidR="00231798" w:rsidRDefault="00231798" w:rsidP="003E70F4">
            <w:pPr>
              <w:pStyle w:val="EngHang"/>
            </w:pPr>
            <w:r>
              <w:t>The type and likeness</w:t>
            </w:r>
          </w:p>
          <w:p w:rsidR="00231798" w:rsidRDefault="00231798" w:rsidP="00231798">
            <w:pPr>
              <w:pStyle w:val="EngHangEnd"/>
            </w:pPr>
            <w:r>
              <w:t>Of Aaron the priest.”</w:t>
            </w:r>
            <w:commentRangeEnd w:id="939"/>
            <w:r>
              <w:rPr>
                <w:rStyle w:val="CommentReference"/>
                <w:rFonts w:ascii="Times New Roman" w:eastAsiaTheme="minorHAnsi" w:hAnsi="Times New Roman" w:cstheme="minorBidi"/>
                <w:color w:val="auto"/>
              </w:rPr>
              <w:commentReference w:id="939"/>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Ⲕⲁⲧⲁ ⲫ̀ⲣⲏϯ ⲉ̀ⲧⲁϥϫⲟⲥ:</w:t>
            </w:r>
          </w:p>
          <w:p w:rsidR="00231798" w:rsidRDefault="00231798" w:rsidP="00231798">
            <w:pPr>
              <w:pStyle w:val="CopticVersemulti-line"/>
            </w:pPr>
            <w:r>
              <w:t>ⲛ̀ϫⲉ Ⲡⲁⲩⲗⲟⲥ ⲡⲓⲁⲡⲟⲥⲧⲟⲗⲟⲥ:</w:t>
            </w:r>
          </w:p>
          <w:p w:rsidR="00231798" w:rsidRDefault="00231798" w:rsidP="00231798">
            <w:pPr>
              <w:pStyle w:val="CopticVersemulti-line"/>
            </w:pPr>
            <w:r>
              <w:t>ϫⲉ ⲕⲁⲧⲁ ⲫ̀ⲣⲏϯ ⲛ̀Ⲁⲁⲣⲱⲛ:</w:t>
            </w:r>
          </w:p>
          <w:p w:rsidR="00231798" w:rsidRDefault="00231798" w:rsidP="00231798">
            <w:pPr>
              <w:pStyle w:val="CopticHangingVerse"/>
            </w:pPr>
            <w:r>
              <w:t>ⲡⲁⲓⲣⲏϯ ϩⲱϥ ⲙ̀Ⲡⲭ̄ⲥ̄.</w:t>
            </w:r>
          </w:p>
        </w:tc>
      </w:tr>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Likewise we exalt you,</w:t>
            </w:r>
          </w:p>
          <w:p w:rsidR="00231798" w:rsidRPr="004764BD" w:rsidRDefault="00231798" w:rsidP="003E70F4">
            <w:pPr>
              <w:pStyle w:val="EngHang"/>
            </w:pPr>
            <w:r w:rsidRPr="004764BD">
              <w:t>With David the psalmist,</w:t>
            </w:r>
          </w:p>
          <w:p w:rsidR="00231798" w:rsidRPr="004764BD" w:rsidRDefault="00231798" w:rsidP="003E70F4">
            <w:pPr>
              <w:pStyle w:val="EngHang"/>
            </w:pPr>
            <w:r w:rsidRPr="004764BD">
              <w:t>You are a priest forever,</w:t>
            </w:r>
          </w:p>
          <w:p w:rsidR="00231798" w:rsidRDefault="00231798" w:rsidP="003E70F4">
            <w:pPr>
              <w:pStyle w:val="EngHangEnd"/>
            </w:pPr>
            <w:r w:rsidRPr="004764BD">
              <w:t>After the order of Melchizedek</w:t>
            </w:r>
            <w:r w:rsidRPr="004764BD">
              <w:rPr>
                <w:rStyle w:val="FootnoteReference"/>
              </w:rPr>
              <w:footnoteReference w:id="454"/>
            </w:r>
            <w:r w:rsidRPr="004764BD">
              <w:t>.</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Ⲱⲥⲁⲩⲧⲱⲥ ⲧⲉⲛϭⲓⲥⲓ ⲙ̀ⲙⲟⲕ:</w:t>
            </w:r>
          </w:p>
          <w:p w:rsidR="00231798" w:rsidRDefault="00231798" w:rsidP="00231798">
            <w:pPr>
              <w:pStyle w:val="CopticVersemulti-line"/>
            </w:pPr>
            <w:r>
              <w:t>ⲛⲉⲙ ⲡⲓϩⲩⲙⲛⲟⲇⲟⲥ Ⲇⲁⲩⲓⲇ:</w:t>
            </w:r>
          </w:p>
          <w:p w:rsidR="00231798" w:rsidRDefault="00231798" w:rsidP="00231798">
            <w:pPr>
              <w:pStyle w:val="CopticVersemulti-line"/>
            </w:pPr>
            <w:r>
              <w:t>ϫⲉ ⲛ̀ⲑⲟⲕ ⲡⲉ ⲡⲓⲟⲩⲏⲃ ϣⲁ ⲉ̀ⲛⲉϩ:</w:t>
            </w:r>
          </w:p>
          <w:p w:rsidR="00231798" w:rsidRDefault="00231798" w:rsidP="00231798">
            <w:pPr>
              <w:pStyle w:val="CopticHangingVerse"/>
            </w:pPr>
            <w:r>
              <w:t>ⲕⲁⲧⲁ ⲧ̀ⲧⲁⲝⲓⲥ ⲙ̀Ⲙⲉⲗⲭⲓⲥⲉⲇⲉⲕ.</w:t>
            </w:r>
          </w:p>
        </w:tc>
      </w:tr>
      <w:tr w:rsidR="00231798" w:rsidTr="003E70F4">
        <w:trPr>
          <w:cantSplit/>
          <w:jc w:val="center"/>
        </w:trPr>
        <w:tc>
          <w:tcPr>
            <w:tcW w:w="288" w:type="dxa"/>
          </w:tcPr>
          <w:p w:rsidR="00231798" w:rsidRDefault="00231798" w:rsidP="003E70F4">
            <w:pPr>
              <w:pStyle w:val="CopticCross"/>
            </w:pPr>
            <w:r w:rsidRPr="00FB5ACB">
              <w:lastRenderedPageBreak/>
              <w:t>¿</w:t>
            </w:r>
          </w:p>
        </w:tc>
        <w:tc>
          <w:tcPr>
            <w:tcW w:w="3960" w:type="dxa"/>
          </w:tcPr>
          <w:p w:rsidR="00231798" w:rsidRPr="004764BD" w:rsidRDefault="00231798" w:rsidP="003E70F4">
            <w:pPr>
              <w:pStyle w:val="EngHang"/>
            </w:pPr>
            <w:r w:rsidRPr="004764BD">
              <w:t>Pray to the Lord on our behalf,</w:t>
            </w:r>
          </w:p>
          <w:p w:rsidR="00231798" w:rsidRPr="004764BD" w:rsidRDefault="00231798" w:rsidP="003E70F4">
            <w:pPr>
              <w:pStyle w:val="EngHang"/>
            </w:pPr>
            <w:r w:rsidRPr="004764BD">
              <w:t>Our holy father the Patriarch,</w:t>
            </w:r>
          </w:p>
          <w:p w:rsidR="00231798" w:rsidRPr="004764BD" w:rsidRDefault="00231798" w:rsidP="003E70F4">
            <w:pPr>
              <w:pStyle w:val="EngHang"/>
            </w:pPr>
            <w:r w:rsidRPr="004764BD">
              <w:t>Papa Abba _______ the high priest,</w:t>
            </w:r>
          </w:p>
          <w:p w:rsidR="00231798" w:rsidRDefault="00231798" w:rsidP="003E70F4">
            <w:pPr>
              <w:pStyle w:val="EngHangEnd"/>
            </w:pPr>
            <w:r w:rsidRPr="004764BD">
              <w:t>That He</w:t>
            </w:r>
            <w:r>
              <w:t xml:space="preserve"> may forgive us our sins.</w:t>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Ⲧⲱⲃϩ ⲙ̀Ⲡⲟ̄ⲥ̄ ⲉ̀ϩ̀ⲣⲏⲓ ⲉ̀ϫⲱⲛ:</w:t>
            </w:r>
          </w:p>
          <w:p w:rsidR="00231798" w:rsidRDefault="00231798" w:rsidP="00231798">
            <w:pPr>
              <w:pStyle w:val="CopticVersemulti-line"/>
            </w:pPr>
            <w:r>
              <w:t xml:space="preserve">ⲱ̀ ⲡⲁⲟ̄ⲥ̄ ⲛ̀ⲓⲱⲧ ⲙ̀ⲡⲁⲧⲣⲓⲁⲣⲭⲏⲥ: </w:t>
            </w:r>
          </w:p>
          <w:p w:rsidR="00231798" w:rsidRDefault="00231798" w:rsidP="00231798">
            <w:pPr>
              <w:pStyle w:val="CopticVersemulti-line"/>
            </w:pPr>
            <w:r>
              <w:t>ⲡⲉⲛⲓⲱⲧ ⲉ̄ⲑ̄ⲩ̄ ⲁⲃⲃⲁ (…):</w:t>
            </w:r>
          </w:p>
          <w:p w:rsidR="00231798" w:rsidRDefault="00231798" w:rsidP="00231798">
            <w:pPr>
              <w:pStyle w:val="CopticHangingVerse"/>
            </w:pPr>
            <w:r>
              <w:t>ⲛ̀ⲧⲉϥⲭⲁ ⲛⲉⲛⲟⲃⲓ ⲛⲁⲛ ⲉ̀ⲃⲟⲗ.</w:t>
            </w:r>
          </w:p>
        </w:tc>
      </w:tr>
      <w:tr w:rsidR="00231798" w:rsidTr="003E70F4">
        <w:trPr>
          <w:cantSplit/>
          <w:jc w:val="center"/>
        </w:trPr>
        <w:tc>
          <w:tcPr>
            <w:tcW w:w="288" w:type="dxa"/>
          </w:tcPr>
          <w:p w:rsidR="00231798" w:rsidRPr="00FB5ACB" w:rsidRDefault="00231798" w:rsidP="003E70F4">
            <w:pPr>
              <w:pStyle w:val="CopticCross"/>
            </w:pPr>
          </w:p>
        </w:tc>
        <w:tc>
          <w:tcPr>
            <w:tcW w:w="3960" w:type="dxa"/>
          </w:tcPr>
          <w:p w:rsidR="00231798" w:rsidRPr="004764BD" w:rsidRDefault="00231798" w:rsidP="003E70F4">
            <w:pPr>
              <w:pStyle w:val="EngHang"/>
            </w:pPr>
            <w:r w:rsidRPr="004764BD">
              <w:t>Pray to the Lord on our behalf,</w:t>
            </w:r>
          </w:p>
          <w:p w:rsidR="00231798" w:rsidRPr="004764BD" w:rsidRDefault="00231798" w:rsidP="003E70F4">
            <w:pPr>
              <w:pStyle w:val="EngHang"/>
            </w:pPr>
            <w:r w:rsidRPr="004764BD">
              <w:t>Our holy and righteous father,</w:t>
            </w:r>
          </w:p>
          <w:p w:rsidR="00231798" w:rsidRPr="004764BD" w:rsidRDefault="00231798" w:rsidP="003E70F4">
            <w:pPr>
              <w:pStyle w:val="EngHang"/>
            </w:pPr>
            <w:r>
              <w:t>Abba _______ the {Metropolitan/Bishop}</w:t>
            </w:r>
            <w:r w:rsidRPr="004764BD">
              <w:t>,</w:t>
            </w:r>
          </w:p>
          <w:p w:rsidR="00231798" w:rsidRDefault="00231798" w:rsidP="003E70F4">
            <w:pPr>
              <w:pStyle w:val="EngHangEnd"/>
            </w:pPr>
            <w:r w:rsidRPr="004764BD">
              <w:t>That He</w:t>
            </w:r>
            <w:r>
              <w:t xml:space="preserve"> may forgive us our sins.</w:t>
            </w:r>
          </w:p>
        </w:tc>
        <w:tc>
          <w:tcPr>
            <w:tcW w:w="288" w:type="dxa"/>
          </w:tcPr>
          <w:p w:rsidR="00231798" w:rsidRDefault="00231798" w:rsidP="003E70F4"/>
        </w:tc>
        <w:tc>
          <w:tcPr>
            <w:tcW w:w="288" w:type="dxa"/>
          </w:tcPr>
          <w:p w:rsidR="00231798" w:rsidRPr="00FB5ACB" w:rsidRDefault="00231798" w:rsidP="003E70F4">
            <w:pPr>
              <w:pStyle w:val="CopticCross"/>
            </w:pPr>
          </w:p>
        </w:tc>
        <w:tc>
          <w:tcPr>
            <w:tcW w:w="3960" w:type="dxa"/>
          </w:tcPr>
          <w:p w:rsidR="00231798" w:rsidRDefault="00231798" w:rsidP="00231798">
            <w:pPr>
              <w:pStyle w:val="CopticVersemulti-line"/>
            </w:pPr>
            <w:r>
              <w:t>Ⲧⲱⲃϩ ⲙ̀Ⲡⲟ̄ⲥ̄ ⲉ̀ϩ̀ⲣⲏⲓ ⲉ̀ϫⲱⲛ:</w:t>
            </w:r>
          </w:p>
          <w:p w:rsidR="00231798" w:rsidRDefault="00231798" w:rsidP="00231798">
            <w:pPr>
              <w:pStyle w:val="CopticVersemulti-line"/>
            </w:pPr>
            <w:r>
              <w:t>ⲡⲉⲛⲓⲱⲧ ⲉⲑⲟⲩⲁⲃ ⲛ̀ⲇⲓⲕⲉⲟⲥ:</w:t>
            </w:r>
          </w:p>
          <w:p w:rsidR="00231798" w:rsidRDefault="00231798" w:rsidP="00231798">
            <w:pPr>
              <w:pStyle w:val="CopticVersemulti-line"/>
            </w:pPr>
            <w:r>
              <w:t>ⲁⲃⲃⲁ (…) ⲡⲓⲉ̀ⲡⲓⲥⲕⲟⲡⲟⲥ (ⲙ̀ⲙⲏⲧⲣⲟⲡⲟⲗⲏⲧⲏⲥ):</w:t>
            </w:r>
          </w:p>
          <w:p w:rsidR="00231798" w:rsidRDefault="00231798" w:rsidP="00231798">
            <w:pPr>
              <w:pStyle w:val="CopticHangingVerse"/>
            </w:pPr>
            <w:r>
              <w:t>ⲛ̀ⲧⲉϥ 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43" w:name="_Toc431466285"/>
      <w:r>
        <w:lastRenderedPageBreak/>
        <w:t>September</w:t>
      </w:r>
      <w:bookmarkEnd w:id="913"/>
      <w:bookmarkEnd w:id="914"/>
      <w:bookmarkEnd w:id="915"/>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43"/>
    </w:p>
    <w:p w:rsidR="00495F1A" w:rsidRDefault="0092592B" w:rsidP="00495F1A">
      <w:pPr>
        <w:pStyle w:val="Heading3"/>
      </w:pPr>
      <w:bookmarkStart w:id="944" w:name="_Toc410196198"/>
      <w:bookmarkStart w:id="945" w:name="_Toc410196440"/>
      <w:bookmarkStart w:id="946" w:name="_Toc410196942"/>
      <w:r>
        <w:t xml:space="preserve">August 29 (30) / Tho-out 1: </w:t>
      </w:r>
      <w:r w:rsidR="00495F1A">
        <w:t>Ecclesiastical New Year: Nairouz</w:t>
      </w:r>
      <w:bookmarkEnd w:id="944"/>
      <w:bookmarkEnd w:id="945"/>
      <w:bookmarkEnd w:id="946"/>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47"/>
            <w:r>
              <w:t xml:space="preserve">wiles </w:t>
            </w:r>
            <w:commentRangeEnd w:id="947"/>
            <w:r>
              <w:rPr>
                <w:rStyle w:val="CommentReference"/>
                <w:rFonts w:ascii="Times New Roman" w:eastAsiaTheme="minorHAnsi" w:hAnsi="Times New Roman" w:cstheme="minorBidi"/>
                <w:color w:val="auto"/>
              </w:rPr>
              <w:commentReference w:id="947"/>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48"/>
            <w:r>
              <w:t xml:space="preserve">Ϯⲛⲁⲟⲩⲱϣⲧ </w:t>
            </w:r>
            <w:commentRangeEnd w:id="948"/>
            <w:r>
              <w:rPr>
                <w:rStyle w:val="CommentReference"/>
                <w:rFonts w:ascii="Times New Roman" w:hAnsi="Times New Roman"/>
              </w:rPr>
              <w:commentReference w:id="948"/>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49"/>
            <w:r>
              <w:t>reign</w:t>
            </w:r>
            <w:commentRangeEnd w:id="949"/>
            <w:r>
              <w:rPr>
                <w:rStyle w:val="CommentReference"/>
              </w:rPr>
              <w:commentReference w:id="949"/>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50"/>
            <w:r>
              <w:t xml:space="preserve">be </w:t>
            </w:r>
            <w:commentRangeEnd w:id="950"/>
            <w:r>
              <w:rPr>
                <w:rStyle w:val="CommentReference"/>
              </w:rPr>
              <w:commentReference w:id="950"/>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51"/>
            <w:r>
              <w:t xml:space="preserve">Ⲁⲙⲱⲛⲓ </w:t>
            </w:r>
            <w:commentRangeEnd w:id="951"/>
            <w:r>
              <w:rPr>
                <w:rStyle w:val="CommentReference"/>
                <w:rFonts w:ascii="Times New Roman" w:hAnsi="Times New Roman"/>
              </w:rPr>
              <w:commentReference w:id="951"/>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52"/>
            <w:r>
              <w:t xml:space="preserve">the </w:t>
            </w:r>
            <w:commentRangeEnd w:id="952"/>
            <w:r>
              <w:rPr>
                <w:rStyle w:val="CommentReference"/>
              </w:rPr>
              <w:commentReference w:id="952"/>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53"/>
            <w:r>
              <w:t xml:space="preserve">entreat </w:t>
            </w:r>
            <w:commentRangeEnd w:id="953"/>
            <w:r>
              <w:rPr>
                <w:rStyle w:val="CommentReference"/>
              </w:rPr>
              <w:commentReference w:id="953"/>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C46B09" w:rsidRDefault="00C46B09" w:rsidP="0039635A">
      <w:pPr>
        <w:pStyle w:val="Heading3"/>
      </w:pPr>
      <w:r>
        <w:t>September 1 (2) / Tho-out 4: St. Verena</w:t>
      </w:r>
    </w:p>
    <w:p w:rsidR="00C46B09" w:rsidRDefault="00C46B09" w:rsidP="00C46B0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You are truly blessed,</w:t>
            </w:r>
          </w:p>
          <w:p w:rsidR="00C46B09" w:rsidRDefault="00C46B09" w:rsidP="00C46B09">
            <w:pPr>
              <w:pStyle w:val="EngHang"/>
            </w:pPr>
            <w:r>
              <w:t>O holy virgin, Verena,</w:t>
            </w:r>
          </w:p>
          <w:p w:rsidR="00C46B09" w:rsidRDefault="00C46B09" w:rsidP="00C46B09">
            <w:pPr>
              <w:pStyle w:val="EngHang"/>
            </w:pPr>
            <w:r>
              <w:t>The bride of the</w:t>
            </w:r>
          </w:p>
          <w:p w:rsidR="00C46B09" w:rsidRDefault="00C46B09" w:rsidP="00C46B09">
            <w:pPr>
              <w:pStyle w:val="EngHangEnd"/>
            </w:pPr>
            <w:r>
              <w:t>Pure bridegroom, Christ.</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Ⲱⲟⲩⲛⲓⲁϯ ϧⲉⲛ ⲟⲩⲙⲉⲑⲙⲏⲓ:</w:t>
            </w:r>
          </w:p>
          <w:p w:rsidR="00C46B09" w:rsidRDefault="00C46B09" w:rsidP="00C46B09">
            <w:pPr>
              <w:pStyle w:val="CopticVersemulti-line"/>
            </w:pPr>
            <w:r>
              <w:t>ⲱ̀ ⲑⲏⲉⲑⲟⲩⲁⲃ Ⲃⲓⲣⲏⲛⲁ ϯⲡⲁⲣⲑⲉⲛⲟⲥ:</w:t>
            </w:r>
          </w:p>
          <w:p w:rsidR="00C46B09" w:rsidRDefault="00C46B09" w:rsidP="00C46B09">
            <w:pPr>
              <w:pStyle w:val="CopticVersemulti-line"/>
            </w:pPr>
            <w:r>
              <w:t>ϯϣⲉⲗⲉⲧ ⲛ̀ⲧⲉ ⲡⲓⲭ̀ⲣⲓⲥⲧⲟⲥ:</w:t>
            </w:r>
          </w:p>
          <w:p w:rsidR="00C46B09" w:rsidRDefault="00C46B09" w:rsidP="00C46B09">
            <w:pPr>
              <w:pStyle w:val="CopticHangingVerse"/>
            </w:pPr>
            <w:r>
              <w:t>Ⲡⲓⲡⲁⲧϣⲉⲗⲉⲧ ⲙ̀ⲙⲏⲓ.</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For you despised</w:t>
            </w:r>
          </w:p>
          <w:p w:rsidR="00C46B09" w:rsidRDefault="00C46B09" w:rsidP="00C46B09">
            <w:pPr>
              <w:pStyle w:val="EngHang"/>
            </w:pPr>
            <w:r>
              <w:t>The glory of the whole world</w:t>
            </w:r>
          </w:p>
          <w:p w:rsidR="00C46B09" w:rsidRDefault="00C46B09" w:rsidP="00C46B09">
            <w:pPr>
              <w:pStyle w:val="EngHang"/>
            </w:pPr>
            <w:r>
              <w:t>And the pride of this life,</w:t>
            </w:r>
          </w:p>
          <w:p w:rsidR="00C46B09" w:rsidRDefault="00C46B09" w:rsidP="00C46B09">
            <w:pPr>
              <w:pStyle w:val="EngHangEnd"/>
            </w:pPr>
            <w:r>
              <w:t>And you loved purity.</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Ϫⲉ ⲁ̀ⲣⲉϣⲱϣ:</w:t>
            </w:r>
          </w:p>
          <w:p w:rsidR="00C46B09" w:rsidRDefault="00C46B09" w:rsidP="00C46B09">
            <w:pPr>
              <w:pStyle w:val="CopticVersemulti-line"/>
            </w:pPr>
            <w:r>
              <w:t>ⲙⲡ̀ⲱ̀ⲟⲩ ⲙ̀ⲡⲁⲓⲕⲟⲥⲙⲟⲥ:</w:t>
            </w:r>
          </w:p>
          <w:p w:rsidR="00C46B09" w:rsidRDefault="00C46B09" w:rsidP="00C46B09">
            <w:pPr>
              <w:pStyle w:val="CopticVersemulti-line"/>
            </w:pPr>
            <w:r>
              <w:t>ⲛⲉⲙ ϯⲙⲉⲧϭⲁⲥⲓϩⲏⲧ ⲙ̀ⲡⲓⲃⲓⲟⲥ:</w:t>
            </w:r>
          </w:p>
          <w:p w:rsidR="00C46B09" w:rsidRDefault="00C46B09" w:rsidP="00C46B09">
            <w:pPr>
              <w:pStyle w:val="CopticHangingVerse"/>
            </w:pPr>
            <w:r>
              <w:t>ⲁⲣⲉⲙⲉⲛⲣⲉ ⲡⲓⲧⲟⲩⲃⲟ.</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She humiliated Satan</w:t>
            </w:r>
          </w:p>
          <w:p w:rsidR="00C46B09" w:rsidRDefault="00C46B09" w:rsidP="00C46B09">
            <w:pPr>
              <w:pStyle w:val="EngHang"/>
            </w:pPr>
            <w:r>
              <w:t>And his evil demons,</w:t>
            </w:r>
          </w:p>
          <w:p w:rsidR="00C46B09" w:rsidRDefault="00C46B09" w:rsidP="00C46B09">
            <w:pPr>
              <w:pStyle w:val="EngHang"/>
            </w:pPr>
            <w:r>
              <w:t>With her great endurance</w:t>
            </w:r>
          </w:p>
          <w:p w:rsidR="00C46B09" w:rsidRDefault="00C46B09" w:rsidP="00C46B09">
            <w:pPr>
              <w:pStyle w:val="EngHangEnd"/>
            </w:pPr>
            <w:r>
              <w:t>In the purity of virginity.</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Ⲁⲥϣⲟϣϥ ⲙ̀ⲡ̀ⲥⲁⲧⲁⲛⲁⲥ:</w:t>
            </w:r>
          </w:p>
          <w:p w:rsidR="00C46B09" w:rsidRDefault="00C46B09" w:rsidP="00C46B09">
            <w:pPr>
              <w:pStyle w:val="CopticVersemulti-line"/>
            </w:pPr>
            <w:r>
              <w:t>ⲛⲉⲙ ⲛⲉϥⲇⲉⲙⲱⲛ ⲉⲩϩⲱⲟⲩ:</w:t>
            </w:r>
          </w:p>
          <w:p w:rsidR="00C46B09" w:rsidRDefault="00C46B09" w:rsidP="00C46B09">
            <w:pPr>
              <w:pStyle w:val="CopticVersemulti-line"/>
            </w:pPr>
            <w:r>
              <w:t>ϩⲓⲧⲉⲛ ⲧⲉⲛⲥⲛⲓϣϯ ⲛ̀ϩⲩⲡⲟⲙⲟⲛⲏ:</w:t>
            </w:r>
          </w:p>
          <w:p w:rsidR="00C46B09" w:rsidRDefault="00C46B09" w:rsidP="00C46B09">
            <w:pPr>
              <w:pStyle w:val="CopticHangingVerse"/>
            </w:pPr>
            <w:r>
              <w:t>ϧⲉⲛ ⲡⲓⲧⲟⲩⲃⲟ ⲛ̀ⲧⲉ ⲧⲉⲥⲡⲁⲣⲑⲉⲛⲓⲁ.</w:t>
            </w:r>
          </w:p>
        </w:tc>
      </w:tr>
      <w:tr w:rsidR="00C46B09" w:rsidTr="00C46B09">
        <w:trPr>
          <w:cantSplit/>
          <w:jc w:val="center"/>
        </w:trPr>
        <w:tc>
          <w:tcPr>
            <w:tcW w:w="288" w:type="dxa"/>
          </w:tcPr>
          <w:p w:rsidR="00C46B09" w:rsidRDefault="00C46B09" w:rsidP="00C46B09">
            <w:pPr>
              <w:pStyle w:val="CopticCross"/>
            </w:pPr>
            <w:r w:rsidRPr="00FB5ACB">
              <w:lastRenderedPageBreak/>
              <w:t>¿</w:t>
            </w:r>
          </w:p>
        </w:tc>
        <w:tc>
          <w:tcPr>
            <w:tcW w:w="3960" w:type="dxa"/>
          </w:tcPr>
          <w:p w:rsidR="00C46B09" w:rsidRDefault="00C46B09" w:rsidP="00C46B09">
            <w:pPr>
              <w:pStyle w:val="EngHang"/>
            </w:pPr>
            <w:r>
              <w:t>For the elect sanctity</w:t>
            </w:r>
          </w:p>
          <w:p w:rsidR="00C46B09" w:rsidRDefault="00C46B09" w:rsidP="00C46B09">
            <w:pPr>
              <w:pStyle w:val="EngHang"/>
            </w:pPr>
            <w:r>
              <w:t>Of Saint Verena,</w:t>
            </w:r>
          </w:p>
          <w:p w:rsidR="00C46B09" w:rsidRDefault="00C46B09" w:rsidP="00C46B09">
            <w:pPr>
              <w:pStyle w:val="EngHang"/>
            </w:pPr>
            <w:r>
              <w:t>The bride of Christ,</w:t>
            </w:r>
          </w:p>
          <w:p w:rsidR="00C46B09" w:rsidRDefault="00C46B09" w:rsidP="00C46B09">
            <w:pPr>
              <w:pStyle w:val="EngHangEnd"/>
            </w:pPr>
            <w:r>
              <w:t>Is truly great.</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Ϫⲉ ⲟⲩⲛⲓϣϯ ⲡⲉ ϧⲉⲛ ⲟⲩⲙⲉⲑⲙⲏⲓ:</w:t>
            </w:r>
          </w:p>
          <w:p w:rsidR="00C46B09" w:rsidRDefault="00C46B09" w:rsidP="00C46B09">
            <w:pPr>
              <w:pStyle w:val="CopticVersemulti-line"/>
            </w:pPr>
            <w:r>
              <w:t>ⲡⲉ ⲡⲓⲥⲱⲧⲡ ⲛ̀ⲧⲟⲩⲃⲟ:</w:t>
            </w:r>
          </w:p>
          <w:p w:rsidR="00C46B09" w:rsidRDefault="00C46B09" w:rsidP="00C46B09">
            <w:pPr>
              <w:pStyle w:val="CopticVersemulti-line"/>
            </w:pPr>
            <w:r>
              <w:t>ⲛ̀ⲧⲉ ⲑⲏⲉⲑⲟⲩⲁⲃ Ⲃⲓⲣⲏⲛⲁ:</w:t>
            </w:r>
          </w:p>
          <w:p w:rsidR="00C46B09" w:rsidRDefault="00C46B09" w:rsidP="00C46B09">
            <w:pPr>
              <w:pStyle w:val="CopticHangingVerse"/>
            </w:pPr>
            <w:r>
              <w:t>ϯϣⲉⲗⲉⲧ ⲛ̀ⲧⲉ ⲡⲓⲭ̀ⲣⲓⲥⲧⲟⲥ.</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She completed her life</w:t>
            </w:r>
          </w:p>
          <w:p w:rsidR="00C46B09" w:rsidRDefault="00C46B09" w:rsidP="00C46B09">
            <w:pPr>
              <w:pStyle w:val="EngHang"/>
            </w:pPr>
            <w:r>
              <w:t>With great humility;</w:t>
            </w:r>
          </w:p>
          <w:p w:rsidR="00C46B09" w:rsidRDefault="00C46B09" w:rsidP="00C46B09">
            <w:pPr>
              <w:pStyle w:val="EngHang"/>
            </w:pPr>
            <w:r>
              <w:t>She reposed with the saints</w:t>
            </w:r>
          </w:p>
          <w:p w:rsidR="00C46B09" w:rsidRDefault="00C46B09" w:rsidP="00C46B09">
            <w:pPr>
              <w:pStyle w:val="EngHangEnd"/>
            </w:pPr>
            <w:r>
              <w:t>In the land of the living.</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Ⲁⲥϫⲱⲕ ⲉ̀ⲃⲟⲗ ⲙ̀ⲡⲉⲥⲃⲓⲟⲥ:</w:t>
            </w:r>
          </w:p>
          <w:p w:rsidR="00C46B09" w:rsidRDefault="00C46B09" w:rsidP="00C46B09">
            <w:pPr>
              <w:pStyle w:val="CopticVersemulti-line"/>
            </w:pPr>
            <w:r>
              <w:t>ϧⲉⲛ ⲡⲉⲥⲛⲓϣϯ ⲛ̀ⲑⲉⲃⲓⲟ:</w:t>
            </w:r>
          </w:p>
          <w:p w:rsidR="00C46B09" w:rsidRDefault="00C46B09" w:rsidP="00C46B09">
            <w:pPr>
              <w:pStyle w:val="CopticVersemulti-line"/>
            </w:pPr>
            <w:r>
              <w:t>ⲁⲥⲉⲛⲕⲟⲧ ⲛⲉⲙ ⲛⲏⲉⲑⲟⲩⲁⲃ:</w:t>
            </w:r>
          </w:p>
          <w:p w:rsidR="00C46B09" w:rsidRPr="003032D8" w:rsidRDefault="00C46B09" w:rsidP="00C46B09">
            <w:pPr>
              <w:pStyle w:val="CopticHangingVerse"/>
            </w:pPr>
            <w:r>
              <w:t>ϧⲉⲛ ⲧ̀ⲭⲱⲣⲁ ⲛ̀ⲛⲏⲉⲧⲟⲛϧ.</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Hail O virgin maiden,</w:t>
            </w:r>
          </w:p>
          <w:p w:rsidR="00C46B09" w:rsidRDefault="00C46B09" w:rsidP="00C46B09">
            <w:pPr>
              <w:pStyle w:val="EngHang"/>
            </w:pPr>
            <w:r>
              <w:t>Adorned with all holiness,</w:t>
            </w:r>
          </w:p>
          <w:p w:rsidR="00C46B09" w:rsidRDefault="00C46B09" w:rsidP="00C46B09">
            <w:pPr>
              <w:pStyle w:val="EngHang"/>
            </w:pPr>
            <w:r>
              <w:t>The pure bride,</w:t>
            </w:r>
          </w:p>
          <w:p w:rsidR="00C46B09" w:rsidRDefault="00C46B09" w:rsidP="00C46B09">
            <w:pPr>
              <w:pStyle w:val="EngHangEnd"/>
            </w:pPr>
            <w:r>
              <w:t>The truly holy, Verena.</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Ⲭⲉⲣⲉ ⲛⲉ ⲱ̀ϯⲁ̀ⲗⲟⲩ ⲙ̀ⲡⲁⲣⲑⲉⲛⲟⲥ:</w:t>
            </w:r>
          </w:p>
          <w:p w:rsidR="00C46B09" w:rsidRDefault="00C46B09" w:rsidP="00C46B09">
            <w:pPr>
              <w:pStyle w:val="CopticVersemulti-line"/>
            </w:pPr>
            <w:r>
              <w:t>ⲱ̀ ⲡⲁⲛⲁⲅⲓⲁ ⲙ̀ⲡ̀ⲥⲟⲗⲥⲉⲗ:</w:t>
            </w:r>
          </w:p>
          <w:p w:rsidR="00C46B09" w:rsidRDefault="00C46B09" w:rsidP="00C46B09">
            <w:pPr>
              <w:pStyle w:val="CopticVersemulti-line"/>
            </w:pPr>
            <w:r>
              <w:t>ⲱ̀ϯϣⲉⲗⲉⲧ ⲉⲥⲧⲟⲩⲃⲏⲟⲩⲧ:</w:t>
            </w:r>
          </w:p>
          <w:p w:rsidR="00C46B09" w:rsidRDefault="00C46B09" w:rsidP="00C46B09">
            <w:pPr>
              <w:pStyle w:val="CopticHangingVerse"/>
            </w:pPr>
            <w:r>
              <w:t>ϯⲁ̀ⲅⲓⲁ ⲙ̀ⲙⲏⲓ Ⲃⲓⲣⲏⲛⲁ.</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Hail to you O holy one,</w:t>
            </w:r>
          </w:p>
          <w:p w:rsidR="00C46B09" w:rsidRDefault="00C46B09" w:rsidP="00C46B09">
            <w:pPr>
              <w:pStyle w:val="EngHang"/>
            </w:pPr>
            <w:r>
              <w:t>Hail to you O pure one,</w:t>
            </w:r>
          </w:p>
          <w:p w:rsidR="00C46B09" w:rsidRDefault="00C46B09" w:rsidP="00C46B09">
            <w:pPr>
              <w:pStyle w:val="EngHang"/>
            </w:pPr>
            <w:r>
              <w:t>Hail to you O ascetic one,</w:t>
            </w:r>
          </w:p>
          <w:p w:rsidR="00C46B09" w:rsidRDefault="00C46B09" w:rsidP="00C46B09">
            <w:pPr>
              <w:pStyle w:val="EngHangEnd"/>
            </w:pPr>
            <w:r>
              <w:t>The bride of the Lord.</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Ⲭⲉⲣⲉ ⲛⲉ ⲱ̀ ϯⲁ̀ⲅⲓⲁ:</w:t>
            </w:r>
          </w:p>
          <w:p w:rsidR="00C46B09" w:rsidRDefault="00C46B09" w:rsidP="00C46B09">
            <w:pPr>
              <w:pStyle w:val="CopticVersemulti-line"/>
            </w:pPr>
            <w:r>
              <w:t>ⲭⲉⲣⲉ ⲛⲉ ⲱ̀ ⲑⲏⲉⲑ̀ⲟⲩⲁⲃ:</w:t>
            </w:r>
          </w:p>
          <w:p w:rsidR="00C46B09" w:rsidRDefault="00C46B09" w:rsidP="00C46B09">
            <w:pPr>
              <w:pStyle w:val="CopticVersemulti-line"/>
            </w:pPr>
            <w:r>
              <w:t>ⲭⲉⲣⲉ ⲛⲉ ⲱ̀ ⲁⲥⲕⲏⲧⲏⲥ:</w:t>
            </w:r>
          </w:p>
          <w:p w:rsidR="00C46B09" w:rsidRDefault="00C46B09" w:rsidP="00C46B09">
            <w:pPr>
              <w:pStyle w:val="CopticHangingVerse"/>
            </w:pPr>
            <w:r>
              <w:t>ϯϣⲉⲗⲉⲧ ⲛ̀ⲧⲉ ⲫ̀ⲛⲏⲃ ⲡ̀ϭⲟⲓⲥ.</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Pray to the Lord on our behalf,</w:t>
            </w:r>
          </w:p>
          <w:p w:rsidR="00C46B09" w:rsidRDefault="00C46B09" w:rsidP="00C46B09">
            <w:pPr>
              <w:pStyle w:val="EngHang"/>
            </w:pPr>
            <w:r>
              <w:t>O bride of Christ,</w:t>
            </w:r>
          </w:p>
          <w:p w:rsidR="00C46B09" w:rsidRDefault="00C46B09" w:rsidP="00C46B09">
            <w:pPr>
              <w:pStyle w:val="EngHang"/>
            </w:pPr>
            <w:r>
              <w:t>The truly holy, Verena,</w:t>
            </w:r>
          </w:p>
          <w:p w:rsidR="00C46B09" w:rsidRDefault="00C46B09" w:rsidP="00C46B09">
            <w:pPr>
              <w:pStyle w:val="EngHangEnd"/>
            </w:pPr>
            <w:r>
              <w:t>That He may forgive us ours sins.</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Ⲧⲱⲃϩ ⲙ̀ⲡ̀ϭⲟⲓⲥ ⲉ̀ϩ̀ⲣⲏⲓ ⲉ̀ϫⲱⲛ:</w:t>
            </w:r>
          </w:p>
          <w:p w:rsidR="00C46B09" w:rsidRDefault="00C46B09" w:rsidP="00C46B09">
            <w:pPr>
              <w:pStyle w:val="CopticVersemulti-line"/>
            </w:pPr>
            <w:r>
              <w:t>ⲱ̀ ϯϣⲉⲗⲉⲧ ⲛ̀ⲧⲉ ⲡⲓⲭ̀ⲣⲓⲥⲧⲟⲥ:</w:t>
            </w:r>
          </w:p>
          <w:p w:rsidR="00C46B09" w:rsidRDefault="00C46B09" w:rsidP="00C46B09">
            <w:pPr>
              <w:pStyle w:val="CopticVersemulti-line"/>
            </w:pPr>
            <w:r>
              <w:t>ϯⲁ̀ⲅⲓⲁ ⲙ̀ⲙⲏⲓ Ⲃⲓⲣⲏⲛⲁ:</w:t>
            </w:r>
          </w:p>
          <w:p w:rsidR="00C46B09" w:rsidRDefault="00C46B09" w:rsidP="00C46B09">
            <w:pPr>
              <w:pStyle w:val="CopticHangingVerse"/>
            </w:pPr>
            <w:r>
              <w:t>ⲛⲧⲉϥⲭⲁ ⲛⲉⲛⲛⲟⲃⲓ ⲛⲁⲛ ⲉ̀ⲃⲟⲗ.</w:t>
            </w:r>
          </w:p>
        </w:tc>
      </w:tr>
    </w:tbl>
    <w:p w:rsidR="00C140A9" w:rsidRDefault="00C140A9" w:rsidP="00C140A9">
      <w:pPr>
        <w:pStyle w:val="Heading3"/>
      </w:pPr>
      <w:r>
        <w:t>September 3 (4) / Tho-out 6: St. Phoebe the Protodeaconess</w:t>
      </w:r>
      <w:bookmarkStart w:id="954" w:name="_GoBack"/>
      <w:bookmarkEnd w:id="954"/>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46481B" w:rsidRDefault="0046481B" w:rsidP="0046481B">
      <w:pPr>
        <w:pStyle w:val="Heading3"/>
      </w:pPr>
      <w:r>
        <w:lastRenderedPageBreak/>
        <w:t>September 4 (5) / Tho-out 7: Also St. Rebecca and her Children</w:t>
      </w:r>
    </w:p>
    <w:p w:rsidR="0046481B" w:rsidRDefault="0046481B" w:rsidP="0046481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Rebecca and her children,</w:t>
            </w:r>
          </w:p>
          <w:p w:rsidR="0046481B" w:rsidRDefault="0046481B" w:rsidP="0046481B">
            <w:pPr>
              <w:pStyle w:val="EngHang"/>
            </w:pPr>
            <w:r>
              <w:t>The faithful martyrs</w:t>
            </w:r>
          </w:p>
          <w:p w:rsidR="0046481B" w:rsidRDefault="0046481B" w:rsidP="0046481B">
            <w:pPr>
              <w:pStyle w:val="EngHang"/>
            </w:pPr>
            <w:r>
              <w:t>Who endured persecutions</w:t>
            </w:r>
          </w:p>
          <w:p w:rsidR="0046481B" w:rsidRDefault="0046481B" w:rsidP="0046481B">
            <w:pPr>
              <w:pStyle w:val="EngHangEnd"/>
            </w:pPr>
            <w:r>
              <w:t>For the Name of the Lord Christ.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Ⲛⲓ ⲡⲓⲥⲧⲟⲥ ⲙ̀ⲙⲁⲣⲧⲩⲣⲟⲥ:</w:t>
            </w:r>
          </w:p>
          <w:p w:rsidR="0046481B" w:rsidRDefault="0046481B" w:rsidP="0046481B">
            <w:pPr>
              <w:pStyle w:val="CopticVersemulti-line"/>
            </w:pPr>
            <w:r>
              <w:t>ⲉⲧⲁⲩϥⲁⲓ ϭⲁ ⲛⲓⲇⲓⲱⲅⲙⲟⲥ:</w:t>
            </w:r>
          </w:p>
          <w:p w:rsidR="0046481B" w:rsidRDefault="0046481B" w:rsidP="0046481B">
            <w:pPr>
              <w:pStyle w:val="CopticVersemulti-line"/>
            </w:pPr>
            <w:r>
              <w:t>ⲉⲑⲃⲉ ⲡⲓⲣⲁⲛ ⲙ̀ⲡⲓⲛⲏⲃ Ⲡⲭ̄ⲥ̄:</w:t>
            </w:r>
          </w:p>
          <w:p w:rsidR="0046481B" w:rsidRDefault="0046481B" w:rsidP="0046481B">
            <w:pPr>
              <w:pStyle w:val="CopticHangingVerse"/>
            </w:pPr>
            <w:r>
              <w:t>Ⲓⲉⲣⲉⲃⲉⲕⲕⲁ ⲛⲉⲙ ⲛⲉⲥϣⲏⲉⲣⲉ</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While they prayed, the angel</w:t>
            </w:r>
          </w:p>
          <w:p w:rsidR="0046481B" w:rsidRDefault="0046481B" w:rsidP="0046481B">
            <w:pPr>
              <w:pStyle w:val="EngHang"/>
            </w:pPr>
            <w:r>
              <w:t>Of the Lord appeared to them.</w:t>
            </w:r>
          </w:p>
          <w:p w:rsidR="0046481B" w:rsidRDefault="0046481B" w:rsidP="0046481B">
            <w:pPr>
              <w:pStyle w:val="EngHang"/>
            </w:pPr>
            <w:r>
              <w:t>They rejoiced when</w:t>
            </w:r>
          </w:p>
          <w:p w:rsidR="0046481B" w:rsidRDefault="0046481B" w:rsidP="0046481B">
            <w:pPr>
              <w:pStyle w:val="EngHangEnd"/>
            </w:pPr>
            <w:r>
              <w:t>He announced their martyrdom.</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Ⲉⲛⲁⲩϣ̀ⲗⲏⲗ ⲁϥⲟⲩⲱⲛϩ ⲛⲱⲟⲩ:</w:t>
            </w:r>
          </w:p>
          <w:p w:rsidR="0046481B" w:rsidRDefault="0046481B" w:rsidP="0046481B">
            <w:pPr>
              <w:pStyle w:val="CopticVersemulti-line"/>
            </w:pPr>
            <w:r>
              <w:t>ⲉ̀ⲃⲟⲗ ⲛ̀ϫⲉ ⲡ̀ⲁⲅⲅⲉⲗⲟⲥ ⲙ̀Ⲡⲟ̄ⲥ̄:</w:t>
            </w:r>
          </w:p>
          <w:p w:rsidR="0046481B" w:rsidRDefault="0046481B" w:rsidP="0046481B">
            <w:pPr>
              <w:pStyle w:val="CopticVersemulti-line"/>
            </w:pPr>
            <w:r>
              <w:t>ⲁⲩⲟⲩⲛⲟϥ ⲙ̀ⲙⲱⲟⲩ ⲉⲧⲁϥ ϩⲓⲃⲉⲛⲛⲟⲩϥⲓ:</w:t>
            </w:r>
          </w:p>
          <w:p w:rsidR="0046481B" w:rsidRDefault="0046481B" w:rsidP="0046481B">
            <w:pPr>
              <w:pStyle w:val="CopticHangingVerse"/>
            </w:pPr>
            <w:r>
              <w:t>ⲛⲱⲟⲩ ϧⲉⲛ ϯⲙⲉⲧⲙⲁⲣⲧⲩⲣⲟⲥ.</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gave their wealth to the poor,</w:t>
            </w:r>
          </w:p>
          <w:p w:rsidR="0046481B" w:rsidRDefault="0046481B" w:rsidP="0046481B">
            <w:pPr>
              <w:pStyle w:val="EngHang"/>
            </w:pPr>
            <w:r>
              <w:t>They gave themselves to death,</w:t>
            </w:r>
          </w:p>
          <w:p w:rsidR="0046481B" w:rsidRDefault="0046481B" w:rsidP="0046481B">
            <w:pPr>
              <w:pStyle w:val="EngHang"/>
            </w:pPr>
            <w:r>
              <w:t>They refused to worship idols,</w:t>
            </w:r>
          </w:p>
          <w:p w:rsidR="0046481B" w:rsidRDefault="0046481B" w:rsidP="0046481B">
            <w:pPr>
              <w:pStyle w:val="EngHangEnd"/>
            </w:pPr>
            <w:r>
              <w:t>They were thrown in fire but burned not.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Ⲁⲩϯ ⲛ̀ⲛⲟⲩϩⲩⲡⲁⲣⲭⲟⲛⲧⲁ:</w:t>
            </w:r>
          </w:p>
          <w:p w:rsidR="0046481B" w:rsidRDefault="0046481B" w:rsidP="0046481B">
            <w:pPr>
              <w:pStyle w:val="CopticVersemulti-line"/>
            </w:pPr>
            <w:r>
              <w:t>ⲛ̀ⲛⲓϩⲏⲕⲓ ⲁⲩⲧⲏⲓⲧⲟⲩ ⲙ̀ⲫ̀ⲙⲟⲩ:</w:t>
            </w:r>
          </w:p>
          <w:p w:rsidR="0046481B" w:rsidRDefault="0046481B" w:rsidP="0046481B">
            <w:pPr>
              <w:pStyle w:val="CopticVersemulti-line"/>
            </w:pPr>
            <w:r>
              <w:t>ⲙ̀ⲡⲟⲩⲑⲱⲧ ⲛ̀ⲧⲟⲩⲟⲩⲱϣⲧ ⲛ̀ⲛⲓ̀ⲇⲱⲗⲟⲛ:</w:t>
            </w:r>
          </w:p>
          <w:p w:rsidR="0046481B" w:rsidRDefault="0046481B" w:rsidP="0046481B">
            <w:pPr>
              <w:pStyle w:val="CopticHangingVerse"/>
            </w:pPr>
            <w:r>
              <w:t>ⲑⲩϩⲓⲧⲟⲩ ⲉ̀ⲡⲓⲭ̀ⲣⲱⲙ ⲙ̀ⲡⲟⲩⲙⲟϩ.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were tempted to deny their God</w:t>
            </w:r>
          </w:p>
          <w:p w:rsidR="0046481B" w:rsidRDefault="0046481B" w:rsidP="0046481B">
            <w:pPr>
              <w:pStyle w:val="EngHang"/>
            </w:pPr>
            <w:r>
              <w:t>For the glory of this world in Alexandria.</w:t>
            </w:r>
          </w:p>
          <w:p w:rsidR="0046481B" w:rsidRDefault="0046481B" w:rsidP="0046481B">
            <w:pPr>
              <w:pStyle w:val="EngHang"/>
            </w:pPr>
            <w:r>
              <w:t>They rejected the offerings,</w:t>
            </w:r>
          </w:p>
          <w:p w:rsidR="0046481B" w:rsidRDefault="0046481B" w:rsidP="0046481B">
            <w:pPr>
              <w:pStyle w:val="EngHangEnd"/>
            </w:pPr>
            <w:r>
              <w:t>And were crucified, head down.</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Ϧⲉⲛ Ⲣⲁⲕⲟϯ ⲁⲩⲥⲉⲡⲥⲱⲡⲟⲩ ϧⲉⲛ:</w:t>
            </w:r>
          </w:p>
          <w:p w:rsidR="0046481B" w:rsidRDefault="0046481B" w:rsidP="0046481B">
            <w:pPr>
              <w:pStyle w:val="CopticVersemulti-line"/>
            </w:pPr>
            <w:r>
              <w:t>ⲡ̀ϣⲱⲟⲩ ⲙ̀ⲡⲓⲑⲟ ⲛ̀ⲧⲟⲩⲭⲁ ⲡⲟⲩⲛⲟⲩϯ:</w:t>
            </w:r>
          </w:p>
          <w:p w:rsidR="0046481B" w:rsidRDefault="0046481B" w:rsidP="0046481B">
            <w:pPr>
              <w:pStyle w:val="CopticVersemulti-line"/>
            </w:pPr>
            <w:r>
              <w:t>ⲟⲩⲟϩ ⲁⲩⲉⲣⲁⲑⲉⲧⲓⲛ ⲛ̀ⲛⲟⲩϫⲓⲛϯ:</w:t>
            </w:r>
          </w:p>
          <w:p w:rsidR="0046481B" w:rsidRDefault="0046481B" w:rsidP="0046481B">
            <w:pPr>
              <w:pStyle w:val="CopticHangingVerse"/>
            </w:pPr>
            <w:r>
              <w:t>ⲁⲩⲁϣⲟⲩ ⲇⲉ ⲉⲩⲟⲓ ⲛ̀ⲣⲁⲃⲛⲁϩⲃⲓ.</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were raised after three days</w:t>
            </w:r>
          </w:p>
          <w:p w:rsidR="0046481B" w:rsidRDefault="0046481B" w:rsidP="0046481B">
            <w:pPr>
              <w:pStyle w:val="EngHang"/>
            </w:pPr>
            <w:r>
              <w:t>In good health.</w:t>
            </w:r>
          </w:p>
          <w:p w:rsidR="0046481B" w:rsidRDefault="0046481B" w:rsidP="0046481B">
            <w:pPr>
              <w:pStyle w:val="EngHang"/>
            </w:pPr>
            <w:r>
              <w:t>They were put in boiling oil, but not harmed,</w:t>
            </w:r>
          </w:p>
          <w:p w:rsidR="0046481B" w:rsidRDefault="0046481B" w:rsidP="0046481B">
            <w:pPr>
              <w:pStyle w:val="EngHangEnd"/>
            </w:pPr>
            <w:r>
              <w:t>The soldiers were enraged.</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Ⲙⲉⲛⲉⲛⲥⲁ ϣⲟⲙⲧ ⲛ̀ⲉ̀ϩⲟⲟⲩ ⲉⲩϫⲏⲕ:</w:t>
            </w:r>
          </w:p>
          <w:p w:rsidR="0046481B" w:rsidRDefault="0046481B" w:rsidP="0046481B">
            <w:pPr>
              <w:pStyle w:val="CopticVersemulti-line"/>
            </w:pPr>
            <w:r>
              <w:t>ⲁⲩⲟ̀ϩⲓ ⲉⲣⲁⲧⲟⲩ ⲉⲩⲧⲟⲩϫⲏⲟⲩⲧ:</w:t>
            </w:r>
          </w:p>
          <w:p w:rsidR="0046481B" w:rsidRDefault="0046481B" w:rsidP="0046481B">
            <w:pPr>
              <w:pStyle w:val="CopticVersemulti-line"/>
            </w:pPr>
            <w:r>
              <w:t>ⲁⲩⲭⲁⲧⲟⲩ ϧⲉⲛ ⲟⲩⲛⲉϩ ⲉϥⲃⲉⲣⲃⲉⲣ:</w:t>
            </w:r>
          </w:p>
          <w:p w:rsidR="0046481B" w:rsidRPr="003032D8" w:rsidRDefault="0046481B" w:rsidP="0046481B">
            <w:pPr>
              <w:pStyle w:val="CopticHangingVerse"/>
            </w:pPr>
            <w:r>
              <w:t>ⲙ̀ⲡⲟⲩϭⲓⲑⲱⲃϣ ⲛⲓⲙⲁⲧⲟⲓ ⲁⲩϣⲁϩϣⲉϩ.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beheaded the children</w:t>
            </w:r>
          </w:p>
          <w:p w:rsidR="0046481B" w:rsidRDefault="0046481B" w:rsidP="0046481B">
            <w:pPr>
              <w:pStyle w:val="EngHang"/>
            </w:pPr>
            <w:r>
              <w:t>On their mother’s lap, then her.</w:t>
            </w:r>
          </w:p>
          <w:p w:rsidR="0046481B" w:rsidRDefault="0046481B" w:rsidP="0046481B">
            <w:pPr>
              <w:pStyle w:val="EngHang"/>
            </w:pPr>
            <w:r>
              <w:t>The believers built a church</w:t>
            </w:r>
          </w:p>
          <w:p w:rsidR="0046481B" w:rsidRDefault="0046481B" w:rsidP="0046481B">
            <w:pPr>
              <w:pStyle w:val="EngHangEnd"/>
            </w:pPr>
            <w:r>
              <w:t>And miracles were manifest in their names.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Ⲁⲩϣⲁⲧ ⲛⲓⲁ̀ⲫⲏⲟⲩ ⲛ̀ⲛⲓϣⲏⲣⲓ ϧⲉⲛ:</w:t>
            </w:r>
          </w:p>
          <w:p w:rsidR="0046481B" w:rsidRDefault="0046481B" w:rsidP="0046481B">
            <w:pPr>
              <w:pStyle w:val="CopticVersemulti-line"/>
            </w:pPr>
            <w:r>
              <w:t>ⲡ̀ⲁⲙⲏⲣ ⲛ̀ⲧⲟⲩⲙⲁⲩ ⲓ̀ⲧⲁ ⲧⲉⲥⲁ̀ⲫⲉ:</w:t>
            </w:r>
          </w:p>
          <w:p w:rsidR="0046481B" w:rsidRDefault="0046481B" w:rsidP="0046481B">
            <w:pPr>
              <w:pStyle w:val="CopticVersemulti-line"/>
            </w:pPr>
            <w:r>
              <w:t>ⲛⲓⲡⲓⲥⲧⲟⲥ ⲁⲩⲕⲉⲧ ⲟⲩⲉⲕⲕ̀ⲗⲏⲉⲥⲓⲁ:</w:t>
            </w:r>
          </w:p>
          <w:p w:rsidR="0046481B" w:rsidRDefault="0046481B" w:rsidP="0046481B">
            <w:pPr>
              <w:pStyle w:val="CopticHangingVerse"/>
            </w:pPr>
            <w:r>
              <w:t>ⲛⲱⲟⲩ ⲁⲩⲟⲩⲱⲛϩ ⲛ̀ϫⲉ ⲛⲟⲩϣ̀ⲫⲏⲣⲓ ⲉ̀ⲃⲟⲗ.</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Hail to you, O martyrs,</w:t>
            </w:r>
          </w:p>
          <w:p w:rsidR="0046481B" w:rsidRDefault="0046481B" w:rsidP="0046481B">
            <w:pPr>
              <w:pStyle w:val="EngHang"/>
            </w:pPr>
            <w:r>
              <w:t>Who endured much suffering</w:t>
            </w:r>
          </w:p>
          <w:p w:rsidR="0046481B" w:rsidRDefault="0046481B" w:rsidP="0046481B">
            <w:pPr>
              <w:pStyle w:val="EngHang"/>
            </w:pPr>
            <w:r>
              <w:t>For your love for Christ,</w:t>
            </w:r>
          </w:p>
          <w:p w:rsidR="0046481B" w:rsidRDefault="0046481B" w:rsidP="0046481B">
            <w:pPr>
              <w:pStyle w:val="EngHangEnd"/>
            </w:pPr>
            <w:r>
              <w:t>Rejoice in Paradise.</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Ⲭⲉⲣⲉ ⲛⲱⲧⲉⲛ ⲱ̀ ⲛⲓⲙⲁⲣⲧⲩⲣⲟⲥ:</w:t>
            </w:r>
          </w:p>
          <w:p w:rsidR="0046481B" w:rsidRDefault="0046481B" w:rsidP="0046481B">
            <w:pPr>
              <w:pStyle w:val="CopticVersemulti-line"/>
            </w:pPr>
            <w:r>
              <w:t>ⲉⲧⲁⲩϣⲉⲡ ϩⲁⲛⲙⲏϣ ⲙ̀ⲃⲁⲥⲁⲛⲟⲥ:</w:t>
            </w:r>
          </w:p>
          <w:p w:rsidR="0046481B" w:rsidRDefault="0046481B" w:rsidP="0046481B">
            <w:pPr>
              <w:pStyle w:val="CopticVersemulti-line"/>
            </w:pPr>
            <w:r>
              <w:t>ⲉⲑⲃⲉ ⲡⲟⲩⲙⲉⲓ ⲙ̀Ⲡⲭ̄ⲥ̄:</w:t>
            </w:r>
          </w:p>
          <w:p w:rsidR="0046481B" w:rsidRDefault="0046481B" w:rsidP="0046481B">
            <w:pPr>
              <w:pStyle w:val="CopticHangingVerse"/>
            </w:pPr>
            <w:r>
              <w:t>ⲣⲁϣⲓ ⲙ̀ⲙⲱⲧⲉⲛ ϧⲉⲛ ⲡⲓⲡⲁⲣⲁⲇⲓⲥⲟⲥ.</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Pray to the Lord on our behalf,</w:t>
            </w:r>
          </w:p>
          <w:p w:rsidR="0046481B" w:rsidRDefault="0046481B" w:rsidP="0046481B">
            <w:pPr>
              <w:pStyle w:val="EngHang"/>
            </w:pPr>
            <w:r>
              <w:t>O beloved of Christ the King,</w:t>
            </w:r>
          </w:p>
          <w:p w:rsidR="0046481B" w:rsidRDefault="0046481B" w:rsidP="0046481B">
            <w:pPr>
              <w:pStyle w:val="EngHang"/>
            </w:pPr>
            <w:r>
              <w:t>Rebecca and her children,</w:t>
            </w:r>
          </w:p>
          <w:p w:rsidR="0046481B" w:rsidRDefault="0046481B" w:rsidP="0046481B">
            <w:pPr>
              <w:pStyle w:val="EngHangEnd"/>
            </w:pPr>
            <w:r>
              <w:t>That He may forgive us our sins.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Ⲧⲱⲃϩ ⲙ̀Ⲡϭⲟⲓⲥ ⲉ̀ϩ̀ⲣⲏⲓ ⲉ̀ϫⲱⲛ:</w:t>
            </w:r>
          </w:p>
          <w:p w:rsidR="0046481B" w:rsidRDefault="0046481B" w:rsidP="0046481B">
            <w:pPr>
              <w:pStyle w:val="CopticVersemulti-line"/>
            </w:pPr>
            <w:r>
              <w:t>ⲛⲓⲙⲉⲛⲣⲁϯ ⲙ̀ⲡ̀ⲟⲩⲣⲟ Ⲡⲭ̄ⲥ̄:</w:t>
            </w:r>
          </w:p>
          <w:p w:rsidR="0046481B" w:rsidRDefault="0046481B" w:rsidP="0046481B">
            <w:pPr>
              <w:pStyle w:val="CopticVersemulti-line"/>
            </w:pPr>
            <w:r>
              <w:t>Ⲓⲉⲣⲃⲉⲕⲕⲁ ⲛⲉⲙ ⲛⲉⲥϣⲏⲣⲓ:</w:t>
            </w:r>
          </w:p>
          <w:p w:rsidR="0046481B" w:rsidRDefault="0046481B" w:rsidP="0046481B">
            <w:pPr>
              <w:pStyle w:val="CopticHangingVerse"/>
            </w:pPr>
            <w:r>
              <w:t>ⲛ̀ⲧⲉϥⲭⲁ ⲛⲉⲛⲛⲟⲃⲓ ⲛⲁⲛ ⲉ̀ⲃⲟⲗ.</w:t>
            </w:r>
          </w:p>
        </w:tc>
      </w:tr>
    </w:tbl>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55" w:name="_Toc410196199"/>
      <w:bookmarkStart w:id="956" w:name="_Toc410196441"/>
      <w:bookmarkStart w:id="957" w:name="_Toc410196943"/>
      <w:r>
        <w:t xml:space="preserve">September 14 (15) / Tho-out 17: </w:t>
      </w:r>
      <w:r w:rsidR="00495F1A">
        <w:t>The Dedication of the Church of the Holy Cross</w:t>
      </w:r>
      <w:bookmarkEnd w:id="955"/>
      <w:bookmarkEnd w:id="956"/>
      <w:bookmarkEnd w:id="957"/>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58"/>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58"/>
            <w:r>
              <w:rPr>
                <w:rStyle w:val="CommentReference"/>
              </w:rPr>
              <w:commentReference w:id="958"/>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September 21 (22) / Tho-out 24: Martyrdom of St. Quandratus, One of the Seventy Two</w:t>
      </w:r>
    </w:p>
    <w:p w:rsidR="00160DE3" w:rsidRDefault="00160DE3" w:rsidP="00160DE3">
      <w:r>
        <w:t>See the Doxologies for the Apostles, or for Any Apostle, on page ##.</w:t>
      </w:r>
    </w:p>
    <w:p w:rsidR="00D54A29" w:rsidRDefault="00D54A29" w:rsidP="00D54A29">
      <w:pPr>
        <w:pStyle w:val="Heading3"/>
      </w:pPr>
      <w:r>
        <w:lastRenderedPageBreak/>
        <w:t xml:space="preserve">September 22 (23) / </w:t>
      </w:r>
      <w:commentRangeStart w:id="959"/>
      <w:r>
        <w:t>Tho-out 24</w:t>
      </w:r>
      <w:commentRangeEnd w:id="959"/>
      <w:r w:rsidR="00C46B09">
        <w:rPr>
          <w:rStyle w:val="CommentReference"/>
          <w:rFonts w:eastAsiaTheme="minorHAnsi" w:cstheme="minorBidi"/>
          <w:b w:val="0"/>
          <w:bCs w:val="0"/>
        </w:rPr>
        <w:commentReference w:id="959"/>
      </w:r>
      <w:r>
        <w:t>: St. Maurice and the Theban Legion</w:t>
      </w:r>
    </w:p>
    <w:p w:rsidR="00D54A29" w:rsidRDefault="00D54A29" w:rsidP="00D54A29">
      <w:pPr>
        <w:pStyle w:val="Heading4"/>
      </w:pPr>
      <w:r>
        <w:t>The Doxology of St. Maurice and the Theban Legion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 holy and valiant martyrs</w:t>
            </w:r>
          </w:p>
          <w:p w:rsidR="00D54A29" w:rsidRPr="004764BD" w:rsidRDefault="00D54A29" w:rsidP="00D54A29">
            <w:pPr>
              <w:pStyle w:val="EngHang"/>
            </w:pPr>
            <w:r w:rsidRPr="004764BD">
              <w:t>Of the Theban Legion,</w:t>
            </w:r>
          </w:p>
          <w:p w:rsidR="00D54A29" w:rsidRPr="004764BD" w:rsidRDefault="00D54A29" w:rsidP="00D54A29">
            <w:pPr>
              <w:pStyle w:val="EngHang"/>
            </w:pPr>
            <w:r w:rsidRPr="004764BD">
              <w:t>Who gave their lives for the Faith</w:t>
            </w:r>
          </w:p>
          <w:p w:rsidR="00D54A29" w:rsidRDefault="00D54A29" w:rsidP="00D54A29">
            <w:pPr>
              <w:pStyle w:val="EngHangEnd"/>
            </w:pPr>
            <w:r w:rsidRPr="004764BD">
              <w:t>And converted the pagans.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Egypt was their homeland</w:t>
            </w:r>
          </w:p>
          <w:p w:rsidR="00D54A29" w:rsidRPr="004764BD" w:rsidRDefault="00D54A29" w:rsidP="00D54A29">
            <w:pPr>
              <w:pStyle w:val="EngHang"/>
            </w:pPr>
            <w:r w:rsidRPr="004764BD">
              <w:t>But Europe became their burial ground.</w:t>
            </w:r>
          </w:p>
          <w:p w:rsidR="00D54A29" w:rsidRPr="004764BD" w:rsidRDefault="00D54A29" w:rsidP="00D54A29">
            <w:pPr>
              <w:pStyle w:val="EngHang"/>
            </w:pPr>
            <w:r w:rsidRPr="004764BD">
              <w:t>Six th</w:t>
            </w:r>
            <w:r>
              <w:t>ousand and six hundred soldiers,</w:t>
            </w:r>
          </w:p>
          <w:p w:rsidR="00D54A29" w:rsidRDefault="00D54A29" w:rsidP="00D54A29">
            <w:pPr>
              <w:pStyle w:val="EngHangEnd"/>
            </w:pPr>
            <w:r w:rsidRPr="004764BD">
              <w:t>The best in the Roman army.</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They fought with courage and honour,</w:t>
            </w:r>
          </w:p>
          <w:p w:rsidR="00D54A29" w:rsidRPr="004764BD" w:rsidRDefault="00D54A29" w:rsidP="00D54A29">
            <w:pPr>
              <w:pStyle w:val="EngHang"/>
            </w:pPr>
            <w:r w:rsidRPr="004764BD">
              <w:t>Defeating the impious foes,</w:t>
            </w:r>
          </w:p>
          <w:p w:rsidR="00D54A29" w:rsidRPr="004764BD" w:rsidRDefault="00D54A29" w:rsidP="00D54A29">
            <w:pPr>
              <w:pStyle w:val="EngHang"/>
            </w:pPr>
            <w:r w:rsidRPr="004764BD">
              <w:t>But idols they would not worship,</w:t>
            </w:r>
          </w:p>
          <w:p w:rsidR="00D54A29" w:rsidRDefault="00D54A29" w:rsidP="00D54A29">
            <w:pPr>
              <w:pStyle w:val="EngHangEnd"/>
            </w:pPr>
            <w:r w:rsidRPr="004764BD">
              <w:t>Even under threat of death.</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They threw their arms to the ground</w:t>
            </w:r>
          </w:p>
          <w:p w:rsidR="00D54A29" w:rsidRPr="004764BD" w:rsidRDefault="00D54A29" w:rsidP="00D54A29">
            <w:pPr>
              <w:pStyle w:val="EngHang"/>
            </w:pPr>
            <w:r w:rsidRPr="004764BD">
              <w:t>And gave their necks unto the sword,</w:t>
            </w:r>
          </w:p>
          <w:p w:rsidR="00D54A29" w:rsidRPr="004764BD" w:rsidRDefault="00D54A29" w:rsidP="00D54A29">
            <w:pPr>
              <w:pStyle w:val="EngHang"/>
            </w:pPr>
            <w:r w:rsidRPr="004764BD">
              <w:t>Preferring death as Christians</w:t>
            </w:r>
          </w:p>
          <w:p w:rsidR="00D54A29" w:rsidRDefault="00D54A29" w:rsidP="00D54A29">
            <w:pPr>
              <w:pStyle w:val="EngHangEnd"/>
            </w:pPr>
            <w:r w:rsidRPr="004764BD">
              <w:t>To life in shame as infidels.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Their testimony to their Lord</w:t>
            </w:r>
          </w:p>
          <w:p w:rsidR="00D54A29" w:rsidRPr="004764BD" w:rsidRDefault="00D54A29" w:rsidP="00D54A29">
            <w:pPr>
              <w:pStyle w:val="EngHang"/>
            </w:pPr>
            <w:r w:rsidRPr="004764BD">
              <w:t>Was greeted by many miracles,</w:t>
            </w:r>
          </w:p>
          <w:p w:rsidR="00D54A29" w:rsidRPr="004764BD" w:rsidRDefault="00D54A29" w:rsidP="00D54A29">
            <w:pPr>
              <w:pStyle w:val="EngHang"/>
            </w:pPr>
            <w:r w:rsidRPr="004764BD">
              <w:t>And thousands of those who stood by</w:t>
            </w:r>
          </w:p>
          <w:p w:rsidR="00D54A29" w:rsidRDefault="00D54A29" w:rsidP="00D54A29">
            <w:pPr>
              <w:pStyle w:val="EngHangEnd"/>
            </w:pPr>
            <w:r w:rsidRPr="004764BD">
              <w:t>Believed on the Name of Jesus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Blessed are you, Saints Maurice,</w:t>
            </w:r>
          </w:p>
          <w:p w:rsidR="00D54A29" w:rsidRPr="004764BD" w:rsidRDefault="00D54A29" w:rsidP="00D54A29">
            <w:pPr>
              <w:pStyle w:val="EngHang"/>
            </w:pPr>
            <w:r w:rsidRPr="004764BD">
              <w:t>Exuperius and Candid;</w:t>
            </w:r>
          </w:p>
          <w:p w:rsidR="00D54A29" w:rsidRPr="004764BD" w:rsidRDefault="00D54A29" w:rsidP="00D54A29">
            <w:pPr>
              <w:pStyle w:val="EngHang"/>
            </w:pPr>
            <w:r w:rsidRPr="004764BD">
              <w:t>Victor, Ursus and Alexander,</w:t>
            </w:r>
          </w:p>
          <w:p w:rsidR="00D54A29" w:rsidRDefault="00D54A29" w:rsidP="00D54A29">
            <w:pPr>
              <w:pStyle w:val="EngHangEnd"/>
            </w:pPr>
            <w:r w:rsidRPr="004764BD">
              <w:t>The beloved of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Pray to the Lord on our behalf,</w:t>
            </w:r>
          </w:p>
          <w:p w:rsidR="00D54A29" w:rsidRPr="004764BD" w:rsidRDefault="00D54A29" w:rsidP="00D54A29">
            <w:pPr>
              <w:pStyle w:val="EngHang"/>
            </w:pPr>
            <w:r w:rsidRPr="004764BD">
              <w:t>O victorious martyrs,</w:t>
            </w:r>
          </w:p>
          <w:p w:rsidR="00D54A29" w:rsidRPr="004764BD" w:rsidRDefault="00D54A29" w:rsidP="00D54A29">
            <w:pPr>
              <w:pStyle w:val="EngHang"/>
            </w:pPr>
            <w:r w:rsidRPr="004764BD">
              <w:t>Saint Maurice and his companions,</w:t>
            </w:r>
          </w:p>
          <w:p w:rsidR="00D54A29" w:rsidRDefault="00D54A29" w:rsidP="00D54A29">
            <w:pPr>
              <w:pStyle w:val="EngHangEnd"/>
            </w:pPr>
            <w:r w:rsidRPr="004764BD">
              <w:t>That He may forgive us our sins.</w:t>
            </w:r>
          </w:p>
        </w:tc>
        <w:tc>
          <w:tcPr>
            <w:tcW w:w="288" w:type="dxa"/>
          </w:tcPr>
          <w:p w:rsidR="00D54A29" w:rsidRDefault="00D54A29" w:rsidP="000C3062"/>
        </w:tc>
      </w:tr>
    </w:tbl>
    <w:p w:rsidR="00D54A29" w:rsidRDefault="00D54A29" w:rsidP="00D54A29">
      <w:pPr>
        <w:pStyle w:val="Heading4"/>
      </w:pPr>
      <w:r>
        <w:t>Another Doxology of St. Maurice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The strong Martyr, Maurice,</w:t>
            </w:r>
          </w:p>
          <w:p w:rsidR="000C3062" w:rsidRDefault="000C3062" w:rsidP="000C3062">
            <w:pPr>
              <w:pStyle w:val="EngHang"/>
            </w:pPr>
            <w:r>
              <w:t>The captain of</w:t>
            </w:r>
          </w:p>
          <w:p w:rsidR="000C3062" w:rsidRDefault="000C3062" w:rsidP="000C3062">
            <w:pPr>
              <w:pStyle w:val="EngHang"/>
            </w:pPr>
            <w:r>
              <w:t>The Theban legion,</w:t>
            </w:r>
          </w:p>
          <w:p w:rsidR="000C3062" w:rsidRDefault="000C3062" w:rsidP="000C3062">
            <w:pPr>
              <w:pStyle w:val="EngHangEnd"/>
            </w:pPr>
            <w:r>
              <w:t>Was truly brave in war.</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Ⲙⲟⲩⲣⲏⲥ ⲡⲓϫⲱⲣⲓ ⲙ̀ⲙⲁⲣⲧⲩⲣⲟⲥ:</w:t>
            </w:r>
          </w:p>
          <w:p w:rsidR="000C3062" w:rsidRDefault="000C3062" w:rsidP="000C3062">
            <w:pPr>
              <w:pStyle w:val="CopticVersemulti-line"/>
            </w:pPr>
            <w:r>
              <w:t>ⲡⲓϣⲱⲓϫ ⲙ̀ⲙⲏⲓ ϧⲉⲛ ⲛⲓⲃⲱⲧⲥ:</w:t>
            </w:r>
          </w:p>
          <w:p w:rsidR="000C3062" w:rsidRDefault="000C3062" w:rsidP="000C3062">
            <w:pPr>
              <w:pStyle w:val="CopticVersemulti-line"/>
            </w:pPr>
            <w:r>
              <w:t>ⲡⲓⲁⲛⲁϫⲱϫ ⲛ̀ⲛⲓⲙⲁⲧⲟⲓ:</w:t>
            </w:r>
          </w:p>
          <w:p w:rsidR="000C3062" w:rsidRPr="00C35319" w:rsidRDefault="000C3062" w:rsidP="000C3062">
            <w:pPr>
              <w:pStyle w:val="CopticHangingVerse"/>
            </w:pPr>
            <w:r>
              <w:t>ⲛ̀ⲧⲉ ϯⲡⲁⲣⲁⲃⲟⲗⲏ ⲛ̀ⲣⲉⲙⲛ̀ⲧⲓⲃⲁ.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Your name is full of pride,</w:t>
            </w:r>
          </w:p>
          <w:p w:rsidR="000C3062" w:rsidRDefault="000C3062" w:rsidP="000C3062">
            <w:pPr>
              <w:pStyle w:val="EngHang"/>
            </w:pPr>
            <w:r>
              <w:t>O our holy Maurice.</w:t>
            </w:r>
          </w:p>
          <w:p w:rsidR="000C3062" w:rsidRDefault="000C3062" w:rsidP="000C3062">
            <w:pPr>
              <w:pStyle w:val="EngHang"/>
            </w:pPr>
            <w:r>
              <w:t>King Maximian was delighted</w:t>
            </w:r>
          </w:p>
          <w:p w:rsidR="000C3062" w:rsidRDefault="000C3062" w:rsidP="000C3062">
            <w:pPr>
              <w:pStyle w:val="EngHangEnd"/>
            </w:pPr>
            <w:r>
              <w:t>By your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Ⲟⲩⲣⲁⲛ ⲛ̀ϣⲟⲩϣⲟⲩ ⲡⲉ ⲡⲉⲕⲣⲁⲛ:</w:t>
            </w:r>
          </w:p>
          <w:p w:rsidR="000C3062" w:rsidRDefault="000C3062" w:rsidP="000C3062">
            <w:pPr>
              <w:pStyle w:val="CopticVersemulti-line"/>
            </w:pPr>
            <w:r>
              <w:t>ⲱ̀ ⲫⲏⲉⲑⲟⲩⲁⲃ Ⲙⲟⲩⲣⲏⲥ ⲛ̀ⲧⲁⲛ:</w:t>
            </w:r>
          </w:p>
          <w:p w:rsidR="000C3062" w:rsidRDefault="000C3062" w:rsidP="000C3062">
            <w:pPr>
              <w:pStyle w:val="CopticVersemulti-line"/>
            </w:pPr>
            <w:r>
              <w:t>Ⲙⲁⲝⲓⲙⲓⲁⲛⲟⲥ ⲡⲓⲟⲩⲣⲟ:</w:t>
            </w:r>
          </w:p>
          <w:p w:rsidR="000C3062" w:rsidRPr="00CF5919" w:rsidRDefault="000C3062" w:rsidP="000C3062">
            <w:pPr>
              <w:pStyle w:val="CopticHangingVerse"/>
            </w:pPr>
            <w:r>
              <w:t>ⲁϥⲣⲁϣⲓ ϫⲉ ⲉ̀ⲧⲁⲕϭⲣⲟ.</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You are glorified</w:t>
            </w:r>
          </w:p>
          <w:p w:rsidR="000C3062" w:rsidRDefault="000C3062" w:rsidP="000C3062">
            <w:pPr>
              <w:pStyle w:val="EngHang"/>
            </w:pPr>
            <w:r>
              <w:t>At all times,</w:t>
            </w:r>
          </w:p>
          <w:p w:rsidR="000C3062" w:rsidRDefault="000C3062" w:rsidP="000C3062">
            <w:pPr>
              <w:pStyle w:val="EngHang"/>
            </w:pPr>
            <w:r>
              <w:t>For you opposed the evil king,</w:t>
            </w:r>
          </w:p>
          <w:p w:rsidR="000C3062" w:rsidRDefault="000C3062" w:rsidP="000C3062">
            <w:pPr>
              <w:pStyle w:val="EngHangEnd"/>
            </w:pPr>
            <w:r>
              <w:t>And bore witness of the God of glory.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Ⲩⲙⲛⲟⲗⲟⲅⲓⲁ ⲛⲓⲃⲉⲛ:</w:t>
            </w:r>
          </w:p>
          <w:p w:rsidR="000C3062" w:rsidRDefault="000C3062" w:rsidP="000C3062">
            <w:pPr>
              <w:pStyle w:val="CopticVersemulti-line"/>
            </w:pPr>
            <w:r>
              <w:t>ⲥⲉⲧⲱⲙⲓ ⲉ̀ⲣⲟⲕ ⲛ̀ⲥⲏⲟⲩ ⲛⲓⲃⲉⲛ:</w:t>
            </w:r>
          </w:p>
          <w:p w:rsidR="000C3062" w:rsidRDefault="000C3062" w:rsidP="000C3062">
            <w:pPr>
              <w:pStyle w:val="CopticVersemulti-line"/>
            </w:pPr>
            <w:r>
              <w:t>ϫⲉ ⲁⲕϩⲓⲡ̀ϩⲟ ⲙ̀ⲡ̀ⲟⲩⲣⲟ ⲉⲧϩⲟⲟⲩ:</w:t>
            </w:r>
          </w:p>
          <w:p w:rsidR="000C3062" w:rsidRDefault="000C3062" w:rsidP="000C3062">
            <w:pPr>
              <w:pStyle w:val="CopticHangingVerse"/>
            </w:pPr>
            <w:r>
              <w:t>ⲟⲩⲟϩ ⲁⲕⲉⲣⲙⲉⲑⲣⲉ ϧⲁ ⲫ̀ⲛⲟⲩϯ.</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Rejoice, Maurice, and delight,</w:t>
            </w:r>
          </w:p>
          <w:p w:rsidR="000C3062" w:rsidRDefault="000C3062" w:rsidP="000C3062">
            <w:pPr>
              <w:pStyle w:val="EngHang"/>
            </w:pPr>
            <w:r>
              <w:t>O beloved of Emmanuel,</w:t>
            </w:r>
          </w:p>
          <w:p w:rsidR="000C3062" w:rsidRDefault="000C3062" w:rsidP="000C3062">
            <w:pPr>
              <w:pStyle w:val="EngHang"/>
            </w:pPr>
            <w:r>
              <w:t>For you have received great grace,</w:t>
            </w:r>
          </w:p>
          <w:p w:rsidR="000C3062" w:rsidRDefault="000C3062" w:rsidP="000C3062">
            <w:pPr>
              <w:pStyle w:val="EngHangEnd"/>
            </w:pPr>
            <w:r>
              <w:t>O our holy and honest father.</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Ⲣⲁϣⲓ Ⲙⲟⲩⲣⲏⲥ ⲟⲩⲟϩ ⲑⲉⲗⲏⲗ:</w:t>
            </w:r>
          </w:p>
          <w:p w:rsidR="000C3062" w:rsidRDefault="000C3062" w:rsidP="000C3062">
            <w:pPr>
              <w:pStyle w:val="CopticVersemulti-line"/>
            </w:pPr>
            <w:r>
              <w:t>ⲱ̀ ⲡⲓⲙⲉⲛⲣⲓⲧ ⲛ̀Ⲉⲙⲙⲁⲛⲟⲩⲏⲗ:</w:t>
            </w:r>
          </w:p>
          <w:p w:rsidR="000C3062" w:rsidRDefault="000C3062" w:rsidP="000C3062">
            <w:pPr>
              <w:pStyle w:val="CopticVersemulti-line"/>
            </w:pPr>
            <w:r>
              <w:t>ϫⲉ ⲁⲕϣⲁϣⲛⲓ ⲛ̀ⲟⲩⲛⲓϣϯ ⲛ̀ϩ̀ⲙⲟⲧ:</w:t>
            </w:r>
          </w:p>
          <w:p w:rsidR="000C3062" w:rsidRDefault="000C3062" w:rsidP="000C3062">
            <w:pPr>
              <w:pStyle w:val="CopticHangingVerse"/>
            </w:pPr>
            <w:r>
              <w:t>ⲱ̀ ⲡⲉⲛⲓⲱⲧ ⲉⲑⲟⲩⲁⲃ ⲉⲧⲉⲛϩⲟⲧ.</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Behold, your soldiers</w:t>
            </w:r>
          </w:p>
          <w:p w:rsidR="000C3062" w:rsidRDefault="000C3062" w:rsidP="000C3062">
            <w:pPr>
              <w:pStyle w:val="EngHang"/>
            </w:pPr>
            <w:r>
              <w:t>Also suffered with you,</w:t>
            </w:r>
          </w:p>
          <w:p w:rsidR="000C3062" w:rsidRDefault="000C3062" w:rsidP="000C3062">
            <w:pPr>
              <w:pStyle w:val="EngHang"/>
            </w:pPr>
            <w:r>
              <w:t>And received unfading crowns</w:t>
            </w:r>
          </w:p>
          <w:p w:rsidR="000C3062" w:rsidRPr="004764BD" w:rsidRDefault="000C3062" w:rsidP="000C3062">
            <w:pPr>
              <w:pStyle w:val="EngHangEnd"/>
            </w:pPr>
            <w:r>
              <w:t>In the year two hundred ninety.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Ⲏⲡⲡⲉ ⲓⲥ ⲛⲓⲕⲉⲙⲁⲧⲟⲓ:</w:t>
            </w:r>
          </w:p>
          <w:p w:rsidR="000C3062" w:rsidRDefault="000C3062" w:rsidP="000C3062">
            <w:pPr>
              <w:pStyle w:val="CopticVersemulti-line"/>
            </w:pPr>
            <w:r>
              <w:t>ⲛⲏⲉⲧⲁⲩϭⲓⲙ̀ⲕⲁϩ ⲛⲉⲙⲁⲕ:</w:t>
            </w:r>
          </w:p>
          <w:p w:rsidR="000C3062" w:rsidRDefault="000C3062" w:rsidP="000C3062">
            <w:pPr>
              <w:pStyle w:val="CopticVersemulti-line"/>
            </w:pPr>
            <w:r>
              <w:t>ⲁⲩϭⲓ ⲟⲛ ⲙ̀ⲡⲓⲭ̀ⲗⲟⲙ ⲛ̀ⲁⲑⲗⲱⲙ:</w:t>
            </w:r>
          </w:p>
          <w:p w:rsidR="000C3062" w:rsidRDefault="000C3062" w:rsidP="000C3062">
            <w:pPr>
              <w:pStyle w:val="CopticHangingVerse"/>
            </w:pPr>
            <w:r>
              <w:t>ϧⲉⲛ ϯⲡⲣⲟⲙⲡⲓ ⲥ̀ⲛⲁⲩ ϣⲉ ⲡⲓⲥ̀ⲧⲁⲩ.</w:t>
            </w:r>
          </w:p>
        </w:tc>
      </w:tr>
      <w:tr w:rsidR="000C3062" w:rsidTr="000C3062">
        <w:trPr>
          <w:cantSplit/>
          <w:jc w:val="center"/>
        </w:trPr>
        <w:tc>
          <w:tcPr>
            <w:tcW w:w="288" w:type="dxa"/>
          </w:tcPr>
          <w:p w:rsidR="000C3062" w:rsidRDefault="000C3062" w:rsidP="000C3062">
            <w:pPr>
              <w:pStyle w:val="CopticCross"/>
            </w:pPr>
            <w:r w:rsidRPr="00FB5ACB">
              <w:lastRenderedPageBreak/>
              <w:t>¿</w:t>
            </w:r>
          </w:p>
        </w:tc>
        <w:tc>
          <w:tcPr>
            <w:tcW w:w="3960" w:type="dxa"/>
          </w:tcPr>
          <w:p w:rsidR="000C3062" w:rsidRDefault="000C3062" w:rsidP="000C3062">
            <w:pPr>
              <w:pStyle w:val="EngHang"/>
            </w:pPr>
            <w:r>
              <w:t>Hear the joyful voice</w:t>
            </w:r>
          </w:p>
          <w:p w:rsidR="000C3062" w:rsidRDefault="000C3062" w:rsidP="000C3062">
            <w:pPr>
              <w:pStyle w:val="EngHang"/>
            </w:pPr>
            <w:r>
              <w:t>Of our Lord Jesus, our God,</w:t>
            </w:r>
          </w:p>
          <w:p w:rsidR="000C3062" w:rsidRDefault="000C3062" w:rsidP="000C3062">
            <w:pPr>
              <w:pStyle w:val="EngHang"/>
            </w:pPr>
            <w:r>
              <w:t>Saying, “enter into the joy</w:t>
            </w:r>
          </w:p>
          <w:p w:rsidR="000C3062" w:rsidRDefault="000C3062" w:rsidP="000C3062">
            <w:pPr>
              <w:pStyle w:val="EngHangEnd"/>
            </w:pPr>
            <w:r>
              <w:t>Of your Lord, the giver of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Ⲥⲱⲧⲉⲛ ⲉ̀ ⲧ̀ⲥ̀ⲙⲏ ⲉⲑⲙⲉϩ ⲛ̀ⲣⲁϣⲓ:</w:t>
            </w:r>
          </w:p>
          <w:p w:rsidR="000C3062" w:rsidRDefault="000C3062" w:rsidP="000C3062">
            <w:pPr>
              <w:pStyle w:val="CopticVersemulti-line"/>
            </w:pPr>
            <w:r>
              <w:t>ⲛ̀ⲧⲉ Ⲡⲉⲛϭⲟⲓⲥ Ⲓⲏⲥⲟⲩⲥ Ⲡⲉⲛⲛⲟⲩϯ:</w:t>
            </w:r>
          </w:p>
          <w:p w:rsidR="000C3062" w:rsidRDefault="000C3062" w:rsidP="000C3062">
            <w:pPr>
              <w:pStyle w:val="CopticVersemulti-line"/>
            </w:pPr>
            <w:r>
              <w:t>ϫⲉ ⲁ̀ⲙⲟⲩ ⲉ̀ϧⲟⲩⲛ ⲉ̀ⲫ̀ⲣⲁϣⲓ:</w:t>
            </w:r>
          </w:p>
          <w:p w:rsidR="000C3062" w:rsidRDefault="000C3062" w:rsidP="000C3062">
            <w:pPr>
              <w:pStyle w:val="CopticHangingVerse"/>
            </w:pPr>
            <w:r>
              <w:t>ⲛ̀ⲧⲉ ⲡⲉⲕϭⲟⲓⲥ ⲛ̀ⲣⲉϥⲛⲁϣϯ.</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Hail to you, O martyr,</w:t>
            </w:r>
          </w:p>
          <w:p w:rsidR="000C3062" w:rsidRDefault="000C3062" w:rsidP="000C3062">
            <w:pPr>
              <w:pStyle w:val="EngHang"/>
            </w:pPr>
            <w:r>
              <w:t>Hail to the courageous hero,</w:t>
            </w:r>
          </w:p>
          <w:p w:rsidR="000C3062" w:rsidRDefault="000C3062" w:rsidP="000C3062">
            <w:pPr>
              <w:pStyle w:val="EngHang"/>
            </w:pPr>
            <w:r>
              <w:t>Hail to the struggle-bearer,</w:t>
            </w:r>
          </w:p>
          <w:p w:rsidR="000C3062" w:rsidRDefault="000C3062" w:rsidP="000C3062">
            <w:pPr>
              <w:pStyle w:val="EngHangEnd"/>
            </w:pPr>
            <w:r>
              <w:t>Abba Maurice of Thebes.</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Ⲭⲉⲣⲉ ⲛⲁⲕ ⲱ̀ ⲡⲓⲙⲁⲣⲧⲩⲣⲟⲥ:</w:t>
            </w:r>
          </w:p>
          <w:p w:rsidR="000C3062" w:rsidRDefault="000C3062" w:rsidP="000C3062">
            <w:pPr>
              <w:pStyle w:val="CopticVersemulti-line"/>
            </w:pPr>
            <w:r>
              <w:t>ⲭⲉⲣⲉ ⲡⲓϣⲱⲓϫ ⲛ̀ⲅⲉⲛⲛⲉⲟⲥ:</w:t>
            </w:r>
          </w:p>
          <w:p w:rsidR="000C3062" w:rsidRDefault="000C3062" w:rsidP="000C3062">
            <w:pPr>
              <w:pStyle w:val="CopticVersemulti-line"/>
            </w:pPr>
            <w:r>
              <w:t>ⲭⲉⲣⲉ ⲡⲓⲁⲑⲗⲟⲫⲟⲣⲟⲥ:</w:t>
            </w:r>
          </w:p>
          <w:p w:rsidR="000C3062" w:rsidRDefault="000C3062" w:rsidP="000C3062">
            <w:pPr>
              <w:pStyle w:val="CopticHangingVerse"/>
            </w:pPr>
            <w:r>
              <w:t>ⲁⲃⲃⲁ Ⲙⲟⲩⲣⲏⲥ ⲛ̀ⲧⲉ 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Pray to the Lord on our behalf,</w:t>
            </w:r>
          </w:p>
          <w:p w:rsidR="000C3062" w:rsidRDefault="000C3062" w:rsidP="000C3062">
            <w:pPr>
              <w:pStyle w:val="EngHang"/>
            </w:pPr>
            <w:r>
              <w:t>O struggle-bearer and martyr,</w:t>
            </w:r>
          </w:p>
          <w:p w:rsidR="000C3062" w:rsidRDefault="000C3062" w:rsidP="000C3062">
            <w:pPr>
              <w:pStyle w:val="EngHang"/>
            </w:pPr>
            <w:r>
              <w:t>Abba Maurice of Thebes,</w:t>
            </w:r>
          </w:p>
          <w:p w:rsidR="000C3062" w:rsidRDefault="000C3062" w:rsidP="000C3062">
            <w:pPr>
              <w:pStyle w:val="EngHangEnd"/>
            </w:pPr>
            <w:r>
              <w:t>That He may forgive us our sins.</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Ⲧⲱⲃϩ ⲙ̀Ⲡϭⲟⲓⲥ ⲉ̀ϩ̀ⲣⲏⲓ ⲉ̀ϫⲱⲛ:</w:t>
            </w:r>
          </w:p>
          <w:p w:rsidR="000C3062" w:rsidRDefault="000C3062" w:rsidP="000C3062">
            <w:pPr>
              <w:pStyle w:val="CopticVersemulti-line"/>
            </w:pPr>
            <w:r>
              <w:t>ⲱ̀ ⲡⲓⲁⲑⲗⲟⲫⲟⲣⲟⲥ ⲙ̀ⲙⲁⲣⲧⲩⲣⲟⲥ:</w:t>
            </w:r>
          </w:p>
          <w:p w:rsidR="000C3062" w:rsidRDefault="000C3062" w:rsidP="000C3062">
            <w:pPr>
              <w:pStyle w:val="CopticVersemulti-line"/>
            </w:pPr>
            <w:r>
              <w:t>ⲁⲃⲃⲁ Ⲙⲟⲩⲣⲏⲥ ⲛ̀ⲧⲉ Ⲧⲓⲃⲁ:</w:t>
            </w:r>
          </w:p>
          <w:p w:rsidR="000C3062" w:rsidRDefault="000C3062" w:rsidP="000C3062">
            <w:pPr>
              <w:pStyle w:val="CopticVersemulti-line"/>
            </w:pPr>
            <w:r>
              <w:t>ⲛ̀ⲧⲉϥⲭⲁ ⲛⲉⲛⲛⲟⲃⲓ ⲛⲁⲛ ⲉ̀ⲃⲟⲗ.</w:t>
            </w:r>
          </w:p>
        </w:tc>
      </w:tr>
    </w:tbl>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6C0C59" w:rsidRDefault="006C0C59" w:rsidP="006C0C59">
      <w:pPr>
        <w:pStyle w:val="Heading3"/>
      </w:pPr>
      <w:r>
        <w:t>September 27 (28) / Tho-out 30: Miracle performed by St. Athanasius the Apostolic</w:t>
      </w:r>
    </w:p>
    <w:p w:rsidR="006C0C59" w:rsidRPr="006C0C59" w:rsidRDefault="006C0C59" w:rsidP="006C0C59">
      <w:pPr>
        <w:pStyle w:val="Rubric"/>
      </w:pPr>
      <w:r>
        <w:t>See May 2 / Pashons 7: St. Athanasius the Apostolic</w:t>
      </w:r>
    </w:p>
    <w:p w:rsidR="0039635A" w:rsidRDefault="0039635A" w:rsidP="0039635A">
      <w:pPr>
        <w:pStyle w:val="Heading3"/>
      </w:pPr>
      <w:r>
        <w:t xml:space="preserve">September 29 (30) / Paopi 2: </w:t>
      </w:r>
      <w:r w:rsidR="000274A5">
        <w:t xml:space="preserve">The Coming of </w:t>
      </w:r>
      <w:r>
        <w:t>St. Severus</w:t>
      </w:r>
      <w:r w:rsidR="000274A5">
        <w:t xml:space="preserve"> to Egypt</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rsidRPr="004764BD">
              <w:t xml:space="preserve">The </w:t>
            </w:r>
            <w:commentRangeStart w:id="960"/>
            <w:r w:rsidRPr="004764BD">
              <w:t xml:space="preserve">confirmed </w:t>
            </w:r>
            <w:commentRangeEnd w:id="960"/>
            <w:r>
              <w:rPr>
                <w:rStyle w:val="CommentReference"/>
                <w:rFonts w:ascii="Times New Roman" w:eastAsiaTheme="minorHAnsi" w:hAnsi="Times New Roman" w:cstheme="minorBidi"/>
                <w:color w:val="auto"/>
              </w:rPr>
              <w:commentReference w:id="960"/>
            </w:r>
            <w:r w:rsidRPr="004764BD">
              <w:t>leader,</w:t>
            </w:r>
          </w:p>
          <w:p w:rsidR="00900F68" w:rsidRPr="004764BD" w:rsidRDefault="00900F68" w:rsidP="00C46B09">
            <w:pPr>
              <w:pStyle w:val="EngHang"/>
            </w:pPr>
            <w:r w:rsidRPr="004764BD">
              <w:t>The good fighter,</w:t>
            </w:r>
          </w:p>
          <w:p w:rsidR="00900F68" w:rsidRPr="004764BD" w:rsidRDefault="00900F68" w:rsidP="00C46B09">
            <w:pPr>
              <w:pStyle w:val="EngHang"/>
            </w:pPr>
            <w:r w:rsidRPr="004764BD">
              <w:t>The victor in wars,</w:t>
            </w:r>
          </w:p>
          <w:p w:rsidR="00900F68" w:rsidRDefault="00900F68" w:rsidP="00C46B09">
            <w:pPr>
              <w:pStyle w:val="EngHangEnd"/>
            </w:pPr>
            <w:r>
              <w:t>The shining lamp,</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Ⲡⲓⲕⲉⲃⲉⲣⲛⲓⲧⲏⲥ ⲉⲧⲧⲁϫⲣⲏⲟⲩⲧ:</w:t>
            </w:r>
          </w:p>
          <w:p w:rsidR="00900F68" w:rsidRDefault="00900F68" w:rsidP="00900F68">
            <w:pPr>
              <w:pStyle w:val="CopticVersemulti-line"/>
            </w:pPr>
            <w:r>
              <w:t>ⲡⲓⲣⲉϥⲙⲓϣⲓ ⲛ̀ⲕⲁⲗⲱⲥ:</w:t>
            </w:r>
          </w:p>
          <w:p w:rsidR="00900F68" w:rsidRDefault="00900F68" w:rsidP="00900F68">
            <w:pPr>
              <w:pStyle w:val="CopticVersemulti-line"/>
            </w:pPr>
            <w:r>
              <w:t>ⲡⲓⲣⲉϥϭⲣⲟ ϧⲉⲛ ⲛⲓⲃⲉⲱⲧⲥ:</w:t>
            </w:r>
          </w:p>
          <w:p w:rsidR="00900F68" w:rsidRDefault="00900F68" w:rsidP="00900F68">
            <w:pPr>
              <w:pStyle w:val="CopticHangingVerse"/>
            </w:pPr>
            <w:r>
              <w:t>ⲛⲓϧⲏⲃⲥ ⲉ̀ⲧⲁϥⲉ̀ⲣⲟⲩⲱⲓⲛⲓ.</w:t>
            </w:r>
          </w:p>
        </w:tc>
      </w:tr>
      <w:tr w:rsidR="00900F68" w:rsidTr="00C46B09">
        <w:trPr>
          <w:cantSplit/>
          <w:jc w:val="center"/>
        </w:trPr>
        <w:tc>
          <w:tcPr>
            <w:tcW w:w="288" w:type="dxa"/>
          </w:tcPr>
          <w:p w:rsidR="00900F68" w:rsidRDefault="00900F68" w:rsidP="00C46B09">
            <w:pPr>
              <w:pStyle w:val="CopticCross"/>
            </w:pPr>
            <w:r w:rsidRPr="00FB5ACB">
              <w:lastRenderedPageBreak/>
              <w:t>¿</w:t>
            </w:r>
          </w:p>
        </w:tc>
        <w:tc>
          <w:tcPr>
            <w:tcW w:w="3960" w:type="dxa"/>
          </w:tcPr>
          <w:p w:rsidR="00900F68" w:rsidRDefault="00900F68" w:rsidP="00C46B09">
            <w:pPr>
              <w:pStyle w:val="EngHang"/>
            </w:pPr>
            <w:r>
              <w:t>Patriarch Severus</w:t>
            </w:r>
            <w:r>
              <w:rPr>
                <w:rStyle w:val="FootnoteReference"/>
              </w:rPr>
              <w:footnoteReference w:id="455"/>
            </w:r>
            <w:r>
              <w:t xml:space="preserve"> is</w:t>
            </w:r>
          </w:p>
          <w:p w:rsidR="00900F68" w:rsidRPr="004764BD" w:rsidRDefault="00900F68" w:rsidP="00C46B09">
            <w:pPr>
              <w:pStyle w:val="EngHang"/>
            </w:pPr>
            <w:r w:rsidRPr="004764BD">
              <w:t>The pillar of Orthodoxy,</w:t>
            </w:r>
          </w:p>
          <w:p w:rsidR="00900F68" w:rsidRPr="004764BD" w:rsidRDefault="00900F68" w:rsidP="00C46B09">
            <w:pPr>
              <w:pStyle w:val="EngHang"/>
            </w:pPr>
            <w:r w:rsidRPr="004764BD">
              <w:t>The eloquent</w:t>
            </w:r>
            <w:r>
              <w:t xml:space="preserve"> teacher</w:t>
            </w:r>
          </w:p>
          <w:p w:rsidR="00900F68" w:rsidRDefault="00900F68" w:rsidP="00C46B09">
            <w:pPr>
              <w:pStyle w:val="EngHangEnd"/>
            </w:pPr>
            <w:r w:rsidRPr="004764BD">
              <w:t xml:space="preserve">Of </w:t>
            </w:r>
            <w:r>
              <w:t xml:space="preserve">the flock of </w:t>
            </w:r>
            <w:r w:rsidRPr="004764BD">
              <w:t>Jesus Christ.</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Ⲡⲓⲕⲩⲣⲓⲝ ⲛ̀ⲧⲉ ϯⲟⲣⲑⲟⲇⲟⲝⲓⲁ:</w:t>
            </w:r>
          </w:p>
          <w:p w:rsidR="00900F68" w:rsidRDefault="00900F68" w:rsidP="00900F68">
            <w:pPr>
              <w:pStyle w:val="CopticVersemulti-line"/>
            </w:pPr>
            <w:r>
              <w:t>ⲡⲉ Ⲥⲉⲩⲏ̀ⲣⲟⲥ ⲡⲓⲡⲁⲧⲣⲓⲁⲣⲭⲏⲥ:</w:t>
            </w:r>
          </w:p>
          <w:p w:rsidR="00900F68" w:rsidRDefault="00900F68" w:rsidP="00900F68">
            <w:pPr>
              <w:pStyle w:val="CopticVersemulti-line"/>
            </w:pPr>
            <w:r>
              <w:t>ⲡⲓⲣⲉϥϯⲥ̀ⲃⲱ ⲛ̀ⲧⲉ ⲡⲓⲟ̀ϩⲓ:</w:t>
            </w:r>
          </w:p>
          <w:p w:rsidR="00900F68" w:rsidRDefault="00900F68" w:rsidP="00900F68">
            <w:pPr>
              <w:pStyle w:val="CopticHangingVerse"/>
            </w:pPr>
            <w:r>
              <w:t>ⲛ̀ⲗⲟⲅⲓⲕⲟⲛ ⲛ̀ⲧⲉ Ⲡⲭ̄ⲥ̄.</w:t>
            </w:r>
          </w:p>
        </w:tc>
      </w:tr>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t>Your upright dogmas</w:t>
            </w:r>
          </w:p>
          <w:p w:rsidR="00900F68" w:rsidRPr="004764BD" w:rsidRDefault="00900F68" w:rsidP="00C46B09">
            <w:pPr>
              <w:pStyle w:val="EngHang"/>
            </w:pPr>
            <w:r w:rsidRPr="004764BD">
              <w:t>Struck the heart of the heretics,</w:t>
            </w:r>
          </w:p>
          <w:p w:rsidR="00900F68" w:rsidRPr="004764BD" w:rsidRDefault="00900F68" w:rsidP="00C46B09">
            <w:pPr>
              <w:pStyle w:val="EngHang"/>
            </w:pPr>
            <w:r w:rsidRPr="004764BD">
              <w:t>Like a two-edged sword,</w:t>
            </w:r>
          </w:p>
          <w:p w:rsidR="00900F68" w:rsidRDefault="00900F68" w:rsidP="00C46B09">
            <w:pPr>
              <w:pStyle w:val="EngHangEnd"/>
            </w:pPr>
            <w:r>
              <w:t>By</w:t>
            </w:r>
            <w:r w:rsidRPr="004764BD">
              <w:t xml:space="preserve"> the power of the Trinity.</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Ⲁⲛⲉⲕⲇⲟⲅⲙⲁ ⲉⲧⲥⲟⲩⲧⲱⲛ:</w:t>
            </w:r>
          </w:p>
          <w:p w:rsidR="00900F68" w:rsidRDefault="00900F68" w:rsidP="00900F68">
            <w:pPr>
              <w:pStyle w:val="CopticVersemulti-line"/>
            </w:pPr>
            <w:r>
              <w:t>ⲙⲓϣⲓ ⲙ̀ⲡ̀ϩⲏⲧ ⲛ̀ⲛⲓϩⲉⲣⲉⲧⲓⲕⲟⲥ:</w:t>
            </w:r>
          </w:p>
          <w:p w:rsidR="00900F68" w:rsidRDefault="00900F68" w:rsidP="00900F68">
            <w:pPr>
              <w:pStyle w:val="CopticVersemulti-line"/>
            </w:pPr>
            <w:r>
              <w:t>ⲙ̀ⲫ̀ⲣⲏϯ ⲛ̀ⲟⲩⲥⲏϥⲓ ⲛ̀ⲣⲟⲃ̄:</w:t>
            </w:r>
          </w:p>
          <w:p w:rsidR="00900F68" w:rsidRDefault="00900F68" w:rsidP="00900F68">
            <w:pPr>
              <w:pStyle w:val="CopticHangingVerse"/>
            </w:pPr>
            <w:r>
              <w:t>ϩⲓⲧⲉⲛ ⲧ̀ϫⲟⲙ ⲙ̀Ϯⲧ̀ⲣⲓⲁⲥ.</w:t>
            </w:r>
          </w:p>
        </w:tc>
      </w:tr>
      <w:tr w:rsidR="00900F68" w:rsidTr="00C46B09">
        <w:trPr>
          <w:cantSplit/>
          <w:jc w:val="center"/>
        </w:trPr>
        <w:tc>
          <w:tcPr>
            <w:tcW w:w="288" w:type="dxa"/>
          </w:tcPr>
          <w:p w:rsidR="00900F68" w:rsidRDefault="00900F68" w:rsidP="00C46B09">
            <w:pPr>
              <w:pStyle w:val="CopticCross"/>
            </w:pPr>
            <w:r w:rsidRPr="00FB5ACB">
              <w:t>¿</w:t>
            </w:r>
          </w:p>
        </w:tc>
        <w:tc>
          <w:tcPr>
            <w:tcW w:w="3960" w:type="dxa"/>
          </w:tcPr>
          <w:p w:rsidR="00900F68" w:rsidRPr="004764BD" w:rsidRDefault="00900F68" w:rsidP="00C46B09">
            <w:pPr>
              <w:pStyle w:val="EngHang"/>
            </w:pPr>
            <w:r w:rsidRPr="004764BD">
              <w:t>Likewise we exalt you,</w:t>
            </w:r>
          </w:p>
          <w:p w:rsidR="00900F68" w:rsidRPr="004764BD" w:rsidRDefault="00900F68" w:rsidP="00C46B09">
            <w:pPr>
              <w:pStyle w:val="EngHang"/>
            </w:pPr>
            <w:r w:rsidRPr="004764BD">
              <w:t>With David the psalmist,</w:t>
            </w:r>
          </w:p>
          <w:p w:rsidR="00900F68" w:rsidRPr="004764BD" w:rsidRDefault="00900F68" w:rsidP="00C46B09">
            <w:pPr>
              <w:pStyle w:val="EngHang"/>
            </w:pPr>
            <w:r w:rsidRPr="004764BD">
              <w:t>You are a priest forever,</w:t>
            </w:r>
          </w:p>
          <w:p w:rsidR="00900F68" w:rsidRDefault="00900F68" w:rsidP="00C46B09">
            <w:pPr>
              <w:pStyle w:val="EngHangEnd"/>
            </w:pPr>
            <w:r w:rsidRPr="004764BD">
              <w:t>After the order of Melchizedek.</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Ⲱⲥⲁⲩⲧⲱⲥ ⲧⲉⲛϭⲓⲥⲓ ⲙ̀ⲙⲟⲕ:</w:t>
            </w:r>
          </w:p>
          <w:p w:rsidR="00900F68" w:rsidRDefault="00900F68" w:rsidP="00900F68">
            <w:pPr>
              <w:pStyle w:val="CopticVersemulti-line"/>
            </w:pPr>
            <w:r>
              <w:t>ⲛⲉⲙ ⲡⲓϩⲩⲙⲛⲟⲇⲟⲥ Ⲇⲁⲩⲓⲇ:</w:t>
            </w:r>
          </w:p>
          <w:p w:rsidR="00900F68" w:rsidRDefault="00900F68" w:rsidP="00900F68">
            <w:pPr>
              <w:pStyle w:val="CopticVersemulti-line"/>
            </w:pPr>
            <w:r>
              <w:t>ϫⲉ ⲛ̀ⲑⲟⲕ ⲡⲉ ⲡⲓⲟⲩⲏⲃ ϣⲁ ⲉ̀ⲛⲉϩ:</w:t>
            </w:r>
          </w:p>
          <w:p w:rsidR="00900F68" w:rsidRDefault="00900F68" w:rsidP="00900F68">
            <w:pPr>
              <w:pStyle w:val="CopticHangingVerse"/>
            </w:pPr>
            <w:r>
              <w:t>ⲕⲁⲧⲁ ⲧ̀ⲧⲁⲝⲓⲥ ⲙ̀Ⲙⲉⲗⲭⲓⲥⲉⲇⲉⲕ.</w:t>
            </w:r>
          </w:p>
        </w:tc>
      </w:tr>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rsidRPr="004764BD">
              <w:t xml:space="preserve">Every knee </w:t>
            </w:r>
            <w:r>
              <w:t xml:space="preserve">has </w:t>
            </w:r>
            <w:r w:rsidRPr="004764BD">
              <w:t>bowed to the Lord,</w:t>
            </w:r>
          </w:p>
          <w:p w:rsidR="00900F68" w:rsidRPr="004764BD" w:rsidRDefault="00900F68" w:rsidP="00C46B09">
            <w:pPr>
              <w:pStyle w:val="EngHang"/>
            </w:pPr>
            <w:r w:rsidRPr="004764BD">
              <w:t>Every tongue praised Him,</w:t>
            </w:r>
          </w:p>
          <w:p w:rsidR="00900F68" w:rsidRPr="004764BD" w:rsidRDefault="00900F68" w:rsidP="00C46B09">
            <w:pPr>
              <w:pStyle w:val="EngHang"/>
            </w:pPr>
            <w:r w:rsidRPr="004764BD">
              <w:t>The glory of God has spread,</w:t>
            </w:r>
          </w:p>
          <w:p w:rsidR="00900F68" w:rsidRDefault="00900F68" w:rsidP="00C46B09">
            <w:pPr>
              <w:pStyle w:val="EngHangEnd"/>
            </w:pPr>
            <w:r w:rsidRPr="004764BD">
              <w:t>And filled the face of the universe.</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Ⲁⲕⲉⲗⲓ ⲛⲓⲃⲉⲛ ⲕⲱⲗϫ ⲙ̀Ⲡⲟ̄ⲥ̄:</w:t>
            </w:r>
          </w:p>
          <w:p w:rsidR="00900F68" w:rsidRDefault="00900F68" w:rsidP="00900F68">
            <w:pPr>
              <w:pStyle w:val="CopticVersemulti-line"/>
            </w:pPr>
            <w:r>
              <w:t>ⲁ̀ⲗⲁⲥ ⲛⲓⲃⲉⲛ ⲥ̀ⲙⲟⲩ ⲉ̀ⲣⲟϥ:</w:t>
            </w:r>
          </w:p>
          <w:p w:rsidR="00900F68" w:rsidRDefault="00900F68" w:rsidP="00900F68">
            <w:pPr>
              <w:pStyle w:val="CopticVersemulti-line"/>
            </w:pPr>
            <w:r>
              <w:t>ⲁ̀ⲡ̀ⲱ̀ⲟⲩ ⲙ̀Ⲫϯ ⲟⲩⲱϣⲥ ⲉ̀ⲃⲟⲗ:</w:t>
            </w:r>
          </w:p>
          <w:p w:rsidR="00900F68" w:rsidRPr="003032D8" w:rsidRDefault="00900F68" w:rsidP="00900F68">
            <w:pPr>
              <w:pStyle w:val="CopticHangingVerse"/>
            </w:pPr>
            <w:r>
              <w:t>ⲁϥⲙⲟϩ ⲙ̀ⲡ̀ⲏⲟ ⲛ̀ϯⲟⲓⲕⲟⲩⲙⲉⲛⲏ.</w:t>
            </w:r>
          </w:p>
        </w:tc>
      </w:tr>
      <w:tr w:rsidR="00900F68" w:rsidTr="00C46B09">
        <w:trPr>
          <w:cantSplit/>
          <w:jc w:val="center"/>
        </w:trPr>
        <w:tc>
          <w:tcPr>
            <w:tcW w:w="288" w:type="dxa"/>
          </w:tcPr>
          <w:p w:rsidR="00900F68" w:rsidRDefault="00900F68" w:rsidP="00C46B09">
            <w:pPr>
              <w:pStyle w:val="CopticCross"/>
            </w:pPr>
            <w:r w:rsidRPr="00FB5ACB">
              <w:t>¿</w:t>
            </w:r>
          </w:p>
        </w:tc>
        <w:tc>
          <w:tcPr>
            <w:tcW w:w="3960" w:type="dxa"/>
          </w:tcPr>
          <w:p w:rsidR="00900F68" w:rsidRPr="004764BD" w:rsidRDefault="00900F68" w:rsidP="00C46B09">
            <w:pPr>
              <w:pStyle w:val="EngHang"/>
            </w:pPr>
            <w:r w:rsidRPr="004764BD">
              <w:t>Pray to the Lord on our behalf,</w:t>
            </w:r>
          </w:p>
          <w:p w:rsidR="00900F68" w:rsidRPr="004764BD" w:rsidRDefault="00900F68" w:rsidP="00C46B09">
            <w:pPr>
              <w:pStyle w:val="EngHang"/>
            </w:pPr>
            <w:r w:rsidRPr="004764BD">
              <w:t>O Teacher</w:t>
            </w:r>
            <w:r>
              <w:t>s</w:t>
            </w:r>
            <w:r w:rsidRPr="004764BD">
              <w:t xml:space="preserve"> of Orthodoxy,</w:t>
            </w:r>
          </w:p>
          <w:p w:rsidR="00900F68" w:rsidRPr="004764BD" w:rsidRDefault="00900F68" w:rsidP="00C46B09">
            <w:pPr>
              <w:pStyle w:val="EngHang"/>
            </w:pPr>
            <w:r w:rsidRPr="004764BD">
              <w:t>Severus and Dioscorus,</w:t>
            </w:r>
          </w:p>
          <w:p w:rsidR="00900F68" w:rsidRDefault="00900F68" w:rsidP="00C46B09">
            <w:pPr>
              <w:pStyle w:val="EngHangEnd"/>
            </w:pPr>
            <w:r w:rsidRPr="004764BD">
              <w:t>That He</w:t>
            </w:r>
            <w:r>
              <w:t xml:space="preserve"> may forgive us our sins.</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Ⲧⲱⲃϩ ⲙ̀Ⲡⲟ̄ⲥ̄ ⲉ̀ϩ̀ⲣⲏⲓ ⲉ̀ϫⲱⲛ:</w:t>
            </w:r>
          </w:p>
          <w:p w:rsidR="00900F68" w:rsidRDefault="00900F68" w:rsidP="00900F68">
            <w:pPr>
              <w:pStyle w:val="CopticVersemulti-line"/>
            </w:pPr>
            <w:r>
              <w:t>ⲱ̀ ⲡ̀ⲥⲁϧ ⲛ̀ⲧⲉ ϯⲟⲣⲑⲟⲇⲟⲝⲓⲁ̀:</w:t>
            </w:r>
          </w:p>
          <w:p w:rsidR="00900F68" w:rsidRDefault="00900F68" w:rsidP="00900F68">
            <w:pPr>
              <w:pStyle w:val="CopticVersemulti-line"/>
            </w:pPr>
            <w:r>
              <w:t>Ⲥⲉⲩⲏ̀ⲣⲟⲥ ⲛⲉⲙ Ⲇⲓⲟⲥⲕⲟⲣⲟⲥ:</w:t>
            </w:r>
          </w:p>
          <w:p w:rsidR="00900F68" w:rsidRDefault="00900F68" w:rsidP="00900F68">
            <w:pPr>
              <w:pStyle w:val="CopticHangingVerse"/>
            </w:pPr>
            <w:r>
              <w:t>ⲛ̀ⲧⲉϥⲭⲁ ⲛⲉⲛⲛⲟⲃⲓ ⲛⲁⲛ ⲉ̀ⲃⲟⲗ.</w:t>
            </w:r>
          </w:p>
        </w:tc>
      </w:tr>
    </w:tbl>
    <w:p w:rsidR="00495F1A" w:rsidRDefault="00495F1A" w:rsidP="00495F1A">
      <w:pPr>
        <w:pStyle w:val="Heading2"/>
        <w:rPr>
          <w:rFonts w:ascii="FreeSerifAvvaShenouda" w:hAnsi="FreeSerifAvvaShenouda" w:cs="FreeSerifAvvaShenouda"/>
        </w:rPr>
      </w:pPr>
      <w:bookmarkStart w:id="961" w:name="_Toc410196200"/>
      <w:bookmarkStart w:id="962" w:name="_Toc410196442"/>
      <w:bookmarkStart w:id="963" w:name="_Toc410196944"/>
      <w:bookmarkStart w:id="964" w:name="_Toc431466286"/>
      <w:r>
        <w:lastRenderedPageBreak/>
        <w:t>October</w:t>
      </w:r>
      <w:bookmarkEnd w:id="961"/>
      <w:bookmarkEnd w:id="962"/>
      <w:bookmarkEnd w:id="963"/>
      <w:r w:rsidR="006E370D">
        <w:t xml:space="preserve"> or </w:t>
      </w:r>
      <w:r w:rsidR="006E370D">
        <w:rPr>
          <w:rFonts w:ascii="FreeSerifAvvaShenouda" w:hAnsi="FreeSerifAvvaShenouda" w:cs="FreeSerifAvvaShenouda"/>
        </w:rPr>
        <w:t>Ⲡⲁⲱⲡⲉ</w:t>
      </w:r>
      <w:bookmarkEnd w:id="964"/>
    </w:p>
    <w:p w:rsidR="0081710C" w:rsidRDefault="0081710C" w:rsidP="0081710C">
      <w:pPr>
        <w:pStyle w:val="Heading3"/>
      </w:pPr>
      <w:r>
        <w:t>October 1 (2) / Paopi 4: St. Bacchus</w:t>
      </w:r>
    </w:p>
    <w:p w:rsidR="0081710C" w:rsidRDefault="0081710C" w:rsidP="0081710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Let the holy martyrs,</w:t>
            </w:r>
          </w:p>
          <w:p w:rsidR="0081710C" w:rsidRDefault="0081710C" w:rsidP="0081710C">
            <w:pPr>
              <w:pStyle w:val="EngHang"/>
            </w:pPr>
            <w:r>
              <w:t>The good fighters,</w:t>
            </w:r>
          </w:p>
          <w:p w:rsidR="0081710C" w:rsidRDefault="0081710C" w:rsidP="0081710C">
            <w:pPr>
              <w:pStyle w:val="EngHang"/>
            </w:pPr>
            <w:r>
              <w:t>Saints Sergius and Bacchus,</w:t>
            </w:r>
          </w:p>
          <w:p w:rsidR="0081710C" w:rsidRDefault="0081710C" w:rsidP="0081710C">
            <w:pPr>
              <w:pStyle w:val="EngHangEnd"/>
            </w:pPr>
            <w:r>
              <w:t>Rejoice and be glad.</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Ⲙⲁⲣⲟⲩⲟⲩⲟⲛⲟϥ ⲛ̀ⲧⲟⲩⲑⲉⲗⲏⲗ:</w:t>
            </w:r>
          </w:p>
          <w:p w:rsidR="0081710C" w:rsidRDefault="0081710C" w:rsidP="0081710C">
            <w:pPr>
              <w:pStyle w:val="CopticVersemulti-line"/>
            </w:pPr>
            <w:r>
              <w:t>ⲛ̀ϫⲉ ⲛⲓⲙⲁⲣⲧⲩⲣⲟⲥ ⲉ̄ⲑ̄ⲩ̄:</w:t>
            </w:r>
          </w:p>
          <w:p w:rsidR="0081710C" w:rsidRDefault="0081710C" w:rsidP="0081710C">
            <w:pPr>
              <w:pStyle w:val="CopticVersemulti-line"/>
            </w:pPr>
            <w:r>
              <w:t>ⲛⲓⲣⲉϥⲙⲓϣⲓ ⲛ̀ⲕⲁⲗⲱⲥ: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For they became martyrs,</w:t>
            </w:r>
          </w:p>
          <w:p w:rsidR="0081710C" w:rsidRDefault="0081710C" w:rsidP="0081710C">
            <w:pPr>
              <w:pStyle w:val="EngHang"/>
            </w:pPr>
            <w:r>
              <w:t>And followers of Christ,</w:t>
            </w:r>
          </w:p>
          <w:p w:rsidR="0081710C" w:rsidRDefault="0081710C" w:rsidP="0081710C">
            <w:pPr>
              <w:pStyle w:val="EngHang"/>
            </w:pPr>
            <w:r>
              <w:t>And performed many</w:t>
            </w:r>
          </w:p>
          <w:p w:rsidR="0081710C" w:rsidRDefault="0081710C" w:rsidP="0081710C">
            <w:pPr>
              <w:pStyle w:val="EngHangEnd"/>
            </w:pPr>
            <w:r>
              <w:t>Wondrous and exalted works.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Ⲁⲩϣⲱⲡⲓ ϫⲉ ⲛⲓⲙⲁⲣⲧⲩⲣⲟⲥ:</w:t>
            </w:r>
          </w:p>
          <w:p w:rsidR="0081710C" w:rsidRDefault="0081710C" w:rsidP="0081710C">
            <w:pPr>
              <w:pStyle w:val="CopticVersemulti-line"/>
            </w:pPr>
            <w:r>
              <w:t>ⲛ̀ⲣⲉϥⲥⲱⲧⲉⲙ ⲛ̀ⲥⲁ Ⲡⲭ̄ⲥ̄:</w:t>
            </w:r>
          </w:p>
          <w:p w:rsidR="0081710C" w:rsidRDefault="0081710C" w:rsidP="0081710C">
            <w:pPr>
              <w:pStyle w:val="CopticVersemulti-line"/>
            </w:pPr>
            <w:r>
              <w:t>ⲟⲩⲟϩ ⲁⲩⲓ̀ⲣⲓ ⲛ̀ϩⲁⲛϩ̀ⲃⲏⲟⲩⲓ̀:</w:t>
            </w:r>
          </w:p>
          <w:p w:rsidR="0081710C" w:rsidRDefault="0081710C" w:rsidP="0081710C">
            <w:pPr>
              <w:pStyle w:val="CopticHangingVerse"/>
            </w:pPr>
            <w:r>
              <w:t>ⲙ̀ⲡⲁⲣⲁⲇⲟⲝⲟⲛ ⲉⲧϭⲟⲥⲓ.</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They rejoice</w:t>
            </w:r>
          </w:p>
          <w:p w:rsidR="0081710C" w:rsidRDefault="0081710C" w:rsidP="0081710C">
            <w:pPr>
              <w:pStyle w:val="EngHang"/>
            </w:pPr>
            <w:r>
              <w:t>With Christ the Creator,</w:t>
            </w:r>
          </w:p>
          <w:p w:rsidR="0081710C" w:rsidRDefault="0081710C" w:rsidP="0081710C">
            <w:pPr>
              <w:pStyle w:val="EngHang"/>
            </w:pPr>
            <w:r>
              <w:t>For their blood flowed</w:t>
            </w:r>
          </w:p>
          <w:p w:rsidR="0081710C" w:rsidRDefault="0081710C" w:rsidP="0081710C">
            <w:pPr>
              <w:pStyle w:val="EngHangEnd"/>
            </w:pPr>
            <w:r>
              <w:t>For His blessed Name.</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Ⲛⲑⲱⲟⲩ ⲉⲩⲉⲑⲗⲏⲗ ⲙ̀ⲙⲱⲟⲩ:</w:t>
            </w:r>
          </w:p>
          <w:p w:rsidR="0081710C" w:rsidRDefault="0081710C" w:rsidP="0081710C">
            <w:pPr>
              <w:pStyle w:val="CopticVersemulti-line"/>
            </w:pPr>
            <w:r>
              <w:t>ⲛⲉⲙ Ⲡⲭ̄ⲥ̄ ⲡⲓⲣⲉϥⲑⲁⲙⲟⲓ̀:</w:t>
            </w:r>
          </w:p>
          <w:p w:rsidR="0081710C" w:rsidRDefault="0081710C" w:rsidP="0081710C">
            <w:pPr>
              <w:pStyle w:val="CopticVersemulti-line"/>
            </w:pPr>
            <w:r>
              <w:t>ϫⲉ ⲁⲩⲫⲱⲛ ⲙ̀ⲡⲟⲩⲥ̀ⲛⲟϥ ⲉ̀ⲃⲟⲗ:</w:t>
            </w:r>
          </w:p>
          <w:p w:rsidR="0081710C" w:rsidRDefault="0081710C" w:rsidP="0081710C">
            <w:pPr>
              <w:pStyle w:val="CopticHangingVerse"/>
            </w:pPr>
            <w:r>
              <w:t>ϩⲓϫⲉⲛ ⲡⲉϥⲣⲁⲛ ⲉⲧⲥ̀ⲙⲁⲣⲱⲟⲩⲧ.</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Hail to Sergius and Bacchus,</w:t>
            </w:r>
          </w:p>
          <w:p w:rsidR="0081710C" w:rsidRDefault="0081710C" w:rsidP="0081710C">
            <w:pPr>
              <w:pStyle w:val="EngHang"/>
            </w:pPr>
            <w:r>
              <w:t xml:space="preserve">The elect, strong </w:t>
            </w:r>
            <w:commentRangeStart w:id="965"/>
            <w:r>
              <w:t>heroes</w:t>
            </w:r>
            <w:commentRangeEnd w:id="965"/>
            <w:r>
              <w:rPr>
                <w:rStyle w:val="CommentReference"/>
                <w:rFonts w:ascii="Times New Roman" w:eastAsiaTheme="minorHAnsi" w:hAnsi="Times New Roman" w:cstheme="minorBidi"/>
                <w:color w:val="auto"/>
              </w:rPr>
              <w:commentReference w:id="965"/>
            </w:r>
          </w:p>
          <w:p w:rsidR="0081710C" w:rsidRDefault="0081710C" w:rsidP="0081710C">
            <w:pPr>
              <w:pStyle w:val="EngHang"/>
            </w:pPr>
            <w:r>
              <w:t>Of Christ the King of Glory,</w:t>
            </w:r>
          </w:p>
          <w:p w:rsidR="0081710C" w:rsidRDefault="0081710C" w:rsidP="0081710C">
            <w:pPr>
              <w:pStyle w:val="EngHangEnd"/>
            </w:pPr>
            <w:r>
              <w:t>The Only-Begotten God.</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Ⲭⲉⲣⲉ Ⲥⲉⲣⲅⲓⲟⲥ ⲛⲉⲙ Ⲃⲁⲭⲟⲥ:</w:t>
            </w:r>
          </w:p>
          <w:p w:rsidR="0081710C" w:rsidRDefault="0081710C" w:rsidP="0081710C">
            <w:pPr>
              <w:pStyle w:val="CopticVersemulti-line"/>
            </w:pPr>
            <w:r>
              <w:t>ⲛⲓϭⲱⲓϫ ⲛ̀ⲇⲏⲛⲁⲧⲟⲥ ⲉⲧⲥⲱⲧⲡ:</w:t>
            </w:r>
          </w:p>
          <w:p w:rsidR="0081710C" w:rsidRDefault="0081710C" w:rsidP="0081710C">
            <w:pPr>
              <w:pStyle w:val="CopticVersemulti-line"/>
            </w:pPr>
            <w:r>
              <w:t>ⲙ̀Ⲡⲭ̄ⲥ̄ ⲡ̀ⲟⲩⲣⲟ ⲛ̀ⲧⲉ ⲡ̀ⲱ̀ⲟⲩ:</w:t>
            </w:r>
          </w:p>
          <w:p w:rsidR="0081710C" w:rsidRDefault="0081710C" w:rsidP="0081710C">
            <w:pPr>
              <w:pStyle w:val="CopticHangingVerse"/>
            </w:pPr>
            <w:r>
              <w:t>ⲛⲓⲙⲟⲛⲟⲅⲉⲛⲏⲥ ⲛ̀ⲛⲟⲩϯ.</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Rejoice, O Sergius and Bacchus,</w:t>
            </w:r>
          </w:p>
          <w:p w:rsidR="0081710C" w:rsidRDefault="0081710C" w:rsidP="0081710C">
            <w:pPr>
              <w:pStyle w:val="EngHang"/>
            </w:pPr>
            <w:r>
              <w:t>The true stars,</w:t>
            </w:r>
          </w:p>
          <w:p w:rsidR="0081710C" w:rsidRDefault="0081710C" w:rsidP="0081710C">
            <w:pPr>
              <w:pStyle w:val="EngHang"/>
            </w:pPr>
            <w:r>
              <w:t>Who became a golden lampstand</w:t>
            </w:r>
          </w:p>
          <w:p w:rsidR="0081710C" w:rsidRPr="004764BD" w:rsidRDefault="0081710C" w:rsidP="0081710C">
            <w:pPr>
              <w:pStyle w:val="EngHangEnd"/>
            </w:pPr>
            <w:r>
              <w:t>Of the holy Church.</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Ⲟⲩⲛⲟϥ ⲱ̀ Ⲥⲉⲣⲅⲓⲟⲥ ⲛⲉⲙ Ⲃⲁⲭⲟⲥ:</w:t>
            </w:r>
          </w:p>
          <w:p w:rsidR="0081710C" w:rsidRDefault="0081710C" w:rsidP="0081710C">
            <w:pPr>
              <w:pStyle w:val="CopticVersemulti-line"/>
            </w:pPr>
            <w:r>
              <w:t>ⲛⲓⲫⲱⲥⲧⲏⲣ ⲛ̀ⲁⲗⲏⲑⲓⲛⲟⲥ:</w:t>
            </w:r>
          </w:p>
          <w:p w:rsidR="0081710C" w:rsidRDefault="0081710C" w:rsidP="0081710C">
            <w:pPr>
              <w:pStyle w:val="CopticVersemulti-line"/>
            </w:pPr>
            <w:r>
              <w:t>ⲉ̀ⲧⲁⲩϣⲱⲡⲓ ⲛ̀ⲟⲩⲗⲩⲭⲛⲓⲁ̀ ⲛ̀ⲛⲟⲩⲃ:</w:t>
            </w:r>
          </w:p>
          <w:p w:rsidR="0081710C" w:rsidRPr="003032D8" w:rsidRDefault="0081710C" w:rsidP="0081710C">
            <w:pPr>
              <w:pStyle w:val="CopticHangingVerse"/>
            </w:pPr>
            <w:r>
              <w:t>ⲛ̀ⲧⲉ ϯⲉⲕⲕⲗⲏⲥⲓⲁ ⲉ̄ⲑ̄ⲩ̄.</w:t>
            </w:r>
          </w:p>
        </w:tc>
      </w:tr>
      <w:tr w:rsidR="0081710C" w:rsidTr="0081710C">
        <w:trPr>
          <w:cantSplit/>
          <w:jc w:val="center"/>
        </w:trPr>
        <w:tc>
          <w:tcPr>
            <w:tcW w:w="288" w:type="dxa"/>
          </w:tcPr>
          <w:p w:rsidR="0081710C" w:rsidRDefault="0081710C" w:rsidP="0081710C">
            <w:pPr>
              <w:pStyle w:val="CopticCross"/>
            </w:pPr>
            <w:r w:rsidRPr="00FB5ACB">
              <w:lastRenderedPageBreak/>
              <w:t>¿</w:t>
            </w:r>
          </w:p>
        </w:tc>
        <w:tc>
          <w:tcPr>
            <w:tcW w:w="3960" w:type="dxa"/>
          </w:tcPr>
          <w:p w:rsidR="0081710C" w:rsidRDefault="0081710C" w:rsidP="0081710C">
            <w:pPr>
              <w:pStyle w:val="EngHang"/>
            </w:pPr>
            <w:r>
              <w:t>Rejoice, O Sergius and Bacchus,</w:t>
            </w:r>
          </w:p>
          <w:p w:rsidR="0081710C" w:rsidRDefault="0081710C" w:rsidP="0081710C">
            <w:pPr>
              <w:pStyle w:val="EngHang"/>
            </w:pPr>
            <w:r>
              <w:t>O bright and illuminates ones,</w:t>
            </w:r>
          </w:p>
          <w:p w:rsidR="0081710C" w:rsidRDefault="0081710C" w:rsidP="0081710C">
            <w:pPr>
              <w:pStyle w:val="EngHang"/>
            </w:pPr>
            <w:r>
              <w:t>Who enlightened our souls</w:t>
            </w:r>
          </w:p>
          <w:p w:rsidR="0081710C" w:rsidRDefault="0081710C" w:rsidP="0081710C">
            <w:pPr>
              <w:pStyle w:val="EngHangEnd"/>
            </w:pPr>
            <w:r>
              <w:t>Through their holy bodies.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Ⲣⲁϣⲓ ⲱ̀ Ⲥⲉⲣⲅⲓⲟⲥ ⲛⲉⲙ Ⲃⲁⲭⲟⲥ:</w:t>
            </w:r>
          </w:p>
          <w:p w:rsidR="0081710C" w:rsidRDefault="0081710C" w:rsidP="0081710C">
            <w:pPr>
              <w:pStyle w:val="CopticVersemulti-line"/>
            </w:pPr>
            <w:r>
              <w:t>ⲛ̀ⲣⲉϥⲉ̀ⲣⲟⲩⲱⲓⲛⲓ ⲛ̀ⲗⲁⲙⲡ̀ⲣⲟⲥ:</w:t>
            </w:r>
          </w:p>
          <w:p w:rsidR="0081710C" w:rsidRDefault="0081710C" w:rsidP="0081710C">
            <w:pPr>
              <w:pStyle w:val="CopticVersemulti-line"/>
            </w:pPr>
            <w:r>
              <w:t>ⲉ̀ⲧⲁⲩⲉ̀ⲣⲟⲩⲱⲓⲛⲓ ⲛ̀ⲛⲉⲛⲩⲭⲏ:</w:t>
            </w:r>
          </w:p>
          <w:p w:rsidR="0081710C" w:rsidRDefault="0081710C" w:rsidP="0081710C">
            <w:pPr>
              <w:pStyle w:val="CopticHangingVerse"/>
            </w:pPr>
            <w:r>
              <w:t>ϩⲓⲧⲉⲛ ⲛⲟⲩⲗⲩⲙⲁⲛⲟⲛ ⲉ̄ⲑ̄ⲩ̄.</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Hail to you, O martyrs,</w:t>
            </w:r>
          </w:p>
          <w:p w:rsidR="0081710C" w:rsidRDefault="0081710C" w:rsidP="0081710C">
            <w:pPr>
              <w:pStyle w:val="EngHang"/>
            </w:pPr>
            <w:r>
              <w:t>Of our Lord Jesus Christ,</w:t>
            </w:r>
          </w:p>
          <w:p w:rsidR="0081710C" w:rsidRDefault="0081710C" w:rsidP="0081710C">
            <w:pPr>
              <w:pStyle w:val="EngHang"/>
            </w:pPr>
            <w:r>
              <w:t>Hail to the courageous heroes,</w:t>
            </w:r>
          </w:p>
          <w:p w:rsidR="0081710C" w:rsidRDefault="0081710C" w:rsidP="0081710C">
            <w:pPr>
              <w:pStyle w:val="EngHangEnd"/>
            </w:pPr>
            <w:r>
              <w:t>Saints Sergius and Bacchus.</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Ⲭⲉⲣⲉ ⲛⲱⲧⲉⲛ ⲱ̀ ⲛⲓⲙⲁⲣⲧⲩⲣⲟⲥ:</w:t>
            </w:r>
          </w:p>
          <w:p w:rsidR="0081710C" w:rsidRDefault="0081710C" w:rsidP="0081710C">
            <w:pPr>
              <w:pStyle w:val="CopticVersemulti-line"/>
            </w:pPr>
            <w:r>
              <w:t>ⲛ̀ⲧⲉ Ⲡⲉⲛⲟ̄ⲥ̄ Ⲓⲏ̄ⲥ̄ Ⲡⲭ̄ⲥ̄:</w:t>
            </w:r>
          </w:p>
          <w:p w:rsidR="0081710C" w:rsidRDefault="0081710C" w:rsidP="0081710C">
            <w:pPr>
              <w:pStyle w:val="CopticVersemulti-line"/>
            </w:pPr>
            <w:r>
              <w:t>ⲭⲉⲣⲉ ⲛⲓϭⲱⲓϫ ⲛ̀ⲅⲉⲛⲛⲉⲟⲥ: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Pray to the Lord on our behalf,</w:t>
            </w:r>
          </w:p>
          <w:p w:rsidR="0081710C" w:rsidRDefault="0081710C" w:rsidP="0081710C">
            <w:pPr>
              <w:pStyle w:val="EngHang"/>
            </w:pPr>
            <w:r>
              <w:t>O struggle-bearers, the martyrs,</w:t>
            </w:r>
          </w:p>
          <w:p w:rsidR="0081710C" w:rsidRDefault="0081710C" w:rsidP="0081710C">
            <w:pPr>
              <w:pStyle w:val="EngHang"/>
            </w:pPr>
            <w:r>
              <w:t>Saints Sergius and Bacchus,</w:t>
            </w:r>
          </w:p>
          <w:p w:rsidR="0081710C" w:rsidRDefault="0081710C" w:rsidP="0081710C">
            <w:pPr>
              <w:pStyle w:val="EngHangEnd"/>
            </w:pPr>
            <w:r>
              <w:t>That He may forgive us our sins.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Ⲧⲱⲃϩ ⲙ̀Ⲡⲟ̄ⲥ̄ ⲉ̀ϩ̀ⲣⲏⲓ ⲉ̀ϫⲱⲛ:</w:t>
            </w:r>
          </w:p>
          <w:p w:rsidR="0081710C" w:rsidRDefault="0081710C" w:rsidP="0081710C">
            <w:pPr>
              <w:pStyle w:val="CopticVersemulti-line"/>
            </w:pPr>
            <w:r>
              <w:t>ⲱ̀ ⲛⲓⲁⲑⲗⲟⲫⲟⲣⲟⲥ ⲙ̀ⲙⲁⲣⲧⲩⲣⲟⲥ:</w:t>
            </w:r>
          </w:p>
          <w:p w:rsidR="0081710C" w:rsidRDefault="0081710C" w:rsidP="0081710C">
            <w:pPr>
              <w:pStyle w:val="CopticVersemulti-line"/>
            </w:pPr>
            <w:r>
              <w:t>Ⲛⲓⲁ̀ⲅⲓⲟⲥ Ⲥⲉⲣⲅⲓⲟⲥ ⲛⲉⲙ Ⲃⲁⲭⲟⲥ:</w:t>
            </w:r>
          </w:p>
          <w:p w:rsidR="0081710C" w:rsidRDefault="0081710C" w:rsidP="0081710C">
            <w:pPr>
              <w:pStyle w:val="CopticHangingVerse"/>
            </w:pPr>
            <w:r>
              <w:t>ⲛ̀ⲧⲉϥⲭⲁ ⲛⲉⲛⲛⲟⲃⲓ ⲛⲁⲛ ⲉ̀ⲃⲟⲗ.</w:t>
            </w:r>
          </w:p>
        </w:tc>
      </w:tr>
    </w:tbl>
    <w:p w:rsidR="0039635A" w:rsidRDefault="0039635A" w:rsidP="0039635A">
      <w:pPr>
        <w:pStyle w:val="Heading3"/>
      </w:pPr>
      <w:r>
        <w:t>October 4 (5) / Paopi 7: St. Paul of Tammoh</w:t>
      </w:r>
    </w:p>
    <w:p w:rsidR="0039635A" w:rsidRDefault="0039635A" w:rsidP="0039635A">
      <w:pPr>
        <w:pStyle w:val="Heading4"/>
      </w:pPr>
      <w:r>
        <w:t>The Doxology</w:t>
      </w:r>
    </w:p>
    <w:p w:rsidR="00FB36D8" w:rsidRPr="00FB36D8" w:rsidRDefault="00FB36D8" w:rsidP="00FB36D8">
      <w:pPr>
        <w:pStyle w:val="Rubric"/>
      </w:pPr>
      <w:r>
        <w:t>See the Doxology for St. Pishoy and St. Paul, page ##.</w:t>
      </w:r>
    </w:p>
    <w:p w:rsidR="0081710C" w:rsidRDefault="0081710C" w:rsidP="0081710C">
      <w:pPr>
        <w:pStyle w:val="Heading3"/>
      </w:pPr>
      <w:r>
        <w:t>October 7 (8) / Paopi 10: St. Sergius</w:t>
      </w:r>
    </w:p>
    <w:p w:rsidR="0081710C" w:rsidRPr="0081710C" w:rsidRDefault="0081710C" w:rsidP="0081710C">
      <w:pPr>
        <w:pStyle w:val="Rubric"/>
      </w:pPr>
      <w:r>
        <w:t>See the Doxology for the feast of St. Bacchus, October 1 (2) / Paopi 4, page ##.</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lastRenderedPageBreak/>
        <w:t>October 17 (18) Paopi 20: St. John the Short</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For you became a shining</w:t>
            </w:r>
          </w:p>
          <w:p w:rsidR="003D4209" w:rsidRDefault="003D4209" w:rsidP="003D4209">
            <w:pPr>
              <w:pStyle w:val="EngHang"/>
            </w:pPr>
            <w:r>
              <w:t>Star upon the earth</w:t>
            </w:r>
            <w:r>
              <w:rPr>
                <w:rStyle w:val="FootnoteReference"/>
              </w:rPr>
              <w:footnoteReference w:id="456"/>
            </w:r>
            <w:r>
              <w:t>,</w:t>
            </w:r>
          </w:p>
          <w:p w:rsidR="003D4209" w:rsidRDefault="003D4209" w:rsidP="003D4209">
            <w:pPr>
              <w:pStyle w:val="EngHang"/>
            </w:pPr>
            <w:r>
              <w:t>O blessed and holy one,</w:t>
            </w:r>
          </w:p>
          <w:p w:rsidR="003D4209" w:rsidRDefault="003D4209" w:rsidP="003D4209">
            <w:pPr>
              <w:pStyle w:val="EngHangEnd"/>
            </w:pPr>
            <w:r>
              <w:t>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Ⲁⲕϣⲱⲡⲓ ⲅⲁⲣ ⲛ̀ⲟⲩⲫⲱⲥⲧⲏⲣ:</w:t>
            </w:r>
          </w:p>
          <w:p w:rsidR="003D4209" w:rsidRDefault="003D4209" w:rsidP="003D4209">
            <w:pPr>
              <w:pStyle w:val="CopticVersemulti-line"/>
            </w:pPr>
            <w:r>
              <w:t>ⲛ̀ⲣⲉϥⲉ̀ⲣⲟⲩⲱⲓⲛⲓ ϧⲓⲏⲉⲛ ⲡⲓⲕⲁϩⲓ:</w:t>
            </w:r>
          </w:p>
          <w:p w:rsidR="003D4209" w:rsidRDefault="003D4209" w:rsidP="003D4209">
            <w:pPr>
              <w:pStyle w:val="CopticVersemulti-line"/>
            </w:pPr>
            <w:r>
              <w:t>ⲱ̀ ⲡⲓⲙⲁⲕⲁⲣⲓⲟⲥ ⲉ̄ⲑ̄ⲩ̄:</w:t>
            </w:r>
          </w:p>
          <w:p w:rsidR="003D4209" w:rsidRPr="00C35319" w:rsidRDefault="003D4209" w:rsidP="003D4209">
            <w:pPr>
              <w:pStyle w:val="CopticHangingVerse"/>
            </w:pPr>
            <w:r>
              <w:t>ⲡⲁⲟ̄ⲥ̄ ⲛ̀ⲓⲱⲧ ⲁⲃⲃⲁ Ⲓⲱⲁⲛⲛⲏⲥ.</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That through your humility,</w:t>
            </w:r>
          </w:p>
          <w:p w:rsidR="003D4209" w:rsidRDefault="003D4209" w:rsidP="003D4209">
            <w:pPr>
              <w:pStyle w:val="EngHang"/>
            </w:pPr>
            <w:r>
              <w:t>And your angelic life,</w:t>
            </w:r>
          </w:p>
          <w:p w:rsidR="003D4209" w:rsidRDefault="003D4209" w:rsidP="003D4209">
            <w:pPr>
              <w:pStyle w:val="EngHang"/>
            </w:pPr>
            <w:r>
              <w:t>You suspended all Sheheet</w:t>
            </w:r>
            <w:r>
              <w:rPr>
                <w:rStyle w:val="FootnoteReference"/>
              </w:rPr>
              <w:footnoteReference w:id="457"/>
            </w:r>
            <w:r>
              <w:t xml:space="preserve"> by your finger,</w:t>
            </w:r>
          </w:p>
          <w:p w:rsidR="003D4209" w:rsidRDefault="003D4209" w:rsidP="003D4209">
            <w:pPr>
              <w:pStyle w:val="EngHangEnd"/>
            </w:pPr>
            <w:r>
              <w:t>Like a drop of water.</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Ϩⲱⲥⲧⲉ ϩⲓⲧⲉⲛ ⲡⲉⲕⲑⲉⲃⲓⲟ̀:</w:t>
            </w:r>
          </w:p>
          <w:p w:rsidR="003D4209" w:rsidRDefault="003D4209" w:rsidP="003D4209">
            <w:pPr>
              <w:pStyle w:val="CopticVersemulti-line"/>
            </w:pPr>
            <w:r>
              <w:t>ⲛⲉⲙ ⲡⲉⲕⲃⲓⲟⲥ ⲛ̀ⲁⲅⲅⲉⲗⲓⲕⲟⲛ:</w:t>
            </w:r>
          </w:p>
          <w:p w:rsidR="003D4209" w:rsidRDefault="003D4209" w:rsidP="003D4209">
            <w:pPr>
              <w:pStyle w:val="CopticVersemulti-line"/>
            </w:pPr>
            <w:r>
              <w:t>ⲁⲕⲉϣ Ϣⲓϩⲏⲧ ⲧⲏⲣϥ ⲛ̀ⲥⲁ ⲡⲉⲕⲧⲏⲃ:</w:t>
            </w:r>
          </w:p>
          <w:p w:rsidR="003D4209" w:rsidRPr="00CF5919" w:rsidRDefault="003D4209" w:rsidP="003D4209">
            <w:pPr>
              <w:pStyle w:val="CopticHangingVerse"/>
            </w:pPr>
            <w:r>
              <w:t>ⲙ̀ⲫ̀ⲣⲏϯ ⲛ̀ⲟⲩⲧⲉⲗⲧⲓⲗⲓ ⲙ̀ⲙⲱⲟⲩ.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And you subdued your body,</w:t>
            </w:r>
          </w:p>
          <w:p w:rsidR="003D4209" w:rsidRDefault="003D4209" w:rsidP="003D4209">
            <w:pPr>
              <w:pStyle w:val="EngHang"/>
            </w:pPr>
            <w:r>
              <w:t>With ascetic labours,</w:t>
            </w:r>
          </w:p>
          <w:p w:rsidR="003D4209" w:rsidRDefault="003D4209" w:rsidP="003D4209">
            <w:pPr>
              <w:pStyle w:val="EngHang"/>
            </w:pPr>
            <w:r>
              <w:t>So that you may be blameless</w:t>
            </w:r>
          </w:p>
          <w:p w:rsidR="003D4209" w:rsidRDefault="003D4209" w:rsidP="003D4209">
            <w:pPr>
              <w:pStyle w:val="EngHangEnd"/>
            </w:pPr>
            <w:r>
              <w:t>In the day of judgment.</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ⲁⲕⲱ̀ϥⲓ ⲙ̀ⲡⲉⲕⲥⲱⲙⲁ:</w:t>
            </w:r>
          </w:p>
          <w:p w:rsidR="003D4209" w:rsidRDefault="003D4209" w:rsidP="003D4209">
            <w:pPr>
              <w:pStyle w:val="CopticVersemulti-line"/>
            </w:pPr>
            <w:r>
              <w:t>ϧⲉⲛ ϩⲁⲛⲁⲥⲕⲏⲥⲓⲥ ⲉⲩϧⲟⲥⲓ:</w:t>
            </w:r>
          </w:p>
          <w:p w:rsidR="003D4209" w:rsidRDefault="003D4209" w:rsidP="003D4209">
            <w:pPr>
              <w:pStyle w:val="CopticVersemulti-line"/>
            </w:pPr>
            <w:r>
              <w:t>ϣⲁⲛ̀ⲧⲉⲕϣⲱⲡⲓ ⲛ̀ⲁⲧⲕⲩⲛⲇⲓⲛⲟⲥ:</w:t>
            </w:r>
          </w:p>
          <w:p w:rsidR="003D4209" w:rsidRDefault="003D4209" w:rsidP="003D4209">
            <w:pPr>
              <w:pStyle w:val="CopticHangingVerse"/>
            </w:pPr>
            <w:r>
              <w:t xml:space="preserve">ϧⲉⲛ ⲡⲓⲉ̀ϩⲟⲟⲩ ⲛ̀ⲧⲉ ϯⲕ̀ⲣⲓⲥⲓⲥ. </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You became a harbour of salvation,</w:t>
            </w:r>
          </w:p>
          <w:p w:rsidR="003D4209" w:rsidRDefault="003D4209" w:rsidP="003D4209">
            <w:pPr>
              <w:pStyle w:val="EngHang"/>
            </w:pPr>
            <w:r>
              <w:t>You raised the dead,</w:t>
            </w:r>
          </w:p>
          <w:p w:rsidR="003D4209" w:rsidRDefault="003D4209" w:rsidP="003D4209">
            <w:pPr>
              <w:pStyle w:val="EngHang"/>
            </w:pPr>
            <w:r>
              <w:t>You cast out the demons,</w:t>
            </w:r>
          </w:p>
          <w:p w:rsidR="003D4209" w:rsidRDefault="003D4209" w:rsidP="003D4209">
            <w:pPr>
              <w:pStyle w:val="EngHangEnd"/>
            </w:pPr>
            <w:r>
              <w:t>You healed the sick.</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Ⲁⲕϣⲱⲡⲓ ⲛ̀ⲗⲩⲙⲛⲏ ⲛ̀ⲟⲩⲟⲩϫⲁⲓ:</w:t>
            </w:r>
          </w:p>
          <w:p w:rsidR="003D4209" w:rsidRDefault="003D4209" w:rsidP="003D4209">
            <w:pPr>
              <w:pStyle w:val="CopticVersemulti-line"/>
            </w:pPr>
            <w:r>
              <w:t>ⲛⲓⲣⲉϥⲙⲱⲟⲩⲧ ⲁⲕⲧⲟⲩⲛⲟⲥⲟⲩ:</w:t>
            </w:r>
          </w:p>
          <w:p w:rsidR="003D4209" w:rsidRDefault="003D4209" w:rsidP="003D4209">
            <w:pPr>
              <w:pStyle w:val="CopticVersemulti-line"/>
            </w:pPr>
            <w:r>
              <w:t>ⲛⲓⲇⲉⲙⲱⲛ ⲁⲕϩⲓⲧⲟⲩ ⲉ̀ⲃⲟⲗ:</w:t>
            </w:r>
          </w:p>
          <w:p w:rsidR="003D4209" w:rsidRDefault="003D4209" w:rsidP="003D4209">
            <w:pPr>
              <w:pStyle w:val="CopticHangingVerse"/>
            </w:pPr>
            <w:r>
              <w:t>ⲛⲏⲉⲧϣⲱⲛⲓ ⲁⲕⲧⲁⲗϭⲱⲟⲩ.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You were also made worthy</w:t>
            </w:r>
          </w:p>
          <w:p w:rsidR="003D4209" w:rsidRDefault="003D4209" w:rsidP="003D4209">
            <w:pPr>
              <w:pStyle w:val="EngHang"/>
            </w:pPr>
            <w:r>
              <w:t>To sit with the Apostles</w:t>
            </w:r>
          </w:p>
          <w:p w:rsidR="003D4209" w:rsidRDefault="003D4209" w:rsidP="003D4209">
            <w:pPr>
              <w:pStyle w:val="EngHang"/>
            </w:pPr>
            <w:r>
              <w:t>And judge your generation</w:t>
            </w:r>
            <w:r>
              <w:rPr>
                <w:rStyle w:val="FootnoteReference"/>
              </w:rPr>
              <w:footnoteReference w:id="458"/>
            </w:r>
            <w:r>
              <w:t>,</w:t>
            </w:r>
          </w:p>
          <w:p w:rsidR="003D4209" w:rsidRPr="00A40E4E" w:rsidRDefault="003D4209" w:rsidP="003D4209">
            <w:pPr>
              <w:pStyle w:val="EngHangEnd"/>
            </w:pPr>
            <w:r>
              <w:t>O 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ⲟⲛ ⲁⲕⲉⲣⲡ̀ⲉⲙⲡ̀ϣⲁ:</w:t>
            </w:r>
          </w:p>
          <w:p w:rsidR="003D4209" w:rsidRDefault="003D4209" w:rsidP="003D4209">
            <w:pPr>
              <w:pStyle w:val="CopticVersemulti-line"/>
            </w:pPr>
            <w:r>
              <w:t>ⲡⲁⲟ̄ⲥ̄ ⲛ̀ⲓⲱⲧ ⲁⲃⲃⲁ Ⲓⲱⲁⲛⲛⲏⲥ:</w:t>
            </w:r>
          </w:p>
          <w:p w:rsidR="003D4209" w:rsidRDefault="003D4209" w:rsidP="003D4209">
            <w:pPr>
              <w:pStyle w:val="CopticVersemulti-line"/>
            </w:pPr>
            <w:r>
              <w:t>ⲛ̀ⲧⲉⲕϩⲉⲙⲥⲓ ⲛⲉⲙ ⲛⲓⲁ̀ⲡⲟⲥⲧⲟⲗⲟⲥ:</w:t>
            </w:r>
          </w:p>
          <w:p w:rsidR="003D4209" w:rsidRDefault="003D4209" w:rsidP="003D4209">
            <w:pPr>
              <w:pStyle w:val="CopticHangingVerse"/>
            </w:pPr>
            <w:r>
              <w:t>ⲛ̀ⲧⲉⲕϯϩⲁⲡ ⲛ̀ⲧⲉⲕ̋ⲉⲛⲉⲁ.</w:t>
            </w:r>
          </w:p>
        </w:tc>
      </w:tr>
      <w:tr w:rsidR="003D4209" w:rsidTr="00220DFD">
        <w:trPr>
          <w:cantSplit/>
          <w:jc w:val="center"/>
        </w:trPr>
        <w:tc>
          <w:tcPr>
            <w:tcW w:w="288" w:type="dxa"/>
          </w:tcPr>
          <w:p w:rsidR="003D4209" w:rsidRDefault="003D4209" w:rsidP="00220DFD">
            <w:pPr>
              <w:pStyle w:val="CopticCross"/>
            </w:pPr>
            <w:r w:rsidRPr="00FB5ACB">
              <w:lastRenderedPageBreak/>
              <w:t>¿</w:t>
            </w:r>
          </w:p>
        </w:tc>
        <w:tc>
          <w:tcPr>
            <w:tcW w:w="3960" w:type="dxa"/>
          </w:tcPr>
          <w:p w:rsidR="003D4209" w:rsidRDefault="003D4209" w:rsidP="003D4209">
            <w:pPr>
              <w:pStyle w:val="EngHang"/>
            </w:pPr>
            <w:r>
              <w:t>Pray to the Lord on our behalf,</w:t>
            </w:r>
          </w:p>
          <w:p w:rsidR="003D4209" w:rsidRDefault="003D4209" w:rsidP="003D4209">
            <w:pPr>
              <w:pStyle w:val="EngHang"/>
            </w:pPr>
            <w:r>
              <w:t>O my lord and father Abba John,</w:t>
            </w:r>
          </w:p>
          <w:p w:rsidR="003D4209" w:rsidRDefault="003D4209" w:rsidP="003D4209">
            <w:pPr>
              <w:pStyle w:val="EngHang"/>
            </w:pPr>
            <w:r>
              <w:t>The short hegoumen,</w:t>
            </w:r>
          </w:p>
          <w:p w:rsidR="003D4209" w:rsidRDefault="003D4209" w:rsidP="003D4209">
            <w:pPr>
              <w:pStyle w:val="EngHangEnd"/>
            </w:pPr>
            <w:r>
              <w:t>That He may forgive us our sins.</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Ⲧⲱⲃϩ ⲙ̀Ⲡ</w:t>
            </w:r>
            <w:r>
              <w:pgNum/>
            </w:r>
            <w:r>
              <w:pgNum/>
            </w:r>
            <w:r>
              <w:t>ⲟ̄ⲥ̄ ⲉ̀ϩ̀ⲣⲏⲓ ⲉ̀ϫⲱⲛ:</w:t>
            </w:r>
          </w:p>
          <w:p w:rsidR="003D4209" w:rsidRDefault="003D4209" w:rsidP="003D4209">
            <w:pPr>
              <w:pStyle w:val="CopticVersemulti-line"/>
            </w:pPr>
            <w:r>
              <w:t>ⲱ̀ ⲡⲁⲟ̄ⲥ̄ ⲛ̀ⲓⲱⲧ ⲁⲃⲃⲁ Ⲓⲱⲁⲛⲛⲏⲥ:</w:t>
            </w:r>
          </w:p>
          <w:p w:rsidR="003D4209" w:rsidRDefault="003D4209" w:rsidP="003D4209">
            <w:pPr>
              <w:pStyle w:val="CopticVersemulti-line"/>
            </w:pPr>
            <w:r>
              <w:t>ⲡⲓϩⲏⲅⲟⲩⲙⲉⲛⲟⲥ ⲛ̀ⲕⲟⲗⲟⲃⲟⲥ:</w:t>
            </w:r>
          </w:p>
          <w:p w:rsidR="003D4209" w:rsidRDefault="003D4209" w:rsidP="003D4209">
            <w:pPr>
              <w:pStyle w:val="CopticHangingVerse"/>
            </w:pPr>
            <w:r>
              <w:t>ⲛ̀ⲧⲉϥⲭⲁ ⲛⲉⲛⲛⲟⲃⲓ ⲛⲁⲛ ⲉ̀ⲃⲟⲗ.</w:t>
            </w:r>
          </w:p>
        </w:tc>
      </w:tr>
    </w:tbl>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BF2674" w:rsidRDefault="00BF2674" w:rsidP="00BF2674">
      <w:pPr>
        <w:pStyle w:val="Heading3"/>
      </w:pPr>
      <w:r>
        <w:t>October 18 (19) / Paopi  21: Also St. Teji (Reweiss)</w:t>
      </w:r>
    </w:p>
    <w:p w:rsidR="00BF2674" w:rsidRPr="00137929" w:rsidRDefault="00BF2674" w:rsidP="00BF267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For truly you were worthy,</w:t>
            </w:r>
          </w:p>
          <w:p w:rsidR="00BF2674" w:rsidRPr="004764BD" w:rsidRDefault="00BF2674" w:rsidP="002B038E">
            <w:pPr>
              <w:pStyle w:val="EngHang"/>
            </w:pPr>
            <w:r w:rsidRPr="004764BD">
              <w:t>To be taken by the angels,</w:t>
            </w:r>
          </w:p>
          <w:p w:rsidR="00BF2674" w:rsidRPr="004764BD" w:rsidRDefault="00BF2674" w:rsidP="002B038E">
            <w:pPr>
              <w:pStyle w:val="EngHang"/>
            </w:pPr>
            <w:r w:rsidRPr="004764BD">
              <w:t>To the heavenly Jerusalem,</w:t>
            </w:r>
          </w:p>
          <w:p w:rsidR="00BF2674" w:rsidRDefault="00BF2674" w:rsidP="002B038E">
            <w:pPr>
              <w:pStyle w:val="EngHangEnd"/>
            </w:pPr>
            <w:r w:rsidRPr="004764BD">
              <w:t>Abba Teji, beholder of God,</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Default="00BF2674" w:rsidP="00BF2674">
            <w:pPr>
              <w:pStyle w:val="CopticVersemulti-line"/>
            </w:pPr>
            <w:r>
              <w:t>Ⲁⲕⲉⲙⲡ̀ϣⲁ ⲅⲁⲣ ⲁⲗⲏⲑⲱⲥ:</w:t>
            </w:r>
          </w:p>
          <w:p w:rsidR="00BF2674" w:rsidRDefault="00BF2674" w:rsidP="00BF2674">
            <w:pPr>
              <w:pStyle w:val="CopticVersemulti-line"/>
            </w:pPr>
            <w:r>
              <w:t>ⲉ̀ⲧⲁⲩⲱ̀ⲗⲓ ⲙ̀ⲙⲟⲕ ⲛ̀ϫⲉ ⲛⲓⲁⲅⲅⲉⲗⲟⲥ:</w:t>
            </w:r>
          </w:p>
          <w:p w:rsidR="00BF2674" w:rsidRDefault="00BF2674" w:rsidP="00BF2674">
            <w:pPr>
              <w:pStyle w:val="CopticVersemulti-line"/>
            </w:pPr>
            <w:r>
              <w:t>ⲉ̀ϧⲟⲩⲛ ⲉ̀Ⲓⲗⲏ̄ⲙ̄ ⲛ̀ⲧⲉ ⲧ̀ⲫⲉ:</w:t>
            </w:r>
          </w:p>
          <w:p w:rsidR="00BF2674" w:rsidRPr="00C35319" w:rsidRDefault="00BF2674" w:rsidP="00BF2674">
            <w:pPr>
              <w:pStyle w:val="CopticHangingVerse"/>
            </w:pPr>
            <w:r>
              <w:t>ⲁⲃⲃⲁ Ⲧⲉϫⲓ Ⲑⲉⲟⲫⲁⲛⲓⲟⲥ.</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Because of your many toils,</w:t>
            </w:r>
          </w:p>
          <w:p w:rsidR="00BF2674" w:rsidRPr="004764BD" w:rsidRDefault="00BF2674" w:rsidP="002B038E">
            <w:pPr>
              <w:pStyle w:val="EngHang"/>
            </w:pPr>
            <w:r w:rsidRPr="004764BD">
              <w:t xml:space="preserve">That you </w:t>
            </w:r>
            <w:r>
              <w:t>performed with your body</w:t>
            </w:r>
            <w:r w:rsidRPr="004764BD">
              <w:t>,</w:t>
            </w:r>
          </w:p>
          <w:p w:rsidR="00BF2674" w:rsidRPr="004764BD" w:rsidRDefault="00BF2674" w:rsidP="002B038E">
            <w:pPr>
              <w:pStyle w:val="EngHang"/>
            </w:pPr>
            <w:r w:rsidRPr="004764BD">
              <w:t>To cause your soul to become,</w:t>
            </w:r>
          </w:p>
          <w:p w:rsidR="00BF2674" w:rsidRDefault="00BF2674" w:rsidP="002B038E">
            <w:pPr>
              <w:pStyle w:val="EngHangEnd"/>
            </w:pPr>
            <w:r w:rsidRPr="004764BD">
              <w:t>A sanctuary of the Holy Spirit.</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Ⲉⲑⲃⲉ ⲡ̀ⲁ̀ϣⲁⲓ ⲛ̀ⲧⲉⲛⲓϧⲓⲥⲓ:</w:t>
            </w:r>
          </w:p>
          <w:p w:rsidR="00BF2674" w:rsidRDefault="00BF2674" w:rsidP="00BF2674">
            <w:pPr>
              <w:pStyle w:val="CopticVersemulti-line"/>
            </w:pPr>
            <w:r>
              <w:t>ⲉ̀ⲧⲁⲕⲓ̀ⲣⲓ ⲙ̀ⲙⲱⲟⲩ ϧⲉⲛ ⲡⲉⲕⲥⲱⲙⲁ:</w:t>
            </w:r>
          </w:p>
          <w:p w:rsidR="00BF2674" w:rsidRDefault="00BF2674" w:rsidP="00BF2674">
            <w:pPr>
              <w:pStyle w:val="CopticVersemulti-line"/>
            </w:pPr>
            <w:r>
              <w:t>ϣⲁⲛ̀ⲧⲉⲥϣⲱⲡⲓ ⲛ̀ϫⲉ ⲧⲉⲕⲯⲩⲭⲏ:</w:t>
            </w:r>
          </w:p>
          <w:p w:rsidR="00BF2674" w:rsidRPr="00CF5919" w:rsidRDefault="00BF2674" w:rsidP="00BF2674">
            <w:pPr>
              <w:pStyle w:val="CopticHangingVerse"/>
            </w:pPr>
            <w:r>
              <w:t>ⲛ̀ⲟⲩⲉⲣⲫⲉⲓ ⲛ̀ⲧⲉ Ⲡⲓⲡⲛ̄ⲁ̄ ⲉⲑⲟⲩⲁⲃ.</w:t>
            </w:r>
          </w:p>
        </w:tc>
      </w:tr>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Your holy name has spread,</w:t>
            </w:r>
          </w:p>
          <w:p w:rsidR="00BF2674" w:rsidRPr="004764BD" w:rsidRDefault="00BF2674" w:rsidP="002B038E">
            <w:pPr>
              <w:pStyle w:val="EngHang"/>
            </w:pPr>
            <w:r w:rsidRPr="004764BD">
              <w:t>Throughout the borders of the lands of Egypt,</w:t>
            </w:r>
          </w:p>
          <w:p w:rsidR="00BF2674" w:rsidRPr="004764BD" w:rsidRDefault="00BF2674" w:rsidP="002B038E">
            <w:pPr>
              <w:pStyle w:val="EngHang"/>
            </w:pPr>
            <w:r w:rsidRPr="004764BD">
              <w:t>Because of the signs and wonders,</w:t>
            </w:r>
          </w:p>
          <w:p w:rsidR="00BF2674" w:rsidRDefault="00BF2674" w:rsidP="002B038E">
            <w:pPr>
              <w:pStyle w:val="EngHangEnd"/>
            </w:pPr>
            <w:r w:rsidRPr="004764BD">
              <w:t>That God worked through you.</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Pr="005F48E9" w:rsidRDefault="00BF2674" w:rsidP="00BF2674">
            <w:pPr>
              <w:pStyle w:val="CopticVersemulti-line"/>
            </w:pPr>
            <w:r w:rsidRPr="005F48E9">
              <w:t>Ⲥⲱⲡ ⲉ̀ⲃⲟⲗ ⲛ̀ϫⲉ ⲡⲉⲕⲣⲁⲛ ⲉⲑⲟⲩⲁⲃ:</w:t>
            </w:r>
          </w:p>
          <w:p w:rsidR="00BF2674" w:rsidRDefault="00BF2674" w:rsidP="00BF2674">
            <w:pPr>
              <w:pStyle w:val="CopticVersemulti-line"/>
            </w:pPr>
            <w:r w:rsidRPr="005F48E9">
              <w:t>ϧⲉⲛ ⲛⲓⲑⲱϣ ⲛ̀ⲧⲉ ⲛⲓⲭⲱⲣⲁ ⲛ̀Ⲭ</w:t>
            </w:r>
            <w:r>
              <w:t>ⲏⲙⲓ:</w:t>
            </w:r>
          </w:p>
          <w:p w:rsidR="00BF2674" w:rsidRDefault="00BF2674" w:rsidP="00BF2674">
            <w:pPr>
              <w:pStyle w:val="CopticVersemulti-line"/>
            </w:pPr>
            <w:r>
              <w:t>ⲉⲑⲃⲉ ⲛⲓⲙⲏⲛⲓ ⲛⲉⲙ ϩⲁⲛϣ̀ⲫⲏⲣⲓ:</w:t>
            </w:r>
          </w:p>
          <w:p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The prints of your holy feet,</w:t>
            </w:r>
          </w:p>
          <w:p w:rsidR="00BF2674" w:rsidRPr="004764BD" w:rsidRDefault="00BF2674" w:rsidP="002B038E">
            <w:pPr>
              <w:pStyle w:val="EngHang"/>
            </w:pPr>
            <w:r w:rsidRPr="004764BD">
              <w:t>Testify to us of your wonders,</w:t>
            </w:r>
          </w:p>
          <w:p w:rsidR="00BF2674" w:rsidRPr="004764BD" w:rsidRDefault="00BF2674" w:rsidP="002B038E">
            <w:pPr>
              <w:pStyle w:val="EngHang"/>
            </w:pPr>
            <w:r w:rsidRPr="004764BD">
              <w:t>That you performed in the land of Egypt,</w:t>
            </w:r>
          </w:p>
          <w:p w:rsidR="00BF2674" w:rsidRDefault="00BF2674" w:rsidP="002B038E">
            <w:pPr>
              <w:pStyle w:val="EngHangEnd"/>
            </w:pPr>
            <w:r w:rsidRPr="004764BD">
              <w:t>By the power of Christ.</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Ⲧⲁⲧⲥⲓ ⲛ̀ⲛⲉⲕϭⲁⲗⲁⲩϫ ⲉⲑⲟⲩⲁⲃ:</w:t>
            </w:r>
          </w:p>
          <w:p w:rsidR="00BF2674" w:rsidRDefault="00BF2674" w:rsidP="00BF2674">
            <w:pPr>
              <w:pStyle w:val="CopticVersemulti-line"/>
            </w:pPr>
            <w:r>
              <w:t>ⲁⲥⲉⲣⲙⲉⲑⲣⲉ ⲛⲁⲛ ϧⲉⲛ ⲛⲉⲕϣ̀ⲫⲏⲣⲓ:</w:t>
            </w:r>
          </w:p>
          <w:p w:rsidR="00BF2674" w:rsidRDefault="00BF2674" w:rsidP="00BF2674">
            <w:pPr>
              <w:pStyle w:val="CopticVersemulti-line"/>
            </w:pPr>
            <w:r>
              <w:t>ⲉ̀ⲧⲁⲕⲓ̀ⲣⲓ ⲙ̀ⲙⲱⲟⲩ ϧⲉⲛ ⲧ̀ⲭⲱⲣⲁ ⲛ̀ Ⲭⲏⲙⲓ:</w:t>
            </w:r>
          </w:p>
          <w:p w:rsidR="00BF2674" w:rsidRDefault="00BF2674" w:rsidP="00BF2674">
            <w:pPr>
              <w:pStyle w:val="CopticHangingVerse"/>
            </w:pPr>
            <w:r>
              <w:t>ϧⲉⲛ ⲧ̀ϫⲟⲙ ⲛ̀ⲧⲉ Ⲡⲭ̄ⲥ̄.</w:t>
            </w:r>
          </w:p>
        </w:tc>
      </w:tr>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For the light of your body,</w:t>
            </w:r>
          </w:p>
          <w:p w:rsidR="00BF2674" w:rsidRPr="004764BD" w:rsidRDefault="00BF2674" w:rsidP="002B038E">
            <w:pPr>
              <w:pStyle w:val="EngHang"/>
            </w:pPr>
            <w:r w:rsidRPr="004764BD">
              <w:t>Enlightens our bodies,</w:t>
            </w:r>
          </w:p>
          <w:p w:rsidR="00BF2674" w:rsidRPr="004764BD" w:rsidRDefault="00BF2674" w:rsidP="002B038E">
            <w:pPr>
              <w:pStyle w:val="EngHang"/>
            </w:pPr>
            <w:r w:rsidRPr="004764BD">
              <w:t>And your holy soul,</w:t>
            </w:r>
          </w:p>
          <w:p w:rsidR="00BF2674" w:rsidRDefault="00BF2674" w:rsidP="002B038E">
            <w:pPr>
              <w:pStyle w:val="EngHangEnd"/>
            </w:pPr>
            <w:r w:rsidRPr="004764BD">
              <w:t>Prays on behalf of our souls.</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Default="00BF2674" w:rsidP="00BF2674">
            <w:pPr>
              <w:pStyle w:val="CopticVersemulti-line"/>
            </w:pPr>
            <w:r>
              <w:t>Ⲟⲩⲱⲓⲛⲓ ⲅⲁⲣ ⲛ̀ⲧⲉ ⲡⲉⲕⲥⲱⲙⲁ:</w:t>
            </w:r>
          </w:p>
          <w:p w:rsidR="00BF2674" w:rsidRDefault="00BF2674" w:rsidP="00BF2674">
            <w:pPr>
              <w:pStyle w:val="CopticVersemulti-line"/>
            </w:pPr>
            <w:r>
              <w:t>Ϣⲁϥⲉ̀ⲣⲟⲩⲱⲓⲛⲓ ⲛ̀ϫⲉ ⲛⲉⲛⲥⲙⲱⲁ:</w:t>
            </w:r>
          </w:p>
          <w:p w:rsidR="00BF2674" w:rsidRDefault="00BF2674" w:rsidP="00BF2674">
            <w:pPr>
              <w:pStyle w:val="CopticVersemulti-line"/>
            </w:pPr>
            <w:r>
              <w:t>ⲟⲩⲟϩ ⲧⲉⲕⲯⲩⲭⲏ ⲉⲑⲟⲩⲁⲃ:</w:t>
            </w:r>
          </w:p>
          <w:p w:rsidR="00BF2674" w:rsidRDefault="00BF2674" w:rsidP="00BF2674">
            <w:pPr>
              <w:pStyle w:val="CopticHangingVerse"/>
            </w:pPr>
            <w:r>
              <w:t>ⲉⲧⲱϣϩ ⲉ̀ϩ̀ⲣⲏⲓ ⲉ̀ϫⲉⲛ ⲛⲉⲛⲯⲩⲭⲏ.</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Your life is a wonder,</w:t>
            </w:r>
          </w:p>
          <w:p w:rsidR="00BF2674" w:rsidRPr="004764BD" w:rsidRDefault="00BF2674" w:rsidP="002B038E">
            <w:pPr>
              <w:pStyle w:val="EngHang"/>
            </w:pPr>
            <w:r w:rsidRPr="004764BD">
              <w:t>Your struggle is great,</w:t>
            </w:r>
          </w:p>
          <w:p w:rsidR="00BF2674" w:rsidRPr="004764BD" w:rsidRDefault="00BF2674" w:rsidP="002B038E">
            <w:pPr>
              <w:pStyle w:val="EngHang"/>
            </w:pPr>
            <w:r w:rsidRPr="004764BD">
              <w:t xml:space="preserve">Your glory is </w:t>
            </w:r>
            <w:r>
              <w:t>highly</w:t>
            </w:r>
            <w:r w:rsidRPr="004764BD">
              <w:t xml:space="preserve"> exalted,</w:t>
            </w:r>
          </w:p>
          <w:p w:rsidR="00BF2674" w:rsidRDefault="00BF2674" w:rsidP="002B038E">
            <w:pPr>
              <w:pStyle w:val="EngHangEnd"/>
            </w:pPr>
            <w:r w:rsidRPr="004764BD">
              <w:t>In the midst of the ascetics.</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Ⲡⲉⲕⲃⲓⲟⲥ ⲟⲩϣ̀ⲫⲏⲣⲓ ⲧⲉ:</w:t>
            </w:r>
          </w:p>
          <w:p w:rsidR="00BF2674" w:rsidRDefault="00BF2674" w:rsidP="00BF2674">
            <w:pPr>
              <w:pStyle w:val="CopticVersemulti-line"/>
            </w:pPr>
            <w:r>
              <w:t>ⲡⲉⲕⲁ̀ⲅⲱⲛ ⲟⲩⲛⲓϣϯ ⲡⲉ ⲡⲉⲕⲱ̀ⲟⲩ:</w:t>
            </w:r>
          </w:p>
          <w:p w:rsidR="00BF2674" w:rsidRDefault="00BF2674" w:rsidP="00BF2674">
            <w:pPr>
              <w:pStyle w:val="CopticVersemulti-line"/>
            </w:pPr>
            <w:r>
              <w:t>ϥ̀ϭⲓⲥⲓ ⲉ̀ⲙⲁϣⲱ:</w:t>
            </w:r>
          </w:p>
          <w:p w:rsidR="00BF2674" w:rsidRDefault="00BF2674" w:rsidP="00BF2674">
            <w:pPr>
              <w:pStyle w:val="CopticHangingVerse"/>
            </w:pPr>
            <w:r>
              <w:t>ϧⲉⲛ ⲑ̀ⲙⲏϯ ⲛ̀ⲛⲓⲁⲥⲕⲏⲧⲏⲥ.</w:t>
            </w:r>
          </w:p>
        </w:tc>
      </w:tr>
      <w:tr w:rsidR="00BF2674" w:rsidTr="002B038E">
        <w:trPr>
          <w:cantSplit/>
          <w:jc w:val="center"/>
        </w:trPr>
        <w:tc>
          <w:tcPr>
            <w:tcW w:w="288" w:type="dxa"/>
          </w:tcPr>
          <w:p w:rsidR="00BF2674" w:rsidRPr="00FB5ACB" w:rsidRDefault="00BF2674" w:rsidP="002B038E">
            <w:pPr>
              <w:pStyle w:val="CopticCross"/>
            </w:pPr>
          </w:p>
        </w:tc>
        <w:tc>
          <w:tcPr>
            <w:tcW w:w="3960" w:type="dxa"/>
          </w:tcPr>
          <w:p w:rsidR="00BF2674" w:rsidRPr="004764BD" w:rsidRDefault="00BF2674" w:rsidP="002B038E">
            <w:pPr>
              <w:pStyle w:val="EngHang"/>
            </w:pPr>
            <w:r w:rsidRPr="004764BD">
              <w:t>Blessed are you, truly,</w:t>
            </w:r>
          </w:p>
          <w:p w:rsidR="00BF2674" w:rsidRPr="004764BD" w:rsidRDefault="00BF2674" w:rsidP="002B038E">
            <w:pPr>
              <w:pStyle w:val="EngHang"/>
            </w:pPr>
            <w:r w:rsidRPr="004764BD">
              <w:t>Our holy and righteous father,</w:t>
            </w:r>
          </w:p>
          <w:p w:rsidR="00BF2674" w:rsidRPr="004764BD" w:rsidRDefault="00BF2674" w:rsidP="002B038E">
            <w:pPr>
              <w:pStyle w:val="EngHang"/>
            </w:pPr>
            <w:r w:rsidRPr="004764BD">
              <w:t>Abba Teji the beholder of God,</w:t>
            </w:r>
          </w:p>
          <w:p w:rsidR="00BF2674" w:rsidRDefault="00BF2674" w:rsidP="002B038E">
            <w:pPr>
              <w:pStyle w:val="EngHangEnd"/>
            </w:pPr>
            <w:r w:rsidRPr="004764BD">
              <w:t>The beloved of Christ.</w:t>
            </w:r>
          </w:p>
        </w:tc>
        <w:tc>
          <w:tcPr>
            <w:tcW w:w="288" w:type="dxa"/>
          </w:tcPr>
          <w:p w:rsidR="00BF2674" w:rsidRDefault="00BF2674" w:rsidP="002B038E"/>
        </w:tc>
        <w:tc>
          <w:tcPr>
            <w:tcW w:w="288" w:type="dxa"/>
          </w:tcPr>
          <w:p w:rsidR="00BF2674" w:rsidRPr="00FB5ACB" w:rsidRDefault="00BF2674" w:rsidP="002B038E">
            <w:pPr>
              <w:pStyle w:val="CopticCross"/>
            </w:pPr>
          </w:p>
        </w:tc>
        <w:tc>
          <w:tcPr>
            <w:tcW w:w="3960" w:type="dxa"/>
          </w:tcPr>
          <w:p w:rsidR="00BF2674" w:rsidRDefault="00BF2674" w:rsidP="00BF2674">
            <w:pPr>
              <w:pStyle w:val="CopticVersemulti-line"/>
            </w:pPr>
            <w:r>
              <w:t>Ⲱⲟⲩⲛⲓⲁⲧⲕ ϧⲉⲛ ⲟⲩⲙⲉⲑⲙⲏⲓ:</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ⲡⲓⲙⲉⲛⲣⲓⲧ ⲛ̀ⲧⲉ Ⲡⲭ̄ⲥ̄.</w:t>
            </w:r>
          </w:p>
        </w:tc>
      </w:tr>
      <w:tr w:rsidR="00BF2674" w:rsidTr="002B038E">
        <w:trPr>
          <w:cantSplit/>
          <w:jc w:val="center"/>
        </w:trPr>
        <w:tc>
          <w:tcPr>
            <w:tcW w:w="288" w:type="dxa"/>
          </w:tcPr>
          <w:p w:rsidR="00BF2674" w:rsidRPr="00FB5ACB" w:rsidRDefault="00BF2674" w:rsidP="002B038E">
            <w:pPr>
              <w:pStyle w:val="CopticCross"/>
            </w:pPr>
          </w:p>
        </w:tc>
        <w:tc>
          <w:tcPr>
            <w:tcW w:w="3960" w:type="dxa"/>
          </w:tcPr>
          <w:p w:rsidR="00BF2674" w:rsidRPr="004764BD" w:rsidRDefault="00BF2674" w:rsidP="002B038E">
            <w:pPr>
              <w:pStyle w:val="EngHang"/>
            </w:pPr>
            <w:r w:rsidRPr="004764BD">
              <w:t>Pray to the Lord on our behalf,</w:t>
            </w:r>
          </w:p>
          <w:p w:rsidR="00BF2674" w:rsidRPr="004764BD" w:rsidRDefault="00BF2674" w:rsidP="002B038E">
            <w:pPr>
              <w:pStyle w:val="EngHang"/>
            </w:pPr>
            <w:r w:rsidRPr="004764BD">
              <w:t>Our holy and righteous father,</w:t>
            </w:r>
          </w:p>
          <w:p w:rsidR="00BF2674" w:rsidRPr="004764BD" w:rsidRDefault="00BF2674" w:rsidP="002B038E">
            <w:pPr>
              <w:pStyle w:val="EngHang"/>
            </w:pPr>
            <w:r w:rsidRPr="004764BD">
              <w:t>Abba Teji, the beholder of God,</w:t>
            </w:r>
          </w:p>
          <w:p w:rsidR="00BF2674" w:rsidRDefault="00BF2674" w:rsidP="002B038E">
            <w:pPr>
              <w:pStyle w:val="EngHangEnd"/>
            </w:pPr>
            <w:r w:rsidRPr="004764BD">
              <w:t>That He</w:t>
            </w:r>
            <w:r>
              <w:t xml:space="preserve"> may forgive us our sins.</w:t>
            </w:r>
          </w:p>
        </w:tc>
        <w:tc>
          <w:tcPr>
            <w:tcW w:w="288" w:type="dxa"/>
          </w:tcPr>
          <w:p w:rsidR="00BF2674" w:rsidRDefault="00BF2674" w:rsidP="002B038E"/>
        </w:tc>
        <w:tc>
          <w:tcPr>
            <w:tcW w:w="288" w:type="dxa"/>
          </w:tcPr>
          <w:p w:rsidR="00BF2674" w:rsidRPr="00FB5ACB" w:rsidRDefault="00BF2674" w:rsidP="002B038E">
            <w:pPr>
              <w:pStyle w:val="CopticCross"/>
            </w:pPr>
          </w:p>
        </w:tc>
        <w:tc>
          <w:tcPr>
            <w:tcW w:w="3960" w:type="dxa"/>
          </w:tcPr>
          <w:p w:rsidR="00BF2674" w:rsidRDefault="00BF2674" w:rsidP="00BF2674">
            <w:pPr>
              <w:pStyle w:val="CopticVersemulti-line"/>
            </w:pPr>
            <w:r>
              <w:t>Ⲧⲱⲃϩ ⲙ̀Ⲡϭⲟⲓⲥ ⲉ̀ϩ̀ⲣⲏⲓ ⲉ̀ϫⲱⲛ:</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ⲛ̀ⲧⲉϥⲭⲁ ⲛⲉⲛⲛⲟⲃⲓ ⲛⲁⲛ ⲉ̀ⲃⲟⲗ.</w:t>
            </w:r>
          </w:p>
        </w:tc>
      </w:tr>
    </w:tbl>
    <w:p w:rsidR="00E30E2D" w:rsidRDefault="00E30E2D" w:rsidP="00E30E2D">
      <w:pPr>
        <w:pStyle w:val="Heading3"/>
      </w:pPr>
      <w:r>
        <w:t>October 23 (24) / Paopi  26: St. Apip the Friend of St. Apollo</w:t>
      </w:r>
    </w:p>
    <w:p w:rsidR="00E30E2D" w:rsidRPr="00137929" w:rsidRDefault="00E30E2D" w:rsidP="00E30E2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Gather today, O believers,</w:t>
            </w:r>
          </w:p>
          <w:p w:rsidR="00E30E2D" w:rsidRPr="004764BD" w:rsidRDefault="00E30E2D" w:rsidP="002B038E">
            <w:pPr>
              <w:pStyle w:val="EngHang"/>
            </w:pPr>
            <w:r w:rsidRPr="004764BD">
              <w:t>That we may praise Christ our King,</w:t>
            </w:r>
          </w:p>
          <w:p w:rsidR="00E30E2D" w:rsidRPr="004764BD" w:rsidRDefault="00E30E2D" w:rsidP="002B038E">
            <w:pPr>
              <w:pStyle w:val="EngHang"/>
            </w:pPr>
            <w:r w:rsidRPr="004764BD">
              <w:t>And honour the righteous</w:t>
            </w:r>
          </w:p>
          <w:p w:rsidR="00E30E2D" w:rsidRDefault="00E30E2D" w:rsidP="002B038E">
            <w:pPr>
              <w:pStyle w:val="EngHangEnd"/>
            </w:pPr>
            <w:r>
              <w:t>Abba Apollo and Abba Apip.</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Pr="00C35319"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They loved purity,</w:t>
            </w:r>
          </w:p>
          <w:p w:rsidR="00E30E2D" w:rsidRPr="004764BD" w:rsidRDefault="00E30E2D" w:rsidP="002B038E">
            <w:pPr>
              <w:pStyle w:val="EngHang"/>
            </w:pPr>
            <w:r w:rsidRPr="004764BD">
              <w:t>Because of their firm hope,</w:t>
            </w:r>
          </w:p>
          <w:p w:rsidR="00E30E2D" w:rsidRPr="004764BD" w:rsidRDefault="00E30E2D" w:rsidP="002B038E">
            <w:pPr>
              <w:pStyle w:val="EngHang"/>
            </w:pPr>
            <w:r w:rsidRPr="004764BD">
              <w:t>In Christ the King of Glory,</w:t>
            </w:r>
          </w:p>
          <w:p w:rsidR="00E30E2D" w:rsidRDefault="00E30E2D" w:rsidP="002B038E">
            <w:pPr>
              <w:pStyle w:val="EngHangEnd"/>
            </w:pPr>
            <w:r w:rsidRPr="004764BD">
              <w:t>The Co-Essential with the Father.</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Pr="00CF5919"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Let us all cry out,</w:t>
            </w:r>
          </w:p>
          <w:p w:rsidR="00E30E2D" w:rsidRPr="004764BD" w:rsidRDefault="00E30E2D" w:rsidP="002B038E">
            <w:pPr>
              <w:pStyle w:val="EngHang"/>
            </w:pPr>
            <w:r w:rsidRPr="004764BD">
              <w:t>In songs and psalms,</w:t>
            </w:r>
          </w:p>
          <w:p w:rsidR="00E30E2D" w:rsidRPr="004764BD" w:rsidRDefault="00E30E2D" w:rsidP="002B038E">
            <w:pPr>
              <w:pStyle w:val="EngHang"/>
            </w:pPr>
            <w:r w:rsidRPr="004764BD">
              <w:t>Hail to our fathers the cross-bearers,</w:t>
            </w:r>
          </w:p>
          <w:p w:rsidR="00E30E2D" w:rsidRDefault="00E30E2D" w:rsidP="002B038E">
            <w:pPr>
              <w:pStyle w:val="EngHangEnd"/>
            </w:pPr>
            <w:r w:rsidRPr="004764BD">
              <w:t>Abba Apollo and Abba Apip.</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Hail to the elect ascetics,</w:t>
            </w:r>
          </w:p>
          <w:p w:rsidR="00E30E2D" w:rsidRPr="004764BD" w:rsidRDefault="00E30E2D" w:rsidP="002B038E">
            <w:pPr>
              <w:pStyle w:val="EngHang"/>
            </w:pPr>
            <w:r w:rsidRPr="004764BD">
              <w:t>Abba Apollo and Abba Apip,</w:t>
            </w:r>
          </w:p>
          <w:p w:rsidR="00E30E2D" w:rsidRPr="004764BD" w:rsidRDefault="00E30E2D" w:rsidP="002B038E">
            <w:pPr>
              <w:pStyle w:val="EngHang"/>
            </w:pPr>
            <w:r w:rsidRPr="004764BD">
              <w:t xml:space="preserve">Who ran in the </w:t>
            </w:r>
            <w:r>
              <w:t>arena</w:t>
            </w:r>
            <w:r w:rsidRPr="004764BD">
              <w:t>,</w:t>
            </w:r>
          </w:p>
          <w:p w:rsidR="00E30E2D" w:rsidRDefault="00E30E2D" w:rsidP="002B038E">
            <w:pPr>
              <w:pStyle w:val="EngHangEnd"/>
            </w:pPr>
            <w:r w:rsidRPr="004764BD">
              <w:t>Of monasticism.</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Blessed are they, the cross-bearers,</w:t>
            </w:r>
          </w:p>
          <w:p w:rsidR="00E30E2D" w:rsidRPr="004764BD" w:rsidRDefault="00E30E2D" w:rsidP="002B038E">
            <w:pPr>
              <w:pStyle w:val="EngHang"/>
            </w:pPr>
            <w:r w:rsidRPr="004764BD">
              <w:t>Abba Apollo and Abba Apip,</w:t>
            </w:r>
          </w:p>
          <w:p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rsidR="00E30E2D" w:rsidRDefault="00E30E2D" w:rsidP="002B038E">
            <w:pPr>
              <w:pStyle w:val="EngHangEnd"/>
            </w:pPr>
            <w:r w:rsidRPr="004764BD">
              <w:t>For the sake of the prayers of the righteous.</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Pray to the Lord on our behave,</w:t>
            </w:r>
          </w:p>
          <w:p w:rsidR="00E30E2D" w:rsidRPr="004764BD" w:rsidRDefault="00E30E2D" w:rsidP="002B038E">
            <w:pPr>
              <w:pStyle w:val="EngHang"/>
            </w:pPr>
            <w:r w:rsidRPr="004764BD">
              <w:t>Our two elder fathers,</w:t>
            </w:r>
          </w:p>
          <w:p w:rsidR="00E30E2D" w:rsidRPr="004764BD" w:rsidRDefault="00E30E2D" w:rsidP="002B038E">
            <w:pPr>
              <w:pStyle w:val="EngHang"/>
            </w:pPr>
            <w:r w:rsidRPr="004764BD">
              <w:t>Abba Apollo and Abba Apip,</w:t>
            </w:r>
          </w:p>
          <w:p w:rsidR="00E30E2D" w:rsidRDefault="00E30E2D" w:rsidP="002B038E">
            <w:pPr>
              <w:pStyle w:val="EngHangEnd"/>
            </w:pPr>
            <w:r w:rsidRPr="004764BD">
              <w:t>That He</w:t>
            </w:r>
            <w:r>
              <w:t xml:space="preserve"> may forgive us our sins.</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Default="00E30E2D" w:rsidP="002B038E">
            <w:pPr>
              <w:pStyle w:val="CopticHangingVerse"/>
            </w:pPr>
          </w:p>
        </w:tc>
      </w:tr>
    </w:tbl>
    <w:p w:rsidR="00013EB0" w:rsidRDefault="00013EB0" w:rsidP="00013EB0">
      <w:pPr>
        <w:pStyle w:val="Heading3"/>
      </w:pPr>
      <w:r>
        <w:t>October 23 (24) / Paopi  26: The Martyrdom of St. Timothy the Apostle</w:t>
      </w:r>
    </w:p>
    <w:p w:rsidR="00013EB0" w:rsidRDefault="00013EB0" w:rsidP="00013EB0">
      <w:pPr>
        <w:pStyle w:val="Rubric"/>
      </w:pPr>
      <w:r>
        <w:t>See the Doxologies for the Apostles, or for Any Apostle, on page ##.</w:t>
      </w:r>
    </w:p>
    <w:p w:rsidR="00137929" w:rsidRDefault="00137929" w:rsidP="00137929">
      <w:pPr>
        <w:pStyle w:val="Heading3"/>
      </w:pPr>
      <w:r>
        <w:t>October 24 (25) / Paopi  27: St. Macarius the Bishop of Edkow</w:t>
      </w:r>
    </w:p>
    <w:p w:rsidR="00137929" w:rsidRP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What should your people,</w:t>
            </w:r>
          </w:p>
          <w:p w:rsidR="00137929" w:rsidRDefault="00137929" w:rsidP="00137929">
            <w:pPr>
              <w:pStyle w:val="EngHang"/>
            </w:pPr>
            <w:r>
              <w:t>Whom you shepherded in purity</w:t>
            </w:r>
          </w:p>
          <w:p w:rsidR="00137929" w:rsidRDefault="00137929" w:rsidP="00137929">
            <w:pPr>
              <w:pStyle w:val="EngHang"/>
            </w:pPr>
            <w:r>
              <w:t>And righteousness call you,</w:t>
            </w:r>
          </w:p>
          <w:p w:rsidR="00137929" w:rsidRDefault="00137929" w:rsidP="00137929">
            <w:pPr>
              <w:pStyle w:val="EngHangEnd"/>
            </w:pPr>
            <w:r>
              <w:t>O Abba Macarius the Bishop?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Ⲁϥⲛⲁⲙⲟⲩϯ ⲉ̀ⲣⲟⲕ ϫⲉ ⲛⲓⲙ:</w:t>
            </w:r>
          </w:p>
          <w:p w:rsidR="00137929" w:rsidRDefault="00137929" w:rsidP="00137929">
            <w:pPr>
              <w:pStyle w:val="CopticVersemulti-line"/>
            </w:pPr>
            <w:r>
              <w:t>ⲛ̀ϫⲉ ⲡⲉⲕⲗⲁⲟⲥ ⲉ̀ⲧⲁⲕⲁ̀ⲙⲟⲛⲓ ⲙ̀ⲙⲟϥ:</w:t>
            </w:r>
          </w:p>
          <w:p w:rsidR="00137929" w:rsidRDefault="00137929" w:rsidP="00137929">
            <w:pPr>
              <w:pStyle w:val="CopticVersemulti-line"/>
            </w:pPr>
            <w:r>
              <w:t>ϧⲉⲛ ⲟⲩⲧⲟⲩⲃⲟ ⲛⲉⲙ ⲟⲩⲙⲉⲑⲙⲏⲓ:</w:t>
            </w:r>
          </w:p>
          <w:p w:rsidR="00137929" w:rsidRPr="00C35319" w:rsidRDefault="00137929" w:rsidP="00137929">
            <w:pPr>
              <w:pStyle w:val="CopticHangingVerse"/>
            </w:pPr>
            <w:r>
              <w:t>ⲁⲃⲃⲁ Ⲙⲁⲕⲁⲣⲓ ⲡⲓⲉ̀ⲡⲓⲥⲕⲟⲡⲟⲥ.</w:t>
            </w:r>
          </w:p>
        </w:tc>
      </w:tr>
      <w:tr w:rsidR="00137929" w:rsidTr="00220DFD">
        <w:trPr>
          <w:cantSplit/>
          <w:jc w:val="center"/>
        </w:trPr>
        <w:tc>
          <w:tcPr>
            <w:tcW w:w="288" w:type="dxa"/>
          </w:tcPr>
          <w:p w:rsidR="00137929" w:rsidRDefault="00137929" w:rsidP="00220DFD">
            <w:pPr>
              <w:pStyle w:val="CopticCross"/>
            </w:pPr>
            <w:r w:rsidRPr="00FB5ACB">
              <w:lastRenderedPageBreak/>
              <w:t>¿</w:t>
            </w:r>
          </w:p>
        </w:tc>
        <w:tc>
          <w:tcPr>
            <w:tcW w:w="3960" w:type="dxa"/>
          </w:tcPr>
          <w:p w:rsidR="00137929" w:rsidRDefault="00137929" w:rsidP="00137929">
            <w:pPr>
              <w:pStyle w:val="EngHang"/>
            </w:pPr>
            <w:r>
              <w:t>If I call you an angel,</w:t>
            </w:r>
          </w:p>
          <w:p w:rsidR="00137929" w:rsidRDefault="00137929" w:rsidP="00137929">
            <w:pPr>
              <w:pStyle w:val="EngHang"/>
            </w:pPr>
            <w:r>
              <w:t>Or a shepherd or a martyr,</w:t>
            </w:r>
          </w:p>
          <w:p w:rsidR="00137929" w:rsidRDefault="00137929" w:rsidP="00137929">
            <w:pPr>
              <w:pStyle w:val="EngHang"/>
            </w:pPr>
            <w:r>
              <w:t>You have truly fulfilled these names</w:t>
            </w:r>
          </w:p>
          <w:p w:rsidR="00137929" w:rsidRDefault="00137929" w:rsidP="00137929">
            <w:pPr>
              <w:pStyle w:val="EngHangEnd"/>
            </w:pPr>
            <w:r>
              <w:t>In deed and in word of truth.</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ⲓⲥ ⲙⲁⲛⲉ̀ⲥⲱⲟⲩ ⲓⲥ ⲙⲁⲣⲧⲩⲣⲟⲥ:</w:t>
            </w:r>
          </w:p>
          <w:p w:rsidR="00137929" w:rsidRDefault="00137929" w:rsidP="00137929">
            <w:pPr>
              <w:pStyle w:val="CopticVersemulti-line"/>
            </w:pPr>
            <w:r>
              <w:t>ⲛⲁⲓ ⲁⲕϫⲟⲕⲟⲩ ⲉ̀ⲃⲟⲗ ⲕⲁⲗⲱⲥ:</w:t>
            </w:r>
          </w:p>
          <w:p w:rsidR="00137929" w:rsidRPr="00CF5919" w:rsidRDefault="00137929" w:rsidP="00137929">
            <w:pPr>
              <w:pStyle w:val="CopticHangingVerse"/>
            </w:pPr>
            <w:r>
              <w:t>ϧⲉⲛ ⲡ̀ϩⲱⲃ ⲛⲉⲙ ⲡ̀ⲥⲁϫⲓ ⲛ̀ⲧⲉ ϯⲙⲉⲑⲙⲏⲓ.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I call you an angel,</w:t>
            </w:r>
          </w:p>
          <w:p w:rsidR="00137929" w:rsidRDefault="00137929" w:rsidP="00137929">
            <w:pPr>
              <w:pStyle w:val="EngHang"/>
            </w:pPr>
            <w:r>
              <w:t>For you have left your body.</w:t>
            </w:r>
          </w:p>
          <w:p w:rsidR="00137929" w:rsidRDefault="00137929" w:rsidP="00137929">
            <w:pPr>
              <w:pStyle w:val="EngHang"/>
            </w:pPr>
            <w:r>
              <w:t>I call you a shepherd,</w:t>
            </w:r>
          </w:p>
          <w:p w:rsidR="00137929" w:rsidRDefault="00137929" w:rsidP="00137929">
            <w:pPr>
              <w:pStyle w:val="EngHangEnd"/>
            </w:pPr>
            <w:r>
              <w:t>For you gave your life for your sheep.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ⲕⲉ ⲅⲁⲣ ⲁⲕⲭⲱ ⲙ̀ⲡⲉⲕⲥⲱⲙⲁ ⲉ̀ϧ̀ⲣⲏⲓ:</w:t>
            </w:r>
          </w:p>
          <w:p w:rsidR="00137929" w:rsidRDefault="00137929" w:rsidP="00137929">
            <w:pPr>
              <w:pStyle w:val="CopticVersemulti-line"/>
            </w:pPr>
            <w:r>
              <w:t>ⲁⲓϣⲁⲛϫⲟⲥ ⲉ̀ⲣⲟⲕ ⲙⲁⲛⲉ̀ⲥⲱⲟⲩ:</w:t>
            </w:r>
          </w:p>
          <w:p w:rsidR="00137929" w:rsidRDefault="00137929" w:rsidP="00137929">
            <w:pPr>
              <w:pStyle w:val="CopticHangingVerse"/>
            </w:pPr>
            <w:r>
              <w:t>ⲁⲕϯ ⲛ̀ⲧⲉⲕⲩⲭⲏ ⲉ̀ϫⲉⲛ ⲛⲉⲕⲉ̀ⲥⲱⲟⲩ.</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I call you a martyr,</w:t>
            </w:r>
          </w:p>
          <w:p w:rsidR="00137929" w:rsidRDefault="00137929" w:rsidP="00137929">
            <w:pPr>
              <w:pStyle w:val="EngHang"/>
            </w:pPr>
            <w:r>
              <w:t>For you gave your head for Christ,</w:t>
            </w:r>
          </w:p>
          <w:p w:rsidR="00137929" w:rsidRDefault="00137929" w:rsidP="00137929">
            <w:pPr>
              <w:pStyle w:val="EngHang"/>
            </w:pPr>
            <w:r>
              <w:t>Who was martyred for us</w:t>
            </w:r>
          </w:p>
          <w:p w:rsidR="00137929" w:rsidRDefault="00137929" w:rsidP="00137929">
            <w:pPr>
              <w:pStyle w:val="EngHangEnd"/>
            </w:pPr>
            <w:r>
              <w:t>Before Pontius Pilate.</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ⲙⲁⲣⲧⲩⲣⲟⲥ:</w:t>
            </w:r>
          </w:p>
          <w:p w:rsidR="00137929" w:rsidRDefault="00137929" w:rsidP="00137929">
            <w:pPr>
              <w:pStyle w:val="CopticVersemulti-line"/>
            </w:pPr>
            <w:r>
              <w:t>ⲁⲕϯ ⲛ̀ⲧⲉⲕⲁ̀ⲫⲉ ϧⲁ Ⲡⲭ̄ⲥ̄:</w:t>
            </w:r>
          </w:p>
          <w:p w:rsidR="00137929" w:rsidRDefault="00137929" w:rsidP="00137929">
            <w:pPr>
              <w:pStyle w:val="CopticVersemulti-line"/>
            </w:pPr>
            <w:r>
              <w:t>ⲫⲁⲓ ⲉ̀ⲧⲁϥⲉⲣⲙⲁⲣⲧⲩⲣⲟⲥ ⲉⲑⲃⲏⲧⲉⲛ:</w:t>
            </w:r>
          </w:p>
          <w:p w:rsidR="00137929" w:rsidRDefault="00137929" w:rsidP="00137929">
            <w:pPr>
              <w:pStyle w:val="CopticHangingVerse"/>
            </w:pPr>
            <w:r>
              <w:t>ⲛⲁϩⲣⲉⲛ Ⲡⲟⲛⲧⲓⲟⲥ ⲡⲓⲗⲁⲧⲟⲥ.</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fulfilled your priesthood,</w:t>
            </w:r>
          </w:p>
          <w:p w:rsidR="00137929" w:rsidRDefault="00137929" w:rsidP="00137929">
            <w:pPr>
              <w:pStyle w:val="EngHang"/>
            </w:pPr>
            <w:r>
              <w:t>You kept the faith for us,</w:t>
            </w:r>
          </w:p>
          <w:p w:rsidR="00137929" w:rsidRDefault="00137929" w:rsidP="00137929">
            <w:pPr>
              <w:pStyle w:val="EngHang"/>
            </w:pPr>
            <w:r>
              <w:t>You wore the unfading crown</w:t>
            </w:r>
          </w:p>
          <w:p w:rsidR="00137929" w:rsidRPr="00A40E4E" w:rsidRDefault="00137929" w:rsidP="00137929">
            <w:pPr>
              <w:pStyle w:val="EngHang"/>
            </w:pPr>
            <w:r>
              <w:t>Of mart</w:t>
            </w:r>
            <w:r w:rsidRPr="00137929">
              <w:rPr>
                <w:rStyle w:val="EngHangEndChar"/>
              </w:rPr>
              <w:t>y</w:t>
            </w:r>
            <w:r>
              <w:t>rdom.</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Ϯⲙⲉⲧⲟⲩⲏⲃ ⲁⲕϫⲟⲕⲥ ⲉ̀ⲃⲟⲗ:</w:t>
            </w:r>
          </w:p>
          <w:p w:rsidR="00137929" w:rsidRDefault="00137929" w:rsidP="00137929">
            <w:pPr>
              <w:pStyle w:val="CopticVersemulti-line"/>
            </w:pPr>
            <w:r>
              <w:t>ⲡⲓⲛⲁϩϯ ⲁⲕⲁ̀ⲣⲉϩ ⲉ̀ⲣⲟⲛ:</w:t>
            </w:r>
          </w:p>
          <w:p w:rsidR="00137929" w:rsidRDefault="00137929" w:rsidP="00137929">
            <w:pPr>
              <w:pStyle w:val="CopticVersemulti-line"/>
            </w:pPr>
            <w:r>
              <w:t>ⲁⲕⲉⲣⲫⲟⲣⲓⲛ ⲙ̀ⲡⲓⲭ̀ⲗⲟⲙ ⲛ̀ⲁⲧⲗⲱⲙ:</w:t>
            </w:r>
          </w:p>
          <w:p w:rsidR="00137929" w:rsidRDefault="00137929" w:rsidP="00137929">
            <w:pPr>
              <w:pStyle w:val="CopticHangingVerse"/>
            </w:pPr>
            <w:r>
              <w:t>ⲛ̀ⲧⲉ ϯⲙⲉⲧⲙⲁⲣⲧⲩⲣⲟⲥ.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my lord the ascetic father,</w:t>
            </w:r>
          </w:p>
          <w:p w:rsidR="00137929" w:rsidRDefault="00137929" w:rsidP="00137929">
            <w:pPr>
              <w:pStyle w:val="EngHang"/>
            </w:pPr>
            <w:r>
              <w:t>Abba Macarius the Bishop,</w:t>
            </w:r>
          </w:p>
          <w:p w:rsidR="00137929" w:rsidRDefault="00137929" w:rsidP="00137929">
            <w:pPr>
              <w:pStyle w:val="EngHangEnd"/>
            </w:pPr>
            <w:r>
              <w:t>That He may forgive us ours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ⲡⲁⲟ̄ⲥ̄ ⲛ̀ⲓⲱⲧ ⲛ̀ⲁⲥⲕⲏⲧⲏⲥ:</w:t>
            </w:r>
          </w:p>
          <w:p w:rsidR="00137929" w:rsidRDefault="00137929" w:rsidP="00137929">
            <w:pPr>
              <w:pStyle w:val="CopticVersemulti-line"/>
            </w:pPr>
            <w:r>
              <w:t>ⲁⲃⲃⲁ Ⲙⲁⲕⲁⲣⲓ ⲡⲓⲉ̀ⲡⲓⲥⲕⲟⲡⲟⲥ:</w:t>
            </w:r>
          </w:p>
          <w:p w:rsidR="00137929" w:rsidRDefault="00137929" w:rsidP="00137929">
            <w:pPr>
              <w:pStyle w:val="CopticHangingVerse"/>
            </w:pPr>
            <w:r>
              <w:t>ⲛ̀ⲧⲉϥⲭⲁ ⲛⲉⲛⲛⲟⲃⲓ ⲛⲁⲛ ⲉ̀ⲃⲟⲗ.</w:t>
            </w:r>
          </w:p>
        </w:tc>
      </w:tr>
    </w:tbl>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66" w:name="_Toc410196201"/>
      <w:bookmarkStart w:id="967" w:name="_Toc410196443"/>
      <w:bookmarkStart w:id="968" w:name="_Toc410196945"/>
      <w:bookmarkStart w:id="969" w:name="_Toc431466287"/>
      <w:r>
        <w:lastRenderedPageBreak/>
        <w:t>November</w:t>
      </w:r>
      <w:r w:rsidR="00495F1A">
        <w:t xml:space="preserve"> or </w:t>
      </w:r>
      <w:bookmarkEnd w:id="966"/>
      <w:bookmarkEnd w:id="967"/>
      <w:bookmarkEnd w:id="968"/>
      <w:r w:rsidRPr="00FB5E62">
        <w:rPr>
          <w:rFonts w:ascii="FreeSerifAvvaShenouda" w:eastAsia="Arial Unicode MS" w:hAnsi="FreeSerifAvvaShenouda" w:cs="FreeSerifAvvaShenouda"/>
        </w:rPr>
        <w:t>Ⲁⲑⲟⲣ</w:t>
      </w:r>
      <w:bookmarkEnd w:id="969"/>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70"/>
            <w:r>
              <w:t>Beats</w:t>
            </w:r>
            <w:commentRangeEnd w:id="970"/>
            <w:r>
              <w:rPr>
                <w:rStyle w:val="CommentReference"/>
                <w:rFonts w:ascii="Times New Roman" w:eastAsiaTheme="minorHAnsi" w:hAnsi="Times New Roman" w:cstheme="minorBidi"/>
                <w:color w:val="auto"/>
              </w:rPr>
              <w:commentReference w:id="970"/>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59"/>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71"/>
            <w:r>
              <w:t xml:space="preserve">incessant </w:t>
            </w:r>
            <w:commentRangeEnd w:id="971"/>
            <w:r>
              <w:rPr>
                <w:rStyle w:val="CommentReference"/>
                <w:rFonts w:ascii="Times New Roman" w:eastAsiaTheme="minorHAnsi" w:hAnsi="Times New Roman" w:cstheme="minorBidi"/>
                <w:color w:val="auto"/>
              </w:rPr>
              <w:commentReference w:id="971"/>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72"/>
            <w:r>
              <w:t>The ministering flames of fire,</w:t>
            </w:r>
            <w:commentRangeEnd w:id="972"/>
            <w:r>
              <w:rPr>
                <w:rStyle w:val="CommentReference"/>
                <w:rFonts w:ascii="Times New Roman" w:eastAsiaTheme="minorHAnsi" w:hAnsi="Times New Roman" w:cstheme="minorBidi"/>
                <w:color w:val="auto"/>
              </w:rPr>
              <w:commentReference w:id="972"/>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73"/>
            <w:r w:rsidRPr="004764BD">
              <w:t xml:space="preserve">before </w:t>
            </w:r>
            <w:commentRangeEnd w:id="973"/>
            <w:r>
              <w:rPr>
                <w:rStyle w:val="CommentReference"/>
                <w:rFonts w:ascii="Times New Roman" w:eastAsiaTheme="minorHAnsi" w:hAnsi="Times New Roman" w:cstheme="minorBidi"/>
                <w:color w:val="auto"/>
              </w:rPr>
              <w:commentReference w:id="973"/>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60"/>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61"/>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62"/>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rsidRPr="004764BD">
              <w:t>What shall it profit a man,</w:t>
            </w:r>
          </w:p>
          <w:p w:rsidR="009E31CF" w:rsidRPr="004764BD" w:rsidRDefault="009E31CF" w:rsidP="009E31CF">
            <w:pPr>
              <w:pStyle w:val="EngHang"/>
            </w:pPr>
            <w:r w:rsidRPr="004764BD">
              <w:t>If he shall gain the whole world,</w:t>
            </w:r>
          </w:p>
          <w:p w:rsidR="009E31CF" w:rsidRPr="004764BD" w:rsidRDefault="009E31CF" w:rsidP="009E31CF">
            <w:pPr>
              <w:pStyle w:val="EngHang"/>
            </w:pPr>
            <w:r w:rsidRPr="004764BD">
              <w:t>And lose his own soul?</w:t>
            </w:r>
          </w:p>
          <w:p w:rsidR="009E31CF" w:rsidRDefault="009E31CF" w:rsidP="009E31CF">
            <w:pPr>
              <w:pStyle w:val="EngHangEnd"/>
            </w:pPr>
            <w:r w:rsidRPr="004764BD">
              <w:t>Oh, the vanity of this world!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rsidTr="0081710C">
        <w:trPr>
          <w:cantSplit/>
          <w:jc w:val="center"/>
        </w:trPr>
        <w:tc>
          <w:tcPr>
            <w:tcW w:w="288" w:type="dxa"/>
          </w:tcPr>
          <w:p w:rsidR="009E31CF" w:rsidRDefault="009E31CF" w:rsidP="0081710C">
            <w:pPr>
              <w:pStyle w:val="CopticCross"/>
            </w:pPr>
            <w:r w:rsidRPr="00FB5ACB">
              <w:lastRenderedPageBreak/>
              <w:t>¿</w:t>
            </w:r>
          </w:p>
        </w:tc>
        <w:tc>
          <w:tcPr>
            <w:tcW w:w="3960" w:type="dxa"/>
          </w:tcPr>
          <w:p w:rsidR="009E31CF" w:rsidRPr="004764BD" w:rsidRDefault="009E31CF" w:rsidP="009E31CF">
            <w:pPr>
              <w:pStyle w:val="EngHang"/>
            </w:pPr>
            <w:r w:rsidRPr="004764BD">
              <w:t>The holy Abba Mena</w:t>
            </w:r>
          </w:p>
          <w:p w:rsidR="009E31CF" w:rsidRPr="004764BD" w:rsidRDefault="009E31CF" w:rsidP="009E31CF">
            <w:pPr>
              <w:pStyle w:val="EngHang"/>
            </w:pPr>
            <w:r w:rsidRPr="004764BD">
              <w:t xml:space="preserve">Heard the </w:t>
            </w:r>
            <w:commentRangeStart w:id="982"/>
            <w:r w:rsidRPr="004764BD">
              <w:t>Voice Divine</w:t>
            </w:r>
            <w:commentRangeEnd w:id="982"/>
            <w:r>
              <w:rPr>
                <w:rStyle w:val="CommentReference"/>
                <w:rFonts w:ascii="Times New Roman" w:eastAsiaTheme="minorHAnsi" w:hAnsi="Times New Roman" w:cstheme="minorBidi"/>
                <w:color w:val="auto"/>
              </w:rPr>
              <w:commentReference w:id="982"/>
            </w:r>
            <w:r w:rsidRPr="004764BD">
              <w:t>,</w:t>
            </w:r>
          </w:p>
          <w:p w:rsidR="009E31CF" w:rsidRPr="004764BD" w:rsidRDefault="009E31CF" w:rsidP="009E31CF">
            <w:pPr>
              <w:pStyle w:val="EngHang"/>
            </w:pPr>
            <w:r w:rsidRPr="004764BD">
              <w:t>And forsook the whole world</w:t>
            </w:r>
          </w:p>
          <w:p w:rsidR="009E31CF" w:rsidRDefault="009E31CF" w:rsidP="009E31CF">
            <w:pPr>
              <w:pStyle w:val="EngHangEnd"/>
            </w:pPr>
            <w:r w:rsidRPr="004764BD">
              <w:t>And it's vainglory.</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rsidR="009E31CF" w:rsidRDefault="009E31CF" w:rsidP="009E31CF">
            <w:pPr>
              <w:pStyle w:val="CopticVersemulti-line"/>
            </w:pPr>
            <w:r w:rsidRPr="003032D8">
              <w:t>ⲁϥⲭⲱ</w:t>
            </w:r>
            <w:r>
              <w:t xml:space="preserve"> </w:t>
            </w:r>
            <w:r w:rsidRPr="003032D8">
              <w:t>ⲙⲡⲓⲕⲟⲥⲙⲟⲥ ⲧⲏⲣϥ ̀ⲛⲥⲱϥ</w:t>
            </w:r>
          </w:p>
          <w:p w:rsidR="009E31CF" w:rsidRDefault="009E31CF" w:rsidP="009E31CF">
            <w:pPr>
              <w:pStyle w:val="CopticHangingVerse"/>
            </w:pPr>
            <w:r w:rsidRPr="003032D8">
              <w:t>ⲛⲉⲙ ⲡⲉϥⲱ</w:t>
            </w:r>
            <w:r>
              <w:t>̀</w:t>
            </w:r>
            <w:r w:rsidRPr="003032D8">
              <w:t>ⲟⲩ ⲉⲑⲛⲁⲧⲁⲕⲟ</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t>He gave his soul to</w:t>
            </w:r>
            <w:r w:rsidRPr="004764BD">
              <w:t xml:space="preserve"> death</w:t>
            </w:r>
          </w:p>
          <w:p w:rsidR="009E31CF" w:rsidRPr="004764BD" w:rsidRDefault="009E31CF" w:rsidP="009E31CF">
            <w:pPr>
              <w:pStyle w:val="EngHang"/>
            </w:pPr>
            <w:r w:rsidRPr="004764BD">
              <w:t>And his flesh unto the fire,</w:t>
            </w:r>
          </w:p>
          <w:p w:rsidR="009E31CF" w:rsidRPr="004764BD" w:rsidRDefault="009E31CF" w:rsidP="009E31CF">
            <w:pPr>
              <w:pStyle w:val="EngHang"/>
            </w:pPr>
            <w:r w:rsidRPr="004764BD">
              <w:t xml:space="preserve">And </w:t>
            </w:r>
            <w:commentRangeStart w:id="983"/>
            <w:r w:rsidRPr="004764BD">
              <w:t xml:space="preserve">received </w:t>
            </w:r>
            <w:commentRangeEnd w:id="983"/>
            <w:r>
              <w:rPr>
                <w:rStyle w:val="CommentReference"/>
                <w:rFonts w:ascii="Times New Roman" w:eastAsiaTheme="minorHAnsi" w:hAnsi="Times New Roman" w:cstheme="minorBidi"/>
                <w:color w:val="auto"/>
              </w:rPr>
              <w:commentReference w:id="983"/>
            </w:r>
            <w:r w:rsidRPr="004764BD">
              <w:t>great afflictions,</w:t>
            </w:r>
          </w:p>
          <w:p w:rsidR="009E31CF" w:rsidRDefault="009E31CF" w:rsidP="009E31CF">
            <w:pPr>
              <w:pStyle w:val="EngHangEnd"/>
            </w:pPr>
            <w:r w:rsidRPr="004764BD">
              <w:t>For the Son of the Living God.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Ⲁϥϯ ⲛ̀ⲧⲉϥⲯⲏⲭⲏ ⲉ̀ⲫ̀ⲙⲟⲩ</w:t>
            </w:r>
          </w:p>
          <w:p w:rsidR="009E31CF" w:rsidRDefault="009E31CF" w:rsidP="009E31CF">
            <w:pPr>
              <w:pStyle w:val="CopticVersemulti-line"/>
            </w:pPr>
            <w:r w:rsidRPr="003032D8">
              <w:t>ⲛⲉⲙ ⲡⲉϥⲥⲱⲙⲁ ̀</w:t>
            </w:r>
            <w:r>
              <w:t>ⲉ̀ⲡⲓ</w:t>
            </w:r>
            <w:r w:rsidRPr="003032D8">
              <w:t>ⲭ</w:t>
            </w:r>
            <w:r>
              <w:t>̀</w:t>
            </w:r>
            <w:r w:rsidRPr="003032D8">
              <w:t>ⲣⲱⲙ</w:t>
            </w:r>
            <w:r>
              <w:t>:</w:t>
            </w:r>
          </w:p>
          <w:p w:rsidR="009E31CF" w:rsidRDefault="009E31CF" w:rsidP="009E31CF">
            <w:pPr>
              <w:pStyle w:val="CopticVersemulti-line"/>
            </w:pPr>
            <w:r w:rsidRPr="003032D8">
              <w:t>ⲁϥϣⲉⲡ ϩⲁⲛⲛⲓϣϯ ⲙ̀ⲃⲁⲥⲁⲛⲟⲥ</w:t>
            </w:r>
          </w:p>
          <w:p w:rsidR="009E31CF" w:rsidRDefault="009E31CF" w:rsidP="009E31CF">
            <w:pPr>
              <w:pStyle w:val="CopticHangingVerse"/>
            </w:pPr>
            <w:r w:rsidRPr="003032D8">
              <w:t>ⲉⲑⲃⲉ ⲡ̀ϣⲏⲣⲓ ⲙ̀Ⲫϯ ⲉⲧⲟⲛϧ</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Therefore, our Saviour</w:t>
            </w:r>
          </w:p>
          <w:p w:rsidR="009E31CF" w:rsidRPr="004764BD" w:rsidRDefault="009E31CF" w:rsidP="009E31CF">
            <w:pPr>
              <w:pStyle w:val="EngHang"/>
            </w:pPr>
            <w:r w:rsidRPr="004764BD">
              <w:t>Lifted him to His Kingdom,</w:t>
            </w:r>
          </w:p>
          <w:p w:rsidR="009E31CF" w:rsidRPr="004764BD" w:rsidRDefault="009E31CF" w:rsidP="009E31CF">
            <w:pPr>
              <w:pStyle w:val="EngHang"/>
            </w:pPr>
            <w:r w:rsidRPr="004764BD">
              <w:t>And granted him the good things</w:t>
            </w:r>
          </w:p>
          <w:p w:rsidR="009E31CF" w:rsidRDefault="009E31CF" w:rsidP="009E31CF">
            <w:pPr>
              <w:pStyle w:val="EngHangEnd"/>
            </w:pPr>
            <w:r w:rsidRPr="004764BD">
              <w:t>Which an eye has not seen.</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Ⲉⲑⲃⲉ ⲫⲁⲓ ⲁ</w:t>
            </w:r>
            <w:r>
              <w:t>̀</w:t>
            </w:r>
            <w:r w:rsidRPr="003032D8">
              <w:t>Ⲡⲉⲛⲥ̅ⲱ̅ⲣ̅</w:t>
            </w:r>
          </w:p>
          <w:p w:rsidR="009E31CF" w:rsidRDefault="009E31CF" w:rsidP="009E31CF">
            <w:pPr>
              <w:pStyle w:val="CopticVersemulti-line"/>
            </w:pPr>
            <w:r w:rsidRPr="003032D8">
              <w:t>ⲟⲗϥ ⲉ</w:t>
            </w:r>
            <w:r>
              <w:t>̀</w:t>
            </w:r>
            <w:r w:rsidRPr="003032D8">
              <w:t>ϧⲟⲩⲛ ⲉ̀ⲧⲉϥⲙⲉⲧⲟⲩⲣⲟ</w:t>
            </w:r>
          </w:p>
          <w:p w:rsidR="009E31CF" w:rsidRDefault="009E31CF" w:rsidP="009E31CF">
            <w:pPr>
              <w:pStyle w:val="CopticVersemulti-line"/>
            </w:pPr>
            <w:r w:rsidRPr="003032D8">
              <w:t>ⲁϥϯⲛⲁϥ ⲛⲁϥ  ̀ⲛⲛⲓⲁⲅⲁⲑⲟⲛ</w:t>
            </w:r>
          </w:p>
          <w:p w:rsidR="009E31CF" w:rsidRDefault="009E31CF" w:rsidP="009E31CF">
            <w:pPr>
              <w:pStyle w:val="CopticHangingVerse"/>
            </w:pPr>
            <w:r w:rsidRPr="003032D8">
              <w:t>ⲛ̀ⲏⲉⲧⲉ ⲙ̀ⲡⲉⲃⲁⲗ ⲛⲁⲩ ⲉ</w:t>
            </w:r>
            <w:r>
              <w:t>̀</w:t>
            </w:r>
            <w:r w:rsidRPr="003032D8">
              <w:t>ⲣⲱⲟⲩ</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Default="009E31CF" w:rsidP="009E31CF">
            <w:pPr>
              <w:pStyle w:val="EngHang"/>
            </w:pPr>
            <w:r>
              <w:t>Hail to you, O martyr,</w:t>
            </w:r>
          </w:p>
          <w:p w:rsidR="009E31CF" w:rsidRDefault="009E31CF" w:rsidP="009E31CF">
            <w:pPr>
              <w:pStyle w:val="EngHang"/>
            </w:pPr>
            <w:r>
              <w:t>Hail to the courageous hero,</w:t>
            </w:r>
          </w:p>
          <w:p w:rsidR="009E31CF" w:rsidRDefault="009E31CF" w:rsidP="009E31CF">
            <w:pPr>
              <w:pStyle w:val="EngHang"/>
            </w:pPr>
            <w:r>
              <w:t>Hail to the struggle-bearer,</w:t>
            </w:r>
          </w:p>
          <w:p w:rsidR="009E31CF" w:rsidRPr="004764BD" w:rsidRDefault="009E31CF" w:rsidP="009E31CF">
            <w:pPr>
              <w:pStyle w:val="EngHangEnd"/>
            </w:pPr>
            <w:r>
              <w:t>The holy Abba Mena.</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rsidR="009E31CF" w:rsidRDefault="009E31CF" w:rsidP="009E31CF">
            <w:pPr>
              <w:pStyle w:val="CopticVersemulti-line"/>
            </w:pPr>
            <w:r w:rsidRPr="003032D8">
              <w:t>ⲭⲉⲣⲉ ⲡⲓⲁⲑⲗⲟⲫⲟⲣⲟⲥ</w:t>
            </w:r>
          </w:p>
          <w:p w:rsidR="009E31CF" w:rsidRPr="003032D8" w:rsidRDefault="009E31CF" w:rsidP="009E31CF">
            <w:pPr>
              <w:pStyle w:val="CopticHangingVerse"/>
            </w:pPr>
            <w:r w:rsidRPr="003032D8">
              <w:t>ⲡⲓ̀ⲁⲅⲓⲟⲥ ⲁⲃⲡⲁ ⲙⲏⲛⲁ</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Pray to the Lord on our behalf,</w:t>
            </w:r>
          </w:p>
          <w:p w:rsidR="009E31CF" w:rsidRPr="004764BD" w:rsidRDefault="009E31CF" w:rsidP="009E31CF">
            <w:pPr>
              <w:pStyle w:val="EngHang"/>
            </w:pPr>
            <w:r w:rsidRPr="004764BD">
              <w:t xml:space="preserve">O </w:t>
            </w:r>
            <w:r>
              <w:t>struggle-bearer, the</w:t>
            </w:r>
            <w:r w:rsidRPr="004764BD">
              <w:t xml:space="preserve"> martyr,</w:t>
            </w:r>
          </w:p>
          <w:p w:rsidR="009E31CF" w:rsidRPr="004764BD" w:rsidRDefault="009E31CF" w:rsidP="009E31CF">
            <w:pPr>
              <w:pStyle w:val="EngHang"/>
            </w:pPr>
            <w:r w:rsidRPr="004764BD">
              <w:t>The holy Abba Mena,</w:t>
            </w:r>
          </w:p>
          <w:p w:rsidR="009E31CF" w:rsidRDefault="009E31CF" w:rsidP="009E31CF">
            <w:pPr>
              <w:pStyle w:val="EngHangEnd"/>
            </w:pPr>
            <w:r w:rsidRPr="004764BD">
              <w:t>That He may forgive us our sins.</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Ⲧⲱⲃϩ ⲙ̀Ⲡⲟ̅ⲥ̅ ⲉ̀ϩ̀ⲣⲏⲓ ⲉϫⲱⲛ</w:t>
            </w:r>
          </w:p>
          <w:p w:rsidR="009E31CF" w:rsidRDefault="009E31CF" w:rsidP="009E31CF">
            <w:pPr>
              <w:pStyle w:val="CopticVersemulti-line"/>
            </w:pPr>
            <w:r w:rsidRPr="003032D8">
              <w:t>ⲱ ⲡⲓⲑⲗⲟⲫⲟⲣⲟⲥ ⲙ̀⳥</w:t>
            </w:r>
          </w:p>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HangingVerse"/>
            </w:pPr>
            <w:r w:rsidRPr="003032D8">
              <w:t>ⲛ̀ⲧⲉϥⲭⲁ ⲛⲉⲛⲛⲟⲃⲓ ⲛⲁⲛ ⲉ</w:t>
            </w:r>
            <w:r>
              <w:t>̀</w:t>
            </w:r>
            <w:r w:rsidRPr="003032D8">
              <w:t>ⲃⲟⲗ</w:t>
            </w:r>
          </w:p>
        </w:tc>
      </w:tr>
    </w:tbl>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Default="007F571C" w:rsidP="007F571C">
      <w:pPr>
        <w:pStyle w:val="Rubric"/>
      </w:pPr>
      <w:r>
        <w:t>See the Doxologies for the Apostles, or for Any Apostle, on page ##.</w:t>
      </w:r>
    </w:p>
    <w:p w:rsidR="009F6E07" w:rsidRDefault="009F6E07" w:rsidP="009F6E07">
      <w:pPr>
        <w:pStyle w:val="Heading3"/>
      </w:pPr>
      <w:r>
        <w:lastRenderedPageBreak/>
        <w:t>November 15 (16) / Athor 19: Also the Consecration of the Church of Sts. Sergius and Bacchus.</w:t>
      </w:r>
    </w:p>
    <w:p w:rsidR="009F6E07" w:rsidRDefault="009F6E07" w:rsidP="007F571C">
      <w:pPr>
        <w:pStyle w:val="Rubric"/>
      </w:pPr>
      <w:r>
        <w:t>See the Doxology for the feast of St. Bacchus, October 1 (2) / Paopi 4, page ##.</w:t>
      </w:r>
    </w:p>
    <w:p w:rsidR="002F1988" w:rsidRDefault="002F1988" w:rsidP="002F1988">
      <w:pPr>
        <w:pStyle w:val="Heading3"/>
      </w:pPr>
      <w:r>
        <w:t>November 16 (17) / Athor 20: Consecration of Sts. Theodore and Theodore</w:t>
      </w:r>
    </w:p>
    <w:p w:rsidR="002F1988" w:rsidRPr="00646349" w:rsidRDefault="002F1988" w:rsidP="007F571C">
      <w:pPr>
        <w:pStyle w:val="Rubric"/>
      </w:pPr>
      <w:r>
        <w:t>See the Doxologies of St. Theodore of Shoteb, on page ##, and St. Theodore El-Mishreke on page ##.</w:t>
      </w:r>
    </w:p>
    <w:p w:rsidR="005329C1" w:rsidRDefault="005329C1" w:rsidP="005329C1">
      <w:pPr>
        <w:pStyle w:val="Heading3"/>
      </w:pPr>
      <w:r>
        <w:t>November 17 (18) / Athor 21: Commemoration of the Theotokos</w:t>
      </w:r>
    </w:p>
    <w:p w:rsidR="005329C1" w:rsidRDefault="005329C1" w:rsidP="005329C1">
      <w:pPr>
        <w:pStyle w:val="Rubric"/>
      </w:pPr>
      <w:r>
        <w:t>See the Doxologies, Psali, and Theotokia for the Virgin.</w:t>
      </w:r>
    </w:p>
    <w:p w:rsidR="0059166B" w:rsidRDefault="0059166B" w:rsidP="0059166B">
      <w:pPr>
        <w:pStyle w:val="Heading3"/>
      </w:pPr>
      <w:r>
        <w:t>November 18 (19) / Athor 22: Martyrdom of Sts. Cosmas, Damian, and their Brothers</w:t>
      </w:r>
    </w:p>
    <w:p w:rsidR="0059166B" w:rsidRDefault="0059166B" w:rsidP="0059166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Five striving brothers,</w:t>
            </w:r>
          </w:p>
          <w:p w:rsidR="0059166B" w:rsidRDefault="0059166B" w:rsidP="0059166B">
            <w:pPr>
              <w:pStyle w:val="EngHang"/>
            </w:pPr>
            <w:r>
              <w:t>From one mother,</w:t>
            </w:r>
          </w:p>
          <w:p w:rsidR="0059166B" w:rsidRDefault="0059166B" w:rsidP="0059166B">
            <w:pPr>
              <w:pStyle w:val="EngHang"/>
            </w:pPr>
            <w:r>
              <w:t>Servants of Christ,</w:t>
            </w:r>
          </w:p>
          <w:p w:rsidR="0059166B" w:rsidRDefault="0059166B" w:rsidP="0059166B">
            <w:pPr>
              <w:pStyle w:val="EngHangEnd"/>
            </w:pPr>
            <w:r>
              <w:t>Pure in their virginity.</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Ⲧⲓⲟⲩ ⲛ̀ⲥⲟⲛ ⲛ̀ⲁ̀ⲑⲗⲟⲫⲟⲣⲟⲥ:</w:t>
            </w:r>
          </w:p>
          <w:p w:rsidR="0059166B" w:rsidRDefault="0059166B" w:rsidP="0059166B">
            <w:pPr>
              <w:pStyle w:val="CopticVersemulti-line"/>
            </w:pPr>
            <w:r>
              <w:t>ⲛ̀ⲇⲓⲁ̀ⲕⲱⲛ ⲛ̀ⲧⲉ Ⲡⲭ̄ⲥ̄:</w:t>
            </w:r>
          </w:p>
          <w:p w:rsidR="0059166B" w:rsidRDefault="0059166B" w:rsidP="0059166B">
            <w:pPr>
              <w:pStyle w:val="CopticVersemulti-line"/>
            </w:pPr>
            <w:r>
              <w:t>ⲟⲩⲧⲟⲩⲃⲟ ϧⲉⲛ ⲧⲟⲩⲡⲁⲣⲑⲉⲛⲓⲁ̀:</w:t>
            </w:r>
          </w:p>
          <w:p w:rsidR="0059166B" w:rsidRDefault="0059166B" w:rsidP="0059166B">
            <w:pPr>
              <w:pStyle w:val="CopticHangingVerse"/>
            </w:pPr>
            <w:r>
              <w:t>ⲉ̀ⲃⲟⲗ ϧⲉⲛ ⲧⲟⲩⲙⲁⲩ ⲛ̀ⲟⲩⲱⲧ.</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Cosmas, Damian,</w:t>
            </w:r>
          </w:p>
          <w:p w:rsidR="0059166B" w:rsidRDefault="0059166B" w:rsidP="0059166B">
            <w:pPr>
              <w:pStyle w:val="EngHang"/>
            </w:pPr>
            <w:r>
              <w:t xml:space="preserve">Anthimus, Leontius, and </w:t>
            </w:r>
            <w:commentRangeStart w:id="984"/>
            <w:r>
              <w:t>Prabioc</w:t>
            </w:r>
            <w:commentRangeEnd w:id="984"/>
            <w:r>
              <w:rPr>
                <w:rStyle w:val="CommentReference"/>
                <w:rFonts w:ascii="Times New Roman" w:eastAsiaTheme="minorHAnsi" w:hAnsi="Times New Roman" w:cstheme="minorBidi"/>
                <w:color w:val="auto"/>
              </w:rPr>
              <w:commentReference w:id="984"/>
            </w:r>
            <w:r>
              <w:t>,</w:t>
            </w:r>
          </w:p>
          <w:p w:rsidR="0059166B" w:rsidRDefault="0059166B" w:rsidP="0059166B">
            <w:pPr>
              <w:pStyle w:val="EngHang"/>
            </w:pPr>
            <w:r>
              <w:t>Were physicians,</w:t>
            </w:r>
          </w:p>
          <w:p w:rsidR="0059166B" w:rsidRDefault="0059166B" w:rsidP="0059166B">
            <w:pPr>
              <w:pStyle w:val="EngHangEnd"/>
            </w:pPr>
            <w:r>
              <w:t>Well learned in their science.</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Ⲉⲧⲉ Ⲕⲟⲥⲙⲁ ⲛⲉⲙ Ⲇⲉⲙⲓⲛⲟⲥ:</w:t>
            </w:r>
          </w:p>
          <w:p w:rsidR="0059166B" w:rsidRDefault="0059166B" w:rsidP="0059166B">
            <w:pPr>
              <w:pStyle w:val="CopticVersemulti-line"/>
            </w:pPr>
            <w:r>
              <w:t>ⲛⲉⲙ Ⲁⲛⲑⲓⲙⲟⲥ ⲛⲉⲙ Ⲗⲉⲟⲛⲧⲓⲥⲟ:</w:t>
            </w:r>
          </w:p>
          <w:p w:rsidR="0059166B" w:rsidRDefault="0059166B" w:rsidP="0059166B">
            <w:pPr>
              <w:pStyle w:val="CopticVersemulti-line"/>
            </w:pPr>
            <w:r>
              <w:t>ⲛⲉⲙ ⲟⲩⲠⲣⲁⲃⲓⲟⲥ ϩⲁⲛⲥⲏⲓⲛⲓ ⲛⲉ:</w:t>
            </w:r>
          </w:p>
          <w:p w:rsidR="0059166B" w:rsidRDefault="0059166B" w:rsidP="0059166B">
            <w:pPr>
              <w:pStyle w:val="CopticHangingVerse"/>
            </w:pPr>
            <w:r>
              <w:t>ⲟⲩⲟϩ ⲛ̀ⲥⲟⲫⲟⲥ ϧⲉⲛ ⲧⲟⲩⲡⲓⲥⲧⲏⲙⲏ.</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They healed every sickness</w:t>
            </w:r>
          </w:p>
          <w:p w:rsidR="0059166B" w:rsidRDefault="0059166B" w:rsidP="0059166B">
            <w:pPr>
              <w:pStyle w:val="EngHang"/>
            </w:pPr>
            <w:r>
              <w:t>Of the soul and the body.</w:t>
            </w:r>
          </w:p>
          <w:p w:rsidR="0059166B" w:rsidRDefault="0059166B" w:rsidP="0059166B">
            <w:pPr>
              <w:pStyle w:val="EngHang"/>
            </w:pPr>
            <w:r>
              <w:t>Love was in their midst;</w:t>
            </w:r>
          </w:p>
          <w:p w:rsidR="0059166B" w:rsidRDefault="0059166B" w:rsidP="0059166B">
            <w:pPr>
              <w:pStyle w:val="EngHangEnd"/>
            </w:pPr>
            <w:r>
              <w:t>Their house was open to all.</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Ⲉⲩⲉⲣⲫⲁϧ̀ⲣⲓ ⲉ̀ϣⲱⲛⲓ ⲛⲓⲃⲉⲛ:</w:t>
            </w:r>
          </w:p>
          <w:p w:rsidR="0059166B" w:rsidRDefault="0059166B" w:rsidP="0059166B">
            <w:pPr>
              <w:pStyle w:val="CopticVersemulti-line"/>
            </w:pPr>
            <w:r>
              <w:t>ⲛⲁ ⲛⲓⲯⲩⲭⲏ ⲛⲉⲙ ⲛⲁ ⲛⲓⲥⲱⲙⲁ:</w:t>
            </w:r>
          </w:p>
          <w:p w:rsidR="0059166B" w:rsidRDefault="0059166B" w:rsidP="0059166B">
            <w:pPr>
              <w:pStyle w:val="CopticVersemulti-line"/>
            </w:pPr>
            <w:r>
              <w:t>ⲉ̀ⲣⲉ ϯⲁ̀ⲅⲁⲡⲏ ϧⲉⲛ ⲧⲟⲩⲙⲏϯ:</w:t>
            </w:r>
          </w:p>
          <w:p w:rsidR="0059166B" w:rsidRDefault="0059166B" w:rsidP="0059166B">
            <w:pPr>
              <w:pStyle w:val="CopticHangingVerse"/>
            </w:pPr>
            <w:r>
              <w:t>ⲉ̀ⲣⲉ ⲡⲟⲩⲏⲓ̀ ⲛ̀ⲟⲩⲟⲛ ⲛⲓⲃⲉⲛ.</w:t>
            </w:r>
          </w:p>
        </w:tc>
      </w:tr>
      <w:tr w:rsidR="0059166B" w:rsidTr="0059166B">
        <w:trPr>
          <w:cantSplit/>
          <w:jc w:val="center"/>
        </w:trPr>
        <w:tc>
          <w:tcPr>
            <w:tcW w:w="288" w:type="dxa"/>
          </w:tcPr>
          <w:p w:rsidR="0059166B" w:rsidRDefault="0059166B" w:rsidP="0059166B">
            <w:pPr>
              <w:pStyle w:val="CopticCross"/>
            </w:pPr>
            <w:r w:rsidRPr="00FB5ACB">
              <w:lastRenderedPageBreak/>
              <w:t>¿</w:t>
            </w:r>
          </w:p>
        </w:tc>
        <w:tc>
          <w:tcPr>
            <w:tcW w:w="3960" w:type="dxa"/>
          </w:tcPr>
          <w:p w:rsidR="0059166B" w:rsidRDefault="0059166B" w:rsidP="0059166B">
            <w:pPr>
              <w:pStyle w:val="EngHang"/>
            </w:pPr>
            <w:r>
              <w:t>The five brothers arose</w:t>
            </w:r>
          </w:p>
          <w:p w:rsidR="0059166B" w:rsidRDefault="0059166B" w:rsidP="0059166B">
            <w:pPr>
              <w:pStyle w:val="EngHang"/>
            </w:pPr>
            <w:r>
              <w:t>And went to the governor.</w:t>
            </w:r>
          </w:p>
          <w:p w:rsidR="0059166B" w:rsidRDefault="0059166B" w:rsidP="0059166B">
            <w:pPr>
              <w:pStyle w:val="EngHang"/>
            </w:pPr>
            <w:r>
              <w:t>They worked great wonders</w:t>
            </w:r>
          </w:p>
          <w:p w:rsidR="0059166B" w:rsidRDefault="0059166B" w:rsidP="0059166B">
            <w:pPr>
              <w:pStyle w:val="EngHangEnd"/>
            </w:pPr>
            <w:r>
              <w:t>And signs along the way.</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Ⲁⲩⲧⲱⲟⲩⲛⲟⲩ ⲛ̀ϫⲉ ⲛⲓⲧ̀ⲓⲟⲩ ⲛ̀ⲥⲟⲛ:</w:t>
            </w:r>
          </w:p>
          <w:p w:rsidR="0059166B" w:rsidRDefault="0059166B" w:rsidP="0059166B">
            <w:pPr>
              <w:pStyle w:val="CopticVersemulti-line"/>
            </w:pPr>
            <w:r>
              <w:t>ⲁⲩϣⲉⲛⲱⲟⲩ ϣⲁ ⲡⲓϩⲏⲅⲉⲙⲱⲛ:</w:t>
            </w:r>
          </w:p>
          <w:p w:rsidR="0059166B" w:rsidRDefault="0059166B" w:rsidP="0059166B">
            <w:pPr>
              <w:pStyle w:val="CopticVersemulti-line"/>
            </w:pPr>
            <w:r>
              <w:t>ⲁⲩⲓ̀ⲣⲓ ⲛ̀ϩⲁⲛⲛⲓϣϯ ⲛ̀ϣ̀ⲫⲏⲣⲓ:</w:t>
            </w:r>
          </w:p>
          <w:p w:rsidR="0059166B" w:rsidRDefault="0059166B" w:rsidP="0059166B">
            <w:pPr>
              <w:pStyle w:val="CopticHangingVerse"/>
            </w:pPr>
            <w:r>
              <w:t>ⲛⲉⲙ ϩⲁⲛⲙⲏⲓⲛⲓ ϩⲓ ⲡⲓⲙⲱⲓⲧ.</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Their blessed and holy mother,</w:t>
            </w:r>
          </w:p>
          <w:p w:rsidR="0059166B" w:rsidRDefault="0059166B" w:rsidP="0059166B">
            <w:pPr>
              <w:pStyle w:val="EngHang"/>
            </w:pPr>
            <w:r>
              <w:t>Saint Theodota,</w:t>
            </w:r>
          </w:p>
          <w:p w:rsidR="0059166B" w:rsidRDefault="0059166B" w:rsidP="0059166B">
            <w:pPr>
              <w:pStyle w:val="EngHang"/>
            </w:pPr>
            <w:r>
              <w:t xml:space="preserve">Was </w:t>
            </w:r>
            <w:commentRangeStart w:id="985"/>
            <w:r>
              <w:t xml:space="preserve">confirming </w:t>
            </w:r>
            <w:commentRangeEnd w:id="985"/>
            <w:r>
              <w:rPr>
                <w:rStyle w:val="CommentReference"/>
                <w:rFonts w:ascii="Times New Roman" w:eastAsiaTheme="minorHAnsi" w:hAnsi="Times New Roman" w:cstheme="minorBidi"/>
                <w:color w:val="auto"/>
              </w:rPr>
              <w:commentReference w:id="985"/>
            </w:r>
            <w:r>
              <w:t>them in the faith</w:t>
            </w:r>
          </w:p>
          <w:p w:rsidR="0059166B" w:rsidRPr="004764BD" w:rsidRDefault="0059166B" w:rsidP="0059166B">
            <w:pPr>
              <w:pStyle w:val="EngHangEnd"/>
            </w:pPr>
            <w:r>
              <w:t>Upon the Name of Jesus Christ.</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 xml:space="preserve">Ϯⲁ̀ⲅⲓⲁ ⲑⲉⲟ̀ⲇⲟⲇⲁ: </w:t>
            </w:r>
          </w:p>
          <w:p w:rsidR="0059166B" w:rsidRDefault="0059166B" w:rsidP="0059166B">
            <w:pPr>
              <w:pStyle w:val="CopticVersemulti-line"/>
            </w:pPr>
            <w:r>
              <w:t>ⲧⲟⲩⲙⲁⲩ ⲛ̀ⲧ̀ⲥ̀ⲙⲁⲣⲱⲟⲩⲧ ⲉ̄ⲑ̄ⲩ̄:</w:t>
            </w:r>
          </w:p>
          <w:p w:rsidR="0059166B" w:rsidRDefault="0059166B" w:rsidP="0059166B">
            <w:pPr>
              <w:pStyle w:val="CopticVersemulti-line"/>
            </w:pPr>
            <w:r>
              <w:t>ⲛⲁⲥⲧⲁϫⲣⲟ ⲙ̀ⲙⲱⲟⲩ ϧⲉⲛ ⲡⲓⲛⲁϩϯ:</w:t>
            </w:r>
          </w:p>
          <w:p w:rsidR="0059166B" w:rsidRPr="003032D8" w:rsidRDefault="0059166B" w:rsidP="0059166B">
            <w:pPr>
              <w:pStyle w:val="CopticHangingVerse"/>
            </w:pPr>
            <w:r>
              <w:t>ⲉ̀ϫⲉⲛ ⲫ̀ⲣⲁⲛ Ⲓⲏ̄ⲥ̄ Ⲡⲭ̄ⲥ̄.</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For when they stood</w:t>
            </w:r>
          </w:p>
          <w:p w:rsidR="0059166B" w:rsidRDefault="0059166B" w:rsidP="0059166B">
            <w:pPr>
              <w:pStyle w:val="EngHang"/>
            </w:pPr>
            <w:r>
              <w:t>Before the governor,</w:t>
            </w:r>
          </w:p>
          <w:p w:rsidR="0059166B" w:rsidRDefault="0059166B" w:rsidP="0059166B">
            <w:pPr>
              <w:pStyle w:val="EngHang"/>
            </w:pPr>
            <w:r>
              <w:t>They gave their confession</w:t>
            </w:r>
          </w:p>
          <w:p w:rsidR="0059166B" w:rsidRDefault="0059166B" w:rsidP="0059166B">
            <w:pPr>
              <w:pStyle w:val="EngHangEnd"/>
            </w:pPr>
            <w:r>
              <w:t>With great fervor.</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Ⲉⲧⲁⲩⲟ̀ϩⲓ ⲅⲁⲣ ⲉ̀ⲣⲁⲧⲟⲩ:</w:t>
            </w:r>
          </w:p>
          <w:p w:rsidR="0059166B" w:rsidRDefault="0059166B" w:rsidP="0059166B">
            <w:pPr>
              <w:pStyle w:val="CopticVersemulti-line"/>
            </w:pPr>
            <w:r>
              <w:t>ⲙ̀ⲡⲉⲙ̀ⲑⲟ ⲙ̀ⲡⲓϩⲏⲅⲉⲙⲱⲛ:</w:t>
            </w:r>
          </w:p>
          <w:p w:rsidR="0059166B" w:rsidRDefault="0059166B" w:rsidP="0059166B">
            <w:pPr>
              <w:pStyle w:val="CopticVersemulti-line"/>
            </w:pPr>
            <w:r>
              <w:t>ⲁⲩϯ ⲛ̀ϯⲟ̀ⲙⲟⲗⲟⲅⲓⲁ̀:</w:t>
            </w:r>
          </w:p>
          <w:p w:rsidR="0059166B" w:rsidRDefault="0059166B" w:rsidP="0059166B">
            <w:pPr>
              <w:pStyle w:val="CopticHangingVerse"/>
            </w:pPr>
            <w:r>
              <w:t>ϧⲉⲛ ⲟⲩⲛⲓϣϯ ⲙ̀ⲡⲁⲣⲣⲏⲥⲓⲁ̀.</w:t>
            </w:r>
          </w:p>
        </w:tc>
      </w:tr>
      <w:tr w:rsidR="0059166B" w:rsidTr="0059166B">
        <w:trPr>
          <w:cantSplit/>
          <w:jc w:val="center"/>
        </w:trPr>
        <w:tc>
          <w:tcPr>
            <w:tcW w:w="288" w:type="dxa"/>
          </w:tcPr>
          <w:p w:rsidR="0059166B" w:rsidRPr="00FB5ACB" w:rsidRDefault="0059166B" w:rsidP="0059166B">
            <w:pPr>
              <w:pStyle w:val="CopticCross"/>
            </w:pPr>
          </w:p>
        </w:tc>
        <w:tc>
          <w:tcPr>
            <w:tcW w:w="3960" w:type="dxa"/>
          </w:tcPr>
          <w:p w:rsidR="0059166B" w:rsidRDefault="0059166B" w:rsidP="0059166B">
            <w:pPr>
              <w:pStyle w:val="EngHang"/>
            </w:pPr>
            <w:r>
              <w:t>With this the wore unfading</w:t>
            </w:r>
          </w:p>
          <w:p w:rsidR="0059166B" w:rsidRDefault="0059166B" w:rsidP="0059166B">
            <w:pPr>
              <w:pStyle w:val="EngHang"/>
            </w:pPr>
            <w:r>
              <w:t>Crowns of martyrdom.</w:t>
            </w:r>
          </w:p>
          <w:p w:rsidR="0059166B" w:rsidRDefault="0059166B" w:rsidP="0059166B">
            <w:pPr>
              <w:pStyle w:val="EngHang"/>
            </w:pPr>
            <w:r>
              <w:t>They kept a feast with Christ</w:t>
            </w:r>
          </w:p>
          <w:p w:rsidR="0059166B" w:rsidRDefault="0059166B" w:rsidP="0059166B">
            <w:pPr>
              <w:pStyle w:val="EngHangEnd"/>
            </w:pPr>
            <w:r>
              <w:t>In the region of the living.</w:t>
            </w:r>
          </w:p>
        </w:tc>
        <w:tc>
          <w:tcPr>
            <w:tcW w:w="288" w:type="dxa"/>
          </w:tcPr>
          <w:p w:rsidR="0059166B" w:rsidRDefault="0059166B" w:rsidP="0059166B"/>
        </w:tc>
        <w:tc>
          <w:tcPr>
            <w:tcW w:w="288" w:type="dxa"/>
          </w:tcPr>
          <w:p w:rsidR="0059166B" w:rsidRPr="00FB5ACB" w:rsidRDefault="0059166B" w:rsidP="0059166B">
            <w:pPr>
              <w:pStyle w:val="CopticCross"/>
            </w:pPr>
          </w:p>
        </w:tc>
        <w:tc>
          <w:tcPr>
            <w:tcW w:w="3960" w:type="dxa"/>
          </w:tcPr>
          <w:p w:rsidR="0059166B" w:rsidRDefault="0059166B" w:rsidP="0059166B">
            <w:pPr>
              <w:pStyle w:val="CopticVersemulti-line"/>
            </w:pPr>
            <w:r>
              <w:t>Ϧⲉⲛ ⲛⲁⲓ ⲑⲩⲉⲣⲫⲟⲣⲓⲛ ⲛ̀ϩⲁⲛⲭ̀ⲗⲟⲙ ⲛ̀ⲁⲧⲗⲱⲙ:</w:t>
            </w:r>
          </w:p>
          <w:p w:rsidR="0059166B" w:rsidRDefault="0059166B" w:rsidP="0059166B">
            <w:pPr>
              <w:pStyle w:val="CopticVersemulti-line"/>
            </w:pPr>
            <w:r>
              <w:t>ⲛ̀ⲧⲉ ϯⲙⲉⲧⲙⲁⲣⲧⲩⲣⲟⲥ:</w:t>
            </w:r>
          </w:p>
          <w:p w:rsidR="0059166B" w:rsidRDefault="0059166B" w:rsidP="0059166B">
            <w:pPr>
              <w:pStyle w:val="CopticVersemulti-line"/>
            </w:pPr>
            <w:r>
              <w:t>ⲁⲩⲉⲣϣⲁⲓ ⲛⲉⲙ Ⲡⲭ̄ⲥ̄:</w:t>
            </w:r>
          </w:p>
          <w:p w:rsidR="0059166B" w:rsidRDefault="0059166B" w:rsidP="0059166B">
            <w:pPr>
              <w:pStyle w:val="CopticHangingVerse"/>
            </w:pPr>
            <w:r>
              <w:t>ϧⲉⲛ ⲧ̀ⲭⲱⲣⲁ ⲛ̀ⲧⲉ ⲛⲏⲉⲧⲟⲛϧ.</w:t>
            </w:r>
          </w:p>
        </w:tc>
      </w:tr>
      <w:tr w:rsidR="0059166B" w:rsidTr="0059166B">
        <w:trPr>
          <w:cantSplit/>
          <w:jc w:val="center"/>
        </w:trPr>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EngHang"/>
            </w:pPr>
            <w:r>
              <w:t>Pray to the Lord on our behalf,</w:t>
            </w:r>
          </w:p>
          <w:p w:rsidR="0059166B" w:rsidRDefault="0059166B" w:rsidP="0059166B">
            <w:pPr>
              <w:pStyle w:val="EngHang"/>
            </w:pPr>
            <w:r>
              <w:t>O struggle-bearers, the martyrs,</w:t>
            </w:r>
          </w:p>
          <w:p w:rsidR="0059166B" w:rsidRDefault="0059166B" w:rsidP="0059166B">
            <w:pPr>
              <w:pStyle w:val="EngHang"/>
            </w:pPr>
            <w:r>
              <w:t>Cosmas, his brothers, and their mother,</w:t>
            </w:r>
          </w:p>
          <w:p w:rsidR="0059166B" w:rsidRDefault="0059166B" w:rsidP="0059166B">
            <w:pPr>
              <w:pStyle w:val="EngHangEnd"/>
            </w:pPr>
            <w:r>
              <w:t>That He may forgive us our sins.</w:t>
            </w:r>
          </w:p>
        </w:tc>
        <w:tc>
          <w:tcPr>
            <w:tcW w:w="288" w:type="dxa"/>
          </w:tcPr>
          <w:p w:rsidR="0059166B" w:rsidRDefault="0059166B" w:rsidP="0059166B"/>
        </w:tc>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CopticVersemulti-line"/>
            </w:pPr>
            <w:r>
              <w:t>Ⲧⲟⲃϩ ⲙ̀Ⲡⲟ̄ⲥ̄ ⲉ̀ϩ̀ⲣⲏⲓ ⲉ̀ϫⲱⲛ:</w:t>
            </w:r>
          </w:p>
          <w:p w:rsidR="0059166B" w:rsidRDefault="0059166B" w:rsidP="0059166B">
            <w:pPr>
              <w:pStyle w:val="CopticVersemulti-line"/>
            </w:pPr>
            <w:r>
              <w:t>ⲱ̀ ⲛⲓⲁⲑⲗⲟⲫⲟⲣⲟⲥ ⲙ̀ⲙⲁⲣⲧⲩⲣⲟⲥ:</w:t>
            </w:r>
          </w:p>
          <w:p w:rsidR="0059166B" w:rsidRDefault="0059166B" w:rsidP="0059166B">
            <w:pPr>
              <w:pStyle w:val="CopticVersemulti-line"/>
            </w:pPr>
            <w:r>
              <w:t>Ⲕⲟⲥⲙⲁⲥ ⲛⲉⲙ ⲛⲉϥⲉ̀ⲛⲏⲟⲩ ⲛⲉⲙ ⲧⲟⲩⲙⲁⲩ:</w:t>
            </w:r>
          </w:p>
          <w:p w:rsidR="0059166B" w:rsidRDefault="0059166B" w:rsidP="0059166B">
            <w:pPr>
              <w:pStyle w:val="CopticHangingVerse"/>
            </w:pPr>
            <w:r>
              <w:t>ⲛ̀ⲧⲉϥⲭⲁ ⲛⲉⲛⲛⲟⲃⲓ ⲛⲁⲛ ⲉϣⲟⲗ.</w:t>
            </w:r>
          </w:p>
        </w:tc>
      </w:tr>
    </w:tbl>
    <w:p w:rsidR="0078548F" w:rsidRDefault="0078548F" w:rsidP="0078548F">
      <w:pPr>
        <w:pStyle w:val="Heading3"/>
      </w:pPr>
      <w:r>
        <w:t>November 19 (20) / Athor 23: Consecration of the Church of St. Marina</w:t>
      </w:r>
    </w:p>
    <w:p w:rsidR="0078548F" w:rsidRDefault="0078548F" w:rsidP="0078548F">
      <w:pPr>
        <w:pStyle w:val="Rubric"/>
      </w:pPr>
      <w:r>
        <w:t>See July 17 / Epip 23: The Martyrdom of St. Marina, page ##.</w:t>
      </w:r>
    </w:p>
    <w:p w:rsidR="00205EA4" w:rsidRDefault="00205EA4" w:rsidP="00205EA4">
      <w:pPr>
        <w:pStyle w:val="Heading3"/>
      </w:pPr>
      <w:r>
        <w:lastRenderedPageBreak/>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63"/>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64"/>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Philopater Mercurius,</w:t>
            </w:r>
          </w:p>
          <w:p w:rsidR="0074650C" w:rsidRPr="004764BD" w:rsidRDefault="0074650C" w:rsidP="00C96A85">
            <w:pPr>
              <w:pStyle w:val="EngHang"/>
            </w:pPr>
            <w:r w:rsidRPr="004764BD">
              <w:t>The mighty man of Christ,</w:t>
            </w:r>
          </w:p>
          <w:p w:rsidR="0074650C" w:rsidRPr="004764BD" w:rsidRDefault="0074650C" w:rsidP="00C96A85">
            <w:pPr>
              <w:pStyle w:val="EngHang"/>
            </w:pPr>
            <w:r w:rsidRPr="004764BD">
              <w:t>Put on the helmet</w:t>
            </w:r>
          </w:p>
          <w:p w:rsidR="0074650C" w:rsidRDefault="0074650C" w:rsidP="00C96A85">
            <w:pPr>
              <w:pStyle w:val="EngHangEnd"/>
            </w:pPr>
            <w:r w:rsidRPr="004764BD">
              <w:t>And the whole armo</w:t>
            </w:r>
            <w:r>
              <w:t>u</w:t>
            </w:r>
            <w:r w:rsidRPr="004764BD">
              <w:t>r</w:t>
            </w:r>
            <w:r w:rsidRPr="004764BD">
              <w:rPr>
                <w:rStyle w:val="FootnoteReference"/>
              </w:rPr>
              <w:footnoteReference w:id="465"/>
            </w:r>
            <w:r w:rsidRPr="004764BD">
              <w:t xml:space="preserve"> of the faith.</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Ⲫⲓⲗⲟⲡⲁⲧⲏⲣ Ⲙⲉⲣⲕⲟⲩⲣⲓⲟⲥ:</w:t>
            </w:r>
          </w:p>
          <w:p w:rsidR="0074650C" w:rsidRDefault="0074650C" w:rsidP="00C96A85">
            <w:pPr>
              <w:pStyle w:val="CopticVersemulti-line"/>
            </w:pPr>
            <w:r>
              <w:t>ⲡⲓⲣⲉⲙⲛ̀ϫⲟⲙ ⲛ̀ⲧⲉ Ⲡⲭ̄ⲥ̄:</w:t>
            </w:r>
          </w:p>
          <w:p w:rsidR="0074650C" w:rsidRDefault="0074650C" w:rsidP="00C96A85">
            <w:pPr>
              <w:pStyle w:val="CopticVersemulti-line"/>
            </w:pPr>
            <w:r>
              <w:t>ⲁϥϯϩⲓⲱⲧϥ ⲛ̀ϯⲡⲁⲛⲟⲡⲗⲓⲁ̀:</w:t>
            </w:r>
          </w:p>
          <w:p w:rsidR="0074650C" w:rsidRPr="00C35319" w:rsidRDefault="0074650C" w:rsidP="00C96A85">
            <w:pPr>
              <w:pStyle w:val="CopticHangingVerse"/>
            </w:pPr>
            <w:r>
              <w:t>ⲛⲉⲙ ⲡⲓϧⲱⲕ ⲧⲏⲣϥ ⲛ̀ⲧⲉ ⲡⲓⲛⲁϩϯ.</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And he took in his hand,</w:t>
            </w:r>
          </w:p>
          <w:p w:rsidR="0074650C" w:rsidRPr="004764BD" w:rsidRDefault="0074650C" w:rsidP="00C96A85">
            <w:pPr>
              <w:pStyle w:val="EngHang"/>
            </w:pPr>
            <w:r w:rsidRPr="004764BD">
              <w:t>The two-edged sword</w:t>
            </w:r>
          </w:p>
          <w:p w:rsidR="0074650C" w:rsidRPr="004764BD" w:rsidRDefault="0074650C" w:rsidP="00C96A85">
            <w:pPr>
              <w:pStyle w:val="EngHang"/>
            </w:pPr>
            <w:r w:rsidRPr="004764BD">
              <w:t xml:space="preserve">That the angel of the Lord </w:t>
            </w:r>
          </w:p>
          <w:p w:rsidR="0074650C" w:rsidRDefault="0074650C" w:rsidP="00C96A85">
            <w:pPr>
              <w:pStyle w:val="EngHangEnd"/>
            </w:pPr>
            <w:commentRangeStart w:id="989"/>
            <w:r>
              <w:t>Placed</w:t>
            </w:r>
            <w:commentRangeEnd w:id="989"/>
            <w:r>
              <w:rPr>
                <w:rStyle w:val="CommentReference"/>
                <w:rFonts w:ascii="Times New Roman" w:eastAsiaTheme="minorHAnsi" w:hAnsi="Times New Roman" w:cstheme="minorBidi"/>
                <w:color w:val="auto"/>
              </w:rPr>
              <w:commentReference w:id="989"/>
            </w:r>
            <w:r w:rsidRPr="004764BD">
              <w:t xml:space="preserve"> in his right hand.</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Ⲟⲩⲟϩ ⲁϥϭⲓ ϧⲉⲛ ⲧⲉϥϫⲓϫ:</w:t>
            </w:r>
          </w:p>
          <w:p w:rsidR="0074650C" w:rsidRDefault="0074650C" w:rsidP="00C96A85">
            <w:pPr>
              <w:pStyle w:val="CopticVersemulti-line"/>
            </w:pPr>
            <w:r>
              <w:t>ⲛ̀ϯⲉⲏϥⲓ ⲛ̀ⲣⲟ ⲥ̀ⲛⲁⲩ:</w:t>
            </w:r>
          </w:p>
          <w:p w:rsidR="0074650C" w:rsidRDefault="0074650C" w:rsidP="00C96A85">
            <w:pPr>
              <w:pStyle w:val="CopticVersemulti-line"/>
            </w:pPr>
            <w:r>
              <w:t>ⲑⲏⲉ̀ⲧⲁ ⲡⲓⲁⲅⲅⲉⲗⲟⲥ ⲛ̀ⲧⲉ Ⲡⲟ̄ⲥ̄ ⲧⲁϫⲣⲟⲥ:</w:t>
            </w:r>
          </w:p>
          <w:p w:rsidR="0074650C" w:rsidRPr="00CF5919"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went to war,</w:t>
            </w:r>
          </w:p>
          <w:p w:rsidR="0074650C" w:rsidRPr="004764BD" w:rsidRDefault="0074650C" w:rsidP="00C96A85">
            <w:pPr>
              <w:pStyle w:val="EngHang"/>
            </w:pPr>
            <w:r>
              <w:t>In the power of Christ;</w:t>
            </w:r>
          </w:p>
          <w:p w:rsidR="0074650C" w:rsidRPr="004764BD" w:rsidRDefault="0074650C" w:rsidP="00C96A85">
            <w:pPr>
              <w:pStyle w:val="EngHang"/>
            </w:pPr>
            <w:r w:rsidRPr="004764BD">
              <w:t>He smote the Barbarians,</w:t>
            </w:r>
          </w:p>
          <w:p w:rsidR="0074650C" w:rsidRDefault="0074650C" w:rsidP="00C96A85">
            <w:pPr>
              <w:pStyle w:val="EngHangEnd"/>
            </w:pPr>
            <w:r w:rsidRPr="004764BD">
              <w:t>With great blows.</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Ⲁϥϣⲉⲛⲁϥ ⲉ̀ⲡⲓⲡⲟⲗⲉⲙⲟⲥ:</w:t>
            </w:r>
          </w:p>
          <w:p w:rsidR="0074650C" w:rsidRDefault="0074650C" w:rsidP="00C96A85">
            <w:pPr>
              <w:pStyle w:val="CopticVersemulti-line"/>
            </w:pPr>
            <w:r>
              <w:t>ϧⲉⲛ ϯϫⲟⲙ ⲛ̀ⲧⲉ Ⲡⲭ̄ⲥ̄:</w:t>
            </w:r>
          </w:p>
          <w:p w:rsidR="0074650C" w:rsidRDefault="0074650C" w:rsidP="00C96A85">
            <w:pPr>
              <w:pStyle w:val="CopticVersemulti-line"/>
            </w:pPr>
            <w:r>
              <w:t>ⲁϥϣⲁⲣⲓ ⲉ̀ⲛⲓⲃⲁⲣⲃⲁⲣⲟⲥ:</w:t>
            </w:r>
          </w:p>
          <w:p w:rsidR="0074650C"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 xml:space="preserve">He was </w:t>
            </w:r>
            <w:r>
              <w:t>t</w:t>
            </w:r>
            <w:commentRangeStart w:id="990"/>
            <w:r>
              <w:t>emperate</w:t>
            </w:r>
            <w:r w:rsidRPr="004764BD">
              <w:t xml:space="preserve"> </w:t>
            </w:r>
            <w:r>
              <w:t>with</w:t>
            </w:r>
            <w:commentRangeEnd w:id="990"/>
            <w:r>
              <w:rPr>
                <w:rStyle w:val="CommentReference"/>
                <w:rFonts w:ascii="Times New Roman" w:eastAsiaTheme="minorHAnsi" w:hAnsi="Times New Roman" w:cstheme="minorBidi"/>
                <w:color w:val="auto"/>
              </w:rPr>
              <w:commentReference w:id="990"/>
            </w:r>
            <w:r w:rsidRPr="004764BD">
              <w:t xml:space="preserve"> the earthly</w:t>
            </w:r>
            <w:r>
              <w:t>,</w:t>
            </w:r>
          </w:p>
          <w:p w:rsidR="0074650C" w:rsidRPr="004764BD" w:rsidRDefault="0074650C" w:rsidP="00C96A85">
            <w:pPr>
              <w:pStyle w:val="EngHang"/>
            </w:pPr>
            <w:r w:rsidRPr="004764BD">
              <w:t>And sought after the heavenly</w:t>
            </w:r>
            <w:r w:rsidRPr="004764BD">
              <w:rPr>
                <w:rStyle w:val="FootnoteReference"/>
              </w:rPr>
              <w:footnoteReference w:id="466"/>
            </w:r>
            <w:r>
              <w:t>;</w:t>
            </w:r>
          </w:p>
          <w:p w:rsidR="0074650C" w:rsidRPr="004764BD" w:rsidRDefault="0074650C" w:rsidP="00C96A85">
            <w:pPr>
              <w:pStyle w:val="EngHang"/>
            </w:pPr>
            <w:r w:rsidRPr="004764BD">
              <w:t xml:space="preserve">He ran in the </w:t>
            </w:r>
            <w:r>
              <w:t>arena</w:t>
            </w:r>
          </w:p>
          <w:p w:rsidR="0074650C" w:rsidRDefault="0074650C" w:rsidP="00C96A85">
            <w:pPr>
              <w:pStyle w:val="EngHangEnd"/>
            </w:pPr>
            <w:r w:rsidRPr="004764BD">
              <w:t>Of martyrdom.</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Ⲁϥⲉⲣⲛⲩⲙⲫⲓⲛ ⲉ̀ⲃⲟⲗϩⲁ ⲛⲁ ⲛ̀ⲕⲁϩⲓ:</w:t>
            </w:r>
          </w:p>
          <w:p w:rsidR="0074650C" w:rsidRDefault="0074650C" w:rsidP="00C96A85">
            <w:pPr>
              <w:pStyle w:val="CopticVersemulti-line"/>
            </w:pPr>
            <w:r>
              <w:t>ⲟⲩⲟϩ ⲁϥⲕⲱϯ ⲛ̀ⲛⲁ ⲛⲓⲫⲏⲟⲩⲓ̀:</w:t>
            </w:r>
          </w:p>
          <w:p w:rsidR="0074650C" w:rsidRDefault="0074650C" w:rsidP="00C96A85">
            <w:pPr>
              <w:pStyle w:val="CopticVersemulti-line"/>
            </w:pPr>
            <w:r>
              <w:t>ⲁϥϭⲟϫⲓ ϧⲉⲛ ⲡⲓⲥ̀ⲧⲁⲇⲓⲟⲛ:</w:t>
            </w:r>
          </w:p>
          <w:p w:rsidR="0074650C" w:rsidRDefault="0074650C" w:rsidP="00C96A85">
            <w:pPr>
              <w:pStyle w:val="CopticHangingVerse"/>
            </w:pPr>
            <w:r>
              <w:t>ⲛ̀ⲧⲉ ϯⲙⲉⲧⲙⲁⲣⲧⲩⲣⲟⲥ.</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shamed Decius,</w:t>
            </w:r>
          </w:p>
          <w:p w:rsidR="0074650C" w:rsidRPr="004764BD" w:rsidRDefault="0074650C" w:rsidP="00C96A85">
            <w:pPr>
              <w:pStyle w:val="EngHang"/>
            </w:pPr>
            <w:r w:rsidRPr="004764BD">
              <w:t>The ungodly king,</w:t>
            </w:r>
          </w:p>
          <w:p w:rsidR="0074650C" w:rsidRPr="004764BD" w:rsidRDefault="0074650C" w:rsidP="00C96A85">
            <w:pPr>
              <w:pStyle w:val="EngHang"/>
            </w:pPr>
            <w:r w:rsidRPr="004764BD">
              <w:t>Through his great patience</w:t>
            </w:r>
          </w:p>
          <w:p w:rsidR="0074650C" w:rsidRDefault="0074650C" w:rsidP="00C96A85">
            <w:pPr>
              <w:pStyle w:val="EngHangEnd"/>
            </w:pPr>
            <w:r w:rsidRPr="004764BD">
              <w:t xml:space="preserve">And the </w:t>
            </w:r>
            <w:r>
              <w:t>suffering of torture</w:t>
            </w:r>
            <w:r w:rsidRPr="004764BD">
              <w:t>.</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Ⲁϥϯϣⲓⲡⲓ ⲛ̀Ⲇⲉⲕⲓⲟⲥ:</w:t>
            </w:r>
          </w:p>
          <w:p w:rsidR="0074650C" w:rsidRDefault="0074650C" w:rsidP="00C96A85">
            <w:pPr>
              <w:pStyle w:val="CopticVersemulti-line"/>
            </w:pPr>
            <w:r>
              <w:t>ⲡⲓⲟⲩⲣⲟ ⲛ̀ⲁ̀ⲥⲉⲃⲏⲥ:</w:t>
            </w:r>
          </w:p>
          <w:p w:rsidR="0074650C" w:rsidRDefault="0074650C" w:rsidP="00C96A85">
            <w:pPr>
              <w:pStyle w:val="CopticVersemulti-line"/>
            </w:pPr>
            <w:r>
              <w:t>ϩⲓⲧⲉⲛ ⲧⲉϥⲛⲓϣϯ ⲛ̀ϩⲩⲡⲟⲙⲟⲛⲏ:</w:t>
            </w:r>
          </w:p>
          <w:p w:rsidR="0074650C" w:rsidRDefault="0074650C" w:rsidP="00C96A85">
            <w:pPr>
              <w:pStyle w:val="CopticHangingVerse"/>
            </w:pPr>
            <w:r>
              <w:t>ⲛⲉⲙ ⲡ̀ϧⲓⲥⲓ ⲛ̀ⲧⲉ ⲛⲓⲃⲁⲥⲁⲛⲟⲥ.</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Default="0074650C" w:rsidP="00C96A85">
            <w:pPr>
              <w:pStyle w:val="EngHang"/>
            </w:pPr>
            <w:r w:rsidRPr="004764BD">
              <w:t xml:space="preserve">In this he wore the </w:t>
            </w:r>
          </w:p>
          <w:p w:rsidR="0074650C" w:rsidRPr="004764BD" w:rsidRDefault="0074650C" w:rsidP="00C96A85">
            <w:pPr>
              <w:pStyle w:val="EngHang"/>
            </w:pPr>
            <w:r>
              <w:t>Unfading crown o</w:t>
            </w:r>
            <w:r w:rsidRPr="004764BD">
              <w:t>f martyrdom</w:t>
            </w:r>
            <w:r>
              <w:t>;</w:t>
            </w:r>
          </w:p>
          <w:p w:rsidR="0074650C" w:rsidRPr="004764BD" w:rsidRDefault="0074650C" w:rsidP="00C96A85">
            <w:pPr>
              <w:pStyle w:val="EngHang"/>
            </w:pPr>
            <w:r w:rsidRPr="004764BD">
              <w:t xml:space="preserve">He kept a feast with all the </w:t>
            </w:r>
            <w:r>
              <w:t>saints</w:t>
            </w:r>
            <w:r w:rsidRPr="004764BD">
              <w:t>,</w:t>
            </w:r>
          </w:p>
          <w:p w:rsidR="0074650C" w:rsidRDefault="0074650C" w:rsidP="00C96A85">
            <w:pPr>
              <w:pStyle w:val="EngHangEnd"/>
            </w:pPr>
            <w:r w:rsidRPr="004764BD">
              <w:t>In the land of the living.</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C96A85" w:rsidRDefault="0074650C" w:rsidP="00C96A85">
            <w:pPr>
              <w:pStyle w:val="CopticVersemulti-line"/>
            </w:pPr>
            <w:r>
              <w:t>Ϧⲉⲛ ⲛⲁⲓ ⲁϥⲉⲣⲫⲟⲣⲓⲛ ⲙ̀ⲡⲓⲭ̀ⲗⲟⲙ</w:t>
            </w:r>
            <w:r w:rsidR="00C96A85">
              <w:t>:</w:t>
            </w:r>
          </w:p>
          <w:p w:rsidR="0074650C" w:rsidRDefault="0074650C" w:rsidP="00C96A85">
            <w:pPr>
              <w:pStyle w:val="CopticVersemulti-line"/>
            </w:pPr>
            <w:r>
              <w:t>ⲛ̀ⲧⲁⲗⲱⲙ ⲛ̀ⲧⲉ ϯⲙⲉⲧⲙⲁⲣⲧⲩⲣⲟⲥ:</w:t>
            </w:r>
          </w:p>
          <w:p w:rsidR="0074650C" w:rsidRDefault="0074650C" w:rsidP="00C96A85">
            <w:pPr>
              <w:pStyle w:val="CopticVersemulti-line"/>
            </w:pPr>
            <w:r>
              <w:t>ⲁϥⲉⲣϣⲁⲓ ⲛⲉⲙ ⲛⲏⲉ̄ⲑ̄ⲩ̄ ⲧⲏⲣⲟⲩ:</w:t>
            </w:r>
          </w:p>
          <w:p w:rsidR="0074650C" w:rsidRDefault="0074650C" w:rsidP="00C96A85">
            <w:pPr>
              <w:pStyle w:val="CopticHangingVerse"/>
            </w:pPr>
            <w:r>
              <w:t>ϧⲉⲛ ⲧ̀ϫⲱⲣⲁ ⲛ̀ⲧⲉ ⲛⲏⲧⲟⲛϧ.</w:t>
            </w:r>
          </w:p>
        </w:tc>
      </w:tr>
      <w:tr w:rsidR="0074650C" w:rsidTr="0074650C">
        <w:trPr>
          <w:cantSplit/>
          <w:jc w:val="center"/>
        </w:trPr>
        <w:tc>
          <w:tcPr>
            <w:tcW w:w="288" w:type="dxa"/>
          </w:tcPr>
          <w:p w:rsidR="0074650C" w:rsidRPr="00FB5ACB" w:rsidRDefault="0074650C" w:rsidP="0074650C">
            <w:pPr>
              <w:pStyle w:val="CopticCross"/>
            </w:pPr>
          </w:p>
        </w:tc>
        <w:tc>
          <w:tcPr>
            <w:tcW w:w="3960" w:type="dxa"/>
          </w:tcPr>
          <w:p w:rsidR="0074650C" w:rsidRPr="004764BD" w:rsidRDefault="0074650C" w:rsidP="00C96A85">
            <w:pPr>
              <w:pStyle w:val="EngHang"/>
            </w:pPr>
            <w:r w:rsidRPr="004764BD">
              <w:t>Hail to you O martyr,</w:t>
            </w:r>
          </w:p>
          <w:p w:rsidR="0074650C" w:rsidRPr="004764BD" w:rsidRDefault="0074650C" w:rsidP="00C96A85">
            <w:pPr>
              <w:pStyle w:val="EngHang"/>
            </w:pPr>
            <w:r w:rsidRPr="004764BD">
              <w:t>Hail to the courageous hero,</w:t>
            </w:r>
          </w:p>
          <w:p w:rsidR="0074650C" w:rsidRPr="004764BD" w:rsidRDefault="0074650C" w:rsidP="00C96A85">
            <w:pPr>
              <w:pStyle w:val="EngHang"/>
            </w:pPr>
            <w:r w:rsidRPr="004764BD">
              <w:t>Hail to the struggle-bearer</w:t>
            </w:r>
            <w:r>
              <w:t>,</w:t>
            </w:r>
          </w:p>
          <w:p w:rsidR="0074650C" w:rsidRDefault="0074650C" w:rsidP="00C96A85">
            <w:pPr>
              <w:pStyle w:val="EngHangEnd"/>
            </w:pPr>
            <w:r w:rsidRPr="004764BD">
              <w:t>Philopater Mercurius.</w:t>
            </w:r>
          </w:p>
        </w:tc>
        <w:tc>
          <w:tcPr>
            <w:tcW w:w="288" w:type="dxa"/>
          </w:tcPr>
          <w:p w:rsidR="0074650C" w:rsidRDefault="0074650C" w:rsidP="0074650C"/>
        </w:tc>
        <w:tc>
          <w:tcPr>
            <w:tcW w:w="288" w:type="dxa"/>
          </w:tcPr>
          <w:p w:rsidR="0074650C" w:rsidRPr="00FB5ACB" w:rsidRDefault="0074650C" w:rsidP="0074650C">
            <w:pPr>
              <w:pStyle w:val="CopticCross"/>
            </w:pPr>
          </w:p>
        </w:tc>
        <w:tc>
          <w:tcPr>
            <w:tcW w:w="3960" w:type="dxa"/>
          </w:tcPr>
          <w:p w:rsidR="0074650C" w:rsidRDefault="0074650C" w:rsidP="00C96A85">
            <w:pPr>
              <w:pStyle w:val="CopticVersemulti-line"/>
            </w:pPr>
            <w:r>
              <w:t>Ⲭⲉⲣⲉ ⲛⲁⲕ ⲱ̀ ⲡⲓⲙⲁⲣⲧⲩⲣⲟⲥ:</w:t>
            </w:r>
          </w:p>
          <w:p w:rsidR="0074650C" w:rsidRDefault="0074650C" w:rsidP="00C96A85">
            <w:pPr>
              <w:pStyle w:val="CopticVersemulti-line"/>
            </w:pPr>
            <w:r>
              <w:t>ⲭⲉⲣⲉ ⲡⲓϣⲱⲓⲕ ⲛ̀ⲅⲉⲛⲛⲉⲟⲥ:</w:t>
            </w:r>
          </w:p>
          <w:p w:rsidR="0074650C" w:rsidRDefault="0074650C" w:rsidP="00C96A85">
            <w:pPr>
              <w:pStyle w:val="CopticVersemulti-line"/>
            </w:pPr>
            <w:r>
              <w:t>ⲭⲉⲣⲉ ⲡⲓⲁⲑⲗⲟⲫⲟⲣⲟⲥ:</w:t>
            </w:r>
          </w:p>
          <w:p w:rsidR="0074650C" w:rsidRDefault="0074650C" w:rsidP="00C96A85">
            <w:pPr>
              <w:pStyle w:val="CopticHangingVerse"/>
            </w:pPr>
            <w:r>
              <w:t>Ⲫⲓⲗⲟⲡⲁⲧⲏⲣ Ⲙⲉⲣⲕⲟⲩⲣⲓⲥ.</w:t>
            </w:r>
          </w:p>
        </w:tc>
      </w:tr>
      <w:tr w:rsidR="0074650C" w:rsidTr="0074650C">
        <w:trPr>
          <w:cantSplit/>
          <w:jc w:val="center"/>
        </w:trPr>
        <w:tc>
          <w:tcPr>
            <w:tcW w:w="288" w:type="dxa"/>
          </w:tcPr>
          <w:p w:rsidR="0074650C" w:rsidRPr="00FB5ACB" w:rsidRDefault="009E31CF" w:rsidP="0074650C">
            <w:pPr>
              <w:pStyle w:val="CopticCross"/>
            </w:pPr>
            <w:r w:rsidRPr="00FB5ACB">
              <w:t>¿</w:t>
            </w:r>
          </w:p>
        </w:tc>
        <w:tc>
          <w:tcPr>
            <w:tcW w:w="3960" w:type="dxa"/>
          </w:tcPr>
          <w:p w:rsidR="0074650C" w:rsidRPr="004764BD" w:rsidRDefault="0074650C" w:rsidP="00C96A85">
            <w:pPr>
              <w:pStyle w:val="EngHang"/>
            </w:pPr>
            <w:r w:rsidRPr="004764BD">
              <w:t>Pray to the Lord on our behalf,</w:t>
            </w:r>
          </w:p>
          <w:p w:rsidR="0074650C" w:rsidRPr="004764BD" w:rsidRDefault="0074650C" w:rsidP="00C96A85">
            <w:pPr>
              <w:pStyle w:val="EngHang"/>
            </w:pPr>
            <w:r w:rsidRPr="004764BD">
              <w:t>O struggle-bearer the martyr,</w:t>
            </w:r>
          </w:p>
          <w:p w:rsidR="0074650C" w:rsidRPr="004764BD" w:rsidRDefault="0074650C" w:rsidP="00C96A85">
            <w:pPr>
              <w:pStyle w:val="EngHang"/>
            </w:pPr>
            <w:r w:rsidRPr="004764BD">
              <w:t>Philopater Merciurious,</w:t>
            </w:r>
          </w:p>
          <w:p w:rsidR="0074650C" w:rsidRDefault="0074650C" w:rsidP="00C96A85">
            <w:pPr>
              <w:pStyle w:val="EngEnd"/>
            </w:pPr>
            <w:r w:rsidRPr="004764BD">
              <w:t>That He may</w:t>
            </w:r>
            <w:r>
              <w:t xml:space="preserve"> forgive us our sins.</w:t>
            </w:r>
          </w:p>
        </w:tc>
        <w:tc>
          <w:tcPr>
            <w:tcW w:w="288" w:type="dxa"/>
          </w:tcPr>
          <w:p w:rsidR="0074650C" w:rsidRDefault="0074650C" w:rsidP="0074650C"/>
        </w:tc>
        <w:tc>
          <w:tcPr>
            <w:tcW w:w="288" w:type="dxa"/>
          </w:tcPr>
          <w:p w:rsidR="0074650C" w:rsidRPr="00FB5ACB" w:rsidRDefault="009E31CF" w:rsidP="0074650C">
            <w:pPr>
              <w:pStyle w:val="CopticCross"/>
            </w:pPr>
            <w:r w:rsidRPr="00FB5ACB">
              <w:t>¿</w:t>
            </w:r>
          </w:p>
        </w:tc>
        <w:tc>
          <w:tcPr>
            <w:tcW w:w="3960" w:type="dxa"/>
          </w:tcPr>
          <w:p w:rsidR="0074650C" w:rsidRDefault="0074650C" w:rsidP="00C96A85">
            <w:pPr>
              <w:pStyle w:val="CopticVersemulti-line"/>
            </w:pPr>
            <w:r>
              <w:t>Ⲧⲱⲃϩ ⲙ̀Ⲡⲟ̄ⲥ̄ ⲉ̀ϩ̀ⲣⲏⲓ ⲉ̀ϫⲱⲛ:</w:t>
            </w:r>
          </w:p>
          <w:p w:rsidR="0074650C" w:rsidRDefault="0074650C" w:rsidP="00C96A85">
            <w:pPr>
              <w:pStyle w:val="CopticVersemulti-line"/>
            </w:pPr>
            <w:r>
              <w:t>ⲱ̀ ⲡⲓⲁⲑⲗⲟⲫⲟⲣⲟⲥ ⲙ̀ⲙⲁⲣⲧⲩⲣⲟⲥ:</w:t>
            </w:r>
          </w:p>
          <w:p w:rsidR="0074650C" w:rsidRDefault="0074650C" w:rsidP="00C96A85">
            <w:pPr>
              <w:pStyle w:val="CopticVersemulti-line"/>
            </w:pPr>
            <w:r>
              <w:t>Ⲫⲓⲗⲟⲡⲁⲧⲏⲣ Ⲙⲉⲣⲕⲟⲩⲣⲓⲟⲥ:</w:t>
            </w:r>
          </w:p>
          <w:p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rsidR="00DF43CA" w:rsidRDefault="00DF43CA" w:rsidP="00DF43CA">
      <w:pPr>
        <w:pStyle w:val="Heading3"/>
      </w:pPr>
      <w:r>
        <w:t>November 24 (25) / Athor 28: Martyrdom of St. Serapamon, the bishop of Nikiou</w:t>
      </w:r>
    </w:p>
    <w:p w:rsidR="00DF43CA" w:rsidRDefault="00DF43CA" w:rsidP="00DF43C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O great star,</w:t>
            </w:r>
          </w:p>
          <w:p w:rsidR="00DF43CA" w:rsidRDefault="00DF43CA" w:rsidP="00DF43CA">
            <w:pPr>
              <w:pStyle w:val="EngHang"/>
            </w:pPr>
            <w:r>
              <w:t>O holy shepherd,</w:t>
            </w:r>
          </w:p>
          <w:p w:rsidR="00DF43CA" w:rsidRDefault="00DF43CA" w:rsidP="00DF43CA">
            <w:pPr>
              <w:pStyle w:val="EngHang"/>
            </w:pPr>
            <w:r>
              <w:t>Abba Serapamon the bishop,</w:t>
            </w:r>
          </w:p>
          <w:p w:rsidR="00DF43CA" w:rsidRDefault="00DF43CA" w:rsidP="00DF43CA">
            <w:pPr>
              <w:pStyle w:val="EngHangEnd"/>
            </w:pPr>
            <w:r>
              <w:t>The elect martyr.</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Ⲱ ⲡⲓⲛⲓϣϯ ⲙ̀ⲫⲱⲥⲧⲏⲣ:</w:t>
            </w:r>
          </w:p>
          <w:p w:rsidR="00DF43CA" w:rsidRDefault="00DF43CA" w:rsidP="00DF43CA">
            <w:pPr>
              <w:pStyle w:val="CopticVersemulti-line"/>
            </w:pPr>
            <w:r>
              <w:t>ⲡⲓⲙⲁⲛⲉ̀ⲥⲱⲟⲩ ⲉ̄ⲑ̄ⲩ̄:</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ⲟⲩⲟϩ ⲡⲓⲥⲱⲧⲡ ⲙ̀ⲙⲁⲣⲧⲩⲣⲟⲥ.</w:t>
            </w:r>
          </w:p>
        </w:tc>
      </w:tr>
      <w:tr w:rsidR="00DF43CA" w:rsidTr="00DF43CA">
        <w:trPr>
          <w:cantSplit/>
          <w:jc w:val="center"/>
        </w:trPr>
        <w:tc>
          <w:tcPr>
            <w:tcW w:w="288" w:type="dxa"/>
          </w:tcPr>
          <w:p w:rsidR="00DF43CA" w:rsidRDefault="00DF43CA" w:rsidP="00DF43CA">
            <w:pPr>
              <w:pStyle w:val="CopticCross"/>
            </w:pPr>
            <w:r w:rsidRPr="00FB5ACB">
              <w:lastRenderedPageBreak/>
              <w:t>¿</w:t>
            </w:r>
          </w:p>
        </w:tc>
        <w:tc>
          <w:tcPr>
            <w:tcW w:w="3960" w:type="dxa"/>
          </w:tcPr>
          <w:p w:rsidR="00DF43CA" w:rsidRDefault="00DF43CA" w:rsidP="00DF43CA">
            <w:pPr>
              <w:pStyle w:val="EngHang"/>
            </w:pPr>
            <w:r>
              <w:t xml:space="preserve">He </w:t>
            </w:r>
            <w:commentRangeStart w:id="994"/>
            <w:r>
              <w:t>sprang forth</w:t>
            </w:r>
            <w:commentRangeEnd w:id="994"/>
            <w:r>
              <w:rPr>
                <w:rStyle w:val="CommentReference"/>
                <w:rFonts w:ascii="Times New Roman" w:eastAsiaTheme="minorHAnsi" w:hAnsi="Times New Roman" w:cstheme="minorBidi"/>
                <w:color w:val="auto"/>
              </w:rPr>
              <w:commentReference w:id="994"/>
            </w:r>
          </w:p>
          <w:p w:rsidR="00DF43CA" w:rsidRDefault="00DF43CA" w:rsidP="00DF43CA">
            <w:pPr>
              <w:pStyle w:val="EngHang"/>
            </w:pPr>
            <w:r>
              <w:t>From the blessed root,</w:t>
            </w:r>
          </w:p>
          <w:p w:rsidR="00DF43CA" w:rsidRDefault="00DF43CA" w:rsidP="00DF43CA">
            <w:pPr>
              <w:pStyle w:val="EngHang"/>
            </w:pPr>
            <w:r>
              <w:t>Of Stephen,</w:t>
            </w:r>
          </w:p>
          <w:p w:rsidR="00DF43CA" w:rsidRDefault="00DF43CA" w:rsidP="00DF43CA">
            <w:pPr>
              <w:pStyle w:val="EngHangEnd"/>
            </w:pPr>
            <w:r>
              <w:t>The great, first martyr.</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Ⲫⲏⲉ̀ⲧⲁϥⲫⲓⲣⲓ ⲉ̀ⲃⲟⲗ:</w:t>
            </w:r>
          </w:p>
          <w:p w:rsidR="00DF43CA" w:rsidRDefault="00DF43CA" w:rsidP="00DF43CA">
            <w:pPr>
              <w:pStyle w:val="CopticVersemulti-line"/>
            </w:pPr>
            <w:r>
              <w:t>ϧⲉⲛ ϯⲛⲟⲩⲛⲓ ⲉⲧⲥ̀ⲙⲁⲣⲱⲟⲩⲧ:</w:t>
            </w:r>
          </w:p>
          <w:p w:rsidR="00DF43CA" w:rsidRDefault="00DF43CA" w:rsidP="00DF43CA">
            <w:pPr>
              <w:pStyle w:val="CopticVersemulti-line"/>
            </w:pPr>
            <w:r>
              <w:t>ⲛ̀ⲧⲉ ⲡⲓⲛⲓϣϯ Ⲥⲧⲉⲫⲁⲛⲟⲥ:</w:t>
            </w:r>
          </w:p>
          <w:p w:rsidR="00DF43CA" w:rsidRDefault="00DF43CA" w:rsidP="00DF43CA">
            <w:pPr>
              <w:pStyle w:val="CopticHangingVerse"/>
            </w:pPr>
            <w:r>
              <w:t>ⲟⲩⲟϩ ⲡⲓϣⲟⲣⲡ ⲙ̀ⲙⲁⲣⲧⲩⲣⲟⲥ.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became a teacher,</w:t>
            </w:r>
          </w:p>
          <w:p w:rsidR="00DF43CA" w:rsidRDefault="00DF43CA" w:rsidP="00DF43CA">
            <w:pPr>
              <w:pStyle w:val="EngHang"/>
            </w:pPr>
            <w:r>
              <w:t>And interpreted the holy Scriptures</w:t>
            </w:r>
          </w:p>
          <w:p w:rsidR="00DF43CA" w:rsidRDefault="00DF43CA" w:rsidP="00DF43CA">
            <w:pPr>
              <w:pStyle w:val="EngHang"/>
            </w:pPr>
            <w:r>
              <w:t>By the Holy Spirit;</w:t>
            </w:r>
          </w:p>
          <w:p w:rsidR="00DF43CA" w:rsidRDefault="00DF43CA" w:rsidP="00DF43CA">
            <w:pPr>
              <w:pStyle w:val="EngHangEnd"/>
            </w:pPr>
            <w:r>
              <w:t>They called him the shepherd.</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Ⲫⲏⲉ̀ⲧⲁϥϣⲱⲡⲓ ⲛ̀ⲣⲉϥⲉ̀ⲙⲓ:</w:t>
            </w:r>
          </w:p>
          <w:p w:rsidR="00DF43CA" w:rsidRDefault="00DF43CA" w:rsidP="00DF43CA">
            <w:pPr>
              <w:pStyle w:val="CopticVersemulti-line"/>
            </w:pPr>
            <w:r>
              <w:t>ⲁϥⲉⲣⲙⲉⲛⲉⲩⲓⲛ ⲛ̀ⲛⲓⲅ̀ⲣⲁⲫⲏ ⲉ̄ⲑ̄ⲩ̄:</w:t>
            </w:r>
          </w:p>
          <w:p w:rsidR="00DF43CA" w:rsidRDefault="00DF43CA" w:rsidP="00DF43CA">
            <w:pPr>
              <w:pStyle w:val="CopticVersemulti-line"/>
            </w:pPr>
            <w:r>
              <w:t>ϩⲓⲧⲉⲛ ⲡⲓⲠⲉⲛⲩⲙⲁ ⲉ̄ⲑ̄ⲩ̄:</w:t>
            </w:r>
          </w:p>
          <w:p w:rsidR="00DF43CA" w:rsidRDefault="00DF43CA" w:rsidP="00DF43CA">
            <w:pPr>
              <w:pStyle w:val="CopticHangingVerse"/>
            </w:pPr>
            <w:r>
              <w:t>ⲁⲩⲑⲱϩⲉⲙ ⲙ̀ⲙⲟϥ ⲡⲓⲙⲁⲛⲉ̀ⲥⲱⲟⲩ.</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Through his confession</w:t>
            </w:r>
          </w:p>
          <w:p w:rsidR="00DF43CA" w:rsidRDefault="00DF43CA" w:rsidP="00DF43CA">
            <w:pPr>
              <w:pStyle w:val="EngHang"/>
            </w:pPr>
            <w:r>
              <w:t>Of Christ our Saviour,</w:t>
            </w:r>
          </w:p>
          <w:p w:rsidR="00DF43CA" w:rsidRDefault="00DF43CA" w:rsidP="00DF43CA">
            <w:pPr>
              <w:pStyle w:val="EngHang"/>
            </w:pPr>
            <w:r>
              <w:t>He became worth of</w:t>
            </w:r>
          </w:p>
          <w:p w:rsidR="00DF43CA" w:rsidRDefault="00DF43CA" w:rsidP="00DF43CA">
            <w:pPr>
              <w:pStyle w:val="EngHangEnd"/>
            </w:pPr>
            <w:r>
              <w:t>The unfading crown of martyrdom.</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Ϩⲓⲧⲉⲛ ⲧⲉϥⲟ̀ⲙⲟⲗⲟⲅⲓⲁ:</w:t>
            </w:r>
          </w:p>
          <w:p w:rsidR="00DF43CA" w:rsidRDefault="00DF43CA" w:rsidP="00DF43CA">
            <w:pPr>
              <w:pStyle w:val="CopticVersemulti-line"/>
            </w:pPr>
            <w:r>
              <w:t>ⲉ̀ϧⲟⲩⲛ ⲉ̀Ⲡⲭ̄ⲥ̄ ⲡⲉⲛⲤⲱⲧⲣⲏ:</w:t>
            </w:r>
          </w:p>
          <w:p w:rsidR="00DF43CA" w:rsidRDefault="00DF43CA" w:rsidP="00DF43CA">
            <w:pPr>
              <w:pStyle w:val="CopticVersemulti-line"/>
            </w:pPr>
            <w:r>
              <w:t>ⲁϥⲉⲣⲉⲙ̀ⲡ̀ϣⲁ ⲙ̀ⲡⲓⲭ̀ⲗⲟⲙ ⲛ̀ⲁ̀ⲧⲁⲗⲱⲙ:</w:t>
            </w:r>
          </w:p>
          <w:p w:rsidR="00DF43CA" w:rsidRDefault="00DF43CA" w:rsidP="00DF43CA">
            <w:pPr>
              <w:pStyle w:val="CopticHangingVerse"/>
            </w:pPr>
            <w:r>
              <w:t>ⲛ̀ⲧⲉ ϯⲙⲉⲧⲙⲁⲣⲧⲩⲣⲟⲥ.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kept a feast with the martyrs,</w:t>
            </w:r>
          </w:p>
          <w:p w:rsidR="00DF43CA" w:rsidRDefault="00DF43CA" w:rsidP="00DF43CA">
            <w:pPr>
              <w:pStyle w:val="EngHang"/>
            </w:pPr>
            <w:r>
              <w:t>In the Kingdom of the Heavens;</w:t>
            </w:r>
          </w:p>
          <w:p w:rsidR="00DF43CA" w:rsidRDefault="00DF43CA" w:rsidP="00DF43CA">
            <w:pPr>
              <w:pStyle w:val="EngHang"/>
            </w:pPr>
            <w:r>
              <w:t>He rejoiced with Christ</w:t>
            </w:r>
          </w:p>
          <w:p w:rsidR="00DF43CA" w:rsidRPr="004764BD" w:rsidRDefault="00DF43CA" w:rsidP="00DF43CA">
            <w:pPr>
              <w:pStyle w:val="EngHangEnd"/>
            </w:pPr>
            <w:r>
              <w:t>In the region of the living.</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Ⲁϥⲉ̀ⲣϣⲁⲓ ⲛⲉⲙ ⲛⲓⲙⲁⲣⲧⲩⲣⲟⲥ:</w:t>
            </w:r>
          </w:p>
          <w:p w:rsidR="00DF43CA" w:rsidRDefault="00DF43CA" w:rsidP="00DF43CA">
            <w:pPr>
              <w:pStyle w:val="CopticVersemulti-line"/>
            </w:pPr>
            <w:r>
              <w:t>ϧⲉⲛ ϯⲙⲉⲧⲟⲩⲣⲟ ⲛ̀ⲧⲉ ⲛⲓⲫⲏⲟⲩⲓ̀:</w:t>
            </w:r>
          </w:p>
          <w:p w:rsidR="00DF43CA" w:rsidRDefault="00DF43CA" w:rsidP="00DF43CA">
            <w:pPr>
              <w:pStyle w:val="CopticVersemulti-line"/>
            </w:pPr>
            <w:r>
              <w:t>ⲁϥⲟⲩⲛⲟϥ ⲙ̀ⲙⲟϥ ⲛⲉⲙ Ⲡⲭ̄ⲥ̄:</w:t>
            </w:r>
          </w:p>
          <w:p w:rsidR="00DF43CA" w:rsidRPr="003032D8" w:rsidRDefault="00DF43CA" w:rsidP="00DF43CA">
            <w:pPr>
              <w:pStyle w:val="CopticHangingVerse"/>
            </w:pPr>
            <w:r>
              <w:t>ϧⲉⲛ ⲧ̀ⲭⲱⲣⲁ ⲛ̀ⲧⲉ ⲛⲏⲉ̀ⲧⲟⲛϧ.</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Likewise, we exalt you,</w:t>
            </w:r>
          </w:p>
          <w:p w:rsidR="00DF43CA" w:rsidRDefault="00DF43CA" w:rsidP="00DF43CA">
            <w:pPr>
              <w:pStyle w:val="EngHang"/>
            </w:pPr>
            <w:r>
              <w:t>With David the Psalmist,</w:t>
            </w:r>
          </w:p>
          <w:p w:rsidR="00DF43CA" w:rsidRDefault="00DF43CA" w:rsidP="00DF43CA">
            <w:pPr>
              <w:pStyle w:val="EngHang"/>
            </w:pPr>
            <w:r>
              <w:t>You are a priest forever,</w:t>
            </w:r>
          </w:p>
          <w:p w:rsidR="00DF43CA" w:rsidRDefault="00DF43CA" w:rsidP="00DF43CA">
            <w:pPr>
              <w:pStyle w:val="EngHangEnd"/>
            </w:pPr>
            <w:r>
              <w:t>After the order of Melchizedek.</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Ⲱⲥⲁⲩⲧⲱⲥ ⲧⲉⲛϭⲓⲥⲓ ⲙ̀ⲙⲟⲕ:</w:t>
            </w:r>
          </w:p>
          <w:p w:rsidR="00DF43CA" w:rsidRDefault="00DF43CA" w:rsidP="00DF43CA">
            <w:pPr>
              <w:pStyle w:val="CopticVersemulti-line"/>
            </w:pPr>
            <w:r>
              <w:t>ⲛⲉⲙ ⲡⲓϩⲩⲙⲛⲟⲇⲟⲥ Ⲇⲁⲩⲓⲇ:</w:t>
            </w:r>
          </w:p>
          <w:p w:rsidR="00DF43CA" w:rsidRDefault="00DF43CA" w:rsidP="00DF43CA">
            <w:pPr>
              <w:pStyle w:val="CopticVersemulti-line"/>
            </w:pPr>
            <w:r>
              <w:t>ϫⲉ ⲛ̀ⲑⲟⲕ ⲡⲉ ⲡⲓⲟⲩⲏⲃ ϣⲁ ⲉ̀ⲛⲉϩ:</w:t>
            </w:r>
          </w:p>
          <w:p w:rsidR="00DF43CA" w:rsidRDefault="00DF43CA" w:rsidP="00DF43CA">
            <w:pPr>
              <w:pStyle w:val="CopticHangingVerse"/>
            </w:pPr>
            <w:r>
              <w:t>ⲕⲁⲧⲁ ⲧ̀ⲧⲁⲝⲓⲥ ⲙ̀Ⲙⲉⲗⲭⲓⲥⲁⲇⲉⲕ.</w:t>
            </w:r>
          </w:p>
        </w:tc>
      </w:tr>
      <w:tr w:rsidR="00DF43CA" w:rsidTr="00DF43CA">
        <w:trPr>
          <w:cantSplit/>
          <w:jc w:val="center"/>
        </w:trPr>
        <w:tc>
          <w:tcPr>
            <w:tcW w:w="288" w:type="dxa"/>
          </w:tcPr>
          <w:p w:rsidR="00DF43CA" w:rsidRPr="00FB5ACB" w:rsidRDefault="00DF43CA" w:rsidP="00DF43CA">
            <w:pPr>
              <w:pStyle w:val="CopticCross"/>
            </w:pPr>
          </w:p>
        </w:tc>
        <w:tc>
          <w:tcPr>
            <w:tcW w:w="3960" w:type="dxa"/>
          </w:tcPr>
          <w:p w:rsidR="00DF43CA" w:rsidRDefault="00DF43CA" w:rsidP="00DF43CA">
            <w:pPr>
              <w:pStyle w:val="EngHang"/>
            </w:pPr>
            <w:r>
              <w:t>Grant us Your true peace,</w:t>
            </w:r>
          </w:p>
          <w:p w:rsidR="00DF43CA" w:rsidRDefault="00DF43CA" w:rsidP="00DF43CA">
            <w:pPr>
              <w:pStyle w:val="EngHang"/>
            </w:pPr>
            <w:r>
              <w:t>And the forgiveness of ours sins,</w:t>
            </w:r>
          </w:p>
          <w:p w:rsidR="00DF43CA" w:rsidRDefault="00DF43CA" w:rsidP="00DF43CA">
            <w:pPr>
              <w:pStyle w:val="EngHang"/>
            </w:pPr>
            <w:r>
              <w:t>O Christ, our Saviour,</w:t>
            </w:r>
          </w:p>
          <w:p w:rsidR="00DF43CA" w:rsidRDefault="00DF43CA" w:rsidP="00DF43CA">
            <w:pPr>
              <w:pStyle w:val="EngHangEnd"/>
            </w:pPr>
            <w:r>
              <w:t>Through his acceptable prayers.</w:t>
            </w:r>
          </w:p>
        </w:tc>
        <w:tc>
          <w:tcPr>
            <w:tcW w:w="288" w:type="dxa"/>
          </w:tcPr>
          <w:p w:rsidR="00DF43CA" w:rsidRDefault="00DF43CA" w:rsidP="00DF43CA"/>
        </w:tc>
        <w:tc>
          <w:tcPr>
            <w:tcW w:w="288" w:type="dxa"/>
          </w:tcPr>
          <w:p w:rsidR="00DF43CA" w:rsidRPr="00FB5ACB" w:rsidRDefault="00DF43CA" w:rsidP="00DF43CA">
            <w:pPr>
              <w:pStyle w:val="CopticCross"/>
            </w:pPr>
          </w:p>
        </w:tc>
        <w:tc>
          <w:tcPr>
            <w:tcW w:w="3960" w:type="dxa"/>
          </w:tcPr>
          <w:p w:rsidR="00DF43CA" w:rsidRDefault="00DF43CA" w:rsidP="00DF43CA">
            <w:pPr>
              <w:pStyle w:val="CopticVersemulti-line"/>
            </w:pPr>
            <w:r>
              <w:t>Ϩⲓⲧⲉⲛ ⲛⲉϥⲉⲩⲭⲏ ⲉⲩϣⲏⲡ:</w:t>
            </w:r>
          </w:p>
          <w:p w:rsidR="00DF43CA" w:rsidRDefault="00DF43CA" w:rsidP="00DF43CA">
            <w:pPr>
              <w:pStyle w:val="CopticVersemulti-line"/>
            </w:pPr>
            <w:r>
              <w:t>Ⲡⲭ̄ⲥ̄ ⲡⲉⲛⲤⲱⲧⲏⲣ:</w:t>
            </w:r>
          </w:p>
          <w:p w:rsidR="00DF43CA" w:rsidRDefault="00DF43CA" w:rsidP="00DF43CA">
            <w:pPr>
              <w:pStyle w:val="CopticVersemulti-line"/>
            </w:pPr>
            <w:r>
              <w:t>ⲙⲟⲓ ⲛⲁⲛ ⲛ̀ⲧⲉⲕϩⲓⲣⲏⲛⲏ ⲙ̀ⲙⲏⲓ:</w:t>
            </w:r>
          </w:p>
          <w:p w:rsidR="00DF43CA" w:rsidRDefault="00DF43CA" w:rsidP="00DF43CA">
            <w:pPr>
              <w:pStyle w:val="CopticHangingVerse"/>
            </w:pPr>
            <w:r>
              <w:t>ⲛⲉⲙ ⲡ̀ⲭⲱ ⲉ̀ⲃⲟⲗ ⲉ̀ⲧⲉ ⲛⲉⲛⲛⲟⲃⲓ.</w:t>
            </w:r>
          </w:p>
        </w:tc>
      </w:tr>
      <w:tr w:rsidR="00DF43CA" w:rsidTr="00DF43CA">
        <w:trPr>
          <w:cantSplit/>
          <w:jc w:val="center"/>
        </w:trPr>
        <w:tc>
          <w:tcPr>
            <w:tcW w:w="288" w:type="dxa"/>
          </w:tcPr>
          <w:p w:rsidR="00DF43CA" w:rsidRPr="00FB5ACB" w:rsidRDefault="00DF43CA" w:rsidP="00DF43CA">
            <w:pPr>
              <w:pStyle w:val="CopticCross"/>
            </w:pPr>
            <w:r w:rsidRPr="00FB5ACB">
              <w:lastRenderedPageBreak/>
              <w:t>¿</w:t>
            </w:r>
          </w:p>
        </w:tc>
        <w:tc>
          <w:tcPr>
            <w:tcW w:w="3960" w:type="dxa"/>
          </w:tcPr>
          <w:p w:rsidR="00DF43CA" w:rsidRDefault="00DF43CA" w:rsidP="00DF43CA">
            <w:pPr>
              <w:pStyle w:val="EngHang"/>
            </w:pPr>
            <w:r>
              <w:t>Pray to the Lord on our behalf,</w:t>
            </w:r>
          </w:p>
          <w:p w:rsidR="00DF43CA" w:rsidRDefault="00DF43CA" w:rsidP="00DF43CA">
            <w:pPr>
              <w:pStyle w:val="EngHang"/>
            </w:pPr>
            <w:r>
              <w:t>O struggle-bearer, the martyr,</w:t>
            </w:r>
          </w:p>
          <w:p w:rsidR="00DF43CA" w:rsidRDefault="00DF43CA" w:rsidP="00DF43CA">
            <w:pPr>
              <w:pStyle w:val="EngHang"/>
            </w:pPr>
            <w:r>
              <w:t>Abba Serapamon the Bishop,</w:t>
            </w:r>
          </w:p>
          <w:p w:rsidR="00DF43CA" w:rsidRDefault="00DF43CA" w:rsidP="00DF43CA">
            <w:pPr>
              <w:pStyle w:val="EngHangEnd"/>
            </w:pPr>
            <w:r>
              <w:t>That He may forgive us ours sin.</w:t>
            </w:r>
          </w:p>
        </w:tc>
        <w:tc>
          <w:tcPr>
            <w:tcW w:w="288" w:type="dxa"/>
          </w:tcPr>
          <w:p w:rsidR="00DF43CA" w:rsidRDefault="00DF43CA" w:rsidP="00DF43CA"/>
        </w:tc>
        <w:tc>
          <w:tcPr>
            <w:tcW w:w="288" w:type="dxa"/>
          </w:tcPr>
          <w:p w:rsidR="00DF43CA" w:rsidRPr="00FB5ACB" w:rsidRDefault="00DF43CA" w:rsidP="00DF43CA">
            <w:pPr>
              <w:pStyle w:val="CopticCross"/>
            </w:pPr>
            <w:r w:rsidRPr="00FB5ACB">
              <w:t>¿</w:t>
            </w:r>
          </w:p>
        </w:tc>
        <w:tc>
          <w:tcPr>
            <w:tcW w:w="3960" w:type="dxa"/>
          </w:tcPr>
          <w:p w:rsidR="00DF43CA" w:rsidRDefault="00DF43CA" w:rsidP="00DF43CA">
            <w:pPr>
              <w:pStyle w:val="CopticVersemulti-line"/>
            </w:pPr>
            <w:r>
              <w:t>Ⲧⲱⲃϩ ⲙⲠⲟ̄ⲥ̄ ⲉ̀ϩ̀ⲣⲏⲓ ⲉ̀ϫⲱⲛ:</w:t>
            </w:r>
          </w:p>
          <w:p w:rsidR="00DF43CA" w:rsidRDefault="00DF43CA" w:rsidP="00DF43CA">
            <w:pPr>
              <w:pStyle w:val="CopticVersemulti-line"/>
            </w:pPr>
            <w:r>
              <w:t>ⲱ̀ ⲡⲓⲁ̀ⲑⲗⲟⲫⲟⲣⲟⲥ ⲙ̀ⲙⲁⲣⲧⲩⲣⲟⲥ:</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ⲛ̀ⲧⲉϥ ⲭⲁ ⲛⲉⲛⲛⲟⲃⲓ ⲛⲁⲛ ⲉ̀ⲃⲟⲗ.</w:t>
            </w:r>
          </w:p>
        </w:tc>
      </w:tr>
    </w:tbl>
    <w:p w:rsidR="00027E5B" w:rsidRDefault="00027E5B" w:rsidP="00027E5B">
      <w:pPr>
        <w:pStyle w:val="Heading3"/>
      </w:pPr>
      <w:r>
        <w:t>November 26 (27) / Athor 30: Consecration of a Church of St. Cosmas and Damian, Their Brothers and Their Mother</w:t>
      </w:r>
    </w:p>
    <w:p w:rsidR="00027E5B" w:rsidRPr="00027E5B" w:rsidRDefault="00027E5B" w:rsidP="00027E5B">
      <w:pPr>
        <w:pStyle w:val="Rubric"/>
      </w:pPr>
      <w:r>
        <w:t>See November 18 (19) / Athor 22, page ##.</w:t>
      </w:r>
    </w:p>
    <w:p w:rsidR="00F67B89" w:rsidRDefault="00F67B89" w:rsidP="00F67B89">
      <w:pPr>
        <w:pStyle w:val="Heading3"/>
      </w:pPr>
      <w:r>
        <w:t>November 27 (28) / Koiak 1: Consecration of the Church of St. Shenoute</w:t>
      </w:r>
    </w:p>
    <w:p w:rsidR="00F67B89" w:rsidRPr="00F67B89" w:rsidRDefault="00F67B89" w:rsidP="00F67B89">
      <w:pPr>
        <w:pStyle w:val="Rubric"/>
      </w:pPr>
      <w:r>
        <w:t>See July 1 / Epip 7, page ##.</w:t>
      </w:r>
    </w:p>
    <w:p w:rsidR="007F571C" w:rsidRDefault="007F571C" w:rsidP="007F571C">
      <w:pPr>
        <w:pStyle w:val="Heading3"/>
      </w:pPr>
      <w:r>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95" w:name="_Toc410196202"/>
      <w:bookmarkStart w:id="996" w:name="_Toc410196444"/>
      <w:bookmarkStart w:id="997" w:name="_Toc410196946"/>
      <w:bookmarkStart w:id="998" w:name="_Toc431466288"/>
      <w:r>
        <w:lastRenderedPageBreak/>
        <w:t>December</w:t>
      </w:r>
      <w:bookmarkEnd w:id="995"/>
      <w:bookmarkEnd w:id="996"/>
      <w:bookmarkEnd w:id="997"/>
      <w:r w:rsidR="00205EA4">
        <w:t xml:space="preserve"> or </w:t>
      </w:r>
      <w:r w:rsidR="00205EA4">
        <w:rPr>
          <w:rFonts w:ascii="FreeSerifAvvaShenouda" w:hAnsi="FreeSerifAvvaShenouda" w:cs="FreeSerifAvvaShenouda"/>
        </w:rPr>
        <w:t>Ⲕⲟⲓⲁϩⲕ</w:t>
      </w:r>
      <w:bookmarkEnd w:id="998"/>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99"/>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99"/>
            <w:r>
              <w:rPr>
                <w:rStyle w:val="CommentReference"/>
                <w:rFonts w:ascii="Times New Roman" w:eastAsiaTheme="minorHAnsi" w:hAnsi="Times New Roman" w:cstheme="minorBidi"/>
                <w:color w:val="auto"/>
              </w:rPr>
              <w:commentReference w:id="999"/>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1000"/>
            <w:r>
              <w:t xml:space="preserve">Announced </w:t>
            </w:r>
            <w:commentRangeEnd w:id="1000"/>
            <w:r>
              <w:rPr>
                <w:rStyle w:val="CommentReference"/>
                <w:rFonts w:ascii="Times New Roman" w:eastAsiaTheme="minorHAnsi" w:hAnsi="Times New Roman" w:cstheme="minorBidi"/>
                <w:color w:val="auto"/>
              </w:rPr>
              <w:commentReference w:id="1000"/>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1001"/>
            <w:r>
              <w:t>He raised us with a new invitation.</w:t>
            </w:r>
            <w:commentRangeEnd w:id="1001"/>
            <w:r>
              <w:rPr>
                <w:rStyle w:val="CommentReference"/>
                <w:rFonts w:ascii="Times New Roman" w:eastAsiaTheme="minorHAnsi" w:hAnsi="Times New Roman" w:cstheme="minorBidi"/>
                <w:color w:val="auto"/>
              </w:rPr>
              <w:commentReference w:id="1001"/>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1002"/>
            <w:r>
              <w:t>Bride</w:t>
            </w:r>
            <w:commentRangeEnd w:id="1002"/>
            <w:r>
              <w:rPr>
                <w:rStyle w:val="CommentReference"/>
                <w:rFonts w:ascii="Times New Roman" w:eastAsiaTheme="minorHAnsi" w:hAnsi="Times New Roman" w:cstheme="minorBidi"/>
                <w:color w:val="auto"/>
              </w:rPr>
              <w:commentReference w:id="1002"/>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1003"/>
            <w:r>
              <w:t xml:space="preserve">return </w:t>
            </w:r>
            <w:commentRangeEnd w:id="1003"/>
            <w:r>
              <w:rPr>
                <w:rStyle w:val="CommentReference"/>
              </w:rPr>
              <w:commentReference w:id="1003"/>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1004"/>
            <w:r>
              <w:t xml:space="preserve">confirmation </w:t>
            </w:r>
            <w:commentRangeEnd w:id="1004"/>
            <w:r>
              <w:rPr>
                <w:rStyle w:val="CommentReference"/>
              </w:rPr>
              <w:commentReference w:id="1004"/>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1005"/>
            <w:r>
              <w:t>Angel-evangel of Good News</w:t>
            </w:r>
            <w:commentRangeEnd w:id="1005"/>
            <w:r>
              <w:rPr>
                <w:rStyle w:val="CommentReference"/>
                <w:rFonts w:ascii="Times New Roman" w:eastAsiaTheme="minorHAnsi" w:hAnsi="Times New Roman" w:cstheme="minorBidi"/>
                <w:color w:val="auto"/>
              </w:rPr>
              <w:commentReference w:id="1005"/>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1006"/>
            <w:r>
              <w:t>Hail, O full of grace</w:t>
            </w:r>
            <w:commentRangeEnd w:id="1006"/>
            <w:r>
              <w:rPr>
                <w:rStyle w:val="CommentReference"/>
                <w:rFonts w:ascii="Times New Roman" w:eastAsiaTheme="minorHAnsi" w:hAnsi="Times New Roman" w:cstheme="minorBidi"/>
                <w:color w:val="auto"/>
              </w:rPr>
              <w:commentReference w:id="1006"/>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1007"/>
            <w:r>
              <w:t>Angel-Evangel</w:t>
            </w:r>
            <w:commentRangeEnd w:id="1007"/>
            <w:r>
              <w:rPr>
                <w:rStyle w:val="CommentReference"/>
                <w:rFonts w:ascii="Times New Roman" w:eastAsiaTheme="minorHAnsi" w:hAnsi="Times New Roman" w:cstheme="minorBidi"/>
                <w:color w:val="auto"/>
              </w:rPr>
              <w:commentReference w:id="1007"/>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53C5F" w:rsidRDefault="00253C5F" w:rsidP="00253C5F">
      <w:pPr>
        <w:pStyle w:val="Heading3"/>
      </w:pPr>
      <w:bookmarkStart w:id="1008" w:name="_Toc410196203"/>
      <w:bookmarkStart w:id="1009" w:name="_Toc410196445"/>
      <w:bookmarkStart w:id="1010" w:name="_Toc410196947"/>
      <w:r>
        <w:t>December 1 (2) / Koiak 5: Martyrdom of St. Victor</w:t>
      </w:r>
    </w:p>
    <w:p w:rsidR="00253C5F" w:rsidRDefault="00253C5F" w:rsidP="00253C5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“Tell me, where are you going,</w:t>
            </w:r>
          </w:p>
          <w:p w:rsidR="00253C5F" w:rsidRDefault="00253C5F" w:rsidP="00253C5F">
            <w:pPr>
              <w:pStyle w:val="EngHang"/>
            </w:pPr>
            <w:r>
              <w:t>O Victor, my beloved son?</w:t>
            </w:r>
          </w:p>
          <w:p w:rsidR="00253C5F" w:rsidRDefault="00253C5F" w:rsidP="00253C5F">
            <w:pPr>
              <w:pStyle w:val="EngHang"/>
            </w:pPr>
            <w:r>
              <w:t>For your mouth is muzzled,</w:t>
            </w:r>
          </w:p>
          <w:p w:rsidR="00253C5F" w:rsidRDefault="00253C5F" w:rsidP="00253C5F">
            <w:pPr>
              <w:pStyle w:val="EngHangEnd"/>
            </w:pPr>
            <w:r>
              <w:t>And your hands are fettered.”</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Ⲙⲁⲧⲁⲙⲟⲓ ϫⲉ ⲕ̀ϣⲉ ⲉ̀ⲑⲱⲛ:</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ⲉ̀ⲣⲉ ⲡⲓⲕⲏⲙⲟⲥ ⲭⲏ ϧⲉⲛ ⲣⲱⲕ:</w:t>
            </w:r>
          </w:p>
          <w:p w:rsidR="00253C5F" w:rsidRDefault="00253C5F" w:rsidP="00253C5F">
            <w:pPr>
              <w:pStyle w:val="CopticHangingVerse"/>
            </w:pPr>
            <w:r>
              <w:t>ⲉ̀ⲣⲉ ⲛⲓⲡⲉⲇⲏⲥ ϧⲉⲛ ⲛⲉⲕϫⲓϫ.</w:t>
            </w:r>
          </w:p>
        </w:tc>
      </w:tr>
      <w:tr w:rsidR="00253C5F" w:rsidTr="0081710C">
        <w:trPr>
          <w:cantSplit/>
          <w:jc w:val="center"/>
        </w:trPr>
        <w:tc>
          <w:tcPr>
            <w:tcW w:w="288" w:type="dxa"/>
          </w:tcPr>
          <w:p w:rsidR="00253C5F" w:rsidRDefault="00253C5F" w:rsidP="0081710C">
            <w:pPr>
              <w:pStyle w:val="CopticCross"/>
            </w:pPr>
            <w:r w:rsidRPr="00FB5ACB">
              <w:lastRenderedPageBreak/>
              <w:t>¿</w:t>
            </w:r>
          </w:p>
        </w:tc>
        <w:tc>
          <w:tcPr>
            <w:tcW w:w="3960" w:type="dxa"/>
          </w:tcPr>
          <w:p w:rsidR="00253C5F" w:rsidRDefault="00253C5F" w:rsidP="00253C5F">
            <w:pPr>
              <w:pStyle w:val="EngHang"/>
            </w:pPr>
            <w:r>
              <w:t>He replied, “I go to the land</w:t>
            </w:r>
          </w:p>
          <w:p w:rsidR="00253C5F" w:rsidRDefault="00253C5F" w:rsidP="00253C5F">
            <w:pPr>
              <w:pStyle w:val="EngHang"/>
            </w:pPr>
            <w:r>
              <w:t>Of Egypt, to [Governor] Armenius,</w:t>
            </w:r>
          </w:p>
          <w:p w:rsidR="00253C5F" w:rsidRDefault="00253C5F" w:rsidP="00253C5F">
            <w:pPr>
              <w:pStyle w:val="EngHang"/>
            </w:pPr>
            <w:r>
              <w:t>That I may die in the Name of my Saviour,</w:t>
            </w:r>
          </w:p>
          <w:p w:rsidR="00253C5F" w:rsidRDefault="00253C5F" w:rsidP="00253C5F">
            <w:pPr>
              <w:pStyle w:val="EngHangEnd"/>
            </w:pPr>
            <w:r>
              <w:t>That He may forgive me my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Ⲡⲉϫⲁϥ ϫⲉ ϯϣⲉ ⲉ̀ⲧ̀ⲭⲱⲣⲁ:</w:t>
            </w:r>
          </w:p>
          <w:p w:rsidR="00253C5F" w:rsidRDefault="00253C5F" w:rsidP="00253C5F">
            <w:pPr>
              <w:pStyle w:val="CopticVersemulti-line"/>
            </w:pPr>
            <w:r>
              <w:t>ⲛ̀Ⲭⲏⲙⲓ ⲉ̀ⲣⲁⲧϥ ⲛ̀Ⲁⲣⲙⲉⲛⲓⲟⲥ:</w:t>
            </w:r>
          </w:p>
          <w:p w:rsidR="00253C5F" w:rsidRDefault="00253C5F" w:rsidP="00253C5F">
            <w:pPr>
              <w:pStyle w:val="CopticVersemulti-line"/>
            </w:pPr>
            <w:r>
              <w:t>ⲛ̀ⲧⲁⲙⲟⲩ ⲉ̀ϫⲉⲛ ⲫ̀ⲣⲁⲛ ⲙ̀ⲡⲁⲤⲱⲧⲏⲣ:</w:t>
            </w:r>
          </w:p>
          <w:p w:rsidR="00253C5F" w:rsidRDefault="00253C5F" w:rsidP="00253C5F">
            <w:pPr>
              <w:pStyle w:val="CopticHangingVerse"/>
            </w:pPr>
            <w:r>
              <w:t>ⲛ̀ⲧⲉϥⲭⲁ ⲛⲁⲛⲟⲃⲓ ⲛⲏⲓ ⲉ̀ⲃⲟⲗ.</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“The month after that,</w:t>
            </w:r>
          </w:p>
          <w:p w:rsidR="00253C5F" w:rsidRDefault="00253C5F" w:rsidP="00253C5F">
            <w:pPr>
              <w:pStyle w:val="EngHang"/>
            </w:pPr>
            <w:r>
              <w:t>O Victor, my beloved son,</w:t>
            </w:r>
          </w:p>
          <w:p w:rsidR="00253C5F" w:rsidRDefault="00253C5F" w:rsidP="00253C5F">
            <w:pPr>
              <w:pStyle w:val="EngHang"/>
            </w:pPr>
            <w:r>
              <w:t>I am ready to give you your bride,</w:t>
            </w:r>
          </w:p>
          <w:p w:rsidR="00253C5F" w:rsidRDefault="00253C5F" w:rsidP="00253C5F">
            <w:pPr>
              <w:pStyle w:val="EngHangEnd"/>
            </w:pPr>
            <w:r>
              <w:t>And to give you great riches.”</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Ⲡⲓⲁ̀ⲃⲟⲧ ⲙⲉⲛⲉⲛⲥⲁ ⲫⲁⲓ:</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ϯⲥⲉⲃⲧⲱⲧ ⲉ̀ⲓ̀ⲣⲓ ⲛ̀ⲧⲉⲕϣⲉⲗⲉⲧ:</w:t>
            </w:r>
          </w:p>
          <w:p w:rsidR="00253C5F" w:rsidRDefault="00253C5F" w:rsidP="00253C5F">
            <w:pPr>
              <w:pStyle w:val="CopticHangingVerse"/>
            </w:pPr>
            <w:r>
              <w:t>ⲛ̀ⲧⲁϯ ⲛ̀ϩⲁⲛⲙⲏϣ ⲛ̀ⲭ̀ⲣⲏⲙⲁ ⲛⲁⲕ.</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“My time and my wedding are come,</w:t>
            </w:r>
          </w:p>
          <w:p w:rsidR="00253C5F" w:rsidRDefault="00253C5F" w:rsidP="00253C5F">
            <w:pPr>
              <w:pStyle w:val="EngHang"/>
            </w:pPr>
            <w:r>
              <w:t>O Martha, my beloved mother.</w:t>
            </w:r>
          </w:p>
          <w:p w:rsidR="00253C5F" w:rsidRDefault="00253C5F" w:rsidP="00253C5F">
            <w:pPr>
              <w:pStyle w:val="EngHang"/>
            </w:pPr>
            <w:r>
              <w:t>My bride is the Church,</w:t>
            </w:r>
          </w:p>
          <w:p w:rsidR="00253C5F" w:rsidRDefault="00253C5F" w:rsidP="00253C5F">
            <w:pPr>
              <w:pStyle w:val="EngHangEnd"/>
            </w:pPr>
            <w:r>
              <w:t>My bridegroom is my Saviour.”</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Ⲡⲁⲥⲏⲟⲩ ⲁ̀ⲛⲟⲕ ⲧⲁϣⲉⲗⲉⲧ ⲭⲏ:</w:t>
            </w:r>
          </w:p>
          <w:p w:rsidR="00253C5F" w:rsidRDefault="00253C5F" w:rsidP="00253C5F">
            <w:pPr>
              <w:pStyle w:val="CopticVersemulti-line"/>
            </w:pPr>
            <w:r>
              <w:t>ⲱ̀ Ⲙⲁⲣⲑⲁ ⲧⲁⲙⲉⲛⲣⲓϯ ⲙ̀ⲙⲁⲩ:</w:t>
            </w:r>
          </w:p>
          <w:p w:rsidR="00253C5F" w:rsidRDefault="00253C5F" w:rsidP="00253C5F">
            <w:pPr>
              <w:pStyle w:val="CopticVersemulti-line"/>
            </w:pPr>
            <w:r>
              <w:t>ⲧⲁϣⲉⲗⲉⲧ ⲧⲉ ϯⲉ̀ⲕⲕⲗⲏⲥⲓⲁ:</w:t>
            </w:r>
          </w:p>
          <w:p w:rsidR="00253C5F" w:rsidRDefault="00253C5F" w:rsidP="00253C5F">
            <w:pPr>
              <w:pStyle w:val="CopticHangingVerse"/>
            </w:pPr>
            <w:r>
              <w:t>ⲡⲁⲡⲁⲧϣⲉⲗⲉⲧ ⲡⲉ ⲡⲁⲥⲱⲧⲏⲣ.</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Hail to you O martyr</w:t>
            </w:r>
          </w:p>
          <w:p w:rsidR="00253C5F" w:rsidRDefault="00253C5F" w:rsidP="00253C5F">
            <w:pPr>
              <w:pStyle w:val="EngHang"/>
            </w:pPr>
            <w:r>
              <w:t>Of our Lord Jesus Christ.</w:t>
            </w:r>
          </w:p>
          <w:p w:rsidR="00253C5F" w:rsidRDefault="00253C5F" w:rsidP="00253C5F">
            <w:pPr>
              <w:pStyle w:val="EngHang"/>
            </w:pPr>
            <w:r>
              <w:t>Hail to the noble athlete,</w:t>
            </w:r>
          </w:p>
          <w:p w:rsidR="00253C5F" w:rsidRPr="004764BD" w:rsidRDefault="00253C5F" w:rsidP="00253C5F">
            <w:pPr>
              <w:pStyle w:val="EngHangEnd"/>
            </w:pPr>
            <w:r>
              <w:t xml:space="preserve">The </w:t>
            </w:r>
            <w:commentRangeStart w:id="1011"/>
            <w:r>
              <w:t>saint</w:t>
            </w:r>
            <w:commentRangeEnd w:id="1011"/>
            <w:r>
              <w:rPr>
                <w:rStyle w:val="CommentReference"/>
                <w:rFonts w:ascii="Times New Roman" w:eastAsiaTheme="minorHAnsi" w:hAnsi="Times New Roman" w:cstheme="minorBidi"/>
                <w:color w:val="auto"/>
              </w:rPr>
              <w:commentReference w:id="1011"/>
            </w:r>
            <w:r>
              <w:t>, Abba Victor.</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Ⲭⲉⲣⲉ ⲛⲁⲕ ⲱ̀ ⲡⲓⲙⲁⲣⲧⲩⲣⲟⲥ:</w:t>
            </w:r>
          </w:p>
          <w:p w:rsidR="00253C5F" w:rsidRDefault="00253C5F" w:rsidP="00253C5F">
            <w:pPr>
              <w:pStyle w:val="CopticVersemulti-line"/>
            </w:pPr>
            <w:r>
              <w:t>ⲛ̀ⲧⲉ ⲡⲉⲛⲟ̄ⲥ̄ Ⲓⲏ̄ⲥ̄ Ⲡⲭ̄ⲥ̄:</w:t>
            </w:r>
          </w:p>
          <w:p w:rsidR="00253C5F" w:rsidRDefault="00253C5F" w:rsidP="00253C5F">
            <w:pPr>
              <w:pStyle w:val="CopticVersemulti-line"/>
            </w:pPr>
            <w:r>
              <w:t>ⲭⲉⲣⲉ ⲡⲓϣⲱⲓⲕ ⲛ̀ⲅⲉⲛⲛⲟⲥ:</w:t>
            </w:r>
          </w:p>
          <w:p w:rsidR="00253C5F" w:rsidRPr="003032D8" w:rsidRDefault="00253C5F" w:rsidP="00253C5F">
            <w:pPr>
              <w:pStyle w:val="CopticHangingVerse"/>
            </w:pPr>
            <w:r>
              <w:t>ⲡⲓⲁ̀ⲅⲓⲟⲥ ⲁⲡⲁ Ⲃⲓⲕⲧⲱⲣ.</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Pray to the Lord on our behalf,</w:t>
            </w:r>
          </w:p>
          <w:p w:rsidR="00253C5F" w:rsidRDefault="00253C5F" w:rsidP="00253C5F">
            <w:pPr>
              <w:pStyle w:val="EngHang"/>
            </w:pPr>
            <w:r>
              <w:t>O saint, Abba Victor,</w:t>
            </w:r>
          </w:p>
          <w:p w:rsidR="00253C5F" w:rsidRDefault="00253C5F" w:rsidP="00253C5F">
            <w:pPr>
              <w:pStyle w:val="EngHang"/>
            </w:pPr>
            <w:r>
              <w:t>Remember us before the Lord,</w:t>
            </w:r>
          </w:p>
          <w:p w:rsidR="00253C5F" w:rsidRDefault="00253C5F" w:rsidP="00253C5F">
            <w:pPr>
              <w:pStyle w:val="EngHangEnd"/>
            </w:pPr>
            <w:r>
              <w:t>That He may forgive us our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Ⲧⲱⲃϩ ⲙ̀Ⲡⲟ̄ⲥ̄ ⲉ̀ϩ̀ⲣⲏⲓ ⲉ̀ⲅⲱⲛ:</w:t>
            </w:r>
          </w:p>
          <w:p w:rsidR="00253C5F" w:rsidRDefault="00253C5F" w:rsidP="00253C5F">
            <w:pPr>
              <w:pStyle w:val="CopticVersemulti-line"/>
            </w:pPr>
            <w:r>
              <w:t>ⲱ̀ ⲡⲓⲁ̀ⲅⲓⲟⲥ ⲁⲡⲁ Ⲃⲓⲕⲧⲱⲣ:</w:t>
            </w:r>
          </w:p>
          <w:p w:rsidR="00253C5F" w:rsidRDefault="00253C5F" w:rsidP="00253C5F">
            <w:pPr>
              <w:pStyle w:val="CopticVersemulti-line"/>
            </w:pPr>
            <w:r>
              <w:t>ⲁ̀ⲣⲓⲡⲉⲛⲙⲉⲩⲓ̀ ϧⲁ ⲧ̀ϩⲏ ⲙ̀Ⲡⲟ̄ⲥ̄:</w:t>
            </w:r>
          </w:p>
          <w:p w:rsidR="00253C5F" w:rsidRDefault="00253C5F" w:rsidP="00253C5F">
            <w:pPr>
              <w:pStyle w:val="CopticHangingVerse"/>
            </w:pPr>
            <w:r>
              <w:t>ⲛ̀ⲧⲉϥ ⲭⲁ ⲛⲉⲛⲛⲟⲃⲓ ⲛⲁⲛ ⲉ̀ⲃⲟⲗ.</w:t>
            </w:r>
          </w:p>
        </w:tc>
      </w:tr>
    </w:tbl>
    <w:p w:rsidR="00F416C6" w:rsidRDefault="00F416C6" w:rsidP="00F416C6">
      <w:pPr>
        <w:pStyle w:val="Heading3"/>
      </w:pPr>
      <w:r>
        <w:lastRenderedPageBreak/>
        <w:t>December 2 (3) / Koiak 6: Pope Abraam the Syrian</w:t>
      </w:r>
    </w:p>
    <w:p w:rsidR="00F416C6" w:rsidRDefault="00F416C6" w:rsidP="00F416C6">
      <w:pPr>
        <w:pStyle w:val="Heading4"/>
      </w:pPr>
      <w:r>
        <w:t>The Doxology of St. Simon the Tanner</w:t>
      </w:r>
      <w:r>
        <w:rPr>
          <w:rStyle w:val="FootnoteReference"/>
        </w:rPr>
        <w:footnoteReference w:id="46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You were worthy to chosen by God,</w:t>
            </w:r>
          </w:p>
          <w:p w:rsidR="00F416C6" w:rsidRDefault="00F416C6" w:rsidP="00F416C6">
            <w:pPr>
              <w:pStyle w:val="EngHang"/>
            </w:pPr>
            <w:r>
              <w:t>Who entrusted you with moving</w:t>
            </w:r>
          </w:p>
          <w:p w:rsidR="00F416C6" w:rsidRDefault="00332876" w:rsidP="00F416C6">
            <w:pPr>
              <w:pStyle w:val="EngHang"/>
            </w:pPr>
            <w:r>
              <w:t>Mount Mok</w:t>
            </w:r>
            <w:r w:rsidR="00F416C6">
              <w:t>attam By your great faith,</w:t>
            </w:r>
          </w:p>
          <w:p w:rsidR="00F416C6" w:rsidRDefault="00F416C6" w:rsidP="00F416C6">
            <w:pPr>
              <w:pStyle w:val="EngHangEnd"/>
            </w:pPr>
            <w:r>
              <w:t>Simon the Tanner of Old Cairo.</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Ⲁⲕⲉⲙⲡ̀ϣⲁ ⲙ̀ⲡ̀ϫⲓⲛⲥⲱⲧⲡ ⲙ̀Ⲫϯ:</w:t>
            </w:r>
          </w:p>
          <w:p w:rsidR="00F416C6" w:rsidRDefault="00F416C6" w:rsidP="00F416C6">
            <w:pPr>
              <w:pStyle w:val="CopticVersemulti-line"/>
            </w:pPr>
            <w:r>
              <w:t>ⲉⲧⲁϥⲧⲉⲛϩⲟⲩⲧⲕ ⲛ̀ⲧⲉⲕⲟⲩⲱⲧⲉⲃ ⲙ̀ⲡⲓⲧⲱⲟⲩ:</w:t>
            </w:r>
          </w:p>
          <w:p w:rsidR="00F416C6" w:rsidRDefault="00F416C6" w:rsidP="00F416C6">
            <w:pPr>
              <w:pStyle w:val="CopticVersemulti-line"/>
            </w:pPr>
            <w:r>
              <w:t>ⲛ̀ⲉⲗⲟⲙⲟⲕⲁⲧⲁⲙ ⲉⲑⲃⲉ ⲡⲉⲕⲛⲓϣϯ ⲛ̀ⲛⲁϩϯ:</w:t>
            </w:r>
          </w:p>
          <w:p w:rsidR="00F416C6" w:rsidRDefault="00F416C6" w:rsidP="00F416C6">
            <w:pPr>
              <w:pStyle w:val="CopticHangingVerse"/>
            </w:pPr>
            <w:r>
              <w:t>Ⲥⲓⲙⲱⲛ ⲡⲓⲃⲁⲕϣⲁⲣ ⲫⲁ ⲭⲏⲙⲓ ⲛ̀ⲁ̀ⲡⲁⲥ.</w:t>
            </w:r>
          </w:p>
        </w:tc>
      </w:tr>
      <w:tr w:rsidR="00F416C6" w:rsidTr="00F416C6">
        <w:trPr>
          <w:cantSplit/>
          <w:jc w:val="center"/>
        </w:trPr>
        <w:tc>
          <w:tcPr>
            <w:tcW w:w="288" w:type="dxa"/>
          </w:tcPr>
          <w:p w:rsidR="00F416C6" w:rsidRDefault="00F416C6" w:rsidP="00F416C6">
            <w:pPr>
              <w:pStyle w:val="CopticCross"/>
            </w:pPr>
            <w:r w:rsidRPr="00FB5ACB">
              <w:t>¿</w:t>
            </w:r>
          </w:p>
        </w:tc>
        <w:tc>
          <w:tcPr>
            <w:tcW w:w="3960" w:type="dxa"/>
          </w:tcPr>
          <w:p w:rsidR="00F416C6" w:rsidRDefault="00F416C6" w:rsidP="00F416C6">
            <w:pPr>
              <w:pStyle w:val="EngHang"/>
            </w:pPr>
            <w:r>
              <w:t>You fulfilled Jesus’ Law in simplicity,</w:t>
            </w:r>
          </w:p>
          <w:p w:rsidR="00F416C6" w:rsidRDefault="00F416C6" w:rsidP="00F416C6">
            <w:pPr>
              <w:pStyle w:val="EngHang"/>
            </w:pPr>
            <w:r>
              <w:t>When you plucked your offending eye,</w:t>
            </w:r>
          </w:p>
          <w:p w:rsidR="00F416C6" w:rsidRDefault="00F416C6" w:rsidP="00F416C6">
            <w:pPr>
              <w:pStyle w:val="EngHang"/>
            </w:pPr>
            <w:r>
              <w:t>And you spent your life in purity,</w:t>
            </w:r>
          </w:p>
          <w:p w:rsidR="00F416C6" w:rsidRDefault="00F416C6" w:rsidP="00F416C6">
            <w:pPr>
              <w:pStyle w:val="EngHangEnd"/>
            </w:pPr>
            <w:r>
              <w:t>With humility and steadfast faith.</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Ⲁⲕϫⲱⲕ ⲛ̀ⲧ̀ⲉⲛⲧⲟⲗⲏ ⲛ̀Ⲓⲏ̄ⲥ̄ ⲁⲡⲗⲱⲥ:</w:t>
            </w:r>
          </w:p>
          <w:p w:rsidR="00F416C6" w:rsidRDefault="00F416C6" w:rsidP="00F416C6">
            <w:pPr>
              <w:pStyle w:val="CopticVersemulti-line"/>
            </w:pPr>
            <w:r>
              <w:t>ⲉⲧⲁⲕⲫⲱⲣⲕ ⲙ̀ⲡⲉⲕϣⲁⲗ ⲉⲧⲁϥⲉⲣϭⲣⲟϥ:</w:t>
            </w:r>
          </w:p>
          <w:p w:rsidR="00F416C6" w:rsidRDefault="00F416C6" w:rsidP="00F416C6">
            <w:pPr>
              <w:pStyle w:val="CopticVersemulti-line"/>
            </w:pPr>
            <w:r>
              <w:t>ⲁⲕⲥⲓⲛⲓ ⲙ̀ⲡⲉⲕⲁϩⲓ ϧⲉⲛ ⲟⲩⲙⲉⲧⲥⲟⲫⲣⲟⲥ:</w:t>
            </w:r>
          </w:p>
          <w:p w:rsidR="00F416C6" w:rsidRDefault="00F416C6" w:rsidP="00F416C6">
            <w:pPr>
              <w:pStyle w:val="CopticHangingVerse"/>
            </w:pPr>
            <w:r>
              <w:t>ⲉⲕⲑⲉⲃⲓⲏⲟⲩⲧ ⲫⲁ ⲟⲩⲛⲁϩϯ ⲉϥⲥⲟⲩⲧⲱⲛ.</w:t>
            </w:r>
          </w:p>
        </w:tc>
      </w:tr>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You were ascetic and ate little,</w:t>
            </w:r>
          </w:p>
          <w:p w:rsidR="00F416C6" w:rsidRDefault="00F416C6" w:rsidP="00F416C6">
            <w:pPr>
              <w:pStyle w:val="EngHang"/>
            </w:pPr>
            <w:r>
              <w:t>Your clothes were simple,</w:t>
            </w:r>
          </w:p>
          <w:p w:rsidR="00F416C6" w:rsidRDefault="00F416C6" w:rsidP="00F416C6">
            <w:pPr>
              <w:pStyle w:val="EngHang"/>
            </w:pPr>
            <w:r>
              <w:t>You stayed all night in vigil,</w:t>
            </w:r>
          </w:p>
          <w:p w:rsidR="00F416C6" w:rsidRDefault="00F416C6" w:rsidP="00F416C6">
            <w:pPr>
              <w:pStyle w:val="EngHangEnd"/>
            </w:pPr>
            <w:r>
              <w:t>You were truly a man of prayer.</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Ⲛⲉ ⲛ̀ⲑⲟⲕ ⲟⲩⲉⲅⲕⲣⲁⲧⲏⲥ ⲛⲁⲕⲟⲩⲱⲙ:</w:t>
            </w:r>
          </w:p>
          <w:p w:rsidR="00F416C6" w:rsidRDefault="00F416C6" w:rsidP="00F416C6">
            <w:pPr>
              <w:pStyle w:val="CopticVersemulti-line"/>
            </w:pPr>
            <w:r>
              <w:t>ⲙ̀ⲡⲓⲕⲟⲩϫⲓ ⲛⲉⲕϩ̀ⲃⲱⲥ ⲛⲉ ϩⲁⲛϩⲁⲡⲗⲟⲩⲥ:</w:t>
            </w:r>
          </w:p>
          <w:p w:rsidR="00F416C6" w:rsidRDefault="00F416C6" w:rsidP="00F416C6">
            <w:pPr>
              <w:pStyle w:val="CopticVersemulti-line"/>
            </w:pPr>
            <w:r>
              <w:t>ⲟⲩⲟϩ ⲛⲁⲕϣ̀ⲗⲏⲗ ⲙ̀ⲡⲓⲉϫⲱⲣϩ ⲧⲏⲣϥ:</w:t>
            </w:r>
          </w:p>
          <w:p w:rsidR="00F416C6" w:rsidRDefault="00F416C6" w:rsidP="00F416C6">
            <w:pPr>
              <w:pStyle w:val="CopticHangingVerse"/>
            </w:pPr>
            <w:r>
              <w:t>ⲣⲱ ⲁⲕϣⲱⲡⲓ ⲛ̀ⲟⲩⲣⲱⲙⲓ ⲛ̀ⲉⲩⲭⲏ.</w:t>
            </w:r>
          </w:p>
        </w:tc>
      </w:tr>
      <w:tr w:rsidR="00F416C6" w:rsidTr="00F416C6">
        <w:trPr>
          <w:cantSplit/>
          <w:jc w:val="center"/>
        </w:trPr>
        <w:tc>
          <w:tcPr>
            <w:tcW w:w="288" w:type="dxa"/>
          </w:tcPr>
          <w:p w:rsidR="00F416C6" w:rsidRDefault="00F416C6" w:rsidP="00F416C6">
            <w:pPr>
              <w:pStyle w:val="CopticCross"/>
            </w:pPr>
            <w:r w:rsidRPr="00FB5ACB">
              <w:t>¿</w:t>
            </w:r>
          </w:p>
        </w:tc>
        <w:tc>
          <w:tcPr>
            <w:tcW w:w="3960" w:type="dxa"/>
          </w:tcPr>
          <w:p w:rsidR="00F416C6" w:rsidRDefault="00F416C6" w:rsidP="00F416C6">
            <w:pPr>
              <w:pStyle w:val="EngHang"/>
            </w:pPr>
            <w:r>
              <w:t>You were a faithful servant,</w:t>
            </w:r>
          </w:p>
          <w:p w:rsidR="00F416C6" w:rsidRDefault="00F416C6" w:rsidP="00F416C6">
            <w:pPr>
              <w:pStyle w:val="EngHang"/>
            </w:pPr>
            <w:r>
              <w:t>Bearing water in your jar</w:t>
            </w:r>
          </w:p>
          <w:p w:rsidR="00F416C6" w:rsidRDefault="00F416C6" w:rsidP="00F416C6">
            <w:pPr>
              <w:pStyle w:val="EngHang"/>
            </w:pPr>
            <w:r>
              <w:t>To the elderly and sick,</w:t>
            </w:r>
          </w:p>
          <w:p w:rsidR="00F416C6" w:rsidRDefault="00F416C6" w:rsidP="00F416C6">
            <w:pPr>
              <w:pStyle w:val="EngHangEnd"/>
            </w:pPr>
            <w:r>
              <w:t>And giving bread to the poor.</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Ⲛⲉ ⲛ̀ⲑⲟⲕ ⲟⲛ ⲟⲩⲣⲉϥϣⲉⲙϣⲓ ⲉϥⲉⲛϩⲟⲧ:</w:t>
            </w:r>
          </w:p>
          <w:p w:rsidR="00F416C6" w:rsidRDefault="00F416C6" w:rsidP="00F416C6">
            <w:pPr>
              <w:pStyle w:val="CopticVersemulti-line"/>
            </w:pPr>
            <w:r>
              <w:t>ⲛⲁⲕⲧ̀ⲫⲟ ⲙ̀ⲡⲓⲙⲱⲟⲩ ϧⲉⲛ ⲡⲉⲕϧⲟⲧ:</w:t>
            </w:r>
          </w:p>
          <w:p w:rsidR="00F416C6" w:rsidRDefault="00F416C6" w:rsidP="00F416C6">
            <w:pPr>
              <w:pStyle w:val="CopticVersemulti-line"/>
            </w:pPr>
            <w:r>
              <w:t>ⲉ̀ⲛⲓϧⲉⲗⲗⲟⲓ ⲛⲉⲙ ⲛⲏⲉⲧϣⲱⲛⲓ:</w:t>
            </w:r>
          </w:p>
          <w:p w:rsidR="00F416C6" w:rsidRDefault="00F416C6" w:rsidP="00F416C6">
            <w:pPr>
              <w:pStyle w:val="CopticHangingVerse"/>
            </w:pPr>
            <w:r>
              <w:t>ⲛⲁⲕϯ ⲟⲛ ⲛ̀ⲱⲓⲕ ⲛ̀ⲛⲓⲉⲧϣⲁⲧ.</w:t>
            </w:r>
          </w:p>
        </w:tc>
      </w:tr>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Hail to you, O great star;</w:t>
            </w:r>
          </w:p>
          <w:p w:rsidR="00F416C6" w:rsidRDefault="00F416C6" w:rsidP="00F416C6">
            <w:pPr>
              <w:pStyle w:val="EngHang"/>
            </w:pPr>
            <w:r>
              <w:t>The Virgin revealed your holiness</w:t>
            </w:r>
          </w:p>
          <w:p w:rsidR="00F416C6" w:rsidRDefault="00F416C6" w:rsidP="00F416C6">
            <w:pPr>
              <w:pStyle w:val="EngHang"/>
            </w:pPr>
            <w:r>
              <w:t>When you were not known,</w:t>
            </w:r>
          </w:p>
          <w:p w:rsidR="00F416C6" w:rsidRDefault="00F416C6" w:rsidP="00F416C6">
            <w:pPr>
              <w:pStyle w:val="EngHangEnd"/>
            </w:pPr>
            <w:r>
              <w:t>For you loved to appear weak.</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Ⲭⲉⲣⲉ ⲛⲁⲕ ⲡⲓⲛⲓϣϯ ⲛ̀ⲥⲓⲟⲩ ⲉ̀ⲧⲁ:</w:t>
            </w:r>
          </w:p>
          <w:p w:rsidR="00F416C6" w:rsidRDefault="00F416C6" w:rsidP="00F416C6">
            <w:pPr>
              <w:pStyle w:val="CopticVersemulti-line"/>
            </w:pPr>
            <w:r>
              <w:t>Ϯⲡⲁⲣⲏⲉⲛⲟⲥ ϭⲱⲣⲡ ⲛ̀ⲧⲉϥⲙⲉⲧⲟⲩⲁⲃ:</w:t>
            </w:r>
          </w:p>
          <w:p w:rsidR="00F416C6" w:rsidRDefault="00F416C6" w:rsidP="00F416C6">
            <w:pPr>
              <w:pStyle w:val="CopticVersemulti-line"/>
            </w:pPr>
            <w:r>
              <w:t>ⲟⲩⲟϩ ⲛⲉ ⲛ̀ⲑⲟⲕ ⲟⲩⲁⲧⲥⲟⲩⲱⲛⲕ:</w:t>
            </w:r>
          </w:p>
          <w:p w:rsidR="00F416C6" w:rsidRPr="003032D8" w:rsidRDefault="00F416C6" w:rsidP="00F416C6">
            <w:pPr>
              <w:pStyle w:val="CopticHangingVerse"/>
            </w:pPr>
            <w:r>
              <w:t>ϫⲉ ⲕ̀ⲙⲉⲓ ⲉ̀ ⲟⲩⲱⲛϩ ⲛ̀ⲧⲉⲕⲙⲉⲧϫⲱⲃ ⲉ̀ⲃⲟⲗ.</w:t>
            </w:r>
          </w:p>
        </w:tc>
      </w:tr>
      <w:tr w:rsidR="00F416C6" w:rsidTr="00F416C6">
        <w:trPr>
          <w:cantSplit/>
          <w:jc w:val="center"/>
        </w:trPr>
        <w:tc>
          <w:tcPr>
            <w:tcW w:w="288" w:type="dxa"/>
          </w:tcPr>
          <w:p w:rsidR="00F416C6" w:rsidRDefault="00F416C6" w:rsidP="00F416C6">
            <w:pPr>
              <w:pStyle w:val="CopticCross"/>
            </w:pPr>
            <w:r w:rsidRPr="00FB5ACB">
              <w:lastRenderedPageBreak/>
              <w:t>¿</w:t>
            </w:r>
          </w:p>
        </w:tc>
        <w:tc>
          <w:tcPr>
            <w:tcW w:w="3960" w:type="dxa"/>
          </w:tcPr>
          <w:p w:rsidR="00F416C6" w:rsidRDefault="00F416C6" w:rsidP="00F416C6">
            <w:pPr>
              <w:pStyle w:val="EngHang"/>
            </w:pPr>
            <w:r>
              <w:t>Pray to the Lord on our behalf,</w:t>
            </w:r>
          </w:p>
          <w:p w:rsidR="00F416C6" w:rsidRDefault="00F416C6" w:rsidP="00F416C6">
            <w:pPr>
              <w:pStyle w:val="EngHang"/>
            </w:pPr>
            <w:r>
              <w:t>O great struggler of Babylon</w:t>
            </w:r>
            <w:r>
              <w:rPr>
                <w:rStyle w:val="FootnoteReference"/>
              </w:rPr>
              <w:footnoteReference w:id="468"/>
            </w:r>
            <w:r>
              <w:t>,</w:t>
            </w:r>
          </w:p>
          <w:p w:rsidR="00F416C6" w:rsidRDefault="00F416C6" w:rsidP="00F416C6">
            <w:pPr>
              <w:pStyle w:val="EngHang"/>
            </w:pPr>
            <w:r>
              <w:t>Saint Simon the Tanner,</w:t>
            </w:r>
          </w:p>
          <w:p w:rsidR="00F416C6" w:rsidRDefault="00F416C6" w:rsidP="00F416C6">
            <w:pPr>
              <w:pStyle w:val="EngHangEnd"/>
            </w:pPr>
            <w:r>
              <w:t>That He may forgive us our sins.</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Ⲧⲱⲃϩ ⲙ̀Ⲡⲟ̄ⲥ̄ ⲉ̀ϩ̀ⲣⲏⲓ ⲉϫⲱⲛ:</w:t>
            </w:r>
          </w:p>
          <w:p w:rsidR="00F416C6" w:rsidRDefault="00F416C6" w:rsidP="00F416C6">
            <w:pPr>
              <w:pStyle w:val="CopticVersemulti-line"/>
            </w:pPr>
            <w:r>
              <w:t>ⲡⲓⲛⲓϣϯ ⲛ̀ⲁⲑⲗⲏⲧⲏⲥ ⲫⲁ Ⲃⲁⲃⲩⲗⲱⲛ:</w:t>
            </w:r>
          </w:p>
          <w:p w:rsidR="00F416C6" w:rsidRDefault="00F416C6" w:rsidP="00F416C6">
            <w:pPr>
              <w:pStyle w:val="CopticVersemulti-line"/>
            </w:pPr>
            <w:r>
              <w:t>ⲡⲓⲁⲅⲓⲟⲥ Ⲥⲓⲙⲱⲛ ⲡⲓⲃⲁⲕϣⲁⲣ:</w:t>
            </w:r>
          </w:p>
          <w:p w:rsidR="00F416C6" w:rsidRDefault="00F416C6" w:rsidP="00F416C6">
            <w:pPr>
              <w:pStyle w:val="CopticHangingVerse"/>
            </w:pPr>
            <w:r>
              <w:t>ⲛ̀ⲧⲉϥ ⲭⲁ ⲛⲉⲛⲛⲟⲃⲓ ⲃⲁⲃ ⲉ̀ⲃⲟⲗ.</w:t>
            </w:r>
          </w:p>
        </w:tc>
      </w:tr>
    </w:tbl>
    <w:p w:rsidR="00205EA4" w:rsidRDefault="00FF5FF3" w:rsidP="00495F1A">
      <w:pPr>
        <w:pStyle w:val="Heading3"/>
      </w:pPr>
      <w:r>
        <w:t xml:space="preserve">December 4 (5) / Koiak 8: </w:t>
      </w:r>
      <w:r w:rsidR="00743CE8">
        <w:t xml:space="preserve">The Martyrdom of </w:t>
      </w:r>
      <w:r>
        <w:t>Sts. Barbara and Juliana</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The light of the Holy Trinity</w:t>
            </w:r>
          </w:p>
          <w:p w:rsidR="00743CE8" w:rsidRDefault="00743CE8" w:rsidP="00743CE8">
            <w:pPr>
              <w:pStyle w:val="EngHang"/>
            </w:pPr>
            <w:r>
              <w:t>Has shone upon this virgin,</w:t>
            </w:r>
          </w:p>
          <w:p w:rsidR="00743CE8" w:rsidRDefault="00743CE8" w:rsidP="00743CE8">
            <w:pPr>
              <w:pStyle w:val="EngHang"/>
            </w:pPr>
            <w:r>
              <w:t>Saint Barbara,</w:t>
            </w:r>
          </w:p>
          <w:p w:rsidR="00743CE8" w:rsidRDefault="00743CE8" w:rsidP="00743CE8">
            <w:pPr>
              <w:pStyle w:val="EngHangEnd"/>
            </w:pPr>
            <w:r>
              <w:t>The bride of Christ.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Ⲡⲓⲟⲩⲱⲓⲛⲓ ⲛ̀Ϯⲧ̀ⲣⲓⲁⲥ ⲉ̄ⲑ̄ⲩ̄:</w:t>
            </w:r>
          </w:p>
          <w:p w:rsidR="00743CE8" w:rsidRDefault="00743CE8" w:rsidP="00743CE8">
            <w:pPr>
              <w:pStyle w:val="CopticVersemulti-line"/>
            </w:pPr>
            <w:r>
              <w:t>ⲁϥϣⲁⲓ ⲉ̀ϫⲉⲛ ⲧⲁⲓⲡⲁⲣⲑⲉⲛⲟⲥ:</w:t>
            </w:r>
          </w:p>
          <w:p w:rsidR="00743CE8" w:rsidRDefault="00743CE8" w:rsidP="00743CE8">
            <w:pPr>
              <w:pStyle w:val="CopticVersemulti-line"/>
            </w:pPr>
            <w:r>
              <w:t>ϯⲁ̀ⲅⲓⲁ Ⲃⲁⲣⲃⲁⲣⲁ:</w:t>
            </w:r>
          </w:p>
          <w:p w:rsidR="00743CE8" w:rsidRDefault="00743CE8" w:rsidP="00743CE8">
            <w:pPr>
              <w:pStyle w:val="CopticHangingVerse"/>
            </w:pPr>
            <w:r>
              <w:t>ϯϣⲉⲗⲉⲧ ⲛ̀ⲧⲉ Ⲡⲭ̄ⲥ̄.</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She loved the Holy Trinity,</w:t>
            </w:r>
          </w:p>
          <w:p w:rsidR="00743CE8" w:rsidRDefault="00743CE8" w:rsidP="00743CE8">
            <w:pPr>
              <w:pStyle w:val="EngHang"/>
            </w:pPr>
            <w:r>
              <w:t>And despised her father,</w:t>
            </w:r>
          </w:p>
          <w:p w:rsidR="00743CE8" w:rsidRDefault="00743CE8" w:rsidP="00743CE8">
            <w:pPr>
              <w:pStyle w:val="EngHang"/>
            </w:pPr>
            <w:r>
              <w:t>The lawless man that</w:t>
            </w:r>
          </w:p>
          <w:p w:rsidR="00743CE8" w:rsidRDefault="00743CE8" w:rsidP="00743CE8">
            <w:pPr>
              <w:pStyle w:val="EngHangEnd"/>
            </w:pPr>
            <w:r>
              <w:t>Beheaded her by his own hand.</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Ⲉⲥⲙⲉⲛⲣⲉ ⲛ̀Ϯⲧ̀ⲣⲓⲁⲥ ⲉ̄ⲑ̄ⲩ̄:</w:t>
            </w:r>
          </w:p>
          <w:p w:rsidR="00743CE8" w:rsidRDefault="00743CE8" w:rsidP="00743CE8">
            <w:pPr>
              <w:pStyle w:val="CopticVersemulti-line"/>
            </w:pPr>
            <w:r>
              <w:t>ⲟⲩⲟϩ ⲉⲑⲙⲟⲥϯ ⲅⲁⲣ ⲙ̀ⲡⲉⲥⲓⲱⲧ:</w:t>
            </w:r>
          </w:p>
          <w:p w:rsidR="00743CE8" w:rsidRDefault="00743CE8" w:rsidP="00743CE8">
            <w:pPr>
              <w:pStyle w:val="CopticVersemulti-line"/>
            </w:pPr>
            <w:r>
              <w:t>ⲡⲓⲣⲱⲙⲓ ⲛ̀ⲁ̀ⲛⲟⲙⲟⲥ ⲉ̀ⲧⲁϥϣⲁⲧ:</w:t>
            </w:r>
          </w:p>
          <w:p w:rsidR="00743CE8" w:rsidRDefault="00743CE8" w:rsidP="00743CE8">
            <w:pPr>
              <w:pStyle w:val="CopticHangingVerse"/>
            </w:pPr>
            <w:r>
              <w:t>ⲛ̀ⲧⲉⲥⲁ̀ⲫⲉ ϧⲉⲛ ⲧⲉϥϫⲓϫ.</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Rejoice O righteous bride,</w:t>
            </w:r>
          </w:p>
          <w:p w:rsidR="00743CE8" w:rsidRDefault="00743CE8" w:rsidP="00743CE8">
            <w:pPr>
              <w:pStyle w:val="EngHang"/>
            </w:pPr>
            <w:r>
              <w:t>Who since her childhood</w:t>
            </w:r>
          </w:p>
          <w:p w:rsidR="00743CE8" w:rsidRDefault="00743CE8" w:rsidP="00743CE8">
            <w:pPr>
              <w:pStyle w:val="EngHang"/>
            </w:pPr>
            <w:r>
              <w:t>Became a sanctuary</w:t>
            </w:r>
          </w:p>
          <w:p w:rsidR="00743CE8" w:rsidRDefault="00743CE8" w:rsidP="00743CE8">
            <w:pPr>
              <w:pStyle w:val="EngHangEnd"/>
            </w:pPr>
            <w:r>
              <w:t>For the Holy Spirit.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Ⲣⲁϣⲓ ⲱ̀ ϯϣⲉⲗⲉⲧ ⲙ̀ⲙⲛⲏⲓ:</w:t>
            </w:r>
          </w:p>
          <w:p w:rsidR="00743CE8" w:rsidRDefault="00743CE8" w:rsidP="00743CE8">
            <w:pPr>
              <w:pStyle w:val="CopticVersemulti-line"/>
            </w:pPr>
            <w:r>
              <w:t>ⲉⲏⲉ̀ⲧⲁⲥϣⲱⲡⲓ ⲛ̀ⲟⲩⲉ̀ⲣⲫⲉⲓ:</w:t>
            </w:r>
          </w:p>
          <w:p w:rsidR="00743CE8" w:rsidRDefault="00743CE8" w:rsidP="00743CE8">
            <w:pPr>
              <w:pStyle w:val="CopticVersemulti-line"/>
            </w:pPr>
            <w:r>
              <w:t>ⲛ̀ⲧⲉ ⲡⲓⲠⲛⲉⲩⲙⲁ ⲉ̄ⲑ̄ⲩ̄:</w:t>
            </w:r>
          </w:p>
          <w:p w:rsidR="00743CE8" w:rsidRDefault="00743CE8" w:rsidP="00743CE8">
            <w:pPr>
              <w:pStyle w:val="CopticHangingVerse"/>
            </w:pPr>
            <w:r>
              <w:t>ⲓⲥϫⲉⲛ ⲧⲉⲥⲙⲉⲧⲕⲟⲩϫⲓ ⲛ̀ⲁ̀ⲗⲟⲩ.</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For you became a daughter</w:t>
            </w:r>
          </w:p>
          <w:p w:rsidR="00743CE8" w:rsidRDefault="00743CE8" w:rsidP="00743CE8">
            <w:pPr>
              <w:pStyle w:val="EngHang"/>
            </w:pPr>
            <w:r>
              <w:t>Of the heavenly Father,</w:t>
            </w:r>
          </w:p>
          <w:p w:rsidR="00743CE8" w:rsidRDefault="00743CE8" w:rsidP="00743CE8">
            <w:pPr>
              <w:pStyle w:val="EngHang"/>
            </w:pPr>
            <w:r>
              <w:t>And a daughter</w:t>
            </w:r>
          </w:p>
          <w:p w:rsidR="00743CE8" w:rsidRDefault="00743CE8" w:rsidP="00743CE8">
            <w:pPr>
              <w:pStyle w:val="EngHangEnd"/>
            </w:pPr>
            <w:r>
              <w:t>Of the Virgin Mary.</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Ⲉⲣⲉϣⲱⲡⲓ ⲅⲁⲣ ⲛ̀ⲑⲟ:</w:t>
            </w:r>
          </w:p>
          <w:p w:rsidR="00743CE8" w:rsidRDefault="00743CE8" w:rsidP="00743CE8">
            <w:pPr>
              <w:pStyle w:val="CopticVersemulti-line"/>
            </w:pPr>
            <w:r>
              <w:t>ⲧϣⲉⲣⲓ ⲙ̀Ⲫⲓⲱⲧ ⲉⲧ ϧⲉⲛ ⲛⲓⲫⲏⲟⲩⲓ̀:</w:t>
            </w:r>
          </w:p>
          <w:p w:rsidR="00743CE8" w:rsidRDefault="00743CE8" w:rsidP="00743CE8">
            <w:pPr>
              <w:pStyle w:val="CopticVersemulti-line"/>
            </w:pPr>
            <w:r>
              <w:t>ⲟⲩⲟϩ ⲉ̀ⲣⲉ ϣⲱⲡⲓ ⲅⲁⲣ ⲛ̀ⲟⲩϣⲉⲣⲓ:</w:t>
            </w:r>
          </w:p>
          <w:p w:rsidR="00743CE8" w:rsidRDefault="00743CE8" w:rsidP="00743CE8">
            <w:pPr>
              <w:pStyle w:val="CopticHangingVerse"/>
            </w:pPr>
            <w:r>
              <w:t>ⲙ̀Ⲙⲁⲣⲓⲁ ϯⲡⲁⲣⲑⲉⲛⲟⲥ.</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We honour you joyfully,</w:t>
            </w:r>
          </w:p>
          <w:p w:rsidR="00743CE8" w:rsidRDefault="00743CE8" w:rsidP="00743CE8">
            <w:pPr>
              <w:pStyle w:val="EngHang"/>
            </w:pPr>
            <w:r>
              <w:t>O brides of Christ:</w:t>
            </w:r>
          </w:p>
          <w:p w:rsidR="00743CE8" w:rsidRDefault="00743CE8" w:rsidP="00743CE8">
            <w:pPr>
              <w:pStyle w:val="EngHang"/>
            </w:pPr>
            <w:r>
              <w:t>Saint Barbara</w:t>
            </w:r>
          </w:p>
          <w:p w:rsidR="00743CE8" w:rsidRDefault="00743CE8" w:rsidP="00743CE8">
            <w:pPr>
              <w:pStyle w:val="EngHangEnd"/>
            </w:pPr>
            <w:r>
              <w:t>And Saint Juliana.</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Ⲧⲉⲛⲧⲁⲓⲟ̀ ⲙ̀ⲙⲱⲧⲉⲛ ϧⲉⲛ ⲟⲩⲟⲩⲛⲟϥ:</w:t>
            </w:r>
          </w:p>
          <w:p w:rsidR="00743CE8" w:rsidRDefault="00743CE8" w:rsidP="00743CE8">
            <w:pPr>
              <w:pStyle w:val="CopticVersemulti-line"/>
            </w:pPr>
            <w:r>
              <w:t>ⲱ̀ ⲛⲓϣⲉⲗⲉⲧ ⲛ̀ⲧⲉ Ⲡⲭ̄ⲥ̄:</w:t>
            </w:r>
          </w:p>
          <w:p w:rsidR="00743CE8" w:rsidRDefault="00743CE8" w:rsidP="00743CE8">
            <w:pPr>
              <w:pStyle w:val="CopticVersemulti-line"/>
            </w:pPr>
            <w:r>
              <w:t>ϯⲁ̀ⲅⲓⲁ Ⲃⲁⲣⲃⲁⲣⲁ:</w:t>
            </w:r>
          </w:p>
          <w:p w:rsidR="00743CE8" w:rsidRPr="003032D8" w:rsidRDefault="00743CE8" w:rsidP="00743CE8">
            <w:pPr>
              <w:pStyle w:val="CopticHangingVerse"/>
            </w:pPr>
            <w:r>
              <w:t>ⲛⲉⲙ ϯⲁⲅⲓⲁ Ⲓⲱⲗⲓⲁⲛⲁ.</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Pray to the Lord on our behalf,</w:t>
            </w:r>
          </w:p>
          <w:p w:rsidR="00743CE8" w:rsidRDefault="00743CE8" w:rsidP="00743CE8">
            <w:pPr>
              <w:pStyle w:val="EngHang"/>
            </w:pPr>
            <w:r>
              <w:t>O brides of Christ,</w:t>
            </w:r>
          </w:p>
          <w:p w:rsidR="00743CE8" w:rsidRDefault="00743CE8" w:rsidP="00743CE8">
            <w:pPr>
              <w:pStyle w:val="EngHang"/>
            </w:pPr>
            <w:r>
              <w:t>Barbara and Juliana,</w:t>
            </w:r>
          </w:p>
          <w:p w:rsidR="00743CE8" w:rsidRDefault="00743CE8" w:rsidP="00743CE8">
            <w:pPr>
              <w:pStyle w:val="EngHangEnd"/>
            </w:pPr>
            <w:r>
              <w:t>That He may forgive us our sins.</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Ⲧⲱⲃϩ ⲙ̀Ⲡⲟ̄ⲥ̄ ⲉ̀ϩ̀ⲣⲏⲓ ⲉ̀ϫⲱⲛ:</w:t>
            </w:r>
          </w:p>
          <w:p w:rsidR="00743CE8" w:rsidRDefault="00743CE8" w:rsidP="00743CE8">
            <w:pPr>
              <w:pStyle w:val="CopticVersemulti-line"/>
            </w:pPr>
            <w:r>
              <w:t>ⲱ̀ ⲛⲓϣⲉⲗⲉⲧ ⲛ̀ⲧⲉ Ⲡⲭ̄ⲥ̄:</w:t>
            </w:r>
          </w:p>
          <w:p w:rsidR="00743CE8" w:rsidRDefault="00743CE8" w:rsidP="00743CE8">
            <w:pPr>
              <w:pStyle w:val="CopticVersemulti-line"/>
            </w:pPr>
            <w:r>
              <w:t>Ⲃⲁⲣⲃⲁⲣⲁ ⲛⲉⲙ Ⲓⲱⲗⲓⲁⲛⲁ:</w:t>
            </w:r>
          </w:p>
          <w:p w:rsidR="00743CE8" w:rsidRDefault="00743CE8" w:rsidP="00743CE8">
            <w:pPr>
              <w:pStyle w:val="CopticHangingVerse"/>
            </w:pPr>
            <w:r>
              <w:t>ⲛ̀ⲧⲉϥ ⲭⲁ ⲛⲉⲛⲛⲟⲃⲓ ⲛⲁⲛ ⲉⲃⲟⲗ.</w:t>
            </w:r>
          </w:p>
        </w:tc>
      </w:tr>
    </w:tbl>
    <w:p w:rsidR="00743CE8" w:rsidRDefault="00743CE8" w:rsidP="00743CE8">
      <w:pPr>
        <w:pStyle w:val="Heading3"/>
      </w:pPr>
      <w:r>
        <w:t>December 4 (5) / Koiak 8: Also St. Samuel the Confessor</w:t>
      </w:r>
    </w:p>
    <w:p w:rsidR="00224925" w:rsidRDefault="00224925" w:rsidP="0022492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rsidR="00224925" w:rsidRPr="004764BD" w:rsidRDefault="00224925" w:rsidP="002B038E">
            <w:pPr>
              <w:pStyle w:val="EngHang"/>
            </w:pPr>
            <w:r w:rsidRPr="004764BD">
              <w:t xml:space="preserve">Who has </w:t>
            </w:r>
            <w:r>
              <w:t>gained</w:t>
            </w:r>
            <w:r w:rsidRPr="004764BD">
              <w:t xml:space="preserve"> great virtues,</w:t>
            </w:r>
          </w:p>
          <w:p w:rsidR="00224925" w:rsidRDefault="00224925" w:rsidP="002B038E">
            <w:pPr>
              <w:pStyle w:val="EngHangEnd"/>
            </w:pPr>
            <w:r w:rsidRPr="004764BD">
              <w:t xml:space="preserve">In the desert of </w:t>
            </w:r>
            <w:r>
              <w:t>Shiheet</w:t>
            </w:r>
            <w:r w:rsidRPr="004764BD">
              <w:rPr>
                <w:rStyle w:val="FootnoteReference"/>
              </w:rPr>
              <w:footnoteReference w:id="469"/>
            </w:r>
            <w:r w:rsidRPr="004764BD">
              <w:t>.</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ⲡⲓⲛⲓϣϯ ϧⲉⲛ ⲛⲓⲁ̀ⲅⲓⲟⲥ:</w:t>
            </w:r>
          </w:p>
          <w:p w:rsidR="00224925" w:rsidRDefault="00224925" w:rsidP="00224925">
            <w:pPr>
              <w:pStyle w:val="CopticVersemulti-line"/>
            </w:pPr>
            <w:r>
              <w:t>ⲫⲏⲉ̀ⲧⲁϥⲓ̀ⲣⲓ ⲛ̀ϩⲁⲛⲛⲓϣϯ ⲛ̀ⲁⲣⲉ̀ⲧⲏ:</w:t>
            </w:r>
          </w:p>
          <w:p w:rsidR="00224925" w:rsidRPr="00C35319" w:rsidRDefault="00224925" w:rsidP="00224925">
            <w:pPr>
              <w:pStyle w:val="CopticHangingVerse"/>
            </w:pPr>
            <w:r>
              <w:t>ϧⲉⲛ ⲡ̀ⲧⲱⲟⲩ ⲛ̀ⲧⲉ Ϣⲓϩⲏⲧ.</w:t>
            </w:r>
          </w:p>
        </w:tc>
      </w:tr>
      <w:tr w:rsidR="00224925" w:rsidTr="002B038E">
        <w:trPr>
          <w:cantSplit/>
          <w:jc w:val="center"/>
        </w:trPr>
        <w:tc>
          <w:tcPr>
            <w:tcW w:w="288" w:type="dxa"/>
          </w:tcPr>
          <w:p w:rsidR="00224925" w:rsidRDefault="00224925" w:rsidP="002B038E">
            <w:pPr>
              <w:pStyle w:val="CopticCross"/>
            </w:pPr>
            <w:r w:rsidRPr="00FB5ACB">
              <w:t>¿</w:t>
            </w: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tore the Tome of Leo,</w:t>
            </w:r>
          </w:p>
          <w:p w:rsidR="00224925" w:rsidRPr="004764BD" w:rsidRDefault="00224925" w:rsidP="002B038E">
            <w:pPr>
              <w:pStyle w:val="EngHang"/>
            </w:pPr>
            <w:r>
              <w:t>And confirmed his brother</w:t>
            </w:r>
          </w:p>
          <w:p w:rsidR="00224925" w:rsidRDefault="00224925" w:rsidP="002B038E">
            <w:pPr>
              <w:pStyle w:val="EngHangEnd"/>
            </w:pPr>
            <w:r w:rsidRPr="004764BD">
              <w:t>In the Orthodox faith.</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ⲫⲏⲉ̀ⲧⲁϥⲫⲱϧ ⲙ̀ⲡ̀ⲧⲟⲙⲟⲥ ⲛ̀Ⲗⲉⲱⲛ:</w:t>
            </w:r>
          </w:p>
          <w:p w:rsidR="00224925" w:rsidRDefault="00224925" w:rsidP="00224925">
            <w:pPr>
              <w:pStyle w:val="CopticVersemulti-line"/>
            </w:pPr>
            <w:r>
              <w:t>ⲟⲩⲟϩ ⲁϥⲧⲁϫⲣⲟ ⲛ̀ⲛⲉϥⲥ̀ⲛⲏⲟⲩ:</w:t>
            </w:r>
          </w:p>
          <w:p w:rsidR="00224925" w:rsidRPr="00CF5919" w:rsidRDefault="00224925" w:rsidP="00224925">
            <w:pPr>
              <w:pStyle w:val="CopticHangingVerse"/>
            </w:pPr>
            <w:r>
              <w:t>ϧⲉⲛ ⲡⲓⲛⲁϩϯ ⲛ̀ⲟⲣⲑⲟⲇⲟⲝⲟⲥ.</w:t>
            </w:r>
          </w:p>
        </w:tc>
      </w:tr>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t>T</w:t>
            </w:r>
            <w:r w:rsidRPr="004764BD">
              <w:t>herefore  the ungodly Makis Atrianos</w:t>
            </w:r>
            <w:r w:rsidRPr="004764BD">
              <w:rPr>
                <w:rStyle w:val="FootnoteReference"/>
              </w:rPr>
              <w:footnoteReference w:id="470"/>
            </w:r>
          </w:p>
          <w:p w:rsidR="00224925" w:rsidRPr="004764BD" w:rsidRDefault="00224925" w:rsidP="002B038E">
            <w:pPr>
              <w:pStyle w:val="EngHang"/>
            </w:pPr>
            <w:r>
              <w:t>Pursued after him;</w:t>
            </w:r>
          </w:p>
          <w:p w:rsidR="00224925" w:rsidRPr="004764BD" w:rsidRDefault="00224925" w:rsidP="002B038E">
            <w:pPr>
              <w:pStyle w:val="EngHang"/>
            </w:pPr>
            <w:r w:rsidRPr="004764BD">
              <w:t xml:space="preserve">He </w:t>
            </w:r>
            <w:r>
              <w:t>sent him</w:t>
            </w:r>
            <w:r w:rsidRPr="004764BD">
              <w:t xml:space="preserve"> to the desert of Kalamon,</w:t>
            </w:r>
          </w:p>
          <w:p w:rsidR="00224925" w:rsidRDefault="00224925" w:rsidP="002B038E">
            <w:pPr>
              <w:pStyle w:val="EngHangEnd"/>
            </w:pPr>
            <w:r w:rsidRPr="004764BD">
              <w:t>With four chosen monks.</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Ⲉⲑⲃⲉ ⲫⲁⲓ ⲁϥϭⲟϫⲓ ⲛ̀ⲥⲱϥ:</w:t>
            </w:r>
          </w:p>
          <w:p w:rsidR="00224925" w:rsidRDefault="00224925" w:rsidP="00224925">
            <w:pPr>
              <w:pStyle w:val="CopticVersemulti-line"/>
            </w:pPr>
            <w:r>
              <w:t>ⲛ̀ϫⲉ Ⲙⲁⲕⲓⲥ Ⲁⲧⲣⲓⲁ̀ⲛⲟⲥ ⲡⲓⲁ̀ⲥⲉⲃⲏⲥ:</w:t>
            </w:r>
          </w:p>
          <w:p w:rsidR="00224925" w:rsidRDefault="00224925" w:rsidP="00224925">
            <w:pPr>
              <w:pStyle w:val="CopticVersemulti-line"/>
            </w:pPr>
            <w:r>
              <w:t>ⲟⲩⲟϩ ⲁϥⲓ̀ ϩⲁ ⲡ̀ⲧⲱⲟⲩ ⲛ̀Ⲕⲁⲗⲁⲙⲟⲛ:</w:t>
            </w:r>
          </w:p>
          <w:p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rsidTr="002B038E">
        <w:trPr>
          <w:cantSplit/>
          <w:jc w:val="center"/>
        </w:trPr>
        <w:tc>
          <w:tcPr>
            <w:tcW w:w="288" w:type="dxa"/>
          </w:tcPr>
          <w:p w:rsidR="00224925" w:rsidRDefault="00224925" w:rsidP="002B038E">
            <w:pPr>
              <w:pStyle w:val="CopticCross"/>
            </w:pPr>
            <w:r w:rsidRPr="00FB5ACB">
              <w:lastRenderedPageBreak/>
              <w:t>¿</w:t>
            </w:r>
          </w:p>
        </w:tc>
        <w:tc>
          <w:tcPr>
            <w:tcW w:w="3960" w:type="dxa"/>
          </w:tcPr>
          <w:p w:rsidR="00224925" w:rsidRPr="004764BD" w:rsidRDefault="00224925" w:rsidP="002B038E">
            <w:pPr>
              <w:pStyle w:val="EngHang"/>
            </w:pPr>
            <w:r w:rsidRPr="004764BD">
              <w:t>Abba Samuel the confessor,</w:t>
            </w:r>
          </w:p>
          <w:p w:rsidR="00224925" w:rsidRPr="004764BD" w:rsidRDefault="00224925" w:rsidP="002B038E">
            <w:pPr>
              <w:pStyle w:val="EngHang"/>
            </w:pPr>
            <w:r>
              <w:t>Endured through</w:t>
            </w:r>
          </w:p>
          <w:p w:rsidR="00224925" w:rsidRPr="004764BD" w:rsidRDefault="00224925" w:rsidP="002B038E">
            <w:pPr>
              <w:pStyle w:val="EngHang"/>
            </w:pPr>
            <w:r>
              <w:t>T</w:t>
            </w:r>
            <w:r w:rsidRPr="004764BD">
              <w:t>he travails of persecution,</w:t>
            </w:r>
          </w:p>
          <w:p w:rsidR="00224925" w:rsidRDefault="00224925" w:rsidP="002B038E">
            <w:pPr>
              <w:pStyle w:val="EngHangEnd"/>
            </w:pPr>
            <w:r w:rsidRPr="004764BD">
              <w:t>And the captivity of the Barbarians.</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Ⲁⲃⲃⲁ Ⲥⲁⲙⲟⲩⲏⲗ ⲡⲓⲟ̀ⲙⲟⲗⲟⲅⲓⲧⲏⲥ:</w:t>
            </w:r>
          </w:p>
          <w:p w:rsidR="00224925" w:rsidRDefault="00224925" w:rsidP="00224925">
            <w:pPr>
              <w:pStyle w:val="CopticVersemulti-line"/>
            </w:pPr>
            <w:r>
              <w:t>ⲛ̀ⲑⲟϥ ⲁϥⲉⲣϩⲩⲛⲟⲙⲟⲛⲓⲛ:</w:t>
            </w:r>
          </w:p>
          <w:p w:rsidR="00224925" w:rsidRDefault="00224925" w:rsidP="00224925">
            <w:pPr>
              <w:pStyle w:val="CopticVersemulti-line"/>
            </w:pPr>
            <w:r>
              <w:t>ⲉ̀ϫⲉⲛ ⲛⲓϧⲓⲥⲓ ⲛ̀ⲧⲉ ⲡⲓⲇⲓⲱⲅⲙⲟⲥ:</w:t>
            </w:r>
          </w:p>
          <w:p w:rsidR="00224925" w:rsidRDefault="00224925" w:rsidP="00224925">
            <w:pPr>
              <w:pStyle w:val="CopticHangingVerse"/>
            </w:pPr>
            <w:r>
              <w:t>ⲛⲉⲙ ϯⲉⲭⲙⲁⲗⲱⲥⲓⲁ̀ ⲛ̀ⲧⲉ ⲛⲓⲃⲁⲣⲃⲁⲣⲟⲥ.</w:t>
            </w:r>
          </w:p>
        </w:tc>
      </w:tr>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worked great signs and wonders,</w:t>
            </w:r>
          </w:p>
          <w:p w:rsidR="00224925" w:rsidRPr="004764BD" w:rsidRDefault="00224925" w:rsidP="002B038E">
            <w:pPr>
              <w:pStyle w:val="EngHang"/>
            </w:pPr>
            <w:r w:rsidRPr="004764BD">
              <w:t>And healed the sick,</w:t>
            </w:r>
          </w:p>
          <w:p w:rsidR="00224925" w:rsidRDefault="00224925" w:rsidP="002B038E">
            <w:pPr>
              <w:pStyle w:val="EngHangEnd"/>
            </w:pPr>
            <w:r w:rsidRPr="004764BD">
              <w:t>In the monastery and city of the Barbarians.</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ⲫⲏⲉ̀ⲧⲁϥⲓ̀ⲣⲓ ⲛ̀ϩⲁⲛⲙⲏⲓⲛⲓ ⲛⲉⲙ ϩⲁⲛϣ̀ⲫⲏⲣⲓ:</w:t>
            </w:r>
          </w:p>
          <w:p w:rsidR="00224925" w:rsidRDefault="00224925" w:rsidP="00224925">
            <w:pPr>
              <w:pStyle w:val="CopticVersemulti-line"/>
            </w:pPr>
            <w:r>
              <w:t>ⲟⲩⲟϩ ⲁϥⲧⲁⲗϭⲟ ⲛ̀ⲛⲏⲉⲧϣⲱⲛⲓ:</w:t>
            </w:r>
          </w:p>
          <w:p w:rsidR="00224925" w:rsidRDefault="00224925" w:rsidP="00224925">
            <w:pPr>
              <w:pStyle w:val="CopticHangingVerse"/>
            </w:pPr>
            <w:r>
              <w:t>ϧⲉⲛ ⲡⲓⲙⲟⲛⲁⲥⲧⲏⲣⲓⲟⲛ ⲛⲉⲙ ⲑ̀ⲃⲁⲕⲓ ⲛ̀ⲛⲓⲃⲁⲣⲃⲁⲣⲟⲥ.</w:t>
            </w:r>
          </w:p>
        </w:tc>
      </w:tr>
      <w:tr w:rsidR="00224925" w:rsidTr="002B038E">
        <w:trPr>
          <w:cantSplit/>
          <w:jc w:val="center"/>
        </w:trPr>
        <w:tc>
          <w:tcPr>
            <w:tcW w:w="288" w:type="dxa"/>
          </w:tcPr>
          <w:p w:rsidR="00224925" w:rsidRDefault="00224925" w:rsidP="002B038E">
            <w:pPr>
              <w:pStyle w:val="CopticCross"/>
            </w:pPr>
            <w:r w:rsidRPr="00FB5ACB">
              <w:t>¿</w:t>
            </w: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became a compassionate father,</w:t>
            </w:r>
          </w:p>
          <w:p w:rsidR="00224925" w:rsidRPr="004764BD" w:rsidRDefault="00224925" w:rsidP="002B038E">
            <w:pPr>
              <w:pStyle w:val="EngHang"/>
            </w:pPr>
            <w:r w:rsidRPr="004764BD">
              <w:t>And a good teacher,</w:t>
            </w:r>
          </w:p>
          <w:p w:rsidR="00224925" w:rsidRDefault="00224925" w:rsidP="002B038E">
            <w:pPr>
              <w:pStyle w:val="EngHangEnd"/>
            </w:pPr>
            <w:r w:rsidRPr="004764BD">
              <w:t>To his monastic sons.</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Ⲫⲏⲉ̀ⲧⲁϥϣⲱⲡⲓ ⲛ̀ⲓⲱⲧ ⲛ̀ⲛⲁⲏⲧ:</w:t>
            </w:r>
          </w:p>
          <w:p w:rsidR="00224925" w:rsidRDefault="00224925" w:rsidP="00224925">
            <w:pPr>
              <w:pStyle w:val="CopticVersemulti-line"/>
            </w:pPr>
            <w:r>
              <w:t>ⲛⲉⲙ ⲟⲩⲣⲉϥⲧⲥ̀ⲃⲱ ⲛ̀ⲁ̀ⲅⲁⲑⲟⲥ:</w:t>
            </w:r>
          </w:p>
          <w:p w:rsidR="00224925" w:rsidRDefault="00224925" w:rsidP="00224925">
            <w:pPr>
              <w:pStyle w:val="CopticHangingVerse"/>
            </w:pPr>
            <w:r>
              <w:t>ⲛ̀ⲛⲉϥϣⲏⲣⲓ ⲙ̀ⲙⲟⲛⲁⲭⲟⲥ.</w:t>
            </w:r>
          </w:p>
        </w:tc>
      </w:tr>
      <w:tr w:rsidR="00224925" w:rsidTr="002B038E">
        <w:trPr>
          <w:cantSplit/>
          <w:jc w:val="center"/>
        </w:trPr>
        <w:tc>
          <w:tcPr>
            <w:tcW w:w="288" w:type="dxa"/>
          </w:tcPr>
          <w:p w:rsidR="00224925" w:rsidRPr="00FB5ACB"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became very great,</w:t>
            </w:r>
          </w:p>
          <w:p w:rsidR="00224925" w:rsidRPr="004764BD" w:rsidRDefault="00224925" w:rsidP="002B038E">
            <w:pPr>
              <w:pStyle w:val="EngHang"/>
            </w:pPr>
            <w:r w:rsidRPr="004764BD">
              <w:t>In heaven and on the earth,</w:t>
            </w:r>
          </w:p>
          <w:p w:rsidR="00224925" w:rsidRDefault="00224925" w:rsidP="002B038E">
            <w:pPr>
              <w:pStyle w:val="EngHangEnd"/>
            </w:pPr>
            <w:r w:rsidRPr="004764BD">
              <w:t xml:space="preserve">Before God and </w:t>
            </w:r>
            <w:r>
              <w:t xml:space="preserve">before </w:t>
            </w:r>
            <w:r w:rsidRPr="004764BD">
              <w:t>men.</w:t>
            </w:r>
          </w:p>
        </w:tc>
        <w:tc>
          <w:tcPr>
            <w:tcW w:w="288" w:type="dxa"/>
          </w:tcPr>
          <w:p w:rsidR="00224925" w:rsidRDefault="00224925" w:rsidP="002B038E"/>
        </w:tc>
        <w:tc>
          <w:tcPr>
            <w:tcW w:w="288" w:type="dxa"/>
          </w:tcPr>
          <w:p w:rsidR="00224925" w:rsidRPr="00FB5ACB"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ⲫⲏⲉ̀ⲧⲁϥⲉⲣⲛⲓϣϯ ⲉ̀ⲙⲁϣⲱ:</w:t>
            </w:r>
          </w:p>
          <w:p w:rsidR="00224925" w:rsidRDefault="00224925" w:rsidP="00224925">
            <w:pPr>
              <w:pStyle w:val="CopticVersemulti-line"/>
            </w:pPr>
            <w:r>
              <w:t>ϧⲉⲛ ⲧ̀ⲫⲉ ⲛⲉⲙ ϩⲓϫⲉⲛ ⲡⲓⲕⲁϩⲓ:</w:t>
            </w:r>
          </w:p>
          <w:p w:rsidR="00224925" w:rsidRDefault="00224925" w:rsidP="00224925">
            <w:pPr>
              <w:pStyle w:val="CopticHangingVerse"/>
            </w:pPr>
            <w:r>
              <w:t>ϧⲁⲧⲉⲛ Ⲫϯ ⲛⲉⲙ ⲛⲓⲣⲱⲙⲓ.</w:t>
            </w:r>
          </w:p>
        </w:tc>
      </w:tr>
      <w:tr w:rsidR="00224925" w:rsidTr="002B038E">
        <w:trPr>
          <w:cantSplit/>
          <w:jc w:val="center"/>
        </w:trPr>
        <w:tc>
          <w:tcPr>
            <w:tcW w:w="288" w:type="dxa"/>
          </w:tcPr>
          <w:p w:rsidR="00224925" w:rsidRPr="00FB5ACB" w:rsidRDefault="00224925" w:rsidP="002B038E">
            <w:pPr>
              <w:pStyle w:val="CopticCross"/>
            </w:pPr>
            <w:r w:rsidRPr="00FB5ACB">
              <w:t>¿</w:t>
            </w:r>
          </w:p>
        </w:tc>
        <w:tc>
          <w:tcPr>
            <w:tcW w:w="3960" w:type="dxa"/>
          </w:tcPr>
          <w:p w:rsidR="00224925" w:rsidRPr="004764BD" w:rsidRDefault="00224925" w:rsidP="002B038E">
            <w:pPr>
              <w:pStyle w:val="EngHang"/>
            </w:pPr>
            <w:r w:rsidRPr="004764BD">
              <w:t>Pray to the Lord on our behalf,</w:t>
            </w:r>
          </w:p>
          <w:p w:rsidR="00224925" w:rsidRPr="004764BD" w:rsidRDefault="00224925" w:rsidP="002B038E">
            <w:pPr>
              <w:pStyle w:val="EngHang"/>
            </w:pPr>
            <w:r w:rsidRPr="004764BD">
              <w:t>O our holy father Abba Samuel,</w:t>
            </w:r>
          </w:p>
          <w:p w:rsidR="00224925" w:rsidRPr="004764BD" w:rsidRDefault="00224925" w:rsidP="002B038E">
            <w:pPr>
              <w:pStyle w:val="EngHang"/>
            </w:pPr>
            <w:r w:rsidRPr="004764BD">
              <w:t>And his sons the monks,</w:t>
            </w:r>
          </w:p>
          <w:p w:rsidR="00224925" w:rsidRDefault="00224925" w:rsidP="002B038E">
            <w:pPr>
              <w:pStyle w:val="EngHangEnd"/>
            </w:pPr>
            <w:r w:rsidRPr="004764BD">
              <w:t>That He</w:t>
            </w:r>
            <w:r>
              <w:t xml:space="preserve"> may forgive us our sins.</w:t>
            </w:r>
          </w:p>
        </w:tc>
        <w:tc>
          <w:tcPr>
            <w:tcW w:w="288" w:type="dxa"/>
          </w:tcPr>
          <w:p w:rsidR="00224925" w:rsidRDefault="00224925" w:rsidP="002B038E"/>
        </w:tc>
        <w:tc>
          <w:tcPr>
            <w:tcW w:w="288" w:type="dxa"/>
          </w:tcPr>
          <w:p w:rsidR="00224925" w:rsidRPr="00FB5ACB" w:rsidRDefault="00224925" w:rsidP="002B038E">
            <w:pPr>
              <w:pStyle w:val="CopticCross"/>
            </w:pPr>
            <w:r w:rsidRPr="00FB5ACB">
              <w:t>¿</w:t>
            </w:r>
          </w:p>
        </w:tc>
        <w:tc>
          <w:tcPr>
            <w:tcW w:w="3960" w:type="dxa"/>
          </w:tcPr>
          <w:p w:rsidR="00224925" w:rsidRDefault="00224925" w:rsidP="00224925">
            <w:pPr>
              <w:pStyle w:val="CopticVersemulti-line"/>
            </w:pPr>
            <w:r>
              <w:t>Ⲧⲱⲃϩ ⲙ̀Ⲡⲟ̄ⲥ̄ ⲉ̀ϩ̀ⲣⲏⲓ ⲉ̀ϫⲱⲛ:</w:t>
            </w:r>
          </w:p>
          <w:p w:rsidR="00224925" w:rsidRDefault="00224925" w:rsidP="00224925">
            <w:pPr>
              <w:pStyle w:val="CopticVersemulti-line"/>
            </w:pPr>
            <w:r>
              <w:t>ⲱ̀ ⲡⲉⲛⲓⲱⲧ ⲉ̄ⲑ̄ⲩ̄ ⲁⲃⲃⲁ Ⲥⲁⲙⲟⲩⲏⲗ:</w:t>
            </w:r>
          </w:p>
          <w:p w:rsidR="00224925" w:rsidRDefault="00224925" w:rsidP="00224925">
            <w:pPr>
              <w:pStyle w:val="CopticVersemulti-line"/>
            </w:pPr>
            <w:r>
              <w:t>ⲛⲉⲙ ⲛⲉϥϣ̀ⲏⲣⲓ ⲙ̀ⲙⲟⲛⲁⲭⲟⲥ:</w:t>
            </w:r>
          </w:p>
          <w:p w:rsidR="00224925" w:rsidRDefault="00224925" w:rsidP="00224925">
            <w:pPr>
              <w:pStyle w:val="CopticHangingVerse"/>
            </w:pPr>
            <w:r>
              <w:t>ⲛ̀ⲧⲉϥⲭⲁ ⲛⲉⲛⲛⲟⲃⲓ ⲛⲁⲛ ⲉ̀ⲃⲟⲗ.</w:t>
            </w:r>
          </w:p>
        </w:tc>
      </w:tr>
    </w:tbl>
    <w:p w:rsidR="000274A5" w:rsidRDefault="000274A5" w:rsidP="000274A5">
      <w:pPr>
        <w:pStyle w:val="Heading3"/>
      </w:pPr>
      <w:r>
        <w:t>December 6 (7) / Koiak 10: Relocation of St. Severus’ Relics</w:t>
      </w:r>
    </w:p>
    <w:p w:rsidR="000274A5" w:rsidRPr="000274A5" w:rsidRDefault="000274A5" w:rsidP="000274A5">
      <w:pPr>
        <w:pStyle w:val="Rubric"/>
      </w:pPr>
      <w:r>
        <w:t>See September 29 (30) / Paopi 2: The Coming of St. Severus to Egypt, page ##.</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lastRenderedPageBreak/>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t>December 17 (18) / Koiak 21: Also the Martyrdom of St. Barnabas, on</w:t>
      </w:r>
      <w:r w:rsidR="00743CE8">
        <w:t>e</w:t>
      </w:r>
      <w:r>
        <w:t xml:space="preserve">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9F60F1" w:rsidRDefault="009F60F1" w:rsidP="009F60F1">
      <w:pPr>
        <w:pStyle w:val="Heading3"/>
      </w:pPr>
      <w:r>
        <w:t>December 20 (21) / Koiak 24: The Birth of St. Takle Haymanot</w:t>
      </w:r>
    </w:p>
    <w:p w:rsidR="009F60F1" w:rsidRDefault="009F60F1" w:rsidP="009F60F1">
      <w:pPr>
        <w:pStyle w:val="Rubric"/>
      </w:pPr>
      <w:r>
        <w:t>See August 17 / Mesori 24: Departure of St. Takle Haymanot, page ##.</w:t>
      </w:r>
    </w:p>
    <w:p w:rsidR="00FF5FF3" w:rsidRDefault="00FF5FF3" w:rsidP="00FF5FF3">
      <w:pPr>
        <w:pStyle w:val="Heading3"/>
      </w:pPr>
      <w:r>
        <w:t>December 21 (22) / Koiak 25: St. John Kami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O Abba John Kami, our father,</w:t>
            </w:r>
          </w:p>
          <w:p w:rsidR="00F74D12" w:rsidRDefault="00F74D12" w:rsidP="00F74D12">
            <w:pPr>
              <w:pStyle w:val="EngHang"/>
            </w:pPr>
            <w:r>
              <w:t>You perfect purity,</w:t>
            </w:r>
          </w:p>
          <w:p w:rsidR="00F74D12" w:rsidRDefault="00F74D12" w:rsidP="00F74D12">
            <w:pPr>
              <w:pStyle w:val="EngHang"/>
            </w:pPr>
            <w:r>
              <w:t>And your temperance</w:t>
            </w:r>
          </w:p>
          <w:p w:rsidR="00F74D12" w:rsidRDefault="00F74D12" w:rsidP="00F74D12">
            <w:pPr>
              <w:pStyle w:val="EngHangEnd"/>
            </w:pPr>
            <w:r>
              <w:t>Rise like incense.</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Ⲁⲡⲓⲥ̀ⲑⲟⲓⲛⲟⲩϥⲓ ϣⲱϣ ⲉ̀ⲃⲟⲗ:</w:t>
            </w:r>
          </w:p>
          <w:p w:rsidR="00F74D12" w:rsidRDefault="00F74D12" w:rsidP="00F74D12">
            <w:pPr>
              <w:pStyle w:val="CopticVersemulti-line"/>
            </w:pPr>
            <w:r>
              <w:t>ⲛ̀ⲧⲉ ⲡⲉⲕⲧⲟⲩⲃⲟ ⲉⲧϫⲏⲕ ⲉ̀ⲃⲟⲗ:</w:t>
            </w:r>
          </w:p>
          <w:p w:rsidR="00F74D12" w:rsidRDefault="00F74D12" w:rsidP="00F74D12">
            <w:pPr>
              <w:pStyle w:val="CopticVersemulti-line"/>
            </w:pPr>
            <w:r>
              <w:t>ⲛⲉⲙ ⲡⲓⲉⲕⲁ̀ⲙⲟⲛⲓ ϣⲁ ⲉ̀ⲃⲟⲗ:</w:t>
            </w:r>
          </w:p>
          <w:p w:rsidR="00F74D12" w:rsidRPr="00C35319" w:rsidRDefault="00F74D12" w:rsidP="00F74D12">
            <w:pPr>
              <w:pStyle w:val="CopticHangingVerse"/>
            </w:pPr>
            <w:r>
              <w:t>ⲡⲉⲛⲓⲱⲧ ⲁⲃⲃⲁ Ⲓⲱⲁⲛⲛⲏⲥ Ⲭⲁⲙⲉ.</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The elders have smelled it,</w:t>
            </w:r>
          </w:p>
          <w:p w:rsidR="00F74D12" w:rsidRDefault="00F74D12" w:rsidP="00F74D12">
            <w:pPr>
              <w:pStyle w:val="EngHang"/>
            </w:pPr>
            <w:r>
              <w:t>And envied your elect way,</w:t>
            </w:r>
          </w:p>
          <w:p w:rsidR="00F74D12" w:rsidRDefault="00F74D12" w:rsidP="00F74D12">
            <w:pPr>
              <w:pStyle w:val="EngHang"/>
            </w:pPr>
            <w:r>
              <w:t>For through your purity</w:t>
            </w:r>
          </w:p>
          <w:p w:rsidR="00F74D12" w:rsidRDefault="00F74D12" w:rsidP="00F74D12">
            <w:pPr>
              <w:pStyle w:val="EngHangEnd"/>
            </w:pPr>
            <w:r>
              <w:t>And unblemished celibacy,</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Ⲁⲛⲓⲥⲟⲫⲟⲥ ϣⲱⲗⲉⲙ ⲉ̀ⲣⲟϥ:</w:t>
            </w:r>
          </w:p>
          <w:p w:rsidR="00F74D12" w:rsidRDefault="00F74D12" w:rsidP="00F74D12">
            <w:pPr>
              <w:pStyle w:val="CopticVersemulti-line"/>
            </w:pPr>
            <w:r>
              <w:t>ⲁⲩⲭⲟϩ ⲉ̀ⲡⲉⲕⲃⲓⲟⲥ ⲉⲧⲥⲱⲧⲡ:</w:t>
            </w:r>
          </w:p>
          <w:p w:rsidR="00F74D12" w:rsidRDefault="00F74D12" w:rsidP="00F74D12">
            <w:pPr>
              <w:pStyle w:val="CopticVersemulti-line"/>
            </w:pPr>
            <w:r>
              <w:t>ϫⲉ ⲉ̀ⲃⲟⲗ ϩⲓⲧⲉⲛ ⲡⲉⲕⲧⲟⲩⲃⲟ:</w:t>
            </w:r>
          </w:p>
          <w:p w:rsidR="00F74D12" w:rsidRPr="00CF5919" w:rsidRDefault="00F74D12" w:rsidP="00F74D12">
            <w:pPr>
              <w:pStyle w:val="CopticHangingVerse"/>
            </w:pPr>
            <w:r>
              <w:t>ⲛⲉⲙ ⲧⲉⲕⲡⲁⲣⲑⲉⲛⲓⲁ ⲉⲧⲟⲓ ⲛ̀ⲁⲧⲁϭⲛⲓ.</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 Lord grew a grapevine,</w:t>
            </w:r>
          </w:p>
          <w:p w:rsidR="00F74D12" w:rsidRDefault="00F74D12" w:rsidP="00F74D12">
            <w:pPr>
              <w:pStyle w:val="EngHang"/>
            </w:pPr>
            <w:r>
              <w:t>Which gave shade to your bridal chamber,</w:t>
            </w:r>
          </w:p>
          <w:p w:rsidR="00F74D12" w:rsidRDefault="00F74D12" w:rsidP="00F74D12">
            <w:pPr>
              <w:pStyle w:val="EngHang"/>
            </w:pPr>
            <w:r>
              <w:t>A sign revealing and testifying</w:t>
            </w:r>
          </w:p>
          <w:p w:rsidR="00F74D12" w:rsidRDefault="00F74D12" w:rsidP="00F74D12">
            <w:pPr>
              <w:pStyle w:val="EngHangEnd"/>
            </w:pPr>
            <w:r>
              <w:t>Of your angelic purity.</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ⲀⲠⲟ̄ⲥ̄ ⲫⲓⲣⲓ ⲛ̀ⲟⲩⲃⲱ ⲛ̀ⲁ̀ⲗⲟⲗⲓ:</w:t>
            </w:r>
          </w:p>
          <w:p w:rsidR="00F74D12" w:rsidRDefault="00F74D12" w:rsidP="00F74D12">
            <w:pPr>
              <w:pStyle w:val="CopticVersemulti-line"/>
            </w:pPr>
            <w:r>
              <w:t>ⲁⲥⲉⲣϧⲏⲓⲃⲓ ⲉ̀ⲡⲉⲕⲙⲁⲛ̀ϣⲉⲗⲉⲧ:</w:t>
            </w:r>
          </w:p>
          <w:p w:rsidR="00F74D12" w:rsidRDefault="00F74D12" w:rsidP="00F74D12">
            <w:pPr>
              <w:pStyle w:val="CopticVersemulti-line"/>
            </w:pPr>
            <w:r>
              <w:t>ⲟⲩⲙⲏⲓⲛⲓ ⲉϥⲟⲩⲱⲛϩ ⲉϥⲉⲣⲙⲉⲑⲣⲉ:</w:t>
            </w:r>
          </w:p>
          <w:p w:rsidR="00F74D12" w:rsidRPr="001B4E41" w:rsidRDefault="00F74D12" w:rsidP="00F74D12">
            <w:pPr>
              <w:pStyle w:val="CopticHangingVerse"/>
            </w:pPr>
            <w:r>
              <w:t>ⲉ̀ⲡⲉⲕⲧⲟⲩⲃⲟ ⲛ̀ⲁⲅⲅⲉⲗⲓⲕⲟⲛ.</w:t>
            </w:r>
          </w:p>
        </w:tc>
      </w:tr>
      <w:tr w:rsidR="00F74D12" w:rsidTr="00E77C68">
        <w:trPr>
          <w:cantSplit/>
          <w:jc w:val="center"/>
        </w:trPr>
        <w:tc>
          <w:tcPr>
            <w:tcW w:w="288" w:type="dxa"/>
          </w:tcPr>
          <w:p w:rsidR="00F74D12" w:rsidRDefault="00F74D12" w:rsidP="00E77C68">
            <w:pPr>
              <w:pStyle w:val="CopticCross"/>
            </w:pPr>
            <w:r w:rsidRPr="00FB5ACB">
              <w:lastRenderedPageBreak/>
              <w:t>¿</w:t>
            </w:r>
          </w:p>
        </w:tc>
        <w:tc>
          <w:tcPr>
            <w:tcW w:w="3960" w:type="dxa"/>
          </w:tcPr>
          <w:p w:rsidR="00F74D12" w:rsidRDefault="00F74D12" w:rsidP="00F74D12">
            <w:pPr>
              <w:pStyle w:val="EngHang"/>
            </w:pPr>
            <w:r>
              <w:t>Your honoured remembrance,</w:t>
            </w:r>
          </w:p>
          <w:p w:rsidR="00F74D12" w:rsidRDefault="00F74D12" w:rsidP="00F74D12">
            <w:pPr>
              <w:pStyle w:val="EngHang"/>
            </w:pPr>
            <w:r>
              <w:t>And that of your virgin wife,</w:t>
            </w:r>
          </w:p>
          <w:p w:rsidR="00F74D12" w:rsidRDefault="00F74D12" w:rsidP="00F74D12">
            <w:pPr>
              <w:pStyle w:val="EngHang"/>
            </w:pPr>
            <w:r>
              <w:t>The bride of Christ,</w:t>
            </w:r>
          </w:p>
          <w:p w:rsidR="00F74D12" w:rsidRDefault="00F74D12" w:rsidP="00F74D12">
            <w:pPr>
              <w:pStyle w:val="EngHangEnd"/>
            </w:pPr>
            <w:r>
              <w:t>Has spread throughout the whole world.</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Ⲡⲉⲕⲉⲣⲫ̀ⲙⲉⲩⲓ̀ ⲉⲧⲧⲁⲓⲏⲟⲩⲧ:</w:t>
            </w:r>
          </w:p>
          <w:p w:rsidR="00F74D12" w:rsidRDefault="00F74D12" w:rsidP="00F74D12">
            <w:pPr>
              <w:pStyle w:val="CopticVersemulti-line"/>
            </w:pPr>
            <w:r>
              <w:t>ⲛⲉⲙ ⲧⲉⲕⲥ̀ϩⲓⲙⲓ ⲙ̀ⲡⲁⲣⲑⲉⲛⲟⲥ:</w:t>
            </w:r>
          </w:p>
          <w:p w:rsidR="00F74D12" w:rsidRDefault="00F74D12" w:rsidP="00F74D12">
            <w:pPr>
              <w:pStyle w:val="CopticVersemulti-line"/>
            </w:pPr>
            <w:r>
              <w:t>ϯϣⲉⲗⲉⲧ ⲛ̀ⲧⲉ Ⲡⲭ̄ⲥ̄:</w:t>
            </w:r>
          </w:p>
          <w:p w:rsidR="00F74D12" w:rsidRDefault="00F74D12" w:rsidP="00F74D12">
            <w:pPr>
              <w:pStyle w:val="CopticHangingVerse"/>
            </w:pPr>
            <w:r>
              <w:t>ⲁϥⲥⲱⲡ ⲉ̀ⲃⲟⲗ ϧⲉⲛ ⲡⲓⲕⲟⲥⲙⲟⲥ ⲧⲏⲣϥ.</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Therefore those who seek the Lord</w:t>
            </w:r>
          </w:p>
          <w:p w:rsidR="00F74D12" w:rsidRDefault="00F74D12" w:rsidP="00F74D12">
            <w:pPr>
              <w:pStyle w:val="EngHang"/>
            </w:pPr>
            <w:r>
              <w:t>Came to you,</w:t>
            </w:r>
          </w:p>
          <w:p w:rsidR="00F74D12" w:rsidRDefault="00F74D12" w:rsidP="00F74D12">
            <w:pPr>
              <w:pStyle w:val="EngHang"/>
            </w:pPr>
            <w:r>
              <w:t>O pastoral priest</w:t>
            </w:r>
          </w:p>
          <w:p w:rsidR="00F74D12" w:rsidRDefault="00F74D12" w:rsidP="00F74D12">
            <w:pPr>
              <w:pStyle w:val="EngHangEnd"/>
            </w:pPr>
            <w:r>
              <w:t>Of the flock of Christ.</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Ⲉⲑⲃⲉ ⲫⲁⲓ ⲑⲩⲓ̀ ϩⲁⲣⲟⲕ:</w:t>
            </w:r>
          </w:p>
          <w:p w:rsidR="00F74D12" w:rsidRDefault="00F74D12" w:rsidP="00F74D12">
            <w:pPr>
              <w:pStyle w:val="CopticVersemulti-line"/>
            </w:pPr>
            <w:r>
              <w:t>ⲛ̀ϫⲉ ⲛⲏⲉⲧⲕⲱϯ ⲛ̀ⲥⲁ Ⲡⲟ̄ⲥ̄:</w:t>
            </w:r>
          </w:p>
          <w:p w:rsidR="00F74D12" w:rsidRDefault="00F74D12" w:rsidP="00F74D12">
            <w:pPr>
              <w:pStyle w:val="CopticVersemulti-line"/>
            </w:pPr>
            <w:r>
              <w:t>ⲱ̀ ⲡⲓⲟⲩⲏⲃ ⲙ̀ⲙⲁⲛⲉ̀ⲥⲱⲟⲩ:</w:t>
            </w:r>
          </w:p>
          <w:p w:rsidR="00F74D12" w:rsidRDefault="00F74D12" w:rsidP="00F74D12">
            <w:pPr>
              <w:pStyle w:val="CopticHangingVerse"/>
            </w:pPr>
            <w:r>
              <w:t>ⲛ̀ⲧⲉ ⲡⲓⲟ̀ϩⲓ ⲛ̀ⲧⲉ Ⲡⲭ̄ⲥ̄.</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You taught them monasticism</w:t>
            </w:r>
          </w:p>
          <w:p w:rsidR="00F74D12" w:rsidRDefault="00F74D12" w:rsidP="00F74D12">
            <w:pPr>
              <w:pStyle w:val="EngHang"/>
            </w:pPr>
            <w:r>
              <w:t>According to the angelic rites,</w:t>
            </w:r>
          </w:p>
          <w:p w:rsidR="00F74D12" w:rsidRDefault="00F74D12" w:rsidP="00F74D12">
            <w:pPr>
              <w:pStyle w:val="EngHang"/>
            </w:pPr>
            <w:r>
              <w:t>You raised an acceptable sacrifice</w:t>
            </w:r>
          </w:p>
          <w:p w:rsidR="00F74D12" w:rsidRDefault="00F74D12" w:rsidP="00F74D12">
            <w:pPr>
              <w:pStyle w:val="EngHangEnd"/>
            </w:pPr>
            <w:r>
              <w:t>Before God the Father.</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Ⲁⲕϯⲥ̀ⲃⲱ ⲛⲱⲟⲩ ⲛ̀ϯⲙⲉⲧⲙⲟⲛⲁⲭⲟⲥ:</w:t>
            </w:r>
          </w:p>
          <w:p w:rsidR="00F74D12" w:rsidRDefault="00F74D12" w:rsidP="00F74D12">
            <w:pPr>
              <w:pStyle w:val="CopticVersemulti-line"/>
            </w:pPr>
            <w:r>
              <w:t>ⲕⲁⲧⲁ ⲧ̀ⲧⲁⲝⲓⲥ ⲛ̀ⲛⲓⲁⲅⲅⲉⲗⲟⲥ:</w:t>
            </w:r>
          </w:p>
          <w:p w:rsidR="00F74D12" w:rsidRDefault="00F74D12" w:rsidP="00F74D12">
            <w:pPr>
              <w:pStyle w:val="CopticVersemulti-line"/>
            </w:pPr>
            <w:r>
              <w:t>ⲁⲕⲉⲛⲟⲩ ⲉ̀ⲡ̀ϣⲱⲓ ⲛ̀ⲟⲩⲑⲩⲥⲓⲁ̀ ⲉⲥϣⲏⲡ:</w:t>
            </w:r>
          </w:p>
          <w:p w:rsidR="00F74D12" w:rsidRDefault="00F74D12" w:rsidP="00F74D12">
            <w:pPr>
              <w:pStyle w:val="CopticHangingVerse"/>
            </w:pPr>
            <w:r>
              <w:t>ⲛⲁϩⲣⲉⲛ Ⲫϯ Ⲫⲓⲱⲧ.</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You received honours and crowns</w:t>
            </w:r>
          </w:p>
          <w:p w:rsidR="00F74D12" w:rsidRDefault="00F74D12" w:rsidP="00F74D12">
            <w:pPr>
              <w:pStyle w:val="EngHang"/>
            </w:pPr>
            <w:r>
              <w:t>From Christ the King;</w:t>
            </w:r>
          </w:p>
          <w:p w:rsidR="00F74D12" w:rsidRDefault="00F74D12" w:rsidP="00F74D12">
            <w:pPr>
              <w:pStyle w:val="EngHang"/>
            </w:pPr>
            <w:r>
              <w:t>You rejoiced with the saints</w:t>
            </w:r>
          </w:p>
          <w:p w:rsidR="00F74D12" w:rsidRDefault="00F74D12" w:rsidP="00F74D12">
            <w:pPr>
              <w:pStyle w:val="EngHangEnd"/>
            </w:pPr>
            <w:r>
              <w:t>In His Kingdom.</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Ⲁⲕϭⲓ ⲛ̀ϩⲁⲛⲧⲁⲓⲟ̀ ⲛⲉⲙ ϩⲁⲛⲭ̀ⲗⲟⲙ:</w:t>
            </w:r>
          </w:p>
          <w:p w:rsidR="00F74D12" w:rsidRDefault="00F74D12" w:rsidP="00F74D12">
            <w:pPr>
              <w:pStyle w:val="CopticVersemulti-line"/>
            </w:pPr>
            <w:r>
              <w:t>ⲉ̀ⲃⲟⲗ ϩⲓⲧⲉⲛ ⲡ̀ⲟⲩⲣⲟ Ⲡⲭ̄ⲥ̄:</w:t>
            </w:r>
          </w:p>
          <w:p w:rsidR="00F74D12" w:rsidRDefault="00F74D12" w:rsidP="00F74D12">
            <w:pPr>
              <w:pStyle w:val="CopticVersemulti-line"/>
            </w:pPr>
            <w:r>
              <w:t>ⲁⲕⲟⲩⲛⲟϥ ⲛⲉⲙ ⲛⲏⲉ̄ⲑ̄ⲩ̄:</w:t>
            </w:r>
          </w:p>
          <w:p w:rsidR="00F74D12" w:rsidRDefault="00F74D12" w:rsidP="00F74D12">
            <w:pPr>
              <w:pStyle w:val="CopticHangingVerse"/>
            </w:pPr>
            <w:r>
              <w:t>ⲛ̀ϩ̀ⲣⲏⲓ ϧⲉⲛ ⲧⲉϥⲙⲉⲧⲟⲩⲣⲟ.</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Pray to the Lord on our behalf,</w:t>
            </w:r>
          </w:p>
          <w:p w:rsidR="00F74D12" w:rsidRDefault="00F74D12" w:rsidP="00F74D12">
            <w:pPr>
              <w:pStyle w:val="EngHang"/>
            </w:pPr>
            <w:r>
              <w:t>O pure celibate</w:t>
            </w:r>
          </w:p>
          <w:p w:rsidR="00F74D12" w:rsidRDefault="00F74D12" w:rsidP="00F74D12">
            <w:pPr>
              <w:pStyle w:val="EngHang"/>
            </w:pPr>
            <w:r>
              <w:t>Abba John Kami, our father,</w:t>
            </w:r>
          </w:p>
          <w:p w:rsidR="00F74D12" w:rsidRDefault="00F74D12" w:rsidP="00F74D12">
            <w:pPr>
              <w:pStyle w:val="EngHangEnd"/>
            </w:pPr>
            <w:r>
              <w:t>That He may forgive us our sins.</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Ⲧⲱⲃϩ ⲙ̀Ⲡⲟ̄ⲥ̄ ⲉ̀ϩ̀ⲣⲏⲓ ⲉ̀ϫⲱⲛ:</w:t>
            </w:r>
          </w:p>
          <w:p w:rsidR="00F74D12" w:rsidRDefault="00F74D12" w:rsidP="00F74D12">
            <w:pPr>
              <w:pStyle w:val="CopticVersemulti-line"/>
            </w:pPr>
            <w:r>
              <w:t>ⲱ̀ ⲡⲓⲡⲁⲣⲑⲉⲛⲟⲥ ⲉⲧⲧⲟⲩⲃⲏⲟⲩⲧ:</w:t>
            </w:r>
          </w:p>
          <w:p w:rsidR="00F74D12" w:rsidRDefault="00F74D12" w:rsidP="00F74D12">
            <w:pPr>
              <w:pStyle w:val="CopticVersemulti-line"/>
            </w:pPr>
            <w:r>
              <w:t>ⲡⲉⲛⲓⲱⲧ ⲁⲃⲃⲁ Ⲓⲱⲁⲛⲛⲏⲥ Ⲭⲁⲙⲉ:</w:t>
            </w:r>
          </w:p>
          <w:p w:rsidR="00F74D12" w:rsidRDefault="00F74D12" w:rsidP="00F74D12">
            <w:pPr>
              <w:pStyle w:val="CopticHangingVerse"/>
            </w:pPr>
            <w:r>
              <w:t>ⲛ̀ⲧⲉϥⲭⲁ ⲛⲉⲛⲛⲟⲃⲓ ⲛⲁⲛ ⲉ̀ⲃⲟⲗ.</w:t>
            </w:r>
          </w:p>
        </w:tc>
      </w:tr>
    </w:tbl>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lastRenderedPageBreak/>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1022"/>
            <w:r>
              <w:t xml:space="preserve">rescued </w:t>
            </w:r>
            <w:commentRangeEnd w:id="1022"/>
            <w:r>
              <w:rPr>
                <w:rStyle w:val="CommentReference"/>
                <w:rFonts w:ascii="Times New Roman" w:eastAsiaTheme="minorHAnsi" w:hAnsi="Times New Roman" w:cstheme="minorBidi"/>
                <w:color w:val="auto"/>
              </w:rPr>
              <w:commentReference w:id="1022"/>
            </w:r>
            <w:r>
              <w:t>and saved us,</w:t>
            </w:r>
          </w:p>
          <w:p w:rsidR="00C33BEB" w:rsidRDefault="00C33BEB" w:rsidP="00C33BEB">
            <w:pPr>
              <w:pStyle w:val="EngHangEnd"/>
            </w:pPr>
            <w:commentRangeStart w:id="1023"/>
            <w:r>
              <w:t xml:space="preserve">We </w:t>
            </w:r>
            <w:commentRangeEnd w:id="1023"/>
            <w:r>
              <w:rPr>
                <w:rStyle w:val="CommentReference"/>
                <w:rFonts w:ascii="Times New Roman" w:eastAsiaTheme="minorHAnsi" w:hAnsi="Times New Roman" w:cstheme="minorBidi"/>
                <w:color w:val="auto"/>
              </w:rPr>
              <w:commentReference w:id="1023"/>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71"/>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lastRenderedPageBreak/>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1024"/>
            <w:r>
              <w:t xml:space="preserve">Shone </w:t>
            </w:r>
            <w:commentRangeEnd w:id="1024"/>
            <w:r>
              <w:rPr>
                <w:rStyle w:val="CommentReference"/>
              </w:rPr>
              <w:commentReference w:id="1024"/>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25"/>
            <w:r>
              <w:t>All</w:t>
            </w:r>
            <w:commentRangeEnd w:id="1025"/>
            <w:r>
              <w:rPr>
                <w:rStyle w:val="CommentReference"/>
              </w:rPr>
              <w:commentReference w:id="1025"/>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1026"/>
            <w:r>
              <w:t>seals</w:t>
            </w:r>
            <w:commentRangeEnd w:id="1026"/>
            <w:r>
              <w:rPr>
                <w:rStyle w:val="CommentReference"/>
              </w:rPr>
              <w:commentReference w:id="1026"/>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27"/>
            <w:r>
              <w:t>Tetra</w:t>
            </w:r>
            <w:commentRangeEnd w:id="1027"/>
            <w:r>
              <w:rPr>
                <w:rStyle w:val="CommentReference"/>
              </w:rPr>
              <w:commentReference w:id="1027"/>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1028"/>
            <w:r>
              <w:t xml:space="preserve">flaming </w:t>
            </w:r>
            <w:commentRangeEnd w:id="1028"/>
            <w:r>
              <w:rPr>
                <w:rStyle w:val="CommentReference"/>
              </w:rPr>
              <w:commentReference w:id="1028"/>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1029"/>
            <w:r>
              <w:t>disease</w:t>
            </w:r>
            <w:commentRangeEnd w:id="1029"/>
            <w:r>
              <w:rPr>
                <w:rStyle w:val="CommentReference"/>
              </w:rPr>
              <w:commentReference w:id="1029"/>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lastRenderedPageBreak/>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lastRenderedPageBreak/>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commentRangeStart w:id="1030"/>
            <w:r>
              <w:t xml:space="preserve">Isaiah </w:t>
            </w:r>
            <w:commentRangeEnd w:id="1030"/>
            <w:r>
              <w:rPr>
                <w:rStyle w:val="CommentReference"/>
              </w:rPr>
              <w:commentReference w:id="1030"/>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lastRenderedPageBreak/>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lastRenderedPageBreak/>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1031"/>
            <w:r>
              <w:t>For I cannot speak.</w:t>
            </w:r>
            <w:commentRangeEnd w:id="1031"/>
            <w:r>
              <w:rPr>
                <w:rStyle w:val="CommentReference"/>
              </w:rPr>
              <w:commentReference w:id="1031"/>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72"/>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lastRenderedPageBreak/>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73"/>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1032"/>
            <w:r>
              <w:t>Zebulun</w:t>
            </w:r>
            <w:commentRangeEnd w:id="1032"/>
            <w:r>
              <w:rPr>
                <w:rStyle w:val="FootnoteReference"/>
              </w:rPr>
              <w:footnoteReference w:id="474"/>
            </w:r>
            <w:r>
              <w:rPr>
                <w:rStyle w:val="CommentReference"/>
                <w:rFonts w:ascii="Times New Roman" w:eastAsiaTheme="minorHAnsi" w:hAnsi="Times New Roman" w:cstheme="minorBidi"/>
                <w:color w:val="auto"/>
              </w:rPr>
              <w:commentReference w:id="1032"/>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75"/>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1033" w:name="_Toc410196204"/>
      <w:bookmarkStart w:id="1034" w:name="_Toc410196446"/>
      <w:bookmarkStart w:id="1035" w:name="_Toc410196948"/>
      <w:bookmarkStart w:id="1036" w:name="_Toc431466289"/>
      <w:bookmarkEnd w:id="1008"/>
      <w:bookmarkEnd w:id="1009"/>
      <w:bookmarkEnd w:id="1010"/>
      <w:r>
        <w:lastRenderedPageBreak/>
        <w:t>January</w:t>
      </w:r>
      <w:bookmarkEnd w:id="1033"/>
      <w:bookmarkEnd w:id="1034"/>
      <w:bookmarkEnd w:id="1035"/>
      <w:r w:rsidR="00FF5FF3">
        <w:t xml:space="preserve"> or </w:t>
      </w:r>
      <w:r w:rsidR="00FF5FF3">
        <w:rPr>
          <w:rFonts w:ascii="FreeSerifAvvaShenouda" w:hAnsi="FreeSerifAvvaShenouda" w:cs="FreeSerifAvvaShenouda"/>
        </w:rPr>
        <w:t>Ⲧⲱⲃⲓ</w:t>
      </w:r>
      <w:bookmarkEnd w:id="1036"/>
    </w:p>
    <w:p w:rsidR="00495F1A" w:rsidRDefault="00073003" w:rsidP="00495F1A">
      <w:pPr>
        <w:pStyle w:val="Heading3"/>
      </w:pPr>
      <w:bookmarkStart w:id="1037" w:name="_Toc410196205"/>
      <w:bookmarkStart w:id="1038" w:name="_Toc410196447"/>
      <w:bookmarkStart w:id="1039" w:name="_Toc410196949"/>
      <w:r>
        <w:rPr>
          <w:lang w:val="en-US"/>
        </w:rPr>
        <w:t>January 1 (2) / Tobi 6</w:t>
      </w:r>
      <w:r w:rsidR="00FF5FF3">
        <w:rPr>
          <w:lang w:val="en-US"/>
        </w:rPr>
        <w:t xml:space="preserve">: The Feast of the </w:t>
      </w:r>
      <w:r w:rsidR="00495F1A">
        <w:t>Circumcision</w:t>
      </w:r>
      <w:bookmarkEnd w:id="1037"/>
      <w:bookmarkEnd w:id="1038"/>
      <w:bookmarkEnd w:id="1039"/>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1040"/>
            <w:r>
              <w:t xml:space="preserve">Christian </w:t>
            </w:r>
            <w:commentRangeEnd w:id="1040"/>
            <w:r>
              <w:rPr>
                <w:rStyle w:val="CommentReference"/>
                <w:rFonts w:ascii="Times New Roman" w:eastAsiaTheme="minorHAnsi" w:hAnsi="Times New Roman" w:cstheme="minorBidi"/>
                <w:color w:val="auto"/>
              </w:rPr>
              <w:commentReference w:id="1040"/>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1041"/>
            <w:r>
              <w:t xml:space="preserve">Victorious </w:t>
            </w:r>
            <w:commentRangeEnd w:id="1041"/>
            <w:r>
              <w:rPr>
                <w:rStyle w:val="CommentReference"/>
              </w:rPr>
              <w:commentReference w:id="1041"/>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042"/>
            <w:r>
              <w:t>divinity</w:t>
            </w:r>
            <w:commentRangeEnd w:id="1042"/>
            <w:r>
              <w:rPr>
                <w:rStyle w:val="CommentReference"/>
              </w:rPr>
              <w:commentReference w:id="1042"/>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43" w:name="_Toc410196206"/>
      <w:bookmarkStart w:id="1044" w:name="_Toc410196448"/>
      <w:bookmarkStart w:id="1045" w:name="_Toc410196950"/>
      <w:r>
        <w:lastRenderedPageBreak/>
        <w:t xml:space="preserve">January 6 (7) / Tobi 11: The Feast of </w:t>
      </w:r>
      <w:r w:rsidR="00495F1A">
        <w:t>Theophany</w:t>
      </w:r>
      <w:bookmarkEnd w:id="1043"/>
      <w:bookmarkEnd w:id="1044"/>
      <w:bookmarkEnd w:id="1045"/>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46"/>
            <w:r>
              <w:t xml:space="preserve">confirm </w:t>
            </w:r>
            <w:commentRangeEnd w:id="1046"/>
            <w:r>
              <w:rPr>
                <w:rStyle w:val="CommentReference"/>
              </w:rPr>
              <w:commentReference w:id="1046"/>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47"/>
            <w:r>
              <w:t>ⲛ̀ϫⲉ</w:t>
            </w:r>
            <w:commentRangeEnd w:id="1047"/>
            <w:r>
              <w:rPr>
                <w:rStyle w:val="CommentReference"/>
                <w:rFonts w:ascii="Times New Roman" w:hAnsi="Times New Roman"/>
              </w:rPr>
              <w:commentReference w:id="1047"/>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48"/>
            <w:r>
              <w:t>moved</w:t>
            </w:r>
            <w:commentRangeEnd w:id="1048"/>
            <w:r>
              <w:rPr>
                <w:rStyle w:val="CommentReference"/>
              </w:rPr>
              <w:commentReference w:id="1048"/>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49"/>
            <w:r>
              <w:t>thrice holy,</w:t>
            </w:r>
            <w:commentRangeEnd w:id="1049"/>
            <w:r>
              <w:rPr>
                <w:rStyle w:val="CommentReference"/>
              </w:rPr>
              <w:commentReference w:id="1049"/>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50"/>
            <w:r>
              <w:t xml:space="preserve">Ⲓⲱⲁⲛⲛⲟⲩ </w:t>
            </w:r>
            <w:commentRangeEnd w:id="1050"/>
            <w:r>
              <w:rPr>
                <w:rStyle w:val="CommentReference"/>
                <w:rFonts w:ascii="Times New Roman" w:hAnsi="Times New Roman"/>
              </w:rPr>
              <w:commentReference w:id="1050"/>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51"/>
            <w:r>
              <w:rPr>
                <w:rFonts w:eastAsia="Arial Unicode MS" w:cs="FreeSerifAvvaShenouda"/>
              </w:rPr>
              <w:t>ⲛⲓϯϩⲟ</w:t>
            </w:r>
            <w:commentRangeEnd w:id="1051"/>
            <w:r>
              <w:rPr>
                <w:rStyle w:val="CommentReference"/>
                <w:rFonts w:ascii="Times New Roman" w:hAnsi="Times New Roman"/>
              </w:rPr>
              <w:commentReference w:id="1051"/>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52"/>
            <w:r>
              <w:t>ⲫⲏ</w:t>
            </w:r>
            <w:commentRangeEnd w:id="1052"/>
            <w:r>
              <w:rPr>
                <w:rStyle w:val="CommentReference"/>
                <w:rFonts w:ascii="Times New Roman" w:hAnsi="Times New Roman"/>
              </w:rPr>
              <w:commentReference w:id="1052"/>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53"/>
            <w:r>
              <w:t>ϯⲥⲩⲛⲧⲉⲗⲓⲁ</w:t>
            </w:r>
            <w:commentRangeEnd w:id="1053"/>
            <w:r>
              <w:rPr>
                <w:rStyle w:val="CommentReference"/>
                <w:rFonts w:ascii="Times New Roman" w:hAnsi="Times New Roman"/>
              </w:rPr>
              <w:commentReference w:id="1053"/>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54"/>
            <w:r>
              <w:t>liberty</w:t>
            </w:r>
            <w:commentRangeEnd w:id="1054"/>
            <w:r>
              <w:rPr>
                <w:rStyle w:val="CommentReference"/>
              </w:rPr>
              <w:commentReference w:id="1054"/>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55"/>
            <w:r>
              <w:t xml:space="preserve">confirm </w:t>
            </w:r>
            <w:commentRangeEnd w:id="1055"/>
            <w:r>
              <w:rPr>
                <w:rStyle w:val="CommentReference"/>
              </w:rPr>
              <w:commentReference w:id="1055"/>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p>
    <w:p w:rsidR="00FF5FF3" w:rsidRDefault="00FF5FF3" w:rsidP="00FF5FF3">
      <w:pPr>
        <w:pStyle w:val="Rubric"/>
      </w:pPr>
      <w:r>
        <w:t>See The Feast on the preceding day.</w:t>
      </w:r>
    </w:p>
    <w:p w:rsidR="006B44CE" w:rsidRDefault="006B44CE" w:rsidP="006B44CE">
      <w:pPr>
        <w:pStyle w:val="Heading3"/>
      </w:pPr>
      <w:r>
        <w:t>January 7 (8) / Tobi 12:  Also the Commemoration of Archangel Michael</w:t>
      </w:r>
    </w:p>
    <w:p w:rsidR="00B637D8" w:rsidRDefault="00B637D8" w:rsidP="00B637D8">
      <w:pPr>
        <w:pStyle w:val="Rubric"/>
      </w:pPr>
      <w:r>
        <w:t>See the Feast of Archangel M</w:t>
      </w:r>
      <w:r w:rsidR="006B44CE">
        <w:t>ichael on November 8 (9) / Atho</w:t>
      </w:r>
      <w:r>
        <w:t>r 12, page ##.</w:t>
      </w:r>
      <w:bookmarkStart w:id="1056" w:name="_Toc410196207"/>
      <w:bookmarkStart w:id="1057" w:name="_Toc410196449"/>
      <w:bookmarkStart w:id="1058" w:name="_Toc410196951"/>
    </w:p>
    <w:p w:rsidR="006B44CE" w:rsidRDefault="006B44CE" w:rsidP="006B44CE">
      <w:pPr>
        <w:pStyle w:val="Heading3"/>
      </w:pPr>
      <w:r>
        <w:lastRenderedPageBreak/>
        <w:t xml:space="preserve">January 7 (8) / Tobi 12:  </w:t>
      </w:r>
      <w:commentRangeStart w:id="1059"/>
      <w:r>
        <w:t>Also St. Theodore Anatoly</w:t>
      </w:r>
      <w:commentRangeEnd w:id="1059"/>
      <w:r>
        <w:rPr>
          <w:rStyle w:val="CommentReference"/>
          <w:rFonts w:eastAsiaTheme="minorHAnsi" w:cstheme="minorBidi"/>
          <w:b w:val="0"/>
          <w:bCs w:val="0"/>
        </w:rPr>
        <w:commentReference w:id="1059"/>
      </w:r>
    </w:p>
    <w:p w:rsidR="006B44CE" w:rsidRDefault="006B44CE" w:rsidP="006B44CE">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are a roaring lion,</w:t>
            </w:r>
          </w:p>
          <w:p w:rsidR="006B44CE" w:rsidRDefault="006B44CE" w:rsidP="006B44CE">
            <w:pPr>
              <w:pStyle w:val="EngHang"/>
            </w:pPr>
            <w:r>
              <w:t>In the mist of wars,</w:t>
            </w:r>
          </w:p>
          <w:p w:rsidR="006B44CE" w:rsidRDefault="006B44CE" w:rsidP="006B44CE">
            <w:pPr>
              <w:pStyle w:val="EngHang"/>
            </w:pPr>
            <w:r>
              <w:t>Upon a neighing horse,</w:t>
            </w:r>
          </w:p>
          <w:p w:rsidR="006B44CE" w:rsidRDefault="006B44CE" w:rsidP="006B44CE">
            <w:pPr>
              <w:pStyle w:val="EngHangEnd"/>
            </w:pPr>
            <w:r>
              <w:t>O Theodore Anatoly.</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Ⲛⲑⲟⲕ ⲟⲩⲙⲟⲩⲓ̀ ⲉϥϩⲉⲗϩⲉⲙ:</w:t>
            </w:r>
          </w:p>
          <w:p w:rsidR="006B44CE" w:rsidRDefault="006B44CE" w:rsidP="006B44CE">
            <w:pPr>
              <w:pStyle w:val="CopticVersemulti-line"/>
            </w:pPr>
            <w:r>
              <w:t>Ϧⲉⲛ ⲑ̀ⲙⲏϯ ⲛ̀ⲛⲓⲡⲟⲗⲉⲙⲟⲥ:</w:t>
            </w:r>
          </w:p>
          <w:p w:rsidR="006B44CE" w:rsidRDefault="006B44CE" w:rsidP="006B44CE">
            <w:pPr>
              <w:pStyle w:val="CopticVersemulti-line"/>
            </w:pPr>
            <w:r>
              <w:t>ⲉ̀ϫⲉⲛ ⲟⲩϩ̀ⲑⲟ ⲉϥϩⲉⲙϩⲉⲙ:</w:t>
            </w:r>
          </w:p>
          <w:p w:rsidR="006B44CE" w:rsidRPr="00C35319" w:rsidRDefault="006B44CE" w:rsidP="006B44CE">
            <w:pPr>
              <w:pStyle w:val="CopticHangingVerse"/>
            </w:pPr>
            <w:r>
              <w:t>Ⲑⲉⲟⲇⲱⲣⲟⲥ ⲡⲓⲁ̀ⲛⲁⲧⲟⲗⲉⲟⲥ.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And at your voice,</w:t>
            </w:r>
          </w:p>
          <w:p w:rsidR="006B44CE" w:rsidRDefault="006B44CE" w:rsidP="006B44CE">
            <w:pPr>
              <w:pStyle w:val="EngHang"/>
            </w:pPr>
            <w:r>
              <w:t>The barbarians fall silent,</w:t>
            </w:r>
          </w:p>
          <w:p w:rsidR="006B44CE" w:rsidRDefault="006B44CE" w:rsidP="006B44CE">
            <w:pPr>
              <w:pStyle w:val="EngHang"/>
            </w:pPr>
            <w:r>
              <w:t>And your wicked enemies,</w:t>
            </w:r>
          </w:p>
          <w:p w:rsidR="006B44CE" w:rsidRDefault="006B44CE" w:rsidP="006B44CE">
            <w:pPr>
              <w:pStyle w:val="EngHangEnd"/>
            </w:pPr>
            <w:r>
              <w:t>The devils, flee.</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Ⲟⲩⲟϩ ⲁⲕϣⲁⲛϯ ⲙ̀ⲡⲉⲕϧ̀ⲣⲱⲟⲩ:</w:t>
            </w:r>
          </w:p>
          <w:p w:rsidR="006B44CE" w:rsidRDefault="006B44CE" w:rsidP="006B44CE">
            <w:pPr>
              <w:pStyle w:val="CopticVersemulti-line"/>
            </w:pPr>
            <w:r>
              <w:t>Ϣⲁⲩϩⲉⲓ ⲛ̀ϫⲉ ⲛⲓⲃⲁⲣⲃⲁⲣⲟⲥ:</w:t>
            </w:r>
          </w:p>
          <w:p w:rsidR="006B44CE" w:rsidRDefault="006B44CE" w:rsidP="006B44CE">
            <w:pPr>
              <w:pStyle w:val="CopticVersemulti-line"/>
            </w:pPr>
            <w:r>
              <w:t>Ϣⲁⲩϩⲉⲓ ⲛ̀ϫⲉ ⲛⲉⲕϫⲁϫⲓ ⲉⲧϩⲱⲟⲩⲓ:</w:t>
            </w:r>
          </w:p>
          <w:p w:rsidR="006B44CE" w:rsidRPr="00CF5919" w:rsidRDefault="006B44CE" w:rsidP="006B44CE">
            <w:pPr>
              <w:pStyle w:val="CopticHangingVerse"/>
            </w:pPr>
            <w:r>
              <w:t>ⲉ̀ⲧⲉ ⲛⲁⲓ ⲛⲉ ⲛⲓⲇⲓⲁⲃⲟⲗⲟⲥ.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slew the dragon</w:t>
            </w:r>
          </w:p>
          <w:p w:rsidR="006B44CE" w:rsidRDefault="006B44CE" w:rsidP="006B44CE">
            <w:pPr>
              <w:pStyle w:val="EngHang"/>
            </w:pPr>
            <w:r>
              <w:t>Beneath the ladder,</w:t>
            </w:r>
          </w:p>
          <w:p w:rsidR="006B44CE" w:rsidRDefault="006B44CE" w:rsidP="006B44CE">
            <w:pPr>
              <w:pStyle w:val="EngHang"/>
            </w:pPr>
            <w:r>
              <w:t>You completed your struggle</w:t>
            </w:r>
          </w:p>
          <w:p w:rsidR="006B44CE" w:rsidRDefault="006B44CE" w:rsidP="006B44CE">
            <w:pPr>
              <w:pStyle w:val="EngHangEnd"/>
            </w:pPr>
            <w:r>
              <w:t>In unwavering uprightness.</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Ⲁⲕϧⲱⲧⲉⲃ ⲙ̀ⲡⲓⲇ̀ⲣⲁⲕⲟⲛ:</w:t>
            </w:r>
          </w:p>
          <w:p w:rsidR="006B44CE" w:rsidRDefault="006B44CE" w:rsidP="006B44CE">
            <w:pPr>
              <w:pStyle w:val="CopticVersemulti-line"/>
            </w:pPr>
            <w:r>
              <w:t>ⲉⲧⲥⲁⲡⲉⲥⲏⲧ ⲛ̀ϯⲙⲟⲩⲕⲓ:</w:t>
            </w:r>
          </w:p>
          <w:p w:rsidR="006B44CE" w:rsidRDefault="006B44CE" w:rsidP="006B44CE">
            <w:pPr>
              <w:pStyle w:val="CopticVersemulti-line"/>
            </w:pPr>
            <w:r>
              <w:t>ⲁⲕϫⲱⲕ ⲉ̀ⲃⲟⲗ ⲙ̀ⲡⲉⲕⲁ̀ⲅⲱⲛ:</w:t>
            </w:r>
          </w:p>
          <w:p w:rsidR="006B44CE" w:rsidRDefault="006B44CE" w:rsidP="006B44CE">
            <w:pPr>
              <w:pStyle w:val="CopticHangingVerse"/>
            </w:pPr>
            <w:r>
              <w:t>ϧⲉⲛ ⲟⲩⲥⲱⲟⲩⲧⲉⲛ ⲛ̀ⲁⲧⲣⲓⲕⲓ.</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You were baptised for the sake of God,</w:t>
            </w:r>
          </w:p>
          <w:p w:rsidR="006B44CE" w:rsidRDefault="006B44CE" w:rsidP="006B44CE">
            <w:pPr>
              <w:pStyle w:val="EngHang"/>
            </w:pPr>
            <w:r>
              <w:t>In the lake of fire,</w:t>
            </w:r>
          </w:p>
          <w:p w:rsidR="006B44CE" w:rsidRDefault="006B44CE" w:rsidP="006B44CE">
            <w:pPr>
              <w:pStyle w:val="EngHang"/>
            </w:pPr>
            <w:r>
              <w:t>Truly with your two friends,</w:t>
            </w:r>
          </w:p>
          <w:p w:rsidR="006B44CE" w:rsidRDefault="006B44CE" w:rsidP="006B44CE">
            <w:pPr>
              <w:pStyle w:val="EngHangEnd"/>
            </w:pPr>
            <w:r>
              <w:t>Leontius and Panicharus.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Ⲁⲕϭⲓⲱⲙⲥ ⲛⲁⲕ ⲉⲑⲃⲉ Ⲫϯ:</w:t>
            </w:r>
          </w:p>
          <w:p w:rsidR="006B44CE" w:rsidRDefault="006B44CE" w:rsidP="006B44CE">
            <w:pPr>
              <w:pStyle w:val="CopticVersemulti-line"/>
            </w:pPr>
            <w:r>
              <w:t>ϧⲉⲛ ϯⲗⲩⲙⲛⲏ ⲛ̀ⲭ̀ⲣⲱⲙ:</w:t>
            </w:r>
          </w:p>
          <w:p w:rsidR="006B44CE" w:rsidRDefault="006B44CE" w:rsidP="006B44CE">
            <w:pPr>
              <w:pStyle w:val="CopticVersemulti-line"/>
            </w:pPr>
            <w:r>
              <w:t>ⲁⲗⲏⲑⲱⲥ ⲛ̀ⲑⲟⲕ ⲛⲉⲙ ⲛⲉⲕϣ̀ⲫⲏⲣ ⲥ̀ⲛⲁⲩ:</w:t>
            </w:r>
          </w:p>
          <w:p w:rsidR="006B44CE" w:rsidRDefault="006B44CE" w:rsidP="006B44CE">
            <w:pPr>
              <w:pStyle w:val="CopticHangingVerse"/>
            </w:pPr>
            <w:r>
              <w:t>Ⲗⲉⲟⲛⲧⲓⲟⲥ ⲛⲉⲙ Ⲡⲁⲛⲓⲕⲁⲣⲟⲥ.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Therefore David joyfully</w:t>
            </w:r>
          </w:p>
          <w:p w:rsidR="006B44CE" w:rsidRDefault="006B44CE" w:rsidP="006B44CE">
            <w:pPr>
              <w:pStyle w:val="EngHang"/>
            </w:pPr>
            <w:r>
              <w:t>Honoured you saying,</w:t>
            </w:r>
          </w:p>
          <w:p w:rsidR="006B44CE" w:rsidRDefault="006B44CE" w:rsidP="006B44CE">
            <w:pPr>
              <w:pStyle w:val="EngHang"/>
            </w:pPr>
            <w:r>
              <w:t>“Gird your sword</w:t>
            </w:r>
          </w:p>
          <w:p w:rsidR="006B44CE" w:rsidRPr="004764BD" w:rsidRDefault="006B44CE" w:rsidP="006B44CE">
            <w:pPr>
              <w:pStyle w:val="EngHangEnd"/>
            </w:pPr>
            <w:r>
              <w:t>Upon your thigh O mighty one.”</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Ⲉⲑⲃⲉ ⲫⲁⲓ ⲁϥⲧⲁⲓⲟ̀ ⲙ̀ⲙⲟⲕ:</w:t>
            </w:r>
          </w:p>
          <w:p w:rsidR="006B44CE" w:rsidRDefault="006B44CE" w:rsidP="006B44CE">
            <w:pPr>
              <w:pStyle w:val="CopticVersemulti-line"/>
            </w:pPr>
            <w:r>
              <w:t>ⲛ̀ϫⲉ Ⲇⲁⲩⲓⲇ ϧⲉⲛ ⲟⲩⲟⲩⲛⲟϥ:</w:t>
            </w:r>
          </w:p>
          <w:p w:rsidR="006B44CE" w:rsidRDefault="006B44CE" w:rsidP="006B44CE">
            <w:pPr>
              <w:pStyle w:val="CopticVersemulti-line"/>
            </w:pPr>
            <w:r>
              <w:t>ϫⲉ ⲙⲟⲩⲣ ⲛ̀ⲧⲉⲕⲥⲏϥⲓ ⲉ̀ⲡⲉⲕⲁ̀ⲗⲟϫ:</w:t>
            </w:r>
          </w:p>
          <w:p w:rsidR="006B44CE" w:rsidRDefault="006B44CE" w:rsidP="006B44CE">
            <w:pPr>
              <w:pStyle w:val="CopticHangingVerse"/>
            </w:pPr>
            <w:r>
              <w:t>ⲫⲏⲉ̀ⲧⲉ ⲟⲩⲟⲛ ϣ̀ϫⲟⲙ ⲙ̀ⲙⲟϥ.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Pray to the Lord on our behalf,</w:t>
            </w:r>
          </w:p>
          <w:p w:rsidR="006B44CE" w:rsidRDefault="006B44CE" w:rsidP="006B44CE">
            <w:pPr>
              <w:pStyle w:val="EngHang"/>
            </w:pPr>
            <w:r>
              <w:t>O Theodore Anatoly,</w:t>
            </w:r>
          </w:p>
          <w:p w:rsidR="006B44CE" w:rsidRDefault="006B44CE" w:rsidP="006B44CE">
            <w:pPr>
              <w:pStyle w:val="EngHang"/>
            </w:pPr>
            <w:r>
              <w:t>Leontius and Panicharus,</w:t>
            </w:r>
          </w:p>
          <w:p w:rsidR="006B44CE" w:rsidRDefault="006B44CE" w:rsidP="006B44CE">
            <w:pPr>
              <w:pStyle w:val="EngHangEnd"/>
            </w:pPr>
            <w:r>
              <w:t>That He may forgive us our sins.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Ⲧⲱⲃϩ ⲙ̀Ⲡⲟ̄ⲥ̄ ⲉ̀ϩ̀ⲣⲏⲓ ⲉ̀ϫⲱⲛ:</w:t>
            </w:r>
          </w:p>
          <w:p w:rsidR="006B44CE" w:rsidRDefault="006B44CE" w:rsidP="006B44CE">
            <w:pPr>
              <w:pStyle w:val="CopticVersemulti-line"/>
            </w:pPr>
            <w:r>
              <w:t>Ⲑⲉⲟⲇⲱⲣⲟⲥ ⲡⲓⲁ̀ⲛⲁⲧⲟⲗⲉⲟⲥ:</w:t>
            </w:r>
          </w:p>
          <w:p w:rsidR="006B44CE" w:rsidRDefault="006B44CE" w:rsidP="006B44CE">
            <w:pPr>
              <w:pStyle w:val="CopticVersemulti-line"/>
            </w:pPr>
            <w:r>
              <w:t>ⲛⲉⲙ Ⲗⲉⲟⲛⲧⲓⲟⲥ ⲛⲉⲙ Ⲡⲁⲛⲓⲕⲁⲣⲟⲥ:</w:t>
            </w:r>
          </w:p>
          <w:p w:rsidR="006B44CE" w:rsidRDefault="006B44CE" w:rsidP="006B44CE">
            <w:pPr>
              <w:pStyle w:val="CopticHangingVerse"/>
            </w:pPr>
            <w:r>
              <w:t>ⲛ̀ⲧⲉϥⲭⲁ ⲛⲉⲛⲛⲟⲃⲓ ⲛⲁⲛ ⲉ̀ⲃⲟⲗ.</w:t>
            </w:r>
          </w:p>
        </w:tc>
      </w:tr>
    </w:tbl>
    <w:p w:rsidR="00495F1A" w:rsidRDefault="00FF5FF3" w:rsidP="00B637D8">
      <w:pPr>
        <w:pStyle w:val="Heading3"/>
      </w:pPr>
      <w:r>
        <w:lastRenderedPageBreak/>
        <w:t>January 8 (9) / Tobi 13: The Feast of T</w:t>
      </w:r>
      <w:r w:rsidR="00495F1A">
        <w:t>he Wedding of Cana of Galilee</w:t>
      </w:r>
      <w:bookmarkEnd w:id="1056"/>
      <w:bookmarkEnd w:id="1057"/>
      <w:bookmarkEnd w:id="1058"/>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B53E05" w:rsidRDefault="00B53E05" w:rsidP="00B53E05">
      <w:pPr>
        <w:pStyle w:val="Heading3"/>
      </w:pPr>
      <w:r>
        <w:lastRenderedPageBreak/>
        <w:t>January 8 (9) / Tobi 13: Also the Martyrdom of St. Demiana</w:t>
      </w:r>
    </w:p>
    <w:p w:rsidR="00B53E05" w:rsidRDefault="00B53E05" w:rsidP="00B53E05">
      <w:pPr>
        <w:pStyle w:val="Rubric"/>
      </w:pPr>
      <w:r>
        <w:t>See the Doxology of St. Demiana on page ##.</w:t>
      </w:r>
    </w:p>
    <w:p w:rsidR="00B53E05" w:rsidRDefault="00B53E05" w:rsidP="00B53E05">
      <w:pPr>
        <w:pStyle w:val="Heading4"/>
      </w:pPr>
      <w:r>
        <w:t>Another Doxology of St. Demiana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This wise virgin</w:t>
            </w:r>
          </w:p>
          <w:p w:rsidR="00B53E05" w:rsidRDefault="00B53E05" w:rsidP="00B53E05">
            <w:pPr>
              <w:pStyle w:val="EngHang"/>
            </w:pPr>
            <w:r>
              <w:t>Was adorned by</w:t>
            </w:r>
          </w:p>
          <w:p w:rsidR="00B53E05" w:rsidRDefault="00B53E05" w:rsidP="00B53E05">
            <w:pPr>
              <w:pStyle w:val="EngHang"/>
            </w:pPr>
            <w:r>
              <w:t>Truly great</w:t>
            </w:r>
          </w:p>
          <w:p w:rsidR="00B53E05" w:rsidRDefault="00B53E05" w:rsidP="00B53E05">
            <w:pPr>
              <w:pStyle w:val="EngHangEnd"/>
            </w:pPr>
            <w:r>
              <w:t>Glory and honour.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Ⲟⲩⲛⲓϣϯ ⲁ̀ⲗⲏⲑⲟⲥ:</w:t>
            </w:r>
          </w:p>
          <w:p w:rsidR="00B53E05" w:rsidRDefault="00B53E05" w:rsidP="00B53E05">
            <w:pPr>
              <w:pStyle w:val="CopticVersemulti-line"/>
            </w:pPr>
            <w:r>
              <w:t>ⲡⲉ ⲡⲓⲱ̀ⲟⲩ ⲛⲉⲙ ⲛⲓⲧⲁⲓⲟ:</w:t>
            </w:r>
          </w:p>
          <w:p w:rsidR="00B53E05" w:rsidRDefault="00B53E05" w:rsidP="00B53E05">
            <w:pPr>
              <w:pStyle w:val="CopticVersemulti-line"/>
            </w:pPr>
            <w:r>
              <w:t>ⲉⲧⲁⲥϫⲱⲗϩ ⲙ̀ⲙⲱⲟⲩ ⲉ̀ⲃⲟⲗ:</w:t>
            </w:r>
          </w:p>
          <w:p w:rsidR="00B53E05" w:rsidRDefault="00B53E05" w:rsidP="00B53E05">
            <w:pPr>
              <w:pStyle w:val="CopticHangingVerse"/>
            </w:pPr>
            <w:r>
              <w:t>ⲛ̀ϫⲉ ϯⲥⲁⲃⲏ ⲙ̀ⲡⲁⲣⲑⲉⲛⲟⲥ.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The elect lady,</w:t>
            </w:r>
          </w:p>
          <w:p w:rsidR="00B53E05" w:rsidRDefault="00B53E05" w:rsidP="00B53E05">
            <w:pPr>
              <w:pStyle w:val="EngHang"/>
            </w:pPr>
            <w:r>
              <w:t>The dignified,</w:t>
            </w:r>
          </w:p>
          <w:p w:rsidR="00B53E05" w:rsidRDefault="00B53E05" w:rsidP="00B53E05">
            <w:pPr>
              <w:pStyle w:val="EngHang"/>
            </w:pPr>
            <w:r>
              <w:t>The chaste martyr,</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Ϯⲥⲱⲧⲡ ⲛ̀ⲕⲩⲣⲓⲁ:</w:t>
            </w:r>
          </w:p>
          <w:p w:rsidR="00B53E05" w:rsidRDefault="00B53E05" w:rsidP="00B53E05">
            <w:pPr>
              <w:pStyle w:val="CopticVersemulti-line"/>
            </w:pPr>
            <w:r>
              <w:t>ϯⲙⲁⲥⲓ ⲉⲑⲛⲁⲛⲉⲥ:</w:t>
            </w:r>
          </w:p>
          <w:p w:rsidR="00B53E05" w:rsidRDefault="00B53E05" w:rsidP="00B53E05">
            <w:pPr>
              <w:pStyle w:val="CopticVersemulti-line"/>
            </w:pPr>
            <w:r>
              <w:t>ϯⲙⲁⲣⲧⲩⲣⲟⲥ ⲛ̀ⲁ̀ⲅⲛⲓⲁ:</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She was chosen</w:t>
            </w:r>
          </w:p>
          <w:p w:rsidR="00B53E05" w:rsidRDefault="00B53E05" w:rsidP="00B53E05">
            <w:pPr>
              <w:pStyle w:val="EngHang"/>
            </w:pPr>
            <w:r>
              <w:t>By Christ the King,</w:t>
            </w:r>
          </w:p>
          <w:p w:rsidR="00B53E05" w:rsidRDefault="00B53E05" w:rsidP="00B53E05">
            <w:pPr>
              <w:pStyle w:val="EngHang"/>
            </w:pPr>
            <w:r>
              <w:t>With the forty virgins</w:t>
            </w:r>
          </w:p>
          <w:p w:rsidR="00B53E05" w:rsidRDefault="00B53E05" w:rsidP="00B53E05">
            <w:pPr>
              <w:pStyle w:val="EngHangEnd"/>
            </w:pPr>
            <w:r>
              <w:t>Who were with her.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Ⲑⲁⲓ ⲉ̀ⲧⲁϥⲥⲱⲧⲡ ⲙ̀ⲙⲟⲥ:</w:t>
            </w:r>
          </w:p>
          <w:p w:rsidR="00B53E05" w:rsidRDefault="00B53E05" w:rsidP="00B53E05">
            <w:pPr>
              <w:pStyle w:val="CopticVersemulti-line"/>
            </w:pPr>
            <w:r>
              <w:t>ⲛ̀ϫⲉ ⲡ̀ⲟⲩⲣⲟ Ⲡⲭ̄ⲥ̄:</w:t>
            </w:r>
          </w:p>
          <w:p w:rsidR="00B53E05" w:rsidRDefault="00B53E05" w:rsidP="00B53E05">
            <w:pPr>
              <w:pStyle w:val="CopticVersemulti-line"/>
            </w:pPr>
            <w:r>
              <w:t>ⲛⲉⲙ ϩ̀ⲙⲉ ⲙ̀ⲡⲁⲣⲑⲉⲛⲟⲥ:</w:t>
            </w:r>
          </w:p>
          <w:p w:rsidR="00B53E05" w:rsidRDefault="00B53E05" w:rsidP="00B53E05">
            <w:pPr>
              <w:pStyle w:val="CopticHangingVerse"/>
            </w:pPr>
            <w:r>
              <w:t>ⲉ̀ⲛⲁⲩϣⲱⲡⲓ ⲛⲉⲙⲁⲥ.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Who can speak of</w:t>
            </w:r>
          </w:p>
          <w:p w:rsidR="00B53E05" w:rsidRDefault="00B53E05" w:rsidP="00B53E05">
            <w:pPr>
              <w:pStyle w:val="EngHang"/>
            </w:pPr>
            <w:r>
              <w:t>Your great honour,</w:t>
            </w:r>
          </w:p>
          <w:p w:rsidR="00B53E05" w:rsidRDefault="00B53E05" w:rsidP="00B53E05">
            <w:pPr>
              <w:pStyle w:val="EngHang"/>
            </w:pPr>
            <w:r>
              <w:t>O elect bride,</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Ⲛⲓⲙ ⲫⲏⲉⲑⲛⲁϣ̀ⲥⲁϫⲓ:</w:t>
            </w:r>
          </w:p>
          <w:p w:rsidR="00B53E05" w:rsidRDefault="00B53E05" w:rsidP="00B53E05">
            <w:pPr>
              <w:pStyle w:val="CopticVersemulti-line"/>
            </w:pPr>
            <w:r>
              <w:t>ϧⲉⲛ ⲡⲉⲧⲁⲓⲟ ⲛ̀ⲛⲓϣϯ:</w:t>
            </w:r>
          </w:p>
          <w:p w:rsidR="00B53E05" w:rsidRDefault="00B53E05" w:rsidP="00B53E05">
            <w:pPr>
              <w:pStyle w:val="CopticVersemulti-line"/>
            </w:pPr>
            <w:r>
              <w:t>ⲱ̀ ϯϣⲉⲗⲉⲧ ⲉⲧⲥⲱⲧⲡ:</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Hail to the chaste,</w:t>
            </w:r>
          </w:p>
          <w:p w:rsidR="00B53E05" w:rsidRDefault="00B53E05" w:rsidP="00B53E05">
            <w:pPr>
              <w:pStyle w:val="EngHang"/>
            </w:pPr>
            <w:r>
              <w:t>Hail to the beautiful one,</w:t>
            </w:r>
          </w:p>
          <w:p w:rsidR="00B53E05" w:rsidRDefault="00B53E05" w:rsidP="00B53E05">
            <w:pPr>
              <w:pStyle w:val="EngHang"/>
            </w:pPr>
            <w:r>
              <w:t>Hail to the saint,</w:t>
            </w:r>
          </w:p>
          <w:p w:rsidR="00B53E05" w:rsidRDefault="00B53E05" w:rsidP="00B53E05">
            <w:pPr>
              <w:pStyle w:val="EngHangEnd"/>
            </w:pPr>
            <w:r>
              <w:t>The elect Demiana.</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Ⲭⲉⲣⲉ ϯⲁ̀ⲅⲛⲓⲁ:</w:t>
            </w:r>
          </w:p>
          <w:p w:rsidR="00B53E05" w:rsidRDefault="00B53E05" w:rsidP="00B53E05">
            <w:pPr>
              <w:pStyle w:val="CopticVersemulti-line"/>
            </w:pPr>
            <w:r>
              <w:t>ⲭⲉⲣⲉ ⲑⲉⲉ̀ⲑⲛⲁⲛⲉⲥ:</w:t>
            </w:r>
          </w:p>
          <w:p w:rsidR="00B53E05" w:rsidRDefault="00B53E05" w:rsidP="00B53E05">
            <w:pPr>
              <w:pStyle w:val="CopticVersemulti-line"/>
            </w:pPr>
            <w:r>
              <w:t>ⲭⲉⲣⲉ ϯⲁ̀ⲅⲓⲁ̀:</w:t>
            </w:r>
          </w:p>
          <w:p w:rsidR="00B53E05" w:rsidRPr="003032D8" w:rsidRDefault="00B53E05" w:rsidP="00B53E05">
            <w:pPr>
              <w:pStyle w:val="CopticHangingVerse"/>
            </w:pPr>
            <w:r>
              <w:t>ϯⲥⲱⲧⲡ ⲛ̀Ⲇⲩⲙⲓⲁⲛⲏ.</w:t>
            </w:r>
          </w:p>
        </w:tc>
      </w:tr>
      <w:tr w:rsidR="00B53E05" w:rsidTr="00751B8B">
        <w:trPr>
          <w:cantSplit/>
          <w:jc w:val="center"/>
        </w:trPr>
        <w:tc>
          <w:tcPr>
            <w:tcW w:w="288" w:type="dxa"/>
          </w:tcPr>
          <w:p w:rsidR="00B53E05" w:rsidRDefault="00B53E05" w:rsidP="00751B8B">
            <w:pPr>
              <w:pStyle w:val="CopticCross"/>
            </w:pPr>
            <w:r w:rsidRPr="00FB5ACB">
              <w:lastRenderedPageBreak/>
              <w:t>¿</w:t>
            </w:r>
          </w:p>
        </w:tc>
        <w:tc>
          <w:tcPr>
            <w:tcW w:w="3960" w:type="dxa"/>
          </w:tcPr>
          <w:p w:rsidR="00B53E05" w:rsidRDefault="00B53E05" w:rsidP="00B53E05">
            <w:pPr>
              <w:pStyle w:val="EngHang"/>
            </w:pPr>
            <w:r>
              <w:t>Hail to the martyr,</w:t>
            </w:r>
          </w:p>
          <w:p w:rsidR="00B53E05" w:rsidRDefault="00B53E05" w:rsidP="00B53E05">
            <w:pPr>
              <w:pStyle w:val="EngHang"/>
            </w:pPr>
            <w:r>
              <w:t>Hail to the pure one,</w:t>
            </w:r>
          </w:p>
          <w:p w:rsidR="00B53E05" w:rsidRDefault="00B53E05" w:rsidP="00B53E05">
            <w:pPr>
              <w:pStyle w:val="EngHang"/>
            </w:pPr>
            <w:r>
              <w:t>Hail to the all-holy</w:t>
            </w:r>
            <w:r>
              <w:rPr>
                <w:rStyle w:val="FootnoteReference"/>
              </w:rPr>
              <w:footnoteReference w:id="476"/>
            </w:r>
            <w:r>
              <w:t>,</w:t>
            </w:r>
          </w:p>
          <w:p w:rsidR="00B53E05" w:rsidRDefault="00B53E05" w:rsidP="00B53E05">
            <w:pPr>
              <w:pStyle w:val="EngHangEnd"/>
            </w:pPr>
            <w:r>
              <w:t>The elect virgin.</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Ⲭⲉⲣⲉ ϯⲙⲁⲣⲧⲩⲣⲟⲥ:</w:t>
            </w:r>
          </w:p>
          <w:p w:rsidR="00B53E05" w:rsidRDefault="00B53E05" w:rsidP="00B53E05">
            <w:pPr>
              <w:pStyle w:val="CopticVersemulti-line"/>
            </w:pPr>
            <w:r>
              <w:t>ⲭⲉⲣⲉ ϯⲕⲁⲑⲁⲣⲟⲥ:</w:t>
            </w:r>
          </w:p>
          <w:p w:rsidR="00B53E05" w:rsidRDefault="00B53E05" w:rsidP="00B53E05">
            <w:pPr>
              <w:pStyle w:val="CopticVersemulti-line"/>
            </w:pPr>
            <w:r>
              <w:t>ⲭⲉⲣⲉ ϯⲡⲁⲛⲁ̀ⲅⲓⲁ:</w:t>
            </w:r>
          </w:p>
          <w:p w:rsidR="00B53E05" w:rsidRDefault="00B53E05" w:rsidP="00B53E05">
            <w:pPr>
              <w:pStyle w:val="CopticHangingVerse"/>
            </w:pPr>
            <w:r>
              <w:t>ϯⲥⲱⲧⲡ ⲙ̀ⲡⲁⲣⲑⲉⲛⲟⲥ.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martyr,</w:t>
            </w:r>
          </w:p>
          <w:p w:rsidR="00B53E05" w:rsidRDefault="00B53E05" w:rsidP="00B53E05">
            <w:pPr>
              <w:pStyle w:val="EngHang"/>
            </w:pPr>
            <w:r>
              <w:t>Hail to the unblemished,</w:t>
            </w:r>
          </w:p>
          <w:p w:rsidR="00B53E05" w:rsidRDefault="00B53E05" w:rsidP="00B53E05">
            <w:pPr>
              <w:pStyle w:val="EngHang"/>
            </w:pPr>
            <w:r>
              <w:t>Hail to the full of blessing,</w:t>
            </w:r>
          </w:p>
          <w:p w:rsidR="00B53E05" w:rsidRDefault="00B53E05" w:rsidP="00B53E05">
            <w:pPr>
              <w:pStyle w:val="EngHangEnd"/>
            </w:pPr>
            <w:r>
              <w:t>The bride of the Lamb.</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ϯⲡⲁⲣⲑⲉⲛⲟⲥ:</w:t>
            </w:r>
          </w:p>
          <w:p w:rsidR="00B53E05" w:rsidRDefault="00B53E05" w:rsidP="00B53E05">
            <w:pPr>
              <w:pStyle w:val="CopticVersemulti-line"/>
            </w:pPr>
            <w:r>
              <w:t>ⲭⲉⲣⲉ ϯⲁ̀ⲧⲑⲱⲗⲉⲃ:</w:t>
            </w:r>
          </w:p>
          <w:p w:rsidR="00B53E05" w:rsidRDefault="00B53E05" w:rsidP="00B53E05">
            <w:pPr>
              <w:pStyle w:val="CopticVersemulti-line"/>
            </w:pPr>
            <w:r>
              <w:t>ⲉⲑⲙⲉϩ ⲛ̀ⲉ̀ⲩⲗⲟⲅⲓⲁ:</w:t>
            </w:r>
          </w:p>
          <w:p w:rsidR="00B53E05" w:rsidRDefault="00B53E05" w:rsidP="00B53E05">
            <w:pPr>
              <w:pStyle w:val="CopticHangingVerse"/>
            </w:pPr>
            <w:r>
              <w:t>ϯϣⲉⲗⲉⲧ ⲙ̀ⲡⲓϩⲓⲏⲃ.</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her who is</w:t>
            </w:r>
          </w:p>
          <w:p w:rsidR="00B53E05" w:rsidRDefault="00B53E05" w:rsidP="00B53E05">
            <w:pPr>
              <w:pStyle w:val="EngHang"/>
            </w:pPr>
            <w:r>
              <w:t>Full of grace since her childhood.</w:t>
            </w:r>
          </w:p>
          <w:p w:rsidR="00B53E05" w:rsidRDefault="00B53E05" w:rsidP="00B53E05">
            <w:pPr>
              <w:pStyle w:val="EngHang"/>
            </w:pPr>
            <w:r>
              <w:t>Hail to the blessed one</w:t>
            </w:r>
          </w:p>
          <w:p w:rsidR="00B53E05" w:rsidRDefault="00B53E05" w:rsidP="00B53E05">
            <w:pPr>
              <w:pStyle w:val="EngHangEnd"/>
            </w:pPr>
            <w:r>
              <w:t>Among the virgins.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ⲑⲏⲉⲑⲙⲉϩ ⲛ̀ϩ̀ⲙⲟⲧ:</w:t>
            </w:r>
          </w:p>
          <w:p w:rsidR="00B53E05" w:rsidRDefault="00B53E05" w:rsidP="00B53E05">
            <w:pPr>
              <w:pStyle w:val="CopticVersemulti-line"/>
            </w:pPr>
            <w:r>
              <w:t>ⲓⲥϫⲉⲛ ⲧⲉⲥⲙⲉⲧⲁϧⲗⲟⲩ:</w:t>
            </w:r>
          </w:p>
          <w:p w:rsidR="00B53E05" w:rsidRDefault="00B53E05" w:rsidP="00B53E05">
            <w:pPr>
              <w:pStyle w:val="CopticVersemulti-line"/>
            </w:pPr>
            <w:r>
              <w:t>ⲭⲉⲣⲉ ⲑⲏⲉⲧⲥ̀ⲙⲁⲣⲱⲟⲩⲧ:</w:t>
            </w:r>
          </w:p>
          <w:p w:rsidR="00B53E05" w:rsidRDefault="00B53E05" w:rsidP="00B53E05">
            <w:pPr>
              <w:pStyle w:val="CopticHangingVerse"/>
            </w:pPr>
            <w:r>
              <w:t>ϧⲉⲛ ⲛⲓⲡⲁⲣⲑⲉⲛⲟⲥ ⲧⲏⲣⲟⲩ.</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virgin</w:t>
            </w:r>
          </w:p>
          <w:p w:rsidR="00B53E05" w:rsidRDefault="00B53E05" w:rsidP="00B53E05">
            <w:pPr>
              <w:pStyle w:val="EngHang"/>
            </w:pPr>
            <w:r>
              <w:t>Who fulfilled the law</w:t>
            </w:r>
            <w:r>
              <w:rPr>
                <w:rStyle w:val="FootnoteReference"/>
              </w:rPr>
              <w:footnoteReference w:id="477"/>
            </w:r>
          </w:p>
          <w:p w:rsidR="00B53E05" w:rsidRDefault="00B53E05" w:rsidP="00B53E05">
            <w:pPr>
              <w:pStyle w:val="EngHang"/>
            </w:pPr>
            <w:r>
              <w:t>Through her asceticism</w:t>
            </w:r>
          </w:p>
          <w:p w:rsidR="00B53E05" w:rsidRDefault="00B53E05" w:rsidP="00B53E05">
            <w:pPr>
              <w:pStyle w:val="EngHangEnd"/>
            </w:pPr>
            <w:r>
              <w:t>And martyrdom.</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ϯⲙⲟⲩⲛⲁⲭⲏ:</w:t>
            </w:r>
          </w:p>
          <w:p w:rsidR="00B53E05" w:rsidRDefault="00B53E05" w:rsidP="00B53E05">
            <w:pPr>
              <w:pStyle w:val="CopticVersemulti-line"/>
            </w:pPr>
            <w:r>
              <w:t>ⲉⲧⲁⲥⲇⲱⲕ ⲙ̀ⲡⲓⲛⲟⲙⲟⲥ:</w:t>
            </w:r>
          </w:p>
          <w:p w:rsidR="00B53E05" w:rsidRDefault="00B53E05" w:rsidP="00B53E05">
            <w:pPr>
              <w:pStyle w:val="CopticVersemulti-line"/>
            </w:pPr>
            <w:r>
              <w:t>ϧⲉⲛ ϯⲙⲉⲧⲁⲥⲕⲩⲧⲏⲥ:</w:t>
            </w:r>
          </w:p>
          <w:p w:rsidR="00B53E05" w:rsidRDefault="00B53E05" w:rsidP="00B53E05">
            <w:pPr>
              <w:pStyle w:val="CopticHangingVerse"/>
            </w:pPr>
            <w:r>
              <w:t>ⲛⲉⲙ ϯⲙⲉⲧⲙⲁⲣⲧⲩⲣⲓⲁ.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beloved</w:t>
            </w:r>
          </w:p>
          <w:p w:rsidR="00B53E05" w:rsidRDefault="00B53E05" w:rsidP="00B53E05">
            <w:pPr>
              <w:pStyle w:val="EngHang"/>
            </w:pPr>
            <w:r>
              <w:t>Of her father Mark,</w:t>
            </w:r>
          </w:p>
          <w:p w:rsidR="00B53E05" w:rsidRDefault="00B53E05" w:rsidP="00B53E05">
            <w:pPr>
              <w:pStyle w:val="EngHang"/>
            </w:pPr>
            <w:r>
              <w:t>Who became an elect martyr</w:t>
            </w:r>
          </w:p>
          <w:p w:rsidR="00B53E05" w:rsidRDefault="00B53E05" w:rsidP="00B53E05">
            <w:pPr>
              <w:pStyle w:val="EngHangEnd"/>
            </w:pPr>
            <w:r>
              <w:t>Because of her.</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ⲑⲏⲉ̀ⲧⲁϥⲙⲉⲛⲣⲓⲧⲟⲥ:</w:t>
            </w:r>
          </w:p>
          <w:p w:rsidR="00B53E05" w:rsidRDefault="00B53E05" w:rsidP="00B53E05">
            <w:pPr>
              <w:pStyle w:val="CopticVersemulti-line"/>
            </w:pPr>
            <w:r>
              <w:t>ⲛ̀ϫⲉ ⲡⲉⲥⲓⲱⲧ Ⲙⲁⲣⲕⲟⲥ:</w:t>
            </w:r>
          </w:p>
          <w:p w:rsidR="00B53E05" w:rsidRDefault="00B53E05" w:rsidP="00B53E05">
            <w:pPr>
              <w:pStyle w:val="CopticVersemulti-line"/>
            </w:pPr>
            <w:r>
              <w:t>ⲉ̀ⲧⲁϥϣⲱⲡⲓ ⲉ̀ⲃⲟⲗϩⲓⲧⲟⲧⲥ:</w:t>
            </w:r>
          </w:p>
          <w:p w:rsidR="00B53E05" w:rsidRDefault="00B53E05" w:rsidP="00B53E05">
            <w:pPr>
              <w:pStyle w:val="CopticHangingVerse"/>
            </w:pPr>
            <w:r>
              <w:t>ⲛ̀ⲟⲩⲥⲱⲧⲡ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you, O mother</w:t>
            </w:r>
          </w:p>
          <w:p w:rsidR="00B53E05" w:rsidRDefault="00B53E05" w:rsidP="00B53E05">
            <w:pPr>
              <w:pStyle w:val="EngHang"/>
            </w:pPr>
            <w:r>
              <w:t>Of forty virgins,</w:t>
            </w:r>
          </w:p>
          <w:p w:rsidR="00B53E05" w:rsidRDefault="00B53E05" w:rsidP="00B53E05">
            <w:pPr>
              <w:pStyle w:val="EngHang"/>
            </w:pPr>
            <w:r>
              <w:t>Who became martyrs</w:t>
            </w:r>
          </w:p>
          <w:p w:rsidR="00B53E05" w:rsidRDefault="00B53E05" w:rsidP="00B53E05">
            <w:pPr>
              <w:pStyle w:val="EngHangEnd"/>
            </w:pPr>
            <w:r>
              <w:t>Along with you.</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ⲛⲉ ⲱ̀ ϯⲙⲁⲩ:</w:t>
            </w:r>
          </w:p>
          <w:p w:rsidR="00B53E05" w:rsidRDefault="00B53E05" w:rsidP="00B53E05">
            <w:pPr>
              <w:pStyle w:val="CopticVersemulti-line"/>
            </w:pPr>
            <w:r>
              <w:t>ⲙ̀ⲡⲁⲣⲑⲉⲛⲟⲥ:</w:t>
            </w:r>
          </w:p>
          <w:p w:rsidR="00B53E05" w:rsidRDefault="00B53E05" w:rsidP="00B53E05">
            <w:pPr>
              <w:pStyle w:val="CopticVersemulti-line"/>
            </w:pPr>
            <w:r>
              <w:t>ⲉ̀ⲧⲁⲩϣⲱⲡⲓ ⲉ̀ⲧⲉⲙ̀ⲙⲁⲩ:</w:t>
            </w:r>
          </w:p>
          <w:p w:rsidR="00B53E05" w:rsidRDefault="00B53E05" w:rsidP="00B53E05">
            <w:pPr>
              <w:pStyle w:val="CopticHangingVerse"/>
            </w:pPr>
            <w:r>
              <w:t>ⲛⲉⲙⲉ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Blessed are you,</w:t>
            </w:r>
          </w:p>
          <w:p w:rsidR="00B53E05" w:rsidRDefault="00B53E05" w:rsidP="00B53E05">
            <w:pPr>
              <w:pStyle w:val="EngHang"/>
            </w:pPr>
            <w:r>
              <w:t>O elect Demiana.</w:t>
            </w:r>
          </w:p>
          <w:p w:rsidR="00B53E05" w:rsidRDefault="00B53E05" w:rsidP="00B53E05">
            <w:pPr>
              <w:pStyle w:val="EngHang"/>
            </w:pPr>
            <w:r>
              <w:t>No one is like you</w:t>
            </w:r>
          </w:p>
          <w:p w:rsidR="00B53E05" w:rsidRDefault="00B53E05" w:rsidP="00B53E05">
            <w:pPr>
              <w:pStyle w:val="EngHangEnd"/>
            </w:pPr>
            <w:r>
              <w:t>In your generation.</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Ⲱⲟⲩⲛⲓⲁϯ ⲛ̀ⲑⲟ:</w:t>
            </w:r>
          </w:p>
          <w:p w:rsidR="00B53E05" w:rsidRDefault="00B53E05" w:rsidP="00B53E05">
            <w:pPr>
              <w:pStyle w:val="CopticVersemulti-line"/>
            </w:pPr>
            <w:r>
              <w:t>ϯⲥⲱⲧⲡ ⲛ̀Ⲇⲩⲙⲓⲁⲛⲏ:</w:t>
            </w:r>
          </w:p>
          <w:p w:rsidR="00B53E05" w:rsidRDefault="00B53E05" w:rsidP="00B53E05">
            <w:pPr>
              <w:pStyle w:val="CopticVersemulti-line"/>
            </w:pPr>
            <w:r>
              <w:t>ϫⲉ ⲙ̀ⲙⲟⲛ ⲑⲏⲉⲧⲟ̀ⲛⲓ ⲙ̀ⲙⲟⲥ:</w:t>
            </w:r>
          </w:p>
          <w:p w:rsidR="00B53E05" w:rsidRDefault="00B53E05" w:rsidP="00B53E05">
            <w:pPr>
              <w:pStyle w:val="CopticHangingVerse"/>
            </w:pPr>
            <w:r>
              <w:t>ϧⲉⲛ ⲧⲉⲅⲉⲛⲉⲁ̀.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Rejoice, you</w:t>
            </w:r>
          </w:p>
          <w:p w:rsidR="00B53E05" w:rsidRDefault="00B53E05" w:rsidP="00B53E05">
            <w:pPr>
              <w:pStyle w:val="EngHang"/>
            </w:pPr>
            <w:r>
              <w:t>Who are adored in paradise</w:t>
            </w:r>
          </w:p>
          <w:p w:rsidR="00B53E05" w:rsidRDefault="00B53E05" w:rsidP="00B53E05">
            <w:pPr>
              <w:pStyle w:val="EngHang"/>
            </w:pPr>
            <w:r>
              <w:t>With glory and joy,</w:t>
            </w:r>
          </w:p>
          <w:p w:rsidR="00B53E05" w:rsidRDefault="00B53E05" w:rsidP="00B53E05">
            <w:pPr>
              <w:pStyle w:val="EngHangEnd"/>
            </w:pPr>
            <w:r>
              <w:t>Before Christ.</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Ⲣⲁϣⲓ ⲑⲏⲉⲧⲥⲟⲗⲥⲉⲗ:</w:t>
            </w:r>
          </w:p>
          <w:p w:rsidR="00B53E05" w:rsidRDefault="00B53E05" w:rsidP="00B53E05">
            <w:pPr>
              <w:pStyle w:val="CopticVersemulti-line"/>
            </w:pPr>
            <w:r>
              <w:t>ϧⲉⲛ ⲡⲓⲡⲁⲣⲁⲇⲓⲥⲟⲥ:</w:t>
            </w:r>
          </w:p>
          <w:p w:rsidR="00B53E05" w:rsidRDefault="00B53E05" w:rsidP="00B53E05">
            <w:pPr>
              <w:pStyle w:val="CopticVersemulti-line"/>
            </w:pPr>
            <w:r>
              <w:t>ϧⲉⲛ ⲟⲩⲱ̀ⲟⲩ ⲛⲉⲙ ⲟⲩⲑⲉⲗⲏⲗ:</w:t>
            </w:r>
          </w:p>
          <w:p w:rsidR="00B53E05" w:rsidRDefault="00B53E05" w:rsidP="00B53E05">
            <w:pPr>
              <w:pStyle w:val="CopticHangingVerse"/>
            </w:pPr>
            <w:r>
              <w:t>ⲛⲁϩⲣⲉⲛ Ⲡⲭ̄ⲥ̄.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Through the prayers</w:t>
            </w:r>
          </w:p>
          <w:p w:rsidR="00B53E05" w:rsidRDefault="00B53E05" w:rsidP="00B53E05">
            <w:pPr>
              <w:pStyle w:val="EngHang"/>
            </w:pPr>
            <w:r>
              <w:t>Of the elect Lady,</w:t>
            </w:r>
          </w:p>
          <w:p w:rsidR="00B53E05" w:rsidRDefault="00B53E05" w:rsidP="00B53E05">
            <w:pPr>
              <w:pStyle w:val="EngHang"/>
            </w:pPr>
            <w:r>
              <w:t>The holy Demiana,</w:t>
            </w:r>
          </w:p>
          <w:p w:rsidR="00B53E05" w:rsidRDefault="00B53E05" w:rsidP="00B53E05">
            <w:pPr>
              <w:pStyle w:val="EngHangEnd"/>
            </w:pPr>
            <w:r>
              <w:t>O Lord, forgive us our sins.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Ϩⲓⲧⲉⲛ ⲛⲓⲉⲩⲝⲏ:</w:t>
            </w:r>
          </w:p>
          <w:p w:rsidR="00B53E05" w:rsidRDefault="00B53E05" w:rsidP="00B53E05">
            <w:pPr>
              <w:pStyle w:val="CopticVersemulti-line"/>
            </w:pPr>
            <w:r>
              <w:t>ⲛ̀ⲧⲉ ϯⲥⲱⲧⲡ ⲛ̀ⲕⲩⲣⲓⲁ:</w:t>
            </w:r>
          </w:p>
          <w:p w:rsidR="00B53E05" w:rsidRDefault="00B53E05" w:rsidP="00B53E05">
            <w:pPr>
              <w:pStyle w:val="CopticVersemulti-line"/>
            </w:pPr>
            <w:r>
              <w:t>ϯⲁ̀ⲅⲓⲁ Ⲇⲩⲙⲓⲁⲛⲏ:</w:t>
            </w:r>
          </w:p>
          <w:p w:rsidR="00B53E05" w:rsidRDefault="00B53E05" w:rsidP="00B53E05">
            <w:pPr>
              <w:pStyle w:val="CopticHangingVerse"/>
            </w:pPr>
            <w:r>
              <w:t>ⲱ̀ Ⲡⲟ̄ⲥ̄ ⲭⲁ ⲛ̀ⲛⲉⲛⲛⲟⲃⲓ ⲛⲁⲛ ⲉ̀ⲃⲟⲗ.</w:t>
            </w:r>
          </w:p>
        </w:tc>
      </w:tr>
    </w:tbl>
    <w:p w:rsidR="00FF5FF3" w:rsidRDefault="00FF5FF3" w:rsidP="00FF5FF3">
      <w:pPr>
        <w:pStyle w:val="Heading3"/>
      </w:pPr>
      <w:r>
        <w:t>January 9 (10) / Tobi 14: St. Maximus</w:t>
      </w:r>
    </w:p>
    <w:p w:rsidR="00662600" w:rsidRDefault="00662600" w:rsidP="00662600">
      <w:pPr>
        <w:pStyle w:val="Heading3"/>
      </w:pPr>
      <w:r>
        <w:t>The Doxology of Sts. Maximus and Dometius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 stars of</w:t>
            </w:r>
            <w:r>
              <w:rPr>
                <w:rStyle w:val="FootnoteReference"/>
              </w:rPr>
              <w:t xml:space="preserve"> </w:t>
            </w:r>
            <w:r>
              <w:t>righteousness</w:t>
            </w:r>
            <w:r w:rsidRPr="004764BD">
              <w:t>,</w:t>
            </w:r>
          </w:p>
          <w:p w:rsidR="00662600" w:rsidRPr="004764BD" w:rsidRDefault="00662600" w:rsidP="00662600">
            <w:pPr>
              <w:pStyle w:val="EngHang"/>
            </w:pPr>
            <w:r w:rsidRPr="004764BD">
              <w:t>And the great princes,</w:t>
            </w:r>
          </w:p>
          <w:p w:rsidR="00662600" w:rsidRPr="004764BD" w:rsidRDefault="00662600" w:rsidP="00662600">
            <w:pPr>
              <w:pStyle w:val="EngHang"/>
            </w:pPr>
            <w:r w:rsidRPr="004764BD">
              <w:t>Of our holy synod,</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Ⲛⲓⲫⲱⲥⲧⲏⲣ ⲛ̀ⲧⲉ ϯⲙⲉⲑⲙⲏⲓ:</w:t>
            </w:r>
          </w:p>
          <w:p w:rsidR="00662600" w:rsidRDefault="00662600" w:rsidP="00662600">
            <w:pPr>
              <w:pStyle w:val="CopticVersemulti-line"/>
            </w:pPr>
            <w:r>
              <w:t>ⲟⲩⲟϩ ⲛⲓⲛⲓϣϯ ⲛ̀ⲁⲣⲭⲏⲅⲟⲥ:</w:t>
            </w:r>
          </w:p>
          <w:p w:rsidR="00662600" w:rsidRDefault="00662600" w:rsidP="00662600">
            <w:pPr>
              <w:pStyle w:val="CopticVersemulti-line"/>
            </w:pPr>
            <w:r>
              <w:t>ⲛ̀ⲧⲉ ⲧⲉⲛⲥⲩⲛⲟⲩⲇⲓⲁ̀ ⲉ̄ⲑ̄ⲩ̄:</w:t>
            </w:r>
          </w:p>
          <w:p w:rsidR="00662600" w:rsidRPr="00C35319"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t>I</w:t>
            </w:r>
            <w:r w:rsidRPr="004764BD">
              <w:t>n whose name we have been gathered,</w:t>
            </w:r>
          </w:p>
          <w:p w:rsidR="00662600" w:rsidRPr="004764BD" w:rsidRDefault="00662600" w:rsidP="00662600">
            <w:pPr>
              <w:pStyle w:val="EngHang"/>
            </w:pPr>
            <w:r w:rsidRPr="004764BD">
              <w:t>By the Life-giving Trinity,</w:t>
            </w:r>
          </w:p>
          <w:p w:rsidR="00662600" w:rsidRPr="004764BD" w:rsidRDefault="00662600" w:rsidP="00662600">
            <w:pPr>
              <w:pStyle w:val="EngHang"/>
            </w:pPr>
            <w:r w:rsidRPr="004764BD">
              <w:t>Th</w:t>
            </w:r>
            <w:r>
              <w:t>at we may follow their footsteps</w:t>
            </w:r>
            <w:r w:rsidRPr="004764BD">
              <w:t>,</w:t>
            </w:r>
          </w:p>
          <w:p w:rsidR="00662600" w:rsidRDefault="00662600" w:rsidP="00662600">
            <w:pPr>
              <w:pStyle w:val="EngHangEnd"/>
            </w:pPr>
            <w:r w:rsidRPr="004764BD">
              <w:t>And wear their holy schema</w:t>
            </w:r>
            <w:r>
              <w:rPr>
                <w:rStyle w:val="FootnoteReference"/>
              </w:rPr>
              <w:footnoteReference w:id="478"/>
            </w:r>
            <w:r w:rsidRPr="004764BD">
              <w: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Ⲛⲁⲓ ⲉ̀ⲧⲁⲥⲑⲟⲩⲱⲧⲉⲛ ϧⲉⲛ ⲛⲟⲩⲣⲁⲛ:</w:t>
            </w:r>
          </w:p>
          <w:p w:rsidR="00662600" w:rsidRDefault="00662600" w:rsidP="00662600">
            <w:pPr>
              <w:pStyle w:val="CopticVersemulti-line"/>
            </w:pPr>
            <w:r>
              <w:t>ⲛ̀ϫⲉ Ϯⲧ̀ⲣⲓⲁⲥ ⲛ̀ⲣⲉϥⲧⲁⲛϧⲟ:</w:t>
            </w:r>
          </w:p>
          <w:p w:rsidR="00662600" w:rsidRDefault="00662600" w:rsidP="00662600">
            <w:pPr>
              <w:pStyle w:val="CopticVersemulti-line"/>
            </w:pPr>
            <w:r>
              <w:t>ⲉⲑⲣⲉⲛⲙⲟϣⲓ ⲛ̀ⲥⲁ ⲛⲟⲩϣⲉⲛⲧⲁⲧⲥⲓ:</w:t>
            </w:r>
          </w:p>
          <w:p w:rsidR="00662600" w:rsidRPr="00CF5919" w:rsidRDefault="00662600" w:rsidP="00662600">
            <w:pPr>
              <w:pStyle w:val="CopticHangingVerse"/>
            </w:pPr>
            <w:r>
              <w:t>ⲛ̀ⲧⲉⲛⲉⲣⲫⲟⲣⲓⲛ ⲙ̀ⲡⲟⲩⲥ̀ⲭⲏⲙⲁ ⲉ̄ⲑ̄ⲩ̄.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They gave us the promises,</w:t>
            </w:r>
          </w:p>
          <w:p w:rsidR="00662600" w:rsidRPr="004764BD" w:rsidRDefault="00662600" w:rsidP="00662600">
            <w:pPr>
              <w:pStyle w:val="EngHang"/>
            </w:pPr>
            <w:r w:rsidRPr="004764BD">
              <w:t>Written in the Gospel:</w:t>
            </w:r>
          </w:p>
          <w:p w:rsidR="00662600" w:rsidRPr="004764BD" w:rsidRDefault="00662600" w:rsidP="00662600">
            <w:pPr>
              <w:pStyle w:val="EngHang"/>
            </w:pPr>
            <w:r>
              <w:t>B</w:t>
            </w:r>
            <w:r w:rsidRPr="004764BD">
              <w:t>rotherly love,</w:t>
            </w:r>
          </w:p>
          <w:p w:rsidR="00662600" w:rsidRDefault="00662600" w:rsidP="00662600">
            <w:pPr>
              <w:pStyle w:val="EngHangEnd"/>
            </w:pPr>
            <w:r w:rsidRPr="004764BD">
              <w:t>The perfection of all virtues</w:t>
            </w:r>
            <w:r w:rsidRPr="004764BD">
              <w:rPr>
                <w:rStyle w:val="FootnoteReference"/>
              </w:rPr>
              <w:footnoteReference w:id="479"/>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Ⲁⲩϯ ⲉ̀ⲧⲟⲧⲉⲛ ⲛ̀ⲛⲓⲱϣ:</w:t>
            </w:r>
          </w:p>
          <w:p w:rsidR="00662600" w:rsidRDefault="00662600" w:rsidP="00662600">
            <w:pPr>
              <w:pStyle w:val="CopticVersemulti-line"/>
            </w:pPr>
            <w:r>
              <w:t>ⲉⲧⲉ̀ϧⲏⲟⲩⲧ ϧⲉⲛ ⲛⲓⲉⲩⲁⲅⲅⲉⲗⲓⲟⲛ:</w:t>
            </w:r>
          </w:p>
          <w:p w:rsidR="00662600" w:rsidRDefault="00662600" w:rsidP="00662600">
            <w:pPr>
              <w:pStyle w:val="CopticVersemulti-line"/>
            </w:pPr>
            <w:r>
              <w:t>ⲉ̀ⲧⲉ ⲑⲁⲓ ⲧⲉ ϯⲙⲉⲧⲙⲁⲓⲥⲟⲛ:</w:t>
            </w:r>
          </w:p>
          <w:p w:rsidR="00662600" w:rsidRDefault="00662600" w:rsidP="00662600">
            <w:pPr>
              <w:pStyle w:val="CopticHangingVerse"/>
            </w:pPr>
            <w:r>
              <w:t>ⲡ̀ϫⲱⲕ ⲉ̀ⲃⲟⲗ ⲛ̀ⲛⲓⲁⲣⲉ̀ⲧⲏ ⲧⲏⲣⲟⲩ.</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We keep a feast in their church,</w:t>
            </w:r>
          </w:p>
          <w:p w:rsidR="00662600" w:rsidRPr="004764BD" w:rsidRDefault="00662600" w:rsidP="00662600">
            <w:pPr>
              <w:pStyle w:val="EngHang"/>
            </w:pPr>
            <w:r w:rsidRPr="004764BD">
              <w:t>And complete their remembrance,</w:t>
            </w:r>
          </w:p>
          <w:p w:rsidR="00662600" w:rsidRPr="004764BD" w:rsidRDefault="00662600" w:rsidP="00662600">
            <w:pPr>
              <w:pStyle w:val="EngHang"/>
            </w:pPr>
            <w:r w:rsidRPr="004764BD">
              <w:t>We glorify the Trinity,</w:t>
            </w:r>
          </w:p>
          <w:p w:rsidR="00662600" w:rsidRDefault="00662600" w:rsidP="00662600">
            <w:pPr>
              <w:pStyle w:val="EngHangEnd"/>
            </w:pPr>
            <w:r w:rsidRPr="004764BD">
              <w:t>By day and by night.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Ⲉⲛⲉⲣϣⲁⲓ ϧⲉⲛ ⲧⲟⲩⲉⲕⲕ̀ⲗⲏⲥⲓⲁ̀:</w:t>
            </w:r>
          </w:p>
          <w:p w:rsidR="00662600" w:rsidRDefault="00662600" w:rsidP="00662600">
            <w:pPr>
              <w:pStyle w:val="CopticVersemulti-line"/>
            </w:pPr>
            <w:r>
              <w:t>ⲉⲛϫⲱⲕ ⲙ̀ⲡⲟⲩⲉⲣⲫ̀ⲙⲉⲩⲓ̀ ⲉ̀ⲃⲟⲗ:</w:t>
            </w:r>
          </w:p>
          <w:p w:rsidR="00662600" w:rsidRDefault="00662600" w:rsidP="00662600">
            <w:pPr>
              <w:pStyle w:val="CopticVersemulti-line"/>
            </w:pPr>
            <w:r>
              <w:t>ⲉⲛϯⲱ̀ⲟⲩ ⲛ̀Ϯⲧ̀ⲣⲓⲁⲥ:</w:t>
            </w:r>
          </w:p>
          <w:p w:rsidR="00662600" w:rsidRDefault="00662600" w:rsidP="00662600">
            <w:pPr>
              <w:pStyle w:val="CopticHangingVerse"/>
            </w:pPr>
            <w:r>
              <w:t>ⲙ̀ⲡⲓⲉ̀ϩⲟⲟⲩ ⲛⲉⲙ ⲡⲓⲉ̀ϫⲱⲣϩ.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Hail to you O righteous ones,</w:t>
            </w:r>
          </w:p>
          <w:p w:rsidR="00662600" w:rsidRPr="004764BD" w:rsidRDefault="00662600" w:rsidP="00662600">
            <w:pPr>
              <w:pStyle w:val="EngHang"/>
            </w:pPr>
            <w:r w:rsidRPr="004764BD">
              <w:t>Hail to the Spirit-bearers,</w:t>
            </w:r>
          </w:p>
          <w:p w:rsidR="00662600" w:rsidRPr="004764BD" w:rsidRDefault="00662600" w:rsidP="00662600">
            <w:pPr>
              <w:pStyle w:val="EngHang"/>
            </w:pPr>
            <w:r w:rsidRPr="004764BD">
              <w:t>Hail to our holy Roman fathers,</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Ⲭⲉⲣⲉ ⲛⲱⲧⲉⲛ ⲱ̀ ⲛⲓⲇⲓⲕⲱⲟⲥ:</w:t>
            </w:r>
          </w:p>
          <w:p w:rsidR="00662600" w:rsidRDefault="00662600" w:rsidP="00662600">
            <w:pPr>
              <w:pStyle w:val="CopticVersemulti-line"/>
            </w:pPr>
            <w:r>
              <w:t>ⲭⲉⲣⲉ ⲛⲓⲡ̄ⲛ̄ⲁ̄ⲧⲟⲫⲟⲣⲟⲥ:</w:t>
            </w:r>
          </w:p>
          <w:p w:rsidR="00662600" w:rsidRDefault="00662600" w:rsidP="00662600">
            <w:pPr>
              <w:pStyle w:val="CopticVersemulti-line"/>
            </w:pPr>
            <w:r>
              <w:t>ⲭⲉⲣⲉ ⲛⲉⲛⲓⲟϯ ⲉ̄ⲑ̄ⲩ̄ ⲛ̀ⲣⲱⲙⲉⲟⲥ:</w:t>
            </w:r>
          </w:p>
          <w:p w:rsidR="00662600"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Pray to the Lord on our behalf,</w:t>
            </w:r>
          </w:p>
          <w:p w:rsidR="00662600" w:rsidRPr="004764BD" w:rsidRDefault="00662600" w:rsidP="00662600">
            <w:pPr>
              <w:pStyle w:val="EngHang"/>
            </w:pPr>
            <w:r w:rsidRPr="004764BD">
              <w:t>O our holy Roman fathers,</w:t>
            </w:r>
          </w:p>
          <w:p w:rsidR="00662600" w:rsidRPr="004764BD" w:rsidRDefault="00662600" w:rsidP="00662600">
            <w:pPr>
              <w:pStyle w:val="EngHang"/>
            </w:pPr>
            <w:r w:rsidRPr="004764BD">
              <w:t xml:space="preserve">Maximus and </w:t>
            </w:r>
            <w:r>
              <w:t>Dometius</w:t>
            </w:r>
            <w:r w:rsidRPr="004764BD">
              <w:t>,</w:t>
            </w:r>
          </w:p>
          <w:p w:rsidR="00662600" w:rsidRDefault="00662600" w:rsidP="00662600">
            <w:pPr>
              <w:pStyle w:val="EngHangEnd"/>
            </w:pPr>
            <w:r w:rsidRPr="004764BD">
              <w:t>That He</w:t>
            </w:r>
            <w:r>
              <w:t xml:space="preserve"> may forgive us our sins.</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Ⲧⲟⲃϩ ⲙ̀Ⲡⲟ̄ⲥ̄ ⲉ̀ϩ̀ⲣⲏⲓ ⲉ̀ϫⲱⲛ:</w:t>
            </w:r>
          </w:p>
          <w:p w:rsidR="00662600" w:rsidRDefault="00662600" w:rsidP="00662600">
            <w:pPr>
              <w:pStyle w:val="CopticVersemulti-line"/>
            </w:pPr>
            <w:r>
              <w:t>ⲱ̀ ⲛⲉⲛⲓⲟϯ ⲉ̄ⲑ̄ⲩ̄ ⲛ̀ⲣⲱⲙⲉⲟⲥ:</w:t>
            </w:r>
          </w:p>
          <w:p w:rsidR="00662600" w:rsidRDefault="00662600" w:rsidP="00662600">
            <w:pPr>
              <w:pStyle w:val="CopticVersemulti-line"/>
            </w:pPr>
            <w:r>
              <w:t>Ⲙⲁⲝⲓⲙⲟⲥ ⲛⲉⲙ Ⲇⲟⲙⲉⲧⲓⲟⲥ:</w:t>
            </w:r>
          </w:p>
          <w:p w:rsidR="00662600" w:rsidRDefault="00662600" w:rsidP="00662600">
            <w:pPr>
              <w:pStyle w:val="CopticHangingVerse"/>
            </w:pPr>
            <w:r>
              <w:t>ⲛ̀ⲧⲉϥⲭⲁ ⲛⲉⲛⲛⲟⲃⲓ ⲛⲁⲛ ⲉ̀ⲃⲟⲗ.</w:t>
            </w:r>
          </w:p>
        </w:tc>
      </w:tr>
    </w:tbl>
    <w:p w:rsidR="00FF5FF3" w:rsidRDefault="00FF5FF3" w:rsidP="00FF5FF3">
      <w:pPr>
        <w:pStyle w:val="Heading3"/>
      </w:pPr>
      <w:r>
        <w:t>Jan</w:t>
      </w:r>
      <w:r w:rsidR="00662600">
        <w:t>uary 12 (13) / Tobi 17: St. Dome</w:t>
      </w:r>
      <w:r>
        <w:t>tius</w:t>
      </w:r>
    </w:p>
    <w:p w:rsidR="00FF5FF3" w:rsidRPr="00FF5FF3" w:rsidRDefault="00FF5FF3" w:rsidP="00FF5FF3">
      <w:pPr>
        <w:pStyle w:val="Rubric"/>
      </w:pPr>
      <w:r>
        <w:t>See the Feast of St</w:t>
      </w:r>
      <w:r w:rsidR="00662600">
        <w:t>s</w:t>
      </w:r>
      <w:r>
        <w:t>. Maximus</w:t>
      </w:r>
      <w:r w:rsidR="00662600">
        <w:t xml:space="preserve"> and Dometius </w:t>
      </w:r>
      <w:r>
        <w:t>on January 9 (10) / Tobi 14, page ##.</w:t>
      </w:r>
    </w:p>
    <w:p w:rsidR="00160DE3" w:rsidRDefault="00160DE3" w:rsidP="00160DE3">
      <w:pPr>
        <w:pStyle w:val="Heading3"/>
      </w:pPr>
      <w:bookmarkStart w:id="1063" w:name="_Toc410196208"/>
      <w:bookmarkStart w:id="1064" w:name="_Toc410196450"/>
      <w:bookmarkStart w:id="1065"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63"/>
      <w:bookmarkEnd w:id="1064"/>
      <w:bookmarkEnd w:id="1065"/>
    </w:p>
    <w:p w:rsidR="00336FAA" w:rsidRDefault="00336FAA" w:rsidP="00336FAA">
      <w:pPr>
        <w:pStyle w:val="Rubric"/>
      </w:pPr>
      <w:r>
        <w:t>See the Doxologies, Psali, and Theotokia for the Virgin.</w:t>
      </w:r>
    </w:p>
    <w:p w:rsidR="00FF5FF3" w:rsidRDefault="00FF5FF3" w:rsidP="00FF5FF3">
      <w:pPr>
        <w:pStyle w:val="Heading3"/>
      </w:pPr>
      <w:r>
        <w:lastRenderedPageBreak/>
        <w:t>January 17 (18) / Tobi 22: St. Anthony the Great</w:t>
      </w:r>
    </w:p>
    <w:p w:rsidR="00FF5FF3" w:rsidRDefault="00FF5FF3" w:rsidP="00FF5FF3">
      <w:pPr>
        <w:pStyle w:val="Heading4"/>
      </w:pPr>
      <w:r>
        <w:t>The Doxology</w:t>
      </w:r>
    </w:p>
    <w:p w:rsidR="00751B8B" w:rsidRPr="00751B8B" w:rsidRDefault="00751B8B" w:rsidP="00751B8B">
      <w:pPr>
        <w:pStyle w:val="Rubric"/>
      </w:pPr>
      <w:r>
        <w:t>See also the Doxology for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pPr>
            <w:r w:rsidRPr="00735DD6">
              <w:t>Chase away from your hearts</w:t>
            </w:r>
          </w:p>
          <w:p w:rsidR="00B83964" w:rsidRPr="00735DD6" w:rsidRDefault="00B83964" w:rsidP="00751B8B">
            <w:pPr>
              <w:pStyle w:val="EngHang"/>
            </w:pPr>
            <w:r w:rsidRPr="00735DD6">
              <w:t>The thoughts of darkness,</w:t>
            </w:r>
          </w:p>
          <w:p w:rsidR="00B83964" w:rsidRPr="00735DD6" w:rsidRDefault="00B83964" w:rsidP="00751B8B">
            <w:pPr>
              <w:pStyle w:val="EngHang"/>
            </w:pPr>
            <w:r w:rsidRPr="00735DD6">
              <w:t>And the memories that deceive</w:t>
            </w:r>
          </w:p>
          <w:p w:rsidR="00B83964" w:rsidRDefault="00B83964" w:rsidP="00751B8B">
            <w:pPr>
              <w:pStyle w:val="EngHangEnd"/>
            </w:pPr>
            <w:r w:rsidRPr="00735DD6">
              <w:t>And darken the mind.</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Ⲃⲱⲗ ⲉ̀ⲃⲟⲗ ϧⲉⲛ ⲛⲉⲧⲉⲛϩⲏⲧ:</w:t>
            </w:r>
          </w:p>
          <w:p w:rsidR="00B83964" w:rsidRDefault="00B83964" w:rsidP="00B83964">
            <w:pPr>
              <w:pStyle w:val="CopticVersemulti-line"/>
            </w:pPr>
            <w:r>
              <w:t>ⲛ̀ⲛⲓⲙⲟⲕⲙⲉⲕ ⲛ̀ⲧⲉ ϯⲕⲁⲕⲓⲁ̀:</w:t>
            </w:r>
          </w:p>
          <w:p w:rsidR="00B83964" w:rsidRDefault="00B83964" w:rsidP="00B83964">
            <w:pPr>
              <w:pStyle w:val="CopticVersemulti-line"/>
            </w:pPr>
            <w:r>
              <w:t>ⲛⲉⲙ ⲛⲓⲙⲉⲩⲓ̀ ⲉⲧϣⲉⲃϣⲱⲃ:</w:t>
            </w:r>
          </w:p>
          <w:p w:rsidR="00B83964" w:rsidRDefault="00B83964" w:rsidP="00B83964">
            <w:pPr>
              <w:pStyle w:val="CopticHangingVerse"/>
            </w:pPr>
            <w:r>
              <w:t>ⲉⲧⲓ̀ⲣⲓ ⲙ̀ⲡⲓⲛⲟⲩⲥ ⲛ̀ⲭⲁⲕⲓ.</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pPr>
            <w:r w:rsidRPr="00735DD6">
              <w:t xml:space="preserve">Consider </w:t>
            </w:r>
            <w:r>
              <w:t>attentively,</w:t>
            </w:r>
          </w:p>
          <w:p w:rsidR="00B83964" w:rsidRPr="00735DD6" w:rsidRDefault="00B83964" w:rsidP="00751B8B">
            <w:pPr>
              <w:pStyle w:val="EngHang"/>
            </w:pPr>
            <w:r w:rsidRPr="00735DD6">
              <w:t>The exalted righteousness</w:t>
            </w:r>
          </w:p>
          <w:p w:rsidR="00B83964" w:rsidRPr="00735DD6" w:rsidRDefault="00B83964" w:rsidP="00751B8B">
            <w:pPr>
              <w:pStyle w:val="EngHang"/>
            </w:pPr>
            <w:r w:rsidRPr="00735DD6">
              <w:t>Of our blessed father</w:t>
            </w:r>
            <w:r>
              <w:t>,</w:t>
            </w:r>
          </w:p>
          <w:p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Ⲁⲣⲓⲛⲟⲓⲛ ϧⲉⲛ ⲟⲩϯϩ̀ⲑⲏϥ:</w:t>
            </w:r>
          </w:p>
          <w:p w:rsidR="00B83964" w:rsidRDefault="00B83964" w:rsidP="00B83964">
            <w:pPr>
              <w:pStyle w:val="CopticVersemulti-line"/>
            </w:pPr>
            <w:r>
              <w:t>ⲛ̀ⲛⲓⲕⲁⲑⲁⲣⲧⲱⲙⲁ ⲉⲧϭⲟⲥⲓ:</w:t>
            </w:r>
          </w:p>
          <w:p w:rsidR="00B83964" w:rsidRDefault="00B83964" w:rsidP="00B83964">
            <w:pPr>
              <w:pStyle w:val="CopticVersemulti-line"/>
            </w:pPr>
            <w:r>
              <w:t>ⲛ̀ⲧⲉ ⲡⲉⲛⲙⲁⲕⲁⲣⲓⲟⲥ ⲛ̀ⲓⲱⲧ:</w:t>
            </w:r>
          </w:p>
          <w:p w:rsidR="00B83964" w:rsidRDefault="00B83964" w:rsidP="00B83964">
            <w:pPr>
              <w:pStyle w:val="CopticHangingVerse"/>
            </w:pPr>
            <w:r>
              <w:t>ⲡⲁⲟ̄ⲥ̄ ⲡⲓⲛⲓϣϯ Ⲁⲃⲃⲁ Ⲁⲛⲧⲱⲛⲓ.</w:t>
            </w:r>
          </w:p>
        </w:tc>
      </w:tr>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rPr>
                <w:rFonts w:cs="Antonious Normal"/>
                <w:szCs w:val="28"/>
              </w:rPr>
            </w:pPr>
            <w:r>
              <w:rPr>
                <w:rFonts w:cs="Antonious Normal"/>
                <w:szCs w:val="28"/>
              </w:rPr>
              <w:t>He became our guide, and</w:t>
            </w:r>
          </w:p>
          <w:p w:rsidR="00B83964" w:rsidRPr="00735DD6" w:rsidRDefault="00B83964" w:rsidP="00751B8B">
            <w:pPr>
              <w:pStyle w:val="EngHang"/>
              <w:rPr>
                <w:rFonts w:cs="Antonious Normal"/>
                <w:szCs w:val="28"/>
              </w:rPr>
            </w:pPr>
            <w:r>
              <w:rPr>
                <w:rFonts w:cs="Antonious Normal"/>
                <w:szCs w:val="28"/>
              </w:rPr>
              <w:t>A harbour of salvation;</w:t>
            </w:r>
          </w:p>
          <w:p w:rsidR="00B83964" w:rsidRPr="00735DD6" w:rsidRDefault="00B83964" w:rsidP="00751B8B">
            <w:pPr>
              <w:pStyle w:val="EngHang"/>
              <w:rPr>
                <w:rFonts w:cs="Antonious Normal"/>
                <w:szCs w:val="28"/>
              </w:rPr>
            </w:pPr>
            <w:r w:rsidRPr="00735DD6">
              <w:rPr>
                <w:rFonts w:cs="Antonious Normal"/>
                <w:szCs w:val="28"/>
              </w:rPr>
              <w:t>He called us all gladly,</w:t>
            </w:r>
          </w:p>
          <w:p w:rsidR="00B83964" w:rsidRDefault="00B83964" w:rsidP="00751B8B">
            <w:pPr>
              <w:pStyle w:val="EngHangEnd"/>
            </w:pPr>
            <w:r w:rsidRPr="00735DD6">
              <w:t>To enter into eternal life</w:t>
            </w:r>
            <w:r>
              <w:t>.</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Ⲫⲁⲓ ⲉ̀ⲧⲁϥϣⲱⲡⲓ ⲛⲁⲛ ⲛ̀ Ϭⲁⲩⲙⲱⲓⲧ:</w:t>
            </w:r>
          </w:p>
          <w:p w:rsidR="00B83964" w:rsidRDefault="00B83964" w:rsidP="00B83964">
            <w:pPr>
              <w:pStyle w:val="CopticVersemulti-line"/>
            </w:pPr>
            <w:r>
              <w:t>ⲛ̀ⲗⲩⲙⲏⲛ ⲛ̀ⲧⲉ ⲡⲓⲟⲩϫⲁⲓ:</w:t>
            </w:r>
          </w:p>
          <w:p w:rsidR="00B83964" w:rsidRDefault="00B83964" w:rsidP="00B83964">
            <w:pPr>
              <w:pStyle w:val="CopticVersemulti-line"/>
            </w:pPr>
            <w:r>
              <w:t>ⲁϥⲑⲱϩⲉⲙ ⲙ̀ⲙⲟⲛ ϧⲉⲛ ⲟⲩⲉ̀ⲣⲟⲩⲱⲧ:</w:t>
            </w:r>
          </w:p>
          <w:p w:rsidR="00B83964" w:rsidRDefault="00B83964" w:rsidP="00B83964">
            <w:pPr>
              <w:pStyle w:val="CopticHangingVerse"/>
            </w:pPr>
            <w:r>
              <w:t>ⲉ̀ϧⲟⲩⲛ ⲉ̀ⲡⲓⲱⲛϧ ⲛ̀ⲉ̀ⲛⲉϩ.</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rPr>
                <w:rFonts w:cs="Antonious"/>
                <w:szCs w:val="28"/>
              </w:rPr>
            </w:pPr>
            <w:r w:rsidRPr="00735DD6">
              <w:rPr>
                <w:rFonts w:cs="Antonious"/>
                <w:szCs w:val="28"/>
              </w:rPr>
              <w:t>The fragrance of his virtues,</w:t>
            </w:r>
          </w:p>
          <w:p w:rsidR="00B83964" w:rsidRPr="00735DD6" w:rsidRDefault="00B83964" w:rsidP="00751B8B">
            <w:pPr>
              <w:pStyle w:val="EngHang"/>
              <w:rPr>
                <w:rFonts w:cs="Antonious"/>
                <w:szCs w:val="28"/>
              </w:rPr>
            </w:pPr>
            <w:r w:rsidRPr="00735DD6">
              <w:rPr>
                <w:rFonts w:cs="Antonious"/>
                <w:szCs w:val="28"/>
              </w:rPr>
              <w:t>Gave joy to our souls,</w:t>
            </w:r>
          </w:p>
          <w:p w:rsidR="00B83964" w:rsidRPr="00735DD6" w:rsidRDefault="00B83964" w:rsidP="00751B8B">
            <w:pPr>
              <w:pStyle w:val="EngHang"/>
              <w:rPr>
                <w:rFonts w:cs="Antonious"/>
                <w:szCs w:val="28"/>
              </w:rPr>
            </w:pPr>
            <w:r w:rsidRPr="00735DD6">
              <w:rPr>
                <w:rFonts w:cs="Antonious"/>
                <w:szCs w:val="28"/>
              </w:rPr>
              <w:t>Like the aroma</w:t>
            </w:r>
          </w:p>
          <w:p w:rsidR="00B83964" w:rsidRDefault="00B83964" w:rsidP="00751B8B">
            <w:pPr>
              <w:pStyle w:val="EngHangEnd"/>
            </w:pPr>
            <w:r w:rsidRPr="00735DD6">
              <w:t>That blossoms in paradise.</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Ⲁⲡⲓⲥ̀ⲑⲟⲓⲛⲟⲩϥⲓ ⲛ̀ⲧⲉ ⲛⲉϥⲁⲣⲉⲧⲏ:</w:t>
            </w:r>
          </w:p>
          <w:p w:rsidR="00B83964" w:rsidRDefault="00B83964" w:rsidP="00B83964">
            <w:pPr>
              <w:pStyle w:val="CopticVersemulti-line"/>
            </w:pPr>
            <w:r>
              <w:t>ϯ ⲙ̀ⲡ̀ⲟⲩⲛⲟϥ ⲛ̀ⲛⲉⲛⲯⲩⲭⲏ:</w:t>
            </w:r>
          </w:p>
          <w:p w:rsidR="00B83964" w:rsidRDefault="00B83964" w:rsidP="00B83964">
            <w:pPr>
              <w:pStyle w:val="CopticVersemulti-line"/>
            </w:pPr>
            <w:r>
              <w:t>ⲙ̀ⲫ̀ⲣⲏϯ ⲙ̀ⲡⲓⲁⲣⲱⲙⲁⲧⲁ:</w:t>
            </w:r>
          </w:p>
          <w:p w:rsidR="00B83964" w:rsidRDefault="00B83964" w:rsidP="00B83964">
            <w:pPr>
              <w:pStyle w:val="CopticHangingVerse"/>
            </w:pPr>
            <w:r>
              <w:t>ⲉⲧⲣⲏⲧ ϧⲉⲛ ⲡⲓⲡⲁⲣⲁⲇⲓⲥⲟⲥ.</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rsidR="00B83964" w:rsidRPr="00735DD6" w:rsidRDefault="00B83964" w:rsidP="00751B8B">
            <w:pPr>
              <w:pStyle w:val="EngHang"/>
              <w:rPr>
                <w:rFonts w:cs="Antonious Normal"/>
                <w:szCs w:val="28"/>
              </w:rPr>
            </w:pPr>
            <w:r w:rsidRPr="00735DD6">
              <w:rPr>
                <w:rFonts w:cs="Antonious Normal"/>
                <w:szCs w:val="28"/>
              </w:rPr>
              <w:t>In the upright faith,</w:t>
            </w:r>
          </w:p>
          <w:p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rsidR="00B83964" w:rsidRDefault="00B83964" w:rsidP="00751B8B">
            <w:pPr>
              <w:pStyle w:val="EngHangEnd"/>
            </w:pPr>
            <w:r w:rsidRPr="00735DD6">
              <w:t>Proclaiming and saying:</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Ⲙⲁⲣⲉⲛⲧⲁϫⲣⲟⲛ ϧⲉⲛ ⲡⲓⲛⲁϩϯ:</w:t>
            </w:r>
          </w:p>
          <w:p w:rsidR="00B83964" w:rsidRDefault="00B83964" w:rsidP="00B83964">
            <w:pPr>
              <w:pStyle w:val="CopticVersemulti-line"/>
            </w:pPr>
            <w:r>
              <w:t>ⲉⲧⲥⲟⲩⲧⲱⲛ ϧⲉⲛ ⲟⲩⲙⲉⲑⲙⲏⲓ:</w:t>
            </w:r>
          </w:p>
          <w:p w:rsidR="00B83964" w:rsidRDefault="00B83964" w:rsidP="00B83964">
            <w:pPr>
              <w:pStyle w:val="CopticVersemulti-line"/>
            </w:pPr>
            <w:r>
              <w:t>ⲛ̀ⲧⲉ ⲡⲓⲛⲓϣϯ Ⲁⲛⲧⲱⲛⲓⲟⲥ:</w:t>
            </w:r>
          </w:p>
          <w:p w:rsidR="00B83964" w:rsidRPr="003032D8" w:rsidRDefault="00B83964" w:rsidP="00B83964">
            <w:pPr>
              <w:pStyle w:val="CopticHangingVerse"/>
            </w:pPr>
            <w:r>
              <w:t>ⲉⲛⲱϣ ⲉ̀ⲃⲟⲗ ⲉ̀ⲛϫⲱ ⲙ̀ⲙⲟⲥ.</w:t>
            </w:r>
          </w:p>
        </w:tc>
      </w:tr>
      <w:tr w:rsidR="00B83964" w:rsidTr="00751B8B">
        <w:trPr>
          <w:cantSplit/>
          <w:jc w:val="center"/>
        </w:trPr>
        <w:tc>
          <w:tcPr>
            <w:tcW w:w="288" w:type="dxa"/>
          </w:tcPr>
          <w:p w:rsidR="00B83964" w:rsidRPr="00FB5ACB" w:rsidRDefault="002D09C5" w:rsidP="00751B8B">
            <w:pPr>
              <w:pStyle w:val="CopticCross"/>
            </w:pPr>
            <w:r w:rsidRPr="00FB5ACB">
              <w:lastRenderedPageBreak/>
              <w:t>¿</w:t>
            </w:r>
          </w:p>
        </w:tc>
        <w:tc>
          <w:tcPr>
            <w:tcW w:w="3960" w:type="dxa"/>
          </w:tcPr>
          <w:p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rsidR="00B83964" w:rsidRPr="00735DD6" w:rsidRDefault="00B83964" w:rsidP="00751B8B">
            <w:pPr>
              <w:pStyle w:val="EngHang"/>
              <w:rPr>
                <w:rFonts w:cs="Antonious Normal"/>
                <w:szCs w:val="28"/>
              </w:rPr>
            </w:pPr>
            <w:r w:rsidRPr="00735DD6">
              <w:rPr>
                <w:rFonts w:cs="Antonious Normal"/>
                <w:szCs w:val="28"/>
              </w:rPr>
              <w:t>I asked and I received,</w:t>
            </w:r>
          </w:p>
          <w:p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rsidR="00B83964" w:rsidRDefault="00B83964" w:rsidP="00751B8B">
            <w:pPr>
              <w:pStyle w:val="EngHangEnd"/>
            </w:pPr>
            <w:r w:rsidRPr="00735DD6">
              <w:t>That it will be opened for me.”</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Ϫⲉ ⲁⲓⲕⲱϯ ⲟⲩⲟϩ ⲁⲓϫⲓⲙⲓ:</w:t>
            </w:r>
          </w:p>
          <w:p w:rsidR="00B83964" w:rsidRDefault="00B83964" w:rsidP="00B83964">
            <w:pPr>
              <w:pStyle w:val="CopticVersemulti-line"/>
            </w:pPr>
            <w:r>
              <w:t>ⲁⲓⲉ̀ⲣⲉⲧⲓⲛ ⲟⲩⲟϩ ⲁⲓϭⲓ:</w:t>
            </w:r>
          </w:p>
          <w:p w:rsidR="00B83964" w:rsidRDefault="00B83964" w:rsidP="00B83964">
            <w:pPr>
              <w:pStyle w:val="CopticVersemulti-line"/>
            </w:pPr>
            <w:r>
              <w:t>ⲁⲓⲕⲱⲗϩ ⲟⲩⲟϩ ϯⲛⲁϩϯ:</w:t>
            </w:r>
          </w:p>
          <w:p w:rsidR="00B83964" w:rsidRDefault="00B83964" w:rsidP="00B83964">
            <w:pPr>
              <w:pStyle w:val="CopticHangingVerse"/>
            </w:pPr>
            <w:r>
              <w:t>ϫⲉ ⲥⲉⲛⲁⲁ̀ⲟⲩⲱⲛ ⲛⲏⲓ.</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rsidR="00B83964" w:rsidRPr="00735DD6" w:rsidRDefault="00B83964" w:rsidP="00751B8B">
            <w:pPr>
              <w:pStyle w:val="EngHang"/>
              <w:rPr>
                <w:rFonts w:cs="Antonious Normal"/>
                <w:szCs w:val="28"/>
              </w:rPr>
            </w:pPr>
            <w:r w:rsidRPr="00735DD6">
              <w:rPr>
                <w:rFonts w:cs="Antonious Normal"/>
                <w:szCs w:val="28"/>
              </w:rPr>
              <w:t>The lamp of monasticism;</w:t>
            </w:r>
          </w:p>
          <w:p w:rsidR="00B83964" w:rsidRPr="00735DD6" w:rsidRDefault="00B83964" w:rsidP="00751B8B">
            <w:pPr>
              <w:pStyle w:val="EngHang"/>
              <w:rPr>
                <w:rFonts w:cs="Antonious Normal"/>
                <w:szCs w:val="28"/>
              </w:rPr>
            </w:pPr>
            <w:r w:rsidRPr="00735DD6">
              <w:rPr>
                <w:rFonts w:cs="Antonious Normal"/>
                <w:szCs w:val="28"/>
              </w:rPr>
              <w:t>Hail to our father Abba Paul,</w:t>
            </w:r>
          </w:p>
          <w:p w:rsidR="00B83964" w:rsidRDefault="00B83964" w:rsidP="00751B8B">
            <w:pPr>
              <w:pStyle w:val="EngHangEnd"/>
            </w:pPr>
            <w:r w:rsidRPr="00735DD6">
              <w:t>The beloved of Christ.</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Ⲭⲉⲣⲉ ⲡⲉⲛⲓⲱⲧ Ⲁⲛⲧⲱⲛⲓⲟⲥ:</w:t>
            </w:r>
          </w:p>
          <w:p w:rsidR="00B83964" w:rsidRDefault="00B83964" w:rsidP="00B83964">
            <w:pPr>
              <w:pStyle w:val="CopticVersemulti-line"/>
            </w:pPr>
            <w:r>
              <w:t>ⲡⲓϧⲏⲃⲥ ⲛ̀ⲧⲉ ϯⲙⲉⲧⲙⲟⲛⲁⲭⲟⲥ:</w:t>
            </w:r>
          </w:p>
          <w:p w:rsidR="00B83964" w:rsidRDefault="00B83964" w:rsidP="00B83964">
            <w:pPr>
              <w:pStyle w:val="CopticVersemulti-line"/>
            </w:pPr>
            <w:r>
              <w:t>ⲭⲉⲣⲉ ⲡⲉⲛⲓⲱⲧ ⲁⲃⲃⲁ Ⲡⲁⲩⲗⲉ:</w:t>
            </w:r>
          </w:p>
          <w:p w:rsidR="00B83964" w:rsidRDefault="00B83964" w:rsidP="00B83964">
            <w:pPr>
              <w:pStyle w:val="CopticHangingVerse"/>
            </w:pPr>
            <w:r>
              <w:t>ⲡⲓⲙⲉⲛⲣⲓⲧ ⲛ̀ⲧⲉ Ⲡⲭ̄ⲥ̄.</w:t>
            </w:r>
          </w:p>
        </w:tc>
      </w:tr>
      <w:tr w:rsidR="00B83964" w:rsidTr="00751B8B">
        <w:trPr>
          <w:cantSplit/>
          <w:jc w:val="center"/>
        </w:trPr>
        <w:tc>
          <w:tcPr>
            <w:tcW w:w="288" w:type="dxa"/>
          </w:tcPr>
          <w:p w:rsidR="00B83964" w:rsidRPr="00FB5ACB" w:rsidRDefault="002D09C5" w:rsidP="00751B8B">
            <w:pPr>
              <w:pStyle w:val="CopticCross"/>
            </w:pPr>
            <w:r w:rsidRPr="00FB5ACB">
              <w:t>¿</w:t>
            </w:r>
          </w:p>
        </w:tc>
        <w:tc>
          <w:tcPr>
            <w:tcW w:w="3960" w:type="dxa"/>
          </w:tcPr>
          <w:p w:rsidR="00B83964" w:rsidRPr="00735DD6" w:rsidRDefault="00B83964" w:rsidP="00751B8B">
            <w:pPr>
              <w:pStyle w:val="EngHang"/>
              <w:rPr>
                <w:rFonts w:cs="Antonious Normal"/>
                <w:szCs w:val="28"/>
              </w:rPr>
            </w:pPr>
            <w:r w:rsidRPr="00735DD6">
              <w:rPr>
                <w:rFonts w:cs="Antonious Normal"/>
                <w:szCs w:val="28"/>
              </w:rPr>
              <w:t>Pray to the Lord on our behalf,</w:t>
            </w:r>
          </w:p>
          <w:p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rsidR="00B83964" w:rsidRPr="00735DD6" w:rsidRDefault="00B83964" w:rsidP="00B83964">
            <w:pPr>
              <w:pStyle w:val="EngHang"/>
            </w:pPr>
            <w:r w:rsidRPr="00735DD6">
              <w:t>Abba Antony and Abba Paul,</w:t>
            </w:r>
          </w:p>
          <w:p w:rsidR="00B83964" w:rsidRDefault="00B83964" w:rsidP="00751B8B">
            <w:pPr>
              <w:pStyle w:val="EngHangEnd"/>
            </w:pPr>
            <w:r w:rsidRPr="00735DD6">
              <w:t>That he may forgive us our sins.</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Ⲧⲱⲃϩ ⲙ̀Ⲡⲟ̄ⲥ̄ ⲉ̀ϩ̀ⲣⲏⲓ ⲉ̀ϫⲱⲛ:</w:t>
            </w:r>
          </w:p>
          <w:p w:rsidR="00B83964" w:rsidRDefault="00B83964" w:rsidP="00B83964">
            <w:pPr>
              <w:pStyle w:val="CopticVersemulti-line"/>
            </w:pPr>
            <w:r>
              <w:t>ⲛⲁⲟ̄ⲥ̄ ⲛ̀ⲓⲟϯ ⲙ̀ⲙⲁⲓⲛⲟⲩϣⲏⲣⲓ:</w:t>
            </w:r>
          </w:p>
          <w:p w:rsidR="00B83964" w:rsidRDefault="00B83964" w:rsidP="00B83964">
            <w:pPr>
              <w:pStyle w:val="CopticVersemulti-line"/>
            </w:pPr>
            <w:r>
              <w:t>ⲁⲃⲃⲁ Ⲁⲛⲧⲱⲛⲓⲟⲥ ⲛⲉⲙ ⲁⲃⲃⲁ ⲡⲁⲩⲗⲉ:</w:t>
            </w:r>
          </w:p>
          <w:p w:rsidR="00B83964" w:rsidRDefault="00B83964" w:rsidP="00B83964">
            <w:pPr>
              <w:pStyle w:val="CopticHangingVerse"/>
            </w:pPr>
            <w:r>
              <w:t>ⲛ̀ⲧⲉϥⲭⲁ ⲛⲉⲛⲛⲟⲃⲓ ⲛⲁⲛ ⲉ̀ⲃⲟⲗ.</w:t>
            </w:r>
          </w:p>
        </w:tc>
      </w:tr>
    </w:tbl>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Default="00C30529" w:rsidP="00C30529">
      <w:pPr>
        <w:pStyle w:val="Heading4"/>
      </w:pPr>
      <w:r>
        <w:t>The Doxology</w:t>
      </w:r>
    </w:p>
    <w:p w:rsidR="00E22010" w:rsidRPr="00E22010" w:rsidRDefault="00E22010" w:rsidP="00E22010">
      <w:pPr>
        <w:pStyle w:val="Rubric"/>
      </w:pPr>
      <w:r>
        <w:t>See also the Doxology of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Our holy father Abba Paul</w:t>
            </w:r>
          </w:p>
          <w:p w:rsidR="00E22010" w:rsidRDefault="00E22010" w:rsidP="00E22010">
            <w:pPr>
              <w:pStyle w:val="EngHang"/>
            </w:pPr>
            <w:r>
              <w:t>Was the first in the wilderness,</w:t>
            </w:r>
          </w:p>
          <w:p w:rsidR="00E22010" w:rsidRDefault="00E22010" w:rsidP="00E22010">
            <w:pPr>
              <w:pStyle w:val="EngHang"/>
            </w:pPr>
            <w:r>
              <w:t>Striving unceasingly</w:t>
            </w:r>
          </w:p>
          <w:p w:rsidR="00E22010" w:rsidRDefault="00E22010" w:rsidP="00E22010">
            <w:pPr>
              <w:pStyle w:val="EngHangEnd"/>
            </w:pPr>
            <w:r>
              <w:t>By day and by night.</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Ⲡⲉⲛⲓⲱⲧ ⲉ̄ⲑ̄ⲩ̄ ⲁⲃⲃⲁ Ⲡⲁⲩⲗⲉ:</w:t>
            </w:r>
          </w:p>
          <w:p w:rsidR="00E22010" w:rsidRDefault="00E22010" w:rsidP="00E22010">
            <w:pPr>
              <w:pStyle w:val="CopticVersemulti-line"/>
            </w:pPr>
            <w:r>
              <w:t>ⲁϥϣⲱⲡⲓ ⲛ̀ϩⲟⲩⲓⲧ ϩⲓ ⲡ̀ϣⲁϥⲉ:</w:t>
            </w:r>
          </w:p>
          <w:p w:rsidR="00E22010" w:rsidRDefault="00E22010" w:rsidP="00E22010">
            <w:pPr>
              <w:pStyle w:val="CopticVersemulti-line"/>
            </w:pPr>
            <w:r>
              <w:t>ⲁϥⲉⲣⲥⲕⲓⲛ ϧⲉⲛ ⲟⲩⲙⲉⲧⲁⲑⲙⲟⲩⲛⲕ:</w:t>
            </w:r>
          </w:p>
          <w:p w:rsidR="00E22010" w:rsidRDefault="00E22010" w:rsidP="00E22010">
            <w:pPr>
              <w:pStyle w:val="CopticHangingVerse"/>
            </w:pPr>
            <w:r>
              <w:t>ⲙ̀ⲡⲓⲉ̀ϩⲟⲟⲩ ⲛⲉⲙ ⲡⲓⲉ̀ϫⲱⲣϩ.</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He fought in the arena</w:t>
            </w:r>
          </w:p>
          <w:p w:rsidR="00E22010" w:rsidRDefault="00E22010" w:rsidP="00E22010">
            <w:pPr>
              <w:pStyle w:val="EngHang"/>
            </w:pPr>
            <w:r>
              <w:t>Of godliness,</w:t>
            </w:r>
          </w:p>
          <w:p w:rsidR="00E22010" w:rsidRDefault="00E22010" w:rsidP="00E22010">
            <w:pPr>
              <w:pStyle w:val="EngHang"/>
            </w:pPr>
            <w:r>
              <w:t>He received the prize of victory,</w:t>
            </w:r>
          </w:p>
          <w:p w:rsidR="00E22010" w:rsidRDefault="00E22010" w:rsidP="00E22010">
            <w:pPr>
              <w:pStyle w:val="EngHangEnd"/>
            </w:pPr>
            <w:r>
              <w:t>Through the power of Christ.</w:t>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Ⲁϥϭⲟϫⲓ ϧⲉⲛ ⲡⲓⲥ̀ⲧⲁⲇⲓⲟⲛ:</w:t>
            </w:r>
          </w:p>
          <w:p w:rsidR="00E22010" w:rsidRDefault="00E22010" w:rsidP="00E22010">
            <w:pPr>
              <w:pStyle w:val="CopticVersemulti-line"/>
            </w:pPr>
            <w:r>
              <w:t>ⲛ̀ⲧⲉ ϯⲙⲉⲧⲉⲩⲥⲉⲃⲏⲥ:</w:t>
            </w:r>
          </w:p>
          <w:p w:rsidR="00E22010" w:rsidRDefault="00E22010" w:rsidP="00E22010">
            <w:pPr>
              <w:pStyle w:val="CopticVersemulti-line"/>
            </w:pPr>
            <w:r>
              <w:t>ⲁϥϭⲓ ⲙ̀ⲡⲓⲃⲁⲓ ⲛ̀ⲧⲉ ⲡⲓϭⲣⲟ:</w:t>
            </w:r>
          </w:p>
          <w:p w:rsidR="00E22010" w:rsidRDefault="00E22010" w:rsidP="00E22010">
            <w:pPr>
              <w:pStyle w:val="CopticHangingVerse"/>
            </w:pPr>
            <w:r>
              <w:t>ϩⲓⲧⲉⲛ ⲧ̀ϫⲱⲙ ⲛ̀ⲧⲉ Ⲡⲭ̄ⲥ̄.</w:t>
            </w:r>
          </w:p>
        </w:tc>
      </w:tr>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He proclaimed and said,</w:t>
            </w:r>
          </w:p>
          <w:p w:rsidR="00E22010" w:rsidRDefault="00E22010" w:rsidP="00E22010">
            <w:pPr>
              <w:pStyle w:val="EngHang"/>
            </w:pPr>
            <w:r>
              <w:t>To our righteous father,</w:t>
            </w:r>
          </w:p>
          <w:p w:rsidR="00E22010" w:rsidRDefault="00E22010" w:rsidP="00E22010">
            <w:pPr>
              <w:pStyle w:val="EngHang"/>
            </w:pPr>
            <w:r>
              <w:t>The holy Anthony the Great,</w:t>
            </w:r>
          </w:p>
          <w:p w:rsidR="00E22010" w:rsidRDefault="00E22010" w:rsidP="00E22010">
            <w:pPr>
              <w:pStyle w:val="EngHangEnd"/>
            </w:pPr>
            <w:r>
              <w:t>These words of the wise Paul,</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Ⲉϥⲱϣ ⲉ̀ⲃⲟⲗ ⲉϥϫⲱ ⲙ̀ⲙⲟⲥ:</w:t>
            </w:r>
          </w:p>
          <w:p w:rsidR="00E22010" w:rsidRDefault="00E22010" w:rsidP="00E22010">
            <w:pPr>
              <w:pStyle w:val="CopticVersemulti-line"/>
            </w:pPr>
            <w:r>
              <w:t>ⲙ̀ⲫ̀ⲣⲏϯ ⲙ̀ⲡⲓⲥⲟⲫⲟⲥ Ⲡⲁⲩⲗⲟⲥ:</w:t>
            </w:r>
          </w:p>
          <w:p w:rsidR="00E22010" w:rsidRDefault="00E22010" w:rsidP="00E22010">
            <w:pPr>
              <w:pStyle w:val="CopticVersemulti-line"/>
            </w:pPr>
            <w:r>
              <w:t>ⲙ̀ⲡⲉⲙ̀ⲑⲟ ⲙ̀ⲡⲉⲛⲓⲱⲧ ⲡⲓⲑ̀ⲙⲏⲓ:</w:t>
            </w:r>
          </w:p>
          <w:p w:rsidR="00E22010" w:rsidRDefault="00E22010" w:rsidP="00E22010">
            <w:pPr>
              <w:pStyle w:val="CopticHangingVerse"/>
            </w:pPr>
            <w:r>
              <w:t>ⲡⲓⲛⲓϣϯ ⲉ̄ⲑ̄ⲩ̄ Ⲁⲛⲧⲱⲛⲓⲟⲥ.</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“I have fought</w:t>
            </w:r>
          </w:p>
          <w:p w:rsidR="00E22010" w:rsidRDefault="00E22010" w:rsidP="00E22010">
            <w:pPr>
              <w:pStyle w:val="EngHang"/>
            </w:pPr>
            <w:r>
              <w:t>The good fight,</w:t>
            </w:r>
          </w:p>
          <w:p w:rsidR="00E22010" w:rsidRDefault="00E22010" w:rsidP="00E22010">
            <w:pPr>
              <w:pStyle w:val="EngHang"/>
            </w:pPr>
            <w:r>
              <w:t>I have finished the race,</w:t>
            </w:r>
          </w:p>
          <w:p w:rsidR="00E22010" w:rsidRDefault="00E22010" w:rsidP="00E22010">
            <w:pPr>
              <w:pStyle w:val="EngHangEnd"/>
            </w:pPr>
            <w:r>
              <w:t>I have kept the faith.</w:t>
            </w:r>
            <w:r>
              <w:rPr>
                <w:rStyle w:val="FootnoteReference"/>
              </w:rPr>
              <w:footnoteReference w:id="480"/>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Ⲁⲛⲟⲕ ⲡⲓⲁ̀ⲅⲱⲛ ⲉⲑⲛⲁⲛⲉϥ:</w:t>
            </w:r>
          </w:p>
          <w:p w:rsidR="00E22010" w:rsidRDefault="00E22010" w:rsidP="00E22010">
            <w:pPr>
              <w:pStyle w:val="CopticVersemulti-line"/>
            </w:pPr>
            <w:r>
              <w:t>ⲁⲓⲉⲣⲁ̀ⲅⲱⲛⲓⲍⲉⲥⲑⲉ ⲙ̀ⲙⲟϥ:</w:t>
            </w:r>
          </w:p>
          <w:p w:rsidR="00E22010" w:rsidRDefault="00E22010" w:rsidP="00E22010">
            <w:pPr>
              <w:pStyle w:val="CopticVersemulti-line"/>
            </w:pPr>
            <w:r>
              <w:t>ⲡⲓⲇ̀ⲣⲟⲙⲟⲥ ⲁⲓϫⲟⲕϥ ⲉ̀ⲃⲟⲗ:</w:t>
            </w:r>
          </w:p>
          <w:p w:rsidR="00E22010" w:rsidRDefault="00E22010" w:rsidP="00E22010">
            <w:pPr>
              <w:pStyle w:val="CopticHangingVerse"/>
            </w:pPr>
            <w:r>
              <w:t>ⲡⲓϣⲁϩϯ ⲁⲓⲁ̀ⲣⲉϩ ⲉ̀ⲣⲟϥ.</w:t>
            </w:r>
          </w:p>
        </w:tc>
      </w:tr>
      <w:tr w:rsidR="00E22010" w:rsidTr="006F2298">
        <w:trPr>
          <w:cantSplit/>
          <w:jc w:val="center"/>
        </w:trPr>
        <w:tc>
          <w:tcPr>
            <w:tcW w:w="288" w:type="dxa"/>
          </w:tcPr>
          <w:p w:rsidR="00E22010" w:rsidRPr="00FB5ACB" w:rsidRDefault="00E22010" w:rsidP="006F2298">
            <w:pPr>
              <w:pStyle w:val="CopticCross"/>
            </w:pPr>
          </w:p>
        </w:tc>
        <w:tc>
          <w:tcPr>
            <w:tcW w:w="3960" w:type="dxa"/>
          </w:tcPr>
          <w:p w:rsidR="00E22010" w:rsidRDefault="00E22010" w:rsidP="00E22010">
            <w:pPr>
              <w:pStyle w:val="EngHang"/>
            </w:pPr>
            <w:r>
              <w:t>Henceforth there is laid up for me,</w:t>
            </w:r>
          </w:p>
          <w:p w:rsidR="00E22010" w:rsidRDefault="00E22010" w:rsidP="00E22010">
            <w:pPr>
              <w:pStyle w:val="EngHang"/>
            </w:pPr>
            <w:r>
              <w:t>The crown of righteousness,</w:t>
            </w:r>
          </w:p>
          <w:p w:rsidR="00E22010" w:rsidRDefault="00E22010" w:rsidP="00E22010">
            <w:pPr>
              <w:pStyle w:val="EngHang"/>
            </w:pPr>
            <w:r>
              <w:t>Which the Lord, the righteous judge,</w:t>
            </w:r>
          </w:p>
          <w:p w:rsidR="00E22010" w:rsidRDefault="00E22010" w:rsidP="00E22010">
            <w:pPr>
              <w:pStyle w:val="EngHangEnd"/>
            </w:pPr>
            <w:r>
              <w:t>Will award me on that Day</w:t>
            </w:r>
            <w:r>
              <w:rPr>
                <w:rStyle w:val="FootnoteReference"/>
              </w:rPr>
              <w:footnoteReference w:id="481"/>
            </w:r>
            <w:r>
              <w:t>.”</w:t>
            </w:r>
          </w:p>
        </w:tc>
        <w:tc>
          <w:tcPr>
            <w:tcW w:w="288" w:type="dxa"/>
          </w:tcPr>
          <w:p w:rsidR="00E22010" w:rsidRDefault="00E22010" w:rsidP="006F2298"/>
        </w:tc>
        <w:tc>
          <w:tcPr>
            <w:tcW w:w="288" w:type="dxa"/>
          </w:tcPr>
          <w:p w:rsidR="00E22010" w:rsidRPr="00FB5ACB" w:rsidRDefault="00E22010" w:rsidP="006F2298">
            <w:pPr>
              <w:pStyle w:val="CopticCross"/>
            </w:pPr>
          </w:p>
        </w:tc>
        <w:tc>
          <w:tcPr>
            <w:tcW w:w="3960" w:type="dxa"/>
          </w:tcPr>
          <w:p w:rsidR="00E22010" w:rsidRDefault="00E22010" w:rsidP="00E22010">
            <w:pPr>
              <w:pStyle w:val="CopticVersemulti-line"/>
            </w:pPr>
            <w:r>
              <w:t>Ⲡⲁⲗⲓⲛ ϥ̀ⲭⲏ ⲛⲏⲓ ⲛ̀ϫⲉ ⲡⲓⲭ̀ⲗⲟⲙ:</w:t>
            </w:r>
          </w:p>
          <w:p w:rsidR="00E22010" w:rsidRDefault="00E22010" w:rsidP="00E22010">
            <w:pPr>
              <w:pStyle w:val="CopticVersemulti-line"/>
            </w:pPr>
            <w:r>
              <w:t>ⲛ̀ⲧⲉ ϯⲇⲓⲕⲉⲥⲩⲛⲏ:</w:t>
            </w:r>
          </w:p>
          <w:p w:rsidR="00E22010" w:rsidRDefault="00E22010" w:rsidP="00E22010">
            <w:pPr>
              <w:pStyle w:val="CopticVersemulti-line"/>
            </w:pPr>
            <w:r>
              <w:t>ⲫⲁⲓ ⲉ̀ⲧⲉ Ⲡⲟ̄ⲥ̄ ⲛⲁϯⲏⲓϥ ⲛⲏⲓ:</w:t>
            </w:r>
          </w:p>
          <w:p w:rsidR="00E22010" w:rsidRPr="003032D8" w:rsidRDefault="00E22010" w:rsidP="00E22010">
            <w:pPr>
              <w:pStyle w:val="CopticHangingVerse"/>
            </w:pPr>
            <w:r>
              <w:t>ϧⲉⲛ ⲡⲓⲉ̀ϩⲟⲟⲩ ⲉ̀ⲧⲉ ⲙ̀ⲙⲁⲩ.</w:t>
            </w:r>
          </w:p>
        </w:tc>
      </w:tr>
      <w:tr w:rsidR="00E22010" w:rsidTr="006F2298">
        <w:trPr>
          <w:cantSplit/>
          <w:jc w:val="center"/>
        </w:trPr>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EngHang"/>
            </w:pPr>
            <w:r>
              <w:t>Pray to the Lord on our behalf,</w:t>
            </w:r>
          </w:p>
          <w:p w:rsidR="00E22010" w:rsidRDefault="00E22010" w:rsidP="00E22010">
            <w:pPr>
              <w:pStyle w:val="EngHang"/>
            </w:pPr>
            <w:r>
              <w:t>O great and holy Abba Paul,</w:t>
            </w:r>
          </w:p>
          <w:p w:rsidR="00E22010" w:rsidRDefault="00E22010" w:rsidP="00E22010">
            <w:pPr>
              <w:pStyle w:val="EngHang"/>
            </w:pPr>
            <w:r>
              <w:t>That your beloved Lord,</w:t>
            </w:r>
          </w:p>
          <w:p w:rsidR="00E22010" w:rsidRDefault="00E22010" w:rsidP="00E22010">
            <w:pPr>
              <w:pStyle w:val="EngHangEnd"/>
            </w:pPr>
            <w:r>
              <w:t>May forgive us our sins.</w:t>
            </w:r>
          </w:p>
        </w:tc>
        <w:tc>
          <w:tcPr>
            <w:tcW w:w="288" w:type="dxa"/>
          </w:tcPr>
          <w:p w:rsidR="00E22010" w:rsidRDefault="00E22010" w:rsidP="006F2298"/>
        </w:tc>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CopticVersemulti-line"/>
            </w:pPr>
            <w:r>
              <w:t>Ⲧⲱⲃϩ ⲙ̀Ⲡⲟ̄ⲥ̄ ⲉ̀ϩ̀ⲣⲏⲓ ⲉ̀ϫⲱⲛ:</w:t>
            </w:r>
          </w:p>
          <w:p w:rsidR="00E22010" w:rsidRDefault="00E22010" w:rsidP="00E22010">
            <w:pPr>
              <w:pStyle w:val="CopticVersemulti-line"/>
            </w:pPr>
            <w:r>
              <w:t>ⲱ̀ ⲡⲓⲛⲓϣϯ ⲉ̄ⲑ̄ⲩ̄ ⲁⲃⲃⲁ Ⲡⲁⲩⲗⲉ:</w:t>
            </w:r>
          </w:p>
          <w:p w:rsidR="00E22010" w:rsidRDefault="00E22010" w:rsidP="00E22010">
            <w:pPr>
              <w:pStyle w:val="CopticVersemulti-line"/>
            </w:pPr>
            <w:r>
              <w:t>ϩⲓⲛⲁ ⲛ̀ⲧⲉ Ⲡⲟ̄ⲥ̄ ⲫⲏⲉ̀ⲧⲁⲕⲙⲉⲛⲣⲓⲧϥ:</w:t>
            </w:r>
          </w:p>
          <w:p w:rsidR="00E22010" w:rsidRDefault="00E22010" w:rsidP="00E22010">
            <w:pPr>
              <w:pStyle w:val="CopticHangingVerse"/>
            </w:pPr>
            <w:r>
              <w:t>ⲭⲁ ⲛⲉⲛⲛⲟⲃⲓ ⲛⲁⲛ ⲉ̀ⲃⲟⲗ.</w:t>
            </w:r>
          </w:p>
        </w:tc>
      </w:tr>
    </w:tbl>
    <w:p w:rsidR="00160DE3" w:rsidRDefault="00160DE3" w:rsidP="00160DE3">
      <w:pPr>
        <w:pStyle w:val="Heading3"/>
      </w:pPr>
      <w:r>
        <w:t>January 29 (30) / Meshir 4: Martyrdom of St. Agabus the Disciple</w:t>
      </w:r>
    </w:p>
    <w:p w:rsidR="00160DE3" w:rsidRDefault="00160DE3" w:rsidP="00160DE3">
      <w:pPr>
        <w:pStyle w:val="Rubric"/>
      </w:pPr>
      <w:bookmarkStart w:id="1066" w:name="_Toc410196209"/>
      <w:bookmarkStart w:id="1067" w:name="_Toc410196451"/>
      <w:bookmarkStart w:id="1068" w:name="_Toc410196953"/>
      <w:r>
        <w:t>See the Doxologies for the Apostles, or for Any Apostle, on page ##.</w:t>
      </w:r>
    </w:p>
    <w:p w:rsidR="00E30E2D" w:rsidRDefault="00E30E2D" w:rsidP="00E30E2D">
      <w:pPr>
        <w:pStyle w:val="Heading3"/>
      </w:pPr>
      <w:r>
        <w:t>January 21 (31) / Meshir 5: St. Apollo the Friend of St. Apip</w:t>
      </w:r>
    </w:p>
    <w:p w:rsidR="00E30E2D" w:rsidRDefault="00E30E2D" w:rsidP="00E30E2D">
      <w:pPr>
        <w:pStyle w:val="Rubric"/>
      </w:pPr>
      <w:r>
        <w:t>See October 23 (24) / Paopi  26: St. Apip the Friend of St. Apollo, page ##.</w:t>
      </w:r>
    </w:p>
    <w:p w:rsidR="00495F1A" w:rsidRDefault="00495F1A" w:rsidP="00495F1A">
      <w:pPr>
        <w:pStyle w:val="Heading2"/>
      </w:pPr>
      <w:bookmarkStart w:id="1069" w:name="_Toc431466290"/>
      <w:r>
        <w:lastRenderedPageBreak/>
        <w:t>February</w:t>
      </w:r>
      <w:bookmarkEnd w:id="1066"/>
      <w:bookmarkEnd w:id="1067"/>
      <w:bookmarkEnd w:id="1068"/>
      <w:r w:rsidR="00C30529">
        <w:t xml:space="preserve"> or </w:t>
      </w:r>
      <w:r w:rsidR="00C30529">
        <w:rPr>
          <w:rFonts w:ascii="FreeSerifAvvaShenouda" w:hAnsi="FreeSerifAvvaShenouda" w:cs="FreeSerifAvvaShenouda"/>
        </w:rPr>
        <w:t>Ⲙϣⲓⲣ</w:t>
      </w:r>
      <w:bookmarkEnd w:id="1069"/>
    </w:p>
    <w:p w:rsidR="00495F1A" w:rsidRDefault="00C30529" w:rsidP="00495F1A">
      <w:pPr>
        <w:pStyle w:val="Heading3"/>
      </w:pPr>
      <w:bookmarkStart w:id="1070" w:name="_Toc410196210"/>
      <w:bookmarkStart w:id="1071" w:name="_Toc410196452"/>
      <w:bookmarkStart w:id="1072" w:name="_Toc410196954"/>
      <w:r>
        <w:t xml:space="preserve">February 2 (3): Meshir 8: </w:t>
      </w:r>
      <w:r w:rsidR="00495F1A">
        <w:t>The Entrance into the Temple</w:t>
      </w:r>
      <w:bookmarkEnd w:id="1070"/>
      <w:bookmarkEnd w:id="1071"/>
      <w:bookmarkEnd w:id="1072"/>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0274A5" w:rsidRDefault="000274A5" w:rsidP="000274A5">
      <w:pPr>
        <w:pStyle w:val="Heading3"/>
      </w:pPr>
      <w:r>
        <w:t xml:space="preserve">February 8 (9) / Meshir 14: The Departure of St. Severus </w:t>
      </w:r>
    </w:p>
    <w:p w:rsidR="000274A5" w:rsidRDefault="000274A5" w:rsidP="000274A5">
      <w:pPr>
        <w:pStyle w:val="Rubric"/>
      </w:pPr>
      <w:r>
        <w:t>See September 29 (30) / Paopi 2: The Coming of St. Severus to Egypt, page ##.</w:t>
      </w:r>
    </w:p>
    <w:p w:rsidR="00420011" w:rsidRDefault="00420011" w:rsidP="00420011">
      <w:pPr>
        <w:pStyle w:val="Heading3"/>
      </w:pPr>
      <w:r>
        <w:t>February 10 (11) / Meshir 16: Isaac the Syrian</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73" w:name="_Toc410196211"/>
      <w:bookmarkStart w:id="1074" w:name="_Toc410196453"/>
      <w:bookmarkStart w:id="1075" w:name="_Toc410196955"/>
      <w:r>
        <w:t>See the Doxologies for St. John the Baptist on page ##.</w:t>
      </w:r>
    </w:p>
    <w:p w:rsidR="001779C0" w:rsidRDefault="001779C0" w:rsidP="001779C0">
      <w:pPr>
        <w:pStyle w:val="Heading3"/>
      </w:pPr>
      <w:r>
        <w:lastRenderedPageBreak/>
        <w:t>February 24 (25) / Meshir 30: Also St. Cyril VI</w:t>
      </w:r>
    </w:p>
    <w:p w:rsidR="001779C0" w:rsidRDefault="001779C0" w:rsidP="001779C0">
      <w:pPr>
        <w:pStyle w:val="Heading4"/>
      </w:pPr>
      <w:r>
        <w:t>The Doxology</w:t>
      </w:r>
      <w:r>
        <w:rPr>
          <w:rStyle w:val="FootnoteReference"/>
        </w:rPr>
        <w:footnoteReference w:id="48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Papa Abba Cyril VI,</w:t>
            </w:r>
          </w:p>
          <w:p w:rsidR="001779C0" w:rsidRDefault="001779C0" w:rsidP="001779C0">
            <w:pPr>
              <w:pStyle w:val="EngHang"/>
            </w:pPr>
            <w:r>
              <w:t>Is truly honoured;</w:t>
            </w:r>
          </w:p>
          <w:p w:rsidR="001779C0" w:rsidRDefault="001779C0" w:rsidP="001779C0">
            <w:pPr>
              <w:pStyle w:val="EngHang"/>
            </w:pPr>
            <w:r>
              <w:t>He confirmed us in</w:t>
            </w:r>
          </w:p>
          <w:p w:rsidR="001779C0" w:rsidRDefault="001779C0" w:rsidP="001779C0">
            <w:pPr>
              <w:pStyle w:val="EngHangEnd"/>
            </w:pPr>
            <w:r>
              <w:t>The true Orthodox faith.</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Ⲡⲁⲡⲁ Ⲁⲃⲃⲁ Ⲕⲩⲣⲓⲗⲗⲟⲥ ⲡⲓⲙⲁϩ ⲋ:</w:t>
            </w:r>
          </w:p>
          <w:p w:rsidR="001779C0" w:rsidRDefault="001779C0" w:rsidP="001779C0">
            <w:pPr>
              <w:pStyle w:val="CopticVersemulti-line"/>
            </w:pPr>
            <w:r>
              <w:t>ⲡⲓⲙ̀ⲁⲕⲁⲣⲓⲟⲥ ϧⲉⲛ ⲟⲩⲙⲉⲑⲙⲏⲓ:</w:t>
            </w:r>
          </w:p>
          <w:p w:rsidR="001779C0" w:rsidRDefault="001779C0" w:rsidP="001779C0">
            <w:pPr>
              <w:pStyle w:val="CopticVersemulti-line"/>
            </w:pPr>
            <w:r>
              <w:t>ⲫⲏⲉⲧⲁϥ ⲧⲁϫⲣⲟⲛ ϧⲉⲛ ⲡⲓⲛⲁϩϯ:</w:t>
            </w:r>
          </w:p>
          <w:p w:rsidR="001779C0" w:rsidRDefault="001779C0" w:rsidP="001779C0">
            <w:pPr>
              <w:pStyle w:val="CopticHangingVerse"/>
            </w:pPr>
            <w:r>
              <w:t>ⲛ̀ⲟⲣⲑⲟⲍⲟⲝⲟⲥ ⲛ̀ⲧⲁⲫ̀ⲙⲏⲓ.</w:t>
            </w:r>
          </w:p>
        </w:tc>
      </w:tr>
      <w:tr w:rsidR="001779C0" w:rsidTr="00727B3C">
        <w:trPr>
          <w:cantSplit/>
          <w:jc w:val="center"/>
        </w:trPr>
        <w:tc>
          <w:tcPr>
            <w:tcW w:w="288" w:type="dxa"/>
          </w:tcPr>
          <w:p w:rsidR="001779C0" w:rsidRDefault="001779C0" w:rsidP="00727B3C">
            <w:pPr>
              <w:pStyle w:val="CopticCross"/>
            </w:pPr>
            <w:r w:rsidRPr="00FB5ACB">
              <w:t>¿</w:t>
            </w:r>
          </w:p>
        </w:tc>
        <w:tc>
          <w:tcPr>
            <w:tcW w:w="3960" w:type="dxa"/>
          </w:tcPr>
          <w:p w:rsidR="001779C0" w:rsidRDefault="001779C0" w:rsidP="001779C0">
            <w:pPr>
              <w:pStyle w:val="EngHang"/>
            </w:pPr>
            <w:r>
              <w:t>Your name is full of pride,</w:t>
            </w:r>
          </w:p>
          <w:p w:rsidR="001779C0" w:rsidRDefault="001779C0" w:rsidP="001779C0">
            <w:pPr>
              <w:pStyle w:val="EngHang"/>
            </w:pPr>
            <w:r>
              <w:t>O pure monk,</w:t>
            </w:r>
          </w:p>
          <w:p w:rsidR="001779C0" w:rsidRDefault="001779C0" w:rsidP="001779C0">
            <w:pPr>
              <w:pStyle w:val="EngHang"/>
            </w:pPr>
            <w:r>
              <w:t>The strong hermit,</w:t>
            </w:r>
          </w:p>
          <w:p w:rsidR="001779C0" w:rsidRDefault="001779C0" w:rsidP="001779C0">
            <w:pPr>
              <w:pStyle w:val="EngHangEnd"/>
            </w:pPr>
            <w:r>
              <w:t>The friend of the anchorites,</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Ⲟⲩⲣⲁⲛ ⲛ̀ϣⲟⲩϣⲟⲩ ⲡⲉ ⲡⲉⲕⲣⲁⲛ:</w:t>
            </w:r>
          </w:p>
          <w:p w:rsidR="001779C0" w:rsidRDefault="001779C0" w:rsidP="001779C0">
            <w:pPr>
              <w:pStyle w:val="CopticVersemulti-line"/>
            </w:pPr>
            <w:r>
              <w:t>ⲱ̀ ⲡⲓⲙⲟⲛⲁⲭⲟⲥ ⲉⲧⲧⲟⲩⲃⲏⲟⲩⲧ:</w:t>
            </w:r>
          </w:p>
          <w:p w:rsidR="001779C0" w:rsidRDefault="001779C0" w:rsidP="001779C0">
            <w:pPr>
              <w:pStyle w:val="CopticVersemulti-line"/>
            </w:pPr>
            <w:r>
              <w:t>ⲡⲓⲙⲁⲛⲇ̀ⲣⲓⲧⲏⲥ ⲉⲧⲧⲁϫⲣⲏⲟⲩⲧ:</w:t>
            </w:r>
          </w:p>
          <w:p w:rsidR="001779C0" w:rsidRDefault="001779C0" w:rsidP="001779C0">
            <w:pPr>
              <w:pStyle w:val="CopticHangingVerse"/>
            </w:pPr>
            <w:r>
              <w:t>ⲡⲓϣ̀ⲫⲏⲣ ⲛ̀ⲛⲓⲁⲛⲁⲭⲱⲣⲓⲧⲏⲥ.</w:t>
            </w:r>
          </w:p>
        </w:tc>
      </w:tr>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For you have become</w:t>
            </w:r>
          </w:p>
          <w:p w:rsidR="001779C0" w:rsidRDefault="001779C0" w:rsidP="001779C0">
            <w:pPr>
              <w:pStyle w:val="EngHang"/>
            </w:pPr>
            <w:r>
              <w:t>A prime example,</w:t>
            </w:r>
          </w:p>
          <w:p w:rsidR="001779C0" w:rsidRDefault="001779C0" w:rsidP="001779C0">
            <w:pPr>
              <w:pStyle w:val="EngHang"/>
            </w:pPr>
            <w:r>
              <w:t>Of words, love, deeds,</w:t>
            </w:r>
          </w:p>
          <w:p w:rsidR="001779C0" w:rsidRDefault="001779C0" w:rsidP="001779C0">
            <w:pPr>
              <w:pStyle w:val="EngHangEnd"/>
            </w:pPr>
            <w:r>
              <w:t>And purity in faith.</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Ⲉⲑⲃⲉ ⲫⲁⲓ ⲁⲕϣⲱⲡⲓ ⲛⲁⲛ:</w:t>
            </w:r>
          </w:p>
          <w:p w:rsidR="001779C0" w:rsidRDefault="001779C0" w:rsidP="001779C0">
            <w:pPr>
              <w:pStyle w:val="CopticVersemulti-line"/>
            </w:pPr>
            <w:r>
              <w:t>ⲛ̀ⲟⲩⲧⲩⲡⲟⲥ ϧⲉⲛ ⲡ̀ⲥⲁϫⲓ:</w:t>
            </w:r>
          </w:p>
          <w:p w:rsidR="001779C0" w:rsidRDefault="001779C0" w:rsidP="001779C0">
            <w:pPr>
              <w:pStyle w:val="CopticVersemulti-line"/>
            </w:pPr>
            <w:r>
              <w:t>ϧⲉⲛ ϯⲁⲅⲁⲡⲏ: ϧⲉⲛ ⲡⲓϫⲓⲛⲙⲟϣⲓ:</w:t>
            </w:r>
          </w:p>
          <w:p w:rsidR="001779C0" w:rsidRDefault="001779C0" w:rsidP="001779C0">
            <w:pPr>
              <w:pStyle w:val="CopticHangingVerse"/>
            </w:pPr>
            <w:r>
              <w:t>ϧⲉⲛ ⲡⲓⲧⲟⲩⲃⲟ ϧⲉⲛ ⲫ̀ⲛⲁϩϯ.</w:t>
            </w:r>
          </w:p>
        </w:tc>
      </w:tr>
      <w:tr w:rsidR="001779C0" w:rsidTr="00727B3C">
        <w:trPr>
          <w:cantSplit/>
          <w:jc w:val="center"/>
        </w:trPr>
        <w:tc>
          <w:tcPr>
            <w:tcW w:w="288" w:type="dxa"/>
          </w:tcPr>
          <w:p w:rsidR="001779C0" w:rsidRDefault="001779C0" w:rsidP="00727B3C">
            <w:pPr>
              <w:pStyle w:val="CopticCross"/>
            </w:pPr>
            <w:r w:rsidRPr="00FB5ACB">
              <w:t>¿</w:t>
            </w:r>
          </w:p>
        </w:tc>
        <w:tc>
          <w:tcPr>
            <w:tcW w:w="3960" w:type="dxa"/>
          </w:tcPr>
          <w:p w:rsidR="001779C0" w:rsidRDefault="001779C0" w:rsidP="001779C0">
            <w:pPr>
              <w:pStyle w:val="EngHang"/>
            </w:pPr>
            <w:r>
              <w:t>Hail to you, O loving father</w:t>
            </w:r>
          </w:p>
          <w:p w:rsidR="001779C0" w:rsidRDefault="001779C0" w:rsidP="001779C0">
            <w:pPr>
              <w:pStyle w:val="EngHang"/>
            </w:pPr>
            <w:r>
              <w:t>Who healed the sick,</w:t>
            </w:r>
          </w:p>
          <w:p w:rsidR="001779C0" w:rsidRDefault="001779C0" w:rsidP="001779C0">
            <w:pPr>
              <w:pStyle w:val="EngHang"/>
            </w:pPr>
            <w:r>
              <w:t>And worked miracles,</w:t>
            </w:r>
          </w:p>
          <w:p w:rsidR="001779C0" w:rsidRDefault="001779C0" w:rsidP="001779C0">
            <w:pPr>
              <w:pStyle w:val="EngHangEnd"/>
            </w:pPr>
            <w:r>
              <w:t>And cast out demons.</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Ⲭⲉⲣⲉ ⲡⲓⲙⲁⲓⲛⲉϥϣⲏⲣⲓ:</w:t>
            </w:r>
          </w:p>
          <w:p w:rsidR="001779C0" w:rsidRDefault="001779C0" w:rsidP="001779C0">
            <w:pPr>
              <w:pStyle w:val="CopticVersemulti-line"/>
            </w:pPr>
            <w:r>
              <w:t>ⲫⲏⲉⲧⲁϥⲧⲁⲗϭⲟ ⲛ̀ⲛⲏⲉⲧϣⲱⲛⲓ:</w:t>
            </w:r>
          </w:p>
          <w:p w:rsidR="001779C0" w:rsidRDefault="001779C0" w:rsidP="001779C0">
            <w:pPr>
              <w:pStyle w:val="CopticVersemulti-line"/>
            </w:pPr>
            <w:r>
              <w:t>ⲁϥⲉⲣ ⲡ̀ⲣⲟⲫⲏⲧⲉⲩⲓⲛ ⲛ̀ⲛⲓϣ̀ⲫⲏⲣⲓ:</w:t>
            </w:r>
          </w:p>
          <w:p w:rsidR="001779C0" w:rsidRDefault="001779C0" w:rsidP="001779C0">
            <w:pPr>
              <w:pStyle w:val="CopticHangingVerse"/>
            </w:pPr>
            <w:r>
              <w:t>ⲟⲩⲟϩ ⲛⲓⲇⲩⲙⲱⲛ ⲁϥϩⲓⲧⲟⲩ ⲉⲃⲟⲗ.</w:t>
            </w:r>
          </w:p>
        </w:tc>
      </w:tr>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Your era was blessed,</w:t>
            </w:r>
          </w:p>
          <w:p w:rsidR="001779C0" w:rsidRDefault="001779C0" w:rsidP="001779C0">
            <w:pPr>
              <w:pStyle w:val="EngHang"/>
            </w:pPr>
            <w:r>
              <w:t>O our honoured father,</w:t>
            </w:r>
          </w:p>
          <w:p w:rsidR="001779C0" w:rsidRDefault="001779C0" w:rsidP="001779C0">
            <w:pPr>
              <w:pStyle w:val="EngHang"/>
            </w:pPr>
            <w:r>
              <w:t>You received St. Mark’s relics,</w:t>
            </w:r>
          </w:p>
          <w:p w:rsidR="001779C0" w:rsidRDefault="001779C0" w:rsidP="001779C0">
            <w:pPr>
              <w:pStyle w:val="EngHangEnd"/>
            </w:pPr>
            <w:r>
              <w:t>And consecrated the holy Myron.</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Ϥⲥ̀ⲙⲁⲣⲱⲟⲩⲧ ⲛ̀ϫⲉ ⲡⲉⲕⲃⲓⲟⲥ:</w:t>
            </w:r>
          </w:p>
          <w:p w:rsidR="001779C0" w:rsidRDefault="001779C0" w:rsidP="001779C0">
            <w:pPr>
              <w:pStyle w:val="CopticVersemulti-line"/>
            </w:pPr>
            <w:r>
              <w:t>ⲱ̀ ⲡⲉⲛⲓⲱⲧ ⲙ̀ⲙⲁⲕⲁⲣⲓⲟⲥ:</w:t>
            </w:r>
          </w:p>
          <w:p w:rsidR="001779C0" w:rsidRDefault="001779C0" w:rsidP="001779C0">
            <w:pPr>
              <w:pStyle w:val="CopticVersemulti-line"/>
            </w:pPr>
            <w:r>
              <w:t>ⲁⲕⲧⲁⲭⲑⲟ ⲛⲁⲛ ⲙ̀ⲡⲓⲥⲱⲙⲁ ⲛ̀ⲁⲃⲃⲁ Ⲙⲁⲣⲕⲟⲥ:</w:t>
            </w:r>
          </w:p>
          <w:p w:rsidR="001779C0" w:rsidRPr="003032D8" w:rsidRDefault="001779C0" w:rsidP="001779C0">
            <w:pPr>
              <w:pStyle w:val="CopticHangingVerse"/>
            </w:pPr>
            <w:r>
              <w:t>ⲟⲩⲟϩ ⲁⲕⲓ̀ⲣⲓ ⲙ̀ⲡⲓⲙⲩⲣⲟⲛ ⲉⲑⲟⲩⲁⲃ.</w:t>
            </w:r>
          </w:p>
        </w:tc>
      </w:tr>
      <w:tr w:rsidR="001779C0" w:rsidTr="00727B3C">
        <w:trPr>
          <w:cantSplit/>
          <w:jc w:val="center"/>
        </w:trPr>
        <w:tc>
          <w:tcPr>
            <w:tcW w:w="288" w:type="dxa"/>
          </w:tcPr>
          <w:p w:rsidR="001779C0" w:rsidRDefault="001779C0" w:rsidP="00727B3C">
            <w:pPr>
              <w:pStyle w:val="CopticCross"/>
            </w:pPr>
            <w:r w:rsidRPr="00FB5ACB">
              <w:lastRenderedPageBreak/>
              <w:t>¿</w:t>
            </w:r>
          </w:p>
        </w:tc>
        <w:tc>
          <w:tcPr>
            <w:tcW w:w="3960" w:type="dxa"/>
          </w:tcPr>
          <w:p w:rsidR="001779C0" w:rsidRDefault="001779C0" w:rsidP="001779C0">
            <w:pPr>
              <w:pStyle w:val="EngHang"/>
            </w:pPr>
            <w:r>
              <w:t>Mary the Mother of God</w:t>
            </w:r>
          </w:p>
          <w:p w:rsidR="001779C0" w:rsidRDefault="001779C0" w:rsidP="001779C0">
            <w:pPr>
              <w:pStyle w:val="EngHang"/>
            </w:pPr>
            <w:r>
              <w:t>Appeared miraculously,</w:t>
            </w:r>
          </w:p>
          <w:p w:rsidR="001779C0" w:rsidRDefault="001779C0" w:rsidP="001779C0">
            <w:pPr>
              <w:pStyle w:val="EngHang"/>
            </w:pPr>
            <w:r>
              <w:t>With doves and incense,</w:t>
            </w:r>
          </w:p>
          <w:p w:rsidR="001779C0" w:rsidRDefault="001779C0" w:rsidP="001779C0">
            <w:pPr>
              <w:pStyle w:val="EngHangEnd"/>
            </w:pPr>
            <w:r>
              <w:t>Above her church in Zeitoun.</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Ⲙⲁⲣⲓⲁ̀ ϯⲙⲁⲥⲛⲟⲩϯ:</w:t>
            </w:r>
          </w:p>
          <w:p w:rsidR="001779C0" w:rsidRDefault="001779C0" w:rsidP="001779C0">
            <w:pPr>
              <w:pStyle w:val="CopticVersemulti-line"/>
            </w:pPr>
            <w:r>
              <w:t>ⲁⲥⲟⲩⲱⲛϩ ϧⲉⲛ ⲟⲩⲛⲓϣⲧ ⲛ̀ϣ̀ⲫⲏⲣⲓ:</w:t>
            </w:r>
          </w:p>
          <w:p w:rsidR="001779C0" w:rsidRDefault="001779C0" w:rsidP="001779C0">
            <w:pPr>
              <w:pStyle w:val="CopticVersemulti-line"/>
            </w:pPr>
            <w:r>
              <w:t>ⲛⲉⲙ ⲛⲓϭⲣⲟⲙⲡⲓ ⲛⲉⲙ ⲛⲓⲥ̀ⲑⲟⲓⲛⲟⲩϥⲓ:</w:t>
            </w:r>
          </w:p>
          <w:p w:rsidR="001779C0" w:rsidRDefault="001779C0" w:rsidP="001779C0">
            <w:pPr>
              <w:pStyle w:val="CopticHangingVerse"/>
            </w:pPr>
            <w:r>
              <w:t>ϧⲉⲛ ⲧⲉⲥⲉⲕⲕ̀ⲗⲏⲥⲓⲁ ϧⲉⲛ Ⲍⲁⲓⲧⲟⲩⲛ.</w:t>
            </w:r>
          </w:p>
        </w:tc>
      </w:tr>
      <w:tr w:rsidR="001779C0" w:rsidTr="00727B3C">
        <w:trPr>
          <w:cantSplit/>
          <w:jc w:val="center"/>
        </w:trPr>
        <w:tc>
          <w:tcPr>
            <w:tcW w:w="288" w:type="dxa"/>
          </w:tcPr>
          <w:p w:rsidR="001779C0" w:rsidRPr="00FB5ACB" w:rsidRDefault="001779C0" w:rsidP="00727B3C">
            <w:pPr>
              <w:pStyle w:val="CopticCross"/>
            </w:pPr>
          </w:p>
        </w:tc>
        <w:tc>
          <w:tcPr>
            <w:tcW w:w="3960" w:type="dxa"/>
          </w:tcPr>
          <w:p w:rsidR="001779C0" w:rsidRDefault="001779C0" w:rsidP="001779C0">
            <w:pPr>
              <w:pStyle w:val="EngHang"/>
            </w:pPr>
            <w:r>
              <w:t>You built a new cathedral,</w:t>
            </w:r>
          </w:p>
          <w:p w:rsidR="001779C0" w:rsidRDefault="001779C0" w:rsidP="001779C0">
            <w:pPr>
              <w:pStyle w:val="EngHang"/>
            </w:pPr>
            <w:r>
              <w:t>As well as St. Mina’s great monastery,</w:t>
            </w:r>
          </w:p>
          <w:p w:rsidR="001779C0" w:rsidRDefault="001779C0" w:rsidP="001779C0">
            <w:pPr>
              <w:pStyle w:val="EngHang"/>
            </w:pPr>
            <w:r>
              <w:t>And many more churches,</w:t>
            </w:r>
          </w:p>
          <w:p w:rsidR="001779C0" w:rsidRDefault="001779C0" w:rsidP="001779C0">
            <w:pPr>
              <w:pStyle w:val="EngHangEnd"/>
            </w:pPr>
            <w:r>
              <w:t>But you remained humble.</w:t>
            </w:r>
          </w:p>
        </w:tc>
        <w:tc>
          <w:tcPr>
            <w:tcW w:w="288" w:type="dxa"/>
          </w:tcPr>
          <w:p w:rsidR="001779C0" w:rsidRDefault="001779C0" w:rsidP="00727B3C"/>
        </w:tc>
        <w:tc>
          <w:tcPr>
            <w:tcW w:w="288" w:type="dxa"/>
          </w:tcPr>
          <w:p w:rsidR="001779C0" w:rsidRPr="00FB5ACB" w:rsidRDefault="001779C0" w:rsidP="00727B3C">
            <w:pPr>
              <w:pStyle w:val="CopticCross"/>
            </w:pPr>
          </w:p>
        </w:tc>
        <w:tc>
          <w:tcPr>
            <w:tcW w:w="3960" w:type="dxa"/>
          </w:tcPr>
          <w:p w:rsidR="001779C0" w:rsidRDefault="001779C0" w:rsidP="001779C0">
            <w:pPr>
              <w:pStyle w:val="CopticVersemulti-line"/>
            </w:pPr>
            <w:r>
              <w:t>Ⲁⲕⲕⲱⲧ ⲛ̀ⲟⲩⲙⲁⲛⲕⲁⲑⲉⲇⲣⲁ ⲙ̀ⲃⲉⲣⲓ:</w:t>
            </w:r>
          </w:p>
          <w:p w:rsidR="001779C0" w:rsidRDefault="001779C0" w:rsidP="001779C0">
            <w:pPr>
              <w:pStyle w:val="CopticVersemulti-line"/>
            </w:pPr>
            <w:r>
              <w:t>ⲛⲉⲙ ⲡⲓⲛⲓϣϯ ⲛ̀ⲁ̀ⲃⲏⲧ ⲛ̀ⲁⲃⲃⲁ Ⲙⲏⲛⲁ:</w:t>
            </w:r>
          </w:p>
          <w:p w:rsidR="001779C0" w:rsidRDefault="001779C0" w:rsidP="001779C0">
            <w:pPr>
              <w:pStyle w:val="CopticVersemulti-line"/>
            </w:pPr>
            <w:r>
              <w:t>ⲛⲉⲙ ϩⲁⲛⲙⲏϣ ⲛ̀ⲉⲕⲕ̀ⲗⲏⲥⲓⲁ:</w:t>
            </w:r>
          </w:p>
          <w:p w:rsidR="001779C0" w:rsidRDefault="001779C0" w:rsidP="001779C0">
            <w:pPr>
              <w:pStyle w:val="CopticHangingVerse"/>
            </w:pPr>
            <w:r>
              <w:t>ⲡⲉⲕϩⲏⲧ ⲙ̀ⲡⲉϥϭⲁⲥ ⲛⲁϩⲃⲓ ⲉ̀ⲡ̀ⲧⲏⲣϥ.</w:t>
            </w:r>
          </w:p>
        </w:tc>
      </w:tr>
      <w:tr w:rsidR="001779C0" w:rsidTr="00727B3C">
        <w:trPr>
          <w:cantSplit/>
          <w:jc w:val="center"/>
        </w:trPr>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EngHang"/>
            </w:pPr>
            <w:r>
              <w:t>You rose at dawn,</w:t>
            </w:r>
          </w:p>
          <w:p w:rsidR="001779C0" w:rsidRDefault="001779C0" w:rsidP="001779C0">
            <w:pPr>
              <w:pStyle w:val="EngHang"/>
            </w:pPr>
            <w:r>
              <w:t>In health and in sickness,</w:t>
            </w:r>
          </w:p>
          <w:p w:rsidR="001779C0" w:rsidRDefault="001779C0" w:rsidP="001779C0">
            <w:pPr>
              <w:pStyle w:val="EngHang"/>
            </w:pPr>
            <w:r>
              <w:t>To praise with the angels,</w:t>
            </w:r>
          </w:p>
          <w:p w:rsidR="001779C0" w:rsidRDefault="001779C0" w:rsidP="001779C0">
            <w:pPr>
              <w:pStyle w:val="EngHangEnd"/>
            </w:pPr>
            <w:r>
              <w:t>And your beloved saints.</w:t>
            </w:r>
          </w:p>
        </w:tc>
        <w:tc>
          <w:tcPr>
            <w:tcW w:w="288" w:type="dxa"/>
          </w:tcPr>
          <w:p w:rsidR="001779C0" w:rsidRDefault="001779C0" w:rsidP="00727B3C"/>
        </w:tc>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CopticVersemulti-line"/>
            </w:pPr>
            <w:r>
              <w:t>Ϣⲁⲕⲧⲱⲛⲕ ⲙ̀ⲃ̀ⲛⲁⲩ ⲛ̀ϣⲟⲣⲡ:</w:t>
            </w:r>
          </w:p>
          <w:p w:rsidR="001779C0" w:rsidRDefault="001779C0" w:rsidP="001779C0">
            <w:pPr>
              <w:pStyle w:val="CopticVersemulti-line"/>
            </w:pPr>
            <w:r>
              <w:t>ϧⲉⲛ ⲧⲉⲕϫⲟⲙ ⲛⲉⲙ ⲛⲉⲕϣⲱⲛⲓ:</w:t>
            </w:r>
          </w:p>
          <w:p w:rsidR="001779C0" w:rsidRDefault="001779C0" w:rsidP="001779C0">
            <w:pPr>
              <w:pStyle w:val="CopticVersemulti-line"/>
            </w:pPr>
            <w:r>
              <w:t>ⲉⲑⲣⲉⲕ ϩⲱⲥ ⲛⲉⲙ ⲛⲓⲁⲅⲅⲓⲗⲟⲥ:</w:t>
            </w:r>
          </w:p>
          <w:p w:rsidR="001779C0" w:rsidRDefault="001779C0" w:rsidP="001779C0">
            <w:pPr>
              <w:pStyle w:val="CopticHangingVerse"/>
            </w:pPr>
            <w:r>
              <w:t>ⲛⲉⲙ ⲛⲏⲉⲑⲟⲩⲁⲃ ⲉⲧⲉⲕⲙⲉⲛⲣⲓⲧⲟⲩ.</w:t>
            </w:r>
          </w:p>
        </w:tc>
      </w:tr>
      <w:tr w:rsidR="001779C0" w:rsidTr="00727B3C">
        <w:trPr>
          <w:cantSplit/>
          <w:jc w:val="center"/>
        </w:trPr>
        <w:tc>
          <w:tcPr>
            <w:tcW w:w="288" w:type="dxa"/>
          </w:tcPr>
          <w:p w:rsidR="001779C0" w:rsidRPr="00FB5ACB" w:rsidRDefault="001779C0" w:rsidP="00727B3C">
            <w:pPr>
              <w:pStyle w:val="CopticCross"/>
            </w:pPr>
          </w:p>
        </w:tc>
        <w:tc>
          <w:tcPr>
            <w:tcW w:w="3960" w:type="dxa"/>
          </w:tcPr>
          <w:p w:rsidR="001779C0" w:rsidRDefault="001779C0" w:rsidP="001779C0">
            <w:pPr>
              <w:pStyle w:val="EngHang"/>
            </w:pPr>
            <w:r>
              <w:t>Now remember us,</w:t>
            </w:r>
          </w:p>
          <w:p w:rsidR="001779C0" w:rsidRDefault="001779C0" w:rsidP="001779C0">
            <w:pPr>
              <w:pStyle w:val="EngHang"/>
            </w:pPr>
            <w:r>
              <w:t>Before our God,</w:t>
            </w:r>
          </w:p>
          <w:p w:rsidR="001779C0" w:rsidRDefault="001779C0" w:rsidP="001779C0">
            <w:pPr>
              <w:pStyle w:val="EngHang"/>
            </w:pPr>
            <w:r>
              <w:t>That He may keep us</w:t>
            </w:r>
          </w:p>
          <w:p w:rsidR="001779C0" w:rsidRPr="004764BD" w:rsidRDefault="001779C0" w:rsidP="001779C0">
            <w:pPr>
              <w:pStyle w:val="EngHangEnd"/>
            </w:pPr>
            <w:r>
              <w:t>In His love and His faith.</w:t>
            </w:r>
          </w:p>
        </w:tc>
        <w:tc>
          <w:tcPr>
            <w:tcW w:w="288" w:type="dxa"/>
          </w:tcPr>
          <w:p w:rsidR="001779C0" w:rsidRDefault="001779C0" w:rsidP="00727B3C"/>
        </w:tc>
        <w:tc>
          <w:tcPr>
            <w:tcW w:w="288" w:type="dxa"/>
          </w:tcPr>
          <w:p w:rsidR="001779C0" w:rsidRPr="00FB5ACB" w:rsidRDefault="001779C0" w:rsidP="00727B3C">
            <w:pPr>
              <w:pStyle w:val="CopticCross"/>
            </w:pPr>
          </w:p>
        </w:tc>
        <w:tc>
          <w:tcPr>
            <w:tcW w:w="3960" w:type="dxa"/>
          </w:tcPr>
          <w:p w:rsidR="001779C0" w:rsidRDefault="001779C0" w:rsidP="001779C0">
            <w:pPr>
              <w:pStyle w:val="CopticVersemulti-line"/>
            </w:pPr>
            <w:r>
              <w:t>Ϯⲛⲟⲩ ⲁⲣⲓⲡⲉⲛⲙⲉⲩⲓ̀:</w:t>
            </w:r>
          </w:p>
          <w:p w:rsidR="001779C0" w:rsidRDefault="001779C0" w:rsidP="001779C0">
            <w:pPr>
              <w:pStyle w:val="CopticVersemulti-line"/>
            </w:pPr>
            <w:r>
              <w:t>ⲛⲁϩⲣⲉⲛ ⲡⲉⲛⲛⲟⲩϯ:</w:t>
            </w:r>
          </w:p>
          <w:p w:rsidR="001779C0" w:rsidRDefault="001779C0" w:rsidP="001779C0">
            <w:pPr>
              <w:pStyle w:val="CopticVersemulti-line"/>
            </w:pPr>
            <w:r>
              <w:t>ⲉⲑⲣⲉϥϫⲱⲕ ⲛⲁⲛ ⲉ̀ⲃⲟⲗ ⲙ̀ⲡⲉⲕⲣⲏϯ:</w:t>
            </w:r>
          </w:p>
          <w:p w:rsidR="001779C0" w:rsidRDefault="001779C0" w:rsidP="001779C0">
            <w:pPr>
              <w:pStyle w:val="CopticHangingVerse"/>
            </w:pPr>
            <w:r>
              <w:t>ϧⲉⲛ ϯⲁⲅⲁⲡⲏ ϧⲉⲛ ⲫ̀ⲛⲁϩϯ.</w:t>
            </w:r>
          </w:p>
        </w:tc>
      </w:tr>
      <w:tr w:rsidR="001779C0" w:rsidTr="00727B3C">
        <w:trPr>
          <w:cantSplit/>
          <w:jc w:val="center"/>
        </w:trPr>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EngHang"/>
            </w:pPr>
            <w:r>
              <w:t>Pray to the Lord on our behalf,</w:t>
            </w:r>
          </w:p>
          <w:p w:rsidR="001779C0" w:rsidRDefault="001779C0" w:rsidP="001779C0">
            <w:pPr>
              <w:pStyle w:val="EngHang"/>
            </w:pPr>
            <w:r>
              <w:t>O Our holy father, the patriarch,</w:t>
            </w:r>
          </w:p>
          <w:p w:rsidR="001779C0" w:rsidRDefault="001779C0" w:rsidP="001779C0">
            <w:pPr>
              <w:pStyle w:val="EngHang"/>
            </w:pPr>
            <w:r>
              <w:t>Abba Cyril VI,</w:t>
            </w:r>
          </w:p>
          <w:p w:rsidR="001779C0" w:rsidRPr="004764BD" w:rsidRDefault="001779C0" w:rsidP="001779C0">
            <w:pPr>
              <w:pStyle w:val="EngHangEnd"/>
            </w:pPr>
            <w:r>
              <w:t>That He may forgive us our sins.</w:t>
            </w:r>
          </w:p>
        </w:tc>
        <w:tc>
          <w:tcPr>
            <w:tcW w:w="288" w:type="dxa"/>
          </w:tcPr>
          <w:p w:rsidR="001779C0" w:rsidRDefault="001779C0" w:rsidP="00727B3C"/>
        </w:tc>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CopticVersemulti-line"/>
            </w:pPr>
            <w:r>
              <w:t>Ⲧⲱⲃϩ ⲙ̀Ⲡϭⲟⲓⲥ ⲉ̀ϩ̀ⲣⲏⲓ ⲉ̀ϫⲱⲛ:</w:t>
            </w:r>
          </w:p>
          <w:p w:rsidR="001779C0" w:rsidRDefault="001779C0" w:rsidP="001779C0">
            <w:pPr>
              <w:pStyle w:val="CopticVersemulti-line"/>
            </w:pPr>
            <w:r>
              <w:t>ⲡⲉⲛⲓⲱⲧ ⲉⲑⲟⲩⲁⲃ ⲙ̀ⲡⲁⲧⲣⲓⲁⲣⲭⲏⲥ:</w:t>
            </w:r>
          </w:p>
          <w:p w:rsidR="001779C0" w:rsidRDefault="001779C0" w:rsidP="001779C0">
            <w:pPr>
              <w:pStyle w:val="CopticVersemulti-line"/>
            </w:pPr>
            <w:r>
              <w:t>Ⲁⲃⲃⲁ Ⲕⲩⲣⲓⲗⲗⲟⲥ ⲠⲓⲙⲁϩⲤⲟⲟⲩ:</w:t>
            </w:r>
          </w:p>
          <w:p w:rsidR="001779C0" w:rsidRDefault="001779C0" w:rsidP="001779C0">
            <w:pPr>
              <w:pStyle w:val="CopticHangingVerse"/>
            </w:pPr>
            <w:r>
              <w:t>ⲛ̀ⲧⲉϥⲭⲁ ⲛⲉⲛⲛⲟⲃⲓ ⲛⲁⲛ ⲉ̀ⲃⲟⲗ.</w:t>
            </w:r>
          </w:p>
        </w:tc>
      </w:tr>
    </w:tbl>
    <w:p w:rsidR="00495F1A" w:rsidRPr="00C30529" w:rsidRDefault="00495F1A" w:rsidP="00495F1A">
      <w:pPr>
        <w:pStyle w:val="Heading2"/>
        <w:rPr>
          <w:lang w:val="en-US"/>
        </w:rPr>
      </w:pPr>
      <w:bookmarkStart w:id="1076" w:name="_Toc431466291"/>
      <w:r>
        <w:t>March</w:t>
      </w:r>
      <w:bookmarkEnd w:id="1073"/>
      <w:bookmarkEnd w:id="1074"/>
      <w:bookmarkEnd w:id="1075"/>
      <w:r w:rsidR="00C30529">
        <w:t xml:space="preserve"> or </w:t>
      </w:r>
      <w:r w:rsidR="00C30529">
        <w:rPr>
          <w:rFonts w:ascii="FreeSerifAvvaShenouda" w:hAnsi="FreeSerifAvvaShenouda" w:cs="FreeSerifAvvaShenouda"/>
        </w:rPr>
        <w:t>Ⲡⲁⲣⲙϩⲟⲧⲡ</w:t>
      </w:r>
      <w:bookmarkEnd w:id="1076"/>
    </w:p>
    <w:p w:rsidR="006A140A" w:rsidRDefault="006A140A" w:rsidP="007F571C">
      <w:pPr>
        <w:pStyle w:val="Heading3"/>
      </w:pPr>
      <w:bookmarkStart w:id="1077" w:name="_Toc410196212"/>
      <w:bookmarkStart w:id="1078" w:name="_Toc410196454"/>
      <w:bookmarkStart w:id="1079" w:name="_Toc410196956"/>
      <w:r>
        <w:t>March 2: Departure of St. Chad of Mercia</w:t>
      </w:r>
      <w:r w:rsidR="00377E51">
        <w:rPr>
          <w:rStyle w:val="FootnoteReference"/>
        </w:rPr>
        <w:footnoteReference w:id="483"/>
      </w:r>
    </w:p>
    <w:p w:rsidR="006A140A" w:rsidRDefault="006A140A" w:rsidP="006A140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77"/>
      <w:bookmarkEnd w:id="1078"/>
      <w:bookmarkEnd w:id="1079"/>
    </w:p>
    <w:p w:rsidR="00C30529" w:rsidRDefault="00C30529" w:rsidP="00C30529">
      <w:pPr>
        <w:pStyle w:val="Rubric"/>
      </w:pPr>
      <w:r>
        <w:t>See the Principle Feast on September 14 (15) / Tho-out 17, page ##.</w:t>
      </w:r>
    </w:p>
    <w:p w:rsidR="00DD5136" w:rsidRDefault="00DD5136" w:rsidP="00DD5136">
      <w:pPr>
        <w:pStyle w:val="Heading3"/>
      </w:pPr>
      <w:r>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494FE4" w:rsidRDefault="00494FE4" w:rsidP="00494FE4">
      <w:pPr>
        <w:pStyle w:val="Heading3"/>
      </w:pPr>
      <w:r>
        <w:t>March 9 / Phamenoth 13: Return of St. Macarius the Great and St. Macarius of Alexandria from Exile</w:t>
      </w:r>
    </w:p>
    <w:p w:rsidR="00494FE4" w:rsidRPr="00494FE4" w:rsidRDefault="00494FE4" w:rsidP="00494FE4">
      <w:pPr>
        <w:pStyle w:val="Rubric"/>
      </w:pPr>
      <w:r>
        <w:t>See St. Macarius the Great on March 23 / Phamenoth 27, page ##, and St. Macarius of Alexandria on May 1 / Pashons 6,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80" w:name="_Toc410196213"/>
      <w:bookmarkStart w:id="1081" w:name="_Toc410196455"/>
      <w:bookmarkStart w:id="1082" w:name="_Toc410196957"/>
      <w:r>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3E7329" w:rsidRDefault="003E7329" w:rsidP="003E7329">
      <w:pPr>
        <w:pStyle w:val="Heading4"/>
      </w:pPr>
      <w:r>
        <w:t>The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Hail to the Great Abba Macarius,</w:t>
            </w:r>
          </w:p>
          <w:p w:rsidR="003E7329" w:rsidRPr="004764BD" w:rsidRDefault="003E7329" w:rsidP="003E7329">
            <w:pPr>
              <w:pStyle w:val="EngHang"/>
            </w:pPr>
            <w:r w:rsidRPr="004764BD">
              <w:t>The lamp of monasticism,</w:t>
            </w:r>
          </w:p>
          <w:p w:rsidR="003E7329" w:rsidRPr="004764BD" w:rsidRDefault="003E7329" w:rsidP="003E7329">
            <w:pPr>
              <w:pStyle w:val="EngHang"/>
            </w:pPr>
            <w:r w:rsidRPr="004764BD">
              <w:t>Who became a golden candlestick,</w:t>
            </w:r>
          </w:p>
          <w:p w:rsidR="003E7329" w:rsidRDefault="003E7329" w:rsidP="003E7329">
            <w:pPr>
              <w:pStyle w:val="EngHangEnd"/>
            </w:pPr>
            <w:r>
              <w:t>Shining</w:t>
            </w:r>
            <w:r w:rsidRPr="004764BD">
              <w:t xml:space="preserve"> than the sun.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Ⲭⲉⲣⲉ ⲡⲓⲛⲓϣϯ ⲁⲃⲃⲁ Ⲙⲁⲕⲁⲣⲓ:</w:t>
            </w:r>
          </w:p>
          <w:p w:rsidR="003E7329" w:rsidRDefault="003E7329" w:rsidP="003E7329">
            <w:pPr>
              <w:pStyle w:val="CopticVersemulti-line"/>
            </w:pPr>
            <w:r>
              <w:t>ⲡⲓϧⲏⲃⲥ ⲛ̀ⲧⲉ ϯⲙⲉⲧⲙⲟⲛⲁⲭⲟⲥ:</w:t>
            </w:r>
          </w:p>
          <w:p w:rsidR="003E7329" w:rsidRDefault="003E7329" w:rsidP="003E7329">
            <w:pPr>
              <w:pStyle w:val="CopticVersemulti-line"/>
            </w:pPr>
            <w:r>
              <w:t>ⲫⲏⲉⲧⲁϥϣⲱⲡⲓ ⲛ̀ⲟⲩⲗⲩⲭⲛⲓⲁ̀ ⲛ̀ⲛⲟⲩⲃ:</w:t>
            </w:r>
          </w:p>
          <w:p w:rsidR="003E7329" w:rsidRDefault="003E7329" w:rsidP="003E7329">
            <w:pPr>
              <w:pStyle w:val="CopticHangingVerse"/>
            </w:pPr>
            <w:r>
              <w:t>ⲉⲥⲉⲣⲗⲁⲙⲡⲓⲛ ⲉ̀ϩⲟⲧⲉ ⲫ̀ⲣⲏ.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For your soul is </w:t>
            </w:r>
            <w:r>
              <w:t>illuminated</w:t>
            </w:r>
          </w:p>
          <w:p w:rsidR="003E7329" w:rsidRPr="004764BD" w:rsidRDefault="003E7329" w:rsidP="003E7329">
            <w:pPr>
              <w:pStyle w:val="EngHang"/>
            </w:pPr>
            <w:r w:rsidRPr="004764BD">
              <w:t>In the heavenly Jerusalem</w:t>
            </w:r>
            <w:r w:rsidRPr="004764BD">
              <w:rPr>
                <w:rStyle w:val="FootnoteReference"/>
              </w:rPr>
              <w:footnoteReference w:id="484"/>
            </w:r>
            <w:r w:rsidRPr="004764BD">
              <w:t>,</w:t>
            </w:r>
          </w:p>
          <w:p w:rsidR="003E7329" w:rsidRPr="004764BD" w:rsidRDefault="003E7329" w:rsidP="003E7329">
            <w:pPr>
              <w:pStyle w:val="EngHang"/>
            </w:pPr>
            <w:r w:rsidRPr="004764BD">
              <w:t>And your body is shining,</w:t>
            </w:r>
          </w:p>
          <w:p w:rsidR="003E7329" w:rsidRDefault="003E7329" w:rsidP="003E7329">
            <w:pPr>
              <w:pStyle w:val="EngHangEnd"/>
            </w:pPr>
            <w:r w:rsidRPr="004764BD">
              <w:t>In your church.</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Ⲥⲉⲣⲟⲩⲱⲓⲛⲓ ⲅⲁⲣ ⲛ̀ϫⲉ ⲧⲉⲕⲯⲩⲭⲏ:</w:t>
            </w:r>
          </w:p>
          <w:p w:rsidR="003E7329" w:rsidRDefault="003E7329" w:rsidP="003E7329">
            <w:pPr>
              <w:pStyle w:val="CopticVersemulti-line"/>
            </w:pPr>
            <w:r>
              <w:t>Ϧⲉⲛ Ⲓⲉⲣⲟⲩⲥⲁⲗⲓⲙ ⲛ̀ⲧⲉ ⲧ̀ⲫⲉ:</w:t>
            </w:r>
          </w:p>
          <w:p w:rsidR="003E7329" w:rsidRDefault="003E7329" w:rsidP="003E7329">
            <w:pPr>
              <w:pStyle w:val="CopticVersemulti-line"/>
            </w:pPr>
            <w:r>
              <w:t>Ϥ̀ϯⲙⲟⲩⲉ̀ ⲛ̀ϫⲉ ⲡⲉⲕⲥⲱⲙⲁ:</w:t>
            </w:r>
          </w:p>
          <w:p w:rsidR="003E7329" w:rsidRDefault="003E7329" w:rsidP="003E7329">
            <w:pPr>
              <w:pStyle w:val="CopticHangingVerse"/>
            </w:pPr>
            <w:r>
              <w:t>ϧⲉⲛ ⲑⲏⲉⲧⲉ ⲑⲱⲕ ⲛ̀ⲉⲕⲕ̀ⲗⲏⲥⲓⲁ̀.</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Yes, we believe that you are with us:</w:t>
            </w:r>
          </w:p>
          <w:p w:rsidR="003E7329" w:rsidRPr="004764BD" w:rsidRDefault="003E7329" w:rsidP="003E7329">
            <w:pPr>
              <w:pStyle w:val="EngHang"/>
            </w:pPr>
            <w:r>
              <w:t>Soul, body, and spirit;</w:t>
            </w:r>
          </w:p>
          <w:p w:rsidR="003E7329" w:rsidRPr="004764BD" w:rsidRDefault="003E7329" w:rsidP="003E7329">
            <w:pPr>
              <w:pStyle w:val="EngHang"/>
            </w:pPr>
            <w:r w:rsidRPr="004764BD">
              <w:t>You became for us a comforter,</w:t>
            </w:r>
          </w:p>
          <w:p w:rsidR="003E7329" w:rsidRDefault="003E7329" w:rsidP="003E7329">
            <w:pPr>
              <w:pStyle w:val="EngHangEnd"/>
            </w:pPr>
            <w:r w:rsidRPr="004764BD">
              <w:t>And consolation to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Ⲥⲉ ⲧⲉⲛⲛⲁϩϯ ϫⲉ ⲕ̀ⲭⲏ ⲛⲉⲙⲁⲛ:</w:t>
            </w:r>
          </w:p>
          <w:p w:rsidR="003E7329" w:rsidRDefault="003E7329" w:rsidP="003E7329">
            <w:pPr>
              <w:pStyle w:val="CopticVersemulti-line"/>
            </w:pPr>
            <w:r>
              <w:t>ⲯⲩⲭⲏ ⲛⲉⲙ ⲥⲱⲙⲁ ⲛⲉⲙ ⲡ̄ⲛ̄ⲁ̄:</w:t>
            </w:r>
          </w:p>
          <w:p w:rsidR="003E7329" w:rsidRDefault="003E7329" w:rsidP="003E7329">
            <w:pPr>
              <w:pStyle w:val="CopticVersemulti-line"/>
            </w:pPr>
            <w:r>
              <w:t>ⲕ̀ϣⲟⲡ ⲛⲁⲛ ⲙ̀ⲡⲁⲣⲁⲕⲗⲏⲥⲓⲥ:</w:t>
            </w:r>
          </w:p>
          <w:p w:rsidR="003E7329" w:rsidRDefault="003E7329" w:rsidP="003E7329">
            <w:pPr>
              <w:pStyle w:val="CopticHangingVerse"/>
            </w:pPr>
            <w:r>
              <w:t>ⲟⲩⲟϩ ⲛ̀ⲥⲟⲗⲥⲉⲗ ⲛ̀ⲛⲉⲛⲯⲩⲭⲏ.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All the </w:t>
            </w:r>
            <w:r>
              <w:t>ascetics</w:t>
            </w:r>
            <w:r w:rsidRPr="004764BD">
              <w:rPr>
                <w:rStyle w:val="FootnoteReference"/>
              </w:rPr>
              <w:footnoteReference w:id="485"/>
            </w:r>
            <w:r w:rsidRPr="004764BD">
              <w:t>,</w:t>
            </w:r>
          </w:p>
          <w:p w:rsidR="003E7329" w:rsidRPr="004764BD" w:rsidRDefault="003E7329" w:rsidP="003E7329">
            <w:pPr>
              <w:pStyle w:val="EngHang"/>
            </w:pPr>
            <w:r w:rsidRPr="004764BD">
              <w:t>Praise and bless God,</w:t>
            </w:r>
          </w:p>
          <w:p w:rsidR="003E7329" w:rsidRPr="004764BD" w:rsidRDefault="003E7329" w:rsidP="003E7329">
            <w:pPr>
              <w:pStyle w:val="EngHang"/>
            </w:pPr>
            <w:r w:rsidRPr="004764BD">
              <w:t>For your coming to us,</w:t>
            </w:r>
          </w:p>
          <w:p w:rsidR="003E7329" w:rsidRDefault="003E7329" w:rsidP="003E7329">
            <w:pPr>
              <w:pStyle w:val="EngHangEnd"/>
            </w:pPr>
            <w:r w:rsidRPr="004764BD">
              <w:t>Our holy father Abba Macarius.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Ϥ̀ϩⲱⲥ ⲟⲩⲟϩ ϥ̀ⲥ̀ⲙⲟⲩ ⲉ̀Ⲫϯ:</w:t>
            </w:r>
          </w:p>
          <w:p w:rsidR="003E7329" w:rsidRDefault="003E7329" w:rsidP="003E7329">
            <w:pPr>
              <w:pStyle w:val="CopticVersemulti-line"/>
            </w:pPr>
            <w:r>
              <w:t>ⲛ̀ϫⲉ ⲡⲓϣ̀ⲗⲟⲗ ⲧⲏⲣϥ ⲛ̀ⲧⲉ ⲛⲓⲙⲟⲛⲁⲭⲟⲥ:</w:t>
            </w:r>
          </w:p>
          <w:p w:rsidR="003E7329" w:rsidRDefault="003E7329" w:rsidP="003E7329">
            <w:pPr>
              <w:pStyle w:val="CopticVersemulti-line"/>
            </w:pPr>
            <w:r>
              <w:t>ⲉ̀ϩ̀ⲣⲏⲓ ⲉ̀ϫⲉⲛ ⲡⲉⲕϫⲓⲛⲓ̀ ϣⲁⲣⲟⲛ:</w:t>
            </w:r>
          </w:p>
          <w:p w:rsidR="003E7329" w:rsidRDefault="003E7329" w:rsidP="003E7329">
            <w:pPr>
              <w:pStyle w:val="CopticHangingVerse"/>
            </w:pPr>
            <w:r>
              <w:t>ⲡⲉⲛⲓⲱⲧ ⲉ̄ⲑ̄ⲩ̄ ⲁⲃⲃⲁ Ⲙⲁⲕⲁⲣⲓ.</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t>So we entreat you</w:t>
            </w:r>
          </w:p>
          <w:p w:rsidR="003E7329" w:rsidRPr="004764BD" w:rsidRDefault="003E7329" w:rsidP="003E7329">
            <w:pPr>
              <w:pStyle w:val="EngHang"/>
            </w:pPr>
            <w:r w:rsidRPr="004764BD">
              <w:t>As sons of your prayers,</w:t>
            </w:r>
          </w:p>
          <w:p w:rsidR="003E7329" w:rsidRPr="004764BD" w:rsidRDefault="003E7329" w:rsidP="003E7329">
            <w:pPr>
              <w:pStyle w:val="EngHang"/>
            </w:pPr>
            <w:r w:rsidRPr="004764BD">
              <w:t>Ask the Lord on our behalf,</w:t>
            </w:r>
          </w:p>
          <w:p w:rsidR="003E7329" w:rsidRDefault="003E7329" w:rsidP="003E7329">
            <w:pPr>
              <w:pStyle w:val="EngHangEnd"/>
            </w:pPr>
            <w:r w:rsidRPr="004764BD">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Pray to the Lord on our behalf,</w:t>
            </w:r>
          </w:p>
          <w:p w:rsidR="003E7329" w:rsidRPr="004764BD" w:rsidRDefault="003E7329" w:rsidP="003E7329">
            <w:pPr>
              <w:pStyle w:val="EngHang"/>
            </w:pPr>
            <w:r w:rsidRPr="004764BD">
              <w:t>O my lord and father Abba Macarius,</w:t>
            </w:r>
          </w:p>
          <w:p w:rsidR="003E7329" w:rsidRPr="004764BD" w:rsidRDefault="003E7329" w:rsidP="003E7329">
            <w:pPr>
              <w:pStyle w:val="EngHang"/>
            </w:pPr>
            <w:r w:rsidRPr="004764BD">
              <w:t>And his children the crossbearers,</w:t>
            </w:r>
          </w:p>
          <w:p w:rsidR="003E7329" w:rsidRDefault="003E7329" w:rsidP="003E7329">
            <w:pPr>
              <w:pStyle w:val="EngHangEnd"/>
            </w:pPr>
            <w:r w:rsidRPr="004764BD">
              <w:t>That He may</w:t>
            </w:r>
            <w:r>
              <w:t xml:space="preserve">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Ⲧⲱϣϩ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ⲛⲉϥϣⲏⲣⲓ ⲛ̀ⲥ̀ⲁⲩⲣⲟⲫⲟⲣⲟⲥ:</w:t>
            </w:r>
          </w:p>
          <w:p w:rsidR="003E7329" w:rsidRDefault="003E7329" w:rsidP="003E7329">
            <w:pPr>
              <w:pStyle w:val="CopticHangingVerse"/>
            </w:pPr>
            <w:r>
              <w:t>ⲛ̀ⲧⲉϥⲭⲁ ⲛⲉⲛⲛⲟⲃⲓ ⲛⲁⲛ ⲉ̀ⲃⲟⲗ.</w:t>
            </w:r>
          </w:p>
        </w:tc>
      </w:tr>
    </w:tbl>
    <w:p w:rsidR="003E7329" w:rsidRDefault="003E7329" w:rsidP="003E7329">
      <w:pPr>
        <w:pStyle w:val="Heading4"/>
      </w:pPr>
      <w:r>
        <w:t>Another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What tongue can speak of,</w:t>
            </w:r>
          </w:p>
          <w:p w:rsidR="003E7329" w:rsidRDefault="003E7329" w:rsidP="003E7329">
            <w:pPr>
              <w:pStyle w:val="EngHang"/>
            </w:pPr>
            <w:r>
              <w:t>The signs and wonders,</w:t>
            </w:r>
          </w:p>
          <w:p w:rsidR="003E7329" w:rsidRDefault="003E7329" w:rsidP="003E7329">
            <w:pPr>
              <w:pStyle w:val="EngHang"/>
            </w:pPr>
            <w:r>
              <w:t>Which were worked through you,</w:t>
            </w:r>
          </w:p>
          <w:p w:rsidR="003E7329" w:rsidRDefault="003E7329" w:rsidP="003E7329">
            <w:pPr>
              <w:pStyle w:val="EngHangEnd"/>
            </w:pPr>
            <w:r>
              <w:t>O my lord and father, Abba Macarius?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Ⲗⲁⲥ ⲛⲓⲃⲉⲛ ⲛⲁϣ̀ϫⲱ ⲁⲛ:</w:t>
            </w:r>
          </w:p>
          <w:p w:rsidR="003E7329" w:rsidRDefault="003E7329" w:rsidP="003E7329">
            <w:pPr>
              <w:pStyle w:val="CopticVersemulti-line"/>
            </w:pPr>
            <w:r>
              <w:t>ⲛ̀ⲛⲓⲙⲏⲓⲛⲓ ⲛⲉⲙ ⲛⲓϣ̀ⲫⲏⲣⲓ:</w:t>
            </w:r>
          </w:p>
          <w:p w:rsidR="003E7329" w:rsidRDefault="003E7329" w:rsidP="003E7329">
            <w:pPr>
              <w:pStyle w:val="CopticVersemulti-line"/>
            </w:pPr>
            <w:r>
              <w:t>ⲛⲁⲓ ⲉ̀ⲧⲁⲩϣⲱⲡⲓ ⲉ̀ⲃⲟⲗϩⲓⲧⲟⲧⲕ:</w:t>
            </w:r>
          </w:p>
          <w:p w:rsidR="003E7329" w:rsidRDefault="003E7329" w:rsidP="003E7329">
            <w:pPr>
              <w:pStyle w:val="CopticHangingVerse"/>
            </w:pPr>
            <w:r>
              <w:t>ⲡⲁⲟ̄ⲥ̄ ⲛ̀ⲓⲱⲧ ⲁⲃⲃⲁ Ⲙⲁⲕⲁⲣⲓ.</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You raised the dead,</w:t>
            </w:r>
          </w:p>
          <w:p w:rsidR="003E7329" w:rsidRDefault="003E7329" w:rsidP="003E7329">
            <w:pPr>
              <w:pStyle w:val="EngHang"/>
            </w:pPr>
            <w:r>
              <w:t>You cast out demons,</w:t>
            </w:r>
          </w:p>
          <w:p w:rsidR="003E7329" w:rsidRDefault="003E7329" w:rsidP="003E7329">
            <w:pPr>
              <w:pStyle w:val="EngHang"/>
            </w:pPr>
            <w:r>
              <w:t>You healed divers sicknesses</w:t>
            </w:r>
          </w:p>
          <w:p w:rsidR="003E7329" w:rsidRDefault="003E7329" w:rsidP="003E7329">
            <w:pPr>
              <w:pStyle w:val="EngHangEnd"/>
            </w:pPr>
            <w:r>
              <w:t>In the Name of the Lord.</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Ⲛⲓⲣⲉϥⲙⲱⲟⲩⲧ ⲁⲕⲧⲟⲩⲛⲟⲥⲟⲩ:</w:t>
            </w:r>
          </w:p>
          <w:p w:rsidR="003E7329" w:rsidRDefault="003E7329" w:rsidP="003E7329">
            <w:pPr>
              <w:pStyle w:val="CopticVersemulti-line"/>
            </w:pPr>
            <w:r>
              <w:t>ⲛⲓⲇⲉⲙⲱⲛ ⲁⲕϩⲓⲧⲟⲩ ⲉ̀ⲃⲟⲗ:</w:t>
            </w:r>
          </w:p>
          <w:p w:rsidR="003E7329" w:rsidRDefault="003E7329" w:rsidP="003E7329">
            <w:pPr>
              <w:pStyle w:val="CopticVersemulti-line"/>
            </w:pPr>
            <w:r>
              <w:t>ⲛⲏⲉⲧϣⲱⲛⲓ ϧⲉⲛ ⲟⲩⲙⲏϣ ⲛ̀ⲥ̀ⲙⲟⲧ:</w:t>
            </w:r>
          </w:p>
          <w:p w:rsidR="003E7329" w:rsidRDefault="003E7329" w:rsidP="003E7329">
            <w:pPr>
              <w:pStyle w:val="CopticHangingVerse"/>
            </w:pPr>
            <w:r>
              <w:t>ⲁⲕⲧⲁⲗϭⲱⲟⲩ ϧⲉⲛ ⲫ̀ⲣⲁⲛ ⲙ̀Ⲡⲟ̄ⲥ̄.</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many came to you,</w:t>
            </w:r>
          </w:p>
          <w:p w:rsidR="003E7329" w:rsidRDefault="003E7329" w:rsidP="003E7329">
            <w:pPr>
              <w:pStyle w:val="EngHang"/>
            </w:pPr>
            <w:r>
              <w:t>From the ends of the Earth,</w:t>
            </w:r>
          </w:p>
          <w:p w:rsidR="003E7329" w:rsidRDefault="003E7329" w:rsidP="003E7329">
            <w:pPr>
              <w:pStyle w:val="EngHang"/>
            </w:pPr>
            <w:r>
              <w:t>From Romania to Syria,</w:t>
            </w:r>
          </w:p>
          <w:p w:rsidR="003E7329" w:rsidRDefault="003E7329" w:rsidP="003E7329">
            <w:pPr>
              <w:pStyle w:val="EngHangEnd"/>
            </w:pPr>
            <w:r>
              <w:t>And from Anatole to Spain.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Ⲉⲑⲃⲉ ⲫⲁⲓ ⲥⲉⲛⲏⲟⲩ ϩⲁⲣⲟⲕ:</w:t>
            </w:r>
          </w:p>
          <w:p w:rsidR="003E7329" w:rsidRDefault="003E7329" w:rsidP="003E7329">
            <w:pPr>
              <w:pStyle w:val="CopticVersemulti-line"/>
            </w:pPr>
            <w:r>
              <w:t>ⲉ̀ⲃⲟⲗ ϧⲉⲛ ⲛⲉⲁⲧ ⲙ̀ⲡ̀ⲕⲁϩⲓ:</w:t>
            </w:r>
          </w:p>
          <w:p w:rsidR="003E7329" w:rsidRDefault="003E7329" w:rsidP="003E7329">
            <w:pPr>
              <w:pStyle w:val="CopticVersemulti-line"/>
            </w:pPr>
            <w:r>
              <w:t xml:space="preserve">ϯⲢⲱⲙⲁⲛⲓⲁ̀ ⲛⲉⲙ ϯⲤⲩⲣⲓⲁ̀: </w:t>
            </w:r>
          </w:p>
          <w:p w:rsidR="003E7329" w:rsidRDefault="003E7329" w:rsidP="003E7329">
            <w:pPr>
              <w:pStyle w:val="CopticHangingVerse"/>
            </w:pPr>
            <w:r>
              <w:t>ϯⲀⲛⲁⲧⲟⲗⲏ ⲛⲉⲙ ϯⲤⲡⲁⲛⲓⲁ̀.</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Not only in the past,</w:t>
            </w:r>
          </w:p>
          <w:p w:rsidR="003E7329" w:rsidRDefault="003E7329" w:rsidP="003E7329">
            <w:pPr>
              <w:pStyle w:val="EngHang"/>
            </w:pPr>
            <w:r>
              <w:t>But also today,</w:t>
            </w:r>
          </w:p>
          <w:p w:rsidR="003E7329" w:rsidRDefault="003E7329" w:rsidP="003E7329">
            <w:pPr>
              <w:pStyle w:val="EngHang"/>
            </w:pPr>
            <w:r>
              <w:t>Many from come from everywhere</w:t>
            </w:r>
          </w:p>
          <w:p w:rsidR="003E7329" w:rsidRDefault="003E7329" w:rsidP="003E7329">
            <w:pPr>
              <w:pStyle w:val="EngHangEnd"/>
            </w:pPr>
            <w:r>
              <w:t>To venerate your holy relics.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Ⲟⲩ ⲙⲟⲛⲟⲛ ⲙ̀ⲡⲓⲥⲏⲟⲩ ⲉ̀ⲧⲁϥⲥⲓⲛⲓ:</w:t>
            </w:r>
          </w:p>
          <w:p w:rsidR="003E7329" w:rsidRDefault="003E7329" w:rsidP="003E7329">
            <w:pPr>
              <w:pStyle w:val="CopticVersemulti-line"/>
            </w:pPr>
            <w:r>
              <w:t>ⲁⲗⲗⲁ ϩⲏⲡⲡⲉ ⲟⲛ ϯⲛⲟⲩ:</w:t>
            </w:r>
          </w:p>
          <w:p w:rsidR="003E7329" w:rsidRDefault="003E7329" w:rsidP="003E7329">
            <w:pPr>
              <w:pStyle w:val="CopticVersemulti-line"/>
            </w:pPr>
            <w:r>
              <w:t>ⲥⲉⲛⲏⲟⲩ ⲉ̀ⲃⲟⲗϧⲉⲛ ⲙⲁⲓ ⲛⲓⲃⲉⲛ:</w:t>
            </w:r>
          </w:p>
          <w:p w:rsidR="003E7329" w:rsidRDefault="003E7329" w:rsidP="003E7329">
            <w:pPr>
              <w:pStyle w:val="CopticHangingVerse"/>
            </w:pPr>
            <w:r>
              <w:t>ⲥⲉⲟⲩⲱϣⲧ ⲉ̀ϫⲉⲛ ⲡⲉⲕⲗⲩⲙⲯⲁⲛⲟⲛ ⲉⲑⲟⲩⲁⲃ.</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we entreat you,</w:t>
            </w:r>
          </w:p>
          <w:p w:rsidR="003E7329" w:rsidRDefault="003E7329" w:rsidP="003E7329">
            <w:pPr>
              <w:pStyle w:val="EngHang"/>
            </w:pPr>
            <w:r>
              <w:t>As sons of your prayers</w:t>
            </w:r>
          </w:p>
          <w:p w:rsidR="003E7329" w:rsidRDefault="003E7329" w:rsidP="003E7329">
            <w:pPr>
              <w:pStyle w:val="EngHang"/>
            </w:pPr>
            <w:r>
              <w:t>To ask the Lord on our behalf,</w:t>
            </w:r>
          </w:p>
          <w:p w:rsidR="003E7329" w:rsidRDefault="003E7329" w:rsidP="003E7329">
            <w:pPr>
              <w:pStyle w:val="EngHangEnd"/>
            </w:pPr>
            <w:r>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Pray to the Lord on our behalf,</w:t>
            </w:r>
          </w:p>
          <w:p w:rsidR="003E7329" w:rsidRDefault="003E7329" w:rsidP="003E7329">
            <w:pPr>
              <w:pStyle w:val="EngHang"/>
            </w:pPr>
            <w:r>
              <w:t>O my lord and father, Abba Macarius,</w:t>
            </w:r>
          </w:p>
          <w:p w:rsidR="003E7329" w:rsidRDefault="003E7329" w:rsidP="003E7329">
            <w:pPr>
              <w:pStyle w:val="EngHang"/>
            </w:pPr>
            <w:r>
              <w:t>And his children the cross-bearers,</w:t>
            </w:r>
          </w:p>
          <w:p w:rsidR="003E7329" w:rsidRDefault="003E7329" w:rsidP="003E7329">
            <w:pPr>
              <w:pStyle w:val="EngHangEnd"/>
            </w:pPr>
            <w:r>
              <w:t>That He may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Ⲧⲱⲃϩ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ⲛⲉϥϣⲏⲉⲣⲓ ⲛ̀ⲥ̀ⲧⲁⲩⲣⲟⲫⲟⲣⲟⲥ:</w:t>
            </w:r>
          </w:p>
          <w:p w:rsidR="003E7329" w:rsidRDefault="003E7329" w:rsidP="003E7329">
            <w:pPr>
              <w:pStyle w:val="CopticHangingVerse"/>
            </w:pPr>
            <w:r>
              <w:t>ⲛ̀ⲧⲉϥⲭⲁ ⲛⲉⲛⲛⲟⲃⲓ ⲛⲁⲛ ⲉ̀ⲃⲟⲗ.</w:t>
            </w:r>
          </w:p>
        </w:tc>
      </w:tr>
    </w:tbl>
    <w:p w:rsidR="00C30529" w:rsidRDefault="003E7329" w:rsidP="00C30529">
      <w:pPr>
        <w:pStyle w:val="Heading4"/>
      </w:pPr>
      <w:r>
        <w:t>Another</w:t>
      </w:r>
      <w:r w:rsidR="00C30529">
        <w:t xml:space="preserve"> Doxology</w:t>
      </w:r>
      <w:r>
        <w:t xml:space="preserve"> of St. Macarius the Great</w:t>
      </w:r>
      <w:r>
        <w:rPr>
          <w:rStyle w:val="FootnoteReference"/>
        </w:rPr>
        <w:footnoteReference w:id="48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Ⲡⲓⲭⲉⲣⲟⲩⲃⲓⲙ ⲉⲑⲙⲏⲛ ⲉ̀ⲣⲟⲕ:</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ϣⲁⲛ̀ⲧⲉϥⲉⲛⲕ ⲉ̀ⲛⲓϣⲁϥⲉⲩ:</w:t>
            </w:r>
          </w:p>
          <w:p w:rsidR="00B4739C" w:rsidRPr="00C35319" w:rsidRDefault="00B4739C" w:rsidP="00B4739C">
            <w:pPr>
              <w:pStyle w:val="CopticHangingVerse"/>
            </w:pPr>
            <w:r>
              <w:t>ⲉϥⲟⲓ ⲛ̀ⲇ̄ ⲙ̀ⲡ̀ⲣⲟⲥⲱⲡⲟⲛ.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Ⲟⲩϩⲟ ⲙ̀ⲙⲟⲩⲓ̀ⲛⲉⲙ ⲟⲩϩⲟ ⲙ̀ⲙⲁⲥⲓ:</w:t>
            </w:r>
          </w:p>
          <w:p w:rsidR="00B4739C" w:rsidRDefault="00B4739C" w:rsidP="00B4739C">
            <w:pPr>
              <w:pStyle w:val="CopticVersemulti-line"/>
            </w:pPr>
            <w:r>
              <w:t>ⲟⲩⲟϩ ⲛ̀ⲣⲱⲙⲓ ⲛⲉⲙ ⲟⲩϩⲟ ⲛ̀ⲁ̀ⲉ̀ⲧⲟⲥ:</w:t>
            </w:r>
          </w:p>
          <w:p w:rsidR="00B4739C" w:rsidRDefault="00B4739C" w:rsidP="00B4739C">
            <w:pPr>
              <w:pStyle w:val="CopticVersemulti-line"/>
            </w:pPr>
            <w:r>
              <w:t>ⲫⲁⲓ ⲡⲉ ⲡ̀ⲧⲩⲛⲟⲥ ⲙ̀ⲡⲓⲬⲉⲣⲟⲩⲃⲓⲙ</w:t>
            </w:r>
          </w:p>
          <w:p w:rsidR="00B4739C" w:rsidRPr="00CF5919" w:rsidRDefault="00B4739C" w:rsidP="00365B9E">
            <w:pPr>
              <w:pStyle w:val="CopticHangingVerse"/>
            </w:pPr>
            <w:r>
              <w:t>ⲕⲁⲧⲁ ⲡ̀ⲥⲁϫⲓ ⲛ̀ⲛⲓⲅ̀ⲣⲁⲫⲏ.</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ⲙ̀ⲙⲟⲩⲒ:</w:t>
            </w:r>
          </w:p>
          <w:p w:rsidR="00B4739C" w:rsidRDefault="00B4739C" w:rsidP="00B4739C">
            <w:pPr>
              <w:pStyle w:val="CopticVersemulti-line"/>
            </w:pPr>
            <w:r>
              <w:t>ⲉ̀ϫⲉⲛ ⲡⲉⲛⲓⲱⲧ ⲁⲃⲃⲁ Ⲙⲁⲕⲁⲣⲓ:</w:t>
            </w:r>
          </w:p>
          <w:p w:rsidR="00B4739C" w:rsidRDefault="00B4739C" w:rsidP="00B4739C">
            <w:pPr>
              <w:pStyle w:val="CopticVersemulti-line"/>
            </w:pPr>
            <w:r>
              <w:t>ϫⲉ ⲛ̀ⲑⲟϥ ⲁϥϣⲱⲡⲓ ⲛ̀ⲟⲩⲙⲟⲩⲓ̀ ⲉϥϩⲉⲙϩⲉⲙ:</w:t>
            </w:r>
          </w:p>
          <w:p w:rsidR="00B4739C" w:rsidRDefault="00B4739C" w:rsidP="00365B9E">
            <w:pPr>
              <w:pStyle w:val="CopticHangingVerse"/>
            </w:pPr>
            <w:r>
              <w:t>ⲟⲩⲃⲉ ⲛⲓⲡ̄ⲛ̄ⲁ̄ ⲙ̀ⲡⲟⲛⲏⲣⲟⲛ.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ⲙ̀ⲙⲁⲥⲓ:</w:t>
            </w:r>
          </w:p>
          <w:p w:rsidR="00B4739C" w:rsidRDefault="00B4739C" w:rsidP="00B4739C">
            <w:pPr>
              <w:pStyle w:val="CopticVersemulti-line"/>
            </w:pPr>
            <w:r>
              <w:t>ⲉ̀ϫⲉⲛ ⲡⲉⲛⲓⲱⲧ ⲁⲃⲃⲁ Ⲓⲱ̄ⲁ̄:</w:t>
            </w:r>
          </w:p>
          <w:p w:rsidR="00B4739C" w:rsidRDefault="00B4739C" w:rsidP="00B4739C">
            <w:pPr>
              <w:pStyle w:val="CopticVersemulti-line"/>
            </w:pPr>
            <w:r>
              <w:t>ϫⲉ ⲛ̀ⲑⲟϥ ⲁϥϭⲟ ⲙ̀ⲡⲓϣⲉ ⲉⲧϣⲟⲩⲱⲟⲩ:</w:t>
            </w:r>
          </w:p>
          <w:p w:rsidR="00B4739C" w:rsidRDefault="00B4739C" w:rsidP="00365B9E">
            <w:pPr>
              <w:pStyle w:val="CopticHangingVerse"/>
            </w:pPr>
            <w:r>
              <w:t>ⲁϥⲫⲓⲣⲓ ⲉ̀ⲃⲟⲗ ⲁϥϯⲕⲁⲣⲡⲟⲥ.</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Pr="00A40E4E"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ⲛ̀ⲣⲱⲙⲓ:</w:t>
            </w:r>
          </w:p>
          <w:p w:rsidR="00B4739C" w:rsidRDefault="00B4739C" w:rsidP="00B4739C">
            <w:pPr>
              <w:pStyle w:val="CopticVersemulti-line"/>
            </w:pPr>
            <w:r>
              <w:t>ⲉ̀ϫⲉⲛ ⲡⲉⲛⲓⲱⲧ ⲁⲃⲃⲁ Ⲡⲓϣⲱⲓ:</w:t>
            </w:r>
          </w:p>
          <w:p w:rsidR="00B4739C" w:rsidRDefault="00B4739C" w:rsidP="00B4739C">
            <w:pPr>
              <w:pStyle w:val="CopticVersemulti-line"/>
            </w:pPr>
            <w:r>
              <w:t>ϫⲉ ⲛ̀ⲑⲟϥ ⲁϥⲥⲁϫⲓ ⲛⲉⲙ Ⲡⲭ̄ⲥ̄:</w:t>
            </w:r>
          </w:p>
          <w:p w:rsidR="00B4739C" w:rsidRDefault="00B4739C" w:rsidP="00365B9E">
            <w:pPr>
              <w:pStyle w:val="CopticHangingVerse"/>
            </w:pPr>
            <w:r>
              <w:t>ⲙ̀ⲫⲣⲏϯ ⲙ̀Ⲙⲱⲩ̀ⲥⲏⲥ ⲡⲓⲛⲟⲙⲟⲑⲉⲧⲏⲥ.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ⲛ̀ⲁ̀ⲉ̀ⲧⲟⲥ:</w:t>
            </w:r>
          </w:p>
          <w:p w:rsidR="00B4739C" w:rsidRDefault="00B4739C" w:rsidP="00B4739C">
            <w:pPr>
              <w:pStyle w:val="CopticVersemulti-line"/>
            </w:pPr>
            <w:r>
              <w:t>ⲉ̀ϫⲉⲛ ⲛⲉⲛⲓⲟϯ ⲛ̀ⲣⲱⲙⲉⲟⲥ:</w:t>
            </w:r>
          </w:p>
          <w:p w:rsidR="00B4739C" w:rsidRDefault="00B4739C" w:rsidP="00B4739C">
            <w:pPr>
              <w:pStyle w:val="CopticVersemulti-line"/>
            </w:pPr>
            <w:r>
              <w:t>ϫⲉ ⲛ̀ⲑⲱⲟⲩ ⲁⲩϭⲓ ⲛ̀ϩⲁⲛⲧⲉⲛϩ ⲛ̀ⲭ̀ⲣⲱⲙ:</w:t>
            </w:r>
          </w:p>
          <w:p w:rsidR="00B4739C" w:rsidRDefault="00B4739C" w:rsidP="00365B9E">
            <w:pPr>
              <w:pStyle w:val="CopticHangingVerse"/>
            </w:pPr>
            <w:r>
              <w:t>ⲁⲩϩⲱⲗ ⲥⲁϧⲟⲩⲛ ⲉ̀ⲛⲓϣⲁϥⲉⲩ.</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ⲒⲥⲘⲱⲥⲏ ⲡⲓⲭⲁⲙⲉ ϩⲱϥ:</w:t>
            </w:r>
          </w:p>
          <w:p w:rsidR="00B4739C" w:rsidRDefault="00B4739C" w:rsidP="00B4739C">
            <w:pPr>
              <w:pStyle w:val="CopticVersemulti-line"/>
            </w:pPr>
            <w:r>
              <w:t>ⲁϥⲒ ⲉ̀ϭⲟⲩⲛ ⲉ̀ⲛⲓϣⲁϥⲉⲩ:</w:t>
            </w:r>
          </w:p>
          <w:p w:rsidR="00B4739C" w:rsidRDefault="00B4739C" w:rsidP="00B4739C">
            <w:pPr>
              <w:pStyle w:val="CopticVersemulti-line"/>
            </w:pPr>
            <w:r>
              <w:t>ⲁϥⲉⲣⲫⲟⲣⲓⲛ ⲙ̀ⲡⲓⲭ̀ⲗⲟⲙ ⲛ̀ⲁⲧⲗⲱⲙ:</w:t>
            </w:r>
          </w:p>
          <w:p w:rsidR="00B4739C" w:rsidRDefault="00B4739C" w:rsidP="00365B9E">
            <w:pPr>
              <w:pStyle w:val="CopticHangingVerse"/>
            </w:pPr>
            <w:r>
              <w:t>ⲛ̀ⲧⲉ ϯⲙⲉⲧⲙⲁⲣⲧⲩⲣⲟⲥ.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Ⲡⲓⲙ̄ⲑ̄ ⲙ̀ⲙⲁⲣⲧⲩⲣⲟⲥ:</w:t>
            </w:r>
          </w:p>
          <w:p w:rsidR="00B4739C" w:rsidRDefault="00B4739C" w:rsidP="00B4739C">
            <w:pPr>
              <w:pStyle w:val="CopticVersemulti-line"/>
            </w:pPr>
            <w:r>
              <w:t>ⲛⲓϧⲉⲗⲗⲟⲓ ⲛ̀ⲧⲉ ⲛⲓϣⲁϥⲉⲩ:</w:t>
            </w:r>
          </w:p>
          <w:p w:rsidR="00B4739C" w:rsidRDefault="00B4739C" w:rsidP="00B4739C">
            <w:pPr>
              <w:pStyle w:val="CopticVersemulti-line"/>
            </w:pPr>
            <w:r>
              <w:t>ⲁ̀ ⲛⲓⲃⲁⲣⲃⲁⲣⲟⲥ</w:t>
            </w:r>
          </w:p>
          <w:p w:rsidR="00B4739C" w:rsidRDefault="00B4739C" w:rsidP="00B4739C">
            <w:pPr>
              <w:pStyle w:val="CopticVersemulti-line"/>
            </w:pPr>
            <w:r>
              <w:t>ϧⲱⲧⲉⲃ ⲙ̀ⲙⲱⲟⲩ:</w:t>
            </w:r>
          </w:p>
          <w:p w:rsidR="00B4739C" w:rsidRDefault="00B4739C" w:rsidP="00365B9E">
            <w:pPr>
              <w:pStyle w:val="CopticHangingVerse"/>
            </w:pPr>
            <w:r>
              <w:t>ϩⲓϫⲉⲛ ϯⲡⲉⲧⲣⲁ ⲛ̀ⲧⲉ ⲡⲓⲁ̀ⲙⲟⲩⲛ.</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Ϯⲁ̀ⲅⲓⲁ̀ Ⲉⲗⲗⲁⲣⲓⲁ̀:</w:t>
            </w:r>
          </w:p>
          <w:p w:rsidR="00B4739C" w:rsidRDefault="00B4739C" w:rsidP="00B4739C">
            <w:pPr>
              <w:pStyle w:val="CopticVersemulti-line"/>
            </w:pPr>
            <w:r>
              <w:t>ϯⲁ̀ⲅⲓⲁ̀ Ⲁⲛⲁⲥⲧⲁⲥⲓⲁ̀:</w:t>
            </w:r>
          </w:p>
          <w:p w:rsidR="00B4739C" w:rsidRDefault="00B4739C" w:rsidP="00B4739C">
            <w:pPr>
              <w:pStyle w:val="CopticVersemulti-line"/>
            </w:pPr>
            <w:r>
              <w:t>ϯⲁ̀ⲅⲓⲁ̀ Ⲁⲣⲓⲯⲩⲙⲁ̀:</w:t>
            </w:r>
          </w:p>
          <w:p w:rsidR="00B4739C" w:rsidRDefault="00B4739C" w:rsidP="00365B9E">
            <w:pPr>
              <w:pStyle w:val="CopticHangingVerse"/>
            </w:pPr>
            <w:r>
              <w:t>ⲛⲓϣⲉⲗⲁⲧⲉ ⲛ̀ⲧⲉ Ⲡⲭ̄ⲥ̄.</w:t>
            </w:r>
          </w:p>
        </w:tc>
      </w:tr>
      <w:tr w:rsidR="00B4739C" w:rsidTr="00751B8B">
        <w:trPr>
          <w:cantSplit/>
          <w:jc w:val="center"/>
        </w:trPr>
        <w:tc>
          <w:tcPr>
            <w:tcW w:w="288" w:type="dxa"/>
          </w:tcPr>
          <w:p w:rsidR="00B4739C" w:rsidRPr="00FB5ACB" w:rsidRDefault="003E7329"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365B9E" w:rsidP="00751B8B">
            <w:pPr>
              <w:pStyle w:val="CopticCross"/>
            </w:pPr>
            <w:r w:rsidRPr="00FB5ACB">
              <w:t>¿</w:t>
            </w:r>
          </w:p>
        </w:tc>
        <w:tc>
          <w:tcPr>
            <w:tcW w:w="3960" w:type="dxa"/>
          </w:tcPr>
          <w:p w:rsidR="00B4739C" w:rsidRDefault="00B4739C" w:rsidP="00B4739C">
            <w:pPr>
              <w:pStyle w:val="CopticVersemulti-line"/>
            </w:pPr>
            <w:r>
              <w:t>Ⲛⲓⲧⲟⲡⲟⲥ ⲧⲏⲣⲟⲩ ⲉ̀ⲧⲁⲕⲥⲉⲙⲛⲏ ⲧⲟⲩ:</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ⲥⲉⲛⲁⲕⲏⲛⲁⲛ ⲉⲩϯⲟⲩⲧⲁϩ:</w:t>
            </w:r>
          </w:p>
          <w:p w:rsidR="00B4739C" w:rsidRDefault="00B4739C" w:rsidP="00365B9E">
            <w:pPr>
              <w:pStyle w:val="CopticHangingVerse"/>
            </w:pPr>
            <w:r>
              <w:t>ϣⲁ ⲧ̀ⲥⲩⲛⲧⲉⲗⲓⲁ̀ ⲛ̀ⲧⲉ ⲡⲁⲓⲉ̀ⲛⲉϩ.</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Ⲧⲱⲃϩ ⲙ̀Ⲡϭⲟⲓⲥ ⲉ̀ϩ̀ⲣⲏⲓ ⲉ̀ϫⲱⲛ:</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ⲛⲉⲙ ⲛⲉⲕϣⲏⲣⲓ ⲛ̀ⲥⲧⲁⲩⲣⲟⲫⲟⲣⲟⲥ:</w:t>
            </w:r>
          </w:p>
          <w:p w:rsidR="00B4739C" w:rsidRDefault="00B4739C" w:rsidP="00365B9E">
            <w:pPr>
              <w:pStyle w:val="CopticHangingVerse"/>
            </w:pPr>
            <w:r>
              <w:t>ⲛ̀ⲧⲉϥⲭⲁ ⲛⲉⲛⲛⲟⲃⲓ ⲛⲁⲛ ⲉ̀ⲃⲟⲗ.</w:t>
            </w:r>
          </w:p>
        </w:tc>
      </w:tr>
    </w:tbl>
    <w:p w:rsidR="00495F1A" w:rsidRDefault="00C30529" w:rsidP="00495F1A">
      <w:pPr>
        <w:pStyle w:val="Heading3"/>
      </w:pPr>
      <w:r>
        <w:t xml:space="preserve">March 25 / Phamenoth 29: </w:t>
      </w:r>
      <w:r w:rsidR="00495F1A">
        <w:t>Annunciation</w:t>
      </w:r>
      <w:bookmarkEnd w:id="1080"/>
      <w:bookmarkEnd w:id="1081"/>
      <w:bookmarkEnd w:id="1082"/>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89" w:name="_Toc410196214"/>
      <w:bookmarkStart w:id="1090" w:name="_Toc410196456"/>
      <w:bookmarkStart w:id="1091"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92"/>
            <w:r>
              <w:t>Head</w:t>
            </w:r>
            <w:commentRangeEnd w:id="1092"/>
            <w:r>
              <w:rPr>
                <w:rStyle w:val="CommentReference"/>
              </w:rPr>
              <w:commentReference w:id="1092"/>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93"/>
            <w:r>
              <w:t>ruler</w:t>
            </w:r>
            <w:commentRangeEnd w:id="1093"/>
            <w:r>
              <w:rPr>
                <w:rStyle w:val="CommentReference"/>
              </w:rPr>
              <w:commentReference w:id="1093"/>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094"/>
            <w:r>
              <w:t xml:space="preserve">peoples </w:t>
            </w:r>
            <w:commentRangeEnd w:id="1094"/>
            <w:r>
              <w:rPr>
                <w:rStyle w:val="CommentReference"/>
              </w:rPr>
              <w:commentReference w:id="1094"/>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95"/>
            <w:r>
              <w:t>burned</w:t>
            </w:r>
            <w:commentRangeEnd w:id="1095"/>
            <w:r>
              <w:rPr>
                <w:rStyle w:val="CommentReference"/>
              </w:rPr>
              <w:commentReference w:id="1095"/>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96"/>
            <w:r>
              <w:t>Servant</w:t>
            </w:r>
            <w:commentRangeEnd w:id="1096"/>
            <w:r>
              <w:rPr>
                <w:rStyle w:val="CommentReference"/>
              </w:rPr>
              <w:commentReference w:id="1096"/>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97"/>
            <w:r>
              <w:t xml:space="preserve">Ⲫⲱⲕ </w:t>
            </w:r>
            <w:commentRangeEnd w:id="1097"/>
            <w:r>
              <w:rPr>
                <w:rStyle w:val="CommentReference"/>
                <w:rFonts w:ascii="Times New Roman" w:hAnsi="Times New Roman"/>
              </w:rPr>
              <w:commentReference w:id="1097"/>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bookmarkStart w:id="1098" w:name="_Toc431466292"/>
      <w:r>
        <w:t>April</w:t>
      </w:r>
      <w:bookmarkEnd w:id="1089"/>
      <w:bookmarkEnd w:id="1090"/>
      <w:bookmarkEnd w:id="1091"/>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98"/>
    </w:p>
    <w:p w:rsidR="006E4762" w:rsidRDefault="00254945" w:rsidP="006E4762">
      <w:pPr>
        <w:pStyle w:val="Heading3"/>
      </w:pPr>
      <w:r>
        <w:t>April 1 / Pharamuthi 6</w:t>
      </w:r>
      <w:r w:rsidR="006E4762">
        <w:t xml:space="preserve">: </w:t>
      </w:r>
      <w:r>
        <w:t>Saint Mary of Egypt</w:t>
      </w:r>
    </w:p>
    <w:p w:rsidR="00254945" w:rsidRDefault="00254945" w:rsidP="0025494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Blessed are you in truth,</w:t>
            </w:r>
          </w:p>
          <w:p w:rsidR="00254945" w:rsidRDefault="00254945" w:rsidP="00254945">
            <w:pPr>
              <w:pStyle w:val="EngHang"/>
            </w:pPr>
            <w:r>
              <w:t>O Saint Mary of Egypt,</w:t>
            </w:r>
          </w:p>
          <w:p w:rsidR="00254945" w:rsidRDefault="00254945" w:rsidP="00254945">
            <w:pPr>
              <w:pStyle w:val="EngHang"/>
            </w:pPr>
            <w:r>
              <w:t>The Bride of</w:t>
            </w:r>
          </w:p>
          <w:p w:rsidR="00254945" w:rsidRDefault="00254945" w:rsidP="00254945">
            <w:pPr>
              <w:pStyle w:val="EngHangEnd"/>
            </w:pPr>
            <w:r>
              <w:t>The pure Bridegroom, Christ.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Ⲱⲟⲩⲓⲛⲁϯ ⲁ̀ⲗⲏⲑⲱⲥ:</w:t>
            </w:r>
          </w:p>
          <w:p w:rsidR="00254945" w:rsidRDefault="00254945" w:rsidP="00254945">
            <w:pPr>
              <w:pStyle w:val="CopticVersemulti-line"/>
            </w:pPr>
            <w:r>
              <w:t>ⲱ̀ ϯⲁⲅⲓⲁ Ⲙⲁⲣⲓⲁ ⲛ̀ⲣⲉⲙ ⲛⲭ̀ⲉⲙⲓ:</w:t>
            </w:r>
          </w:p>
          <w:p w:rsidR="00254945" w:rsidRDefault="00254945" w:rsidP="00254945">
            <w:pPr>
              <w:pStyle w:val="CopticVersemulti-line"/>
            </w:pPr>
            <w:r>
              <w:t>ϯϣⲉⲗⲉⲧ ⲛ̀ⲧⲉ Ⲡⲭ̄ⲥ̄:</w:t>
            </w:r>
          </w:p>
          <w:p w:rsidR="00254945" w:rsidRDefault="00254945" w:rsidP="00254945">
            <w:pPr>
              <w:pStyle w:val="CopticHangingVerse"/>
            </w:pPr>
            <w:r>
              <w:t>ⲡⲓⲛⲩⲙⲑⲓⲟⲥ ⲛ̀ⲕⲁⲑⲁⲣⲟⲥ.</w:t>
            </w:r>
          </w:p>
        </w:tc>
      </w:tr>
      <w:tr w:rsidR="00254945" w:rsidTr="00F416C6">
        <w:trPr>
          <w:cantSplit/>
          <w:jc w:val="center"/>
        </w:trPr>
        <w:tc>
          <w:tcPr>
            <w:tcW w:w="288" w:type="dxa"/>
          </w:tcPr>
          <w:p w:rsidR="00254945" w:rsidRDefault="00254945" w:rsidP="00F416C6">
            <w:pPr>
              <w:pStyle w:val="CopticCross"/>
            </w:pPr>
            <w:r w:rsidRPr="00FB5ACB">
              <w:t>¿</w:t>
            </w:r>
          </w:p>
        </w:tc>
        <w:tc>
          <w:tcPr>
            <w:tcW w:w="3960" w:type="dxa"/>
          </w:tcPr>
          <w:p w:rsidR="00254945" w:rsidRDefault="00254945" w:rsidP="00254945">
            <w:pPr>
              <w:pStyle w:val="EngHang"/>
            </w:pPr>
            <w:r>
              <w:t>For you have forsaken</w:t>
            </w:r>
          </w:p>
          <w:p w:rsidR="00254945" w:rsidRDefault="00254945" w:rsidP="00254945">
            <w:pPr>
              <w:pStyle w:val="EngHang"/>
            </w:pPr>
            <w:r>
              <w:t>The glory of this world,</w:t>
            </w:r>
          </w:p>
          <w:p w:rsidR="00254945" w:rsidRDefault="00254945" w:rsidP="00254945">
            <w:pPr>
              <w:pStyle w:val="EngHang"/>
            </w:pPr>
            <w:r>
              <w:t>And the pride of this age,</w:t>
            </w:r>
          </w:p>
          <w:p w:rsidR="00254945" w:rsidRDefault="00254945" w:rsidP="00254945">
            <w:pPr>
              <w:pStyle w:val="EngHangEnd"/>
            </w:pPr>
            <w:r>
              <w:t>For you have loved Christ.</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Ϫⲉ ⲁⲣⲉⲉⲣⲕⲁⲧⲁⲑ̀ⲣⲟⲛⲓⲛ:</w:t>
            </w:r>
          </w:p>
          <w:p w:rsidR="00254945" w:rsidRDefault="00254945" w:rsidP="00254945">
            <w:pPr>
              <w:pStyle w:val="CopticVersemulti-line"/>
            </w:pPr>
            <w:r>
              <w:t>ⲙ̀ⲡⲓⲱ̀ⲟⲩ ⲧⲏⲩⲣϥ ⲛ̀ⲧⲉ ⲡⲁⲓⲕⲟⲥⲙⲟⲥ:</w:t>
            </w:r>
          </w:p>
          <w:p w:rsidR="00254945" w:rsidRDefault="00254945" w:rsidP="00254945">
            <w:pPr>
              <w:pStyle w:val="CopticVersemulti-line"/>
            </w:pPr>
            <w:r>
              <w:t>ⲛⲉⲙ ⲡ̀ϣⲟⲩϣⲟⲩ ⲛ̀ⲧⲉ ⲡⲁⲓⲃⲓⲟⲥ:</w:t>
            </w:r>
          </w:p>
          <w:p w:rsidR="00254945" w:rsidRDefault="00254945" w:rsidP="00254945">
            <w:pPr>
              <w:pStyle w:val="CopticHangingVerse"/>
            </w:pPr>
            <w:r>
              <w:t>ⲁⲣⲉⲙⲉⲛⲣⲉ ⲙ̀ⲡⲓⲭ̀ⲣⲓⲥⲧⲟⲥ.</w:t>
            </w:r>
          </w:p>
        </w:tc>
      </w:tr>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The elect struggle,</w:t>
            </w:r>
          </w:p>
          <w:p w:rsidR="00254945" w:rsidRDefault="00254945" w:rsidP="00254945">
            <w:pPr>
              <w:pStyle w:val="EngHang"/>
            </w:pPr>
            <w:r>
              <w:t>Of Saint Mary of Egypt,</w:t>
            </w:r>
          </w:p>
          <w:p w:rsidR="00254945" w:rsidRDefault="00254945" w:rsidP="00254945">
            <w:pPr>
              <w:pStyle w:val="EngHang"/>
            </w:pPr>
            <w:r>
              <w:t>Full of holiness,</w:t>
            </w:r>
          </w:p>
          <w:p w:rsidR="00254945" w:rsidRDefault="00254945" w:rsidP="00254945">
            <w:pPr>
              <w:pStyle w:val="EngHangEnd"/>
            </w:pPr>
            <w:r>
              <w:t>Is truly great.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Ⲟⲩⲛⲓϣⲧ ⲅⲁⲣ ϧⲉⲛ ⲟⲩⲙⲉⲑⲙⲏⲓ:</w:t>
            </w:r>
          </w:p>
          <w:p w:rsidR="00254945" w:rsidRDefault="00254945" w:rsidP="00254945">
            <w:pPr>
              <w:pStyle w:val="CopticVersemulti-line"/>
            </w:pPr>
            <w:r>
              <w:t>ⲡⲉ ⲡⲓⲁ̀ⲅⲱⲛ ⲉⲧⲥⲱⲧⲡ:</w:t>
            </w:r>
          </w:p>
          <w:p w:rsidR="00254945" w:rsidRDefault="00254945" w:rsidP="00254945">
            <w:pPr>
              <w:pStyle w:val="CopticVersemulti-line"/>
            </w:pPr>
            <w:r>
              <w:t>ⲛ̀ⲧⲉ ϯⲁⲅⲓⲁ Ⲙⲁⲣⲓⲁ ⲛ̀ⲣⲉⲙ ⲛ̀ⲭⲏⲙⲓ:</w:t>
            </w:r>
          </w:p>
          <w:p w:rsidR="00254945" w:rsidRDefault="00254945" w:rsidP="00254945">
            <w:pPr>
              <w:pStyle w:val="CopticHangingVerse"/>
            </w:pPr>
            <w:r>
              <w:t>ϯⲉⲑⲙⲏⲉϩ ⲛ̀ⲉⲩⲗⲟⲅⲓⲁ.</w:t>
            </w:r>
          </w:p>
        </w:tc>
      </w:tr>
      <w:tr w:rsidR="00254945" w:rsidTr="00F416C6">
        <w:trPr>
          <w:cantSplit/>
          <w:jc w:val="center"/>
        </w:trPr>
        <w:tc>
          <w:tcPr>
            <w:tcW w:w="288" w:type="dxa"/>
          </w:tcPr>
          <w:p w:rsidR="00254945" w:rsidRDefault="00254945" w:rsidP="00F416C6">
            <w:pPr>
              <w:pStyle w:val="CopticCross"/>
            </w:pPr>
            <w:r w:rsidRPr="00FB5ACB">
              <w:t>¿</w:t>
            </w:r>
          </w:p>
        </w:tc>
        <w:tc>
          <w:tcPr>
            <w:tcW w:w="3960" w:type="dxa"/>
          </w:tcPr>
          <w:p w:rsidR="00254945" w:rsidRDefault="00254945" w:rsidP="00254945">
            <w:pPr>
              <w:pStyle w:val="EngHang"/>
            </w:pPr>
            <w:r>
              <w:t>She completed her life</w:t>
            </w:r>
          </w:p>
          <w:p w:rsidR="00254945" w:rsidRDefault="00254945" w:rsidP="00254945">
            <w:pPr>
              <w:pStyle w:val="EngHang"/>
            </w:pPr>
            <w:r>
              <w:t>With great humility,</w:t>
            </w:r>
          </w:p>
          <w:p w:rsidR="00254945" w:rsidRDefault="00254945" w:rsidP="00254945">
            <w:pPr>
              <w:pStyle w:val="EngHang"/>
            </w:pPr>
            <w:r>
              <w:t>And reposed with the holy</w:t>
            </w:r>
          </w:p>
          <w:p w:rsidR="00254945" w:rsidRDefault="00254945" w:rsidP="00254945">
            <w:pPr>
              <w:pStyle w:val="EngHangEnd"/>
            </w:pPr>
            <w:r>
              <w:t>In the region of the living.</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Ⲁⲥϫⲱⲕ ⲉ̀ⲃⲟⲗ ⲙ̀ⲡⲉⲥⲃⲓⲟⲥ:</w:t>
            </w:r>
          </w:p>
          <w:p w:rsidR="00254945" w:rsidRDefault="00254945" w:rsidP="00254945">
            <w:pPr>
              <w:pStyle w:val="CopticVersemulti-line"/>
            </w:pPr>
            <w:r>
              <w:t>ϧⲉⲛ ⲡⲉⲥⲛⲓϣϯ ⲛ̀ⲑⲉⲃⲓⲟ:</w:t>
            </w:r>
          </w:p>
          <w:p w:rsidR="00254945" w:rsidRDefault="00254945" w:rsidP="00254945">
            <w:pPr>
              <w:pStyle w:val="CopticVersemulti-line"/>
            </w:pPr>
            <w:r>
              <w:t>ⲁⲥⲙ̀ⲧⲟⲛ ⲙ̀ⲙⲟⲥ ⲛⲉⲙ ⲛⲏⲉⲑⲟⲩⲁⲃ:</w:t>
            </w:r>
          </w:p>
          <w:p w:rsidR="00254945" w:rsidRDefault="00254945" w:rsidP="00254945">
            <w:pPr>
              <w:pStyle w:val="CopticHangingVerse"/>
            </w:pPr>
            <w:r>
              <w:t>ϧⲉⲛ ⲧ̀ⲭⲱⲣⲁ ⲛ̀ⲧⲉ ⲛⲏⲉⲧⲟⲛϧ.</w:t>
            </w:r>
          </w:p>
        </w:tc>
      </w:tr>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Hail to the holy acetic,</w:t>
            </w:r>
          </w:p>
          <w:p w:rsidR="00254945" w:rsidRDefault="00254945" w:rsidP="00254945">
            <w:pPr>
              <w:pStyle w:val="EngHang"/>
            </w:pPr>
            <w:r>
              <w:t>Hail to the truly elect,</w:t>
            </w:r>
          </w:p>
          <w:p w:rsidR="00254945" w:rsidRDefault="00254945" w:rsidP="00254945">
            <w:pPr>
              <w:pStyle w:val="EngHang"/>
            </w:pPr>
            <w:r>
              <w:t>Hail to the Bride of Christ,</w:t>
            </w:r>
          </w:p>
          <w:p w:rsidR="00254945" w:rsidRDefault="00254945" w:rsidP="00254945">
            <w:pPr>
              <w:pStyle w:val="EngHangEnd"/>
            </w:pPr>
            <w:r>
              <w:t>Saint Mary of Egypt.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Ⲭⲉⲣⲉ ϯⲁⲥⲕⲏⲧϩⲥ ⲉⲑⲟⲩⲁⲃ:</w:t>
            </w:r>
          </w:p>
          <w:p w:rsidR="00254945" w:rsidRDefault="00254945" w:rsidP="00254945">
            <w:pPr>
              <w:pStyle w:val="CopticVersemulti-line"/>
            </w:pPr>
            <w:r>
              <w:t>ⲭⲉⲣⲉ ϯⲥⲱⲧⲡ ⲙ̀ⲙⲏⲓ:</w:t>
            </w:r>
          </w:p>
          <w:p w:rsidR="00254945" w:rsidRDefault="00254945" w:rsidP="00254945">
            <w:pPr>
              <w:pStyle w:val="CopticVersemulti-line"/>
            </w:pPr>
            <w:r>
              <w:t>ⲭⲉⲣⲉ ⲧϣⲉⲗⲉⲧ ⲛ̀ⲧⲉ Ⲡⲭ̄ⲥ̄:</w:t>
            </w:r>
          </w:p>
          <w:p w:rsidR="00254945" w:rsidRPr="003032D8" w:rsidRDefault="00254945" w:rsidP="00254945">
            <w:pPr>
              <w:pStyle w:val="CopticHangingVerse"/>
            </w:pPr>
            <w:r>
              <w:t>ϯⲁⲅⲓⲁ Ⲙⲁⲣⲓⲁ ⲛ̀ⲣⲉⲙ ⲛ̀ⲭⲏⲙⲓ.</w:t>
            </w:r>
          </w:p>
        </w:tc>
      </w:tr>
      <w:tr w:rsidR="00254945" w:rsidTr="00F416C6">
        <w:trPr>
          <w:cantSplit/>
          <w:jc w:val="center"/>
        </w:trPr>
        <w:tc>
          <w:tcPr>
            <w:tcW w:w="288" w:type="dxa"/>
          </w:tcPr>
          <w:p w:rsidR="00254945" w:rsidRDefault="00254945" w:rsidP="00F416C6">
            <w:pPr>
              <w:pStyle w:val="CopticCross"/>
            </w:pPr>
            <w:r w:rsidRPr="00FB5ACB">
              <w:t>¿</w:t>
            </w:r>
          </w:p>
        </w:tc>
        <w:tc>
          <w:tcPr>
            <w:tcW w:w="3960" w:type="dxa"/>
          </w:tcPr>
          <w:p w:rsidR="00254945" w:rsidRDefault="00254945" w:rsidP="00254945">
            <w:pPr>
              <w:pStyle w:val="EngHang"/>
            </w:pPr>
            <w:r>
              <w:t>Pray to the Lord on our behalf,</w:t>
            </w:r>
          </w:p>
          <w:p w:rsidR="00254945" w:rsidRDefault="00254945" w:rsidP="00254945">
            <w:pPr>
              <w:pStyle w:val="EngHang"/>
            </w:pPr>
            <w:r>
              <w:t>O Bride of Christ,</w:t>
            </w:r>
          </w:p>
          <w:p w:rsidR="00254945" w:rsidRDefault="00254945" w:rsidP="00254945">
            <w:pPr>
              <w:pStyle w:val="EngHang"/>
            </w:pPr>
            <w:r>
              <w:t>Saint Mary of Egypt,</w:t>
            </w:r>
          </w:p>
          <w:p w:rsidR="00254945" w:rsidRDefault="00254945" w:rsidP="00254945">
            <w:pPr>
              <w:pStyle w:val="EngHangEnd"/>
            </w:pPr>
            <w:r>
              <w:t>That He may forgive us our sins.</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Ⲧⲱⲃϩ ⲙ̀Ⲡⲟ̄ⲥ̄ ⲉ̀ϩ̀ⲣⲏⲓ ⲉ̀ϫⲱⲛ:</w:t>
            </w:r>
          </w:p>
          <w:p w:rsidR="00254945" w:rsidRDefault="00254945" w:rsidP="00254945">
            <w:pPr>
              <w:pStyle w:val="CopticVersemulti-line"/>
            </w:pPr>
            <w:r>
              <w:t>ⲱ̀ ϯϣⲉⲗⲉⲧ ⲛ̀ⲧⲉ Ⲡⲭ̄ⲥ̄:</w:t>
            </w:r>
          </w:p>
          <w:p w:rsidR="00254945" w:rsidRDefault="00254945" w:rsidP="00254945">
            <w:pPr>
              <w:pStyle w:val="CopticVersemulti-line"/>
            </w:pPr>
            <w:r>
              <w:t>ϯⲁⲅⲓⲁ Ⲙⲁⲣⲓⲁ ⲛ̀ⲣⲉⲙ ⲛ̀ⲭⲏⲙⲓ:</w:t>
            </w:r>
          </w:p>
          <w:p w:rsidR="00254945" w:rsidRDefault="00254945" w:rsidP="00254945">
            <w:pPr>
              <w:pStyle w:val="CopticHangingVerse"/>
            </w:pPr>
            <w:r>
              <w:t>ⲛ̀ⲧⲉϥⲭⲁ ⲛⲉⲛⲛⲟⲃⲓ ⲛⲁⲛ ⲉ̀ⲃⲟⲗ.</w:t>
            </w:r>
          </w:p>
        </w:tc>
      </w:tr>
    </w:tbl>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099"/>
      <w:r>
        <w:t xml:space="preserve">James </w:t>
      </w:r>
      <w:commentRangeEnd w:id="1099"/>
      <w:r>
        <w:rPr>
          <w:rStyle w:val="CommentReference"/>
          <w:rFonts w:eastAsiaTheme="minorHAnsi" w:cstheme="minorBidi"/>
          <w:b w:val="0"/>
          <w:bCs w:val="0"/>
        </w:rPr>
        <w:commentReference w:id="1099"/>
      </w:r>
      <w:r>
        <w:t xml:space="preserve">the brother of </w:t>
      </w:r>
      <w:r w:rsidR="002E495E">
        <w:t>the Lord the bishop of Jerusalem</w:t>
      </w:r>
    </w:p>
    <w:p w:rsid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r>
        <w:t>April 18 / Pharamuthi 23: Martyrdom of St. George the Prince of the Martyrs</w:t>
      </w:r>
    </w:p>
    <w:p w:rsidR="00AF6D10" w:rsidRDefault="00AF6D10" w:rsidP="00AF6D10">
      <w:pPr>
        <w:pStyle w:val="Heading4"/>
      </w:pPr>
      <w:r>
        <w:t>Another Doxology of St. George</w:t>
      </w:r>
    </w:p>
    <w:p w:rsidR="00AF6D10" w:rsidRPr="00AF6D10" w:rsidRDefault="00AF6D10" w:rsidP="00AF6D10">
      <w:pPr>
        <w:pStyle w:val="Rubric"/>
      </w:pPr>
      <w:r>
        <w:t>See also the Doxology of St. George under General and Common Doxologies,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0C3062">
        <w:trPr>
          <w:cantSplit/>
          <w:jc w:val="center"/>
        </w:trPr>
        <w:tc>
          <w:tcPr>
            <w:tcW w:w="288" w:type="dxa"/>
          </w:tcPr>
          <w:p w:rsidR="00AF6D10" w:rsidRPr="00FB5ACB" w:rsidRDefault="00AF6D10" w:rsidP="000C3062">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0C3062"/>
        </w:tc>
        <w:tc>
          <w:tcPr>
            <w:tcW w:w="288" w:type="dxa"/>
          </w:tcPr>
          <w:p w:rsidR="00AF6D10" w:rsidRPr="00FB5ACB" w:rsidRDefault="00AF6D10" w:rsidP="000C3062">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0C3062">
        <w:trPr>
          <w:cantSplit/>
          <w:jc w:val="center"/>
        </w:trPr>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0C3062"/>
        </w:tc>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w:t>
      </w:r>
      <w:r w:rsidR="00F66BB3">
        <w:t xml:space="preserve"> Pashons 3: Departure of St. Jas</w:t>
      </w:r>
      <w:r>
        <w:t>on the Disciple</w:t>
      </w:r>
    </w:p>
    <w:p w:rsidR="00160DE3" w:rsidRDefault="00160DE3" w:rsidP="00160DE3">
      <w:pPr>
        <w:pStyle w:val="Rubric"/>
      </w:pPr>
      <w:bookmarkStart w:id="1100" w:name="_Toc410196215"/>
      <w:bookmarkStart w:id="1101" w:name="_Toc410196457"/>
      <w:bookmarkStart w:id="1102" w:name="_Toc410196959"/>
      <w:r>
        <w:t>See the Doxologies for the Apostles, or for Any Apostle, on page ##.</w:t>
      </w:r>
    </w:p>
    <w:p w:rsidR="00F66BB3" w:rsidRDefault="00F66BB3" w:rsidP="00F66BB3">
      <w:pPr>
        <w:pStyle w:val="Heading3"/>
      </w:pPr>
      <w:r>
        <w:t>April 28 / Pashons 3: Also St. Theodore</w:t>
      </w:r>
      <w:r w:rsidR="00AF6F9B">
        <w:t xml:space="preserve"> the Disciple of St. Pachom</w:t>
      </w:r>
    </w:p>
    <w:p w:rsidR="00F66BB3" w:rsidRDefault="00F66BB3" w:rsidP="00F66BB3">
      <w:pPr>
        <w:pStyle w:val="Rubric"/>
      </w:pPr>
      <w:r>
        <w:t>See May 9 / Pashons 14: St. Pachomius.</w:t>
      </w:r>
    </w:p>
    <w:p w:rsidR="00F66BB3" w:rsidRPr="00072324" w:rsidRDefault="00F66BB3" w:rsidP="00160DE3">
      <w:pPr>
        <w:pStyle w:val="Rubric"/>
      </w:pPr>
    </w:p>
    <w:p w:rsidR="00495F1A" w:rsidRPr="00FB5E62" w:rsidRDefault="00FB5E62" w:rsidP="00495F1A">
      <w:pPr>
        <w:pStyle w:val="Heading2"/>
        <w:rPr>
          <w:rFonts w:ascii="Arial Unicode MS" w:eastAsia="Arial Unicode MS" w:hAnsi="Arial Unicode MS" w:cs="Arial Unicode MS"/>
          <w:lang w:val="en-US"/>
        </w:rPr>
      </w:pPr>
      <w:bookmarkStart w:id="1103" w:name="_Toc431466293"/>
      <w:r>
        <w:t>May</w:t>
      </w:r>
      <w:r w:rsidR="00495F1A">
        <w:t xml:space="preserve"> or </w:t>
      </w:r>
      <w:bookmarkEnd w:id="1100"/>
      <w:bookmarkEnd w:id="1101"/>
      <w:bookmarkEnd w:id="1102"/>
      <w:r w:rsidRPr="00FB5E62">
        <w:rPr>
          <w:rFonts w:ascii="FreeSerifAvvaShenouda" w:eastAsia="Arial Unicode MS" w:hAnsi="FreeSerifAvvaShenouda" w:cs="FreeSerifAvvaShenouda"/>
          <w:lang w:val="en-US"/>
        </w:rPr>
        <w:t>Ⲡⲁϣⲁⲛⲥ</w:t>
      </w:r>
      <w:bookmarkEnd w:id="1103"/>
    </w:p>
    <w:p w:rsidR="00137929" w:rsidRDefault="00137929" w:rsidP="00137929">
      <w:pPr>
        <w:pStyle w:val="Heading3"/>
      </w:pPr>
      <w:bookmarkStart w:id="1104" w:name="_Toc410196216"/>
      <w:bookmarkStart w:id="1105" w:name="_Toc410196458"/>
      <w:bookmarkStart w:id="1106" w:name="_Toc410196960"/>
      <w:r>
        <w:t>May 1 / Pashons 6: St. Macarius of Alexandria, the Presbyter</w:t>
      </w:r>
    </w:p>
    <w:p w:rsid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The dark caves</w:t>
            </w:r>
          </w:p>
          <w:p w:rsidR="00137929" w:rsidRDefault="00137929" w:rsidP="00137929">
            <w:pPr>
              <w:pStyle w:val="EngHang"/>
            </w:pPr>
            <w:r>
              <w:t>In which you dwelt</w:t>
            </w:r>
          </w:p>
          <w:p w:rsidR="00137929" w:rsidRDefault="00137929" w:rsidP="00137929">
            <w:pPr>
              <w:pStyle w:val="EngHang"/>
            </w:pPr>
            <w:r>
              <w:t>Testify in truth of you,</w:t>
            </w:r>
          </w:p>
          <w:p w:rsidR="00137929" w:rsidRDefault="00137929" w:rsidP="00137929">
            <w:pPr>
              <w:pStyle w:val="EngHangEnd"/>
            </w:pPr>
            <w:r>
              <w:t>Abba Macarius the presbyter:</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Ⲥⲉⲉⲣⲙⲉⲑⲣⲉ ϧⲁⲣⲟⲕ ϧⲉⲛ ⲟⲩⲙⲉⲑⲙⲏⲓ:</w:t>
            </w:r>
          </w:p>
          <w:p w:rsidR="00137929" w:rsidRDefault="00137929" w:rsidP="00137929">
            <w:pPr>
              <w:pStyle w:val="CopticVersemulti-line"/>
            </w:pPr>
            <w:r>
              <w:t>ⲛ̀ϫⲉ ⲛⲓⲥ̀ⲡⲏⲗⲉⲟⲛ ⲛ̀ⲭⲁⲕⲓ:</w:t>
            </w:r>
          </w:p>
          <w:p w:rsidR="00137929" w:rsidRDefault="00137929" w:rsidP="00137929">
            <w:pPr>
              <w:pStyle w:val="CopticVersemulti-line"/>
            </w:pPr>
            <w:r>
              <w:t>ⲉ̀ⲧⲁⲕϣⲱⲡⲓ ⲛ̀ϧ̀ⲣⲏⲓ ⲛ̀ϧⲏⲧⲟⲩ:</w:t>
            </w:r>
          </w:p>
          <w:p w:rsidR="00137929" w:rsidRPr="00C35319" w:rsidRDefault="00137929" w:rsidP="00137929">
            <w:pPr>
              <w:pStyle w:val="CopticHangingVerse"/>
            </w:pPr>
            <w:r>
              <w:t>ⲁⲃⲃⲁ Ⲙⲁⲕⲁⲣⲓ ⲡⲓⲡ̀ⲣⲉⲥⲃⲩⲧⲉⲣⲟⲥ.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You were worthy</w:t>
            </w:r>
          </w:p>
          <w:p w:rsidR="00137929" w:rsidRDefault="00137929" w:rsidP="00137929">
            <w:pPr>
              <w:pStyle w:val="EngHang"/>
            </w:pPr>
            <w:r>
              <w:t>To stand before the Lord;</w:t>
            </w:r>
          </w:p>
          <w:p w:rsidR="00137929" w:rsidRDefault="00137929" w:rsidP="00137929">
            <w:pPr>
              <w:pStyle w:val="EngHang"/>
            </w:pPr>
            <w:r>
              <w:t>For five days and five nights,</w:t>
            </w:r>
          </w:p>
          <w:p w:rsidR="00137929" w:rsidRDefault="00137929" w:rsidP="00137929">
            <w:pPr>
              <w:pStyle w:val="EngHangEnd"/>
            </w:pPr>
            <w:r>
              <w:t>Your mind was in the heavens.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Ϩⲱⲥⲧⲉ ⲛ̀ⲧⲉⲕⲉⲣⲡ̀ⲉⲙⲡ̀ϣⲁ:</w:t>
            </w:r>
          </w:p>
          <w:p w:rsidR="00137929" w:rsidRDefault="00137929" w:rsidP="00137929">
            <w:pPr>
              <w:pStyle w:val="CopticVersemulti-line"/>
            </w:pPr>
            <w:r>
              <w:t>ⲛ̀ⲟ̀ϩⲓ ⲉ̀ⲣⲁⲧⲕ ⲙ̀ⲡⲉⲙ̀ⲑⲟ ⲙ̀Ⲡⲟ̄ⲥ̄:</w:t>
            </w:r>
          </w:p>
          <w:p w:rsidR="00137929" w:rsidRDefault="00137929" w:rsidP="00137929">
            <w:pPr>
              <w:pStyle w:val="CopticVersemulti-line"/>
            </w:pPr>
            <w:r>
              <w:t>ⲛ̀ⲧ̀ⲓⲟⲩ ⲛ̀ⲉ̀ϩⲟⲟⲩ ⲛⲉⲙ ⲧ̀ⲓⲟⲩ ⲛ̀ⲉ̀ϫⲱⲣϩ:</w:t>
            </w:r>
          </w:p>
          <w:p w:rsidR="00137929" w:rsidRPr="00CF5919" w:rsidRDefault="00137929" w:rsidP="00137929">
            <w:pPr>
              <w:pStyle w:val="CopticHangingVerse"/>
            </w:pPr>
            <w:r>
              <w:t>ⲉ̀ⲣⲉ ⲡⲉⲕⲛⲟⲩⲥ ⲭⲏ ϧⲛⲉ ⲛⲓⲅⲏⲟⲩⲓ̀.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praised with the angels,</w:t>
            </w:r>
          </w:p>
          <w:p w:rsidR="00137929" w:rsidRDefault="00137929" w:rsidP="00137929">
            <w:pPr>
              <w:pStyle w:val="EngHang"/>
            </w:pPr>
            <w:r>
              <w:t>And the heavenly orders,</w:t>
            </w:r>
          </w:p>
          <w:p w:rsidR="00137929" w:rsidRDefault="00137929" w:rsidP="00137929">
            <w:pPr>
              <w:pStyle w:val="EngHang"/>
            </w:pPr>
            <w:r>
              <w:t>And all the choir of the saints;</w:t>
            </w:r>
          </w:p>
          <w:p w:rsidR="00137929" w:rsidRDefault="00137929" w:rsidP="00137929">
            <w:pPr>
              <w:pStyle w:val="EngHangEnd"/>
            </w:pPr>
            <w:r>
              <w:t>You glorified the Trinity.</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Ⲉⲕϩⲱⲥ ⲛⲉⲙ ⲛⲓⲁⲅⲅⲉⲗⲟⲥ:</w:t>
            </w:r>
          </w:p>
          <w:p w:rsidR="00137929" w:rsidRDefault="00137929" w:rsidP="00137929">
            <w:pPr>
              <w:pStyle w:val="CopticVersemulti-line"/>
            </w:pPr>
            <w:r>
              <w:t>ⲛⲉⲙ ⲛⲓⲧⲁⲅⲙⲁ ⲛ̀ⲉ̀ⲡⲟⲩⲣⲁⲛⲓⲟⲛ:</w:t>
            </w:r>
          </w:p>
          <w:p w:rsidR="00137929" w:rsidRDefault="00137929" w:rsidP="00137929">
            <w:pPr>
              <w:pStyle w:val="CopticVersemulti-line"/>
            </w:pPr>
            <w:r>
              <w:t>ⲛⲉⲙ ⲡ̀ⲭⲟⲣⲟⲥ ⲧⲏⲣϥ ⲛ̀ⲧⲉ ⲛⲏⲉ̄ⲑ̄ⲩ̄:</w:t>
            </w:r>
          </w:p>
          <w:p w:rsidR="00137929" w:rsidRDefault="00137929" w:rsidP="00137929">
            <w:pPr>
              <w:pStyle w:val="CopticHangingVerse"/>
            </w:pPr>
            <w:r>
              <w:t>ⲉⲕϯⲱ̀ⲟⲩ ⲛ̀Ϯⲧ̀ⲣⲓⲁⲥ.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Abba Macarius the presbyter,</w:t>
            </w:r>
          </w:p>
          <w:p w:rsidR="00137929" w:rsidRDefault="00137929" w:rsidP="00137929">
            <w:pPr>
              <w:pStyle w:val="EngHang"/>
            </w:pPr>
            <w:r>
              <w:t>And his children the cross-bearers,</w:t>
            </w:r>
          </w:p>
          <w:p w:rsidR="00137929" w:rsidRDefault="00137929" w:rsidP="00137929">
            <w:pPr>
              <w:pStyle w:val="EngHangEnd"/>
            </w:pPr>
            <w:r>
              <w:t>That He may forgive us our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ⲁⲃⲃⲁ Ⲙⲁⲕⲁⲣⲓ ⲡⲓⲡ̀ⲣⲉⲥⲃⲩⲧⲉⲣⲟⲥ:</w:t>
            </w:r>
          </w:p>
          <w:p w:rsidR="00137929" w:rsidRDefault="00137929" w:rsidP="00137929">
            <w:pPr>
              <w:pStyle w:val="CopticVersemulti-line"/>
            </w:pPr>
            <w:r>
              <w:t>ⲛⲉⲙ ⲛⲉϥϣⲏⲣⲓ ⲛ̀ⲥ̀ⲧⲁⲩⲣⲟⲫⲟⲣⲟⲥ:</w:t>
            </w:r>
          </w:p>
          <w:p w:rsidR="00137929" w:rsidRDefault="00137929" w:rsidP="00137929">
            <w:pPr>
              <w:pStyle w:val="CopticHangingVerse"/>
            </w:pPr>
            <w:r>
              <w:t>ⲛ̀ⲧⲉϥⲭⲁ ⲛⲉⲛⲛⲟⲃⲓ ⲛⲁⲛ ⲉ̀ⲃⲟⲗ.</w:t>
            </w:r>
          </w:p>
        </w:tc>
      </w:tr>
    </w:tbl>
    <w:p w:rsidR="00EE657B" w:rsidRDefault="00EE657B" w:rsidP="00EE657B">
      <w:pPr>
        <w:pStyle w:val="Heading3"/>
      </w:pPr>
      <w:r>
        <w:t>May 2 / Pashons 7: St. Athanasius the Apostolic</w:t>
      </w:r>
    </w:p>
    <w:p w:rsidR="00EE657B" w:rsidRDefault="00EE657B" w:rsidP="00EE657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rsidTr="002B038E">
        <w:trPr>
          <w:cantSplit/>
          <w:jc w:val="center"/>
        </w:trPr>
        <w:tc>
          <w:tcPr>
            <w:tcW w:w="288" w:type="dxa"/>
          </w:tcPr>
          <w:p w:rsidR="00EE657B" w:rsidRDefault="00EE657B" w:rsidP="002B038E">
            <w:pPr>
              <w:pStyle w:val="CopticCross"/>
            </w:pPr>
          </w:p>
        </w:tc>
        <w:tc>
          <w:tcPr>
            <w:tcW w:w="3960" w:type="dxa"/>
          </w:tcPr>
          <w:p w:rsidR="00EE657B" w:rsidRDefault="00EE657B" w:rsidP="00EE657B">
            <w:pPr>
              <w:pStyle w:val="EngHang"/>
            </w:pPr>
            <w:r>
              <w:t xml:space="preserve">The strong </w:t>
            </w:r>
            <w:r w:rsidR="002F106A">
              <w:t>captain</w:t>
            </w:r>
            <w:r>
              <w:t>,</w:t>
            </w:r>
          </w:p>
          <w:p w:rsidR="00EE657B" w:rsidRDefault="00EE657B" w:rsidP="00EE657B">
            <w:pPr>
              <w:pStyle w:val="EngHang"/>
            </w:pPr>
            <w:r>
              <w:t>The distinguished fighter,</w:t>
            </w:r>
          </w:p>
          <w:p w:rsidR="00EE657B" w:rsidRDefault="00EE657B" w:rsidP="00EE657B">
            <w:pPr>
              <w:pStyle w:val="EngHang"/>
            </w:pPr>
            <w:r>
              <w:t>Victorious in war,</w:t>
            </w:r>
          </w:p>
          <w:p w:rsidR="00EE657B" w:rsidRDefault="00EE657B" w:rsidP="00EE657B">
            <w:pPr>
              <w:pStyle w:val="EngHangEnd"/>
            </w:pPr>
            <w:r>
              <w:t>The luminous lamp,</w:t>
            </w:r>
          </w:p>
        </w:tc>
        <w:tc>
          <w:tcPr>
            <w:tcW w:w="288" w:type="dxa"/>
          </w:tcPr>
          <w:p w:rsidR="00EE657B" w:rsidRDefault="00EE657B" w:rsidP="002B038E"/>
        </w:tc>
        <w:tc>
          <w:tcPr>
            <w:tcW w:w="288" w:type="dxa"/>
          </w:tcPr>
          <w:p w:rsidR="00EE657B" w:rsidRDefault="00EE657B" w:rsidP="002B038E">
            <w:pPr>
              <w:pStyle w:val="CopticCross"/>
            </w:pPr>
          </w:p>
        </w:tc>
        <w:tc>
          <w:tcPr>
            <w:tcW w:w="3960" w:type="dxa"/>
          </w:tcPr>
          <w:p w:rsidR="00EE657B" w:rsidRDefault="00EE657B" w:rsidP="00EE657B">
            <w:pPr>
              <w:pStyle w:val="CopticVersemulti-line"/>
            </w:pPr>
            <w:r>
              <w:t>Ⲡⲓⲕⲉⲃⲉⲣⲛⲓⲧⲏⲥ ⲉⲧⲧⲁϫⲣⲏⲟⲩⲧ:</w:t>
            </w:r>
          </w:p>
          <w:p w:rsidR="00EE657B" w:rsidRDefault="00EE657B" w:rsidP="00EE657B">
            <w:pPr>
              <w:pStyle w:val="CopticVersemulti-line"/>
            </w:pPr>
            <w:r>
              <w:t>ⲡⲓⲣⲉϥⲙⲓϣⲓ ⲛ̀ⲕⲁⲗⲱⲥ:</w:t>
            </w:r>
          </w:p>
          <w:p w:rsidR="00EE657B" w:rsidRDefault="00EE657B" w:rsidP="00EE657B">
            <w:pPr>
              <w:pStyle w:val="CopticVersemulti-line"/>
            </w:pPr>
            <w:r>
              <w:t>ⲡⲓⲣⲉϥϭⲣⲟ ϧⲉⲛ ⲛⲓⲃⲱⲧⲥ:</w:t>
            </w:r>
          </w:p>
          <w:p w:rsidR="00EE657B" w:rsidRDefault="00EE657B" w:rsidP="00EE657B">
            <w:pPr>
              <w:pStyle w:val="CopticHangingVerse"/>
            </w:pPr>
            <w:r>
              <w:t>ⲡⲓϧⲏⲃⲥ ⲉ̀ⲧⲁϥⲉ̀ⲣⲟⲩⲱⲓⲛⲓ.</w:t>
            </w:r>
          </w:p>
        </w:tc>
      </w:tr>
      <w:tr w:rsidR="00EE657B" w:rsidTr="002B038E">
        <w:trPr>
          <w:cantSplit/>
          <w:jc w:val="center"/>
        </w:trPr>
        <w:tc>
          <w:tcPr>
            <w:tcW w:w="288" w:type="dxa"/>
          </w:tcPr>
          <w:p w:rsidR="00EE657B" w:rsidRDefault="00EE657B" w:rsidP="002B038E">
            <w:pPr>
              <w:pStyle w:val="CopticCross"/>
            </w:pPr>
            <w:r w:rsidRPr="00FB5ACB">
              <w:t>¿</w:t>
            </w:r>
          </w:p>
        </w:tc>
        <w:tc>
          <w:tcPr>
            <w:tcW w:w="3960" w:type="dxa"/>
          </w:tcPr>
          <w:p w:rsidR="00EE657B" w:rsidRDefault="00EE657B" w:rsidP="00EE657B">
            <w:pPr>
              <w:pStyle w:val="EngHang"/>
            </w:pPr>
            <w:r>
              <w:t>The leader of Orthodoxy,</w:t>
            </w:r>
          </w:p>
          <w:p w:rsidR="00EE657B" w:rsidRDefault="00EE657B" w:rsidP="00EE657B">
            <w:pPr>
              <w:pStyle w:val="EngHang"/>
            </w:pPr>
            <w:r>
              <w:t>The eloquent instructor</w:t>
            </w:r>
          </w:p>
          <w:p w:rsidR="00EE657B" w:rsidRDefault="00EE657B" w:rsidP="00EE657B">
            <w:pPr>
              <w:pStyle w:val="EngHang"/>
            </w:pPr>
            <w:r>
              <w:t>Of Christ’s sheep,</w:t>
            </w:r>
          </w:p>
          <w:p w:rsidR="00EE657B" w:rsidRDefault="00EE657B" w:rsidP="00EE657B">
            <w:pPr>
              <w:pStyle w:val="EngHangEnd"/>
            </w:pPr>
            <w:r>
              <w:t>St. Athanasius the Apostolic!</w:t>
            </w:r>
          </w:p>
        </w:tc>
        <w:tc>
          <w:tcPr>
            <w:tcW w:w="288" w:type="dxa"/>
          </w:tcPr>
          <w:p w:rsidR="00EE657B" w:rsidRDefault="00EE657B" w:rsidP="002B038E"/>
        </w:tc>
        <w:tc>
          <w:tcPr>
            <w:tcW w:w="288" w:type="dxa"/>
          </w:tcPr>
          <w:p w:rsidR="00EE657B" w:rsidRDefault="00EE657B" w:rsidP="002B038E">
            <w:pPr>
              <w:pStyle w:val="CopticCross"/>
            </w:pPr>
            <w:r w:rsidRPr="00FB5ACB">
              <w:t>¿</w:t>
            </w:r>
          </w:p>
        </w:tc>
        <w:tc>
          <w:tcPr>
            <w:tcW w:w="3960" w:type="dxa"/>
          </w:tcPr>
          <w:p w:rsidR="00EE657B" w:rsidRDefault="00EE657B" w:rsidP="00EE657B">
            <w:pPr>
              <w:pStyle w:val="CopticVersemulti-line"/>
            </w:pPr>
            <w:r>
              <w:t>Ⲡⲓⲕⲩⲣⲓⲝ ⲛ̀ⲧⲉ ϯⲟⲣⲑⲟⲇⲟⲝⲓⲁ:</w:t>
            </w:r>
          </w:p>
          <w:p w:rsidR="00EE657B" w:rsidRDefault="00EE657B" w:rsidP="00EE657B">
            <w:pPr>
              <w:pStyle w:val="CopticVersemulti-line"/>
            </w:pPr>
            <w:r>
              <w:t>ⲡⲉ Ⲁⲑⲁⲛⲁⲥⲓⲟⲥ ⲡⲓⲁ̀ⲡⲟⲥⲧⲟⲗⲓⲕⲟⲥ:</w:t>
            </w:r>
          </w:p>
          <w:p w:rsidR="00EE657B" w:rsidRDefault="00EE657B" w:rsidP="00EE657B">
            <w:pPr>
              <w:pStyle w:val="CopticVersemulti-line"/>
            </w:pPr>
            <w:r>
              <w:t>ⲡⲓⲣⲉϥϯⲥ̀ⲃⲱ ⲛ̀ⲧⲉ ⲡⲓⲟ̀ϩⲓ:</w:t>
            </w:r>
          </w:p>
          <w:p w:rsidR="00EE657B" w:rsidRDefault="00EE657B" w:rsidP="00EE657B">
            <w:pPr>
              <w:pStyle w:val="CopticHangingVerse"/>
            </w:pPr>
            <w:r>
              <w:t>ⲛ̀ⲗⲟⲅⲓⲕⲟⲛ ⲛ̀ⲧⲉ Ⲡⲭ̄ⲥ̄.</w:t>
            </w:r>
          </w:p>
        </w:tc>
      </w:tr>
      <w:tr w:rsidR="00EE657B" w:rsidTr="002B038E">
        <w:trPr>
          <w:cantSplit/>
          <w:jc w:val="center"/>
        </w:trPr>
        <w:tc>
          <w:tcPr>
            <w:tcW w:w="288" w:type="dxa"/>
          </w:tcPr>
          <w:p w:rsidR="00EE657B" w:rsidRDefault="00EE657B" w:rsidP="002B038E">
            <w:pPr>
              <w:pStyle w:val="CopticCross"/>
            </w:pPr>
          </w:p>
        </w:tc>
        <w:tc>
          <w:tcPr>
            <w:tcW w:w="3960" w:type="dxa"/>
          </w:tcPr>
          <w:p w:rsidR="00EE657B" w:rsidRDefault="00EE657B" w:rsidP="00EE657B">
            <w:pPr>
              <w:pStyle w:val="EngHang"/>
            </w:pPr>
            <w:r>
              <w:t>Your true teachings</w:t>
            </w:r>
          </w:p>
          <w:p w:rsidR="00EE657B" w:rsidRDefault="00EE657B" w:rsidP="00EE657B">
            <w:pPr>
              <w:pStyle w:val="EngHang"/>
            </w:pPr>
            <w:r>
              <w:t>Pierced the hearts of the heretics,</w:t>
            </w:r>
          </w:p>
          <w:p w:rsidR="00EE657B" w:rsidRDefault="00EE657B" w:rsidP="00EE657B">
            <w:pPr>
              <w:pStyle w:val="EngHang"/>
            </w:pPr>
            <w:r>
              <w:t>As a double-edged sword,</w:t>
            </w:r>
          </w:p>
          <w:p w:rsidR="00EE657B" w:rsidRDefault="00EE657B" w:rsidP="00EE657B">
            <w:pPr>
              <w:pStyle w:val="EngHangEnd"/>
            </w:pPr>
            <w:r>
              <w:t>By the power of the Trinity.</w:t>
            </w:r>
          </w:p>
        </w:tc>
        <w:tc>
          <w:tcPr>
            <w:tcW w:w="288" w:type="dxa"/>
          </w:tcPr>
          <w:p w:rsidR="00EE657B" w:rsidRDefault="00EE657B" w:rsidP="002B038E"/>
        </w:tc>
        <w:tc>
          <w:tcPr>
            <w:tcW w:w="288" w:type="dxa"/>
          </w:tcPr>
          <w:p w:rsidR="00EE657B" w:rsidRDefault="00EE657B" w:rsidP="002B038E">
            <w:pPr>
              <w:pStyle w:val="CopticCross"/>
            </w:pPr>
          </w:p>
        </w:tc>
        <w:tc>
          <w:tcPr>
            <w:tcW w:w="3960" w:type="dxa"/>
          </w:tcPr>
          <w:p w:rsidR="00EE657B" w:rsidRDefault="00EE657B" w:rsidP="00EE657B">
            <w:pPr>
              <w:pStyle w:val="CopticVersemulti-line"/>
            </w:pPr>
            <w:r>
              <w:t>Ⲁⲛⲉⲕⲇⲟⲅⲙⲁ ⲉⲧⲥⲟⲩⲧⲱⲛ:</w:t>
            </w:r>
          </w:p>
          <w:p w:rsidR="00EE657B" w:rsidRDefault="00EE657B" w:rsidP="00EE657B">
            <w:pPr>
              <w:pStyle w:val="CopticVersemulti-line"/>
            </w:pPr>
            <w:r>
              <w:t>ⲙⲓϣⲓ ⲙ̀ⲡ̀ϩⲏⲧ ⲛ̀ⲛⲓϩⲉⲣⲉⲧⲓⲕⲟⲥ:</w:t>
            </w:r>
          </w:p>
          <w:p w:rsidR="00EE657B" w:rsidRDefault="00EE657B" w:rsidP="00EE657B">
            <w:pPr>
              <w:pStyle w:val="CopticVersemulti-line"/>
            </w:pPr>
            <w:r>
              <w:t>ⲙ̀ⲫ̀ⲣⲏϯ ⲛ̀ⲟⲩⲥⲏϥⲓ ⲛ̀ⲣⲟⲃ̄:</w:t>
            </w:r>
          </w:p>
          <w:p w:rsidR="00EE657B" w:rsidRDefault="00EE657B" w:rsidP="00EE657B">
            <w:pPr>
              <w:pStyle w:val="CopticHangingVerse"/>
            </w:pPr>
            <w:r>
              <w:t>ϩⲓⲧⲉⲛ ⲧ̀ϫⲟⲙ ⲛ̀Ϯⲧ̀ⲣⲓⲁⲥ.</w:t>
            </w:r>
          </w:p>
        </w:tc>
      </w:tr>
      <w:tr w:rsidR="00EE657B" w:rsidTr="002B038E">
        <w:trPr>
          <w:cantSplit/>
          <w:jc w:val="center"/>
        </w:trPr>
        <w:tc>
          <w:tcPr>
            <w:tcW w:w="288" w:type="dxa"/>
          </w:tcPr>
          <w:p w:rsidR="00EE657B" w:rsidRDefault="00EE657B" w:rsidP="002B038E">
            <w:pPr>
              <w:pStyle w:val="CopticCross"/>
            </w:pPr>
            <w:r w:rsidRPr="00FB5ACB">
              <w:t>¿</w:t>
            </w:r>
          </w:p>
        </w:tc>
        <w:tc>
          <w:tcPr>
            <w:tcW w:w="3960" w:type="dxa"/>
          </w:tcPr>
          <w:p w:rsidR="00EE657B" w:rsidRDefault="00EE657B" w:rsidP="00EE657B">
            <w:pPr>
              <w:pStyle w:val="EngHang"/>
            </w:pPr>
            <w:r>
              <w:t>Every knee worshipped the Lord,</w:t>
            </w:r>
          </w:p>
          <w:p w:rsidR="00EE657B" w:rsidRDefault="00EE657B" w:rsidP="00EE657B">
            <w:pPr>
              <w:pStyle w:val="EngHang"/>
            </w:pPr>
            <w:r>
              <w:t>Every tongue praised Him,</w:t>
            </w:r>
          </w:p>
          <w:p w:rsidR="00EE657B" w:rsidRDefault="00EE657B" w:rsidP="00EE657B">
            <w:pPr>
              <w:pStyle w:val="EngHang"/>
            </w:pPr>
            <w:r>
              <w:t>The Glory of God was proclaimed,</w:t>
            </w:r>
          </w:p>
          <w:p w:rsidR="00EE657B" w:rsidRDefault="00EE657B" w:rsidP="00EE657B">
            <w:pPr>
              <w:pStyle w:val="EngHangEnd"/>
            </w:pPr>
            <w:r>
              <w:t>And filled all creation!</w:t>
            </w:r>
          </w:p>
        </w:tc>
        <w:tc>
          <w:tcPr>
            <w:tcW w:w="288" w:type="dxa"/>
          </w:tcPr>
          <w:p w:rsidR="00EE657B" w:rsidRDefault="00EE657B" w:rsidP="002B038E"/>
        </w:tc>
        <w:tc>
          <w:tcPr>
            <w:tcW w:w="288" w:type="dxa"/>
          </w:tcPr>
          <w:p w:rsidR="00EE657B" w:rsidRDefault="00EE657B" w:rsidP="002B038E">
            <w:pPr>
              <w:pStyle w:val="CopticCross"/>
            </w:pPr>
            <w:r w:rsidRPr="00FB5ACB">
              <w:t>¿</w:t>
            </w:r>
          </w:p>
        </w:tc>
        <w:tc>
          <w:tcPr>
            <w:tcW w:w="3960" w:type="dxa"/>
          </w:tcPr>
          <w:p w:rsidR="00EE657B" w:rsidRDefault="00EE657B" w:rsidP="00EE657B">
            <w:pPr>
              <w:pStyle w:val="CopticVersemulti-line"/>
            </w:pPr>
            <w:r>
              <w:t>Ⲁⲕⲉⲗⲓ ⲛⲓⲃⲉⲛ ⲕⲱⲗϫ ⲙ̀Ⲡⲭ̄ⲥ̄:</w:t>
            </w:r>
          </w:p>
          <w:p w:rsidR="00EE657B" w:rsidRDefault="00EE657B" w:rsidP="00EE657B">
            <w:pPr>
              <w:pStyle w:val="CopticVersemulti-line"/>
            </w:pPr>
            <w:r>
              <w:t>ⲁ̀ⲗⲁⲥ ⲛⲓⲃⲉⲛ ⲥ1ⲙⲟⲩ ⲉ̀ⲣⲟϥ:</w:t>
            </w:r>
          </w:p>
          <w:p w:rsidR="00EE657B" w:rsidRDefault="00EE657B" w:rsidP="00EE657B">
            <w:pPr>
              <w:pStyle w:val="CopticVersemulti-line"/>
            </w:pPr>
            <w:r>
              <w:t>ⲁ̀ⲡ̀ⲱ̀ⲟⲩ ⲙ̀Ⲫϯ ⲟⲩⲱϣⲥ ⲉ̀ⲃⲟⲗ:</w:t>
            </w:r>
          </w:p>
          <w:p w:rsidR="00EE657B" w:rsidRDefault="00EE657B" w:rsidP="00EE657B">
            <w:pPr>
              <w:pStyle w:val="CopticHangingVerse"/>
            </w:pPr>
            <w:r>
              <w:t>ⲁϥⲙⲟϩ ⲙ̀ⲡ̀ϩⲟ ⲛ̀ϯⲟⲓⲕⲟⲩⲙⲉⲛⲏ.</w:t>
            </w:r>
          </w:p>
        </w:tc>
      </w:tr>
      <w:tr w:rsidR="00EE657B" w:rsidTr="002B038E">
        <w:trPr>
          <w:cantSplit/>
          <w:jc w:val="center"/>
        </w:trPr>
        <w:tc>
          <w:tcPr>
            <w:tcW w:w="288" w:type="dxa"/>
          </w:tcPr>
          <w:p w:rsidR="00EE657B" w:rsidRPr="00FB5ACB" w:rsidRDefault="00EE657B" w:rsidP="002B038E">
            <w:pPr>
              <w:pStyle w:val="CopticCross"/>
            </w:pPr>
          </w:p>
        </w:tc>
        <w:tc>
          <w:tcPr>
            <w:tcW w:w="3960" w:type="dxa"/>
          </w:tcPr>
          <w:p w:rsidR="00EE657B" w:rsidRDefault="00EE657B" w:rsidP="00EE657B">
            <w:pPr>
              <w:pStyle w:val="EngHang"/>
            </w:pPr>
            <w:r>
              <w:t>Therefore we magnify you,</w:t>
            </w:r>
          </w:p>
          <w:p w:rsidR="00EE657B" w:rsidRDefault="00EE657B" w:rsidP="00EE657B">
            <w:pPr>
              <w:pStyle w:val="EngHang"/>
            </w:pPr>
            <w:r>
              <w:t>With David, the prophet,</w:t>
            </w:r>
          </w:p>
          <w:p w:rsidR="00EE657B" w:rsidRDefault="00EE657B" w:rsidP="00EE657B">
            <w:pPr>
              <w:pStyle w:val="EngHang"/>
            </w:pPr>
            <w:r>
              <w:t>You are a priest forever,</w:t>
            </w:r>
          </w:p>
          <w:p w:rsidR="00EE657B" w:rsidRDefault="00EE657B" w:rsidP="00EE657B">
            <w:pPr>
              <w:pStyle w:val="EngHangEnd"/>
            </w:pPr>
            <w:r>
              <w:t>After the order of Melchizedek.</w:t>
            </w:r>
          </w:p>
        </w:tc>
        <w:tc>
          <w:tcPr>
            <w:tcW w:w="288" w:type="dxa"/>
          </w:tcPr>
          <w:p w:rsidR="00EE657B" w:rsidRDefault="00EE657B" w:rsidP="002B038E"/>
        </w:tc>
        <w:tc>
          <w:tcPr>
            <w:tcW w:w="288" w:type="dxa"/>
          </w:tcPr>
          <w:p w:rsidR="00EE657B" w:rsidRPr="00FB5ACB" w:rsidRDefault="00EE657B" w:rsidP="002B038E">
            <w:pPr>
              <w:pStyle w:val="CopticCross"/>
            </w:pPr>
          </w:p>
        </w:tc>
        <w:tc>
          <w:tcPr>
            <w:tcW w:w="3960" w:type="dxa"/>
          </w:tcPr>
          <w:p w:rsidR="00EE657B" w:rsidRDefault="00EE657B" w:rsidP="00EE657B">
            <w:pPr>
              <w:pStyle w:val="CopticVersemulti-line"/>
            </w:pPr>
            <w:r>
              <w:t>Ⲱⲥⲁⲩⲧⲱⲥ ⲧⲉⲛϭⲓⲥⲓ ⲙ̀ⲙⲟⲕ:</w:t>
            </w:r>
          </w:p>
          <w:p w:rsidR="00EE657B" w:rsidRDefault="00EE657B" w:rsidP="00EE657B">
            <w:pPr>
              <w:pStyle w:val="CopticVersemulti-line"/>
            </w:pPr>
            <w:r>
              <w:t>ⲛⲉⲙ ⲡⲓϩⲩⲙⲛⲟⲇⲟⲥ Ⲇⲁⲩⲓⲇ:</w:t>
            </w:r>
          </w:p>
          <w:p w:rsidR="00EE657B" w:rsidRDefault="00EE657B" w:rsidP="00EE657B">
            <w:pPr>
              <w:pStyle w:val="CopticVersemulti-line"/>
            </w:pPr>
            <w:r>
              <w:t>ϫⲉ ⲛ̀ⲑⲟⲕ ⲡⲉ ⲡⲓⲟⲩⲏⲃ ϣⲁ ⲉ̀ⲛⲉϩ:</w:t>
            </w:r>
          </w:p>
          <w:p w:rsidR="00EE657B" w:rsidRPr="003032D8" w:rsidRDefault="00EE657B" w:rsidP="00EE657B">
            <w:pPr>
              <w:pStyle w:val="CopticHangingVerse"/>
            </w:pPr>
            <w:r>
              <w:t>ⲕⲁⲧⲁ ⲧ̀ⲧⲁⲝⲓⲥ ⲙ̀Ⲙⲉⲗⲭⲓⲥⲉⲇⲉⲕ.</w:t>
            </w:r>
          </w:p>
        </w:tc>
      </w:tr>
      <w:tr w:rsidR="00EE657B" w:rsidTr="002B038E">
        <w:trPr>
          <w:cantSplit/>
          <w:jc w:val="center"/>
        </w:trPr>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EngHang"/>
            </w:pPr>
            <w:r>
              <w:t>Hail to the great patriarch,</w:t>
            </w:r>
          </w:p>
          <w:p w:rsidR="00EE657B" w:rsidRDefault="00EE657B" w:rsidP="00EE657B">
            <w:pPr>
              <w:pStyle w:val="EngHang"/>
            </w:pPr>
            <w:r>
              <w:t>Our saintly father, Abba Athanasius,</w:t>
            </w:r>
          </w:p>
          <w:p w:rsidR="00EE657B" w:rsidRDefault="00EE657B" w:rsidP="00EE657B">
            <w:pPr>
              <w:pStyle w:val="EngHang"/>
            </w:pPr>
            <w:r>
              <w:t>Whose holy teachings</w:t>
            </w:r>
          </w:p>
          <w:p w:rsidR="00EE657B" w:rsidRDefault="00EE657B" w:rsidP="00EE657B">
            <w:pPr>
              <w:pStyle w:val="EngHangEnd"/>
            </w:pPr>
            <w:r>
              <w:t>Enlightened our minds.</w:t>
            </w:r>
          </w:p>
        </w:tc>
        <w:tc>
          <w:tcPr>
            <w:tcW w:w="288" w:type="dxa"/>
          </w:tcPr>
          <w:p w:rsidR="00EE657B" w:rsidRDefault="00EE657B" w:rsidP="002B038E"/>
        </w:tc>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CopticVersemulti-line"/>
            </w:pPr>
            <w:r>
              <w:t>Ⲭⲉⲣⲉ ⲡⲓⲛⲓϣϯ ⲙ̀ⲡⲁⲧⲣⲓⲁⲣⲭⲏⲥ:</w:t>
            </w:r>
          </w:p>
          <w:p w:rsidR="00EE657B" w:rsidRDefault="00EE657B" w:rsidP="00EE657B">
            <w:pPr>
              <w:pStyle w:val="CopticVersemulti-line"/>
            </w:pPr>
            <w:r>
              <w:t>ⲡⲉⲛⲓⲱⲧ ⲉⲑⲟⲩⲁⲃ Ⲁⲃⲃⲁ Ⲁⲑⲁⲛⲁⲥⲓⲟⲥ:</w:t>
            </w:r>
          </w:p>
          <w:p w:rsidR="00EE657B" w:rsidRDefault="00EE657B" w:rsidP="00EE657B">
            <w:pPr>
              <w:pStyle w:val="CopticVersemulti-line"/>
            </w:pPr>
            <w:r>
              <w:t>ⲫⲏⲉ̀ⲧⲁ ⲛⲉϥⲥ̀ⲃⲱⲟⲩⲓ̀ ⲉⲑⲟⲩⲁⲃ:</w:t>
            </w:r>
          </w:p>
          <w:p w:rsidR="00EE657B" w:rsidRDefault="00EE657B" w:rsidP="00EE657B">
            <w:pPr>
              <w:pStyle w:val="CopticHangingVerse"/>
            </w:pPr>
            <w:r>
              <w:t>ⲉⲣⲟⲩⲱⲓⲛⲓ ⲙ̀ⲡⲉⲛⲛⲟⲩⲥ.</w:t>
            </w:r>
          </w:p>
        </w:tc>
      </w:tr>
      <w:tr w:rsidR="00EE657B" w:rsidTr="002B038E">
        <w:trPr>
          <w:cantSplit/>
          <w:jc w:val="center"/>
        </w:trPr>
        <w:tc>
          <w:tcPr>
            <w:tcW w:w="288" w:type="dxa"/>
          </w:tcPr>
          <w:p w:rsidR="00EE657B" w:rsidRPr="00FB5ACB" w:rsidRDefault="00EE657B" w:rsidP="002B038E">
            <w:pPr>
              <w:pStyle w:val="CopticCross"/>
            </w:pPr>
          </w:p>
        </w:tc>
        <w:tc>
          <w:tcPr>
            <w:tcW w:w="3960" w:type="dxa"/>
          </w:tcPr>
          <w:p w:rsidR="00EE657B" w:rsidRDefault="00EE657B" w:rsidP="00EE657B">
            <w:pPr>
              <w:pStyle w:val="EngHang"/>
            </w:pPr>
            <w:r>
              <w:t>Blessed are you indeed,</w:t>
            </w:r>
          </w:p>
          <w:p w:rsidR="00EE657B" w:rsidRDefault="00EE657B" w:rsidP="00EE657B">
            <w:pPr>
              <w:pStyle w:val="EngHang"/>
            </w:pPr>
            <w:r>
              <w:t>Our saintly father, the patriarch,</w:t>
            </w:r>
          </w:p>
          <w:p w:rsidR="00EE657B" w:rsidRDefault="00EE657B" w:rsidP="00EE657B">
            <w:pPr>
              <w:pStyle w:val="EngHang"/>
            </w:pPr>
            <w:r>
              <w:t>Abba Athanasius the Apostolic,</w:t>
            </w:r>
          </w:p>
          <w:p w:rsidR="00EE657B" w:rsidRDefault="00EE657B" w:rsidP="00EE657B">
            <w:pPr>
              <w:pStyle w:val="EngHangEnd"/>
            </w:pPr>
            <w:r>
              <w:t>The beloved of Christ.</w:t>
            </w:r>
          </w:p>
        </w:tc>
        <w:tc>
          <w:tcPr>
            <w:tcW w:w="288" w:type="dxa"/>
          </w:tcPr>
          <w:p w:rsidR="00EE657B" w:rsidRDefault="00EE657B" w:rsidP="002B038E"/>
        </w:tc>
        <w:tc>
          <w:tcPr>
            <w:tcW w:w="288" w:type="dxa"/>
          </w:tcPr>
          <w:p w:rsidR="00EE657B" w:rsidRPr="00FB5ACB" w:rsidRDefault="00EE657B" w:rsidP="002B038E">
            <w:pPr>
              <w:pStyle w:val="CopticCross"/>
            </w:pPr>
          </w:p>
        </w:tc>
        <w:tc>
          <w:tcPr>
            <w:tcW w:w="3960" w:type="dxa"/>
          </w:tcPr>
          <w:p w:rsidR="00EE657B" w:rsidRDefault="00EE657B" w:rsidP="00EE657B">
            <w:pPr>
              <w:pStyle w:val="CopticVersemulti-line"/>
            </w:pPr>
            <w:r>
              <w:t>Ⲱⲟⲩⲛⲓⲁⲧⲕ ϧⲉⲛ ⲟⲩⲙⲉⲑⲙⲏⲓ:</w:t>
            </w:r>
          </w:p>
          <w:p w:rsidR="00EE657B" w:rsidRDefault="00EE657B" w:rsidP="00EE657B">
            <w:pPr>
              <w:pStyle w:val="CopticVersemulti-line"/>
            </w:pPr>
            <w:r>
              <w:t>ⲡⲉⲛⲓⲱⲧ ⲉⲑⲟⲩⲁⲃ ⲙ̀ⲡⲁⲧⲣⲓⲁⲣⲭⲏⲥ:</w:t>
            </w:r>
          </w:p>
          <w:p w:rsidR="00EE657B" w:rsidRDefault="00EE657B" w:rsidP="00EE657B">
            <w:pPr>
              <w:pStyle w:val="CopticVersemulti-line"/>
            </w:pPr>
            <w:r>
              <w:t>Ⲁⲃⲃⲁ Ⲁⲑⲁⲛⲁⲥⲓⲟⲥ ⲡⲓⲁ̀ⲡⲟⲥⲧⲟⲗⲓⲕⲟⲥ:</w:t>
            </w:r>
          </w:p>
          <w:p w:rsidR="00EE657B" w:rsidRDefault="00EE657B" w:rsidP="00EE657B">
            <w:pPr>
              <w:pStyle w:val="CopticHangingVerse"/>
            </w:pPr>
            <w:r>
              <w:t>ⲡⲓⲙⲉⲛⲣⲓⲧ ⲛ̀ⲧⲉ Ⲡⲓⲭ̀ⲣⲓⲥⲧⲟⲥ.</w:t>
            </w:r>
          </w:p>
        </w:tc>
      </w:tr>
      <w:tr w:rsidR="00EE657B" w:rsidTr="002B038E">
        <w:trPr>
          <w:cantSplit/>
          <w:jc w:val="center"/>
        </w:trPr>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EngHang"/>
            </w:pPr>
            <w:r>
              <w:t>Pray to the Lord on our behalf,</w:t>
            </w:r>
          </w:p>
          <w:p w:rsidR="00EE657B" w:rsidRDefault="00EE657B" w:rsidP="00EE657B">
            <w:pPr>
              <w:pStyle w:val="EngHang"/>
            </w:pPr>
            <w:r>
              <w:t>O teacher of Orthodoxy,</w:t>
            </w:r>
          </w:p>
          <w:p w:rsidR="00EE657B" w:rsidRDefault="00EE657B" w:rsidP="00EE657B">
            <w:pPr>
              <w:pStyle w:val="EngHang"/>
            </w:pPr>
            <w:r>
              <w:t>Athanasius the Apostolic,</w:t>
            </w:r>
          </w:p>
          <w:p w:rsidR="00EE657B" w:rsidRDefault="00EE657B" w:rsidP="00EE657B">
            <w:pPr>
              <w:pStyle w:val="EngHangEnd"/>
            </w:pPr>
            <w:r>
              <w:t>That He may forgive us our sins.</w:t>
            </w:r>
          </w:p>
        </w:tc>
        <w:tc>
          <w:tcPr>
            <w:tcW w:w="288" w:type="dxa"/>
          </w:tcPr>
          <w:p w:rsidR="00EE657B" w:rsidRDefault="00EE657B" w:rsidP="002B038E"/>
        </w:tc>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CopticVersemulti-line"/>
            </w:pPr>
            <w:r>
              <w:t>Ⲧⲱⲃϩ ⲙ̀Ⲡⲟ̄ⲥ̄ ⲉ̀ϩ̀ⲣⲏⲓ ⲉ̀ϫⲱⲛ:</w:t>
            </w:r>
          </w:p>
          <w:p w:rsidR="00EE657B" w:rsidRDefault="00EE657B" w:rsidP="00EE657B">
            <w:pPr>
              <w:pStyle w:val="CopticVersemulti-line"/>
            </w:pPr>
            <w:r>
              <w:t>ⲱ̀ ⲡ̀ⲥⲁϧ ⲛ̀ⲧⲉ ϯⲟⲣⲑⲟⲇⲟⲝⲓⲁ̀:</w:t>
            </w:r>
          </w:p>
          <w:p w:rsidR="00EE657B" w:rsidRDefault="00EE657B" w:rsidP="00EE657B">
            <w:pPr>
              <w:pStyle w:val="CopticVersemulti-line"/>
            </w:pPr>
            <w:r>
              <w:t>Ⲁⲑⲁⲛⲁⲥⲓⲟⲥ ⲡⲓⲁ̀ⲡⲟⲥⲧⲟⲗⲓⲕⲟⲥ:</w:t>
            </w:r>
          </w:p>
          <w:p w:rsidR="00EE657B" w:rsidRDefault="00EE657B" w:rsidP="00EE657B">
            <w:pPr>
              <w:pStyle w:val="CopticHangingVerse"/>
            </w:pPr>
            <w:r>
              <w:t>ⲛ̀ⲧⲉϥⲭⲁ ⲛⲉⲛⲛⲟⲃⲓ ⲛⲁⲛ ⲉ̀ⲃⲟⲗ.</w:t>
            </w:r>
          </w:p>
        </w:tc>
      </w:tr>
    </w:tbl>
    <w:p w:rsidR="0047441D" w:rsidRDefault="0047441D" w:rsidP="0047441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rsidTr="00670C79">
        <w:trPr>
          <w:cantSplit/>
          <w:jc w:val="center"/>
        </w:trPr>
        <w:tc>
          <w:tcPr>
            <w:tcW w:w="288" w:type="dxa"/>
          </w:tcPr>
          <w:p w:rsidR="0047441D" w:rsidRDefault="0047441D" w:rsidP="00670C79">
            <w:pPr>
              <w:pStyle w:val="CopticCross"/>
            </w:pPr>
          </w:p>
        </w:tc>
        <w:tc>
          <w:tcPr>
            <w:tcW w:w="3960" w:type="dxa"/>
          </w:tcPr>
          <w:p w:rsidR="0047441D" w:rsidRDefault="0047441D" w:rsidP="0047441D">
            <w:pPr>
              <w:pStyle w:val="EngHang"/>
            </w:pPr>
            <w:r>
              <w:t>Athanasius the Apostolic,</w:t>
            </w:r>
          </w:p>
          <w:p w:rsidR="0047441D" w:rsidRDefault="0047441D" w:rsidP="0047441D">
            <w:pPr>
              <w:pStyle w:val="EngHang"/>
            </w:pPr>
            <w:r>
              <w:t>The Teacher of the Church,</w:t>
            </w:r>
          </w:p>
          <w:p w:rsidR="0047441D" w:rsidRDefault="0047441D" w:rsidP="0047441D">
            <w:pPr>
              <w:pStyle w:val="EngHang"/>
            </w:pPr>
            <w:r>
              <w:t>Was an athlete</w:t>
            </w:r>
          </w:p>
          <w:p w:rsidR="0047441D" w:rsidRDefault="0047441D" w:rsidP="0047441D">
            <w:pPr>
              <w:pStyle w:val="EngHangEnd"/>
            </w:pPr>
            <w:r>
              <w:t>On account of his Orthodoxy.</w:t>
            </w:r>
          </w:p>
        </w:tc>
        <w:tc>
          <w:tcPr>
            <w:tcW w:w="288" w:type="dxa"/>
          </w:tcPr>
          <w:p w:rsidR="0047441D" w:rsidRDefault="0047441D" w:rsidP="00670C79"/>
        </w:tc>
        <w:tc>
          <w:tcPr>
            <w:tcW w:w="288" w:type="dxa"/>
          </w:tcPr>
          <w:p w:rsidR="0047441D" w:rsidRDefault="0047441D" w:rsidP="00670C79">
            <w:pPr>
              <w:pStyle w:val="CopticCross"/>
            </w:pPr>
          </w:p>
        </w:tc>
        <w:tc>
          <w:tcPr>
            <w:tcW w:w="3960" w:type="dxa"/>
          </w:tcPr>
          <w:p w:rsidR="0047441D" w:rsidRDefault="0047441D" w:rsidP="0047441D">
            <w:pPr>
              <w:pStyle w:val="CopticVersemulti-line"/>
            </w:pPr>
            <w:r>
              <w:t>Ⲁⲑⲁⲛⲁⲥⲓⲟⲥ ⲡⲓⲁⲡⲟⲥⲧⲟⲗⲓⲕⲟⲥ:</w:t>
            </w:r>
          </w:p>
          <w:p w:rsidR="0047441D" w:rsidRDefault="0047441D" w:rsidP="0047441D">
            <w:pPr>
              <w:pStyle w:val="CopticVersemulti-line"/>
            </w:pPr>
            <w:r>
              <w:t>ⲡⲓⲥⲁϧ ⲛ̀ⲧⲉ ϯⲉⲕⲕⲗⲏⲥⲓⲁ:</w:t>
            </w:r>
          </w:p>
          <w:p w:rsidR="0047441D" w:rsidRDefault="0047441D" w:rsidP="0047441D">
            <w:pPr>
              <w:pStyle w:val="CopticVersemulti-line"/>
            </w:pPr>
            <w:r>
              <w:t>ⲉ̀ⲧⲁϥϣⲱⲡⲓ ⲙ̀ⲡⲓⲁⲑⲗⲟⲫⲟⲣⲟⲥ:</w:t>
            </w:r>
          </w:p>
          <w:p w:rsidR="0047441D" w:rsidRDefault="0047441D" w:rsidP="0047441D">
            <w:pPr>
              <w:pStyle w:val="CopticHangingVerse"/>
            </w:pPr>
            <w:r>
              <w:t>ⲉⲑⲃⲉ ⲧⲉϥⲟⲣⲑⲟⲇⲟⲝⲓⲁ̀.</w:t>
            </w:r>
          </w:p>
        </w:tc>
      </w:tr>
      <w:tr w:rsidR="0047441D" w:rsidTr="00670C79">
        <w:trPr>
          <w:cantSplit/>
          <w:jc w:val="center"/>
        </w:trPr>
        <w:tc>
          <w:tcPr>
            <w:tcW w:w="288" w:type="dxa"/>
          </w:tcPr>
          <w:p w:rsidR="0047441D" w:rsidRDefault="0047441D" w:rsidP="00670C79">
            <w:pPr>
              <w:pStyle w:val="CopticCross"/>
            </w:pPr>
            <w:r w:rsidRPr="00FB5ACB">
              <w:t>¿</w:t>
            </w:r>
          </w:p>
        </w:tc>
        <w:tc>
          <w:tcPr>
            <w:tcW w:w="3960" w:type="dxa"/>
          </w:tcPr>
          <w:p w:rsidR="0047441D" w:rsidRDefault="0047441D" w:rsidP="0047441D">
            <w:pPr>
              <w:pStyle w:val="EngHang"/>
            </w:pPr>
            <w:r>
              <w:t>He became a lamp,</w:t>
            </w:r>
          </w:p>
          <w:p w:rsidR="0047441D" w:rsidRDefault="0047441D" w:rsidP="0047441D">
            <w:pPr>
              <w:pStyle w:val="EngHang"/>
            </w:pPr>
            <w:r>
              <w:t>Illuminating the whole world,</w:t>
            </w:r>
          </w:p>
          <w:p w:rsidR="0047441D" w:rsidRDefault="0047441D" w:rsidP="0047441D">
            <w:pPr>
              <w:pStyle w:val="EngHang"/>
            </w:pPr>
            <w:r>
              <w:t>When he defeated Arius,</w:t>
            </w:r>
          </w:p>
          <w:p w:rsidR="0047441D" w:rsidRDefault="0047441D" w:rsidP="0047441D">
            <w:pPr>
              <w:pStyle w:val="EngHangEnd"/>
            </w:pPr>
            <w:r>
              <w:t>Purging his darkness.</w:t>
            </w:r>
          </w:p>
        </w:tc>
        <w:tc>
          <w:tcPr>
            <w:tcW w:w="288" w:type="dxa"/>
          </w:tcPr>
          <w:p w:rsidR="0047441D" w:rsidRDefault="0047441D" w:rsidP="00670C79"/>
        </w:tc>
        <w:tc>
          <w:tcPr>
            <w:tcW w:w="288" w:type="dxa"/>
          </w:tcPr>
          <w:p w:rsidR="0047441D" w:rsidRDefault="0047441D" w:rsidP="00670C79">
            <w:pPr>
              <w:pStyle w:val="CopticCross"/>
            </w:pPr>
            <w:r w:rsidRPr="00FB5ACB">
              <w:t>¿</w:t>
            </w:r>
          </w:p>
        </w:tc>
        <w:tc>
          <w:tcPr>
            <w:tcW w:w="3960" w:type="dxa"/>
          </w:tcPr>
          <w:p w:rsidR="0047441D" w:rsidRDefault="0047441D" w:rsidP="0047441D">
            <w:pPr>
              <w:pStyle w:val="CopticVersemulti-line"/>
            </w:pPr>
            <w:r>
              <w:t>Ϫⲉ ⲁϥϣⲱⲡⲓ ⲛ̀ⲟⲩϧⲏⲃⲥ:</w:t>
            </w:r>
          </w:p>
          <w:p w:rsidR="0047441D" w:rsidRDefault="0047441D" w:rsidP="0047441D">
            <w:pPr>
              <w:pStyle w:val="CopticVersemulti-line"/>
            </w:pPr>
            <w:r>
              <w:t>ⲉϥⲉⲣⲟⲩⲱⲓⲛⲓ ⲙ̀ⲡⲓⲕⲟⲥⲙⲟⲥ ⲧⲏⲣϥ:</w:t>
            </w:r>
          </w:p>
          <w:p w:rsidR="0047441D" w:rsidRDefault="0047441D" w:rsidP="0047441D">
            <w:pPr>
              <w:pStyle w:val="CopticVersemulti-line"/>
            </w:pPr>
            <w:r>
              <w:t>ⲉⲧⲁϥϭⲣⲟ ⲛ̀Ⲁⲣⲓⲟⲥ:</w:t>
            </w:r>
          </w:p>
          <w:p w:rsidR="0047441D" w:rsidRDefault="0047441D" w:rsidP="0047441D">
            <w:pPr>
              <w:pStyle w:val="CopticHangingVerse"/>
            </w:pPr>
            <w:r>
              <w:t>ⲛⲉϥⲙⲉⲧⲕⲁⲕⲓⲁ̀ ⲁϥϫⲟⲣⲟⲩ ⲉ̀ⲃⲟⲗ.</w:t>
            </w:r>
          </w:p>
        </w:tc>
      </w:tr>
      <w:tr w:rsidR="0047441D" w:rsidTr="00670C79">
        <w:trPr>
          <w:cantSplit/>
          <w:jc w:val="center"/>
        </w:trPr>
        <w:tc>
          <w:tcPr>
            <w:tcW w:w="288" w:type="dxa"/>
          </w:tcPr>
          <w:p w:rsidR="0047441D" w:rsidRDefault="0047441D" w:rsidP="00670C79">
            <w:pPr>
              <w:pStyle w:val="CopticCross"/>
            </w:pPr>
          </w:p>
        </w:tc>
        <w:tc>
          <w:tcPr>
            <w:tcW w:w="3960" w:type="dxa"/>
          </w:tcPr>
          <w:p w:rsidR="0047441D" w:rsidRDefault="0047441D" w:rsidP="0047441D">
            <w:pPr>
              <w:pStyle w:val="EngHang"/>
            </w:pPr>
            <w:r>
              <w:t>He also taught us that the Logos</w:t>
            </w:r>
          </w:p>
          <w:p w:rsidR="0047441D" w:rsidRDefault="0047441D" w:rsidP="0047441D">
            <w:pPr>
              <w:pStyle w:val="EngHang"/>
            </w:pPr>
            <w:r>
              <w:t>Is coessential with the Father,</w:t>
            </w:r>
          </w:p>
          <w:p w:rsidR="0047441D" w:rsidRDefault="0047441D" w:rsidP="0047441D">
            <w:pPr>
              <w:pStyle w:val="EngHang"/>
            </w:pPr>
            <w:r>
              <w:t>Perfect in His divinity,</w:t>
            </w:r>
          </w:p>
          <w:p w:rsidR="0047441D" w:rsidRDefault="0047441D" w:rsidP="0047441D">
            <w:pPr>
              <w:pStyle w:val="EngHangEnd"/>
            </w:pPr>
            <w:r>
              <w:t>With One Incarnate Nature.</w:t>
            </w:r>
          </w:p>
        </w:tc>
        <w:tc>
          <w:tcPr>
            <w:tcW w:w="288" w:type="dxa"/>
          </w:tcPr>
          <w:p w:rsidR="0047441D" w:rsidRDefault="0047441D" w:rsidP="00670C79"/>
        </w:tc>
        <w:tc>
          <w:tcPr>
            <w:tcW w:w="288" w:type="dxa"/>
          </w:tcPr>
          <w:p w:rsidR="0047441D" w:rsidRDefault="0047441D" w:rsidP="00670C79">
            <w:pPr>
              <w:pStyle w:val="CopticCross"/>
            </w:pPr>
          </w:p>
        </w:tc>
        <w:tc>
          <w:tcPr>
            <w:tcW w:w="3960" w:type="dxa"/>
          </w:tcPr>
          <w:p w:rsidR="0047441D" w:rsidRDefault="0047441D" w:rsidP="0047441D">
            <w:pPr>
              <w:pStyle w:val="CopticVersemulti-line"/>
            </w:pPr>
            <w:r>
              <w:t>Ⲟⲩⲟϩ ⲁϥⲧ̀ⲥⲁⲃⲟⲛ ϫⲉ Ⲡⲓⲗⲟⲅⲟⲥ:</w:t>
            </w:r>
          </w:p>
          <w:p w:rsidR="0047441D" w:rsidRDefault="0047441D" w:rsidP="0047441D">
            <w:pPr>
              <w:pStyle w:val="CopticVersemulti-line"/>
            </w:pPr>
            <w:r>
              <w:t>ⲛ̀ⲟ̀ⲙⲟⲟⲩⲥⲓⲟⲥ ⲛⲉⲙ Ⲫⲓⲱⲧ:</w:t>
            </w:r>
          </w:p>
          <w:p w:rsidR="0047441D" w:rsidRDefault="0047441D" w:rsidP="0047441D">
            <w:pPr>
              <w:pStyle w:val="CopticVersemulti-line"/>
            </w:pPr>
            <w:r>
              <w:t>ⲉϥϫⲏⲕ ⲉ̀ⲃⲟⲗ ϧⲉⲛ ⲧⲉϥⲙⲉⲑⲛⲟⲩϯ:</w:t>
            </w:r>
          </w:p>
          <w:p w:rsidR="0047441D" w:rsidRDefault="0047441D" w:rsidP="0047441D">
            <w:pPr>
              <w:pStyle w:val="CopticHangingVerse"/>
            </w:pPr>
            <w:r>
              <w:t>ϧⲉⲛ ⲟⲩⲫⲩⲥⲓⲥ ⲛ̀ⲟⲩⲱⲧ.</w:t>
            </w:r>
          </w:p>
        </w:tc>
      </w:tr>
      <w:tr w:rsidR="0047441D" w:rsidTr="00670C79">
        <w:trPr>
          <w:cantSplit/>
          <w:jc w:val="center"/>
        </w:trPr>
        <w:tc>
          <w:tcPr>
            <w:tcW w:w="288" w:type="dxa"/>
          </w:tcPr>
          <w:p w:rsidR="0047441D" w:rsidRDefault="0047441D" w:rsidP="00670C79">
            <w:pPr>
              <w:pStyle w:val="CopticCross"/>
            </w:pPr>
            <w:r w:rsidRPr="00FB5ACB">
              <w:t>¿</w:t>
            </w:r>
          </w:p>
        </w:tc>
        <w:tc>
          <w:tcPr>
            <w:tcW w:w="3960" w:type="dxa"/>
          </w:tcPr>
          <w:p w:rsidR="0047441D" w:rsidRDefault="0047441D" w:rsidP="0047441D">
            <w:pPr>
              <w:pStyle w:val="EngHang"/>
            </w:pPr>
            <w:r>
              <w:t>He fought the pagans</w:t>
            </w:r>
          </w:p>
          <w:p w:rsidR="0047441D" w:rsidRDefault="0047441D" w:rsidP="0047441D">
            <w:pPr>
              <w:pStyle w:val="EngHang"/>
            </w:pPr>
            <w:r>
              <w:t>And the heretics,</w:t>
            </w:r>
          </w:p>
          <w:p w:rsidR="0047441D" w:rsidRDefault="0047441D" w:rsidP="0047441D">
            <w:pPr>
              <w:pStyle w:val="EngHang"/>
            </w:pPr>
            <w:r>
              <w:t>Drawing them to the faith,</w:t>
            </w:r>
          </w:p>
          <w:p w:rsidR="0047441D" w:rsidRDefault="0047441D" w:rsidP="0047441D">
            <w:pPr>
              <w:pStyle w:val="EngHangEnd"/>
            </w:pPr>
            <w:r>
              <w:t>And fortifying his people in the faith.</w:t>
            </w:r>
          </w:p>
        </w:tc>
        <w:tc>
          <w:tcPr>
            <w:tcW w:w="288" w:type="dxa"/>
          </w:tcPr>
          <w:p w:rsidR="0047441D" w:rsidRDefault="0047441D" w:rsidP="00670C79"/>
        </w:tc>
        <w:tc>
          <w:tcPr>
            <w:tcW w:w="288" w:type="dxa"/>
          </w:tcPr>
          <w:p w:rsidR="0047441D" w:rsidRDefault="0047441D" w:rsidP="00670C79">
            <w:pPr>
              <w:pStyle w:val="CopticCross"/>
            </w:pPr>
            <w:r w:rsidRPr="00FB5ACB">
              <w:t>¿</w:t>
            </w:r>
          </w:p>
        </w:tc>
        <w:tc>
          <w:tcPr>
            <w:tcW w:w="3960" w:type="dxa"/>
          </w:tcPr>
          <w:p w:rsidR="0047441D" w:rsidRDefault="0047441D" w:rsidP="0047441D">
            <w:pPr>
              <w:pStyle w:val="CopticVersemulti-line"/>
            </w:pPr>
            <w:r>
              <w:t>Ⲁϥϯ ⲟⲩⲃⲉ ⲛⲓⲣⲉⲙⲛ̀ⲓ̀ⲇⲟⲗⲟⲛ:</w:t>
            </w:r>
          </w:p>
          <w:p w:rsidR="0047441D" w:rsidRDefault="0047441D" w:rsidP="0047441D">
            <w:pPr>
              <w:pStyle w:val="CopticVersemulti-line"/>
            </w:pPr>
            <w:r>
              <w:t>ⲕⲉ ⲟⲛ ⲛⲓϩⲉⲣⲉⲧⲩⲕⲟⲥ:</w:t>
            </w:r>
          </w:p>
          <w:p w:rsidR="0047441D" w:rsidRDefault="0047441D" w:rsidP="0047441D">
            <w:pPr>
              <w:pStyle w:val="CopticVersemulti-line"/>
            </w:pPr>
            <w:r>
              <w:t>ⲁϥⲥⲉⲕ ⲉⲣⲱⲟⲩ ⲉ̀ⲡⲓⲛⲁϩϯ:</w:t>
            </w:r>
          </w:p>
          <w:p w:rsidR="0047441D" w:rsidRDefault="0047441D" w:rsidP="0047441D">
            <w:pPr>
              <w:pStyle w:val="CopticHangingVerse"/>
            </w:pPr>
            <w:r>
              <w:t>ⲉϥϯ ⲧⲁϫⲣⲟ ⲙ̀ⲡⲉϥⲗⲁⲟⲥ.</w:t>
            </w:r>
          </w:p>
        </w:tc>
      </w:tr>
      <w:tr w:rsidR="0047441D" w:rsidTr="00670C79">
        <w:trPr>
          <w:cantSplit/>
          <w:jc w:val="center"/>
        </w:trPr>
        <w:tc>
          <w:tcPr>
            <w:tcW w:w="288" w:type="dxa"/>
          </w:tcPr>
          <w:p w:rsidR="0047441D" w:rsidRPr="00FB5ACB" w:rsidRDefault="0047441D" w:rsidP="00670C79">
            <w:pPr>
              <w:pStyle w:val="CopticCross"/>
            </w:pPr>
          </w:p>
        </w:tc>
        <w:tc>
          <w:tcPr>
            <w:tcW w:w="3960" w:type="dxa"/>
          </w:tcPr>
          <w:p w:rsidR="0047441D" w:rsidRDefault="0047441D" w:rsidP="0047441D">
            <w:pPr>
              <w:pStyle w:val="EngHang"/>
            </w:pPr>
            <w:r>
              <w:t>The father of theology spent</w:t>
            </w:r>
          </w:p>
          <w:p w:rsidR="0047441D" w:rsidRDefault="0047441D" w:rsidP="0047441D">
            <w:pPr>
              <w:pStyle w:val="EngHang"/>
            </w:pPr>
            <w:r>
              <w:t>His whole life struggling,</w:t>
            </w:r>
          </w:p>
          <w:p w:rsidR="0047441D" w:rsidRDefault="0047441D" w:rsidP="0047441D">
            <w:pPr>
              <w:pStyle w:val="EngHang"/>
            </w:pPr>
            <w:r>
              <w:t>And was against the world,</w:t>
            </w:r>
          </w:p>
          <w:p w:rsidR="0047441D" w:rsidRDefault="0047441D" w:rsidP="0047441D">
            <w:pPr>
              <w:pStyle w:val="EngHangEnd"/>
            </w:pPr>
            <w:r>
              <w:t>For he was with Christ.</w:t>
            </w:r>
          </w:p>
        </w:tc>
        <w:tc>
          <w:tcPr>
            <w:tcW w:w="288" w:type="dxa"/>
          </w:tcPr>
          <w:p w:rsidR="0047441D" w:rsidRDefault="0047441D" w:rsidP="00670C79"/>
        </w:tc>
        <w:tc>
          <w:tcPr>
            <w:tcW w:w="288" w:type="dxa"/>
          </w:tcPr>
          <w:p w:rsidR="0047441D" w:rsidRPr="00FB5ACB" w:rsidRDefault="0047441D" w:rsidP="00670C79">
            <w:pPr>
              <w:pStyle w:val="CopticCross"/>
            </w:pPr>
          </w:p>
        </w:tc>
        <w:tc>
          <w:tcPr>
            <w:tcW w:w="3960" w:type="dxa"/>
          </w:tcPr>
          <w:p w:rsidR="0047441D" w:rsidRDefault="0047441D" w:rsidP="0047441D">
            <w:pPr>
              <w:pStyle w:val="CopticVersemulti-line"/>
            </w:pPr>
            <w:r>
              <w:t>Ⲁⲫⲁϯⲙⲉⲑⲛⲟⲩϯ ϫⲉⲕⲉ̀ⲃⲟⲗ:</w:t>
            </w:r>
          </w:p>
          <w:p w:rsidR="0047441D" w:rsidRDefault="0047441D" w:rsidP="0047441D">
            <w:pPr>
              <w:pStyle w:val="CopticVersemulti-line"/>
            </w:pPr>
            <w:r>
              <w:t>ⲡⲉϥⲥⲏⲟⲩ ⲧⲏⲣϥ ϧⲉⲛ ⲡⲓⲁⲅⲱⲛ:</w:t>
            </w:r>
          </w:p>
          <w:p w:rsidR="0047441D" w:rsidRDefault="0047441D" w:rsidP="0047441D">
            <w:pPr>
              <w:pStyle w:val="CopticVersemulti-line"/>
            </w:pPr>
            <w:r>
              <w:t>ⲟⲩⲟϩ ⲁϥϣⲱⲡⲓ ⲟⲩⲃⲉ ⲡⲓⲕⲟⲥⲙⲟⲥ:</w:t>
            </w:r>
          </w:p>
          <w:p w:rsidR="0047441D" w:rsidRPr="003032D8" w:rsidRDefault="0047441D" w:rsidP="0047441D">
            <w:pPr>
              <w:pStyle w:val="CopticHangingVerse"/>
            </w:pPr>
            <w:r>
              <w:t>ϫⲉ ⲛⲁϥⲟⲓ ⲛⲉⲙ Ⲡⲭ̄ⲥ̄.</w:t>
            </w:r>
          </w:p>
        </w:tc>
      </w:tr>
      <w:tr w:rsidR="0047441D" w:rsidTr="00670C79">
        <w:trPr>
          <w:cantSplit/>
          <w:jc w:val="center"/>
        </w:trPr>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EngHang"/>
            </w:pPr>
            <w:r>
              <w:t>The great among the Patriarchs,</w:t>
            </w:r>
          </w:p>
          <w:p w:rsidR="0047441D" w:rsidRDefault="0047441D" w:rsidP="0047441D">
            <w:pPr>
              <w:pStyle w:val="EngHang"/>
            </w:pPr>
            <w:r>
              <w:t>He was like the Apostles;</w:t>
            </w:r>
          </w:p>
          <w:p w:rsidR="0047441D" w:rsidRDefault="0047441D" w:rsidP="0047441D">
            <w:pPr>
              <w:pStyle w:val="EngHang"/>
            </w:pPr>
            <w:r>
              <w:t>He established monasticism</w:t>
            </w:r>
          </w:p>
          <w:p w:rsidR="0047441D" w:rsidRDefault="0047441D" w:rsidP="0047441D">
            <w:pPr>
              <w:pStyle w:val="EngHangEnd"/>
            </w:pPr>
            <w:r>
              <w:t>In the dark West.</w:t>
            </w:r>
          </w:p>
        </w:tc>
        <w:tc>
          <w:tcPr>
            <w:tcW w:w="288" w:type="dxa"/>
          </w:tcPr>
          <w:p w:rsidR="0047441D" w:rsidRDefault="0047441D" w:rsidP="00670C79"/>
        </w:tc>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CopticVersemulti-line"/>
            </w:pPr>
            <w:r>
              <w:t>Ⲫⲏⲉⲧⲁϥϣⲱⲡⲓ ⲛⲉⲙ ⲛⲓⲁⲡⲟⲥⲧⲟⲗⲟⲥ:</w:t>
            </w:r>
          </w:p>
          <w:p w:rsidR="0047441D" w:rsidRDefault="0047441D" w:rsidP="0047441D">
            <w:pPr>
              <w:pStyle w:val="CopticVersemulti-line"/>
            </w:pPr>
            <w:r>
              <w:t>ⲡⲓⲛⲓϣϯ ϧⲉⲛ ⲛⲓⲡⲁⲧⲣⲓⲁⲣⲭⲏⲥ:</w:t>
            </w:r>
          </w:p>
          <w:p w:rsidR="0047441D" w:rsidRDefault="0047441D" w:rsidP="0047441D">
            <w:pPr>
              <w:pStyle w:val="CopticVersemulti-line"/>
            </w:pPr>
            <w:r>
              <w:t>ⲁϥϩⲓⲥⲉⲛϯ ⲛ̀ϯⲙⲉⲧⲙⲟⲛⲁⲭⲟⲥ:</w:t>
            </w:r>
          </w:p>
          <w:p w:rsidR="0047441D" w:rsidRDefault="0047441D" w:rsidP="0047441D">
            <w:pPr>
              <w:pStyle w:val="CopticHangingVerse"/>
            </w:pPr>
            <w:r>
              <w:t>ϧⲉⲛ ⲛⲉⲙϩⲏⲧ ⲉⲛⲁϥⲟⲓ ⲛ̀ⲭⲁⲕⲓ.</w:t>
            </w:r>
          </w:p>
        </w:tc>
      </w:tr>
      <w:tr w:rsidR="0047441D" w:rsidTr="00670C79">
        <w:trPr>
          <w:cantSplit/>
          <w:jc w:val="center"/>
        </w:trPr>
        <w:tc>
          <w:tcPr>
            <w:tcW w:w="288" w:type="dxa"/>
          </w:tcPr>
          <w:p w:rsidR="0047441D" w:rsidRPr="00FB5ACB" w:rsidRDefault="0047441D" w:rsidP="00670C79">
            <w:pPr>
              <w:pStyle w:val="CopticCross"/>
            </w:pPr>
          </w:p>
        </w:tc>
        <w:tc>
          <w:tcPr>
            <w:tcW w:w="3960" w:type="dxa"/>
          </w:tcPr>
          <w:p w:rsidR="0047441D" w:rsidRDefault="0047441D" w:rsidP="0047441D">
            <w:pPr>
              <w:pStyle w:val="EngHang"/>
            </w:pPr>
            <w:r>
              <w:t>And he established the Church</w:t>
            </w:r>
          </w:p>
          <w:p w:rsidR="0047441D" w:rsidRDefault="0047441D" w:rsidP="0047441D">
            <w:pPr>
              <w:pStyle w:val="EngHang"/>
            </w:pPr>
            <w:r>
              <w:t xml:space="preserve">In the land of </w:t>
            </w:r>
            <w:r w:rsidR="00670C79" w:rsidRPr="00670C79">
              <w:t>Abyssinia</w:t>
            </w:r>
            <w:r w:rsidR="00670C79">
              <w:rPr>
                <w:rStyle w:val="FootnoteReference"/>
              </w:rPr>
              <w:footnoteReference w:id="487"/>
            </w:r>
            <w:r>
              <w:t>;</w:t>
            </w:r>
          </w:p>
          <w:p w:rsidR="0047441D" w:rsidRDefault="0047441D" w:rsidP="0047441D">
            <w:pPr>
              <w:pStyle w:val="EngHang"/>
            </w:pPr>
            <w:r>
              <w:t>He sent them “the Father of Peace</w:t>
            </w:r>
            <w:r>
              <w:rPr>
                <w:rStyle w:val="FootnoteReference"/>
              </w:rPr>
              <w:footnoteReference w:id="488"/>
            </w:r>
            <w:r>
              <w:t>,”</w:t>
            </w:r>
          </w:p>
          <w:p w:rsidR="0047441D" w:rsidRDefault="0047441D" w:rsidP="0047441D">
            <w:pPr>
              <w:pStyle w:val="EngHangEnd"/>
            </w:pPr>
            <w:r>
              <w:t>The preacher of light.</w:t>
            </w:r>
          </w:p>
        </w:tc>
        <w:tc>
          <w:tcPr>
            <w:tcW w:w="288" w:type="dxa"/>
          </w:tcPr>
          <w:p w:rsidR="0047441D" w:rsidRDefault="0047441D" w:rsidP="00670C79"/>
        </w:tc>
        <w:tc>
          <w:tcPr>
            <w:tcW w:w="288" w:type="dxa"/>
          </w:tcPr>
          <w:p w:rsidR="0047441D" w:rsidRPr="00FB5ACB" w:rsidRDefault="0047441D" w:rsidP="00670C79">
            <w:pPr>
              <w:pStyle w:val="CopticCross"/>
            </w:pPr>
          </w:p>
        </w:tc>
        <w:tc>
          <w:tcPr>
            <w:tcW w:w="3960" w:type="dxa"/>
          </w:tcPr>
          <w:p w:rsidR="0047441D" w:rsidRDefault="0047441D" w:rsidP="0047441D">
            <w:pPr>
              <w:pStyle w:val="CopticVersemulti-line"/>
            </w:pPr>
            <w:r>
              <w:t>Ⲁϥϩⲓⲥⲉⲛϯ ⲟⲛ ⲛ̀ϯⲉⲕⲕⲗⲏⲥⲓⲁ:</w:t>
            </w:r>
          </w:p>
          <w:p w:rsidR="0047441D" w:rsidRDefault="0047441D" w:rsidP="0047441D">
            <w:pPr>
              <w:pStyle w:val="CopticVersemulti-line"/>
            </w:pPr>
            <w:r>
              <w:t>ϧⲉⲛ ⲧ̀ⲡⲟⲗⲓⲥ ⲛ̀ⲛⲓⲉ̀ⲑⲁⲩϣ:</w:t>
            </w:r>
          </w:p>
          <w:p w:rsidR="0047441D" w:rsidRDefault="0047441D" w:rsidP="0047441D">
            <w:pPr>
              <w:pStyle w:val="CopticVersemulti-line"/>
            </w:pPr>
            <w:r>
              <w:t>ⲁⲕⲟⲩⲱⲣⲡⲛⲱⲟⲩ ⲛ̀ⲁⲡⲟⲩⲛⲥⲁⲗⲁⲙⲁ:</w:t>
            </w:r>
          </w:p>
          <w:p w:rsidR="0047441D" w:rsidRDefault="0047441D" w:rsidP="0047441D">
            <w:pPr>
              <w:pStyle w:val="CopticHangingVerse"/>
            </w:pPr>
            <w:r>
              <w:t>ⲉ̀ⲧⲉ ⲡⲓϩⲓⲱⲓϣ ⲛ̀ⲧⲉ ⲡⲓⲟⲩⲱⲓⲛⲓ.</w:t>
            </w:r>
          </w:p>
        </w:tc>
      </w:tr>
      <w:tr w:rsidR="0047441D" w:rsidTr="00670C79">
        <w:trPr>
          <w:cantSplit/>
          <w:jc w:val="center"/>
        </w:trPr>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EngHang"/>
            </w:pPr>
            <w:r>
              <w:t>Pray to the Lord on our behalf,</w:t>
            </w:r>
          </w:p>
          <w:p w:rsidR="0047441D" w:rsidRDefault="0047441D" w:rsidP="0047441D">
            <w:pPr>
              <w:pStyle w:val="EngHang"/>
            </w:pPr>
            <w:r>
              <w:t>O great Patriarch,</w:t>
            </w:r>
          </w:p>
          <w:p w:rsidR="0047441D" w:rsidRDefault="0047441D" w:rsidP="0047441D">
            <w:pPr>
              <w:pStyle w:val="EngHang"/>
            </w:pPr>
            <w:r>
              <w:t>Abba Athanasius the Apostolic,</w:t>
            </w:r>
          </w:p>
          <w:p w:rsidR="0047441D" w:rsidRDefault="0047441D" w:rsidP="0047441D">
            <w:pPr>
              <w:pStyle w:val="EngHangEnd"/>
            </w:pPr>
            <w:r>
              <w:t>That He may forgive us our sins.</w:t>
            </w:r>
          </w:p>
        </w:tc>
        <w:tc>
          <w:tcPr>
            <w:tcW w:w="288" w:type="dxa"/>
          </w:tcPr>
          <w:p w:rsidR="0047441D" w:rsidRDefault="0047441D" w:rsidP="00670C79"/>
        </w:tc>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CopticVersemulti-line"/>
            </w:pPr>
            <w:r>
              <w:t>Ⲧⲱⲃϩ ⲙⲠⲟ̄ⲥ̄ ⲉ̀ϩ̀ⲣⲏⲓ ⲉ̀ϫⲱⲛ:</w:t>
            </w:r>
          </w:p>
          <w:p w:rsidR="0047441D" w:rsidRDefault="0047441D" w:rsidP="0047441D">
            <w:pPr>
              <w:pStyle w:val="CopticVersemulti-line"/>
            </w:pPr>
            <w:r>
              <w:t>ⲱ̀ⲡⲓⲛⲓϣϯ ⲙ̀ⲡⲁⲧⲣⲓⲁⲣⲭⲏⲥ:</w:t>
            </w:r>
          </w:p>
          <w:p w:rsidR="0047441D" w:rsidRDefault="0047441D" w:rsidP="0047441D">
            <w:pPr>
              <w:pStyle w:val="CopticVersemulti-line"/>
            </w:pPr>
            <w:r>
              <w:t>ⲁⲃⲃⲁ Ⲁⲑⲁⲛⲁⲥⲓⲟⲥ ⲡⲓⲁⲡⲟⲥⲧⲟⲗⲓⲕⲟⲥ:</w:t>
            </w:r>
          </w:p>
          <w:p w:rsidR="0047441D" w:rsidRDefault="0047441D" w:rsidP="0047441D">
            <w:pPr>
              <w:pStyle w:val="CopticHangingVerse"/>
            </w:pPr>
            <w:r>
              <w:t>ⲛ̀ⲧⲉϥⲭⲁ ⲛⲉⲛⲛⲃⲟⲓ ⲛⲁⲛ ⲉ̀ⲃⲟⲗ.</w:t>
            </w:r>
          </w:p>
        </w:tc>
      </w:tr>
    </w:tbl>
    <w:p w:rsidR="0047441D" w:rsidRDefault="0047441D" w:rsidP="0047441D">
      <w:pPr>
        <w:pStyle w:val="Rubric"/>
      </w:pPr>
      <w:r>
        <w:t>See also “The Doxology of St. Athanasius,” on page ##.</w:t>
      </w:r>
    </w:p>
    <w:p w:rsidR="00DD5136" w:rsidRDefault="00DD5136" w:rsidP="00DD5136">
      <w:pPr>
        <w:pStyle w:val="Heading3"/>
      </w:pPr>
      <w:r>
        <w:t>May 7 / Pashons 12: Commemoration of Archangel Michael</w:t>
      </w:r>
    </w:p>
    <w:p w:rsidR="00DD5136" w:rsidRDefault="00DD5136" w:rsidP="00DD5136">
      <w:pPr>
        <w:pStyle w:val="Rubric"/>
      </w:pPr>
      <w:r>
        <w:t>See the Feast of Archangel Michael on November 8 (9) / Athor 12, page ##.</w:t>
      </w:r>
    </w:p>
    <w:p w:rsidR="00B53E05" w:rsidRDefault="00B53E05" w:rsidP="00B53E05">
      <w:pPr>
        <w:pStyle w:val="Heading3"/>
      </w:pPr>
      <w:r>
        <w:t>May 7 / Pashons 12: Also the Consecration of the Church of St. Demiana</w:t>
      </w:r>
    </w:p>
    <w:p w:rsidR="00B53E05" w:rsidRDefault="00B53E05" w:rsidP="00DD5136">
      <w:pPr>
        <w:pStyle w:val="Rubric"/>
      </w:pPr>
      <w:r>
        <w:t>See January 8 (9) / Tobi 13, page ##.</w:t>
      </w:r>
    </w:p>
    <w:p w:rsidR="00220DFD" w:rsidRDefault="00220DFD" w:rsidP="00220DFD">
      <w:pPr>
        <w:pStyle w:val="Heading3"/>
      </w:pPr>
      <w:r>
        <w:t>May 8 / Pashons 13 St. Junia of the Seventy Two Disciples</w:t>
      </w:r>
    </w:p>
    <w:p w:rsidR="00220DFD" w:rsidRPr="007F571C" w:rsidRDefault="00220DFD" w:rsidP="00220DFD">
      <w:pPr>
        <w:pStyle w:val="Rubric"/>
      </w:pPr>
      <w:r>
        <w:t>See the Doxologies for the Apostles, or for Any Apostle, on page ##.</w:t>
      </w:r>
    </w:p>
    <w:p w:rsidR="00220DFD" w:rsidRDefault="00220DFD" w:rsidP="00220DFD">
      <w:pPr>
        <w:pStyle w:val="Heading3"/>
      </w:pPr>
      <w:r>
        <w:t xml:space="preserve">May 8 / Pashons 13 Also St. </w:t>
      </w:r>
      <w:commentRangeStart w:id="1107"/>
      <w:r>
        <w:t>Arsenius</w:t>
      </w:r>
      <w:commentRangeEnd w:id="1107"/>
      <w:r>
        <w:rPr>
          <w:rStyle w:val="CommentReference"/>
          <w:rFonts w:eastAsiaTheme="minorHAnsi" w:cstheme="minorBidi"/>
          <w:b w:val="0"/>
          <w:bCs w:val="0"/>
        </w:rPr>
        <w:commentReference w:id="1107"/>
      </w:r>
    </w:p>
    <w:p w:rsidR="00220DFD" w:rsidRDefault="00220DFD" w:rsidP="00220DF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Arsenious the great teacher,</w:t>
            </w:r>
          </w:p>
          <w:p w:rsidR="00220DFD" w:rsidRPr="004764BD" w:rsidRDefault="00220DFD" w:rsidP="00220DFD">
            <w:pPr>
              <w:pStyle w:val="EngHang"/>
            </w:pPr>
            <w:r w:rsidRPr="004764BD">
              <w:t xml:space="preserve">Renounced the </w:t>
            </w:r>
            <w:r>
              <w:t>whole</w:t>
            </w:r>
            <w:r w:rsidRPr="004764BD">
              <w:t xml:space="preserve"> world,</w:t>
            </w:r>
          </w:p>
          <w:p w:rsidR="00220DFD" w:rsidRPr="004764BD" w:rsidRDefault="00220DFD" w:rsidP="00220DFD">
            <w:pPr>
              <w:pStyle w:val="EngHang"/>
            </w:pPr>
            <w:r w:rsidRPr="004764BD">
              <w:t xml:space="preserve">And </w:t>
            </w:r>
            <w:r>
              <w:t>its</w:t>
            </w:r>
            <w:r w:rsidRPr="004764BD">
              <w:t xml:space="preserve"> perishable glory,</w:t>
            </w:r>
          </w:p>
          <w:p w:rsidR="00220DFD" w:rsidRDefault="00220DFD" w:rsidP="00220DFD">
            <w:pPr>
              <w:pStyle w:val="EngHangEnd"/>
            </w:pPr>
            <w:r w:rsidRPr="004764BD">
              <w:t>And listened to the Divine voice:</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Ⲁⲣⲥⲉⲛⲓⲟⲥ ⲡⲓⲛⲓϣϯ ⲛ̀ⲥⲁϧ:</w:t>
            </w:r>
          </w:p>
          <w:p w:rsidR="00220DFD" w:rsidRDefault="00220DFD" w:rsidP="00220DFD">
            <w:pPr>
              <w:pStyle w:val="CopticVersemulti-line"/>
            </w:pPr>
            <w:r>
              <w:t>ⲁϥⲭⲱ ⲙ̀ⲡⲓⲕⲟⲥⲙⲟⲥ ⲧⲏⲣϥ ⲛ̀ⲥⲱϥ:</w:t>
            </w:r>
          </w:p>
          <w:p w:rsidR="00220DFD" w:rsidRDefault="00220DFD" w:rsidP="00220DFD">
            <w:pPr>
              <w:pStyle w:val="CopticVersemulti-line"/>
            </w:pPr>
            <w:r>
              <w:t>ⲛⲉⲙ ⲡⲉϥⲱ̀ⲟⲩ ⲉⲑⲛⲁⲧⲁⲕⲟ:</w:t>
            </w:r>
          </w:p>
          <w:p w:rsidR="00220DFD" w:rsidRPr="00C35319" w:rsidRDefault="00220DFD" w:rsidP="00220DFD">
            <w:pPr>
              <w:pStyle w:val="CopticHangingVerse"/>
            </w:pPr>
            <w:r>
              <w:t>ⲁϥⲥⲱⲧⲉⲙ ⲛⲉⲙ ϯⲥ̀ⲙⲏ ⲛ̀ⲛⲟⲩϯ.</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“Flee from men,</w:t>
            </w:r>
          </w:p>
          <w:p w:rsidR="00220DFD" w:rsidRPr="004764BD" w:rsidRDefault="00220DFD" w:rsidP="00220DFD">
            <w:pPr>
              <w:pStyle w:val="EngHang"/>
            </w:pPr>
            <w:r w:rsidRPr="004764BD">
              <w:t>And you will save your soul</w:t>
            </w:r>
            <w:r>
              <w:t>.</w:t>
            </w:r>
            <w:r w:rsidRPr="004764BD">
              <w:t>”</w:t>
            </w:r>
          </w:p>
          <w:p w:rsidR="00220DFD" w:rsidRPr="004764BD" w:rsidRDefault="00220DFD" w:rsidP="00220DFD">
            <w:pPr>
              <w:pStyle w:val="EngHang"/>
            </w:pPr>
            <w:r>
              <w:t>Arsenious fled</w:t>
            </w:r>
            <w:r w:rsidRPr="004764BD">
              <w:t xml:space="preserve"> to the wilderness,</w:t>
            </w:r>
          </w:p>
          <w:p w:rsidR="00220DFD" w:rsidRDefault="00220DFD" w:rsidP="00220DFD">
            <w:pPr>
              <w:pStyle w:val="EngHangEnd"/>
            </w:pPr>
            <w:r>
              <w:t>And</w:t>
            </w:r>
            <w:r w:rsidRPr="004764BD">
              <w:t xml:space="preserve"> suffered greatly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Ϫⲉ ⲫⲱⲧ ⲉ̀ⲃⲟⲗ ϩⲁ ⲛⲓⲣⲱⲙⲓ:</w:t>
            </w:r>
          </w:p>
          <w:p w:rsidR="00220DFD" w:rsidRDefault="00220DFD" w:rsidP="00220DFD">
            <w:pPr>
              <w:pStyle w:val="CopticVersemulti-line"/>
            </w:pPr>
            <w:r>
              <w:t>ⲉⲕⲉ̀ⲛⲟϩⲉⲙ ⲛ̀ⲧⲉⲕⲯⲩⲭⲏ:</w:t>
            </w:r>
          </w:p>
          <w:p w:rsidR="00220DFD" w:rsidRDefault="00220DFD" w:rsidP="00220DFD">
            <w:pPr>
              <w:pStyle w:val="CopticVersemulti-line"/>
            </w:pPr>
            <w:r>
              <w:t>Ⲁⲣⲉⲥⲛⲓⲟⲥ ⲁϥϩⲱⲗ ⲉ̀ⲡ̀ϣⲁϥⲉ:</w:t>
            </w:r>
          </w:p>
          <w:p w:rsidR="00220DFD" w:rsidRPr="00CF5919" w:rsidRDefault="00220DFD" w:rsidP="00220DFD">
            <w:pPr>
              <w:pStyle w:val="CopticHangingVerse"/>
            </w:pPr>
            <w:r>
              <w:t>ⲁϥϣⲉⲡϧⲓⲥⲓ ⲉ̀ⲙⲁϣⲱ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Default="00220DFD" w:rsidP="00220DFD">
            <w:pPr>
              <w:pStyle w:val="EngHang"/>
            </w:pPr>
            <w:r>
              <w:t>With silence and tears,</w:t>
            </w:r>
          </w:p>
          <w:p w:rsidR="00220DFD" w:rsidRDefault="00220DFD" w:rsidP="00220DFD">
            <w:pPr>
              <w:pStyle w:val="EngHang"/>
            </w:pPr>
            <w:r>
              <w:t>Your continual prayers</w:t>
            </w:r>
          </w:p>
          <w:p w:rsidR="00220DFD" w:rsidRPr="004764BD" w:rsidRDefault="00220DFD" w:rsidP="00220DFD">
            <w:pPr>
              <w:pStyle w:val="EngHang"/>
            </w:pPr>
            <w:r>
              <w:t>Spread like fragrant incense</w:t>
            </w:r>
            <w:r w:rsidRPr="004764BD">
              <w:t xml:space="preserve">, </w:t>
            </w:r>
          </w:p>
          <w:p w:rsidR="00220DFD" w:rsidRDefault="00220DFD" w:rsidP="00220DFD">
            <w:pPr>
              <w:pStyle w:val="EngHang"/>
            </w:pPr>
            <w:r>
              <w:t>And so has your fame.</w:t>
            </w:r>
          </w:p>
          <w:p w:rsidR="00220DFD" w:rsidRDefault="00220DFD" w:rsidP="00220DFD">
            <w:pPr>
              <w:pStyle w:val="EngHangEnd"/>
            </w:pP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 ⲡⲉⲕⲥ̀ⲑⲟⲓⲛⲟⲩϥⲓ ϣⲱϣ ⲉ̀ⲃⲟⲗ:</w:t>
            </w:r>
          </w:p>
          <w:p w:rsidR="00220DFD" w:rsidRDefault="00220DFD" w:rsidP="00220DFD">
            <w:pPr>
              <w:pStyle w:val="CopticVersemulti-line"/>
            </w:pPr>
            <w:r>
              <w:t>ⲁ̀ ⲡⲉⲕⲥⲱⲓⲧ ⲥⲱⲣ ⲉ̀ⲃⲟⲗ:</w:t>
            </w:r>
          </w:p>
          <w:p w:rsidR="00220DFD" w:rsidRDefault="00220DFD" w:rsidP="00220DFD">
            <w:pPr>
              <w:pStyle w:val="CopticVersemulti-line"/>
            </w:pPr>
            <w:r>
              <w:t>ⲉⲑⲃⲉ ⲛⲉⲕϣ̀ⲗⲏⲗ ⲉⲑⲙⲏⲛ ⲉ̀ⲃⲟⲗ:</w:t>
            </w:r>
          </w:p>
          <w:p w:rsidR="00220DFD" w:rsidRDefault="00220DFD" w:rsidP="00220DFD">
            <w:pPr>
              <w:pStyle w:val="CopticHangingVerse"/>
            </w:pPr>
            <w:r>
              <w:t>ⲡⲉⲕⲭⲁⲣⲱϥ ⲛⲉⲙ ⲛⲉⲕⲉⲣⲙⲱⲟⲩⲓ̀.</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The choir of the monks,</w:t>
            </w:r>
          </w:p>
          <w:p w:rsidR="00220DFD" w:rsidRPr="004764BD" w:rsidRDefault="00220DFD" w:rsidP="00220DFD">
            <w:pPr>
              <w:pStyle w:val="EngHang"/>
            </w:pPr>
            <w:r>
              <w:t>Along with all the saints</w:t>
            </w:r>
            <w:r w:rsidRPr="004764BD">
              <w:t>,</w:t>
            </w:r>
          </w:p>
          <w:p w:rsidR="00220DFD" w:rsidRPr="004764BD" w:rsidRDefault="00220DFD" w:rsidP="00220DFD">
            <w:pPr>
              <w:pStyle w:val="EngHang"/>
            </w:pPr>
            <w:r w:rsidRPr="004764BD">
              <w:t>Boast of your toils,</w:t>
            </w:r>
          </w:p>
          <w:p w:rsidR="00220DFD" w:rsidRDefault="00220DFD" w:rsidP="00220DFD">
            <w:pPr>
              <w:pStyle w:val="EngHangEnd"/>
            </w:pPr>
            <w:r>
              <w:t>Which</w:t>
            </w:r>
            <w:r w:rsidRPr="004764BD">
              <w:t xml:space="preserve"> you accepted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Ⲛⲓⲭⲟⲣⲟⲥ ⲛ̀ⲛⲓⲙⲟⲛⲁⲭⲟⲥ:</w:t>
            </w:r>
          </w:p>
          <w:p w:rsidR="00220DFD" w:rsidRDefault="00220DFD" w:rsidP="00220DFD">
            <w:pPr>
              <w:pStyle w:val="CopticVersemulti-line"/>
            </w:pPr>
            <w:r>
              <w:t>ⲛⲉⲙ ⲛⲏⲉⲑⲟⲩⲁⲃ ⲧⲏⲣⲟⲩ ⲉⲩⲥⲟⲡ:</w:t>
            </w:r>
          </w:p>
          <w:p w:rsidR="00220DFD" w:rsidRDefault="00220DFD" w:rsidP="00220DFD">
            <w:pPr>
              <w:pStyle w:val="CopticVersemulti-line"/>
            </w:pPr>
            <w:r>
              <w:t>ⲥⲉϣⲟⲩϣⲟⲩ ⲙ̀ⲙⲱⲟⲩ ϩⲓϫⲉⲛ ⲛⲓϧⲓⲥⲓ:</w:t>
            </w:r>
          </w:p>
          <w:p w:rsidR="00220DFD" w:rsidRDefault="00220DFD" w:rsidP="00220DFD">
            <w:pPr>
              <w:pStyle w:val="CopticHangingVerse"/>
            </w:pPr>
            <w:r>
              <w:t>ⲉ̀ⲧⲁⲕϣⲟⲡⲟⲩ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Hail to you O cross-bearer,</w:t>
            </w:r>
          </w:p>
          <w:p w:rsidR="00220DFD" w:rsidRPr="004764BD" w:rsidRDefault="00220DFD" w:rsidP="00220DFD">
            <w:pPr>
              <w:pStyle w:val="EngHang"/>
            </w:pPr>
            <w:r w:rsidRPr="004764BD">
              <w:t>Hail to the good fighter,</w:t>
            </w:r>
          </w:p>
          <w:p w:rsidR="00220DFD" w:rsidRPr="004764BD" w:rsidRDefault="00220DFD" w:rsidP="00220DFD">
            <w:pPr>
              <w:pStyle w:val="EngHang"/>
            </w:pPr>
            <w:r w:rsidRPr="004764BD">
              <w:t>Hail to the beloved of Christ,</w:t>
            </w:r>
          </w:p>
          <w:p w:rsidR="00220DFD" w:rsidRDefault="00220DFD" w:rsidP="00220DFD">
            <w:pPr>
              <w:pStyle w:val="EngHangEnd"/>
            </w:pPr>
            <w:r w:rsidRPr="004764BD">
              <w:t>Our holy father Abba Arsenious.</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Ⲭⲉⲣⲉ ⲛⲁⲕ ⲱ̀ ⲡⲓⲥ̀ⲧⲁⲩⲣⲟⲫⲟⲣⲟⲥ:</w:t>
            </w:r>
          </w:p>
          <w:p w:rsidR="00220DFD" w:rsidRDefault="00220DFD" w:rsidP="00220DFD">
            <w:pPr>
              <w:pStyle w:val="CopticVersemulti-line"/>
            </w:pPr>
            <w:r>
              <w:t>ⲭⲉⲣⲉ ⲡⲓⲣⲉϥⲙⲓϣⲓ ⲛ̀ⲕⲁⲗⲱⲥ:</w:t>
            </w:r>
          </w:p>
          <w:p w:rsidR="00220DFD" w:rsidRDefault="00220DFD" w:rsidP="00220DFD">
            <w:pPr>
              <w:pStyle w:val="CopticVersemulti-line"/>
            </w:pPr>
            <w:r>
              <w:t>ⲭⲉⲣⲉ ⲡⲓⲙⲉⲛⲣⲓⲧ ⲛ̀ⲧⲉ Ⲡⲓⲭ̀ⲣⲓⲥⲧⲟⲥ:</w:t>
            </w:r>
          </w:p>
          <w:p w:rsidR="00220DFD" w:rsidRDefault="00220DFD" w:rsidP="00220DFD">
            <w:pPr>
              <w:pStyle w:val="CopticHangingVerse"/>
            </w:pPr>
            <w:r>
              <w:t>ⲡⲉⲛⲓⲱⲧ ⲉⲑⲟⲩⲁⲃ ⲁⲃⲃⲁ Ⲁⲣⲥⲉⲛⲓⲟⲥ.</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Pray to the Lord on our behalf,</w:t>
            </w:r>
          </w:p>
          <w:p w:rsidR="00220DFD" w:rsidRPr="004764BD" w:rsidRDefault="00220DFD" w:rsidP="00220DFD">
            <w:pPr>
              <w:pStyle w:val="EngHang"/>
            </w:pPr>
            <w:r w:rsidRPr="004764BD">
              <w:t>Our holy and righteous,</w:t>
            </w:r>
          </w:p>
          <w:p w:rsidR="00220DFD" w:rsidRPr="004764BD" w:rsidRDefault="00220DFD" w:rsidP="00220DFD">
            <w:pPr>
              <w:pStyle w:val="EngHang"/>
            </w:pPr>
            <w:r w:rsidRPr="004764BD">
              <w:t xml:space="preserve">Abba Arsenious the teacher of </w:t>
            </w:r>
            <w:r>
              <w:t>princes</w:t>
            </w:r>
            <w:r w:rsidRPr="004764BD">
              <w:t>,</w:t>
            </w:r>
          </w:p>
          <w:p w:rsidR="00220DFD" w:rsidRDefault="00220DFD" w:rsidP="00220DFD">
            <w:pPr>
              <w:pStyle w:val="EngHangEnd"/>
            </w:pPr>
            <w:r w:rsidRPr="004764BD">
              <w:t>That He</w:t>
            </w:r>
            <w:r>
              <w:t xml:space="preserve"> may forgive us our sins.</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Ⲧⲱⲃϩ ⲙ̀Ⲡⲟ̄ⲥ̄ ⲉ̀ϩ̀ⲣⲏⲓ ⲉ̀ϫⲱⲛ:</w:t>
            </w:r>
          </w:p>
          <w:p w:rsidR="00220DFD" w:rsidRDefault="00220DFD" w:rsidP="00220DFD">
            <w:pPr>
              <w:pStyle w:val="CopticVersemulti-line"/>
            </w:pPr>
            <w:r>
              <w:t>ⲡⲉⲛⲓⲱⲧ ⲉⲑⲟⲩⲁⲃ ⲛ̀ⲇⲓⲕⲉⲟⲥ:</w:t>
            </w:r>
          </w:p>
          <w:p w:rsidR="00220DFD" w:rsidRDefault="00220DFD" w:rsidP="00220DFD">
            <w:pPr>
              <w:pStyle w:val="CopticVersemulti-line"/>
            </w:pPr>
            <w:r>
              <w:t>ⲁⲃⲃⲁ Ⲁⲣⲥⲉⲛⲓⲟⲥ ⲡ̀ⲥⲁϧ ⲛ̀ⲛⲓⲟⲩⲣⲱⲟⲩ:</w:t>
            </w:r>
          </w:p>
          <w:p w:rsidR="00220DFD" w:rsidRDefault="00220DFD" w:rsidP="00220DFD">
            <w:pPr>
              <w:pStyle w:val="CopticHangingVerse"/>
            </w:pPr>
            <w:r>
              <w:t>ⲛ̀ⲧⲉϥⲭⲁ ⲛⲉⲛⲛⲟⲃⲓ ⲛⲁⲛ ⲉ̀ⲃⲟⲗ.</w:t>
            </w:r>
          </w:p>
        </w:tc>
      </w:tr>
    </w:tbl>
    <w:p w:rsidR="00C30529" w:rsidRDefault="00C30529" w:rsidP="00495F1A">
      <w:pPr>
        <w:pStyle w:val="Heading3"/>
      </w:pPr>
      <w:r>
        <w:t>May 9 / Pashons 14: St. Pachomius</w:t>
      </w:r>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rsidTr="00E77C68">
        <w:trPr>
          <w:cantSplit/>
          <w:jc w:val="center"/>
        </w:trPr>
        <w:tc>
          <w:tcPr>
            <w:tcW w:w="288" w:type="dxa"/>
          </w:tcPr>
          <w:p w:rsidR="00042555" w:rsidRDefault="00042555" w:rsidP="00E77C68">
            <w:pPr>
              <w:pStyle w:val="CopticCross"/>
            </w:pPr>
          </w:p>
        </w:tc>
        <w:tc>
          <w:tcPr>
            <w:tcW w:w="3960" w:type="dxa"/>
          </w:tcPr>
          <w:p w:rsidR="00042555" w:rsidRDefault="00042555" w:rsidP="00042555">
            <w:pPr>
              <w:pStyle w:val="EngHang"/>
            </w:pPr>
            <w:r>
              <w:t>Our holy father, Abba Pachom,</w:t>
            </w:r>
          </w:p>
          <w:p w:rsidR="00042555" w:rsidRDefault="00042555" w:rsidP="00042555">
            <w:pPr>
              <w:pStyle w:val="EngHang"/>
            </w:pPr>
            <w:r>
              <w:t>You are blessed,</w:t>
            </w:r>
          </w:p>
          <w:p w:rsidR="00042555" w:rsidRPr="004764BD" w:rsidRDefault="00042555" w:rsidP="00042555">
            <w:pPr>
              <w:pStyle w:val="EngHang"/>
            </w:pPr>
            <w:r w:rsidRPr="004764BD">
              <w:t>You inherited the blessing,</w:t>
            </w:r>
          </w:p>
          <w:p w:rsidR="00042555" w:rsidRDefault="00042555" w:rsidP="00042555">
            <w:pPr>
              <w:pStyle w:val="EngHangEnd"/>
            </w:pPr>
            <w:r w:rsidRPr="004764BD">
              <w:t>From the Lord God.</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Ⲛⲑⲟⲕ ⲟⲩⲙⲁⲕⲁⲣⲓⲟⲥ:</w:t>
            </w:r>
          </w:p>
          <w:p w:rsidR="00042555" w:rsidRDefault="00042555" w:rsidP="00042555">
            <w:pPr>
              <w:pStyle w:val="CopticVersemulti-line"/>
            </w:pPr>
            <w:r>
              <w:t>ⲡⲉⲛⲓⲱⲧ ⲉ̄ⲑ̄ⲩ̄ ⲁⲃⲃⲁ Ⲡⲁϧⲱⲙ:</w:t>
            </w:r>
          </w:p>
          <w:p w:rsidR="00042555" w:rsidRDefault="00042555" w:rsidP="00042555">
            <w:pPr>
              <w:pStyle w:val="CopticVersemulti-line"/>
            </w:pPr>
            <w:r>
              <w:t>ⲁⲕⲉⲣⲕ̀ⲗⲏⲣⲟⲛⲟⲙⲓⲛ ⲙ̀ⲡⲓⲥ̀ⲙⲟⲩ:</w:t>
            </w:r>
          </w:p>
          <w:p w:rsidR="00042555" w:rsidRPr="00C35319" w:rsidRDefault="00042555" w:rsidP="00042555">
            <w:pPr>
              <w:pStyle w:val="CopticHangingVerse"/>
            </w:pPr>
            <w:r>
              <w:t>ⲉ̀ⲃⲟⲗ ϩⲓⲧⲉⲛ Ⲡⲟ̄ⲥ̄ Ⲫϯ.</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 xml:space="preserve">Was worthy </w:t>
            </w:r>
            <w:r>
              <w:t>to behold</w:t>
            </w:r>
            <w:r w:rsidRPr="004764BD">
              <w:t>,</w:t>
            </w:r>
          </w:p>
          <w:p w:rsidR="00042555" w:rsidRPr="004764BD" w:rsidRDefault="00042555" w:rsidP="00042555">
            <w:pPr>
              <w:pStyle w:val="EngHang"/>
            </w:pPr>
            <w:r>
              <w:t>The Lord and His</w:t>
            </w:r>
          </w:p>
          <w:p w:rsidR="00042555" w:rsidRDefault="00042555" w:rsidP="00042555">
            <w:pPr>
              <w:pStyle w:val="EngHangEnd"/>
            </w:pPr>
            <w:r>
              <w:t>H</w:t>
            </w:r>
            <w:r w:rsidRPr="004764BD">
              <w:t>oly angels</w:t>
            </w:r>
            <w:r>
              <w:t>, many times</w:t>
            </w:r>
            <w:r w:rsidRPr="004764BD">
              <w: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ⲁⲕⲉⲣⲙ̀ⲡ̀ϣⲁ ⲛ̀ⲟⲩⲙⲏϣ ⲛ̀ⲥⲟⲡ:</w:t>
            </w:r>
          </w:p>
          <w:p w:rsidR="00042555" w:rsidRDefault="00042555" w:rsidP="00042555">
            <w:pPr>
              <w:pStyle w:val="CopticVersemulti-line"/>
            </w:pPr>
            <w:r>
              <w:t>ⲁⲕⲉⲣⲑⲉⲟⲣⲓⲛ ⲙ̀Ⲡⲟ̄ⲥ̄:</w:t>
            </w:r>
          </w:p>
          <w:p w:rsidR="00042555" w:rsidRPr="00CF5919" w:rsidRDefault="00042555" w:rsidP="00042555">
            <w:pPr>
              <w:pStyle w:val="CopticHangingVerse"/>
            </w:pPr>
            <w:r>
              <w:t>ⲛⲉⲙ ⲛⲉϥⲁ̀ⲅⲅⲉⲗⲟⲥ ⲉ̄ⲑ̄ⲩ̄.</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You interpreted the commandments of God,</w:t>
            </w:r>
          </w:p>
          <w:p w:rsidR="00042555" w:rsidRPr="004764BD" w:rsidRDefault="00042555" w:rsidP="00042555">
            <w:pPr>
              <w:pStyle w:val="EngHang"/>
            </w:pPr>
            <w:r w:rsidRPr="004764BD">
              <w:t>You perfected all the virtues,</w:t>
            </w:r>
          </w:p>
          <w:p w:rsidR="00042555" w:rsidRDefault="00042555" w:rsidP="00042555">
            <w:pPr>
              <w:pStyle w:val="EngHangEnd"/>
            </w:pPr>
            <w:r w:rsidRPr="004764BD">
              <w:t>And you pleased Christ.</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ⲁⲕⲉ̀ⲣⲟⲩⲁ̀ϩⲉⲙ ⲛⲓⲉⲛⲧⲟⲗⲏ ⲛ̀ⲧⲉ Ⲫϯ:</w:t>
            </w:r>
          </w:p>
          <w:p w:rsidR="00042555" w:rsidRDefault="00042555" w:rsidP="00042555">
            <w:pPr>
              <w:pStyle w:val="CopticVersemulti-line"/>
            </w:pPr>
            <w:r>
              <w:t>ⲁⲕϫⲱⲕ ⲛ̀ⲛⲓⲁ̀ⲣⲉⲧⲏ ⲧⲏⲣⲟⲩ:</w:t>
            </w:r>
          </w:p>
          <w:p w:rsidR="00042555" w:rsidRPr="001B4E41" w:rsidRDefault="00042555" w:rsidP="00042555">
            <w:pPr>
              <w:pStyle w:val="CopticHangingVerse"/>
            </w:pPr>
            <w:r>
              <w:t>ⲟⲩⲟϩ ⲁⲕⲣⲁⲛⲁ ⲙ̀Ⲡⲟ̄ⲥ̄.</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Default="00042555" w:rsidP="00042555">
            <w:pPr>
              <w:pStyle w:val="EngHang"/>
            </w:pPr>
            <w:r>
              <w:t>Our holy father, Theodore</w:t>
            </w:r>
          </w:p>
          <w:p w:rsidR="00042555" w:rsidRPr="004764BD" w:rsidRDefault="00042555" w:rsidP="00042555">
            <w:pPr>
              <w:pStyle w:val="EngHang"/>
            </w:pPr>
            <w:r>
              <w:t>You are t</w:t>
            </w:r>
            <w:r w:rsidRPr="004764BD">
              <w:t>he comfort of the ascetics,</w:t>
            </w:r>
          </w:p>
          <w:p w:rsidR="00042555" w:rsidRPr="004764BD" w:rsidRDefault="00042555" w:rsidP="00042555">
            <w:pPr>
              <w:pStyle w:val="EngHang"/>
            </w:pPr>
            <w:r w:rsidRPr="004764BD">
              <w:t>For you became the successor,</w:t>
            </w:r>
          </w:p>
          <w:p w:rsidR="00042555" w:rsidRDefault="00042555" w:rsidP="00042555">
            <w:pPr>
              <w:pStyle w:val="EngHangEnd"/>
            </w:pPr>
            <w:r w:rsidRPr="004764BD">
              <w:t>Of your father</w:t>
            </w:r>
            <w:r>
              <w:t>,</w:t>
            </w:r>
            <w:r w:rsidRPr="004764BD">
              <w:t xml:space="preserve"> Pachomius.</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Ⲯⲟⲗⲥⲉⲗ ⲛ̀ⲛⲓⲁ̀ⲥⲕⲏⲧⲏⲥ:</w:t>
            </w:r>
          </w:p>
          <w:p w:rsidR="00042555" w:rsidRDefault="00042555" w:rsidP="00042555">
            <w:pPr>
              <w:pStyle w:val="CopticVersemulti-line"/>
            </w:pPr>
            <w:r>
              <w:t>ⲡⲉⲛⲓⲱⲧ ⲉ̄ⲑ̄ⲩ̄ ⲑⲉⲟⲇⲱⲣⲟⲥ:</w:t>
            </w:r>
          </w:p>
          <w:p w:rsidR="00042555" w:rsidRDefault="00042555" w:rsidP="00042555">
            <w:pPr>
              <w:pStyle w:val="CopticVersemulti-line"/>
            </w:pPr>
            <w:r>
              <w:t>ϫⲉ ⲁⲕϣⲱⲡⲓ ⲛ̀ⲧ̀ϣⲉⲃⲓⲙ:</w:t>
            </w:r>
          </w:p>
          <w:p w:rsidR="00042555" w:rsidRDefault="00042555" w:rsidP="00042555">
            <w:pPr>
              <w:pStyle w:val="CopticHangingVerse"/>
            </w:pPr>
            <w:r>
              <w:t>ⲙ̀ⲡⲉⲕⲓⲱⲧ Ⲡⲁϧⲱⲙⲓⲟⲥ.</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You made the brothers zealous,</w:t>
            </w:r>
          </w:p>
          <w:p w:rsidR="00042555" w:rsidRPr="004764BD" w:rsidRDefault="00042555" w:rsidP="00042555">
            <w:pPr>
              <w:pStyle w:val="EngHang"/>
            </w:pPr>
            <w:r>
              <w:t>For</w:t>
            </w:r>
            <w:r w:rsidRPr="004764BD">
              <w:t xml:space="preserve"> godliness,</w:t>
            </w:r>
          </w:p>
          <w:p w:rsidR="00042555" w:rsidRPr="004764BD" w:rsidRDefault="00042555" w:rsidP="00042555">
            <w:pPr>
              <w:pStyle w:val="EngHang"/>
            </w:pPr>
            <w:r w:rsidRPr="004764BD">
              <w:t>And you instructed them,</w:t>
            </w:r>
          </w:p>
          <w:p w:rsidR="00042555" w:rsidRDefault="00042555" w:rsidP="00042555">
            <w:pPr>
              <w:pStyle w:val="EngHangEnd"/>
            </w:pPr>
            <w:r w:rsidRPr="004764BD">
              <w:t>With your sweet words.</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Ⲁⲕⲭⲟϩⲕⲁϩ ⲛ̀ⲛⲓⲥ̀ⲏⲟⲩ:</w:t>
            </w:r>
          </w:p>
          <w:p w:rsidR="00042555" w:rsidRDefault="00042555" w:rsidP="00042555">
            <w:pPr>
              <w:pStyle w:val="CopticVersemulti-line"/>
            </w:pPr>
            <w:r>
              <w:t>ⲉ̀ϩ̀ⲣⲏⲓ ⲉ̀ϯⲙⲉⲧⲉⲩⲥⲉⲃⲏⲥ:</w:t>
            </w:r>
          </w:p>
          <w:p w:rsidR="00042555" w:rsidRDefault="00042555" w:rsidP="00042555">
            <w:pPr>
              <w:pStyle w:val="CopticVersemulti-line"/>
            </w:pPr>
            <w:r>
              <w:t>ⲁⲕⲉⲣⲕⲁⲑⲓⲭⲓⲛ ⲙ̀ⲙⲱⲟⲩ:</w:t>
            </w:r>
          </w:p>
          <w:p w:rsidR="00042555" w:rsidRDefault="00042555" w:rsidP="00042555">
            <w:pPr>
              <w:pStyle w:val="CopticHangingVerse"/>
            </w:pPr>
            <w:r>
              <w:t>ϧⲉⲛ ⲡⲉⲕⲥⲁϫⲓ ⲅⲁⲣ ⲉⲧϩⲟⲗϫ.</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Pr="004764BD" w:rsidRDefault="00042555" w:rsidP="00042555">
            <w:pPr>
              <w:pStyle w:val="EngHang"/>
            </w:pPr>
            <w:r w:rsidRPr="004764BD">
              <w:t>You comforted the weak,</w:t>
            </w:r>
          </w:p>
          <w:p w:rsidR="00042555" w:rsidRPr="004764BD" w:rsidRDefault="00042555" w:rsidP="00042555">
            <w:pPr>
              <w:pStyle w:val="EngHang"/>
            </w:pPr>
            <w:r>
              <w:t>And the faint-</w:t>
            </w:r>
            <w:r w:rsidRPr="004764BD">
              <w:t>hearted,</w:t>
            </w:r>
          </w:p>
          <w:p w:rsidR="00042555" w:rsidRPr="004764BD" w:rsidRDefault="00042555" w:rsidP="00042555">
            <w:pPr>
              <w:pStyle w:val="EngHang"/>
            </w:pPr>
            <w:r w:rsidRPr="004764BD">
              <w:t>In perfect love,</w:t>
            </w:r>
          </w:p>
          <w:p w:rsidR="00042555" w:rsidRDefault="00042555" w:rsidP="00042555">
            <w:pPr>
              <w:pStyle w:val="EngHangEnd"/>
            </w:pPr>
            <w:r w:rsidRPr="004764BD">
              <w:t>Through our Lord Jesus Christ.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Ⲁⲕϯⲛⲟⲙϯ ⲛ̀ⲛⲏⲉⲧϩⲁϣ:</w:t>
            </w:r>
          </w:p>
          <w:p w:rsidR="00042555" w:rsidRDefault="00042555" w:rsidP="00042555">
            <w:pPr>
              <w:pStyle w:val="CopticVersemulti-line"/>
            </w:pPr>
            <w:r>
              <w:t>ⲛⲉⲙ ⲛⲏⲉ̀ⲧⲟⲓ ⲛ̀ⲕⲟⲩϫⲓ ⲛ̀ϩⲏⲧ:</w:t>
            </w:r>
          </w:p>
          <w:p w:rsidR="00042555" w:rsidRDefault="00042555" w:rsidP="00042555">
            <w:pPr>
              <w:pStyle w:val="CopticVersemulti-line"/>
            </w:pPr>
            <w:r>
              <w:t>ϧⲉⲛ ϯⲁ̀ⲅⲁⲡⲏ ⲉⲧϫⲕⲏ ⲉ̀ⲃⲟⲗ:</w:t>
            </w:r>
          </w:p>
          <w:p w:rsidR="00042555" w:rsidRDefault="00042555" w:rsidP="00042555">
            <w:pPr>
              <w:pStyle w:val="CopticHangingVerse"/>
            </w:pPr>
            <w:r>
              <w:t>ϩⲓⲧⲉⲛ ⲡⲉⲛⲟ̄ⲥ̄ Ⲓⲏ̄ⲥ̄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Hail to my lords and holy fathers,</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 xml:space="preserve">And </w:t>
            </w:r>
            <w:r>
              <w:t>his disciple, Theodore,</w:t>
            </w:r>
          </w:p>
          <w:p w:rsidR="00042555" w:rsidRPr="004764BD" w:rsidRDefault="00042555" w:rsidP="00042555">
            <w:pPr>
              <w:pStyle w:val="EngHangEnd"/>
            </w:pPr>
            <w:r w:rsidRPr="004764BD">
              <w:t>The beloved of Christ.</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Ⲭⲉⲣⲉ ⲛⲁⲟ̄ⲥ̄ ⲛ̀ⲓⲱϯ ⲉ̄ⲑ̄ⲩ̄:</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ⲛⲓⲙⲉⲛⲣⲁϯ ⲛ̀ⲧⲉ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 xml:space="preserve">Pray to the Lord on our behalf, </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And his disciple,</w:t>
            </w:r>
            <w:r>
              <w:t xml:space="preserve"> Theodore,</w:t>
            </w:r>
          </w:p>
          <w:p w:rsidR="00042555" w:rsidRDefault="00042555" w:rsidP="00042555">
            <w:pPr>
              <w:pStyle w:val="EngHangEnd"/>
            </w:pPr>
            <w:r w:rsidRPr="004764BD">
              <w:t>That He may</w:t>
            </w:r>
            <w:r>
              <w:t xml:space="preserve"> forgive us our sins.</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Ⲧⲱⲃϩ ⲙ̀Ⲡⲟ̄ⲥ̄ ⲉ̀ϩ̀ⲣⲏⲓ ⲉ̀ⲅⲱⲛ:</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ⲛ̀ⲧⲉϥ ⲭⲁ ⲛⲉⲛⲛⲟⲃⲓ ⲛⲁⲛ ⲉ̀ⲃⲟⲗ.</w:t>
            </w:r>
          </w:p>
        </w:tc>
      </w:tr>
    </w:tbl>
    <w:p w:rsidR="002E495E" w:rsidRDefault="002E495E" w:rsidP="002E495E">
      <w:pPr>
        <w:pStyle w:val="Heading3"/>
      </w:pPr>
      <w:r>
        <w:t>May 11 / Pashons 16: Commemoration of St. John the Evangelist</w:t>
      </w:r>
    </w:p>
    <w:p w:rsid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104"/>
      <w:bookmarkEnd w:id="1105"/>
      <w:bookmarkEnd w:id="1106"/>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108"/>
            <w:r>
              <w:t>approached</w:t>
            </w:r>
            <w:commentRangeEnd w:id="1108"/>
            <w:r>
              <w:rPr>
                <w:rStyle w:val="CommentReference"/>
              </w:rPr>
              <w:commentReference w:id="1108"/>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109"/>
            <w:r>
              <w:t xml:space="preserve">Ⲫⲱⲕ </w:t>
            </w:r>
            <w:commentRangeEnd w:id="1109"/>
            <w:r>
              <w:rPr>
                <w:rStyle w:val="CommentReference"/>
                <w:rFonts w:ascii="Times New Roman" w:hAnsi="Times New Roman"/>
              </w:rPr>
              <w:commentReference w:id="1109"/>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A055D8" w:rsidRDefault="00A055D8" w:rsidP="00A055D8">
      <w:pPr>
        <w:pStyle w:val="Heading3"/>
      </w:pPr>
      <w:r>
        <w:t>May 19 / Pashons 24: Also, St. Pashnouni, the Monk and Martyr</w:t>
      </w:r>
    </w:p>
    <w:p w:rsidR="00A055D8" w:rsidRDefault="00A055D8" w:rsidP="00A055D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May the Name of Jesus</w:t>
            </w:r>
          </w:p>
          <w:p w:rsidR="00A055D8" w:rsidRDefault="00A055D8" w:rsidP="00A055D8">
            <w:pPr>
              <w:pStyle w:val="EngHang"/>
            </w:pPr>
            <w:r>
              <w:t>Be glorified in all His saints,</w:t>
            </w:r>
          </w:p>
          <w:p w:rsidR="00A055D8" w:rsidRDefault="00A055D8" w:rsidP="00A055D8">
            <w:pPr>
              <w:pStyle w:val="EngHang"/>
            </w:pPr>
            <w:r>
              <w:t>Who have pleased Him with their deeds,</w:t>
            </w:r>
          </w:p>
          <w:p w:rsidR="00A055D8" w:rsidRDefault="00A055D8" w:rsidP="00A055D8">
            <w:pPr>
              <w:pStyle w:val="EngHangEnd"/>
            </w:pPr>
            <w:r>
              <w:t>Pashnouni among them.</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t>Ⲉϥϭⲓⲱⲟⲩ ⲛ̀ϫⲉ Ⲫⲣⲁⲛ ⲛ̀Ⲓⲏ̄ⲥ̄:</w:t>
            </w:r>
          </w:p>
          <w:p w:rsidR="00A055D8" w:rsidRDefault="00A055D8" w:rsidP="00A055D8">
            <w:pPr>
              <w:pStyle w:val="CopticVersemulti-line"/>
            </w:pPr>
            <w:r>
              <w:t>ϧⲉⲛ ⲛⲓⲁⲅⲓⲟⲥ ⲧⲏⲣⲟⲩ ⲛ̀ⲧⲁϥ:</w:t>
            </w:r>
          </w:p>
          <w:p w:rsidR="00A055D8" w:rsidRDefault="00A055D8" w:rsidP="00A055D8">
            <w:pPr>
              <w:pStyle w:val="CopticVersemulti-line"/>
            </w:pPr>
            <w:r>
              <w:t>ⲉⲧⲁⲩⲣⲁⲛⲁϥ ϧⲉⲛ ⲛⲟⲩϩ̀ⲃⲏⲟⲩⲓ:</w:t>
            </w:r>
          </w:p>
          <w:p w:rsidR="00A055D8" w:rsidRPr="00C35319" w:rsidRDefault="00A055D8" w:rsidP="00A055D8">
            <w:pPr>
              <w:pStyle w:val="CopticHangingVerse"/>
            </w:pPr>
            <w:r>
              <w:t>ⲛⲉⲙⲱⲟⲩ ⲡⲓⲙⲁⲣⲧⲩⲣⲟⲥ Ⲡⲁϣⲛⲟⲩⲛⲓ.</w:t>
            </w:r>
          </w:p>
        </w:tc>
      </w:tr>
      <w:tr w:rsidR="00A055D8" w:rsidTr="002B038E">
        <w:trPr>
          <w:cantSplit/>
          <w:jc w:val="center"/>
        </w:trPr>
        <w:tc>
          <w:tcPr>
            <w:tcW w:w="288" w:type="dxa"/>
          </w:tcPr>
          <w:p w:rsidR="00A055D8" w:rsidRDefault="00A055D8" w:rsidP="002B038E">
            <w:pPr>
              <w:pStyle w:val="CopticCross"/>
            </w:pPr>
            <w:r w:rsidRPr="00FB5ACB">
              <w:t>¿</w:t>
            </w:r>
          </w:p>
        </w:tc>
        <w:tc>
          <w:tcPr>
            <w:tcW w:w="3960" w:type="dxa"/>
          </w:tcPr>
          <w:p w:rsidR="00A055D8" w:rsidRDefault="00A055D8" w:rsidP="00A055D8">
            <w:pPr>
              <w:pStyle w:val="EngHang"/>
            </w:pPr>
            <w:r>
              <w:t>He became a monk</w:t>
            </w:r>
          </w:p>
          <w:p w:rsidR="00A055D8" w:rsidRDefault="00A055D8" w:rsidP="00A055D8">
            <w:pPr>
              <w:pStyle w:val="EngHang"/>
            </w:pPr>
            <w:r>
              <w:t>In Abba Makari’s monastery.</w:t>
            </w:r>
          </w:p>
          <w:p w:rsidR="00A055D8" w:rsidRDefault="00A055D8" w:rsidP="00A055D8">
            <w:pPr>
              <w:pStyle w:val="EngHang"/>
            </w:pPr>
            <w:r>
              <w:t>He was a righteous monk</w:t>
            </w:r>
          </w:p>
          <w:p w:rsidR="00A055D8" w:rsidRDefault="00A055D8" w:rsidP="00A055D8">
            <w:pPr>
              <w:pStyle w:val="EngHangEnd"/>
            </w:pPr>
            <w:r>
              <w:t>Steadfast in the true faith.</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Ⲫⲁⲓ ⲉⲧⲁϥⲉⲣⲙⲟⲛⲁⲭⲟⲥ:</w:t>
            </w:r>
          </w:p>
          <w:p w:rsidR="00A055D8" w:rsidRDefault="00A055D8" w:rsidP="00A055D8">
            <w:pPr>
              <w:pStyle w:val="CopticVersemulti-line"/>
            </w:pPr>
            <w:r>
              <w:t>ϧⲉⲛ ⲡⲓⲁⲃⲏⲧ ⲛ̀ⲧⲉ Ⲁⲃⲃⲁ Ⲙⲁⲕⲁⲣⲓ:</w:t>
            </w:r>
          </w:p>
          <w:p w:rsidR="00A055D8" w:rsidRDefault="00A055D8" w:rsidP="00A055D8">
            <w:pPr>
              <w:pStyle w:val="CopticVersemulti-line"/>
            </w:pPr>
            <w:r>
              <w:t>ⲛⲉ ⲟⲩⲙⲟⲛⲁⲭⲟⲥ ⲛ̀ⲣⲉⲙⲁⲣⲉⲧⲏ:</w:t>
            </w:r>
          </w:p>
          <w:p w:rsidR="00A055D8" w:rsidRPr="00CF5919" w:rsidRDefault="00A055D8" w:rsidP="00A055D8">
            <w:pPr>
              <w:pStyle w:val="CopticHangingVerse"/>
            </w:pPr>
            <w:r>
              <w:t>ⲉϥⲁⲙⲟⲛⲓ ⲙⲡⲓⲛⲓⲁϩϯ ⲙ̀ⲙⲏⲓ.</w:t>
            </w:r>
          </w:p>
        </w:tc>
      </w:tr>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When he was taken by</w:t>
            </w:r>
          </w:p>
          <w:p w:rsidR="00A055D8" w:rsidRDefault="00A055D8" w:rsidP="00A055D8">
            <w:pPr>
              <w:pStyle w:val="EngHang"/>
            </w:pPr>
            <w:r>
              <w:t>King Dorgam’s soldiers,</w:t>
            </w:r>
          </w:p>
          <w:p w:rsidR="00A055D8" w:rsidRDefault="00A055D8" w:rsidP="00A055D8">
            <w:pPr>
              <w:pStyle w:val="EngHang"/>
            </w:pPr>
            <w:r>
              <w:t>He was pressed to deny his faith,</w:t>
            </w:r>
          </w:p>
          <w:p w:rsidR="00A055D8" w:rsidRDefault="00A055D8" w:rsidP="00A055D8">
            <w:pPr>
              <w:pStyle w:val="EngHangEnd"/>
            </w:pPr>
            <w:r>
              <w:t>But steadfastly refused.</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rsidRPr="00AD4477">
              <w:t>Ⲉ</w:t>
            </w:r>
            <w:r>
              <w:t>ⲧⲁⲩϭⲓⲧϥ ⲛ̀ϫⲉ ⲛⲓⲙⲁⲧⲟⲓ:</w:t>
            </w:r>
          </w:p>
          <w:p w:rsidR="00A055D8" w:rsidRDefault="00A055D8" w:rsidP="00A055D8">
            <w:pPr>
              <w:pStyle w:val="CopticVersemulti-line"/>
            </w:pPr>
            <w:r>
              <w:t>ⲛ̀ⲧⲉ ⲡⲓⲟⲩⲣⲟ Ⲇⲟⲣⲅⲁⲙ:</w:t>
            </w:r>
          </w:p>
          <w:p w:rsidR="00A055D8" w:rsidRDefault="00A055D8" w:rsidP="00A055D8">
            <w:pPr>
              <w:pStyle w:val="CopticVersemulti-line"/>
            </w:pPr>
            <w:r>
              <w:t>ⲁⲩⲕⲱϯ ⲛ̀ⲥⲱϥ ⲉⲭⲁ ⲧⲉϥⲡⲓⲥⲧⲓⲥ:</w:t>
            </w:r>
          </w:p>
          <w:p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rsidTr="002B038E">
        <w:trPr>
          <w:cantSplit/>
          <w:jc w:val="center"/>
        </w:trPr>
        <w:tc>
          <w:tcPr>
            <w:tcW w:w="288" w:type="dxa"/>
          </w:tcPr>
          <w:p w:rsidR="00A055D8" w:rsidRDefault="00A055D8" w:rsidP="002B038E">
            <w:pPr>
              <w:pStyle w:val="CopticCross"/>
            </w:pPr>
            <w:r w:rsidRPr="00FB5ACB">
              <w:t>¿</w:t>
            </w:r>
          </w:p>
        </w:tc>
        <w:tc>
          <w:tcPr>
            <w:tcW w:w="3960" w:type="dxa"/>
          </w:tcPr>
          <w:p w:rsidR="00A055D8" w:rsidRDefault="00A055D8" w:rsidP="00A055D8">
            <w:pPr>
              <w:pStyle w:val="EngHang"/>
            </w:pPr>
            <w:r>
              <w:t>They threw him</w:t>
            </w:r>
          </w:p>
          <w:p w:rsidR="00A055D8" w:rsidRDefault="00A055D8" w:rsidP="00A055D8">
            <w:pPr>
              <w:pStyle w:val="EngHang"/>
            </w:pPr>
            <w:r>
              <w:t>In the fire to be burned.</w:t>
            </w:r>
          </w:p>
          <w:p w:rsidR="00A055D8" w:rsidRDefault="00A055D8" w:rsidP="00A055D8">
            <w:pPr>
              <w:pStyle w:val="EngHang"/>
            </w:pPr>
            <w:r>
              <w:t>He was martyred, then</w:t>
            </w:r>
          </w:p>
          <w:p w:rsidR="00A055D8" w:rsidRDefault="00A055D8" w:rsidP="00A055D8">
            <w:pPr>
              <w:pStyle w:val="EngHangEnd"/>
            </w:pPr>
            <w:r>
              <w:t>Buried in St. Sergius’ Church.</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Ⲁⲩϭⲟⲡϥ ⲇⲉ ⲟⲩⲟϩ ⲁⲩϩⲓⲧϥ:</w:t>
            </w:r>
          </w:p>
          <w:p w:rsidR="00A055D8" w:rsidRDefault="00A055D8" w:rsidP="00A055D8">
            <w:pPr>
              <w:pStyle w:val="CopticVersemulti-line"/>
            </w:pPr>
            <w:r>
              <w:t>ϧⲉⲛ ⲡⲓⲭ̀ⲣⲱⲙ ϣⲁⲧⲟⲩⲣⲟⲕϩϥ:</w:t>
            </w:r>
          </w:p>
          <w:p w:rsidR="00A055D8" w:rsidRDefault="00A055D8" w:rsidP="00A055D8">
            <w:pPr>
              <w:pStyle w:val="CopticVersemulti-line"/>
            </w:pPr>
            <w:r>
              <w:t>ⲁϥⲉⲣ ⲙⲁⲣⲧⲏⲣⲟⲥ ⲟⲩⲟϩ ⲁⲩⲕⲟⲥϥ:</w:t>
            </w:r>
          </w:p>
          <w:p w:rsidR="00A055D8" w:rsidRDefault="00A055D8" w:rsidP="00A055D8">
            <w:pPr>
              <w:pStyle w:val="CopticHangingVerse"/>
            </w:pPr>
            <w:r>
              <w:t>ϧⲉⲛ ϯⲉⲕⲕ̀ⲗⲏⲥⲓⲁ̀ ⲛⲤⲉⲣⲅⲓⲟⲥ.</w:t>
            </w:r>
          </w:p>
        </w:tc>
      </w:tr>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Blessed is he</w:t>
            </w:r>
          </w:p>
          <w:p w:rsidR="00A055D8" w:rsidRDefault="00A055D8" w:rsidP="00A055D8">
            <w:pPr>
              <w:pStyle w:val="EngHang"/>
            </w:pPr>
            <w:r>
              <w:t>Who sold is worldly possessions,</w:t>
            </w:r>
          </w:p>
          <w:p w:rsidR="00A055D8" w:rsidRDefault="00A055D8" w:rsidP="00A055D8">
            <w:pPr>
              <w:pStyle w:val="EngHang"/>
            </w:pPr>
            <w:r>
              <w:t>And bough the true pearl,</w:t>
            </w:r>
          </w:p>
          <w:p w:rsidR="00A055D8" w:rsidRDefault="00A055D8" w:rsidP="00A055D8">
            <w:pPr>
              <w:pStyle w:val="EngHangEnd"/>
            </w:pPr>
            <w:r>
              <w:t>The Lord Jesus Christ.</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t>Ⲱⲟⲩⲛⲓⲁⲧϥ ⲙ̀ⲫⲏⲉⲧⲁϥϯ:</w:t>
            </w:r>
          </w:p>
          <w:p w:rsidR="00A055D8" w:rsidRDefault="00A055D8" w:rsidP="00A055D8">
            <w:pPr>
              <w:pStyle w:val="CopticVersemulti-line"/>
            </w:pPr>
            <w:r>
              <w:t>ⲛ̀ⲛⲏⲉⲧⲉ ⲛⲟⲩϥ ϧⲉⲛ ⲡⲓⲑⲟ ⲉⲃⲟⲗ:</w:t>
            </w:r>
          </w:p>
          <w:p w:rsidR="00A055D8" w:rsidRDefault="00A055D8" w:rsidP="00A055D8">
            <w:pPr>
              <w:pStyle w:val="CopticVersemulti-line"/>
            </w:pPr>
            <w:r>
              <w:t>ⲟⲩⲟϩ ⲁϥϣⲱⲡⲓ ⲙ̀ⲡⲓⲁⲛⲁⲙⲏⲓ ⲙ̀ⲙⲏⲓ:</w:t>
            </w:r>
          </w:p>
          <w:p w:rsidR="00A055D8" w:rsidRDefault="00A055D8" w:rsidP="00A055D8">
            <w:pPr>
              <w:pStyle w:val="CopticHangingVerse"/>
            </w:pPr>
            <w:r>
              <w:t>ⲉⲧⲉ Ⲡⲟ̄ⲥ̄ Ⲓⲏ̄ⲥ̄ Ⲡⲭ̄ⲥ̄.</w:t>
            </w:r>
          </w:p>
        </w:tc>
      </w:tr>
      <w:tr w:rsidR="00A055D8" w:rsidTr="002B038E">
        <w:trPr>
          <w:cantSplit/>
          <w:jc w:val="center"/>
        </w:trPr>
        <w:tc>
          <w:tcPr>
            <w:tcW w:w="288" w:type="dxa"/>
          </w:tcPr>
          <w:p w:rsidR="00A055D8" w:rsidRDefault="00A055D8" w:rsidP="002B038E">
            <w:pPr>
              <w:pStyle w:val="CopticCross"/>
            </w:pPr>
            <w:r w:rsidRPr="00FB5ACB">
              <w:t>¿</w:t>
            </w:r>
          </w:p>
        </w:tc>
        <w:tc>
          <w:tcPr>
            <w:tcW w:w="3960" w:type="dxa"/>
          </w:tcPr>
          <w:p w:rsidR="00A055D8" w:rsidRDefault="00A055D8" w:rsidP="00A055D8">
            <w:pPr>
              <w:pStyle w:val="EngHang"/>
            </w:pPr>
            <w:r>
              <w:t>He suffered burning,</w:t>
            </w:r>
          </w:p>
          <w:p w:rsidR="00A055D8" w:rsidRDefault="00A055D8" w:rsidP="00A055D8">
            <w:pPr>
              <w:pStyle w:val="EngHang"/>
            </w:pPr>
            <w:r>
              <w:t>To obtain the crown of martyrdom,</w:t>
            </w:r>
          </w:p>
          <w:p w:rsidR="00A055D8" w:rsidRDefault="00A055D8" w:rsidP="00A055D8">
            <w:pPr>
              <w:pStyle w:val="EngHang"/>
            </w:pPr>
            <w:r>
              <w:t>And reached Paradise, where</w:t>
            </w:r>
          </w:p>
          <w:p w:rsidR="00A055D8" w:rsidRDefault="00A055D8" w:rsidP="00A055D8">
            <w:pPr>
              <w:pStyle w:val="EngHangEnd"/>
            </w:pPr>
            <w:r>
              <w:t>He kept a feast with the saints.</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Ⲟⲩⲟϩ ⲁϥϣⲉⲡⲙ̀ⲕⲁϩ ⲛ̀ⲣⲱⲕϩ:</w:t>
            </w:r>
          </w:p>
          <w:p w:rsidR="00A055D8" w:rsidRDefault="00A055D8" w:rsidP="00A055D8">
            <w:pPr>
              <w:pStyle w:val="CopticVersemulti-line"/>
            </w:pPr>
            <w:r>
              <w:t>ⲛ̀ⲧⲉϥϭⲓ ⲡ̀ⲭ̀ⲗⲟⲙ ⲛ̀ϯⲙⲁⲣⲧⲩⲣⲓⲁ:</w:t>
            </w:r>
          </w:p>
          <w:p w:rsidR="00A055D8" w:rsidRDefault="00A055D8" w:rsidP="00A055D8">
            <w:pPr>
              <w:pStyle w:val="CopticVersemulti-line"/>
            </w:pPr>
            <w:r>
              <w:t>ⲁϥⲙⲁϯ ⲉⲡⲓⲡⲁⲣⲁⲇⲓⲥⲟⲥ:</w:t>
            </w:r>
          </w:p>
          <w:p w:rsidR="00A055D8" w:rsidRDefault="00A055D8" w:rsidP="00A055D8">
            <w:pPr>
              <w:pStyle w:val="CopticHangingVerse"/>
            </w:pPr>
            <w:r>
              <w:t>ⲁϥⲉⲣϣⲁⲓ ⲛⲉⲙ ⲛⲏⲉ̄ⲑ̄ⲩ̄ ⲙ̀ⲙⲁⲩ.</w:t>
            </w:r>
          </w:p>
        </w:tc>
      </w:tr>
      <w:tr w:rsidR="00A055D8" w:rsidTr="002B038E">
        <w:trPr>
          <w:cantSplit/>
          <w:jc w:val="center"/>
        </w:trPr>
        <w:tc>
          <w:tcPr>
            <w:tcW w:w="288" w:type="dxa"/>
          </w:tcPr>
          <w:p w:rsidR="00A055D8" w:rsidRPr="00FB5ACB" w:rsidRDefault="00A055D8" w:rsidP="002B038E">
            <w:pPr>
              <w:pStyle w:val="CopticCross"/>
            </w:pPr>
          </w:p>
        </w:tc>
        <w:tc>
          <w:tcPr>
            <w:tcW w:w="3960" w:type="dxa"/>
          </w:tcPr>
          <w:p w:rsidR="00A055D8" w:rsidRDefault="00A055D8" w:rsidP="00A055D8">
            <w:pPr>
              <w:pStyle w:val="EngHang"/>
            </w:pPr>
            <w:r>
              <w:t>Hail to you, O martyr,</w:t>
            </w:r>
          </w:p>
          <w:p w:rsidR="00A055D8" w:rsidRDefault="00A055D8" w:rsidP="00A055D8">
            <w:pPr>
              <w:pStyle w:val="EngHang"/>
            </w:pPr>
            <w:r>
              <w:t>Who loved Christ,</w:t>
            </w:r>
          </w:p>
          <w:p w:rsidR="00A055D8" w:rsidRDefault="00A055D8" w:rsidP="00A055D8">
            <w:pPr>
              <w:pStyle w:val="EngHang"/>
            </w:pPr>
            <w:r>
              <w:t>Whose body is in the Churches</w:t>
            </w:r>
          </w:p>
          <w:p w:rsidR="00A055D8" w:rsidRDefault="00A055D8" w:rsidP="00A055D8">
            <w:pPr>
              <w:pStyle w:val="EngHangEnd"/>
            </w:pPr>
            <w:r>
              <w:t>Of St. Sergius and St. George.</w:t>
            </w:r>
          </w:p>
        </w:tc>
        <w:tc>
          <w:tcPr>
            <w:tcW w:w="288" w:type="dxa"/>
          </w:tcPr>
          <w:p w:rsidR="00A055D8" w:rsidRDefault="00A055D8" w:rsidP="002B038E"/>
        </w:tc>
        <w:tc>
          <w:tcPr>
            <w:tcW w:w="288" w:type="dxa"/>
          </w:tcPr>
          <w:p w:rsidR="00A055D8" w:rsidRPr="00FB5ACB" w:rsidRDefault="00A055D8" w:rsidP="002B038E">
            <w:pPr>
              <w:pStyle w:val="CopticCross"/>
            </w:pPr>
          </w:p>
        </w:tc>
        <w:tc>
          <w:tcPr>
            <w:tcW w:w="3960" w:type="dxa"/>
          </w:tcPr>
          <w:p w:rsidR="00A055D8" w:rsidRDefault="00A055D8" w:rsidP="00A055D8">
            <w:pPr>
              <w:pStyle w:val="CopticVersemulti-line"/>
            </w:pPr>
            <w:r>
              <w:t>Ⲭⲉⲣⲉ ⲛⲁⲕ ⲱ ⲡⲓⲙⲁⲣⲧⲏⲣⲟⲥ:</w:t>
            </w:r>
          </w:p>
          <w:p w:rsidR="00A055D8" w:rsidRDefault="00A055D8" w:rsidP="00A055D8">
            <w:pPr>
              <w:pStyle w:val="CopticVersemulti-line"/>
            </w:pPr>
            <w:r>
              <w:t>ⲫⲉⲧⲁϥⲙⲉⲓ ⲙ̀Ⲡⲭ̄ⲥ̄:</w:t>
            </w:r>
          </w:p>
          <w:p w:rsidR="00A055D8" w:rsidRDefault="00A055D8" w:rsidP="00A055D8">
            <w:pPr>
              <w:pStyle w:val="CopticVersemulti-line"/>
            </w:pPr>
            <w:r>
              <w:t>ⲉⲧⲉ ⲡⲉϥⲥⲱⲙⲁ ϧⲉⲛ ⲛⲓⲉⲕⲕⲗⲏⲥⲓⲁ:</w:t>
            </w:r>
          </w:p>
          <w:p w:rsidR="00A055D8" w:rsidRDefault="00A055D8" w:rsidP="00A055D8">
            <w:pPr>
              <w:pStyle w:val="CopticHangingVerse"/>
            </w:pPr>
            <w:r>
              <w:t>ⲛ̀ⲧⲉ Ⲥⲉⲣⲅⲓⲟⲥ ⲛⲉⲙ Ⲅⲉⲱⲣⲅⲓⲟⲥ.</w:t>
            </w:r>
          </w:p>
        </w:tc>
      </w:tr>
      <w:tr w:rsidR="00A055D8" w:rsidTr="002B038E">
        <w:trPr>
          <w:cantSplit/>
          <w:jc w:val="center"/>
        </w:trPr>
        <w:tc>
          <w:tcPr>
            <w:tcW w:w="288" w:type="dxa"/>
          </w:tcPr>
          <w:p w:rsidR="00A055D8" w:rsidRPr="00FB5ACB" w:rsidRDefault="00A055D8" w:rsidP="002B038E">
            <w:pPr>
              <w:pStyle w:val="CopticCross"/>
            </w:pPr>
          </w:p>
        </w:tc>
        <w:tc>
          <w:tcPr>
            <w:tcW w:w="3960" w:type="dxa"/>
          </w:tcPr>
          <w:p w:rsidR="00A055D8" w:rsidRDefault="00A055D8" w:rsidP="00A055D8">
            <w:pPr>
              <w:pStyle w:val="EngHang"/>
            </w:pPr>
            <w:r>
              <w:t>Pray to the Lord on our behalf,</w:t>
            </w:r>
          </w:p>
          <w:p w:rsidR="00A055D8" w:rsidRDefault="00A055D8" w:rsidP="00A055D8">
            <w:pPr>
              <w:pStyle w:val="EngHang"/>
            </w:pPr>
            <w:r>
              <w:t>Pashnouni, the pure</w:t>
            </w:r>
          </w:p>
          <w:p w:rsidR="00A055D8" w:rsidRDefault="00A055D8" w:rsidP="00A055D8">
            <w:pPr>
              <w:pStyle w:val="EngHang"/>
            </w:pPr>
            <w:r>
              <w:t>And God-loving monk,</w:t>
            </w:r>
          </w:p>
          <w:p w:rsidR="00A055D8" w:rsidRDefault="00A055D8" w:rsidP="00A055D8">
            <w:pPr>
              <w:pStyle w:val="EngHangEnd"/>
            </w:pPr>
            <w:r>
              <w:t>That He may forgive us our sins.</w:t>
            </w:r>
          </w:p>
        </w:tc>
        <w:tc>
          <w:tcPr>
            <w:tcW w:w="288" w:type="dxa"/>
          </w:tcPr>
          <w:p w:rsidR="00A055D8" w:rsidRDefault="00A055D8" w:rsidP="002B038E"/>
        </w:tc>
        <w:tc>
          <w:tcPr>
            <w:tcW w:w="288" w:type="dxa"/>
          </w:tcPr>
          <w:p w:rsidR="00A055D8" w:rsidRPr="00FB5ACB" w:rsidRDefault="00A055D8" w:rsidP="002B038E">
            <w:pPr>
              <w:pStyle w:val="CopticCross"/>
            </w:pPr>
          </w:p>
        </w:tc>
        <w:tc>
          <w:tcPr>
            <w:tcW w:w="3960" w:type="dxa"/>
          </w:tcPr>
          <w:p w:rsidR="00A055D8" w:rsidRDefault="00A055D8" w:rsidP="00A055D8">
            <w:pPr>
              <w:pStyle w:val="CopticVersemulti-line"/>
            </w:pPr>
            <w:r>
              <w:t>Ⲧⲱⲃⲩ ⲙ̀Ⲡ</w:t>
            </w:r>
            <w:r>
              <w:pgNum/>
            </w:r>
            <w:r>
              <w:pgNum/>
            </w:r>
            <w:r>
              <w:t>ⲟ̄ⲥ̄ ⲉ̀ϩ̀ⲣⲏⲓ ⲉ̀ϫⲱⲛ:</w:t>
            </w:r>
          </w:p>
          <w:p w:rsidR="00A055D8" w:rsidRDefault="00A055D8" w:rsidP="00A055D8">
            <w:pPr>
              <w:pStyle w:val="CopticVersemulti-line"/>
            </w:pPr>
            <w:r>
              <w:t>ⲡⲓⲙⲁⲓⲛⲟⲩⲧ ⲉⲧⲧⲟⲩⲃⲏⲟⲩⲏⲧ:</w:t>
            </w:r>
          </w:p>
          <w:p w:rsidR="00A055D8" w:rsidRDefault="00A055D8" w:rsidP="00A055D8">
            <w:pPr>
              <w:pStyle w:val="CopticVersemulti-line"/>
            </w:pPr>
            <w:r>
              <w:t>Ⲡⲁϣⲛⲟⲩⲛⲓ ⲡⲓⲙⲟⲛⲁⲭⲟⲥ:</w:t>
            </w:r>
          </w:p>
          <w:p w:rsidR="00A055D8" w:rsidRDefault="00A055D8" w:rsidP="00A055D8">
            <w:pPr>
              <w:pStyle w:val="CopticHangingVerse"/>
            </w:pPr>
            <w:r>
              <w:t>ⲛ̀ⲧⲉϥⲭⲁ ⲛⲉⲛⲛⲟⲃⲓ ⲛⲁⲛ ⲉⲃⲟⲗ.</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7A6E4F" w:rsidRDefault="007A6E4F" w:rsidP="00160DE3">
      <w:pPr>
        <w:pStyle w:val="Heading3"/>
      </w:pPr>
      <w:r>
        <w:t>May 22 / Pashons 27: St. Thomas the Anchorite</w:t>
      </w:r>
    </w:p>
    <w:p w:rsidR="007A6E4F" w:rsidRDefault="007A6E4F" w:rsidP="007A6E4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Let us gather together,</w:t>
            </w:r>
          </w:p>
          <w:p w:rsidR="007A6E4F" w:rsidRDefault="007A6E4F" w:rsidP="007A6E4F">
            <w:pPr>
              <w:pStyle w:val="EngHang"/>
            </w:pPr>
            <w:r>
              <w:t>To joyfully glorify</w:t>
            </w:r>
          </w:p>
          <w:p w:rsidR="007A6E4F" w:rsidRDefault="007A6E4F" w:rsidP="007A6E4F">
            <w:pPr>
              <w:pStyle w:val="EngHang"/>
            </w:pPr>
            <w:r>
              <w:t>This righteous man,</w:t>
            </w:r>
          </w:p>
          <w:p w:rsidR="007A6E4F" w:rsidRDefault="007A6E4F" w:rsidP="007A6E4F">
            <w:pPr>
              <w:pStyle w:val="EngHangEnd"/>
            </w:pPr>
            <w:r>
              <w:t>Our holy father,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Ⲙⲁⲣⲉⲛⲑⲱⲟϯ ⲱ̀ ⲛⲁⲙⲉⲣⲁϯ:</w:t>
            </w:r>
          </w:p>
          <w:p w:rsidR="007A6E4F" w:rsidRDefault="007A6E4F" w:rsidP="007A6E4F">
            <w:pPr>
              <w:pStyle w:val="CopticVersemulti-line"/>
            </w:pPr>
            <w:r>
              <w:t>ⲛ̀ⲧⲉⲛⲧⲁⲓⲟ̀ ϧⲉⲛ ⲟⲩϯⲙⲁϯ:</w:t>
            </w:r>
          </w:p>
          <w:p w:rsidR="007A6E4F" w:rsidRDefault="007A6E4F" w:rsidP="007A6E4F">
            <w:pPr>
              <w:pStyle w:val="CopticVersemulti-line"/>
            </w:pPr>
            <w:r>
              <w:t>ⲙ̀ⲡⲁⲓⲣⲱⲙⲓ ⲛ̀ⲇⲓⲕⲉⲟⲥ:</w:t>
            </w:r>
          </w:p>
          <w:p w:rsidR="007A6E4F" w:rsidRDefault="007A6E4F" w:rsidP="007A6E4F">
            <w:pPr>
              <w:pStyle w:val="CopticHangingVerse"/>
            </w:pPr>
            <w:r>
              <w:t>ⲡⲉⲛⲓⲱⲧ ⲉ̄ⲑ̄ⲩ̄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On account of your humility,</w:t>
            </w:r>
          </w:p>
          <w:p w:rsidR="007A6E4F" w:rsidRDefault="007A6E4F" w:rsidP="007A6E4F">
            <w:pPr>
              <w:pStyle w:val="EngHang"/>
            </w:pPr>
            <w:r>
              <w:t>And your angelic life,</w:t>
            </w:r>
          </w:p>
          <w:p w:rsidR="007A6E4F" w:rsidRDefault="007A6E4F" w:rsidP="007A6E4F">
            <w:pPr>
              <w:pStyle w:val="EngHang"/>
            </w:pPr>
            <w:r>
              <w:t>You became a great lamp</w:t>
            </w:r>
          </w:p>
          <w:p w:rsidR="007A6E4F" w:rsidRDefault="007A6E4F" w:rsidP="007A6E4F">
            <w:pPr>
              <w:pStyle w:val="EngHangEnd"/>
            </w:pPr>
            <w:r>
              <w:t>On the mount of Shensheef in Akhmim.</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Ϩⲱⲥⲧⲉ ϩⲓϫⲉⲛ ⲡⲉⲕⲑⲉⲃⲓⲟ̀:</w:t>
            </w:r>
          </w:p>
          <w:p w:rsidR="007A6E4F" w:rsidRDefault="007A6E4F" w:rsidP="007A6E4F">
            <w:pPr>
              <w:pStyle w:val="CopticVersemulti-line"/>
            </w:pPr>
            <w:r>
              <w:t>ⲛⲉⲙ ⲡⲉⲕⲃⲓⲟⲥ ⲛ̀ⲁⲅⲅⲉⲗⲓⲕⲟⲛ:</w:t>
            </w:r>
          </w:p>
          <w:p w:rsidR="007A6E4F" w:rsidRDefault="007A6E4F" w:rsidP="007A6E4F">
            <w:pPr>
              <w:pStyle w:val="CopticVersemulti-line"/>
            </w:pPr>
            <w:r>
              <w:t>ⲁⲕϣⲱⲡⲓ ⲛ̀ⲟⲩⲛⲓⲃϯ ⲛ̀ⲗⲁⲙⲡⲁⲥ:</w:t>
            </w:r>
          </w:p>
          <w:p w:rsidR="007A6E4F" w:rsidRDefault="007A6E4F" w:rsidP="007A6E4F">
            <w:pPr>
              <w:pStyle w:val="CopticHangingVerse"/>
            </w:pPr>
            <w:r>
              <w:t>ϧⲉⲛ ⲡⲓⲧⲱⲟⲩ ⲛ̀Ϣⲉⲛⲥⲏϥⲓ ⲛ̀Ϧⲙⲏⲙ.</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For you have become a star</w:t>
            </w:r>
          </w:p>
          <w:p w:rsidR="007A6E4F" w:rsidRDefault="007A6E4F" w:rsidP="007A6E4F">
            <w:pPr>
              <w:pStyle w:val="EngHang"/>
            </w:pPr>
            <w:r>
              <w:t>Upon the Earth,</w:t>
            </w:r>
          </w:p>
          <w:p w:rsidR="007A6E4F" w:rsidRDefault="007A6E4F" w:rsidP="007A6E4F">
            <w:pPr>
              <w:pStyle w:val="EngHang"/>
            </w:pPr>
            <w:r>
              <w:t>O my lord and father,</w:t>
            </w:r>
          </w:p>
          <w:p w:rsidR="007A6E4F" w:rsidRDefault="007A6E4F" w:rsidP="007A6E4F">
            <w:pPr>
              <w:pStyle w:val="EngHangEnd"/>
            </w:pPr>
            <w:r>
              <w:t>The holy and blessed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Ⲁⲕϣⲱⲡⲓ ⲅⲁⲣ ⲛ̀ⲟⲩⲫⲱⲥⲧⲏⲣ:</w:t>
            </w:r>
          </w:p>
          <w:p w:rsidR="007A6E4F" w:rsidRDefault="007A6E4F" w:rsidP="007A6E4F">
            <w:pPr>
              <w:pStyle w:val="CopticVersemulti-line"/>
            </w:pPr>
            <w:r>
              <w:t>ⲛ̀ⲣⲉϥⲉⲣⲟⲩⲱⲛⲓ ϩⲓϫⲉⲛ ⲡⲓⲕⲁϩⲓ:</w:t>
            </w:r>
          </w:p>
          <w:p w:rsidR="007A6E4F" w:rsidRDefault="007A6E4F" w:rsidP="007A6E4F">
            <w:pPr>
              <w:pStyle w:val="CopticVersemulti-line"/>
            </w:pPr>
            <w:r>
              <w:t>ⲱ̀ ⲡⲓⲙⲁⲕⲁⲣⲓⲟⲥ ⲉⲑⲟⲩⲁⲃ:</w:t>
            </w:r>
          </w:p>
          <w:p w:rsidR="007A6E4F" w:rsidRDefault="007A6E4F" w:rsidP="007A6E4F">
            <w:pPr>
              <w:pStyle w:val="CopticHangingVerse"/>
            </w:pPr>
            <w:r>
              <w:t>ⲡⲁϭⲟⲓⲥ ⲛ̀ⲓⲱⲧ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subdued your body</w:t>
            </w:r>
          </w:p>
          <w:p w:rsidR="007A6E4F" w:rsidRDefault="007A6E4F" w:rsidP="007A6E4F">
            <w:pPr>
              <w:pStyle w:val="EngHang"/>
            </w:pPr>
            <w:r>
              <w:t>Through various ascetic pains,</w:t>
            </w:r>
          </w:p>
          <w:p w:rsidR="007A6E4F" w:rsidRDefault="007A6E4F" w:rsidP="007A6E4F">
            <w:pPr>
              <w:pStyle w:val="EngHang"/>
            </w:pPr>
            <w:r>
              <w:t>That you may be blameless</w:t>
            </w:r>
          </w:p>
          <w:p w:rsidR="007A6E4F" w:rsidRDefault="007A6E4F" w:rsidP="007A6E4F">
            <w:pPr>
              <w:pStyle w:val="EngHangEnd"/>
            </w:pPr>
            <w:r>
              <w:t>On the day of judgment.</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Ⲟⲩⲟϩ ⲁⲕⲱ̀ϥⲓ ⲙ̀ⲡⲉⲕⲥⲱⲙⲁ:</w:t>
            </w:r>
          </w:p>
          <w:p w:rsidR="007A6E4F" w:rsidRDefault="007A6E4F" w:rsidP="007A6E4F">
            <w:pPr>
              <w:pStyle w:val="CopticVersemulti-line"/>
            </w:pPr>
            <w:r>
              <w:t>ϧⲉⲛ ϩⲁⲛⲁⲥⲕⲏⲧⲏⲥ ⲉⲩϧⲟⲥⲓ:</w:t>
            </w:r>
          </w:p>
          <w:p w:rsidR="007A6E4F" w:rsidRDefault="007A6E4F" w:rsidP="007A6E4F">
            <w:pPr>
              <w:pStyle w:val="CopticVersemulti-line"/>
            </w:pPr>
            <w:r>
              <w:t>ϣⲁⲛ̀ⲧⲉⲕϣⲱⲡⲓ ⲛ̀ⲁⲧⲕⲩⲛⲇⲓⲛⲟⲥ:</w:t>
            </w:r>
          </w:p>
          <w:p w:rsidR="007A6E4F" w:rsidRDefault="007A6E4F" w:rsidP="007A6E4F">
            <w:pPr>
              <w:pStyle w:val="CopticHangingVerse"/>
            </w:pPr>
            <w:r>
              <w:t>ϧⲉⲛ ⲡⲓⲉ̀ϩⲟⲟⲩ ⲛ̀ⲧⲉ ϯⲕ̀ⲣⲓⲥⲓⲥ.</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The incense of his virtue</w:t>
            </w:r>
          </w:p>
          <w:p w:rsidR="007A6E4F" w:rsidRDefault="007A6E4F" w:rsidP="007A6E4F">
            <w:pPr>
              <w:pStyle w:val="EngHang"/>
            </w:pPr>
            <w:r>
              <w:t>Gave joy to our souls,</w:t>
            </w:r>
          </w:p>
          <w:p w:rsidR="007A6E4F" w:rsidRDefault="007A6E4F" w:rsidP="007A6E4F">
            <w:pPr>
              <w:pStyle w:val="EngHang"/>
            </w:pPr>
            <w:commentRangeStart w:id="1110"/>
            <w:r>
              <w:t>Like amber</w:t>
            </w:r>
          </w:p>
          <w:p w:rsidR="007A6E4F" w:rsidRDefault="007A6E4F" w:rsidP="007A6E4F">
            <w:pPr>
              <w:pStyle w:val="EngHangEnd"/>
            </w:pPr>
            <w:r>
              <w:t>Spreading in paradise.</w:t>
            </w:r>
            <w:commentRangeEnd w:id="1110"/>
            <w:r>
              <w:rPr>
                <w:rStyle w:val="CommentReference"/>
                <w:rFonts w:ascii="Times New Roman" w:eastAsiaTheme="minorHAnsi" w:hAnsi="Times New Roman" w:cstheme="minorBidi"/>
                <w:color w:val="auto"/>
              </w:rPr>
              <w:commentReference w:id="1110"/>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 ⲡⲓⲥ̀ⲑⲟⲓⲛⲟⲩϥⲓ ⲛ̀ⲧⲉ ⲛⲉϥⲁ̀ⲣⲉⲧⲏ:</w:t>
            </w:r>
          </w:p>
          <w:p w:rsidR="007A6E4F" w:rsidRDefault="007A6E4F" w:rsidP="007A6E4F">
            <w:pPr>
              <w:pStyle w:val="CopticVersemulti-line"/>
            </w:pPr>
            <w:r>
              <w:t>Ϯⲙ̀ⲡ̀ⲟⲩⲛⲟϥ ⲛ̀ⲛⲉⲛⲯⲩⲭⲏ:</w:t>
            </w:r>
          </w:p>
          <w:p w:rsidR="007A6E4F" w:rsidRDefault="007A6E4F" w:rsidP="007A6E4F">
            <w:pPr>
              <w:pStyle w:val="CopticVersemulti-line"/>
            </w:pPr>
            <w:r>
              <w:t>ⲙ̀ⲫ̀ⲣⲏϯ ⲙ̀ⲡⲓⲁ̀ⲣⲱⲙⲁⲧⲁ:</w:t>
            </w:r>
          </w:p>
          <w:p w:rsidR="007A6E4F" w:rsidRPr="003032D8" w:rsidRDefault="007A6E4F" w:rsidP="007A6E4F">
            <w:pPr>
              <w:pStyle w:val="CopticHangingVerse"/>
            </w:pPr>
            <w:r>
              <w:t>ⲉⲧⲣⲏⲧ ϧⲉⲛ ⲡⲓⲡⲁⲣⲁⲇⲓⲥⲟⲥ.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were worthy to sit</w:t>
            </w:r>
          </w:p>
          <w:p w:rsidR="007A6E4F" w:rsidRDefault="007A6E4F" w:rsidP="007A6E4F">
            <w:pPr>
              <w:pStyle w:val="EngHang"/>
            </w:pPr>
            <w:r>
              <w:t>With Jesus, our God,</w:t>
            </w:r>
          </w:p>
          <w:p w:rsidR="007A6E4F" w:rsidRDefault="007A6E4F" w:rsidP="007A6E4F">
            <w:pPr>
              <w:pStyle w:val="EngHang"/>
            </w:pPr>
            <w:r>
              <w:t>To receive His mysteries,</w:t>
            </w:r>
          </w:p>
          <w:p w:rsidR="007A6E4F" w:rsidRDefault="007A6E4F" w:rsidP="007A6E4F">
            <w:pPr>
              <w:pStyle w:val="EngHangEnd"/>
            </w:pPr>
            <w:r>
              <w:t>Which no man could know.</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Ⲁⲕⲉⲙⲡ̀ϣⲁ ⲛ̀ⲧⲉⲕϩⲉⲙⲥⲓ:</w:t>
            </w:r>
          </w:p>
          <w:p w:rsidR="007A6E4F" w:rsidRDefault="007A6E4F" w:rsidP="007A6E4F">
            <w:pPr>
              <w:pStyle w:val="CopticVersemulti-line"/>
            </w:pPr>
            <w:r>
              <w:t>ⲛⲉⲙ Ⲡⲭ̄ⲥ̄ Ⲡⲉⲛⲛⲟⲩϯ:</w:t>
            </w:r>
          </w:p>
          <w:p w:rsidR="007A6E4F" w:rsidRDefault="007A6E4F" w:rsidP="007A6E4F">
            <w:pPr>
              <w:pStyle w:val="CopticVersemulti-line"/>
            </w:pPr>
            <w:r>
              <w:t>ϩⲓⲛⲁ ⲛ̀ⲧⲉϥⲟⲩⲱⲛϩ ⲛⲁⲕ ⲛ̀ϩⲁⲛⲙⲩⲥⲧⲏⲣⲓⲟⲛ ⲉⲧϩⲏⲡ:</w:t>
            </w:r>
          </w:p>
          <w:p w:rsidR="007A6E4F" w:rsidRDefault="007A6E4F" w:rsidP="007A6E4F">
            <w:pPr>
              <w:pStyle w:val="CopticHangingVerse"/>
            </w:pPr>
            <w:r>
              <w:t>ⲛ̀ⲛⲉϥⲥⲁϫⲓ ⲛ̀ϫⲉ ⲟⲩⲛⲟⲩⲥ ⲛ̀ⲣⲱⲙⲓ.</w:t>
            </w:r>
          </w:p>
        </w:tc>
      </w:tr>
      <w:tr w:rsidR="007A6E4F" w:rsidTr="00220DFD">
        <w:trPr>
          <w:cantSplit/>
          <w:jc w:val="center"/>
        </w:trPr>
        <w:tc>
          <w:tcPr>
            <w:tcW w:w="288" w:type="dxa"/>
          </w:tcPr>
          <w:p w:rsidR="007A6E4F" w:rsidRPr="00FB5ACB" w:rsidRDefault="007A6E4F" w:rsidP="00220DFD">
            <w:pPr>
              <w:pStyle w:val="CopticCross"/>
            </w:pPr>
          </w:p>
        </w:tc>
        <w:tc>
          <w:tcPr>
            <w:tcW w:w="3960" w:type="dxa"/>
          </w:tcPr>
          <w:p w:rsidR="007A6E4F" w:rsidRDefault="007A6E4F" w:rsidP="007A6E4F">
            <w:pPr>
              <w:pStyle w:val="EngHang"/>
            </w:pPr>
            <w:r>
              <w:t>The light of your body</w:t>
            </w:r>
          </w:p>
          <w:p w:rsidR="007A6E4F" w:rsidRDefault="007A6E4F" w:rsidP="007A6E4F">
            <w:pPr>
              <w:pStyle w:val="EngHang"/>
            </w:pPr>
            <w:r>
              <w:t>Has illuminated our bodies,</w:t>
            </w:r>
          </w:p>
          <w:p w:rsidR="007A6E4F" w:rsidRDefault="007A6E4F" w:rsidP="007A6E4F">
            <w:pPr>
              <w:pStyle w:val="EngHang"/>
            </w:pPr>
            <w:r>
              <w:t>And your holy soul</w:t>
            </w:r>
          </w:p>
          <w:p w:rsidR="007A6E4F" w:rsidRDefault="007A6E4F" w:rsidP="007A6E4F">
            <w:pPr>
              <w:pStyle w:val="EngHangEnd"/>
            </w:pPr>
            <w:r>
              <w:t>Prays on behalf of ours.</w:t>
            </w:r>
          </w:p>
        </w:tc>
        <w:tc>
          <w:tcPr>
            <w:tcW w:w="288" w:type="dxa"/>
          </w:tcPr>
          <w:p w:rsidR="007A6E4F" w:rsidRDefault="007A6E4F" w:rsidP="00220DFD"/>
        </w:tc>
        <w:tc>
          <w:tcPr>
            <w:tcW w:w="288" w:type="dxa"/>
          </w:tcPr>
          <w:p w:rsidR="007A6E4F" w:rsidRPr="00FB5ACB" w:rsidRDefault="007A6E4F" w:rsidP="00220DFD">
            <w:pPr>
              <w:pStyle w:val="CopticCross"/>
            </w:pPr>
          </w:p>
        </w:tc>
        <w:tc>
          <w:tcPr>
            <w:tcW w:w="3960" w:type="dxa"/>
          </w:tcPr>
          <w:p w:rsidR="007A6E4F" w:rsidRDefault="007A6E4F" w:rsidP="007A6E4F">
            <w:pPr>
              <w:pStyle w:val="CopticVersemulti-line"/>
            </w:pPr>
            <w:r>
              <w:t>Ⲟⲩⲟⲩⲱⲓⲛⲓ ⲅⲁⲣ ⲛ̀ⲧⲉ ⲡⲉⲕⲥⲱⲙⲁ:</w:t>
            </w:r>
          </w:p>
          <w:p w:rsidR="007A6E4F" w:rsidRDefault="007A6E4F" w:rsidP="007A6E4F">
            <w:pPr>
              <w:pStyle w:val="CopticVersemulti-line"/>
            </w:pPr>
            <w:r>
              <w:t>Ϣⲁϥⲉⲣⲟⲩⲱⲓⲛⲓ ⲛ̀ⲛⲉⲛⲥⲱⲙⲁ:</w:t>
            </w:r>
          </w:p>
          <w:p w:rsidR="007A6E4F" w:rsidRDefault="007A6E4F" w:rsidP="007A6E4F">
            <w:pPr>
              <w:pStyle w:val="CopticVersemulti-line"/>
            </w:pPr>
            <w:r>
              <w:t>ⲟⲩⲟϩ ⲧⲉⲕⲯⲩⲭⲏ ⲉ̄ⲑ̄ⲩ̄:</w:t>
            </w:r>
          </w:p>
          <w:p w:rsidR="007A6E4F" w:rsidRDefault="007A6E4F" w:rsidP="007A6E4F">
            <w:pPr>
              <w:pStyle w:val="CopticHangingVerse"/>
            </w:pPr>
            <w:r>
              <w:t>ⲉⲥⲧⲱⲃϩ ⲉ̀ϩ̀ⲣⲏⲓ ⲉ̀ϫⲉⲛ ⲛⲉⲛⲯⲩⲭⲏ.</w:t>
            </w:r>
          </w:p>
        </w:tc>
      </w:tr>
      <w:tr w:rsidR="007A6E4F" w:rsidTr="00220DFD">
        <w:trPr>
          <w:cantSplit/>
          <w:jc w:val="center"/>
        </w:trPr>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EngHang"/>
            </w:pPr>
            <w:r>
              <w:t>Pray to the Lord on our behalf,</w:t>
            </w:r>
          </w:p>
          <w:p w:rsidR="007A6E4F" w:rsidRDefault="007A6E4F" w:rsidP="007A6E4F">
            <w:pPr>
              <w:pStyle w:val="EngHang"/>
            </w:pPr>
            <w:r>
              <w:t>Our saintly and righteous father,</w:t>
            </w:r>
          </w:p>
          <w:p w:rsidR="007A6E4F" w:rsidRDefault="007A6E4F" w:rsidP="007A6E4F">
            <w:pPr>
              <w:pStyle w:val="EngHang"/>
            </w:pPr>
            <w:r>
              <w:t>Abba Thomas the Anchorite,</w:t>
            </w:r>
          </w:p>
          <w:p w:rsidR="007A6E4F" w:rsidRDefault="007A6E4F" w:rsidP="007A6E4F">
            <w:pPr>
              <w:pStyle w:val="EngHangEnd"/>
            </w:pPr>
            <w:r>
              <w:t>That He may forgive us ours sins.</w:t>
            </w:r>
          </w:p>
        </w:tc>
        <w:tc>
          <w:tcPr>
            <w:tcW w:w="288" w:type="dxa"/>
          </w:tcPr>
          <w:p w:rsidR="007A6E4F" w:rsidRDefault="007A6E4F" w:rsidP="00220DFD"/>
        </w:tc>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CopticVersemulti-line"/>
            </w:pPr>
            <w:r>
              <w:t>Ⲧⲱⲃϩ ⲙ̀Ⲡⲟ̄ⲥ̄ ⲉϩⲣⲏⲓ ⲉϫⲱⲛ:</w:t>
            </w:r>
          </w:p>
          <w:p w:rsidR="007A6E4F" w:rsidRDefault="007A6E4F" w:rsidP="007A6E4F">
            <w:pPr>
              <w:pStyle w:val="CopticVersemulti-line"/>
            </w:pPr>
            <w:r>
              <w:t>ⲡⲉⲛⲓⲱⲧ ⲉ̄ⲑ̄ⲩ̄ ⲛ̀ⲇⲓⲕⲉⲟⲥ:</w:t>
            </w:r>
          </w:p>
          <w:p w:rsidR="007A6E4F" w:rsidRDefault="007A6E4F" w:rsidP="007A6E4F">
            <w:pPr>
              <w:pStyle w:val="CopticVersemulti-line"/>
            </w:pPr>
            <w:r>
              <w:t>Ⲁⲃⲃⲁ Ⲑⲱⲙⲁⲥ ⲡⲓⲁⲛⲁⲭⲱⲣⲓⲧⲏⲥ:</w:t>
            </w:r>
          </w:p>
          <w:p w:rsidR="007A6E4F" w:rsidRDefault="007A6E4F" w:rsidP="007A6E4F">
            <w:pPr>
              <w:pStyle w:val="CopticHangingVerse"/>
            </w:pPr>
            <w:r>
              <w:t>ⲛ̀ⲧⲉϥⲭⲁ ⲛⲉⲛⲟⲃⲓ ⲛⲁⲛ ⲉⲃⲟⲗ.</w:t>
            </w:r>
          </w:p>
        </w:tc>
      </w:tr>
    </w:tbl>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601ED3" w:rsidRDefault="00601ED3" w:rsidP="00601ED3">
      <w:pPr>
        <w:pStyle w:val="Heading3"/>
      </w:pPr>
      <w:r>
        <w:t>May 28 / Paoni 3: Consecration of St. George’s Church</w:t>
      </w:r>
    </w:p>
    <w:p w:rsidR="00601ED3" w:rsidRPr="00601ED3" w:rsidRDefault="00601ED3" w:rsidP="00601ED3">
      <w:pPr>
        <w:pStyle w:val="Rubric"/>
      </w:pPr>
      <w:r>
        <w:t>See April 18 / Pharamuthi 23.</w:t>
      </w:r>
    </w:p>
    <w:p w:rsidR="00C30529" w:rsidRDefault="00C30529" w:rsidP="00C30529">
      <w:pPr>
        <w:pStyle w:val="Heading3"/>
      </w:pPr>
      <w:r>
        <w:t xml:space="preserve">May 28 / Paoni 3: </w:t>
      </w:r>
      <w:r w:rsidR="00601ED3">
        <w:t xml:space="preserve">Also </w:t>
      </w:r>
      <w:r>
        <w:t>St. Abraam of Fayyoum</w:t>
      </w:r>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rsidTr="006A4A82">
        <w:trPr>
          <w:cantSplit/>
          <w:jc w:val="center"/>
        </w:trPr>
        <w:tc>
          <w:tcPr>
            <w:tcW w:w="288" w:type="dxa"/>
          </w:tcPr>
          <w:p w:rsidR="006A4A82" w:rsidRDefault="006A4A82" w:rsidP="006A4A82">
            <w:pPr>
              <w:pStyle w:val="CopticCross"/>
            </w:pPr>
          </w:p>
        </w:tc>
        <w:tc>
          <w:tcPr>
            <w:tcW w:w="3960" w:type="dxa"/>
          </w:tcPr>
          <w:p w:rsidR="006A4A82" w:rsidRDefault="006A4A82" w:rsidP="006A4A82">
            <w:pPr>
              <w:pStyle w:val="EngHang"/>
            </w:pPr>
            <w:r>
              <w:t>Because of his wonders and signs,</w:t>
            </w:r>
          </w:p>
          <w:p w:rsidR="006A4A82" w:rsidRDefault="006A4A82" w:rsidP="006A4A82">
            <w:pPr>
              <w:pStyle w:val="EngHang"/>
            </w:pPr>
            <w:r>
              <w:t>And his love for Christ,</w:t>
            </w:r>
          </w:p>
          <w:p w:rsidR="006A4A82" w:rsidRPr="004764BD" w:rsidRDefault="006A4A82" w:rsidP="006A4A82">
            <w:pPr>
              <w:pStyle w:val="EngHang"/>
            </w:pPr>
            <w:r>
              <w:t>He is t</w:t>
            </w:r>
            <w:r w:rsidRPr="004764BD">
              <w:t>he shining lamp,</w:t>
            </w:r>
          </w:p>
          <w:p w:rsidR="006A4A82" w:rsidRDefault="006A4A82" w:rsidP="006A4A82">
            <w:pPr>
              <w:pStyle w:val="EngHangEnd"/>
            </w:pPr>
            <w:r w:rsidRPr="004764BD">
              <w:t>In Fayoum and all Egypt,</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Ⲡⲓϧⲏⲃⲥ ⲉⲧⲉ̀ⲣⲟⲩⲱⲓⲛⲓ:</w:t>
            </w:r>
          </w:p>
          <w:p w:rsidR="006A4A82" w:rsidRDefault="006A4A82" w:rsidP="006A4A82">
            <w:pPr>
              <w:pStyle w:val="CopticVersemulti-line"/>
            </w:pPr>
            <w:r>
              <w:t>ϧⲉⲛ Ⲫⲓⲟⲙ ⲛⲉⲙ Ⲭⲏⲙⲓ ⲧⲏⲣⲥ:</w:t>
            </w:r>
          </w:p>
          <w:p w:rsidR="006A4A82" w:rsidRDefault="006A4A82" w:rsidP="006A4A82">
            <w:pPr>
              <w:pStyle w:val="CopticVersemulti-line"/>
            </w:pPr>
            <w:r>
              <w:t>ⲉⲑⲃⲉ ⲛⲉϥϣ̀ⲫⲏⲣⲓ ⲛⲉⲙ ⲛⲉϥⲙⲏⲛⲓ:</w:t>
            </w:r>
          </w:p>
          <w:p w:rsidR="006A4A82" w:rsidRDefault="006A4A82" w:rsidP="00173F9C">
            <w:pPr>
              <w:pStyle w:val="CopticHangingVerse"/>
            </w:pPr>
            <w:r>
              <w:t>ⲛⲉⲙ ⲛⲉϥⲙⲉⲓ ⲙ̀Ⲡⲭ̄ⲥ̄.</w:t>
            </w:r>
          </w:p>
        </w:tc>
      </w:tr>
      <w:tr w:rsidR="006A4A82" w:rsidTr="006A4A82">
        <w:trPr>
          <w:cantSplit/>
          <w:jc w:val="center"/>
        </w:trPr>
        <w:tc>
          <w:tcPr>
            <w:tcW w:w="288" w:type="dxa"/>
          </w:tcPr>
          <w:p w:rsidR="006A4A82" w:rsidRDefault="006A4A82" w:rsidP="006A4A82">
            <w:pPr>
              <w:pStyle w:val="CopticCross"/>
            </w:pPr>
            <w:r w:rsidRPr="00FB5ACB">
              <w:t>¿</w:t>
            </w:r>
          </w:p>
        </w:tc>
        <w:tc>
          <w:tcPr>
            <w:tcW w:w="3960" w:type="dxa"/>
          </w:tcPr>
          <w:p w:rsidR="006A4A82" w:rsidRPr="004764BD" w:rsidRDefault="006A4A82" w:rsidP="006A4A82">
            <w:pPr>
              <w:pStyle w:val="EngHang"/>
            </w:pPr>
            <w:r>
              <w:t>Bearing</w:t>
            </w:r>
            <w:r w:rsidRPr="004764BD">
              <w:t xml:space="preserve"> the crown of pearls,</w:t>
            </w:r>
          </w:p>
          <w:p w:rsidR="006A4A82" w:rsidRPr="004764BD" w:rsidRDefault="006A4A82" w:rsidP="006A4A82">
            <w:pPr>
              <w:pStyle w:val="EngHang"/>
            </w:pPr>
            <w:r w:rsidRPr="004764BD">
              <w:t>The friend of the hermits,</w:t>
            </w:r>
          </w:p>
          <w:p w:rsidR="006A4A82" w:rsidRPr="004764BD" w:rsidRDefault="006A4A82" w:rsidP="006A4A82">
            <w:pPr>
              <w:pStyle w:val="EngHang"/>
            </w:pPr>
            <w:r w:rsidRPr="004764BD">
              <w:t>And the righteous and the prophets,</w:t>
            </w:r>
          </w:p>
          <w:p w:rsidR="006A4A82" w:rsidRDefault="006A4A82" w:rsidP="006A4A82">
            <w:pPr>
              <w:pStyle w:val="EngHangEnd"/>
            </w:pPr>
            <w:r>
              <w:t>He who followed our Master,</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Ⲫⲁ ⲡⲓⲭ̀ⲗⲟⲙ ⲙ̀ⲙⲁⲣⲅⲁⲣⲓⲧⲏⲥ:</w:t>
            </w:r>
          </w:p>
          <w:p w:rsidR="006A4A82" w:rsidRDefault="006A4A82" w:rsidP="006A4A82">
            <w:pPr>
              <w:pStyle w:val="CopticVersemulti-line"/>
            </w:pPr>
            <w:r>
              <w:t>ⲡⲓϣ̀ⲫⲏⲣ ⲛ̀ⲛⲓⲁ̀ⲛⲁⲭⲱⲣⲓⲧⲏⲥ:</w:t>
            </w:r>
          </w:p>
          <w:p w:rsidR="006A4A82" w:rsidRDefault="006A4A82" w:rsidP="006A4A82">
            <w:pPr>
              <w:pStyle w:val="CopticVersemulti-line"/>
            </w:pPr>
            <w:r>
              <w:t>ⲛⲉⲙ ⲛⲓⲑ̀ⲙⲏⲓ ⲛⲉⲙ ⲛⲓⲡ̀ⲣⲟⲫⲏⲧⲏⲥ:</w:t>
            </w:r>
          </w:p>
          <w:p w:rsidR="006A4A82" w:rsidRDefault="006A4A82" w:rsidP="00173F9C">
            <w:pPr>
              <w:pStyle w:val="CopticHangingVerse"/>
            </w:pPr>
            <w:r>
              <w:t>ⲫⲏⲉ̀ⲧⲁϥⲙⲟϣⲓ ⲛⲥⲁ ⲡⲉⲛⲆⲩⲥⲡⲟⲧⲏⲥ.</w:t>
            </w:r>
          </w:p>
        </w:tc>
      </w:tr>
      <w:tr w:rsidR="006A4A82" w:rsidTr="006A4A82">
        <w:trPr>
          <w:cantSplit/>
          <w:jc w:val="center"/>
        </w:trPr>
        <w:tc>
          <w:tcPr>
            <w:tcW w:w="288" w:type="dxa"/>
          </w:tcPr>
          <w:p w:rsidR="006A4A82" w:rsidRDefault="006A4A82" w:rsidP="006A4A82">
            <w:pPr>
              <w:pStyle w:val="CopticCross"/>
            </w:pPr>
          </w:p>
        </w:tc>
        <w:tc>
          <w:tcPr>
            <w:tcW w:w="3960" w:type="dxa"/>
          </w:tcPr>
          <w:p w:rsidR="006A4A82" w:rsidRPr="004764BD" w:rsidRDefault="006A4A82" w:rsidP="006A4A82">
            <w:pPr>
              <w:pStyle w:val="EngHang"/>
            </w:pPr>
            <w:r w:rsidRPr="004764BD">
              <w:t>Abba Abraam,</w:t>
            </w:r>
          </w:p>
          <w:p w:rsidR="006A4A82" w:rsidRPr="004764BD" w:rsidRDefault="006A4A82" w:rsidP="006A4A82">
            <w:pPr>
              <w:pStyle w:val="EngHang"/>
            </w:pPr>
            <w:r w:rsidRPr="004764BD">
              <w:t>The Bishop of Fayoum,</w:t>
            </w:r>
          </w:p>
          <w:p w:rsidR="006A4A82" w:rsidRPr="004764BD" w:rsidRDefault="006A4A82" w:rsidP="006A4A82">
            <w:pPr>
              <w:pStyle w:val="EngHang"/>
            </w:pPr>
            <w:r w:rsidRPr="004764BD">
              <w:t>The true shepherd,</w:t>
            </w:r>
          </w:p>
          <w:p w:rsidR="006A4A82" w:rsidRDefault="006A4A82" w:rsidP="006A4A82">
            <w:pPr>
              <w:pStyle w:val="EngHangEnd"/>
            </w:pPr>
            <w:r w:rsidRPr="004764BD">
              <w:t>The teacher of virtues.</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Ⲛⲑⲟϥ ⲡⲉ ⲁⲃⲃⲁ Ⲁⲃⲣⲁⲁⲙ:</w:t>
            </w:r>
          </w:p>
          <w:p w:rsidR="006A4A82" w:rsidRDefault="006A4A82" w:rsidP="006A4A82">
            <w:pPr>
              <w:pStyle w:val="CopticVersemulti-line"/>
            </w:pPr>
            <w:r>
              <w:t>ⲡⲓⲉⲡⲓⲥⲕⲟⲡⲟⲥ ⲛ̀ⲧⲉ Ⲫⲓⲟⲙ:</w:t>
            </w:r>
          </w:p>
          <w:p w:rsidR="006A4A82" w:rsidRDefault="006A4A82" w:rsidP="006A4A82">
            <w:pPr>
              <w:pStyle w:val="CopticVersemulti-line"/>
            </w:pPr>
            <w:r>
              <w:t>ⲡⲓⲙⲁⲛⲉⲥⲱⲟⲩ ⲛ̀ⲧⲁⲫ̀ⲙⲏⲓ:</w:t>
            </w:r>
          </w:p>
          <w:p w:rsidR="006A4A82" w:rsidRDefault="006A4A82" w:rsidP="00173F9C">
            <w:pPr>
              <w:pStyle w:val="CopticHangingVerse"/>
            </w:pPr>
            <w:r>
              <w:t>ⲡⲓⲥⲁϧ ⲛ̀ⲧⲉ ⲛⲓⲁ̀ⲣⲉⲧⲏ.</w:t>
            </w:r>
          </w:p>
        </w:tc>
      </w:tr>
      <w:tr w:rsidR="006A4A82" w:rsidTr="006A4A82">
        <w:trPr>
          <w:cantSplit/>
          <w:jc w:val="center"/>
        </w:trPr>
        <w:tc>
          <w:tcPr>
            <w:tcW w:w="288" w:type="dxa"/>
          </w:tcPr>
          <w:p w:rsidR="006A4A82" w:rsidRDefault="006A4A82" w:rsidP="006A4A82">
            <w:pPr>
              <w:pStyle w:val="CopticCross"/>
            </w:pPr>
            <w:r w:rsidRPr="00FB5ACB">
              <w:t>¿</w:t>
            </w:r>
          </w:p>
        </w:tc>
        <w:tc>
          <w:tcPr>
            <w:tcW w:w="3960" w:type="dxa"/>
          </w:tcPr>
          <w:p w:rsidR="006A4A82" w:rsidRPr="004764BD" w:rsidRDefault="006A4A82" w:rsidP="006A4A82">
            <w:pPr>
              <w:pStyle w:val="EngHang"/>
            </w:pPr>
            <w:r w:rsidRPr="004764BD">
              <w:t>David told us in truth,</w:t>
            </w:r>
          </w:p>
          <w:p w:rsidR="006A4A82" w:rsidRPr="004764BD" w:rsidRDefault="006A4A82" w:rsidP="006A4A82">
            <w:pPr>
              <w:pStyle w:val="EngHang"/>
            </w:pPr>
            <w:r w:rsidRPr="004764BD">
              <w:t>“Blessed are they that consider,</w:t>
            </w:r>
          </w:p>
          <w:p w:rsidR="006A4A82" w:rsidRPr="004764BD" w:rsidRDefault="006A4A82" w:rsidP="006A4A82">
            <w:pPr>
              <w:pStyle w:val="EngHang"/>
            </w:pPr>
            <w:r w:rsidRPr="004764BD">
              <w:t>the feeble and poor:</w:t>
            </w:r>
          </w:p>
          <w:p w:rsidR="006A4A82" w:rsidRDefault="006A4A82" w:rsidP="006A4A82">
            <w:pPr>
              <w:pStyle w:val="EngHangEnd"/>
            </w:pPr>
            <w:r w:rsidRPr="004764BD">
              <w:t>God will deliver</w:t>
            </w:r>
            <w:r w:rsidRPr="004764BD">
              <w:rPr>
                <w:rStyle w:val="FootnoteReference"/>
              </w:rPr>
              <w:footnoteReference w:id="489"/>
            </w:r>
            <w:r w:rsidRPr="004764BD">
              <w:t xml:space="preserve"> them.</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Ⲇⲁⲩⲓⲇ ⲁϥⲧⲁⲙⲟⲛ ϧⲉⲛ ⲟⲩⲙⲉⲑⲙⲏ:</w:t>
            </w:r>
          </w:p>
          <w:p w:rsidR="006A4A82" w:rsidRDefault="006A4A82" w:rsidP="006A4A82">
            <w:pPr>
              <w:pStyle w:val="CopticVersemulti-line"/>
            </w:pPr>
            <w:r>
              <w:t>Ϫⲉ ⲱ̀ⲟⲩⲛⲓⲁⲧϥ ⲙ̀ⲫⲏⲉⲑⲛⲁⲕⲁϯ:</w:t>
            </w:r>
          </w:p>
          <w:p w:rsidR="006A4A82" w:rsidRDefault="006A4A82" w:rsidP="006A4A82">
            <w:pPr>
              <w:pStyle w:val="CopticVersemulti-line"/>
            </w:pPr>
            <w:r>
              <w:t>ⲉ̀ϫⲉⲛ ⲟⲩϫⲱⲃ ⲛⲉⲙ ⲟⲩϩⲏⲕⲓ:</w:t>
            </w:r>
          </w:p>
          <w:p w:rsidR="006A4A82" w:rsidRDefault="006A4A82" w:rsidP="00173F9C">
            <w:pPr>
              <w:pStyle w:val="CopticHangingVerse"/>
            </w:pPr>
            <w:r>
              <w:t>ⲟⲩⲟϩ ⲉϥⲉ̀ⲛⲁϩⲙⲉϥ ⲛ̀ϫⲉ ⲫϯ.</w:t>
            </w:r>
          </w:p>
        </w:tc>
      </w:tr>
      <w:tr w:rsidR="006A4A82" w:rsidTr="006A4A82">
        <w:trPr>
          <w:cantSplit/>
          <w:jc w:val="center"/>
        </w:trPr>
        <w:tc>
          <w:tcPr>
            <w:tcW w:w="288" w:type="dxa"/>
          </w:tcPr>
          <w:p w:rsidR="006A4A82" w:rsidRDefault="006A4A82" w:rsidP="006A4A82">
            <w:pPr>
              <w:pStyle w:val="CopticCross"/>
            </w:pPr>
          </w:p>
        </w:tc>
        <w:tc>
          <w:tcPr>
            <w:tcW w:w="3960" w:type="dxa"/>
          </w:tcPr>
          <w:p w:rsidR="006A4A82" w:rsidRPr="004764BD" w:rsidRDefault="006A4A82" w:rsidP="006A4A82">
            <w:pPr>
              <w:pStyle w:val="EngHang"/>
            </w:pPr>
            <w:r w:rsidRPr="004764BD">
              <w:t>Like our father Abraham,</w:t>
            </w:r>
          </w:p>
          <w:p w:rsidR="006A4A82" w:rsidRPr="004764BD" w:rsidRDefault="006A4A82" w:rsidP="006A4A82">
            <w:pPr>
              <w:pStyle w:val="EngHang"/>
            </w:pPr>
            <w:r w:rsidRPr="004764BD">
              <w:t>The father of Isaac and Jacob,</w:t>
            </w:r>
          </w:p>
          <w:p w:rsidR="006A4A82" w:rsidRPr="004764BD" w:rsidRDefault="006A4A82" w:rsidP="006A4A82">
            <w:pPr>
              <w:pStyle w:val="EngHang"/>
            </w:pPr>
            <w:r w:rsidRPr="004764BD">
              <w:t>You loved charity,</w:t>
            </w:r>
          </w:p>
          <w:p w:rsidR="006A4A82" w:rsidRDefault="006A4A82" w:rsidP="006A4A82">
            <w:pPr>
              <w:pStyle w:val="EngHangEnd"/>
            </w:pPr>
            <w:r w:rsidRPr="004764BD">
              <w:t>And fulfilled the commandments.</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Ⲙⲫ̀ⲣⲏϯ ⲙ̀ⲡⲉⲛⲓⲱⲧ Ⲁⲃⲣⲁⲁⲙ:</w:t>
            </w:r>
          </w:p>
          <w:p w:rsidR="006A4A82" w:rsidRDefault="006A4A82" w:rsidP="006A4A82">
            <w:pPr>
              <w:pStyle w:val="CopticVersemulti-line"/>
            </w:pPr>
            <w:r>
              <w:t>ⲫ̀ⲓⲱⲧ ⲛ̀Ⲓⲥⲁⲁⲕ ⲛⲉⲙ Ⲓⲁⲕⲱⲃ:</w:t>
            </w:r>
          </w:p>
          <w:p w:rsidR="006A4A82" w:rsidRDefault="006A4A82" w:rsidP="006A4A82">
            <w:pPr>
              <w:pStyle w:val="CopticVersemulti-line"/>
            </w:pPr>
            <w:r>
              <w:t>ⲁⲕⲙⲉⲛⲣⲉ ϯⲙⲉⲑⲛⲁⲏ̀ⲧ:</w:t>
            </w:r>
          </w:p>
          <w:p w:rsidR="006A4A82" w:rsidRPr="003032D8" w:rsidRDefault="006A4A82" w:rsidP="00173F9C">
            <w:pPr>
              <w:pStyle w:val="CopticHangingVerse"/>
            </w:pPr>
            <w:r>
              <w:t>ⲟⲩⲟϩ ⲁⲕϫⲱⲕ ⲉ̀ⲃⲟⲗ ⲛ̀ⲛⲓⲉ̀ⲧⲟⲗⲏ.</w:t>
            </w:r>
          </w:p>
        </w:tc>
      </w:tr>
      <w:tr w:rsidR="006A4A82" w:rsidTr="006A4A82">
        <w:trPr>
          <w:cantSplit/>
          <w:jc w:val="center"/>
        </w:trPr>
        <w:tc>
          <w:tcPr>
            <w:tcW w:w="288" w:type="dxa"/>
          </w:tcPr>
          <w:p w:rsidR="006A4A82" w:rsidRDefault="006A4A82" w:rsidP="006A4A82">
            <w:pPr>
              <w:pStyle w:val="CopticCross"/>
            </w:pPr>
            <w:r w:rsidRPr="00FB5ACB">
              <w:t>¿</w:t>
            </w:r>
          </w:p>
        </w:tc>
        <w:tc>
          <w:tcPr>
            <w:tcW w:w="3960" w:type="dxa"/>
          </w:tcPr>
          <w:p w:rsidR="006A4A82" w:rsidRPr="004764BD" w:rsidRDefault="006A4A82" w:rsidP="006A4A82">
            <w:pPr>
              <w:pStyle w:val="EngHang"/>
            </w:pPr>
            <w:r w:rsidRPr="004764BD">
              <w:t>You witnessed to the truth,</w:t>
            </w:r>
          </w:p>
          <w:p w:rsidR="006A4A82" w:rsidRPr="004764BD" w:rsidRDefault="006A4A82" w:rsidP="006A4A82">
            <w:pPr>
              <w:pStyle w:val="EngHang"/>
            </w:pPr>
            <w:r>
              <w:t>You ate with the poor</w:t>
            </w:r>
          </w:p>
          <w:p w:rsidR="006A4A82" w:rsidRPr="004764BD" w:rsidRDefault="006A4A82" w:rsidP="006A4A82">
            <w:pPr>
              <w:pStyle w:val="EngHang"/>
            </w:pPr>
            <w:r>
              <w:t>With</w:t>
            </w:r>
            <w:r w:rsidRPr="004764BD">
              <w:t xml:space="preserve"> great humility,</w:t>
            </w:r>
          </w:p>
          <w:p w:rsidR="006A4A82" w:rsidRDefault="006A4A82" w:rsidP="006A4A82">
            <w:pPr>
              <w:pStyle w:val="EngHangEnd"/>
            </w:pPr>
            <w:r w:rsidRPr="004764BD">
              <w:t xml:space="preserve">You loved your </w:t>
            </w:r>
            <w:r>
              <w:t>flock</w:t>
            </w:r>
            <w:r w:rsidRPr="004764BD">
              <w:t>.</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Ϣⲁⲕⲉⲣⲙⲉⲑⲣⲉ ⲛ̀ϯⲙⲉⲑⲙⲏⲓ:</w:t>
            </w:r>
          </w:p>
          <w:p w:rsidR="006A4A82" w:rsidRDefault="006A4A82" w:rsidP="006A4A82">
            <w:pPr>
              <w:pStyle w:val="CopticVersemulti-line"/>
            </w:pPr>
            <w:r>
              <w:t>ϣⲁⲕⲟⲩⲱⲙ ⲛⲉⲙ ⲛⲓϩⲏⲕⲓ:</w:t>
            </w:r>
          </w:p>
          <w:p w:rsidR="006A4A82" w:rsidRDefault="006A4A82" w:rsidP="006A4A82">
            <w:pPr>
              <w:pStyle w:val="CopticVersemulti-line"/>
            </w:pPr>
            <w:r>
              <w:t>ϧⲉⲛ ⲟⲩⲛⲓϣϯ ⲛ̀ⲑⲉⲃⲓⲟ:</w:t>
            </w:r>
          </w:p>
          <w:p w:rsidR="006A4A82" w:rsidRDefault="006A4A82" w:rsidP="006A4A82">
            <w:pPr>
              <w:pStyle w:val="CopticHangingVerse"/>
            </w:pPr>
            <w:r>
              <w:t>ⲁⲕⲙⲉⲣⲉ ⲛⲉⲕⲉ̀ⲥⲱⲟⲩ.</w:t>
            </w:r>
          </w:p>
        </w:tc>
      </w:tr>
      <w:tr w:rsidR="006A4A82" w:rsidTr="006A4A82">
        <w:trPr>
          <w:cantSplit/>
          <w:jc w:val="center"/>
        </w:trPr>
        <w:tc>
          <w:tcPr>
            <w:tcW w:w="288" w:type="dxa"/>
          </w:tcPr>
          <w:p w:rsidR="006A4A82" w:rsidRPr="00FB5ACB" w:rsidRDefault="006A4A82" w:rsidP="006A4A82">
            <w:pPr>
              <w:pStyle w:val="CopticCross"/>
            </w:pPr>
          </w:p>
        </w:tc>
        <w:tc>
          <w:tcPr>
            <w:tcW w:w="3960" w:type="dxa"/>
          </w:tcPr>
          <w:p w:rsidR="006A4A82" w:rsidRPr="004764BD" w:rsidRDefault="006A4A82" w:rsidP="006A4A82">
            <w:pPr>
              <w:pStyle w:val="EngHang"/>
            </w:pPr>
            <w:r w:rsidRPr="004764BD">
              <w:t>They that love the world,</w:t>
            </w:r>
          </w:p>
          <w:p w:rsidR="006A4A82" w:rsidRPr="004764BD" w:rsidRDefault="006A4A82" w:rsidP="006A4A82">
            <w:pPr>
              <w:pStyle w:val="EngHang"/>
            </w:pPr>
            <w:r w:rsidRPr="004764BD">
              <w:t>Sought after new buildings,</w:t>
            </w:r>
          </w:p>
          <w:p w:rsidR="006A4A82" w:rsidRPr="004764BD" w:rsidRDefault="006A4A82" w:rsidP="006A4A82">
            <w:pPr>
              <w:pStyle w:val="EngHang"/>
            </w:pPr>
            <w:r>
              <w:t>But you built spirtual buildings</w:t>
            </w:r>
          </w:p>
          <w:p w:rsidR="006A4A82" w:rsidRDefault="006A4A82" w:rsidP="006A4A82">
            <w:pPr>
              <w:pStyle w:val="EngHangEnd"/>
            </w:pPr>
            <w:r>
              <w:t>In the heavens</w:t>
            </w:r>
            <w:r w:rsidRPr="004764BD">
              <w:t>.</w:t>
            </w:r>
          </w:p>
        </w:tc>
        <w:tc>
          <w:tcPr>
            <w:tcW w:w="288" w:type="dxa"/>
          </w:tcPr>
          <w:p w:rsidR="006A4A82" w:rsidRDefault="006A4A82" w:rsidP="006A4A82"/>
        </w:tc>
        <w:tc>
          <w:tcPr>
            <w:tcW w:w="288" w:type="dxa"/>
          </w:tcPr>
          <w:p w:rsidR="006A4A82" w:rsidRPr="00FB5ACB" w:rsidRDefault="006A4A82" w:rsidP="006A4A82">
            <w:pPr>
              <w:pStyle w:val="CopticCross"/>
            </w:pPr>
          </w:p>
        </w:tc>
        <w:tc>
          <w:tcPr>
            <w:tcW w:w="3960" w:type="dxa"/>
          </w:tcPr>
          <w:p w:rsidR="006A4A82" w:rsidRDefault="006A4A82" w:rsidP="006A4A82">
            <w:pPr>
              <w:pStyle w:val="CopticVersemulti-line"/>
            </w:pPr>
            <w:r>
              <w:t>Ⲛⲏⲉ̀ⲑⲙⲉⲓ ⲛ̀ⲛⲁ ⲡ̀ⲕⲁϩⲓ:</w:t>
            </w:r>
          </w:p>
          <w:p w:rsidR="006A4A82" w:rsidRDefault="006A4A82" w:rsidP="006A4A82">
            <w:pPr>
              <w:pStyle w:val="CopticVersemulti-line"/>
            </w:pPr>
            <w:r>
              <w:t>ⲁⲩⲕⲱϯ ⲛ̀ⲥⲁ ϩⲁⲛϫⲓⲛⲕⲱⲧ ⲙ̀ⲃⲉⲣⲓ:</w:t>
            </w:r>
          </w:p>
          <w:p w:rsidR="006A4A82" w:rsidRDefault="006A4A82" w:rsidP="006A4A82">
            <w:pPr>
              <w:pStyle w:val="CopticVersemulti-line"/>
            </w:pPr>
            <w:r>
              <w:t>ⲁⲗⲗⲁ ⲁⲕⲕⲱⲧ ϧⲉⲛ ⲛⲓⲫⲏⲟⲩⲓ̀:</w:t>
            </w:r>
          </w:p>
          <w:p w:rsidR="006A4A82" w:rsidRDefault="006A4A82" w:rsidP="006A4A82">
            <w:pPr>
              <w:pStyle w:val="CopticHangingVerse"/>
            </w:pPr>
            <w:r>
              <w:t>ⲛ̀ⲛⲓϫⲓⲛⲕⲱⲧ ⲛ̀ⲛⲁ ⲛⲓⲫⲏⲟⲩⲓ̀.</w:t>
            </w:r>
          </w:p>
        </w:tc>
      </w:tr>
      <w:tr w:rsidR="006A4A82" w:rsidTr="006A4A82">
        <w:trPr>
          <w:cantSplit/>
          <w:jc w:val="center"/>
        </w:trPr>
        <w:tc>
          <w:tcPr>
            <w:tcW w:w="288" w:type="dxa"/>
          </w:tcPr>
          <w:p w:rsidR="006A4A82" w:rsidRPr="00FB5ACB" w:rsidRDefault="006A4A82" w:rsidP="006A4A82">
            <w:pPr>
              <w:pStyle w:val="CopticCross"/>
            </w:pPr>
            <w:r w:rsidRPr="00FB5ACB">
              <w:t>¿</w:t>
            </w:r>
          </w:p>
        </w:tc>
        <w:tc>
          <w:tcPr>
            <w:tcW w:w="3960" w:type="dxa"/>
          </w:tcPr>
          <w:p w:rsidR="006A4A82" w:rsidRPr="004764BD" w:rsidRDefault="006A4A82" w:rsidP="006A4A82">
            <w:pPr>
              <w:pStyle w:val="EngHang"/>
            </w:pPr>
            <w:r>
              <w:t>Your wonders are many,</w:t>
            </w:r>
          </w:p>
          <w:p w:rsidR="006A4A82" w:rsidRPr="004764BD" w:rsidRDefault="006A4A82" w:rsidP="006A4A82">
            <w:pPr>
              <w:pStyle w:val="EngHang"/>
            </w:pPr>
            <w:r w:rsidRPr="004764BD">
              <w:t>You healed the sick,</w:t>
            </w:r>
          </w:p>
          <w:p w:rsidR="006A4A82" w:rsidRPr="004764BD" w:rsidRDefault="006A4A82" w:rsidP="006A4A82">
            <w:pPr>
              <w:pStyle w:val="EngHang"/>
            </w:pPr>
            <w:r w:rsidRPr="004764BD">
              <w:t>You prophesied marvels,</w:t>
            </w:r>
          </w:p>
          <w:p w:rsidR="006A4A82" w:rsidRDefault="006A4A82" w:rsidP="006A4A82">
            <w:pPr>
              <w:pStyle w:val="EngHangEnd"/>
              <w:ind w:left="0" w:firstLine="0"/>
            </w:pPr>
            <w:r>
              <w:t>Y</w:t>
            </w:r>
            <w:r w:rsidRPr="004764BD">
              <w:t>ou cast out</w:t>
            </w:r>
            <w:r>
              <w:t xml:space="preserve"> demons</w:t>
            </w:r>
            <w:r w:rsidRPr="004764BD">
              <w:t>.</w:t>
            </w:r>
          </w:p>
        </w:tc>
        <w:tc>
          <w:tcPr>
            <w:tcW w:w="288" w:type="dxa"/>
          </w:tcPr>
          <w:p w:rsidR="006A4A82" w:rsidRDefault="006A4A82" w:rsidP="006A4A82"/>
        </w:tc>
        <w:tc>
          <w:tcPr>
            <w:tcW w:w="288" w:type="dxa"/>
          </w:tcPr>
          <w:p w:rsidR="006A4A82" w:rsidRPr="00FB5ACB" w:rsidRDefault="006A4A82" w:rsidP="006A4A82">
            <w:pPr>
              <w:pStyle w:val="CopticCross"/>
            </w:pPr>
            <w:r w:rsidRPr="00FB5ACB">
              <w:t>¿</w:t>
            </w:r>
          </w:p>
        </w:tc>
        <w:tc>
          <w:tcPr>
            <w:tcW w:w="3960" w:type="dxa"/>
          </w:tcPr>
          <w:p w:rsidR="006A4A82" w:rsidRDefault="006A4A82" w:rsidP="006A4A82">
            <w:pPr>
              <w:pStyle w:val="CopticVersemulti-line"/>
            </w:pPr>
            <w:r>
              <w:t>Ⲟⲩⲏ̀ⲣ ⲛⲉ ⲛⲉⲕϣ̀ⲫⲏⲣⲓ:</w:t>
            </w:r>
          </w:p>
          <w:p w:rsidR="006A4A82" w:rsidRDefault="006A4A82" w:rsidP="006A4A82">
            <w:pPr>
              <w:pStyle w:val="CopticVersemulti-line"/>
            </w:pPr>
            <w:r>
              <w:t>ⲁⲕⲧⲁⲗϭⲟ ⲛ̀ⲛⲏⲉ̀ⲧⲁϣⲱⲛⲓ:</w:t>
            </w:r>
          </w:p>
          <w:p w:rsidR="006A4A82" w:rsidRDefault="006A4A82" w:rsidP="006A4A82">
            <w:pPr>
              <w:pStyle w:val="CopticVersemulti-line"/>
            </w:pPr>
            <w:r>
              <w:t>ⲁⲕⲉⲣⲡ̀ⲣⲟⲥⲫⲉⲧⲉⲫⲓⲛ ⲛ̀ⲛⲓϣ̀ⲫⲏⲣⲓ:</w:t>
            </w:r>
          </w:p>
          <w:p w:rsidR="006A4A82" w:rsidRDefault="006A4A82" w:rsidP="006A4A82">
            <w:pPr>
              <w:pStyle w:val="CopticHangingVerse"/>
            </w:pPr>
            <w:r>
              <w:t>ⲛⲓⲇⲉⲙⲱⲛ ⲁⲕϩⲓⲧⲟⲩ ⲉ̀ⲃⲟⲗ.</w:t>
            </w:r>
          </w:p>
        </w:tc>
      </w:tr>
      <w:tr w:rsidR="006A4A82" w:rsidTr="006A4A82">
        <w:trPr>
          <w:cantSplit/>
          <w:jc w:val="center"/>
        </w:trPr>
        <w:tc>
          <w:tcPr>
            <w:tcW w:w="288" w:type="dxa"/>
          </w:tcPr>
          <w:p w:rsidR="006A4A82" w:rsidRPr="00FB5ACB" w:rsidRDefault="006A4A82" w:rsidP="006A4A82">
            <w:pPr>
              <w:pStyle w:val="CopticCross"/>
            </w:pPr>
          </w:p>
        </w:tc>
        <w:tc>
          <w:tcPr>
            <w:tcW w:w="3960" w:type="dxa"/>
          </w:tcPr>
          <w:p w:rsidR="006A4A82" w:rsidRPr="004764BD" w:rsidRDefault="006A4A82" w:rsidP="006A4A82">
            <w:pPr>
              <w:pStyle w:val="EngHang"/>
            </w:pPr>
            <w:r w:rsidRPr="004764BD">
              <w:t xml:space="preserve">You became </w:t>
            </w:r>
            <w:r>
              <w:t>an example to us</w:t>
            </w:r>
          </w:p>
          <w:p w:rsidR="006A4A82" w:rsidRPr="004764BD" w:rsidRDefault="006A4A82" w:rsidP="006A4A82">
            <w:pPr>
              <w:pStyle w:val="EngHang"/>
            </w:pPr>
            <w:r w:rsidRPr="004764BD">
              <w:t>In your pure conduct,</w:t>
            </w:r>
          </w:p>
          <w:p w:rsidR="006A4A82" w:rsidRPr="004764BD" w:rsidRDefault="006A4A82" w:rsidP="006A4A82">
            <w:pPr>
              <w:pStyle w:val="EngHang"/>
            </w:pPr>
            <w:r w:rsidRPr="004764BD">
              <w:t>In love and charity,</w:t>
            </w:r>
          </w:p>
          <w:p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rsidR="006A4A82" w:rsidRDefault="006A4A82" w:rsidP="006A4A82"/>
        </w:tc>
        <w:tc>
          <w:tcPr>
            <w:tcW w:w="288" w:type="dxa"/>
          </w:tcPr>
          <w:p w:rsidR="006A4A82" w:rsidRPr="00FB5ACB" w:rsidRDefault="006A4A82" w:rsidP="006A4A82">
            <w:pPr>
              <w:pStyle w:val="CopticCross"/>
            </w:pPr>
          </w:p>
        </w:tc>
        <w:tc>
          <w:tcPr>
            <w:tcW w:w="3960" w:type="dxa"/>
          </w:tcPr>
          <w:p w:rsidR="006A4A82" w:rsidRDefault="006A4A82" w:rsidP="006A4A82">
            <w:pPr>
              <w:pStyle w:val="CopticVersemulti-line"/>
            </w:pPr>
            <w:r>
              <w:t>Ⲁⲕϣⲱⲡⲓ ⲛⲁⲛ ⲛ̀ⲟⲩⲧⲩⲡⲟⲥ:</w:t>
            </w:r>
          </w:p>
          <w:p w:rsidR="006A4A82" w:rsidRDefault="006A4A82" w:rsidP="006A4A82">
            <w:pPr>
              <w:pStyle w:val="CopticVersemulti-line"/>
            </w:pPr>
            <w:r>
              <w:t>ϧⲉⲛ ⲡⲉⲕϫⲓⲛⲙⲟϣⲓ ⲉⲧⲧⲟⲩⲃⲏⲟⲩⲧ:</w:t>
            </w:r>
          </w:p>
          <w:p w:rsidR="006A4A82" w:rsidRDefault="006A4A82" w:rsidP="006A4A82">
            <w:pPr>
              <w:pStyle w:val="CopticVersemulti-line"/>
            </w:pPr>
            <w:r>
              <w:t>ϧⲉⲛ ϯⲁ̀ⲅⲁⲡⲏ ⲛⲉⲙ ϯⲙⲉⲑⲛⲁⲏⲧ:</w:t>
            </w:r>
          </w:p>
          <w:p w:rsidR="006A4A82" w:rsidRDefault="006A4A82" w:rsidP="006A4A82">
            <w:pPr>
              <w:pStyle w:val="CopticHangingVerse"/>
            </w:pPr>
            <w:r>
              <w:t>ⲛⲉⲙ ϯⲙⲉⲧⲙⲉⲑⲣⲉ ⲛ̀ϯⲙⲉⲑⲙⲏⲓ.</w:t>
            </w:r>
          </w:p>
        </w:tc>
      </w:tr>
      <w:tr w:rsidR="006A4A82" w:rsidTr="006A4A82">
        <w:trPr>
          <w:cantSplit/>
          <w:jc w:val="center"/>
        </w:trPr>
        <w:tc>
          <w:tcPr>
            <w:tcW w:w="288" w:type="dxa"/>
          </w:tcPr>
          <w:p w:rsidR="006A4A82" w:rsidRPr="00FB5ACB" w:rsidRDefault="006A4A82" w:rsidP="006A4A82">
            <w:pPr>
              <w:pStyle w:val="CopticCross"/>
            </w:pPr>
            <w:r w:rsidRPr="00FB5ACB">
              <w:t>¿</w:t>
            </w:r>
          </w:p>
        </w:tc>
        <w:tc>
          <w:tcPr>
            <w:tcW w:w="3960" w:type="dxa"/>
          </w:tcPr>
          <w:p w:rsidR="006A4A82" w:rsidRPr="004764BD" w:rsidRDefault="006A4A82" w:rsidP="006A4A82">
            <w:pPr>
              <w:pStyle w:val="EngHang"/>
            </w:pPr>
            <w:r w:rsidRPr="004764BD">
              <w:t>Pray to the Lord on our behalf,</w:t>
            </w:r>
          </w:p>
          <w:p w:rsidR="006A4A82" w:rsidRPr="004764BD" w:rsidRDefault="006A4A82" w:rsidP="006A4A82">
            <w:pPr>
              <w:pStyle w:val="EngHang"/>
            </w:pPr>
            <w:r w:rsidRPr="004764BD">
              <w:t>Our holy father Abba Abraam,</w:t>
            </w:r>
          </w:p>
          <w:p w:rsidR="006A4A82" w:rsidRPr="004764BD" w:rsidRDefault="006A4A82" w:rsidP="006A4A82">
            <w:pPr>
              <w:pStyle w:val="EngHang"/>
            </w:pPr>
            <w:r w:rsidRPr="004764BD">
              <w:t>The Bishop of Fayoum,</w:t>
            </w:r>
          </w:p>
          <w:p w:rsidR="006A4A82" w:rsidRPr="004764BD" w:rsidRDefault="006A4A82" w:rsidP="006A4A82">
            <w:pPr>
              <w:pStyle w:val="EngHangEnd"/>
            </w:pPr>
            <w:r w:rsidRPr="004764BD">
              <w:t>That He</w:t>
            </w:r>
            <w:r>
              <w:t xml:space="preserve"> may forgive us our sins.</w:t>
            </w:r>
          </w:p>
        </w:tc>
        <w:tc>
          <w:tcPr>
            <w:tcW w:w="288" w:type="dxa"/>
          </w:tcPr>
          <w:p w:rsidR="006A4A82" w:rsidRDefault="006A4A82" w:rsidP="006A4A82"/>
        </w:tc>
        <w:tc>
          <w:tcPr>
            <w:tcW w:w="288" w:type="dxa"/>
          </w:tcPr>
          <w:p w:rsidR="006A4A82" w:rsidRPr="00FB5ACB" w:rsidRDefault="006A4A82" w:rsidP="006A4A82">
            <w:pPr>
              <w:pStyle w:val="CopticCross"/>
            </w:pPr>
            <w:r w:rsidRPr="00FB5ACB">
              <w:t>¿</w:t>
            </w:r>
          </w:p>
        </w:tc>
        <w:tc>
          <w:tcPr>
            <w:tcW w:w="3960" w:type="dxa"/>
          </w:tcPr>
          <w:p w:rsidR="006A4A82" w:rsidRDefault="006A4A82" w:rsidP="006A4A82">
            <w:pPr>
              <w:pStyle w:val="CopticVersemulti-line"/>
            </w:pPr>
            <w:r>
              <w:t>Ⲧⲱⲃϩ ⲙ̀Ⲡⲟ̄ⲥ̄ ⲉ̀ϩ̀ⲣⲏⲓ ⲉ̀ϫⲱⲛ:</w:t>
            </w:r>
          </w:p>
          <w:p w:rsidR="006A4A82" w:rsidRDefault="006A4A82" w:rsidP="006A4A82">
            <w:pPr>
              <w:pStyle w:val="CopticVersemulti-line"/>
            </w:pPr>
            <w:r>
              <w:t>ⲡⲉⲛⲓⲱⲧ ⲉ̄ⲑ̄ⲩ̄ Ⲁⲃⲃⲁ Ⲁⲃⲣⲁⲁⲙ:</w:t>
            </w:r>
          </w:p>
          <w:p w:rsidR="006A4A82" w:rsidRDefault="006A4A82" w:rsidP="006A4A82">
            <w:pPr>
              <w:pStyle w:val="CopticVersemulti-line"/>
            </w:pPr>
            <w:r>
              <w:t>ⲡⲓⲉ̀ⲡⲓⲥⲕⲟⲡⲟⲥ ⲛ̀ⲧⲉ Ⲫⲓⲟⲙ:</w:t>
            </w:r>
          </w:p>
          <w:p w:rsidR="006A4A82" w:rsidRDefault="006A4A82" w:rsidP="006A4A82">
            <w:pPr>
              <w:pStyle w:val="CopticHangingVerse"/>
            </w:pPr>
            <w:r>
              <w:t>ⲛ̀ⲧⲉϥ ⲭⲁ ⲛⲉⲛⲛⲟⲃⲓ ⲛⲁⲛ ⲉ̀ⲃⲟⲗ.</w:t>
            </w:r>
          </w:p>
        </w:tc>
      </w:tr>
    </w:tbl>
    <w:p w:rsidR="00253C5F" w:rsidRDefault="00253C5F" w:rsidP="00253C5F">
      <w:pPr>
        <w:pStyle w:val="Heading3"/>
      </w:pPr>
      <w:r>
        <w:t>May 30 / Paoni 5: Consecration of the Church of St. Victor</w:t>
      </w:r>
    </w:p>
    <w:p w:rsidR="00253C5F" w:rsidRPr="00253C5F" w:rsidRDefault="00253C5F" w:rsidP="00253C5F">
      <w:pPr>
        <w:pStyle w:val="Rubric"/>
      </w:pPr>
      <w:r>
        <w:t>See December 1 (2) / Koiak 5, page ##</w:t>
      </w:r>
    </w:p>
    <w:p w:rsidR="00253C5F" w:rsidRPr="00253C5F" w:rsidRDefault="00253C5F" w:rsidP="00253C5F"/>
    <w:p w:rsidR="00495F1A" w:rsidRDefault="00495F1A" w:rsidP="00495F1A">
      <w:pPr>
        <w:pStyle w:val="Heading2"/>
        <w:rPr>
          <w:rFonts w:ascii="FreeSerifAvvaShenouda" w:hAnsi="FreeSerifAvvaShenouda" w:cs="FreeSerifAvvaShenouda"/>
        </w:rPr>
      </w:pPr>
      <w:bookmarkStart w:id="1114" w:name="_Toc410196217"/>
      <w:bookmarkStart w:id="1115" w:name="_Toc410196459"/>
      <w:bookmarkStart w:id="1116" w:name="_Toc410196961"/>
      <w:bookmarkStart w:id="1117" w:name="_Toc431466294"/>
      <w:r>
        <w:t>June</w:t>
      </w:r>
      <w:bookmarkEnd w:id="1114"/>
      <w:bookmarkEnd w:id="1115"/>
      <w:bookmarkEnd w:id="1116"/>
      <w:r w:rsidR="00C30529">
        <w:t xml:space="preserve"> or </w:t>
      </w:r>
      <w:r w:rsidR="00C30529">
        <w:rPr>
          <w:rFonts w:ascii="FreeSerifAvvaShenouda" w:hAnsi="FreeSerifAvvaShenouda" w:cs="FreeSerifAvvaShenouda"/>
        </w:rPr>
        <w:t>Ⲡⲁⲱⲛⲉ</w:t>
      </w:r>
      <w:bookmarkEnd w:id="1117"/>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118"/>
            <w:r>
              <w:t xml:space="preserve">the </w:t>
            </w:r>
            <w:commentRangeEnd w:id="1118"/>
            <w:r>
              <w:rPr>
                <w:rStyle w:val="CommentReference"/>
              </w:rPr>
              <w:commentReference w:id="1118"/>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90"/>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91"/>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92"/>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6A0D7C" w:rsidRDefault="006A0D7C" w:rsidP="006A0D7C">
      <w:pPr>
        <w:pStyle w:val="Heading3"/>
      </w:pPr>
      <w:r>
        <w:t>June 8 / Paoni 14: Sts. Apakir and John</w:t>
      </w:r>
    </w:p>
    <w:p w:rsidR="006A0D7C" w:rsidRPr="00980D99" w:rsidRDefault="006A0D7C" w:rsidP="006A0D7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Apakir and his brother John,</w:t>
            </w:r>
          </w:p>
          <w:p w:rsidR="006A0D7C" w:rsidRDefault="006A0D7C" w:rsidP="00DF43CA">
            <w:pPr>
              <w:pStyle w:val="EngHang"/>
            </w:pPr>
            <w:r>
              <w:t>The soldiers of Christ,</w:t>
            </w:r>
          </w:p>
          <w:p w:rsidR="006A0D7C" w:rsidRDefault="006A0D7C" w:rsidP="00DF43CA">
            <w:pPr>
              <w:pStyle w:val="EngHang"/>
            </w:pPr>
            <w:r>
              <w:t>Loved him greatly,</w:t>
            </w:r>
          </w:p>
          <w:p w:rsidR="006A0D7C" w:rsidRDefault="006A0D7C" w:rsidP="00DF43CA">
            <w:pPr>
              <w:pStyle w:val="EngHangEnd"/>
            </w:pPr>
            <w:r>
              <w:t>With their two blessed sisters.</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ⲛⲉⲙ ⲥⲱⲛⲓ ⲥ̀ⲛⲁⲩ (ⲃ̄) ⲉⲧⲥ̀ⲙⲁⲣⲱⲟⲩⲧ:</w:t>
            </w:r>
          </w:p>
          <w:p w:rsidR="006A0D7C" w:rsidRDefault="006A0D7C" w:rsidP="00DF43CA">
            <w:pPr>
              <w:pStyle w:val="CopticVersemulti-line"/>
            </w:pPr>
            <w:r>
              <w:t>ⲛⲓⲙⲁⲧⲟⲓ ⲛ̀ⲧⲉ Ⲡⲭ̄ⲥ̄:</w:t>
            </w:r>
          </w:p>
          <w:p w:rsidR="006A0D7C" w:rsidRDefault="006A0D7C" w:rsidP="00DF43CA">
            <w:pPr>
              <w:pStyle w:val="CopticHangingVerse"/>
            </w:pPr>
            <w:r>
              <w:t>ⲛⲁⲩⲙⲉⲓ ⲙ̀ⲙⲟϥ ⲉ̀ⲙⲁϣⲱ.</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hated the whole world,</w:t>
            </w:r>
          </w:p>
          <w:p w:rsidR="006A0D7C" w:rsidRDefault="006A0D7C" w:rsidP="00DF43CA">
            <w:pPr>
              <w:pStyle w:val="EngHang"/>
            </w:pPr>
            <w:r>
              <w:t>Its wealth, and all that is in it,</w:t>
            </w:r>
          </w:p>
          <w:p w:rsidR="006A0D7C" w:rsidRDefault="006A0D7C" w:rsidP="00DF43CA">
            <w:pPr>
              <w:pStyle w:val="EngHang"/>
            </w:pPr>
            <w:r>
              <w:t>Because of their constant love</w:t>
            </w:r>
          </w:p>
          <w:p w:rsidR="006A0D7C" w:rsidRDefault="006A0D7C" w:rsidP="00DF43CA">
            <w:pPr>
              <w:pStyle w:val="EngHangEnd"/>
            </w:pPr>
            <w:r>
              <w:t>And their faith in Christ.</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Ⲁⲩⲙⲟⲥϯ ⲙ̀ⲡⲓⲕⲟⲥⲙⲟⲥ ⲧⲏⲣϥ:</w:t>
            </w:r>
          </w:p>
          <w:p w:rsidR="006A0D7C" w:rsidRDefault="006A0D7C" w:rsidP="00DF43CA">
            <w:pPr>
              <w:pStyle w:val="CopticVersemulti-line"/>
            </w:pPr>
            <w:r>
              <w:t>ⲛⲉⲙ ⲛⲉϥⲭ̀ⲣⲏⲙⲁ ⲛⲉⲙ ⲡⲓⲡ̀ⲧⲏⲣϥ:</w:t>
            </w:r>
          </w:p>
          <w:p w:rsidR="006A0D7C" w:rsidRDefault="006A0D7C" w:rsidP="00DF43CA">
            <w:pPr>
              <w:pStyle w:val="CopticVersemulti-line"/>
            </w:pPr>
            <w:r>
              <w:t>ⲉⲑⲃⲉ ⲧⲟⲩⲁ̀ⲅⲁⲡⲏ ⲉ̀ⲧⲉⲛϩⲟⲧ:</w:t>
            </w:r>
          </w:p>
          <w:p w:rsidR="006A0D7C" w:rsidRDefault="006A0D7C" w:rsidP="00DF43CA">
            <w:pPr>
              <w:pStyle w:val="CopticHangingVerse"/>
            </w:pPr>
            <w:r>
              <w:t>ⲛⲉⲙ ⲛⲟⲩⲛⲁϩϯ ϧⲉⲛ Ⲡⲭ̄ⲥ̄.</w:t>
            </w:r>
          </w:p>
        </w:tc>
      </w:tr>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They suffered great tortures</w:t>
            </w:r>
          </w:p>
          <w:p w:rsidR="006A0D7C" w:rsidRDefault="006A0D7C" w:rsidP="00DF43CA">
            <w:pPr>
              <w:pStyle w:val="EngHang"/>
            </w:pPr>
            <w:r>
              <w:t>In their bodies,</w:t>
            </w:r>
          </w:p>
          <w:p w:rsidR="006A0D7C" w:rsidRDefault="006A0D7C" w:rsidP="00DF43CA">
            <w:pPr>
              <w:pStyle w:val="EngHang"/>
            </w:pPr>
            <w:r>
              <w:t>But for the faith of Christ</w:t>
            </w:r>
          </w:p>
          <w:p w:rsidR="006A0D7C" w:rsidRDefault="006A0D7C" w:rsidP="00DF43CA">
            <w:pPr>
              <w:pStyle w:val="EngHangEnd"/>
            </w:pPr>
            <w:r>
              <w:t>They did not give in to them.</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Ⲁⲩϣⲉⲡⲙ̀ⲕⲁϩ ϧⲉⲛ ⲛ̀ⲟⲩⲥⲱⲙⲁ:</w:t>
            </w:r>
          </w:p>
          <w:p w:rsidR="006A0D7C" w:rsidRDefault="006A0D7C" w:rsidP="00DF43CA">
            <w:pPr>
              <w:pStyle w:val="CopticVersemulti-line"/>
            </w:pPr>
            <w:r>
              <w:t>Ϩⲓⲧⲉⲛ ϩⲁⲛⲛⲓϣϯ ⲙ̀ⲃⲁⲥⲁⲛⲟⲥ:</w:t>
            </w:r>
          </w:p>
          <w:p w:rsidR="006A0D7C" w:rsidRDefault="006A0D7C" w:rsidP="00DF43CA">
            <w:pPr>
              <w:pStyle w:val="CopticVersemulti-line"/>
            </w:pPr>
            <w:r>
              <w:t>ⲉⲑⲃⲉ ⲫ̀ⲛⲁϩϯ ⲙ̀Ⲡⲭ̄ⲥ̄:</w:t>
            </w:r>
          </w:p>
          <w:p w:rsidR="006A0D7C" w:rsidRDefault="006A0D7C" w:rsidP="00DF43CA">
            <w:pPr>
              <w:pStyle w:val="CopticHangingVerse"/>
            </w:pPr>
            <w:r>
              <w:t>ⲙ̀ⲙⲟⲛ ⲧⲟⲩⲭⲁⲩⲁ̀ⲣⲟⲥ ⲙ̀ⲙⲱⲟⲩ.</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received unfading crowns</w:t>
            </w:r>
          </w:p>
          <w:p w:rsidR="006A0D7C" w:rsidRDefault="006A0D7C" w:rsidP="00DF43CA">
            <w:pPr>
              <w:pStyle w:val="EngHang"/>
            </w:pPr>
            <w:r>
              <w:t>Of martyrdom,</w:t>
            </w:r>
          </w:p>
          <w:p w:rsidR="006A0D7C" w:rsidRDefault="006A0D7C" w:rsidP="00DF43CA">
            <w:pPr>
              <w:pStyle w:val="EngHang"/>
            </w:pPr>
            <w:r>
              <w:t>And they kept a feast with the holy ones,</w:t>
            </w:r>
          </w:p>
          <w:p w:rsidR="006A0D7C" w:rsidRDefault="006A0D7C" w:rsidP="00DF43CA">
            <w:pPr>
              <w:pStyle w:val="EngHangEnd"/>
            </w:pPr>
            <w:r>
              <w:t>In the region of the living.</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Ⲁⲩϭⲓ ⲛ̀ϩⲁⲛⲭ̀ⲗⲟⲙ ⲛ̀ⲁ̀ⲧⲗⲱⲙ:</w:t>
            </w:r>
          </w:p>
          <w:p w:rsidR="006A0D7C" w:rsidRDefault="006A0D7C" w:rsidP="00DF43CA">
            <w:pPr>
              <w:pStyle w:val="CopticVersemulti-line"/>
            </w:pPr>
            <w:r>
              <w:t>ⲛ̀ⲧⲉ ϯⲙⲉⲧⲙⲁⲣⲧⲩⲣⲟⲥ:</w:t>
            </w:r>
          </w:p>
          <w:p w:rsidR="006A0D7C" w:rsidRDefault="006A0D7C" w:rsidP="00DF43CA">
            <w:pPr>
              <w:pStyle w:val="CopticVersemulti-line"/>
            </w:pPr>
            <w:r>
              <w:t>ⲁⲩⲉ̀ⲣϣⲁⲓ ⲛⲉⲙ ⲛⲏⲉ̄ⲑ̄ⲩ̄ ⲧⲏⲣⲟⲩ:</w:t>
            </w:r>
          </w:p>
          <w:p w:rsidR="006A0D7C" w:rsidRDefault="006A0D7C" w:rsidP="00DF43CA">
            <w:pPr>
              <w:pStyle w:val="CopticHangingVerse"/>
            </w:pPr>
            <w:r>
              <w:t>ϧⲉⲛ ⲧ̀ⲭⲱⲣⲁ ⲛ̀ⲧⲉ ⲛⲏⲉ̀ⲧⲱ̀ⲛϧ.</w:t>
            </w:r>
          </w:p>
        </w:tc>
      </w:tr>
      <w:tr w:rsidR="006A0D7C" w:rsidTr="00DF43CA">
        <w:trPr>
          <w:cantSplit/>
          <w:jc w:val="center"/>
        </w:trPr>
        <w:tc>
          <w:tcPr>
            <w:tcW w:w="288" w:type="dxa"/>
          </w:tcPr>
          <w:p w:rsidR="006A0D7C" w:rsidRPr="00FB5ACB" w:rsidRDefault="006A0D7C" w:rsidP="00DF43CA">
            <w:pPr>
              <w:pStyle w:val="CopticCross"/>
            </w:pPr>
          </w:p>
        </w:tc>
        <w:tc>
          <w:tcPr>
            <w:tcW w:w="3960" w:type="dxa"/>
          </w:tcPr>
          <w:p w:rsidR="006A0D7C" w:rsidRDefault="006A0D7C" w:rsidP="00DF43CA">
            <w:pPr>
              <w:pStyle w:val="EngHang"/>
            </w:pPr>
            <w:r>
              <w:t>Hail to the two holy brothres,</w:t>
            </w:r>
          </w:p>
          <w:p w:rsidR="006A0D7C" w:rsidRDefault="006A0D7C" w:rsidP="00DF43CA">
            <w:pPr>
              <w:pStyle w:val="EngHang"/>
            </w:pPr>
            <w:r>
              <w:t>Apakir, and his brother John;</w:t>
            </w:r>
          </w:p>
          <w:p w:rsidR="006A0D7C" w:rsidRDefault="006A0D7C" w:rsidP="00DF43CA">
            <w:pPr>
              <w:pStyle w:val="EngHang"/>
            </w:pPr>
            <w:r>
              <w:t>Hail to the two martyrs,</w:t>
            </w:r>
          </w:p>
          <w:p w:rsidR="006A0D7C" w:rsidRPr="004764BD" w:rsidRDefault="006A0D7C" w:rsidP="00DF43CA">
            <w:pPr>
              <w:pStyle w:val="EngHangEnd"/>
            </w:pPr>
            <w:r>
              <w:t>The spiritual physicians.</w:t>
            </w:r>
          </w:p>
        </w:tc>
        <w:tc>
          <w:tcPr>
            <w:tcW w:w="288" w:type="dxa"/>
          </w:tcPr>
          <w:p w:rsidR="006A0D7C" w:rsidRDefault="006A0D7C" w:rsidP="00DF43CA"/>
        </w:tc>
        <w:tc>
          <w:tcPr>
            <w:tcW w:w="288" w:type="dxa"/>
          </w:tcPr>
          <w:p w:rsidR="006A0D7C" w:rsidRPr="00FB5ACB" w:rsidRDefault="006A0D7C" w:rsidP="00DF43CA">
            <w:pPr>
              <w:pStyle w:val="CopticCross"/>
            </w:pPr>
          </w:p>
        </w:tc>
        <w:tc>
          <w:tcPr>
            <w:tcW w:w="3960" w:type="dxa"/>
          </w:tcPr>
          <w:p w:rsidR="006A0D7C" w:rsidRDefault="006A0D7C" w:rsidP="00DF43CA">
            <w:pPr>
              <w:pStyle w:val="CopticVersemulti-line"/>
            </w:pPr>
            <w:r>
              <w:t>Ⲭⲉⲣⲉ ⲛⲓⲥⲟⲛ ⲥ̀ⲛⲁⲩ (ⲃ̄) ⲉ̄ⲑ̄ⲩ̄:</w:t>
            </w:r>
          </w:p>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ⲭⲉⲣⲉ ⲥ̀ⲛⲁⲫ ⲙ̀ⲙⲁⲣⲧⲩⲣⲟⲥ:</w:t>
            </w:r>
          </w:p>
          <w:p w:rsidR="006A0D7C" w:rsidRPr="003032D8" w:rsidRDefault="006A0D7C" w:rsidP="00DF43CA">
            <w:pPr>
              <w:pStyle w:val="CopticHangingVerse"/>
            </w:pPr>
            <w:r>
              <w:t>ⲛⲓⲥⲏⲓⲛⲓ ⲙ̀ⲡ̀ⲛⲩⲙⲁⲧⲓⲕⲟⲛ.</w:t>
            </w:r>
          </w:p>
        </w:tc>
      </w:tr>
      <w:tr w:rsidR="006A0D7C" w:rsidTr="00DF43CA">
        <w:trPr>
          <w:cantSplit/>
          <w:jc w:val="center"/>
        </w:trPr>
        <w:tc>
          <w:tcPr>
            <w:tcW w:w="288" w:type="dxa"/>
          </w:tcPr>
          <w:p w:rsidR="006A0D7C" w:rsidRPr="00FB5ACB" w:rsidRDefault="006A0D7C" w:rsidP="00DF43CA">
            <w:pPr>
              <w:pStyle w:val="CopticCross"/>
            </w:pPr>
            <w:r w:rsidRPr="00FB5ACB">
              <w:t>¿</w:t>
            </w:r>
          </w:p>
        </w:tc>
        <w:tc>
          <w:tcPr>
            <w:tcW w:w="3960" w:type="dxa"/>
          </w:tcPr>
          <w:p w:rsidR="006A0D7C" w:rsidRDefault="006A0D7C" w:rsidP="00DF43CA">
            <w:pPr>
              <w:pStyle w:val="EngHang"/>
            </w:pPr>
            <w:r>
              <w:t>Pray to the Lord on our behalf,</w:t>
            </w:r>
          </w:p>
          <w:p w:rsidR="006A0D7C" w:rsidRDefault="006A0D7C" w:rsidP="00DF43CA">
            <w:pPr>
              <w:pStyle w:val="EngHang"/>
            </w:pPr>
            <w:r>
              <w:t>O struggle-bearers, the martyrs,</w:t>
            </w:r>
          </w:p>
          <w:p w:rsidR="006A0D7C" w:rsidRDefault="006A0D7C" w:rsidP="00DF43CA">
            <w:pPr>
              <w:pStyle w:val="EngHang"/>
            </w:pPr>
            <w:r>
              <w:t>Apakir and his brother John,</w:t>
            </w:r>
          </w:p>
          <w:p w:rsidR="006A0D7C" w:rsidRDefault="006A0D7C" w:rsidP="00DF43CA">
            <w:pPr>
              <w:pStyle w:val="EngHangEnd"/>
            </w:pPr>
            <w:r>
              <w:t>That He may forgive us our sins.</w:t>
            </w:r>
          </w:p>
        </w:tc>
        <w:tc>
          <w:tcPr>
            <w:tcW w:w="288" w:type="dxa"/>
          </w:tcPr>
          <w:p w:rsidR="006A0D7C" w:rsidRDefault="006A0D7C" w:rsidP="00DF43CA"/>
        </w:tc>
        <w:tc>
          <w:tcPr>
            <w:tcW w:w="288" w:type="dxa"/>
          </w:tcPr>
          <w:p w:rsidR="006A0D7C" w:rsidRPr="00FB5ACB" w:rsidRDefault="006A0D7C" w:rsidP="00DF43CA">
            <w:pPr>
              <w:pStyle w:val="CopticCross"/>
            </w:pPr>
            <w:r w:rsidRPr="00FB5ACB">
              <w:t>¿</w:t>
            </w:r>
          </w:p>
        </w:tc>
        <w:tc>
          <w:tcPr>
            <w:tcW w:w="3960" w:type="dxa"/>
          </w:tcPr>
          <w:p w:rsidR="006A0D7C" w:rsidRDefault="006A0D7C" w:rsidP="00DF43CA">
            <w:pPr>
              <w:pStyle w:val="CopticVersemulti-line"/>
            </w:pPr>
            <w:r>
              <w:t>Ⲧⲱⲃϭ ⲙ̀Ⲡⲟ̄ⲥ̄ ⲉ̀ϩ̀ⲣⲏⲓ ⲉ̀ϫⲱⲛ:</w:t>
            </w:r>
          </w:p>
          <w:p w:rsidR="006A0D7C" w:rsidRDefault="006A0D7C" w:rsidP="00DF43CA">
            <w:pPr>
              <w:pStyle w:val="CopticVersemulti-line"/>
            </w:pPr>
            <w:r>
              <w:t>ⲱ̀ ⲛⲓⲁⲑⲗⲟⲫⲟⲣⲟⲥ ⲙ̀ⲙⲁⲣⲧⲩⲣⲟⲥ:</w:t>
            </w:r>
          </w:p>
          <w:p w:rsidR="006A0D7C" w:rsidRDefault="006A0D7C" w:rsidP="00DF43CA">
            <w:pPr>
              <w:pStyle w:val="CopticVersemulti-line"/>
            </w:pPr>
            <w:r>
              <w:t>Ⲁⲡⲁ Ⲕⲓⲣ ⲛⲉⲙ Ⲓⲱⲁⲛⲛⲏⲥ ⲡⲉϥⲥⲟⲛ:</w:t>
            </w:r>
          </w:p>
          <w:p w:rsidR="006A0D7C" w:rsidRDefault="006A0D7C" w:rsidP="00DF43CA">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6D27E4" w:rsidRDefault="006D27E4" w:rsidP="006D27E4">
      <w:pPr>
        <w:pStyle w:val="Heading3"/>
        <w:rPr>
          <w:lang w:val="en-US"/>
        </w:rPr>
      </w:pPr>
      <w:r>
        <w:rPr>
          <w:lang w:val="en-US"/>
        </w:rPr>
        <w:t>June 13 / Paoni 19: Martyrdom of St. George of Zahim</w:t>
      </w:r>
    </w:p>
    <w:p w:rsidR="006D27E4" w:rsidRPr="00980D99" w:rsidRDefault="006D27E4" w:rsidP="006D27E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George of the land of Zahim</w:t>
            </w:r>
            <w:r>
              <w:rPr>
                <w:rStyle w:val="FootnoteReference"/>
              </w:rPr>
              <w:footnoteReference w:id="493"/>
            </w:r>
          </w:p>
          <w:p w:rsidR="006D27E4" w:rsidRDefault="006D27E4" w:rsidP="006D27E4">
            <w:pPr>
              <w:pStyle w:val="EngHang"/>
            </w:pPr>
            <w:r>
              <w:t>Accepted great sufferings,</w:t>
            </w:r>
          </w:p>
          <w:p w:rsidR="006D27E4" w:rsidRDefault="006D27E4" w:rsidP="006D27E4">
            <w:pPr>
              <w:pStyle w:val="EngHang"/>
            </w:pPr>
            <w:r>
              <w:t>Because of his love for Christ,</w:t>
            </w:r>
          </w:p>
          <w:p w:rsidR="006D27E4" w:rsidRDefault="006D27E4" w:rsidP="006D27E4">
            <w:pPr>
              <w:pStyle w:val="EngHangEnd"/>
            </w:pPr>
            <w:r>
              <w:t>He received martyrdom.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Ⲅⲉⲱⲣⲅⲓⲟⲥ ⲡⲓⲣⲉⲙⲍⲁϩⲓⲙ:</w:t>
            </w:r>
          </w:p>
          <w:p w:rsidR="006D27E4" w:rsidRDefault="006D27E4" w:rsidP="006D27E4">
            <w:pPr>
              <w:pStyle w:val="CopticVersemulti-line"/>
            </w:pPr>
            <w:r>
              <w:t>ⲉ̀ⲧⲁϥϣⲉⲡ ϩⲁⲛⲛⲓϣϯ ⲛ̀ϧⲓⲥⲓ:</w:t>
            </w:r>
          </w:p>
          <w:p w:rsidR="006D27E4" w:rsidRDefault="006D27E4" w:rsidP="006D27E4">
            <w:pPr>
              <w:pStyle w:val="CopticVersemulti-line"/>
            </w:pPr>
            <w:r>
              <w:t>ⲉⲑⲃⲉ ⲡⲉϥⲙⲉⲓ ⲙ̀Ⲡⲭ̄ⲥ̄:</w:t>
            </w:r>
          </w:p>
          <w:p w:rsidR="006D27E4" w:rsidRDefault="006D27E4" w:rsidP="006D27E4">
            <w:pPr>
              <w:pStyle w:val="CopticHangingVerse"/>
            </w:pPr>
            <w:r>
              <w:t>ⲁϥϭⲓ ⲛ̀ϯⲙⲉⲧⲙⲁⲣⲧⲩⲣⲓⲁ̀.</w:t>
            </w:r>
          </w:p>
        </w:tc>
      </w:tr>
      <w:tr w:rsidR="006D27E4" w:rsidTr="00023E8D">
        <w:trPr>
          <w:cantSplit/>
          <w:jc w:val="center"/>
        </w:trPr>
        <w:tc>
          <w:tcPr>
            <w:tcW w:w="288" w:type="dxa"/>
          </w:tcPr>
          <w:p w:rsidR="006D27E4" w:rsidRDefault="006D27E4" w:rsidP="00023E8D">
            <w:pPr>
              <w:pStyle w:val="CopticCross"/>
            </w:pPr>
            <w:r w:rsidRPr="00FB5ACB">
              <w:t>¿</w:t>
            </w:r>
          </w:p>
        </w:tc>
        <w:tc>
          <w:tcPr>
            <w:tcW w:w="3960" w:type="dxa"/>
          </w:tcPr>
          <w:p w:rsidR="006D27E4" w:rsidRDefault="006D27E4" w:rsidP="006D27E4">
            <w:pPr>
              <w:pStyle w:val="EngHang"/>
            </w:pPr>
            <w:r>
              <w:t>His father was pagan,</w:t>
            </w:r>
          </w:p>
          <w:p w:rsidR="006D27E4" w:rsidRDefault="006D27E4" w:rsidP="006D27E4">
            <w:pPr>
              <w:pStyle w:val="EngHang"/>
            </w:pPr>
            <w:r>
              <w:t>And took his mother against her will.</w:t>
            </w:r>
          </w:p>
          <w:p w:rsidR="006D27E4" w:rsidRDefault="006D27E4" w:rsidP="006D27E4">
            <w:pPr>
              <w:pStyle w:val="EngHang"/>
            </w:pPr>
            <w:r>
              <w:t>She taught him great virtues</w:t>
            </w:r>
          </w:p>
          <w:p w:rsidR="006D27E4" w:rsidRDefault="006D27E4" w:rsidP="006D27E4">
            <w:pPr>
              <w:pStyle w:val="EngHangEnd"/>
            </w:pPr>
            <w:r>
              <w:t>Because she was a Christian.</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Ⲡⲉϥⲓⲱⲧ ⲛⲉ ⲟⲩⲗⲁⲙⲓⲧⲏⲥ ⲡⲉ:</w:t>
            </w:r>
          </w:p>
          <w:p w:rsidR="006D27E4" w:rsidRDefault="006D27E4" w:rsidP="006D27E4">
            <w:pPr>
              <w:pStyle w:val="CopticVersemulti-line"/>
            </w:pPr>
            <w:r>
              <w:t>ⲁϥϭⲓ ⲧⲉϥⲙⲁⲩ ⲛ̀ⲭ̀ⲃⲁ ⲙ̀ⲙⲟⲥ:</w:t>
            </w:r>
          </w:p>
          <w:p w:rsidR="006D27E4" w:rsidRDefault="006D27E4" w:rsidP="006D27E4">
            <w:pPr>
              <w:pStyle w:val="CopticVersemulti-line"/>
            </w:pPr>
            <w:r>
              <w:t>ϫⲉ ⲛ̀ⲑⲟⲥ ⲟⲩⲭ̀ⲣⲓⲥⲧⲓⲁⲛⲟⲥ ⲧⲉ:</w:t>
            </w:r>
          </w:p>
          <w:p w:rsidR="006D27E4" w:rsidRDefault="006D27E4" w:rsidP="006D27E4">
            <w:pPr>
              <w:pStyle w:val="CopticHangingVerse"/>
            </w:pPr>
            <w:r>
              <w:t>ⲁⲥϯⲥ̀ⲃⲱ ⲛⲁϥ ⲛ̀ⲛⲓϣϯ ⲛ̀ⲁⲣⲉⲧⲏ.</w:t>
            </w:r>
          </w:p>
        </w:tc>
      </w:tr>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He desired to become Christian</w:t>
            </w:r>
          </w:p>
          <w:p w:rsidR="006D27E4" w:rsidRDefault="006D27E4" w:rsidP="006D27E4">
            <w:pPr>
              <w:pStyle w:val="EngHang"/>
            </w:pPr>
            <w:r>
              <w:t>And left his father’s religion.</w:t>
            </w:r>
          </w:p>
          <w:p w:rsidR="006D27E4" w:rsidRDefault="006D27E4" w:rsidP="006D27E4">
            <w:pPr>
              <w:pStyle w:val="EngHang"/>
            </w:pPr>
            <w:r>
              <w:t>His father swore to kill him,</w:t>
            </w:r>
          </w:p>
          <w:p w:rsidR="006D27E4" w:rsidRDefault="006D27E4" w:rsidP="006D27E4">
            <w:pPr>
              <w:pStyle w:val="EngHangEnd"/>
            </w:pPr>
            <w:r>
              <w:t>So he fled and suffered to obtain baptism.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Ⲁϥⲟⲩⲱϣ ⲛ̀ⲧⲉϥⲉⲣⲭ̀ⲣⲓⲥⲧⲓⲁⲛⲟⲥ:</w:t>
            </w:r>
          </w:p>
          <w:p w:rsidR="006D27E4" w:rsidRDefault="006D27E4" w:rsidP="006D27E4">
            <w:pPr>
              <w:pStyle w:val="CopticVersemulti-line"/>
            </w:pPr>
            <w:r>
              <w:t>ⲁϥⲭⲱ ⲛ̀ⲛⲉⲛⲓ̀ⲣⲓ ⲛ̀ⲛⲓⲗⲁⲙⲓⲧⲏⲥ:</w:t>
            </w:r>
          </w:p>
          <w:p w:rsidR="006D27E4" w:rsidRDefault="006D27E4" w:rsidP="006D27E4">
            <w:pPr>
              <w:pStyle w:val="CopticVersemulti-line"/>
            </w:pPr>
            <w:r>
              <w:t>ⲡⲉϥⲓⲱⲧ ⲁϥⲱⲣⲕ ⲛ̀ⲧⲉϥϧⲟⲑⲃⲉϥ:</w:t>
            </w:r>
          </w:p>
          <w:p w:rsidR="006D27E4" w:rsidRDefault="006D27E4" w:rsidP="006D27E4">
            <w:pPr>
              <w:pStyle w:val="CopticHangingVerse"/>
            </w:pPr>
            <w:r>
              <w:t>ⲁϥⲫⲱⲧ ⲁϥϧⲓⲥⲓ ⲛ̀ⲧⲉϥⲭⲓⲱⲙⲥ.</w:t>
            </w:r>
          </w:p>
        </w:tc>
      </w:tr>
      <w:tr w:rsidR="006D27E4" w:rsidTr="00023E8D">
        <w:trPr>
          <w:cantSplit/>
          <w:jc w:val="center"/>
        </w:trPr>
        <w:tc>
          <w:tcPr>
            <w:tcW w:w="288" w:type="dxa"/>
          </w:tcPr>
          <w:p w:rsidR="006D27E4" w:rsidRDefault="006D27E4" w:rsidP="00023E8D">
            <w:pPr>
              <w:pStyle w:val="CopticCross"/>
            </w:pPr>
            <w:r w:rsidRPr="00FB5ACB">
              <w:t>¿</w:t>
            </w:r>
          </w:p>
        </w:tc>
        <w:tc>
          <w:tcPr>
            <w:tcW w:w="3960" w:type="dxa"/>
          </w:tcPr>
          <w:p w:rsidR="006D27E4" w:rsidRDefault="006D27E4" w:rsidP="006D27E4">
            <w:pPr>
              <w:pStyle w:val="EngHang"/>
            </w:pPr>
            <w:r>
              <w:t>He took a priest’s daughter as his wife.</w:t>
            </w:r>
          </w:p>
          <w:p w:rsidR="006D27E4" w:rsidRDefault="006D27E4" w:rsidP="006D27E4">
            <w:pPr>
              <w:pStyle w:val="EngHang"/>
            </w:pPr>
            <w:r>
              <w:t>She directed him to the true baptism.</w:t>
            </w:r>
          </w:p>
          <w:p w:rsidR="006D27E4" w:rsidRDefault="006D27E4" w:rsidP="006D27E4">
            <w:pPr>
              <w:pStyle w:val="EngHang"/>
            </w:pPr>
            <w:r>
              <w:t>He endured tortures with his wife,</w:t>
            </w:r>
          </w:p>
          <w:p w:rsidR="006D27E4" w:rsidRDefault="006D27E4" w:rsidP="006D27E4">
            <w:pPr>
              <w:pStyle w:val="EngHangEnd"/>
            </w:pPr>
            <w:r>
              <w:t>Because he manifested Christ.</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Ⲁϥϭⲓ ⲥ̀ϩⲓⲙⲓ ⲛ̀ⲟⲩϣⲉⲣⲓ ⲛ̀ⲟⲩⲏⲃ:</w:t>
            </w:r>
          </w:p>
          <w:p w:rsidR="006D27E4" w:rsidRDefault="006D27E4" w:rsidP="006D27E4">
            <w:pPr>
              <w:pStyle w:val="CopticVersemulti-line"/>
            </w:pPr>
            <w:r>
              <w:t>ⲁⲥⲑ̀ⲣⲉϥϭⲓ ⲙ̀ⲡⲓⲱⲙⲥ ⲙ̀ⲙⲏⲓ:</w:t>
            </w:r>
          </w:p>
          <w:p w:rsidR="006D27E4" w:rsidRDefault="006D27E4" w:rsidP="006D27E4">
            <w:pPr>
              <w:pStyle w:val="CopticVersemulti-line"/>
            </w:pPr>
            <w:r>
              <w:t>ⲁϥϣⲉⲡ ⲛⲓⲃⲁⲥⲁⲛⲟⲥ ⲛⲉⲙ ⲧⲉϥⲥ̀ϩⲓⲙⲓ:</w:t>
            </w:r>
          </w:p>
          <w:p w:rsidR="006D27E4" w:rsidRDefault="006D27E4" w:rsidP="006D27E4">
            <w:pPr>
              <w:pStyle w:val="CopticHangingVerse"/>
            </w:pPr>
            <w:r>
              <w:t>ϫⲉ ⲁϥⲟⲩⲱⲛϩ ϧⲉⲛ Ⲡⲭ̄ⲥ̄ ⲉ̀ⲃⲟⲗ.</w:t>
            </w:r>
          </w:p>
        </w:tc>
      </w:tr>
      <w:tr w:rsidR="006D27E4" w:rsidTr="00023E8D">
        <w:trPr>
          <w:cantSplit/>
          <w:jc w:val="center"/>
        </w:trPr>
        <w:tc>
          <w:tcPr>
            <w:tcW w:w="288" w:type="dxa"/>
          </w:tcPr>
          <w:p w:rsidR="006D27E4" w:rsidRPr="00FB5ACB" w:rsidRDefault="006D27E4" w:rsidP="00023E8D">
            <w:pPr>
              <w:pStyle w:val="CopticCross"/>
            </w:pPr>
          </w:p>
        </w:tc>
        <w:tc>
          <w:tcPr>
            <w:tcW w:w="3960" w:type="dxa"/>
          </w:tcPr>
          <w:p w:rsidR="006D27E4" w:rsidRDefault="006D27E4" w:rsidP="006D27E4">
            <w:pPr>
              <w:pStyle w:val="EngHang"/>
            </w:pPr>
            <w:r>
              <w:t>Hail to he who was beheaded,</w:t>
            </w:r>
          </w:p>
          <w:p w:rsidR="006D27E4" w:rsidRDefault="006D27E4" w:rsidP="006D27E4">
            <w:pPr>
              <w:pStyle w:val="EngHang"/>
            </w:pPr>
            <w:r>
              <w:t>Cut in pieces, and martyred.</w:t>
            </w:r>
          </w:p>
          <w:p w:rsidR="006D27E4" w:rsidRDefault="006D27E4" w:rsidP="006D27E4">
            <w:pPr>
              <w:pStyle w:val="EngHang"/>
            </w:pPr>
            <w:r>
              <w:t>Fire did not affect him,</w:t>
            </w:r>
          </w:p>
          <w:p w:rsidR="006D27E4" w:rsidRPr="004764BD" w:rsidRDefault="006D27E4" w:rsidP="006D27E4">
            <w:pPr>
              <w:pStyle w:val="EngHangEnd"/>
            </w:pPr>
            <w:r>
              <w:t>He joyfully received glory.</w:t>
            </w:r>
          </w:p>
        </w:tc>
        <w:tc>
          <w:tcPr>
            <w:tcW w:w="288" w:type="dxa"/>
          </w:tcPr>
          <w:p w:rsidR="006D27E4" w:rsidRDefault="006D27E4" w:rsidP="00023E8D"/>
        </w:tc>
        <w:tc>
          <w:tcPr>
            <w:tcW w:w="288" w:type="dxa"/>
          </w:tcPr>
          <w:p w:rsidR="006D27E4" w:rsidRPr="00FB5ACB" w:rsidRDefault="006D27E4" w:rsidP="00023E8D">
            <w:pPr>
              <w:pStyle w:val="CopticCross"/>
            </w:pPr>
          </w:p>
        </w:tc>
        <w:tc>
          <w:tcPr>
            <w:tcW w:w="3960" w:type="dxa"/>
          </w:tcPr>
          <w:p w:rsidR="006D27E4" w:rsidRDefault="006D27E4" w:rsidP="006D27E4">
            <w:pPr>
              <w:pStyle w:val="CopticVersemulti-line"/>
            </w:pPr>
            <w:r>
              <w:t>Ⲭⲉⲣⲉ ⲛⲁϥ ⲁⲩⲫⲉϭ ⲧⲉϥⲁ̀ⲫⲉ:</w:t>
            </w:r>
          </w:p>
          <w:p w:rsidR="006D27E4" w:rsidRDefault="006D27E4" w:rsidP="006D27E4">
            <w:pPr>
              <w:pStyle w:val="CopticVersemulti-line"/>
            </w:pPr>
            <w:r>
              <w:t>ⲁⲩⲫⲉⲧⲫⲱⲧϥ ⲁϥⲉⲣⲙⲁⲣⲧⲩⲣⲟⲥ:</w:t>
            </w:r>
          </w:p>
          <w:p w:rsidR="006D27E4" w:rsidRDefault="006D27E4" w:rsidP="006D27E4">
            <w:pPr>
              <w:pStyle w:val="CopticVersemulti-line"/>
            </w:pPr>
            <w:r>
              <w:t>ⲡⲓⲭ̀ⲣⲱⲙ ⲙ̀ⲡⲉϥϯⲑⲱⲃϣ ⲛ̀ϧⲏⲧϥ:</w:t>
            </w:r>
          </w:p>
          <w:p w:rsidR="006D27E4" w:rsidRPr="003032D8" w:rsidRDefault="006D27E4" w:rsidP="006D27E4">
            <w:pPr>
              <w:pStyle w:val="CopticHangingVerse"/>
            </w:pPr>
            <w:r>
              <w:t>ⲁϥⲙⲁϯ ⲉ̀ⲡ̀ⲱⲟⲩ ⲙ̀ⲡ̀ⲟⲩⲛⲟϥ.</w:t>
            </w:r>
          </w:p>
        </w:tc>
      </w:tr>
      <w:tr w:rsidR="006D27E4" w:rsidTr="00023E8D">
        <w:trPr>
          <w:cantSplit/>
          <w:jc w:val="center"/>
        </w:trPr>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EngHang"/>
            </w:pPr>
            <w:r>
              <w:t>Pray to the Lord on our behalf,</w:t>
            </w:r>
          </w:p>
          <w:p w:rsidR="006D27E4" w:rsidRDefault="006D27E4" w:rsidP="006D27E4">
            <w:pPr>
              <w:pStyle w:val="EngHang"/>
            </w:pPr>
            <w:r>
              <w:t>O athelete, the martyr,</w:t>
            </w:r>
          </w:p>
          <w:p w:rsidR="006D27E4" w:rsidRDefault="006D27E4" w:rsidP="006D27E4">
            <w:pPr>
              <w:pStyle w:val="EngHang"/>
            </w:pPr>
            <w:r>
              <w:t>George of the land of Zahim,</w:t>
            </w:r>
          </w:p>
          <w:p w:rsidR="006D27E4" w:rsidRDefault="006D27E4" w:rsidP="006D27E4">
            <w:pPr>
              <w:pStyle w:val="EngHangEnd"/>
            </w:pPr>
            <w:r>
              <w:t>That He may forgive us our sins.</w:t>
            </w:r>
          </w:p>
        </w:tc>
        <w:tc>
          <w:tcPr>
            <w:tcW w:w="288" w:type="dxa"/>
          </w:tcPr>
          <w:p w:rsidR="006D27E4" w:rsidRDefault="006D27E4" w:rsidP="00023E8D"/>
        </w:tc>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CopticVersemulti-line"/>
            </w:pPr>
            <w:r>
              <w:t>Ⲧⲱⲃϩ ⲙ̀Ⲡ</w:t>
            </w:r>
            <w:r>
              <w:pgNum/>
            </w:r>
            <w:r>
              <w:pgNum/>
            </w:r>
            <w:r>
              <w:t>ⲟ̄ⲥ̄ ⲉ̀ϩ̀ⲣⲏⲓ ⲉ̀ϫⲱⲛ:</w:t>
            </w:r>
          </w:p>
          <w:p w:rsidR="006D27E4" w:rsidRDefault="006D27E4" w:rsidP="006D27E4">
            <w:pPr>
              <w:pStyle w:val="CopticVersemulti-line"/>
            </w:pPr>
            <w:r>
              <w:t>ⲡⲓⲁⲑⲗⲓⲧⲏⲥ ⲡⲓⲙⲁⲣⲧⲩⲣⲟⲥ:</w:t>
            </w:r>
          </w:p>
          <w:p w:rsidR="006D27E4" w:rsidRDefault="006D27E4" w:rsidP="006D27E4">
            <w:pPr>
              <w:pStyle w:val="CopticVersemulti-line"/>
            </w:pPr>
            <w:r>
              <w:t>Ⲅⲉⲱⲣⲅⲓⲟⲥ ⲡⲓⲣⲉⲙⲍⲁϩⲓⲙ:</w:t>
            </w:r>
          </w:p>
          <w:p w:rsidR="006D27E4" w:rsidRDefault="006D27E4" w:rsidP="006D27E4">
            <w:pPr>
              <w:pStyle w:val="CopticHangingVerse"/>
            </w:pPr>
            <w:r>
              <w:t>ⲛ̀ⲧⲉϥⲭⲁ ⲛⲉⲛⲛⲟⲃⲓ ⲛⲁⲛ ⲉ̀ⲃⲟⲗ.</w:t>
            </w:r>
          </w:p>
        </w:tc>
      </w:tr>
    </w:tbl>
    <w:p w:rsidR="005329C1" w:rsidRDefault="005329C1" w:rsidP="005329C1">
      <w:pPr>
        <w:pStyle w:val="Heading3"/>
      </w:pPr>
      <w:r>
        <w:t>June 15 / Paoni 21: Commemoration of the Theotokos</w:t>
      </w:r>
    </w:p>
    <w:p w:rsidR="005329C1" w:rsidRDefault="005329C1" w:rsidP="00980D99">
      <w:pPr>
        <w:pStyle w:val="Rubric"/>
      </w:pPr>
      <w:r>
        <w:t>See the Doxologies, Psali, and Theotokia for the Virgin.</w:t>
      </w:r>
    </w:p>
    <w:p w:rsidR="00027E5B" w:rsidRDefault="00027E5B" w:rsidP="00027E5B">
      <w:pPr>
        <w:pStyle w:val="Heading3"/>
      </w:pPr>
      <w:r>
        <w:t>June 16 / Paoni 22: Consecration of a Church of St. Cosmas and Damian, Their Brothers and Their Mother</w:t>
      </w:r>
    </w:p>
    <w:p w:rsidR="00027E5B" w:rsidRPr="005329C1" w:rsidRDefault="00027E5B" w:rsidP="00980D99">
      <w:pPr>
        <w:pStyle w:val="Rubric"/>
      </w:pPr>
      <w:r>
        <w:t>See November 18 (19) / Athor 22, page ##.</w:t>
      </w:r>
    </w:p>
    <w:p w:rsidR="00980D99" w:rsidRDefault="00980D99" w:rsidP="00980D99">
      <w:pPr>
        <w:pStyle w:val="Heading3"/>
        <w:rPr>
          <w:lang w:val="en-US"/>
        </w:rPr>
      </w:pPr>
      <w:r>
        <w:rPr>
          <w:lang w:val="en-US"/>
        </w:rPr>
        <w:t xml:space="preserve">June 18 / Paoni 24: </w:t>
      </w:r>
      <w:r w:rsidR="001B4E41">
        <w:rPr>
          <w:lang w:val="en-US"/>
        </w:rPr>
        <w:t xml:space="preserve">The Strong </w:t>
      </w:r>
      <w:r>
        <w:rPr>
          <w:lang w:val="en-US"/>
        </w:rPr>
        <w:t>St. Moses</w:t>
      </w:r>
    </w:p>
    <w:p w:rsidR="00980D99" w:rsidRDefault="00980D99" w:rsidP="00980D99">
      <w:pPr>
        <w:pStyle w:val="Heading4"/>
        <w:rPr>
          <w:lang w:val="en-US"/>
        </w:rPr>
      </w:pPr>
      <w:r>
        <w:rPr>
          <w:lang w:val="en-US"/>
        </w:rP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rsidTr="00E77C68">
        <w:trPr>
          <w:cantSplit/>
          <w:jc w:val="center"/>
        </w:trPr>
        <w:tc>
          <w:tcPr>
            <w:tcW w:w="288" w:type="dxa"/>
          </w:tcPr>
          <w:p w:rsidR="001B4E41" w:rsidRDefault="001B4E41" w:rsidP="00E77C68">
            <w:pPr>
              <w:pStyle w:val="CopticCross"/>
            </w:pPr>
          </w:p>
        </w:tc>
        <w:tc>
          <w:tcPr>
            <w:tcW w:w="3960" w:type="dxa"/>
          </w:tcPr>
          <w:p w:rsidR="001B4E41" w:rsidRDefault="001B4E41" w:rsidP="00E77C68">
            <w:pPr>
              <w:pStyle w:val="EngHang"/>
            </w:pPr>
            <w:r>
              <w:t>Our father the holy Abba Moses,</w:t>
            </w:r>
          </w:p>
          <w:p w:rsidR="001B4E41" w:rsidRPr="004764BD" w:rsidRDefault="001B4E41" w:rsidP="00E77C68">
            <w:pPr>
              <w:pStyle w:val="EngHang"/>
            </w:pPr>
            <w:r>
              <w:t>Is t</w:t>
            </w:r>
            <w:r w:rsidRPr="004764BD">
              <w:t>he first holy martyr,</w:t>
            </w:r>
          </w:p>
          <w:p w:rsidR="001B4E41" w:rsidRPr="004764BD" w:rsidRDefault="001B4E41" w:rsidP="00E77C68">
            <w:pPr>
              <w:pStyle w:val="EngHang"/>
            </w:pPr>
            <w:r w:rsidRPr="004764BD">
              <w:t>Who was truly perfected,</w:t>
            </w:r>
          </w:p>
          <w:p w:rsidR="001B4E41" w:rsidRPr="004764BD" w:rsidRDefault="001B4E41" w:rsidP="00E77C68">
            <w:pPr>
              <w:pStyle w:val="EngHang"/>
            </w:pPr>
            <w:r w:rsidRPr="004764BD">
              <w:t>In the desert</w:t>
            </w:r>
            <w:r w:rsidRPr="004764BD">
              <w:rPr>
                <w:rStyle w:val="FootnoteReference"/>
              </w:rPr>
              <w:footnoteReference w:id="494"/>
            </w:r>
            <w:r w:rsidRPr="004764BD">
              <w:t xml:space="preserve"> of </w:t>
            </w:r>
            <w:r>
              <w:t>Shiheet.</w:t>
            </w:r>
          </w:p>
          <w:p w:rsidR="001B4E41" w:rsidRDefault="001B4E41" w:rsidP="00E77C68">
            <w:pPr>
              <w:pStyle w:val="EngHangEnd"/>
            </w:pP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Ⲡⲓϣⲟⲣⲡ ⲙ̀ⲙⲁⲣⲧⲩⲣⲟⲥ ⲉ̄ⲑ̄ⲩ̄:</w:t>
            </w:r>
          </w:p>
          <w:p w:rsidR="001B4E41" w:rsidRDefault="001B4E41" w:rsidP="001B4E41">
            <w:pPr>
              <w:pStyle w:val="CopticVersemulti-line"/>
            </w:pPr>
            <w:r>
              <w:t>ⲉ̀ⲧⲁϥϫⲱⲕ ⲉ̀ⲃⲟⲗ ⲛ̀ⲕⲁⲗⲱⲥ:</w:t>
            </w:r>
          </w:p>
          <w:p w:rsidR="001B4E41" w:rsidRDefault="001B4E41" w:rsidP="001B4E41">
            <w:pPr>
              <w:pStyle w:val="CopticVersemulti-line"/>
            </w:pPr>
            <w:r>
              <w:t>ϧⲉⲛ ⲡⲓⲧⲱⲟⲩ ⲛ̀ⲧⲉ Ϣⲓϩⲏⲧ:</w:t>
            </w:r>
          </w:p>
          <w:p w:rsidR="001B4E41" w:rsidRPr="00C35319" w:rsidRDefault="001B4E41" w:rsidP="001B4E41">
            <w:pPr>
              <w:pStyle w:val="CopticHangingVerse"/>
            </w:pPr>
            <w:r>
              <w:t>ⲡⲉ ⲡⲉⲛⲓⲱⲧ ⲉ̄ⲑ̄ⲩ̄ ⲁⲃⲃⲁ Ⲙⲱⲥⲏ.</w:t>
            </w:r>
          </w:p>
        </w:tc>
      </w:tr>
      <w:tr w:rsidR="001B4E41" w:rsidTr="00E77C68">
        <w:trPr>
          <w:cantSplit/>
          <w:jc w:val="center"/>
        </w:trPr>
        <w:tc>
          <w:tcPr>
            <w:tcW w:w="288" w:type="dxa"/>
          </w:tcPr>
          <w:p w:rsidR="001B4E41" w:rsidRDefault="001B4E41" w:rsidP="00E77C68">
            <w:pPr>
              <w:pStyle w:val="CopticCross"/>
            </w:pPr>
            <w:r w:rsidRPr="00FB5ACB">
              <w:t>¿</w:t>
            </w:r>
          </w:p>
        </w:tc>
        <w:tc>
          <w:tcPr>
            <w:tcW w:w="3960" w:type="dxa"/>
          </w:tcPr>
          <w:p w:rsidR="001B4E41" w:rsidRPr="004764BD" w:rsidRDefault="001B4E41" w:rsidP="00E77C68">
            <w:pPr>
              <w:pStyle w:val="EngHang"/>
            </w:pPr>
            <w:r w:rsidRPr="004764BD">
              <w:t>He became a fighter,</w:t>
            </w:r>
          </w:p>
          <w:p w:rsidR="001B4E41" w:rsidRPr="004764BD" w:rsidRDefault="001B4E41" w:rsidP="00E77C68">
            <w:pPr>
              <w:pStyle w:val="EngHang"/>
            </w:pPr>
            <w:r w:rsidRPr="004764BD">
              <w:t>Whom the</w:t>
            </w:r>
            <w:r>
              <w:t xml:space="preserve"> demons fear.</w:t>
            </w:r>
          </w:p>
          <w:p w:rsidR="001B4E41" w:rsidRPr="004764BD" w:rsidRDefault="001B4E41" w:rsidP="00E77C68">
            <w:pPr>
              <w:pStyle w:val="EngHang"/>
            </w:pPr>
            <w:r w:rsidRPr="004764BD">
              <w:t>He stood upon the rock,</w:t>
            </w:r>
          </w:p>
          <w:p w:rsidR="001B4E41" w:rsidRDefault="001B4E41" w:rsidP="00E77C68">
            <w:pPr>
              <w:pStyle w:val="EngHangEnd"/>
            </w:pPr>
            <w:r>
              <w:t>As a type of the cross.</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Ⲁϥϣⲱⲡⲓ ⲅⲁⲣ ⲛ̀ⲟⲩⲣⲉϥϯ:</w:t>
            </w:r>
          </w:p>
          <w:p w:rsidR="001B4E41" w:rsidRDefault="001B4E41" w:rsidP="001B4E41">
            <w:pPr>
              <w:pStyle w:val="CopticVersemulti-line"/>
            </w:pPr>
            <w:r>
              <w:t>ⲉϥⲟⲓ ⲛ̀ϩⲟϯ ⲟⲩⲃⲉ ⲛⲓⲇⲉⲙⲱⲛ:</w:t>
            </w:r>
          </w:p>
          <w:p w:rsidR="001B4E41" w:rsidRDefault="001B4E41" w:rsidP="001B4E41">
            <w:pPr>
              <w:pStyle w:val="CopticVersemulti-line"/>
            </w:pPr>
            <w:r>
              <w:t>ⲁϥⲟ̀ϩⲓ ⲉ̀ⲣⲁⲧϥ ϩⲓϫⲉⲛ ϯⲡⲉⲧⲣⲁ:</w:t>
            </w:r>
          </w:p>
          <w:p w:rsidR="001B4E41" w:rsidRPr="00CF5919" w:rsidRDefault="001B4E41" w:rsidP="001B4E41">
            <w:pPr>
              <w:pStyle w:val="CopticHangingVerse"/>
            </w:pPr>
            <w:r>
              <w:t>ⲕⲁⲧⲁ ⲡ̀ⲧⲩⲡⲟⲥ ⲙ̀ⲡⲓⲥ̀ⲧⲁⲩⲣⲟⲥ.</w:t>
            </w:r>
          </w:p>
        </w:tc>
      </w:tr>
      <w:tr w:rsidR="001B4E41" w:rsidTr="00E77C68">
        <w:trPr>
          <w:cantSplit/>
          <w:jc w:val="center"/>
        </w:trPr>
        <w:tc>
          <w:tcPr>
            <w:tcW w:w="288" w:type="dxa"/>
          </w:tcPr>
          <w:p w:rsidR="001B4E41" w:rsidRDefault="001B4E41" w:rsidP="00E77C68">
            <w:pPr>
              <w:pStyle w:val="CopticCross"/>
            </w:pPr>
          </w:p>
        </w:tc>
        <w:tc>
          <w:tcPr>
            <w:tcW w:w="3960" w:type="dxa"/>
          </w:tcPr>
          <w:p w:rsidR="001B4E41" w:rsidRPr="004764BD" w:rsidRDefault="001B4E41" w:rsidP="00E77C68">
            <w:pPr>
              <w:pStyle w:val="EngHang"/>
            </w:pPr>
            <w:r w:rsidRPr="004764BD">
              <w:t>Through his great patience,</w:t>
            </w:r>
          </w:p>
          <w:p w:rsidR="001B4E41" w:rsidRPr="004764BD" w:rsidRDefault="001B4E41" w:rsidP="00E77C68">
            <w:pPr>
              <w:pStyle w:val="EngHang"/>
            </w:pPr>
            <w:r w:rsidRPr="004764BD">
              <w:t xml:space="preserve">And the suffering of </w:t>
            </w:r>
            <w:r>
              <w:t>torments</w:t>
            </w:r>
            <w:r w:rsidRPr="004764BD">
              <w:rPr>
                <w:rStyle w:val="FootnoteReference"/>
              </w:rPr>
              <w:footnoteReference w:id="495"/>
            </w:r>
            <w:r w:rsidRPr="004764BD">
              <w:t>,</w:t>
            </w:r>
          </w:p>
          <w:p w:rsidR="001B4E41" w:rsidRPr="004764BD" w:rsidRDefault="001B4E41" w:rsidP="00E77C68">
            <w:pPr>
              <w:pStyle w:val="EngHang"/>
            </w:pPr>
            <w:r w:rsidRPr="004764BD">
              <w:t>He wore the crown,</w:t>
            </w:r>
          </w:p>
          <w:p w:rsidR="001B4E41" w:rsidRDefault="001B4E41" w:rsidP="00E77C68">
            <w:pPr>
              <w:pStyle w:val="EngHangEnd"/>
            </w:pPr>
            <w:r w:rsidRPr="004764BD">
              <w:t>Of martyrdom.</w:t>
            </w: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Ϩⲓⲧⲉⲛ ⲧⲉϥⲛⲓϣϯ ⲛ̀ϩⲩⲡⲟⲙⲟⲛⲏ:</w:t>
            </w:r>
          </w:p>
          <w:p w:rsidR="001B4E41" w:rsidRDefault="001B4E41" w:rsidP="001B4E41">
            <w:pPr>
              <w:pStyle w:val="CopticVersemulti-line"/>
            </w:pPr>
            <w:r>
              <w:t>ⲛⲉⲙ ⲡⲓϧⲓⲥⲓ ⲛ̀ⲧⲉ ⲛⲓⲃⲁⲥⲁⲛⲟⲥ:</w:t>
            </w:r>
          </w:p>
          <w:p w:rsidR="001B4E41" w:rsidRDefault="001B4E41" w:rsidP="001B4E41">
            <w:pPr>
              <w:pStyle w:val="CopticVersemulti-line"/>
            </w:pPr>
            <w:r>
              <w:t>ⲁϥⲉⲣⲫⲟⲣⲓⲛ ⲙ̀ⲡⲓⲭ̀ⲗⲟⲙ:</w:t>
            </w:r>
          </w:p>
          <w:p w:rsidR="001B4E41" w:rsidRPr="001B4E41" w:rsidRDefault="001B4E41" w:rsidP="001B4E41">
            <w:pPr>
              <w:pStyle w:val="CopticHangingVerse"/>
            </w:pPr>
            <w:r w:rsidRPr="001B4E41">
              <w:t>ⲛ̀ⲧⲉ ϯⲙⲉⲧⲙⲁⲣⲧⲩⲣⲟⲥ.</w:t>
            </w:r>
          </w:p>
        </w:tc>
      </w:tr>
      <w:tr w:rsidR="001B4E41" w:rsidTr="00E77C68">
        <w:trPr>
          <w:cantSplit/>
          <w:jc w:val="center"/>
        </w:trPr>
        <w:tc>
          <w:tcPr>
            <w:tcW w:w="288" w:type="dxa"/>
          </w:tcPr>
          <w:p w:rsidR="001B4E41" w:rsidRDefault="001B4E41" w:rsidP="00E77C68">
            <w:pPr>
              <w:pStyle w:val="CopticCross"/>
            </w:pPr>
            <w:r w:rsidRPr="00FB5ACB">
              <w:t>¿</w:t>
            </w:r>
          </w:p>
        </w:tc>
        <w:tc>
          <w:tcPr>
            <w:tcW w:w="3960" w:type="dxa"/>
          </w:tcPr>
          <w:p w:rsidR="001B4E41" w:rsidRPr="004764BD" w:rsidRDefault="001B4E41" w:rsidP="00E77C68">
            <w:pPr>
              <w:pStyle w:val="EngHang"/>
            </w:pPr>
            <w:r>
              <w:t>He soared</w:t>
            </w:r>
            <w:r w:rsidRPr="004764BD">
              <w:t xml:space="preserve"> to the heights in the spirit,</w:t>
            </w:r>
          </w:p>
          <w:p w:rsidR="001B4E41" w:rsidRPr="004764BD" w:rsidRDefault="001B4E41" w:rsidP="00E77C68">
            <w:pPr>
              <w:pStyle w:val="EngHang"/>
            </w:pPr>
            <w:r w:rsidRPr="004764BD">
              <w:t>To his place of rest,</w:t>
            </w:r>
          </w:p>
          <w:p w:rsidR="001B4E41" w:rsidRPr="004764BD" w:rsidRDefault="001B4E41" w:rsidP="00E77C68">
            <w:pPr>
              <w:pStyle w:val="EngHang"/>
            </w:pPr>
            <w:r w:rsidRPr="004764BD">
              <w:t>Which the Lord has prepared,</w:t>
            </w:r>
          </w:p>
          <w:p w:rsidR="001B4E41" w:rsidRDefault="001B4E41" w:rsidP="00E77C68">
            <w:pPr>
              <w:pStyle w:val="EngHangEnd"/>
            </w:pPr>
            <w:r w:rsidRPr="004764BD">
              <w:t>For those who love His Holy Name.</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Ⲁϥϩⲱⲗ ⲉ̀ⲡ̀ϭⲓⲥⲓ ϧⲉⲛ ⲡⲓⲡ̄ⲛ̄ⲁ̄:</w:t>
            </w:r>
          </w:p>
          <w:p w:rsidR="001B4E41" w:rsidRDefault="001B4E41" w:rsidP="001B4E41">
            <w:pPr>
              <w:pStyle w:val="CopticVersemulti-line"/>
            </w:pPr>
            <w:r>
              <w:t>ⲉ̀ϧⲟⲩⲛ ⲉ̀ⲛⲉϥⲙⲁⲛ̀ⲉⲙⲧⲟⲛ:</w:t>
            </w:r>
          </w:p>
          <w:p w:rsidR="001B4E41" w:rsidRDefault="001B4E41" w:rsidP="001B4E41">
            <w:pPr>
              <w:pStyle w:val="CopticVersemulti-line"/>
            </w:pPr>
            <w:r>
              <w:t>ⲉ̀ⲧⲁϥⲥⲉⲃⲧⲱⲧⲟⲩ ⲛ̀ϫⲉ Ⲡⲟ̄ⲥ̄:</w:t>
            </w:r>
          </w:p>
          <w:p w:rsidR="001B4E41" w:rsidRDefault="001B4E41" w:rsidP="001B4E41">
            <w:pPr>
              <w:pStyle w:val="CopticHangingVerse"/>
            </w:pPr>
            <w:r>
              <w:t xml:space="preserve">ⲛ̀ⲛⲏⲉⲑⲙⲉⲓ ⲙ̀ⲡⲉϥⲣⲁⲛ ⲉ̄ⲑ̄ⲩ̄. </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He bequeathed to us his body,</w:t>
            </w:r>
          </w:p>
          <w:p w:rsidR="001B4E41" w:rsidRPr="004764BD" w:rsidRDefault="001B4E41" w:rsidP="00E77C68">
            <w:pPr>
              <w:pStyle w:val="EngHang"/>
            </w:pPr>
            <w:r w:rsidRPr="004764BD">
              <w:t>And his holy cave,</w:t>
            </w:r>
          </w:p>
          <w:p w:rsidR="001B4E41" w:rsidRPr="004764BD" w:rsidRDefault="001B4E41" w:rsidP="00E77C68">
            <w:pPr>
              <w:pStyle w:val="EngHang"/>
            </w:pPr>
            <w:r w:rsidRPr="004764BD">
              <w:t>That we may fulfill in it,</w:t>
            </w:r>
          </w:p>
          <w:p w:rsidR="001B4E41" w:rsidRDefault="001B4E41" w:rsidP="00E77C68">
            <w:pPr>
              <w:pStyle w:val="EngHangEnd"/>
            </w:pPr>
            <w:r>
              <w:t>His honoured remembrance,</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Ⲁϥⲥⲱϫⲡ ⲛⲁⲛ ⲙ̀ⲡⲉϥⲥⲱⲙⲁ:</w:t>
            </w:r>
          </w:p>
          <w:p w:rsidR="001B4E41" w:rsidRDefault="001B4E41" w:rsidP="001B4E41">
            <w:pPr>
              <w:pStyle w:val="CopticVersemulti-line"/>
            </w:pPr>
            <w:r>
              <w:t>ⲛⲉⲙ ⲡⲉϥⲥ̀ⲡⲏⲗⲉⲟⲛ ⲉ̄ⲑ̄ⲩ̄:</w:t>
            </w:r>
          </w:p>
          <w:p w:rsidR="001B4E41" w:rsidRDefault="001B4E41" w:rsidP="001B4E41">
            <w:pPr>
              <w:pStyle w:val="CopticVersemulti-line"/>
            </w:pPr>
            <w:r>
              <w:t>ⲉⲑⲣⲉⲛϫⲱⲕ ⲉ̀ⲃⲟⲗ ⲛ̀ϧⲏⲧϥ:</w:t>
            </w:r>
          </w:p>
          <w:p w:rsidR="001B4E41" w:rsidRDefault="001B4E41" w:rsidP="001B4E41">
            <w:pPr>
              <w:pStyle w:val="CopticHangingVerse"/>
            </w:pPr>
            <w:r>
              <w:t>ⲙ̀ⲡⲉϥⲉⲣⲫ̀ⲙⲉⲩⲓ̀ ⲉⲧⲧⲁⲓⲏⲟⲩⲧ.</w:t>
            </w:r>
          </w:p>
        </w:tc>
      </w:tr>
      <w:tr w:rsidR="001B4E41" w:rsidTr="00E77C68">
        <w:trPr>
          <w:cantSplit/>
          <w:jc w:val="center"/>
        </w:trPr>
        <w:tc>
          <w:tcPr>
            <w:tcW w:w="288" w:type="dxa"/>
          </w:tcPr>
          <w:p w:rsidR="001B4E41" w:rsidRPr="00FB5ACB" w:rsidRDefault="001B4E41" w:rsidP="00E77C68">
            <w:pPr>
              <w:pStyle w:val="CopticCross"/>
            </w:pPr>
            <w:r w:rsidRPr="00FB5ACB">
              <w:t>¿</w:t>
            </w:r>
          </w:p>
        </w:tc>
        <w:tc>
          <w:tcPr>
            <w:tcW w:w="3960" w:type="dxa"/>
          </w:tcPr>
          <w:p w:rsidR="001B4E41" w:rsidRPr="004764BD" w:rsidRDefault="001B4E41" w:rsidP="00E77C68">
            <w:pPr>
              <w:pStyle w:val="EngHang"/>
            </w:pPr>
            <w:r w:rsidRPr="004764BD">
              <w:t>Proclaiming and saying,</w:t>
            </w:r>
          </w:p>
          <w:p w:rsidR="001B4E41" w:rsidRPr="004764BD" w:rsidRDefault="001B4E41" w:rsidP="00E77C68">
            <w:pPr>
              <w:pStyle w:val="EngHang"/>
            </w:pPr>
            <w:r>
              <w:t>“</w:t>
            </w:r>
            <w:r w:rsidRPr="004764BD">
              <w:t>O God of Abba Moses,</w:t>
            </w:r>
          </w:p>
          <w:p w:rsidR="001B4E41" w:rsidRPr="004764BD" w:rsidRDefault="001B4E41" w:rsidP="00E77C68">
            <w:pPr>
              <w:pStyle w:val="EngHang"/>
            </w:pPr>
            <w:r w:rsidRPr="004764BD">
              <w:t>And those who were perfected with him,</w:t>
            </w:r>
          </w:p>
          <w:p w:rsidR="001B4E41" w:rsidRDefault="001B4E41" w:rsidP="00E77C68">
            <w:pPr>
              <w:pStyle w:val="EngHangEnd"/>
            </w:pPr>
            <w:r w:rsidRPr="004764BD">
              <w:t xml:space="preserve">Have mercy </w:t>
            </w:r>
            <w:r>
              <w:t>on</w:t>
            </w:r>
            <w:r w:rsidRPr="004764BD">
              <w:t xml:space="preserve"> our souls</w:t>
            </w:r>
            <w:r>
              <w:t>.”</w:t>
            </w:r>
          </w:p>
        </w:tc>
        <w:tc>
          <w:tcPr>
            <w:tcW w:w="288" w:type="dxa"/>
          </w:tcPr>
          <w:p w:rsidR="001B4E41" w:rsidRDefault="001B4E41" w:rsidP="00E77C68"/>
        </w:tc>
        <w:tc>
          <w:tcPr>
            <w:tcW w:w="288" w:type="dxa"/>
          </w:tcPr>
          <w:p w:rsidR="001B4E41" w:rsidRPr="00FB5ACB" w:rsidRDefault="001B4E41" w:rsidP="00E77C68">
            <w:pPr>
              <w:pStyle w:val="CopticCross"/>
            </w:pPr>
            <w:r w:rsidRPr="00FB5ACB">
              <w:t>¿</w:t>
            </w:r>
          </w:p>
        </w:tc>
        <w:tc>
          <w:tcPr>
            <w:tcW w:w="3960" w:type="dxa"/>
          </w:tcPr>
          <w:p w:rsidR="001B4E41" w:rsidRDefault="001B4E41" w:rsidP="001B4E41">
            <w:pPr>
              <w:pStyle w:val="CopticVersemulti-line"/>
            </w:pPr>
            <w:r>
              <w:t>Ⲉⲛⲱϣ ⲉ̀ⲃⲟⲗ ⲉⲛϫⲱ ⲙ̀ⲙⲟⲥ:</w:t>
            </w:r>
          </w:p>
          <w:p w:rsidR="001B4E41" w:rsidRDefault="001B4E41" w:rsidP="001B4E41">
            <w:pPr>
              <w:pStyle w:val="CopticVersemulti-line"/>
            </w:pPr>
            <w:r>
              <w:t>Ϫⲉ Ⲫϯ ⲛ̀ⲁⲃⲃⲁ Ⲙⲱⲥⲏ:</w:t>
            </w:r>
          </w:p>
          <w:p w:rsidR="001B4E41" w:rsidRDefault="001B4E41" w:rsidP="001B4E41">
            <w:pPr>
              <w:pStyle w:val="CopticVersemulti-line"/>
            </w:pPr>
            <w:r>
              <w:t>ⲛⲉⲙ ⲛⲏⲉ̀ⲧⲁⲩϫⲱⲕ ⲉ̀ⲃⲟⲗ ⲛⲉⲙⲁϥ:</w:t>
            </w:r>
          </w:p>
          <w:p w:rsidR="001B4E41" w:rsidRDefault="001B4E41" w:rsidP="001B4E41">
            <w:pPr>
              <w:pStyle w:val="CopticHangingVerse"/>
            </w:pPr>
            <w:r>
              <w:t>ⲁ̀ⲡⲓⲟⲩⲛⲁⲓ ⲛⲉⲙ ⲛⲉⲛⲯⲩⲭⲏ.</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That we may obtain the promises,</w:t>
            </w:r>
          </w:p>
          <w:p w:rsidR="001B4E41" w:rsidRPr="004764BD" w:rsidRDefault="001B4E41" w:rsidP="00E77C68">
            <w:pPr>
              <w:pStyle w:val="EngHang"/>
            </w:pPr>
            <w:r w:rsidRPr="004764BD">
              <w:t>That He prepared for the holy,</w:t>
            </w:r>
          </w:p>
          <w:p w:rsidR="001B4E41" w:rsidRPr="004764BD" w:rsidRDefault="001B4E41" w:rsidP="00E77C68">
            <w:pPr>
              <w:pStyle w:val="EngHang"/>
            </w:pPr>
            <w:r w:rsidRPr="004764BD">
              <w:t>Who have pleased him since the beginning,</w:t>
            </w:r>
          </w:p>
          <w:p w:rsidR="001B4E41" w:rsidRDefault="001B4E41" w:rsidP="00E77C68">
            <w:pPr>
              <w:pStyle w:val="EngHangEnd"/>
            </w:pPr>
            <w:r w:rsidRPr="004764BD">
              <w:t>Because of their love for Him.</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Ⲟⲩⲟϩ ⲛ̀ⲧⲉⲛϣⲁϣⲛⲓ ⲉ̀ⲛⲓⲱϣ:</w:t>
            </w:r>
          </w:p>
          <w:p w:rsidR="001B4E41" w:rsidRDefault="001B4E41" w:rsidP="001B4E41">
            <w:pPr>
              <w:pStyle w:val="CopticVersemulti-line"/>
            </w:pPr>
            <w:r>
              <w:t>ⲉ̀ⲧⲁϥⲥⲁⲃⲧⲱⲧⲟⲩ ⲛ̀ⲛⲏⲉ̄ⲑ̄ⲩ̄:</w:t>
            </w:r>
          </w:p>
          <w:p w:rsidR="001B4E41" w:rsidRDefault="001B4E41" w:rsidP="001B4E41">
            <w:pPr>
              <w:pStyle w:val="CopticVersemulti-line"/>
            </w:pPr>
            <w:r>
              <w:t>ⲉ̀ⲧⲁⲩⲣⲁⲛⲁϥ ⲓⲥϫⲉⲛ ⲡ̀ⲉ̀ⲛⲉϩ:</w:t>
            </w:r>
          </w:p>
          <w:p w:rsidR="001B4E41" w:rsidRDefault="001B4E41" w:rsidP="001B4E41">
            <w:pPr>
              <w:pStyle w:val="CopticHangingVerse"/>
            </w:pPr>
            <w:r>
              <w:t>ⲉⲑⲃⲉ ⲧⲟⲩⲁ̀ⲅⲁⲡⲏ ⲉ̀ϧⲟⲩⲛ ⲉ̀ⲣⲟϥ.</w:t>
            </w:r>
          </w:p>
        </w:tc>
      </w:tr>
      <w:tr w:rsidR="001B4E41" w:rsidTr="00E77C68">
        <w:trPr>
          <w:cantSplit/>
          <w:jc w:val="center"/>
        </w:trPr>
        <w:tc>
          <w:tcPr>
            <w:tcW w:w="288" w:type="dxa"/>
          </w:tcPr>
          <w:p w:rsidR="001B4E41" w:rsidRPr="00FB5ACB" w:rsidRDefault="00AD65EF" w:rsidP="00E77C68">
            <w:pPr>
              <w:pStyle w:val="CopticCross"/>
            </w:pPr>
            <w:r w:rsidRPr="00FB5ACB">
              <w:t>¿</w:t>
            </w:r>
          </w:p>
        </w:tc>
        <w:tc>
          <w:tcPr>
            <w:tcW w:w="3960" w:type="dxa"/>
          </w:tcPr>
          <w:p w:rsidR="001B4E41" w:rsidRPr="004764BD" w:rsidRDefault="001B4E41" w:rsidP="00E77C68">
            <w:pPr>
              <w:pStyle w:val="EngHang"/>
            </w:pPr>
            <w:r w:rsidRPr="004764BD">
              <w:t>Pray to the Lord on our behalf,</w:t>
            </w:r>
          </w:p>
          <w:p w:rsidR="001B4E41" w:rsidRPr="004764BD" w:rsidRDefault="001B4E41" w:rsidP="00E77C68">
            <w:pPr>
              <w:pStyle w:val="EngHang"/>
            </w:pPr>
            <w:r w:rsidRPr="004764BD">
              <w:t xml:space="preserve">O My lord and father Abba Moses, </w:t>
            </w:r>
          </w:p>
          <w:p w:rsidR="001B4E41" w:rsidRPr="004764BD" w:rsidRDefault="001B4E41" w:rsidP="00E77C68">
            <w:pPr>
              <w:pStyle w:val="EngHang"/>
            </w:pPr>
            <w:r w:rsidRPr="004764BD">
              <w:t>And his children the cross-bearers,</w:t>
            </w:r>
          </w:p>
          <w:p w:rsidR="001B4E41" w:rsidRDefault="001B4E41" w:rsidP="00E77C68">
            <w:pPr>
              <w:pStyle w:val="EngHangEnd"/>
            </w:pPr>
            <w:r w:rsidRPr="004764BD">
              <w:t>That He may</w:t>
            </w:r>
            <w:r>
              <w:t xml:space="preserve"> forgive us our sins.</w:t>
            </w:r>
          </w:p>
        </w:tc>
        <w:tc>
          <w:tcPr>
            <w:tcW w:w="288" w:type="dxa"/>
          </w:tcPr>
          <w:p w:rsidR="001B4E41" w:rsidRDefault="001B4E41" w:rsidP="00E77C68"/>
        </w:tc>
        <w:tc>
          <w:tcPr>
            <w:tcW w:w="288" w:type="dxa"/>
          </w:tcPr>
          <w:p w:rsidR="001B4E41" w:rsidRPr="00FB5ACB" w:rsidRDefault="00AD65EF" w:rsidP="00E77C68">
            <w:pPr>
              <w:pStyle w:val="CopticCross"/>
            </w:pPr>
            <w:r w:rsidRPr="00FB5ACB">
              <w:t>¿</w:t>
            </w:r>
          </w:p>
        </w:tc>
        <w:tc>
          <w:tcPr>
            <w:tcW w:w="3960" w:type="dxa"/>
          </w:tcPr>
          <w:p w:rsidR="001B4E41" w:rsidRDefault="001B4E41" w:rsidP="001B4E41">
            <w:pPr>
              <w:pStyle w:val="CopticVersemulti-line"/>
            </w:pPr>
            <w:r>
              <w:t>Ⲧⲱⲃϩ ⲙ̀Ⲡⲟ̄ⲥ̄ ⲉ̀ϩ̀ⲣⲏⲓ ⲉ̀ϫⲱⲛ:</w:t>
            </w:r>
          </w:p>
          <w:p w:rsidR="001B4E41" w:rsidRDefault="001B4E41" w:rsidP="001B4E41">
            <w:pPr>
              <w:pStyle w:val="CopticVersemulti-line"/>
            </w:pPr>
            <w:r>
              <w:t>ⲱ̀ ⲡⲁⲟ̄ⲥ̄ ⲛ̀ⲓⲱⲧ ⲁⲃⲃⲁ Ⲙⲱⲥⲏ:</w:t>
            </w:r>
          </w:p>
          <w:p w:rsidR="001B4E41" w:rsidRDefault="001B4E41" w:rsidP="001B4E41">
            <w:pPr>
              <w:pStyle w:val="CopticVersemulti-line"/>
            </w:pPr>
            <w:r>
              <w:t>ⲛⲉⲙ ⲛⲉϥϣⲏⲣⲓ ⲛ̀ⲥ̀ⲧⲁⲩⲣⲟⲫⲟⲣⲟⲥ:</w:t>
            </w:r>
          </w:p>
          <w:p w:rsidR="001B4E41" w:rsidRDefault="001B4E41" w:rsidP="001B4E41">
            <w:pPr>
              <w:pStyle w:val="CopticHangingVerse"/>
            </w:pPr>
            <w:r>
              <w:t>ⲛ̀ⲧⲉϥⲭⲁ ⲛⲉⲛⲛⲟⲃⲓ ⲛⲁⲛ ⲉ̀ⲃⲟⲗ.</w:t>
            </w:r>
          </w:p>
        </w:tc>
      </w:tr>
    </w:tbl>
    <w:p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2B038E">
        <w:trPr>
          <w:cantSplit/>
          <w:jc w:val="center"/>
        </w:trPr>
        <w:tc>
          <w:tcPr>
            <w:tcW w:w="288" w:type="dxa"/>
          </w:tcPr>
          <w:p w:rsidR="00AD65EF" w:rsidRDefault="00AD65EF" w:rsidP="002B038E">
            <w:pPr>
              <w:pStyle w:val="CopticCross"/>
            </w:pPr>
          </w:p>
        </w:tc>
        <w:tc>
          <w:tcPr>
            <w:tcW w:w="3960" w:type="dxa"/>
          </w:tcPr>
          <w:p w:rsidR="00AD65EF" w:rsidRPr="004764BD" w:rsidRDefault="00AD65EF" w:rsidP="002B038E">
            <w:pPr>
              <w:pStyle w:val="EngHang"/>
            </w:pPr>
            <w:r w:rsidRPr="004764BD">
              <w:t>You are a servant,</w:t>
            </w:r>
          </w:p>
          <w:p w:rsidR="00AD65EF" w:rsidRPr="004764BD" w:rsidRDefault="00AD65EF" w:rsidP="002B038E">
            <w:pPr>
              <w:pStyle w:val="EngHang"/>
            </w:pPr>
            <w:r>
              <w:t>Our holy father Abba Isa</w:t>
            </w:r>
            <w:r w:rsidRPr="004764BD">
              <w:t>dore,</w:t>
            </w:r>
          </w:p>
          <w:p w:rsidR="00AD65EF" w:rsidRPr="004764BD" w:rsidRDefault="00AD65EF" w:rsidP="002B038E">
            <w:pPr>
              <w:pStyle w:val="EngHang"/>
            </w:pPr>
            <w:r w:rsidRPr="004764BD">
              <w:t>You received honour and blessing,</w:t>
            </w:r>
          </w:p>
          <w:p w:rsidR="00AD65EF" w:rsidRDefault="00AD65EF" w:rsidP="002B038E">
            <w:pPr>
              <w:pStyle w:val="EngHangEnd"/>
            </w:pPr>
            <w:r w:rsidRPr="004764BD">
              <w:t>From our Lord Jesus.</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Pr="00C35319"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Pr="004764BD" w:rsidRDefault="00AD65EF" w:rsidP="002B038E">
            <w:pPr>
              <w:pStyle w:val="EngHang"/>
            </w:pPr>
            <w:r w:rsidRPr="004764BD">
              <w:t>Your remembrance, O holy one,</w:t>
            </w:r>
          </w:p>
          <w:p w:rsidR="00AD65EF" w:rsidRPr="004764BD" w:rsidRDefault="00AD65EF" w:rsidP="002B038E">
            <w:pPr>
              <w:pStyle w:val="EngHang"/>
            </w:pPr>
            <w:r w:rsidRPr="004764BD">
              <w:t>And our holy and righteous father,</w:t>
            </w:r>
          </w:p>
          <w:p w:rsidR="00AD65EF" w:rsidRPr="004764BD" w:rsidRDefault="00AD65EF" w:rsidP="002B038E">
            <w:pPr>
              <w:pStyle w:val="EngHang"/>
            </w:pPr>
            <w:r w:rsidRPr="004764BD">
              <w:t>The strong Abba Moses the martyr,</w:t>
            </w:r>
          </w:p>
          <w:p w:rsidR="00AD65EF" w:rsidRDefault="00AD65EF" w:rsidP="002B038E">
            <w:pPr>
              <w:pStyle w:val="EngHangEnd"/>
            </w:pPr>
            <w:r w:rsidRPr="004764BD">
              <w:t>Has spread throughout the whole world.</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Pr="00CF5919"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p>
        </w:tc>
        <w:tc>
          <w:tcPr>
            <w:tcW w:w="3960" w:type="dxa"/>
          </w:tcPr>
          <w:p w:rsidR="00AD65EF" w:rsidRPr="004764BD" w:rsidRDefault="00AD65EF" w:rsidP="002B038E">
            <w:pPr>
              <w:pStyle w:val="EngHang"/>
            </w:pPr>
            <w:r w:rsidRPr="004764BD">
              <w:t>Great is your inheritance,</w:t>
            </w:r>
          </w:p>
          <w:p w:rsidR="00AD65EF" w:rsidRPr="004764BD" w:rsidRDefault="00AD65EF" w:rsidP="002B038E">
            <w:pPr>
              <w:pStyle w:val="EngHang"/>
            </w:pPr>
            <w:r>
              <w:t>Our holy father Abba Isa</w:t>
            </w:r>
            <w:r w:rsidRPr="004764BD">
              <w:t>dore,</w:t>
            </w:r>
          </w:p>
          <w:p w:rsidR="00AD65EF" w:rsidRPr="004764BD" w:rsidRDefault="00AD65EF" w:rsidP="002B038E">
            <w:pPr>
              <w:pStyle w:val="EngHang"/>
            </w:pPr>
            <w:r w:rsidRPr="004764BD">
              <w:t>For you rejoice with Christ,</w:t>
            </w:r>
          </w:p>
          <w:p w:rsidR="00AD65EF" w:rsidRDefault="00AD65EF" w:rsidP="002B038E">
            <w:pPr>
              <w:pStyle w:val="EngHangEnd"/>
            </w:pPr>
            <w:r w:rsidRPr="004764BD">
              <w:t>In the region of the holy</w:t>
            </w:r>
            <w:r w:rsidRPr="004764BD">
              <w:rPr>
                <w:rStyle w:val="FootnoteReference"/>
              </w:rPr>
              <w:footnoteReference w:id="496"/>
            </w:r>
            <w:r w:rsidRPr="004764BD">
              <w:t>.</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Pr="001B4E41"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Pr="004764BD" w:rsidRDefault="00AD65EF" w:rsidP="002B038E">
            <w:pPr>
              <w:pStyle w:val="EngHang"/>
            </w:pPr>
            <w:r w:rsidRPr="004764BD">
              <w:t>Blessed are you, truly,</w:t>
            </w:r>
          </w:p>
          <w:p w:rsidR="00AD65EF" w:rsidRPr="004764BD" w:rsidRDefault="00AD65EF" w:rsidP="002B038E">
            <w:pPr>
              <w:pStyle w:val="EngHang"/>
            </w:pPr>
            <w:r w:rsidRPr="004764BD">
              <w:t>Our holy and wise father,</w:t>
            </w:r>
          </w:p>
          <w:p w:rsidR="00AD65EF" w:rsidRPr="004764BD" w:rsidRDefault="00AD65EF" w:rsidP="002B038E">
            <w:pPr>
              <w:pStyle w:val="EngHang"/>
            </w:pPr>
            <w:r>
              <w:t>Abba Isa</w:t>
            </w:r>
            <w:r w:rsidRPr="004764BD">
              <w:t>dore the Priest,</w:t>
            </w:r>
          </w:p>
          <w:p w:rsidR="00AD65EF" w:rsidRDefault="00AD65EF" w:rsidP="002B038E">
            <w:pPr>
              <w:pStyle w:val="EngHangEnd"/>
            </w:pPr>
            <w:r w:rsidRPr="004764BD">
              <w:t>The beloved of Christ.</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2B038E">
            <w:pPr>
              <w:pStyle w:val="CopticHangingVerse"/>
            </w:pPr>
          </w:p>
        </w:tc>
      </w:tr>
      <w:tr w:rsidR="00AD65EF" w:rsidTr="002B038E">
        <w:trPr>
          <w:cantSplit/>
          <w:jc w:val="center"/>
        </w:trPr>
        <w:tc>
          <w:tcPr>
            <w:tcW w:w="288" w:type="dxa"/>
          </w:tcPr>
          <w:p w:rsidR="00AD65EF" w:rsidRPr="00FB5ACB" w:rsidRDefault="00AD65EF" w:rsidP="002B038E">
            <w:pPr>
              <w:pStyle w:val="CopticCross"/>
            </w:pPr>
          </w:p>
        </w:tc>
        <w:tc>
          <w:tcPr>
            <w:tcW w:w="3960" w:type="dxa"/>
          </w:tcPr>
          <w:p w:rsidR="00AD65EF" w:rsidRPr="004764BD" w:rsidRDefault="00AD65EF" w:rsidP="002B038E">
            <w:pPr>
              <w:pStyle w:val="EngHang"/>
            </w:pPr>
            <w:r w:rsidRPr="004764BD">
              <w:t>Hail to you, O holy one,</w:t>
            </w:r>
          </w:p>
          <w:p w:rsidR="00AD65EF" w:rsidRPr="004764BD" w:rsidRDefault="00AD65EF" w:rsidP="002B038E">
            <w:pPr>
              <w:pStyle w:val="EngHang"/>
            </w:pPr>
            <w:r w:rsidRPr="004764BD">
              <w:t>Of our Lord Jesus Christ,</w:t>
            </w:r>
          </w:p>
          <w:p w:rsidR="00AD65EF" w:rsidRPr="004764BD" w:rsidRDefault="00AD65EF" w:rsidP="002B038E">
            <w:pPr>
              <w:pStyle w:val="EngHang"/>
            </w:pPr>
            <w:r w:rsidRPr="004764BD">
              <w:t>Hail to the great presbyter,</w:t>
            </w:r>
          </w:p>
          <w:p w:rsidR="00AD65EF" w:rsidRDefault="00AD65EF" w:rsidP="002B038E">
            <w:pPr>
              <w:pStyle w:val="EngHangEnd"/>
            </w:pPr>
            <w:r>
              <w:t>Our holy father Abba Isa</w:t>
            </w:r>
            <w:r w:rsidRPr="004764BD">
              <w:t>dore.</w:t>
            </w:r>
          </w:p>
        </w:tc>
        <w:tc>
          <w:tcPr>
            <w:tcW w:w="288" w:type="dxa"/>
          </w:tcPr>
          <w:p w:rsidR="00AD65EF" w:rsidRDefault="00AD65EF" w:rsidP="002B038E"/>
        </w:tc>
        <w:tc>
          <w:tcPr>
            <w:tcW w:w="288" w:type="dxa"/>
          </w:tcPr>
          <w:p w:rsidR="00AD65EF" w:rsidRPr="00FB5ACB" w:rsidRDefault="00AD65EF" w:rsidP="002B038E">
            <w:pPr>
              <w:pStyle w:val="CopticCross"/>
            </w:pPr>
          </w:p>
        </w:tc>
        <w:tc>
          <w:tcPr>
            <w:tcW w:w="3960" w:type="dxa"/>
          </w:tcPr>
          <w:p w:rsidR="00AD65EF" w:rsidRDefault="00AD65EF" w:rsidP="002B038E">
            <w:pPr>
              <w:pStyle w:val="CopticHangingVerse"/>
            </w:pPr>
          </w:p>
        </w:tc>
      </w:tr>
      <w:tr w:rsidR="00AD65EF" w:rsidTr="002B038E">
        <w:trPr>
          <w:cantSplit/>
          <w:jc w:val="center"/>
        </w:trPr>
        <w:tc>
          <w:tcPr>
            <w:tcW w:w="288" w:type="dxa"/>
          </w:tcPr>
          <w:p w:rsidR="00AD65EF" w:rsidRPr="00FB5ACB" w:rsidRDefault="00AD65EF" w:rsidP="002B038E">
            <w:pPr>
              <w:pStyle w:val="CopticCross"/>
            </w:pPr>
            <w:r w:rsidRPr="00FB5ACB">
              <w:t>¿</w:t>
            </w:r>
          </w:p>
        </w:tc>
        <w:tc>
          <w:tcPr>
            <w:tcW w:w="3960" w:type="dxa"/>
          </w:tcPr>
          <w:p w:rsidR="00AD65EF" w:rsidRPr="004764BD" w:rsidRDefault="00AD65EF" w:rsidP="002B038E">
            <w:pPr>
              <w:pStyle w:val="EngHang"/>
            </w:pPr>
            <w:r w:rsidRPr="004764BD">
              <w:t>Pray to the Lord on our behalf,</w:t>
            </w:r>
          </w:p>
          <w:p w:rsidR="00AD65EF" w:rsidRPr="004764BD" w:rsidRDefault="00AD65EF" w:rsidP="002B038E">
            <w:pPr>
              <w:pStyle w:val="EngHang"/>
            </w:pPr>
            <w:r w:rsidRPr="004764BD">
              <w:t>Our holy and righteous father,</w:t>
            </w:r>
          </w:p>
          <w:p w:rsidR="00AD65EF" w:rsidRPr="004764BD" w:rsidRDefault="00AD65EF" w:rsidP="002B038E">
            <w:pPr>
              <w:pStyle w:val="EngHang"/>
            </w:pPr>
            <w:r>
              <w:t>Abba Isa</w:t>
            </w:r>
            <w:r w:rsidRPr="004764BD">
              <w:t>dore the presbyter,</w:t>
            </w:r>
          </w:p>
          <w:p w:rsidR="00AD65EF" w:rsidRDefault="00AD65EF" w:rsidP="002B038E">
            <w:pPr>
              <w:pStyle w:val="EngHangEnd"/>
            </w:pPr>
            <w:r w:rsidRPr="004764BD">
              <w:t>That He</w:t>
            </w:r>
            <w:r>
              <w:t xml:space="preserve"> may forgive us our sins.</w:t>
            </w:r>
          </w:p>
        </w:tc>
        <w:tc>
          <w:tcPr>
            <w:tcW w:w="288" w:type="dxa"/>
          </w:tcPr>
          <w:p w:rsidR="00AD65EF" w:rsidRDefault="00AD65EF" w:rsidP="002B038E"/>
        </w:tc>
        <w:tc>
          <w:tcPr>
            <w:tcW w:w="288" w:type="dxa"/>
          </w:tcPr>
          <w:p w:rsidR="00AD65EF" w:rsidRPr="00FB5ACB" w:rsidRDefault="00AD65EF" w:rsidP="002B038E">
            <w:pPr>
              <w:pStyle w:val="CopticCross"/>
            </w:pPr>
            <w:r w:rsidRPr="00FB5ACB">
              <w:t>¿</w:t>
            </w:r>
          </w:p>
        </w:tc>
        <w:tc>
          <w:tcPr>
            <w:tcW w:w="3960" w:type="dxa"/>
          </w:tcPr>
          <w:p w:rsidR="00AD65EF" w:rsidRDefault="00AD65EF" w:rsidP="002B038E">
            <w:pPr>
              <w:pStyle w:val="CopticHangingVerse"/>
            </w:pPr>
          </w:p>
        </w:tc>
      </w:tr>
    </w:tbl>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t>June 27 / Epip 3: St. Cyril of Alexandria</w:t>
      </w:r>
    </w:p>
    <w:p w:rsidR="00980D99" w:rsidRPr="00980D99" w:rsidRDefault="00980D99" w:rsidP="00980D99">
      <w:pPr>
        <w:pStyle w:val="Heading4"/>
      </w:pPr>
      <w:r>
        <w:t>The Doxology</w:t>
      </w:r>
    </w:p>
    <w:p w:rsidR="006A0D7C" w:rsidRDefault="006A0D7C" w:rsidP="006A0D7C">
      <w:pPr>
        <w:pStyle w:val="Heading3"/>
      </w:pPr>
      <w:r>
        <w:t>June 28 / Epip 4: Sts. Apakir and John</w:t>
      </w:r>
    </w:p>
    <w:p w:rsidR="006A0D7C" w:rsidRPr="006A0D7C" w:rsidRDefault="006A0D7C" w:rsidP="006A0D7C">
      <w:pPr>
        <w:pStyle w:val="Rubric"/>
      </w:pPr>
      <w:r>
        <w:t>See Jun 8 / Paoni 14, on page ##.</w:t>
      </w:r>
    </w:p>
    <w:p w:rsidR="00980D99" w:rsidRDefault="00980D99" w:rsidP="00980D99">
      <w:pPr>
        <w:pStyle w:val="Heading3"/>
        <w:rPr>
          <w:lang w:val="en-US"/>
        </w:rPr>
      </w:pPr>
      <w:r>
        <w:rPr>
          <w:lang w:val="en-US"/>
        </w:rPr>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129"/>
            <w:r>
              <w:t>Are the working husbandmen</w:t>
            </w:r>
            <w:commentRangeEnd w:id="1129"/>
            <w:r>
              <w:rPr>
                <w:rStyle w:val="CommentReference"/>
                <w:rFonts w:ascii="Times New Roman" w:eastAsiaTheme="minorHAnsi" w:hAnsi="Times New Roman" w:cstheme="minorBidi"/>
                <w:color w:val="auto"/>
              </w:rPr>
              <w:commentReference w:id="1129"/>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130"/>
            <w:r>
              <w:t xml:space="preserve">With </w:t>
            </w:r>
            <w:commentRangeEnd w:id="1130"/>
            <w:r>
              <w:rPr>
                <w:rStyle w:val="CommentReference"/>
                <w:rFonts w:ascii="Times New Roman" w:eastAsiaTheme="minorHAnsi" w:hAnsi="Times New Roman" w:cstheme="minorBidi"/>
                <w:color w:val="auto"/>
              </w:rPr>
              <w:commentReference w:id="1130"/>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131"/>
            <w:commentRangeStart w:id="1132"/>
            <w:r>
              <w:t xml:space="preserve">sound </w:t>
            </w:r>
            <w:commentRangeEnd w:id="1131"/>
            <w:r>
              <w:rPr>
                <w:rStyle w:val="CommentReference"/>
                <w:rFonts w:ascii="Times New Roman" w:eastAsiaTheme="minorHAnsi" w:hAnsi="Times New Roman" w:cstheme="minorBidi"/>
                <w:color w:val="auto"/>
              </w:rPr>
              <w:commentReference w:id="1131"/>
            </w:r>
            <w:commentRangeEnd w:id="1132"/>
            <w:r>
              <w:rPr>
                <w:rStyle w:val="CommentReference"/>
                <w:rFonts w:ascii="Times New Roman" w:eastAsiaTheme="minorHAnsi" w:hAnsi="Times New Roman" w:cstheme="minorBidi"/>
                <w:color w:val="auto"/>
              </w:rPr>
              <w:commentReference w:id="1132"/>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133"/>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134"/>
            <w:r>
              <w:t xml:space="preserve">To </w:t>
            </w:r>
            <w:commentRangeEnd w:id="1134"/>
            <w:r>
              <w:rPr>
                <w:rStyle w:val="CommentReference"/>
                <w:rFonts w:ascii="Times New Roman" w:eastAsiaTheme="minorHAnsi" w:hAnsi="Times New Roman" w:cstheme="minorBidi"/>
                <w:color w:val="auto"/>
              </w:rPr>
              <w:commentReference w:id="1134"/>
            </w:r>
            <w:r>
              <w:t xml:space="preserve">all the </w:t>
            </w:r>
            <w:commentRangeStart w:id="1135"/>
            <w:r>
              <w:t>Gentiles</w:t>
            </w:r>
            <w:commentRangeEnd w:id="1135"/>
            <w:r>
              <w:rPr>
                <w:rStyle w:val="CommentReference"/>
                <w:rFonts w:ascii="Times New Roman" w:eastAsiaTheme="minorHAnsi" w:hAnsi="Times New Roman" w:cstheme="minorBidi"/>
                <w:color w:val="auto"/>
              </w:rPr>
              <w:commentReference w:id="1135"/>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136"/>
            <w:r>
              <w:t>To be completely filled</w:t>
            </w:r>
          </w:p>
          <w:p w:rsidR="00306181" w:rsidRDefault="00306181" w:rsidP="00306181">
            <w:pPr>
              <w:pStyle w:val="EngHangEnd"/>
            </w:pPr>
            <w:r>
              <w:t>With God in love.</w:t>
            </w:r>
            <w:commentRangeEnd w:id="1136"/>
            <w:r>
              <w:rPr>
                <w:rStyle w:val="CommentReference"/>
                <w:rFonts w:ascii="Times New Roman" w:eastAsiaTheme="minorHAnsi" w:hAnsi="Times New Roman" w:cstheme="minorBidi"/>
                <w:color w:val="auto"/>
              </w:rPr>
              <w:commentReference w:id="1136"/>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137" w:name="_Toc410196218"/>
      <w:bookmarkStart w:id="1138" w:name="_Toc410196460"/>
      <w:bookmarkStart w:id="1139" w:name="_Toc410196962"/>
      <w:bookmarkStart w:id="1140" w:name="_Toc431466295"/>
      <w:r>
        <w:t>July</w:t>
      </w:r>
      <w:bookmarkEnd w:id="1137"/>
      <w:bookmarkEnd w:id="1138"/>
      <w:bookmarkEnd w:id="1139"/>
      <w:r w:rsidR="00980D99">
        <w:t xml:space="preserve"> or </w:t>
      </w:r>
      <w:r w:rsidR="00980D99">
        <w:rPr>
          <w:rFonts w:ascii="FreeSerifAvvaShenouda" w:hAnsi="FreeSerifAvvaShenouda" w:cs="FreeSerifAvvaShenouda"/>
        </w:rPr>
        <w:t>Ⲉⲡⲏⲡ</w:t>
      </w:r>
      <w:bookmarkEnd w:id="1140"/>
    </w:p>
    <w:p w:rsidR="00980D99" w:rsidRDefault="00E77C68" w:rsidP="00495F1A">
      <w:pPr>
        <w:pStyle w:val="Heading3"/>
        <w:rPr>
          <w:rFonts w:ascii="Times New Roman" w:hAnsi="Times New Roman" w:cs="Times New Roman"/>
        </w:rPr>
      </w:pPr>
      <w:bookmarkStart w:id="1141" w:name="_Toc410196221"/>
      <w:bookmarkStart w:id="1142" w:name="_Toc410196463"/>
      <w:bookmarkStart w:id="1143" w:name="_Toc410196965"/>
      <w:r>
        <w:rPr>
          <w:rFonts w:ascii="Times New Roman" w:hAnsi="Times New Roman" w:cs="Times New Roman"/>
        </w:rPr>
        <w:t>July 1 / Epip 7: St. Shenoute</w:t>
      </w:r>
    </w:p>
    <w:p w:rsidR="00980D99" w:rsidRDefault="00980D99" w:rsidP="00980D99">
      <w:pPr>
        <w:pStyle w:val="Heading4"/>
        <w:rPr>
          <w:lang w:val="en-US"/>
        </w:rPr>
      </w:pPr>
      <w:r>
        <w:rPr>
          <w:lang w:val="en-US"/>
        </w:rP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rsidTr="00E77C68">
        <w:trPr>
          <w:cantSplit/>
          <w:jc w:val="center"/>
        </w:trPr>
        <w:tc>
          <w:tcPr>
            <w:tcW w:w="288" w:type="dxa"/>
          </w:tcPr>
          <w:p w:rsidR="00E77C68" w:rsidRDefault="00E77C68" w:rsidP="00E77C68">
            <w:pPr>
              <w:pStyle w:val="CopticCross"/>
            </w:pPr>
          </w:p>
        </w:tc>
        <w:tc>
          <w:tcPr>
            <w:tcW w:w="3960" w:type="dxa"/>
          </w:tcPr>
          <w:p w:rsidR="00E77C68" w:rsidRPr="004764BD" w:rsidRDefault="00E77C68" w:rsidP="00E77C68">
            <w:pPr>
              <w:pStyle w:val="EngHang"/>
            </w:pPr>
            <w:r w:rsidRPr="004764BD">
              <w:t>You are blessed,</w:t>
            </w:r>
          </w:p>
          <w:p w:rsidR="00E77C68" w:rsidRPr="004764BD" w:rsidRDefault="00E77C68" w:rsidP="00E77C68">
            <w:pPr>
              <w:pStyle w:val="EngHang"/>
            </w:pPr>
            <w:r>
              <w:t>O o</w:t>
            </w:r>
            <w:r w:rsidRPr="004764BD">
              <w:t>ur holy father Abba Shenoute,</w:t>
            </w:r>
          </w:p>
          <w:p w:rsidR="00E77C68" w:rsidRPr="004764BD" w:rsidRDefault="00E77C68" w:rsidP="00E77C68">
            <w:pPr>
              <w:pStyle w:val="EngHang"/>
            </w:pPr>
            <w:r w:rsidRPr="004764BD">
              <w:t>For you became an apostle</w:t>
            </w:r>
            <w:r>
              <w:t>,</w:t>
            </w:r>
          </w:p>
          <w:p w:rsidR="00E77C68" w:rsidRDefault="00E77C68" w:rsidP="00E77C68">
            <w:pPr>
              <w:pStyle w:val="EngHangEnd"/>
            </w:pPr>
            <w:r w:rsidRPr="004764BD">
              <w:t xml:space="preserve">And </w:t>
            </w:r>
            <w:r>
              <w:t xml:space="preserve">also </w:t>
            </w:r>
            <w:r w:rsidRPr="004764BD">
              <w:t>a prophet.</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Ⲛⲑⲟⲕ ⲟⲩⲙⲁⲕⲁⲣⲓⲟⲥ:</w:t>
            </w:r>
          </w:p>
          <w:p w:rsidR="00E77C68" w:rsidRDefault="00E77C68" w:rsidP="00E77C68">
            <w:pPr>
              <w:pStyle w:val="CopticVersemulti-line"/>
            </w:pPr>
            <w:r>
              <w:t>ⲡⲉⲛⲓⲱⲧ ⲉ̄ⲑ̄ⲩ̄ ⲁⲃⲃⲁ Ϣⲉⲛⲟⲩϯ:</w:t>
            </w:r>
          </w:p>
          <w:p w:rsidR="00E77C68" w:rsidRDefault="00E77C68" w:rsidP="00E77C68">
            <w:pPr>
              <w:pStyle w:val="CopticVersemulti-line"/>
            </w:pPr>
            <w:r>
              <w:t>ϫⲉ ⲁⲕϣⲱⲡⲓ ⲛ̀ⲟⲩⲁ̀ⲡⲟⲥⲧⲟⲗⲟⲥ:</w:t>
            </w:r>
          </w:p>
          <w:p w:rsidR="00E77C68" w:rsidRPr="00C35319" w:rsidRDefault="00E77C68" w:rsidP="00E77C68">
            <w:pPr>
              <w:pStyle w:val="CopticHangingVerse"/>
            </w:pPr>
            <w:r>
              <w:t>ⲟⲩⲟϩ ⲙ̀ⲡ̀ⲣⲟⲫⲏⲧⲏⲥ ⲉⲩⲥⲟⲡ.</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 xml:space="preserve">For you </w:t>
            </w:r>
            <w:r>
              <w:t>for us a way</w:t>
            </w:r>
            <w:r w:rsidRPr="004764BD">
              <w:t>,</w:t>
            </w:r>
          </w:p>
          <w:p w:rsidR="00E77C68" w:rsidRPr="004764BD" w:rsidRDefault="00E77C68" w:rsidP="00E77C68">
            <w:pPr>
              <w:pStyle w:val="EngHang"/>
            </w:pPr>
            <w:r w:rsidRPr="004764BD">
              <w:t>For perfect virtues,</w:t>
            </w:r>
          </w:p>
          <w:p w:rsidR="00E77C68" w:rsidRPr="004764BD" w:rsidRDefault="00E77C68" w:rsidP="00E77C68">
            <w:pPr>
              <w:pStyle w:val="EngHang"/>
            </w:pPr>
            <w:r>
              <w:t>You kept the</w:t>
            </w:r>
            <w:r w:rsidRPr="004764BD">
              <w:t xml:space="preserve"> commandments,</w:t>
            </w:r>
          </w:p>
          <w:p w:rsidR="00E77C68" w:rsidRDefault="00E77C68" w:rsidP="00E77C68">
            <w:pPr>
              <w:pStyle w:val="EngHangEnd"/>
            </w:pPr>
            <w:r>
              <w:t>Written in the G</w:t>
            </w:r>
            <w:r w:rsidRPr="004764BD">
              <w:t>ospel.</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Ⲕⲉ ⲅⲁⲣ ⲁⲕⲥⲉⲙⲛⲓ ⲛⲟⲙⲟⲥ ⲛⲁⲛ:</w:t>
            </w:r>
          </w:p>
          <w:p w:rsidR="00E77C68" w:rsidRDefault="00E77C68" w:rsidP="00E77C68">
            <w:pPr>
              <w:pStyle w:val="CopticVersemulti-line"/>
            </w:pPr>
            <w:r>
              <w:t>ⲉ̀ⲛⲓⲉ̀ⲣⲉⲧⲏ ⲉⲧϫⲏⲕ ⲉ̀ⲃⲟⲗ:</w:t>
            </w:r>
          </w:p>
          <w:p w:rsidR="00E77C68" w:rsidRDefault="00E77C68" w:rsidP="00E77C68">
            <w:pPr>
              <w:pStyle w:val="CopticVersemulti-line"/>
            </w:pPr>
            <w:r>
              <w:t>ⲁⲕⲁ̀ⲣⲉϩ ⲉ̀ⲛⲓⲉⲛⲧⲟⲗⲏ ⲉⲧⲥ̀ϧⲏⲟⲩⲧ:</w:t>
            </w:r>
          </w:p>
          <w:p w:rsidR="00E77C68" w:rsidRPr="00CF5919" w:rsidRDefault="00E77C68" w:rsidP="00E77C68">
            <w:pPr>
              <w:pStyle w:val="CopticHangingVerse"/>
            </w:pPr>
            <w:r>
              <w:t>ϧⲉⲛ ⲡⲓⲉⲩⲉⲅⲅⲉⲗⲓⲟⲛ.</w:t>
            </w:r>
          </w:p>
        </w:tc>
      </w:tr>
      <w:tr w:rsidR="00E77C68" w:rsidTr="00E77C68">
        <w:trPr>
          <w:cantSplit/>
          <w:jc w:val="center"/>
        </w:trPr>
        <w:tc>
          <w:tcPr>
            <w:tcW w:w="288" w:type="dxa"/>
          </w:tcPr>
          <w:p w:rsidR="00E77C68" w:rsidRDefault="00E77C68" w:rsidP="00E77C68">
            <w:pPr>
              <w:pStyle w:val="CopticCross"/>
            </w:pPr>
          </w:p>
        </w:tc>
        <w:tc>
          <w:tcPr>
            <w:tcW w:w="3960" w:type="dxa"/>
          </w:tcPr>
          <w:p w:rsidR="00E77C68" w:rsidRDefault="00E77C68" w:rsidP="00E77C68">
            <w:pPr>
              <w:pStyle w:val="EngHang"/>
            </w:pPr>
            <w:r>
              <w:t>God will watch over</w:t>
            </w:r>
          </w:p>
          <w:p w:rsidR="00E77C68" w:rsidRPr="004764BD" w:rsidRDefault="00E77C68" w:rsidP="00E77C68">
            <w:pPr>
              <w:pStyle w:val="EngHang"/>
            </w:pPr>
            <w:r>
              <w:t>Those who walk in them;</w:t>
            </w:r>
          </w:p>
          <w:p w:rsidR="00E77C68" w:rsidRPr="004764BD" w:rsidRDefault="00E77C68" w:rsidP="00E77C68">
            <w:pPr>
              <w:pStyle w:val="EngHang"/>
            </w:pPr>
            <w:r w:rsidRPr="004764BD">
              <w:t>His angels walk with them,</w:t>
            </w:r>
          </w:p>
          <w:p w:rsidR="00E77C68" w:rsidRDefault="00E77C68" w:rsidP="00E77C68">
            <w:pPr>
              <w:pStyle w:val="EngHangEnd"/>
            </w:pPr>
            <w:r w:rsidRPr="004764BD">
              <w:t>In the heavenly Jerusalem.</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Ⲛⲏⲉⲑⲛⲁⲙⲟϣⲓ ⲅⲁⲣ ⲛ̀ϧⲏⲧⲟⲩ:</w:t>
            </w:r>
          </w:p>
          <w:p w:rsidR="00E77C68" w:rsidRDefault="00E77C68" w:rsidP="00E77C68">
            <w:pPr>
              <w:pStyle w:val="CopticVersemulti-line"/>
            </w:pPr>
            <w:r>
              <w:t>ⲁ̀Ⲫϯ ϥ̀ⲛⲁⲣⲱⲓⲥ ⲉ̀ⲣⲱⲟⲩ:</w:t>
            </w:r>
          </w:p>
          <w:p w:rsidR="00E77C68" w:rsidRDefault="00E77C68" w:rsidP="00E77C68">
            <w:pPr>
              <w:pStyle w:val="CopticVersemulti-line"/>
            </w:pPr>
            <w:r>
              <w:t>ⲛⲉϥⲁⲅⲅⲉⲗⲟⲥ ⲙⲟϣⲓ ⲛⲉⲙⲱⲟⲩ:</w:t>
            </w:r>
          </w:p>
          <w:p w:rsidR="00E77C68" w:rsidRPr="001B4E41" w:rsidRDefault="00E77C68" w:rsidP="00E77C68">
            <w:pPr>
              <w:pStyle w:val="CopticHangingVerse"/>
            </w:pPr>
            <w:r>
              <w:t>ϧⲉⲛ Ⲓⲉⲣⲟⲩⲥⲁⲗⲏⲙ ⲛ̀ⲧⲉ ⲧ̀ⲫⲉ.</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The fragrance of his virtues,</w:t>
            </w:r>
          </w:p>
          <w:p w:rsidR="00E77C68" w:rsidRPr="004764BD" w:rsidRDefault="00E77C68" w:rsidP="00E77C68">
            <w:pPr>
              <w:pStyle w:val="EngHang"/>
            </w:pPr>
            <w:r w:rsidRPr="004764BD">
              <w:t>Gave joy to our souls,</w:t>
            </w:r>
          </w:p>
          <w:p w:rsidR="00E77C68" w:rsidRPr="004764BD" w:rsidRDefault="00E77C68" w:rsidP="00E77C68">
            <w:pPr>
              <w:pStyle w:val="EngHang"/>
            </w:pPr>
            <w:r w:rsidRPr="004764BD">
              <w:t>Like the aroma,</w:t>
            </w:r>
          </w:p>
          <w:p w:rsidR="00E77C68" w:rsidRDefault="00E77C68" w:rsidP="00E77C68">
            <w:pPr>
              <w:pStyle w:val="EngHangEnd"/>
            </w:pPr>
            <w:r w:rsidRPr="004764BD">
              <w:t>That blossoms in paradise.</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Ⲁⲡⲓⲥ̀ⲑⲟⲓⲛⲟⲩϥⲓ ⲛ̀ⲧⲉ ⲛⲉϥⲉ̀ⲣⲉⲧⲏ:</w:t>
            </w:r>
          </w:p>
          <w:p w:rsidR="00E77C68" w:rsidRDefault="00E77C68" w:rsidP="00E77C68">
            <w:pPr>
              <w:pStyle w:val="CopticVersemulti-line"/>
            </w:pPr>
            <w:r>
              <w:t>Ϯⲙ̀ⲡ̀ⲟⲩⲛⲟϥ ⲛ̀ⲛⲉⲛⲯⲩⲭⲏ:</w:t>
            </w:r>
          </w:p>
          <w:p w:rsidR="00E77C68" w:rsidRDefault="00E77C68" w:rsidP="00E77C68">
            <w:pPr>
              <w:pStyle w:val="CopticVersemulti-line"/>
            </w:pPr>
            <w:r>
              <w:t>ⲙ̀ⲫ̀ⲣⲏϯ ⲙ̀ⲡⲓⲁ̀ⲣⲱⲙⲁⲧⲁ:</w:t>
            </w:r>
          </w:p>
          <w:p w:rsidR="00E77C68" w:rsidRDefault="00E77C68" w:rsidP="00E77C68">
            <w:pPr>
              <w:pStyle w:val="CopticHangingVerse"/>
            </w:pPr>
            <w:r>
              <w:t>ⲉⲧⲣⲏⲧ ϧⲉⲛ ⲡⲓⲡⲁⲣⲁⲇⲓⲥⲟⲥ.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Y</w:t>
            </w:r>
            <w:r w:rsidRPr="004764BD">
              <w:t>ou were greatly exalted,</w:t>
            </w:r>
            <w:r>
              <w:t xml:space="preserve"> in truth,</w:t>
            </w:r>
          </w:p>
          <w:p w:rsidR="00E77C68" w:rsidRPr="004764BD" w:rsidRDefault="00E77C68" w:rsidP="00E77C68">
            <w:pPr>
              <w:pStyle w:val="EngHang"/>
            </w:pPr>
            <w:r w:rsidRPr="004764BD">
              <w:t>In the midst of the Council,</w:t>
            </w:r>
          </w:p>
          <w:p w:rsidR="00E77C68" w:rsidRPr="004764BD" w:rsidRDefault="00E77C68" w:rsidP="00E77C68">
            <w:pPr>
              <w:pStyle w:val="EngHang"/>
            </w:pPr>
            <w:r w:rsidRPr="004764BD">
              <w:t>Of our Orthodox fathers,</w:t>
            </w:r>
          </w:p>
          <w:p w:rsidR="00E77C68" w:rsidRDefault="00E77C68" w:rsidP="00E77C68">
            <w:pPr>
              <w:pStyle w:val="EngHangEnd"/>
            </w:pPr>
            <w:r w:rsidRPr="004764BD">
              <w:t>In the city of Ephesus.</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Ⲁⲗⲏⲑⲱⲥ ⲁⲕϭⲓⲥⲓ ⲉ̀ⲙⲁϣⲱ:</w:t>
            </w:r>
          </w:p>
          <w:p w:rsidR="00E77C68" w:rsidRDefault="00E77C68" w:rsidP="00E77C68">
            <w:pPr>
              <w:pStyle w:val="CopticVersemulti-line"/>
            </w:pPr>
            <w:r>
              <w:t>ϧⲉⲛ ⲑ̀ⲙⲏϯ ⲛ̀ϯⲥⲩⲛⲟⲇⲟⲥ:</w:t>
            </w:r>
          </w:p>
          <w:p w:rsidR="00E77C68" w:rsidRDefault="00E77C68" w:rsidP="00E77C68">
            <w:pPr>
              <w:pStyle w:val="CopticVersemulti-line"/>
            </w:pPr>
            <w:r>
              <w:t>ⲛ̀ⲧⲉ ⲛⲉⲛⲓⲟϯ ⲛ̀ⲟⲣⲑⲟⲇⲟⲝⲟⲛ:</w:t>
            </w:r>
          </w:p>
          <w:p w:rsidR="00E77C68" w:rsidRDefault="00E77C68" w:rsidP="00E77C68">
            <w:pPr>
              <w:pStyle w:val="CopticHangingVerse"/>
            </w:pPr>
            <w:r>
              <w:t>ϧⲉⲛ ϯⲡⲟⲗⲓⲥ Ⲉⲫⲉⲥⲟⲥ.</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rsidR="00E77C68" w:rsidRPr="004764BD" w:rsidRDefault="00E77C68" w:rsidP="00E77C68">
            <w:pPr>
              <w:pStyle w:val="EngHang"/>
            </w:pPr>
            <w:r w:rsidRPr="004764BD">
              <w:t>The ungodly patriarch,</w:t>
            </w:r>
          </w:p>
          <w:p w:rsidR="00E77C68" w:rsidRPr="004764BD" w:rsidRDefault="00E77C68" w:rsidP="00E77C68">
            <w:pPr>
              <w:pStyle w:val="EngHang"/>
            </w:pPr>
            <w:r w:rsidRPr="004764BD">
              <w:t>And you confessed,</w:t>
            </w:r>
          </w:p>
          <w:p w:rsidR="00E77C68" w:rsidRDefault="00E77C68" w:rsidP="00E77C68">
            <w:pPr>
              <w:pStyle w:val="EngHangEnd"/>
            </w:pPr>
            <w:r>
              <w:t>The good confession:</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Ⲁⲕϯϣⲓⲡⲓ ⲛ̀Ⲛⲓⲥⲧⲟⲩⲣⲓⲟⲥ:</w:t>
            </w:r>
          </w:p>
          <w:p w:rsidR="00E77C68" w:rsidRDefault="00E77C68" w:rsidP="00E77C68">
            <w:pPr>
              <w:pStyle w:val="CopticVersemulti-line"/>
            </w:pPr>
            <w:r>
              <w:t>ⲡⲓⲡⲁⲧⲣⲓⲁⲣⲭⲏⲥ ⲛ̀ⲁⲥⲉⲃⲏⲥ:</w:t>
            </w:r>
          </w:p>
          <w:p w:rsidR="00E77C68" w:rsidRDefault="00E77C68" w:rsidP="00E77C68">
            <w:pPr>
              <w:pStyle w:val="CopticVersemulti-line"/>
            </w:pPr>
            <w:r>
              <w:t>ⲟⲩⲟϩ ⲁⲕⲉⲣⲟ̀ⲙⲟⲗⲟⲅⲓⲛ:</w:t>
            </w:r>
          </w:p>
          <w:p w:rsidR="00E77C68" w:rsidRDefault="00E77C68" w:rsidP="00E77C68">
            <w:pPr>
              <w:pStyle w:val="CopticHangingVerse"/>
            </w:pPr>
            <w:r>
              <w:t>ⲛ̀ϯⲟ̀ⲙⲟⲗⲟⲅⲓⲁ̀ ⲉⲑⲛⲁⲛⲉⲥ.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T</w:t>
            </w:r>
            <w:r w:rsidRPr="004764BD">
              <w:t>he Trinity</w:t>
            </w:r>
            <w:r>
              <w:t xml:space="preserve"> is in unity</w:t>
            </w:r>
            <w:r w:rsidRPr="004764BD">
              <w:t>,</w:t>
            </w:r>
          </w:p>
          <w:p w:rsidR="00E77C68" w:rsidRPr="004764BD" w:rsidRDefault="00E77C68" w:rsidP="00E77C68">
            <w:pPr>
              <w:pStyle w:val="EngHang"/>
            </w:pPr>
            <w:r w:rsidRPr="004764BD">
              <w:t xml:space="preserve">Life-giving and </w:t>
            </w:r>
            <w:r>
              <w:t>coessential;</w:t>
            </w:r>
          </w:p>
          <w:p w:rsidR="00E77C68" w:rsidRPr="004764BD" w:rsidRDefault="00E77C68" w:rsidP="00E77C68">
            <w:pPr>
              <w:pStyle w:val="EngHang"/>
            </w:pPr>
            <w:r w:rsidRPr="004764BD">
              <w:t>Father and Son and Holy Spirit,</w:t>
            </w:r>
          </w:p>
          <w:p w:rsidR="00E77C68" w:rsidRDefault="00E77C68" w:rsidP="00E77C68">
            <w:pPr>
              <w:pStyle w:val="EngHangEnd"/>
            </w:pPr>
            <w:r w:rsidRPr="004764BD">
              <w:t xml:space="preserve">Three </w:t>
            </w:r>
            <w:r>
              <w:t>Persons,</w:t>
            </w:r>
            <w:r w:rsidRPr="004764BD">
              <w:t xml:space="preserve"> one God</w:t>
            </w:r>
            <w:r>
              <w:rPr>
                <w:rStyle w:val="FootnoteReference"/>
              </w:rPr>
              <w:footnoteReference w:id="497"/>
            </w:r>
            <w:r w:rsidRPr="004764BD">
              <w:t>.</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Ϧⲉⲛ ⲟⲩⲙⲉⲧⲟⲩⲁⲓ ⲛ̀Ϯⲧ̀ⲣⲓⲁⲥ:</w:t>
            </w:r>
          </w:p>
          <w:p w:rsidR="00E77C68" w:rsidRDefault="00E77C68" w:rsidP="00E77C68">
            <w:pPr>
              <w:pStyle w:val="CopticVersemulti-line"/>
            </w:pPr>
            <w:r>
              <w:t>ⲛ̀ⲣⲉϥⲧⲁⲛϧⲟ ⲛ̀ⲟⲙⲟⲟ̀ⲥⲓⲟⲥ:</w:t>
            </w:r>
          </w:p>
          <w:p w:rsidR="00E77C68" w:rsidRDefault="00E77C68" w:rsidP="00E77C68">
            <w:pPr>
              <w:pStyle w:val="CopticVersemulti-line"/>
            </w:pPr>
            <w:r>
              <w:t>Ⲫⲓⲱⲧ ⲛⲉⲙ Ⲡϣⲏⲣⲓ ⲛⲉⲙ Ⲡⲓⲡ̄ⲛ̄ⲁ̄ ⲉ̄ⲑ̄ⲩ̄:</w:t>
            </w:r>
          </w:p>
          <w:p w:rsidR="00E77C68" w:rsidRDefault="00E77C68" w:rsidP="00E77C68">
            <w:pPr>
              <w:pStyle w:val="CopticHangingVerse"/>
            </w:pPr>
            <w:r>
              <w:t>Ϣⲟⲙⲧ ⲛ̀ⲣⲁⲛ ⲟⲩⲛⲟⲩϯ ⲛ̀ⲟⲩⲱⲧ</w:t>
            </w:r>
            <w:r>
              <w:rPr>
                <w:rStyle w:val="FootnoteReference"/>
              </w:rPr>
              <w:footnoteReference w:id="498"/>
            </w:r>
            <w:r>
              <w:t>.</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t>Y</w:t>
            </w:r>
            <w:r w:rsidRPr="004764BD">
              <w:t>ou heard the voice cry out</w:t>
            </w:r>
          </w:p>
          <w:p w:rsidR="00E77C68" w:rsidRPr="004764BD" w:rsidRDefault="00E77C68" w:rsidP="00E77C68">
            <w:pPr>
              <w:pStyle w:val="EngHang"/>
            </w:pPr>
            <w:r w:rsidRPr="004764BD">
              <w:t>From heaven saying,</w:t>
            </w:r>
          </w:p>
          <w:p w:rsidR="00E77C68" w:rsidRPr="004764BD" w:rsidRDefault="00E77C68" w:rsidP="00E77C68">
            <w:pPr>
              <w:pStyle w:val="EngHang"/>
            </w:pPr>
            <w:r>
              <w:t>“</w:t>
            </w:r>
            <w:r w:rsidRPr="004764BD">
              <w:t>You are hallowed</w:t>
            </w:r>
            <w:r w:rsidRPr="004764BD">
              <w:rPr>
                <w:rStyle w:val="FootnoteReference"/>
              </w:rPr>
              <w:footnoteReference w:id="499"/>
            </w:r>
          </w:p>
          <w:p w:rsidR="00E77C68" w:rsidRDefault="00E77C68" w:rsidP="00E77C68">
            <w:pPr>
              <w:pStyle w:val="EngHangEnd"/>
            </w:pPr>
            <w:r w:rsidRPr="004764BD">
              <w:t>Shenoute the Archimandrite!</w:t>
            </w:r>
            <w:r>
              <w:t>”</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Ⲟⲩⲟϩ ⲁⲕⲥⲱⲧⲉⲙ ⲉ̀ⲧ̀̀ⲥ̀ⲙⲏ ⲉϥⲱϣ:</w:t>
            </w:r>
          </w:p>
          <w:p w:rsidR="00E77C68" w:rsidRDefault="00E77C68" w:rsidP="00E77C68">
            <w:pPr>
              <w:pStyle w:val="CopticVersemulti-line"/>
            </w:pPr>
            <w:r>
              <w:t>ⲉ̀ⲃⲟⲗ ϧⲉⲛ ⲧ̀ⲫⲉ ⲉϥϫⲱ ⲙ̀ⲙⲟⲥ:</w:t>
            </w:r>
          </w:p>
          <w:p w:rsidR="00E77C68" w:rsidRDefault="00E77C68" w:rsidP="00E77C68">
            <w:pPr>
              <w:pStyle w:val="CopticVersemulti-line"/>
            </w:pPr>
            <w:r>
              <w:t>ϫⲉ ⲁⲩⲉⲣⲁ̀ⲅⲓ̀ⲁⲍⲓⲛ ⲙ̀ⲙⲟϥ:</w:t>
            </w:r>
          </w:p>
          <w:p w:rsidR="00E77C68" w:rsidRDefault="00E77C68" w:rsidP="00E77C68">
            <w:pPr>
              <w:pStyle w:val="CopticHangingVerse"/>
            </w:pPr>
            <w:r>
              <w:t>Ⲥⲉⲛⲟⲩⲑⲓⲟⲥ ⲛ̀ⲁⲣⲭⲏⲙⲁⲛⲇ̀ⲣⲓⲧⲏⲥ.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rsidRPr="004764BD">
              <w:t>You are blessed, O righteous one,</w:t>
            </w:r>
          </w:p>
          <w:p w:rsidR="00E77C68" w:rsidRPr="004764BD" w:rsidRDefault="00E77C68" w:rsidP="00E77C68">
            <w:pPr>
              <w:pStyle w:val="EngHang"/>
            </w:pPr>
            <w:r w:rsidRPr="004764BD">
              <w:t>Abba Shenoute the Archimandrite,</w:t>
            </w:r>
          </w:p>
          <w:p w:rsidR="00E77C68" w:rsidRPr="004764BD" w:rsidRDefault="00E77C68" w:rsidP="00E77C68">
            <w:pPr>
              <w:pStyle w:val="EngHang"/>
            </w:pPr>
            <w:r w:rsidRPr="004764BD">
              <w:t>For you spoke with Christ,</w:t>
            </w:r>
          </w:p>
          <w:p w:rsidR="00E77C68" w:rsidRPr="004764BD" w:rsidRDefault="00E77C68" w:rsidP="00E77C68">
            <w:pPr>
              <w:pStyle w:val="EngHangEnd"/>
            </w:pPr>
            <w:r w:rsidRPr="004764BD">
              <w:t>Like Moses the lawgiver.</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Ⲱⲟⲩⲛⲓⲁⲧⲕ ⲱ̀ ⲛⲓⲇⲓⲕⲉⲟⲥ:</w:t>
            </w:r>
          </w:p>
          <w:p w:rsidR="00E77C68" w:rsidRDefault="00E77C68" w:rsidP="00E77C68">
            <w:pPr>
              <w:pStyle w:val="CopticVersemulti-line"/>
            </w:pPr>
            <w:r>
              <w:t>ⲁⲃⲃⲁ Ϣⲉⲛⲟⲩϯ ⲡⲓⲁⲣⲭⲏⲙⲁⲛⲇ̀ⲣⲓⲧⲏⲥ:</w:t>
            </w:r>
          </w:p>
          <w:p w:rsidR="00E77C68" w:rsidRDefault="00E77C68" w:rsidP="00E77C68">
            <w:pPr>
              <w:pStyle w:val="CopticVersemulti-line"/>
            </w:pPr>
            <w:r>
              <w:t>ϫⲉ ⲛ̀ⲑⲟⲕ ⲁⲕⲥⲁϫⲓ ⲛⲉⲙ Ⲡⲭ̄ⲥ̄:</w:t>
            </w:r>
          </w:p>
          <w:p w:rsidR="00E77C68" w:rsidRDefault="00E77C68" w:rsidP="00E77C68">
            <w:pPr>
              <w:pStyle w:val="CopticHangingVerse"/>
            </w:pPr>
            <w:r>
              <w:t>ⲙ̀ⲫ̀ⲣⲏϯ ⲙ̀Ⲙⲱⲩⲥⲏⲥ ⲡⲓⲛⲟⲙⲟⲥⲓⲧⲏⲥ.</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rsidRPr="004764BD">
              <w:t>Pray to the Lord on our behalf,</w:t>
            </w:r>
          </w:p>
          <w:p w:rsidR="00E77C68" w:rsidRPr="004764BD" w:rsidRDefault="00E77C68" w:rsidP="00E77C68">
            <w:pPr>
              <w:pStyle w:val="EngHang"/>
            </w:pPr>
            <w:r w:rsidRPr="004764BD">
              <w:t xml:space="preserve">O my lord </w:t>
            </w:r>
            <w:r>
              <w:t>the</w:t>
            </w:r>
            <w:r w:rsidRPr="004764BD">
              <w:t xml:space="preserve"> ascetic father,</w:t>
            </w:r>
          </w:p>
          <w:p w:rsidR="00E77C68" w:rsidRPr="004764BD" w:rsidRDefault="00E77C68" w:rsidP="00E77C68">
            <w:pPr>
              <w:pStyle w:val="EngHang"/>
            </w:pPr>
            <w:r w:rsidRPr="004764BD">
              <w:t>Abba Shenoute the Archimandrite,</w:t>
            </w:r>
          </w:p>
          <w:p w:rsidR="00E77C68" w:rsidRPr="004764BD" w:rsidRDefault="00E77C68" w:rsidP="00E77C68">
            <w:pPr>
              <w:pStyle w:val="EngHangEnd"/>
            </w:pPr>
            <w:r w:rsidRPr="004764BD">
              <w:t>That He</w:t>
            </w:r>
            <w:r>
              <w:t xml:space="preserve"> may forgive us our sins.</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Ⲧⲱⲃϩ ⲙ̀Ⲡⲟ̄ⲥ̄ ⲉ̀ϩ̀ⲣⲏⲓ ⲉ̀ϫⲱⲛ:</w:t>
            </w:r>
          </w:p>
          <w:p w:rsidR="00E77C68" w:rsidRDefault="00E77C68" w:rsidP="00E77C68">
            <w:pPr>
              <w:pStyle w:val="CopticVersemulti-line"/>
            </w:pPr>
            <w:r>
              <w:t>ⲱ̀ ⲡⲁⲟ̄ⲥ̄ ⲛ̀ⲓⲱⲧ ⲛⲁⲥⲕⲏⲧⲏⲥ:</w:t>
            </w:r>
          </w:p>
          <w:p w:rsidR="00E77C68" w:rsidRDefault="00E77C68" w:rsidP="00E77C68">
            <w:pPr>
              <w:pStyle w:val="CopticVersemulti-line"/>
            </w:pPr>
            <w:r>
              <w:t>ⲁⲃⲃⲁ Ϣⲉⲛⲟⲩϯ ⲡⲓⲁⲣⲭⲏⲙⲁⲛⲇ̀ⲣⲓⲧⲏⲥ:</w:t>
            </w:r>
          </w:p>
          <w:p w:rsidR="00E77C68" w:rsidRDefault="00E77C68" w:rsidP="00E77C68">
            <w:pPr>
              <w:pStyle w:val="CopticHangingVerse"/>
            </w:pPr>
            <w:r>
              <w:t>ⲛ̀ⲧⲉϥⲭⲁ ⲛⲉⲛⲛⲟⲃⲓ ⲛⲁⲛ ⲉ̀ⲃⲟⲗ.</w:t>
            </w:r>
          </w:p>
        </w:tc>
      </w:tr>
    </w:tbl>
    <w:p w:rsidR="00AD65EF" w:rsidRDefault="00AD65EF" w:rsidP="00AD65EF">
      <w:pPr>
        <w:pStyle w:val="Heading4"/>
        <w:rPr>
          <w:lang w:val="en-US"/>
        </w:rPr>
      </w:pPr>
      <w:r>
        <w:rPr>
          <w:lang w:val="en-US"/>
        </w:rPr>
        <w:t>A Doxology for St. Besa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2B038E">
        <w:trPr>
          <w:cantSplit/>
          <w:jc w:val="center"/>
        </w:trPr>
        <w:tc>
          <w:tcPr>
            <w:tcW w:w="288" w:type="dxa"/>
          </w:tcPr>
          <w:p w:rsidR="00AD65EF" w:rsidRDefault="00AD65EF" w:rsidP="002B038E">
            <w:pPr>
              <w:pStyle w:val="CopticCross"/>
            </w:pPr>
          </w:p>
        </w:tc>
        <w:tc>
          <w:tcPr>
            <w:tcW w:w="3960" w:type="dxa"/>
          </w:tcPr>
          <w:p w:rsidR="00AD65EF" w:rsidRDefault="00AD65EF" w:rsidP="00AD65EF">
            <w:pPr>
              <w:pStyle w:val="EngHang"/>
            </w:pPr>
            <w:r>
              <w:t>Abba Besa the wise and meek,</w:t>
            </w:r>
          </w:p>
          <w:p w:rsidR="00AD65EF" w:rsidRDefault="00AD65EF" w:rsidP="00AD65EF">
            <w:pPr>
              <w:pStyle w:val="EngHang"/>
            </w:pPr>
            <w:r>
              <w:t>The disciple of Abba Shenoute,</w:t>
            </w:r>
          </w:p>
          <w:p w:rsidR="00AD65EF" w:rsidRDefault="00AD65EF" w:rsidP="00AD65EF">
            <w:pPr>
              <w:pStyle w:val="EngHang"/>
            </w:pPr>
            <w:r>
              <w:t>Was worthy to become</w:t>
            </w:r>
          </w:p>
          <w:p w:rsidR="00AD65EF" w:rsidRDefault="00AD65EF" w:rsidP="00AD65EF">
            <w:pPr>
              <w:pStyle w:val="EngHangEnd"/>
            </w:pPr>
            <w:r>
              <w:t>His faithful successor.</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Default="00AD65EF" w:rsidP="00AD65EF">
            <w:pPr>
              <w:pStyle w:val="CopticVersemulti-line"/>
            </w:pPr>
            <w:r>
              <w:t>Ⲡⲓⲙⲁⲑⲏⲧⲏⲥ ⲛ̀ⲧⲉ Ⲁⲛⲛⲁ Ϣⲉⲛⲟⲩϯ:</w:t>
            </w:r>
          </w:p>
          <w:p w:rsidR="00AD65EF" w:rsidRDefault="00AD65EF" w:rsidP="00AD65EF">
            <w:pPr>
              <w:pStyle w:val="CopticVersemulti-line"/>
            </w:pPr>
            <w:r>
              <w:t>ⲉ̀ⲧⲁϥⲥⲙⲡ̀ϣⲁ ⲛ̀ⲧⲉϥϭⲓ ⲡⲉϥⲙⲁ:</w:t>
            </w:r>
          </w:p>
          <w:p w:rsidR="00AD65EF" w:rsidRDefault="00AD65EF" w:rsidP="00AD65EF">
            <w:pPr>
              <w:pStyle w:val="CopticVersemulti-line"/>
            </w:pPr>
            <w:r>
              <w:t>ϩⲱⲥ ⲇⲓⲁⲇⲟⲭⲟⲥ ⲉϥⲉⲛϩⲟⲧ:</w:t>
            </w:r>
          </w:p>
          <w:p w:rsidR="00AD65EF" w:rsidRPr="00C35319" w:rsidRDefault="00AD65EF" w:rsidP="00AD65EF">
            <w:pPr>
              <w:pStyle w:val="CopticHangingVerse"/>
            </w:pPr>
            <w:r>
              <w:t>ⲡⲓⲥⲟⲫⲟⲥ ⲛ̀ⲣⲁⲩϣ Ⲁⲃⲃⲁ Ⲃⲉⲥⲁ.</w:t>
            </w: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Default="00AD65EF" w:rsidP="00AD65EF">
            <w:pPr>
              <w:pStyle w:val="EngHang"/>
            </w:pPr>
            <w:r>
              <w:t>He grew daily in grace,</w:t>
            </w:r>
          </w:p>
          <w:p w:rsidR="00AD65EF" w:rsidRDefault="00AD65EF" w:rsidP="00AD65EF">
            <w:pPr>
              <w:pStyle w:val="EngHang"/>
            </w:pPr>
            <w:r>
              <w:t>And in his love for the Church,</w:t>
            </w:r>
          </w:p>
          <w:p w:rsidR="00AD65EF" w:rsidRDefault="00AD65EF" w:rsidP="00AD65EF">
            <w:pPr>
              <w:pStyle w:val="EngHang"/>
            </w:pPr>
            <w:r>
              <w:t>For his pious parents</w:t>
            </w:r>
          </w:p>
          <w:p w:rsidR="00AD65EF" w:rsidRDefault="00AD65EF" w:rsidP="00AD65EF">
            <w:pPr>
              <w:pStyle w:val="EngHangEnd"/>
            </w:pPr>
            <w:r>
              <w:t>Taught him many virtues.</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AD65EF">
            <w:pPr>
              <w:pStyle w:val="CopticVersemulti-line"/>
            </w:pPr>
            <w:r>
              <w:t>Ⲉⲛⲁϥⲁⲓⲁⲓ ⲙ̀ⲙⲏⲓⲛⲓ ϧⲉⲛ ⲡⲓϩ̀ⲙⲟⲧ:</w:t>
            </w:r>
          </w:p>
          <w:p w:rsidR="00AD65EF" w:rsidRDefault="00AD65EF" w:rsidP="00AD65EF">
            <w:pPr>
              <w:pStyle w:val="CopticVersemulti-line"/>
            </w:pPr>
            <w:r>
              <w:t>ⲛⲁϥⲉⲣϩⲟⲩⲟ̀ ⲉ̀ⲟⲩⲙⲉⲓ ⲛ̀ϯⲉⲕⲕ̀ⲗⲏⲥⲓⲁ̀:</w:t>
            </w:r>
          </w:p>
          <w:p w:rsidR="00AD65EF" w:rsidRDefault="00AD65EF" w:rsidP="00AD65EF">
            <w:pPr>
              <w:pStyle w:val="CopticVersemulti-line"/>
            </w:pPr>
            <w:r>
              <w:t>ϫⲉ ⲛⲉϥⲓⲟϯ ⲛⲉ ϩⲁⲛⲉⲩⲥⲉⲃⲏⲥ:</w:t>
            </w:r>
          </w:p>
          <w:p w:rsidR="00AD65EF" w:rsidRPr="00CF5919" w:rsidRDefault="00AD65EF" w:rsidP="00AD65EF">
            <w:pPr>
              <w:pStyle w:val="CopticHangingVerse"/>
            </w:pPr>
            <w:r>
              <w:t>ⲁⲩϯⲥ̀ⲃⲱ ⲛⲁϥ ⲛ̀ⲛⲓⲁⲣⲉⲧⲏ.</w:t>
            </w:r>
          </w:p>
        </w:tc>
      </w:tr>
      <w:tr w:rsidR="00AD65EF" w:rsidTr="002B038E">
        <w:trPr>
          <w:cantSplit/>
          <w:jc w:val="center"/>
        </w:trPr>
        <w:tc>
          <w:tcPr>
            <w:tcW w:w="288" w:type="dxa"/>
          </w:tcPr>
          <w:p w:rsidR="00AD65EF" w:rsidRDefault="00AD65EF" w:rsidP="002B038E">
            <w:pPr>
              <w:pStyle w:val="CopticCross"/>
            </w:pPr>
          </w:p>
        </w:tc>
        <w:tc>
          <w:tcPr>
            <w:tcW w:w="3960" w:type="dxa"/>
          </w:tcPr>
          <w:p w:rsidR="00AD65EF" w:rsidRDefault="00AD65EF" w:rsidP="00AD65EF">
            <w:pPr>
              <w:pStyle w:val="EngHang"/>
            </w:pPr>
            <w:r>
              <w:t>When he desired in his heart</w:t>
            </w:r>
          </w:p>
          <w:p w:rsidR="00AD65EF" w:rsidRDefault="00AD65EF" w:rsidP="00AD65EF">
            <w:pPr>
              <w:pStyle w:val="EngHang"/>
            </w:pPr>
            <w:r>
              <w:t>To become a monk, his father</w:t>
            </w:r>
          </w:p>
          <w:p w:rsidR="00AD65EF" w:rsidRDefault="00AD65EF" w:rsidP="00AD65EF">
            <w:pPr>
              <w:pStyle w:val="EngHang"/>
            </w:pPr>
            <w:r>
              <w:t>Took him to the Archimandrite,</w:t>
            </w:r>
          </w:p>
          <w:p w:rsidR="00AD65EF" w:rsidRDefault="00AD65EF" w:rsidP="00AD65EF">
            <w:pPr>
              <w:pStyle w:val="EngHangEnd"/>
            </w:pPr>
            <w:r>
              <w:t>Who the angel instructed to receive him.</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Default="00AD65EF" w:rsidP="00AD65EF">
            <w:pPr>
              <w:pStyle w:val="CopticVersemulti-line"/>
            </w:pPr>
            <w:r>
              <w:t>Ⲉⲧⲁϥⲉⲣⲡ̀ⲓⲑⲩⲙⲓⲛ ϧⲉⲛ ⲡⲉϥϩⲏⲧ:</w:t>
            </w:r>
          </w:p>
          <w:p w:rsidR="00AD65EF" w:rsidRDefault="00AD65EF" w:rsidP="00AD65EF">
            <w:pPr>
              <w:pStyle w:val="CopticVersemulti-line"/>
            </w:pPr>
            <w:r>
              <w:t>ⲛ̀ⲧⲉϥⲉⲣⲙⲟⲛⲁⲭⲟⲥ ⲟⲩⲟϩ ⲡⲉϥⲓⲱⲧ:</w:t>
            </w:r>
          </w:p>
          <w:p w:rsidR="00AD65EF" w:rsidRDefault="00AD65EF" w:rsidP="00AD65EF">
            <w:pPr>
              <w:pStyle w:val="CopticVersemulti-line"/>
            </w:pPr>
            <w:r>
              <w:t>ⲁϥϭⲓⲧϥ ⲉ̀ⲡⲓⲁⲣⲭⲏⲙⲁⲛⲇ̀ⲣⲓⲧⲓⲥ:</w:t>
            </w:r>
          </w:p>
          <w:p w:rsidR="00AD65EF" w:rsidRPr="001B4E41" w:rsidRDefault="00AD65EF" w:rsidP="00AD65EF">
            <w:pPr>
              <w:pStyle w:val="CopticHangingVerse"/>
            </w:pPr>
            <w:r>
              <w:t>ⲉ̀ⲧⲁ ⲡⲓⲁⲅⲅⲉⲗⲟⲥ ⲧⲁⲙⲟϥ ⲛ̀ⲧⲉϥϣⲟⲡϥ.</w:t>
            </w: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Default="00AD65EF" w:rsidP="00AD65EF">
            <w:pPr>
              <w:pStyle w:val="EngHang"/>
            </w:pPr>
            <w:r>
              <w:t>When he succeeded in his discipleship,</w:t>
            </w:r>
          </w:p>
          <w:p w:rsidR="00AD65EF" w:rsidRDefault="00AD65EF" w:rsidP="00AD65EF">
            <w:pPr>
              <w:pStyle w:val="EngHang"/>
            </w:pPr>
            <w:r>
              <w:t>He was chosen by Jesus to lead</w:t>
            </w:r>
          </w:p>
          <w:p w:rsidR="00AD65EF" w:rsidRDefault="00AD65EF" w:rsidP="00AD65EF">
            <w:pPr>
              <w:pStyle w:val="EngHang"/>
            </w:pPr>
            <w:r>
              <w:t>The monastery after Abba Shenoute,</w:t>
            </w:r>
          </w:p>
          <w:p w:rsidR="00AD65EF" w:rsidRDefault="00AD65EF" w:rsidP="00AD65EF">
            <w:pPr>
              <w:pStyle w:val="EngHangEnd"/>
            </w:pPr>
            <w:r>
              <w:t>With its eight thousand monks.</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AD65EF">
            <w:pPr>
              <w:pStyle w:val="CopticVersemulti-line"/>
            </w:pPr>
            <w:r>
              <w:t>Ⲉⲧⲁϥⲉⲣϣⲁⲩ ϧⲉⲛ ⲧⲉϥⲙⲉⲧⲙⲁⲑⲏⲧⲏⲥ:</w:t>
            </w:r>
          </w:p>
          <w:p w:rsidR="00AD65EF" w:rsidRDefault="00AD65EF" w:rsidP="00AD65EF">
            <w:pPr>
              <w:pStyle w:val="CopticVersemulti-line"/>
            </w:pPr>
            <w:r>
              <w:t>ⲁϥⲥⲟⲧⲡϥ ⲛ̀ϫⲉ Ⲓⲏ̄ⲥ̄ ⲛ̀ⲧⲉϥⲉⲣⲟⲩϫⲱϫ:</w:t>
            </w:r>
          </w:p>
          <w:p w:rsidR="00AD65EF" w:rsidRDefault="00AD65EF" w:rsidP="00AD65EF">
            <w:pPr>
              <w:pStyle w:val="CopticVersemulti-line"/>
            </w:pPr>
            <w:r>
              <w:t>ⲙ̀ⲡ̀ⲁⲃⲏⲧ ⲙⲉⲛⲉⲛⲥⲁ Ⲁⲃⲃⲁ Ϣⲉⲛⲟⲩϯ:</w:t>
            </w:r>
          </w:p>
          <w:p w:rsidR="00AD65EF" w:rsidRDefault="00AD65EF" w:rsidP="00AD65EF">
            <w:pPr>
              <w:pStyle w:val="CopticHangingVerse"/>
            </w:pPr>
            <w:r>
              <w:t>ⲉ̀ϣ̀ⲙⲏⲛ ϣⲟ ⲙ̀ⲙⲟⲛⲟⲭⲟⲥ.</w:t>
            </w:r>
          </w:p>
        </w:tc>
      </w:tr>
      <w:tr w:rsidR="00AD65EF" w:rsidTr="002B038E">
        <w:trPr>
          <w:cantSplit/>
          <w:jc w:val="center"/>
        </w:trPr>
        <w:tc>
          <w:tcPr>
            <w:tcW w:w="288" w:type="dxa"/>
          </w:tcPr>
          <w:p w:rsidR="00AD65EF" w:rsidRPr="00FB5ACB" w:rsidRDefault="00AD65EF" w:rsidP="002B038E">
            <w:pPr>
              <w:pStyle w:val="CopticCross"/>
            </w:pPr>
          </w:p>
        </w:tc>
        <w:tc>
          <w:tcPr>
            <w:tcW w:w="3960" w:type="dxa"/>
          </w:tcPr>
          <w:p w:rsidR="00AD65EF" w:rsidRDefault="00AD65EF" w:rsidP="00AD65EF">
            <w:pPr>
              <w:pStyle w:val="EngHang"/>
            </w:pPr>
            <w:r>
              <w:t>Hail to you, O Abba Besa,</w:t>
            </w:r>
          </w:p>
          <w:p w:rsidR="00AD65EF" w:rsidRDefault="00AD65EF" w:rsidP="00AD65EF">
            <w:pPr>
              <w:pStyle w:val="EngHang"/>
            </w:pPr>
            <w:r>
              <w:t>You said wise proverbs,</w:t>
            </w:r>
          </w:p>
          <w:p w:rsidR="00AD65EF" w:rsidRDefault="00AD65EF" w:rsidP="00AD65EF">
            <w:pPr>
              <w:pStyle w:val="EngHang"/>
            </w:pPr>
            <w:r>
              <w:t>You wrote beneficial laws,</w:t>
            </w:r>
          </w:p>
          <w:p w:rsidR="00AD65EF" w:rsidRDefault="00AD65EF" w:rsidP="00AD65EF">
            <w:pPr>
              <w:pStyle w:val="EngHangEnd"/>
            </w:pPr>
            <w:r>
              <w:t>And you completed your good struggle.</w:t>
            </w:r>
          </w:p>
        </w:tc>
        <w:tc>
          <w:tcPr>
            <w:tcW w:w="288" w:type="dxa"/>
          </w:tcPr>
          <w:p w:rsidR="00AD65EF" w:rsidRDefault="00AD65EF" w:rsidP="002B038E"/>
        </w:tc>
        <w:tc>
          <w:tcPr>
            <w:tcW w:w="288" w:type="dxa"/>
          </w:tcPr>
          <w:p w:rsidR="00AD65EF" w:rsidRPr="00FB5ACB" w:rsidRDefault="00AD65EF" w:rsidP="002B038E">
            <w:pPr>
              <w:pStyle w:val="CopticCross"/>
            </w:pPr>
          </w:p>
        </w:tc>
        <w:tc>
          <w:tcPr>
            <w:tcW w:w="3960" w:type="dxa"/>
          </w:tcPr>
          <w:p w:rsidR="00AD65EF" w:rsidRDefault="00AD65EF" w:rsidP="00AD65EF">
            <w:pPr>
              <w:pStyle w:val="CopticVersemulti-line"/>
            </w:pPr>
            <w:r>
              <w:t>Ⲭⲉⲣⲉ ⲛⲁⲕ ⲱ̀ Ⲁⲃⲃⲁ Ⲃⲉⲥⲁ:</w:t>
            </w:r>
          </w:p>
          <w:p w:rsidR="00AD65EF" w:rsidRDefault="00AD65EF" w:rsidP="00AD65EF">
            <w:pPr>
              <w:pStyle w:val="CopticVersemulti-line"/>
            </w:pPr>
            <w:r>
              <w:t>ⲫⲏⲉ̀ⲧⲉ ⲛⲟⲩϥ ⲛ̀ⲛⲉⲛϫⲓⲛⲥⲁϫⲓ ⲛ̀ⲥⲟⲫⲟⲥ:</w:t>
            </w:r>
          </w:p>
          <w:p w:rsidR="00AD65EF" w:rsidRDefault="00AD65EF" w:rsidP="00AD65EF">
            <w:pPr>
              <w:pStyle w:val="CopticVersemulti-line"/>
            </w:pPr>
            <w:r>
              <w:t>ⲁⲕⲥ̀ϧⲁⲓ ⲛ̀ϩⲁⲛⲉⲛⲧⲟⲗⲏ ⲉⲩϯϩⲏⲟⲩ:</w:t>
            </w:r>
          </w:p>
          <w:p w:rsidR="00AD65EF" w:rsidRDefault="00AD65EF" w:rsidP="00AD65EF">
            <w:pPr>
              <w:pStyle w:val="CopticHangingVerse"/>
            </w:pPr>
            <w:r>
              <w:t>ⲁⲕϫⲉⲕ ⲡⲉⲕⲁⲅⲱⲛ ⲉⲑⲛⲁⲛⲉϥ.</w:t>
            </w:r>
          </w:p>
        </w:tc>
      </w:tr>
      <w:tr w:rsidR="00AD65EF" w:rsidTr="002B038E">
        <w:trPr>
          <w:cantSplit/>
          <w:jc w:val="center"/>
        </w:trPr>
        <w:tc>
          <w:tcPr>
            <w:tcW w:w="288" w:type="dxa"/>
          </w:tcPr>
          <w:p w:rsidR="00AD65EF" w:rsidRPr="00FB5ACB" w:rsidRDefault="00AD65EF" w:rsidP="002B038E">
            <w:pPr>
              <w:pStyle w:val="CopticCross"/>
            </w:pPr>
            <w:r w:rsidRPr="00FB5ACB">
              <w:t>¿</w:t>
            </w:r>
          </w:p>
        </w:tc>
        <w:tc>
          <w:tcPr>
            <w:tcW w:w="3960" w:type="dxa"/>
          </w:tcPr>
          <w:p w:rsidR="00AD65EF" w:rsidRDefault="00AD65EF" w:rsidP="00AD65EF">
            <w:pPr>
              <w:pStyle w:val="EngHang"/>
            </w:pPr>
            <w:r>
              <w:t>Pray to the Lord on our behalf,</w:t>
            </w:r>
          </w:p>
          <w:p w:rsidR="00AD65EF" w:rsidRDefault="00AD65EF" w:rsidP="00AD65EF">
            <w:pPr>
              <w:pStyle w:val="EngHang"/>
            </w:pPr>
            <w:r>
              <w:t>Our holy father the archimandrite,</w:t>
            </w:r>
          </w:p>
          <w:p w:rsidR="00AD65EF" w:rsidRDefault="00AD65EF" w:rsidP="00AD65EF">
            <w:pPr>
              <w:pStyle w:val="EngHang"/>
            </w:pPr>
            <w:r>
              <w:t>The righteous Abba Besa,</w:t>
            </w:r>
          </w:p>
          <w:p w:rsidR="00AD65EF" w:rsidRDefault="00AD65EF" w:rsidP="00AD65EF">
            <w:pPr>
              <w:pStyle w:val="EngHangEnd"/>
            </w:pPr>
            <w:r>
              <w:t>That He may forgive us our sins.</w:t>
            </w:r>
          </w:p>
        </w:tc>
        <w:tc>
          <w:tcPr>
            <w:tcW w:w="288" w:type="dxa"/>
          </w:tcPr>
          <w:p w:rsidR="00AD65EF" w:rsidRDefault="00AD65EF" w:rsidP="002B038E"/>
        </w:tc>
        <w:tc>
          <w:tcPr>
            <w:tcW w:w="288" w:type="dxa"/>
          </w:tcPr>
          <w:p w:rsidR="00AD65EF" w:rsidRPr="00FB5ACB" w:rsidRDefault="00AD65EF" w:rsidP="002B038E">
            <w:pPr>
              <w:pStyle w:val="CopticCross"/>
            </w:pPr>
            <w:r w:rsidRPr="00FB5ACB">
              <w:t>¿</w:t>
            </w:r>
          </w:p>
        </w:tc>
        <w:tc>
          <w:tcPr>
            <w:tcW w:w="3960" w:type="dxa"/>
          </w:tcPr>
          <w:p w:rsidR="00AD65EF" w:rsidRDefault="00AD65EF" w:rsidP="00AD65EF">
            <w:pPr>
              <w:pStyle w:val="CopticVersemulti-line"/>
            </w:pPr>
            <w:r>
              <w:t>Ⲧⲱⲃϩ ⲙ̀Ⲡⲟ̄ⲥ̄ ⲉ̀ϩ̀ⲣⲏⲓ ⲉ̀ϫⲱⲛ:</w:t>
            </w:r>
          </w:p>
          <w:p w:rsidR="00AD65EF" w:rsidRDefault="00AD65EF" w:rsidP="00AD65EF">
            <w:pPr>
              <w:pStyle w:val="CopticVersemulti-line"/>
            </w:pPr>
            <w:r>
              <w:t>ⲡⲉⲛⲓⲱⲧ ⲉⲑⲟⲩⲁⲃ ⲡⲓⲁⲣⲭⲓⲁⲃⲏⲧ:</w:t>
            </w:r>
          </w:p>
          <w:p w:rsidR="00AD65EF" w:rsidRDefault="00AD65EF" w:rsidP="00AD65EF">
            <w:pPr>
              <w:pStyle w:val="CopticVersemulti-line"/>
            </w:pPr>
            <w:r>
              <w:t>ⲡⲓⲇⲓⲕⲉⲟⲥ ⲀⲃⲃⲀ Ⲃⲉⲥⲁ:</w:t>
            </w:r>
          </w:p>
          <w:p w:rsidR="00AD65EF" w:rsidRDefault="00AD65EF" w:rsidP="00AD65EF">
            <w:pPr>
              <w:pStyle w:val="CopticHangingVerse"/>
            </w:pPr>
            <w:r>
              <w:t>ⲛ̀ⲧⲉϥⲭⲁ ⲛⲉⲛⲛⲟⲃⲓ ⲛⲁⲛ ⲉ̀ⲃⲟⲗ.</w:t>
            </w:r>
          </w:p>
        </w:tc>
      </w:tr>
    </w:tbl>
    <w:p w:rsidR="00F67B89" w:rsidRDefault="00F67B89" w:rsidP="00F67B89">
      <w:pPr>
        <w:pStyle w:val="Heading3"/>
        <w:rPr>
          <w:rFonts w:ascii="Times New Roman" w:hAnsi="Times New Roman" w:cs="Times New Roman"/>
        </w:rPr>
      </w:pPr>
      <w:r>
        <w:rPr>
          <w:rFonts w:ascii="Times New Roman" w:hAnsi="Times New Roman" w:cs="Times New Roman"/>
        </w:rPr>
        <w:t>July 1 / Epip 7: Also St. Ignatius</w:t>
      </w:r>
    </w:p>
    <w:p w:rsidR="00980D99" w:rsidRDefault="00980D99" w:rsidP="00980D99">
      <w:pPr>
        <w:pStyle w:val="Heading3"/>
        <w:rPr>
          <w:lang w:val="en-US"/>
        </w:rPr>
      </w:pPr>
      <w:r>
        <w:rPr>
          <w:lang w:val="en-US"/>
        </w:rPr>
        <w:t>July 2 / Epip 8: St. Pishoy</w:t>
      </w:r>
    </w:p>
    <w:p w:rsidR="00980D99" w:rsidRDefault="00980D99" w:rsidP="00980D99">
      <w:pPr>
        <w:pStyle w:val="Heading4"/>
        <w:rPr>
          <w:lang w:val="en-US"/>
        </w:rPr>
      </w:pPr>
      <w:r>
        <w:rPr>
          <w:lang w:val="en-US"/>
        </w:rPr>
        <w:t>The Doxology</w:t>
      </w:r>
    </w:p>
    <w:p w:rsidR="00FB36D8" w:rsidRPr="00FB36D8" w:rsidRDefault="00FB36D8" w:rsidP="00FB36D8">
      <w:pPr>
        <w:pStyle w:val="Rubric"/>
        <w:rPr>
          <w:lang w:val="en-US"/>
        </w:rPr>
      </w:pPr>
      <w:r>
        <w:rPr>
          <w:lang w:val="en-US"/>
        </w:rPr>
        <w:t>See the Doxology of St. Pishoy and St. Paul 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t>Let us gather,</w:t>
            </w:r>
            <w:r w:rsidRPr="004764BD">
              <w:t xml:space="preserve"> my beloved,</w:t>
            </w:r>
          </w:p>
          <w:p w:rsidR="00FB36D8" w:rsidRPr="004764BD" w:rsidRDefault="00FB36D8" w:rsidP="00220DFD">
            <w:pPr>
              <w:pStyle w:val="EngHang"/>
            </w:pPr>
            <w:r w:rsidRPr="004764BD">
              <w:t>That we may praise Christ the Lord,</w:t>
            </w:r>
          </w:p>
          <w:p w:rsidR="00FB36D8" w:rsidRPr="004764BD" w:rsidRDefault="00FB36D8" w:rsidP="00220DFD">
            <w:pPr>
              <w:pStyle w:val="EngHang"/>
            </w:pPr>
            <w:r>
              <w:t>And honour in diverse</w:t>
            </w:r>
            <w:r w:rsidRPr="004764BD">
              <w:t xml:space="preserve"> ways,</w:t>
            </w:r>
          </w:p>
          <w:p w:rsidR="00FB36D8" w:rsidRDefault="00FB36D8" w:rsidP="00220DFD">
            <w:pPr>
              <w:pStyle w:val="EngHangEnd"/>
            </w:pPr>
            <w:r w:rsidRPr="004764BD">
              <w:t>The righteous Abba Pishoy the great.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Pr="00C353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t>He</w:t>
            </w:r>
            <w:r w:rsidRPr="004764BD">
              <w:t xml:space="preserve"> disdained this world,</w:t>
            </w:r>
          </w:p>
          <w:p w:rsidR="00FB36D8" w:rsidRPr="004764BD" w:rsidRDefault="00FB36D8" w:rsidP="00220DFD">
            <w:pPr>
              <w:pStyle w:val="EngHang"/>
            </w:pPr>
            <w:r w:rsidRPr="004764BD">
              <w:t>And his life filled with travail,</w:t>
            </w:r>
          </w:p>
          <w:p w:rsidR="00FB36D8" w:rsidRPr="004764BD" w:rsidRDefault="00FB36D8" w:rsidP="00220DFD">
            <w:pPr>
              <w:pStyle w:val="EngHang"/>
            </w:pPr>
            <w:r w:rsidRPr="004764BD">
              <w:t>And followed after Christ,</w:t>
            </w:r>
          </w:p>
          <w:p w:rsidR="00FB36D8" w:rsidRDefault="00FB36D8" w:rsidP="00220DFD">
            <w:pPr>
              <w:pStyle w:val="EngHangEnd"/>
            </w:pPr>
            <w:r>
              <w:t>Desiring what is God with hope</w:t>
            </w:r>
            <w:r w:rsidRPr="004764BD">
              <w:rPr>
                <w:rStyle w:val="FootnoteReference"/>
              </w:rPr>
              <w:footnoteReference w:id="500"/>
            </w:r>
            <w:r w:rsidRPr="004764BD">
              <w:t>.</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Pr="00CF59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rsidRPr="004764BD">
              <w:t>Let us all cry out,</w:t>
            </w:r>
          </w:p>
          <w:p w:rsidR="00FB36D8" w:rsidRPr="004764BD" w:rsidRDefault="00FB36D8" w:rsidP="00220DFD">
            <w:pPr>
              <w:pStyle w:val="EngHang"/>
            </w:pPr>
            <w:r w:rsidRPr="004764BD">
              <w:t>In songs and psalms</w:t>
            </w:r>
            <w:r w:rsidRPr="004764BD">
              <w:rPr>
                <w:rStyle w:val="FootnoteReference"/>
              </w:rPr>
              <w:footnoteReference w:id="501"/>
            </w:r>
            <w:r w:rsidRPr="004764BD">
              <w:t>,</w:t>
            </w:r>
          </w:p>
          <w:p w:rsidR="00FB36D8" w:rsidRPr="004764BD" w:rsidRDefault="00FB36D8" w:rsidP="00220DFD">
            <w:pPr>
              <w:pStyle w:val="EngHang"/>
            </w:pPr>
            <w:r w:rsidRPr="004764BD">
              <w:t>Blessed are you O righteous one,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rsidRPr="004764BD">
              <w:t>Blessed are you O righteous one,</w:t>
            </w:r>
          </w:p>
          <w:p w:rsidR="00FB36D8" w:rsidRPr="004764BD" w:rsidRDefault="00FB36D8" w:rsidP="00220DFD">
            <w:pPr>
              <w:pStyle w:val="EngHang"/>
            </w:pPr>
            <w:r w:rsidRPr="004764BD">
              <w:t xml:space="preserve">Abba Pishoy the </w:t>
            </w:r>
            <w:r>
              <w:t>elect and</w:t>
            </w:r>
            <w:r w:rsidRPr="004764BD">
              <w:t xml:space="preserve"> perfect one,</w:t>
            </w:r>
          </w:p>
          <w:p w:rsidR="00FB36D8" w:rsidRPr="004764BD" w:rsidRDefault="00FB36D8" w:rsidP="00220DFD">
            <w:pPr>
              <w:pStyle w:val="EngHang"/>
            </w:pPr>
            <w:r w:rsidRPr="004764BD">
              <w:t>Who spoke with Christ,</w:t>
            </w:r>
          </w:p>
          <w:p w:rsidR="00FB36D8" w:rsidRDefault="00FB36D8" w:rsidP="00220DFD">
            <w:pPr>
              <w:pStyle w:val="EngHangEnd"/>
            </w:pPr>
            <w:r w:rsidRPr="004764BD">
              <w:t>Like Moses the lawgiver.</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Blessed are you O God-bearer,</w:t>
            </w:r>
          </w:p>
          <w:p w:rsidR="00FB36D8" w:rsidRPr="004764BD" w:rsidRDefault="00FB36D8" w:rsidP="00220DFD">
            <w:pPr>
              <w:pStyle w:val="EngHang"/>
            </w:pPr>
            <w:r w:rsidRPr="004764BD">
              <w:t>The great perfect man,</w:t>
            </w:r>
          </w:p>
          <w:p w:rsidR="00FB36D8" w:rsidRPr="004764BD" w:rsidRDefault="00FB36D8" w:rsidP="00220DFD">
            <w:pPr>
              <w:pStyle w:val="EngHang"/>
            </w:pPr>
            <w:r w:rsidRPr="004764BD">
              <w:t>The friend of the angels,</w:t>
            </w:r>
          </w:p>
          <w:p w:rsidR="00FB36D8" w:rsidRDefault="00FB36D8" w:rsidP="00220DFD">
            <w:pPr>
              <w:pStyle w:val="EngHangEnd"/>
            </w:pPr>
            <w:r w:rsidRPr="004764BD">
              <w:t>The elect holy Abba Pishoy.</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t>¿</w:t>
            </w:r>
          </w:p>
        </w:tc>
        <w:tc>
          <w:tcPr>
            <w:tcW w:w="3960" w:type="dxa"/>
          </w:tcPr>
          <w:p w:rsidR="00FB36D8" w:rsidRPr="004764BD" w:rsidRDefault="00FB36D8" w:rsidP="00220DFD">
            <w:pPr>
              <w:pStyle w:val="EngHang"/>
            </w:pPr>
            <w:r>
              <w:t>Blessed are you O ascetic</w:t>
            </w:r>
            <w:r w:rsidRPr="004764BD">
              <w:t>,</w:t>
            </w:r>
          </w:p>
          <w:p w:rsidR="00FB36D8" w:rsidRPr="004764BD" w:rsidRDefault="00FB36D8" w:rsidP="00220DFD">
            <w:pPr>
              <w:pStyle w:val="EngHang"/>
            </w:pPr>
            <w:r>
              <w:t>E</w:t>
            </w:r>
            <w:r w:rsidRPr="004764BD">
              <w:t>lect</w:t>
            </w:r>
            <w:r>
              <w:t>, and</w:t>
            </w:r>
            <w:r w:rsidRPr="004764BD">
              <w:t xml:space="preserve"> God-fearing one,</w:t>
            </w:r>
          </w:p>
          <w:p w:rsidR="00FB36D8" w:rsidRPr="004764BD" w:rsidRDefault="00FB36D8" w:rsidP="00220DFD">
            <w:pPr>
              <w:pStyle w:val="EngHang"/>
            </w:pPr>
            <w:r w:rsidRPr="004764BD">
              <w:t>The victor in struggle,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Pr="00FB5ACB" w:rsidRDefault="00E77C6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Hail to our father Abba Pishoy,</w:t>
            </w:r>
          </w:p>
          <w:p w:rsidR="00FB36D8" w:rsidRPr="004764BD" w:rsidRDefault="00FB36D8" w:rsidP="00220DFD">
            <w:pPr>
              <w:pStyle w:val="EngHang"/>
            </w:pPr>
            <w:r w:rsidRPr="004764BD">
              <w:t>The righteous and perfect man,</w:t>
            </w:r>
          </w:p>
          <w:p w:rsidR="00FB36D8" w:rsidRPr="004764BD" w:rsidRDefault="00FB36D8" w:rsidP="00220DFD">
            <w:pPr>
              <w:pStyle w:val="EngHang"/>
            </w:pPr>
            <w:r w:rsidRPr="004764BD">
              <w:t>Who was worthy to wash,</w:t>
            </w:r>
          </w:p>
          <w:p w:rsidR="00FB36D8" w:rsidRDefault="00FB36D8" w:rsidP="00220DFD">
            <w:pPr>
              <w:pStyle w:val="EngHangEnd"/>
            </w:pPr>
            <w:r w:rsidRPr="004764BD">
              <w:t>The feet of Christ.</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t>¿</w:t>
            </w:r>
          </w:p>
        </w:tc>
        <w:tc>
          <w:tcPr>
            <w:tcW w:w="3960" w:type="dxa"/>
          </w:tcPr>
          <w:p w:rsidR="00FB36D8" w:rsidRPr="004764BD" w:rsidRDefault="00FB36D8" w:rsidP="00220DFD">
            <w:pPr>
              <w:pStyle w:val="EngHang"/>
            </w:pPr>
            <w:r w:rsidRPr="004764BD">
              <w:t>Pray to the Lord on our behalf,</w:t>
            </w:r>
          </w:p>
          <w:p w:rsidR="00FB36D8" w:rsidRPr="004764BD" w:rsidRDefault="00FB36D8" w:rsidP="00220DFD">
            <w:pPr>
              <w:pStyle w:val="EngHang"/>
            </w:pPr>
            <w:r w:rsidRPr="004764BD">
              <w:t>O my Lord and righteous father,</w:t>
            </w:r>
          </w:p>
          <w:p w:rsidR="00FB36D8" w:rsidRPr="004764BD" w:rsidRDefault="00FB36D8" w:rsidP="00220DFD">
            <w:pPr>
              <w:pStyle w:val="EngHang"/>
            </w:pPr>
            <w:r w:rsidRPr="004764BD">
              <w:t>Abba Pishoy the perfect man,</w:t>
            </w:r>
          </w:p>
          <w:p w:rsidR="00FB36D8" w:rsidRDefault="00FB36D8" w:rsidP="00220DFD">
            <w:pPr>
              <w:pStyle w:val="EngHangEnd"/>
            </w:pPr>
            <w:r w:rsidRPr="004764BD">
              <w:t>That He may forgive us our sins.</w:t>
            </w:r>
          </w:p>
        </w:tc>
        <w:tc>
          <w:tcPr>
            <w:tcW w:w="288" w:type="dxa"/>
          </w:tcPr>
          <w:p w:rsidR="00FB36D8" w:rsidRDefault="00E77C68" w:rsidP="00E77C68">
            <w:pPr>
              <w:pStyle w:val="CopticCross"/>
            </w:pPr>
            <w:r w:rsidRPr="00FB5ACB">
              <w:t>¿</w:t>
            </w:r>
          </w:p>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bl>
    <w:p w:rsidR="00495F1A" w:rsidRDefault="00495F1A" w:rsidP="00495F1A">
      <w:pPr>
        <w:pStyle w:val="Heading3"/>
      </w:pPr>
      <w:r>
        <w:t>The Virgin’s Fast</w:t>
      </w:r>
      <w:bookmarkEnd w:id="1141"/>
      <w:bookmarkEnd w:id="1142"/>
      <w:bookmarkEnd w:id="1143"/>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9C1989" w:rsidRDefault="009C1989" w:rsidP="009C1989">
      <w:pPr>
        <w:pStyle w:val="Heading3"/>
      </w:pPr>
      <w:r>
        <w:t>July 14 / Epip 20: Martyrdom of St. Theodore of Shotep, the General</w:t>
      </w:r>
    </w:p>
    <w:p w:rsidR="009C1989" w:rsidRDefault="009C1989" w:rsidP="009C1989">
      <w:pPr>
        <w:pStyle w:val="Heading4"/>
      </w:pPr>
      <w:r>
        <w:t>The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ⲛ̀ⲧⲉ ϯⲭⲏⲣⲁ ⲉⲧ ϧⲉⲛ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Theodore the general,</w:t>
            </w:r>
          </w:p>
          <w:p w:rsidR="009C1989" w:rsidRPr="004764BD" w:rsidRDefault="009C1989" w:rsidP="009C1989">
            <w:pPr>
              <w:pStyle w:val="EngHang"/>
            </w:pPr>
            <w:r>
              <w:t>Took pity on the tears</w:t>
            </w:r>
          </w:p>
          <w:p w:rsidR="009C1989" w:rsidRPr="004764BD" w:rsidRDefault="009C1989" w:rsidP="009C1989">
            <w:pPr>
              <w:pStyle w:val="EngHang"/>
            </w:pPr>
            <w:r>
              <w:t>Of the widow of Euchaita</w:t>
            </w:r>
            <w:r w:rsidRPr="004764BD">
              <w:t>,</w:t>
            </w:r>
          </w:p>
          <w:p w:rsidR="009C1989" w:rsidRDefault="009C1989" w:rsidP="009C1989">
            <w:pPr>
              <w:pStyle w:val="EngHangEnd"/>
            </w:pPr>
            <w:r w:rsidRPr="004764BD">
              <w:t>He saved her sons for her.</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Ⲑⲉⲟⲇⲱⲣⲟⲥ ⲛⲓⲥ̀ⲧⲁⲣⲧⲓⲗⲁⲧⲏⲥ:</w:t>
            </w:r>
          </w:p>
          <w:p w:rsidR="009C1989" w:rsidRDefault="009C1989" w:rsidP="009C1989">
            <w:pPr>
              <w:pStyle w:val="CopticVersemulti-line"/>
            </w:pPr>
            <w:r>
              <w:t>ⲁϥϣⲁⲛⲁϩ̀ⲑⲏϥ ϧⲁ ⲛⲓⲉⲣⲙⲱⲟⲩⲓ̀:</w:t>
            </w:r>
          </w:p>
          <w:p w:rsidR="009C1989" w:rsidRDefault="009C1989" w:rsidP="009C1989">
            <w:pPr>
              <w:pStyle w:val="CopticVersemulti-line"/>
            </w:pPr>
            <w:r>
              <w:t>ⲛ̀ⲧⲉ ϯⲭⲏⲣⲁ ⲉⲧ ϧⲉⲛ Ⲉⲩⲭⲏⲧⲟⲥ:</w:t>
            </w:r>
          </w:p>
          <w:p w:rsidR="009C1989" w:rsidRPr="00CF5919" w:rsidRDefault="009C1989" w:rsidP="009C1989">
            <w:pPr>
              <w:pStyle w:val="CopticHangingVerse"/>
            </w:pPr>
            <w:r>
              <w:t>ⲁϥⲧⲟⲩϫⲉ ⲛⲉⲥϣⲏⲣⲓ ⲛⲁⲥ.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Therefore</w:t>
            </w:r>
            <w:r w:rsidRPr="004764BD">
              <w:t xml:space="preserve"> we sing,</w:t>
            </w:r>
          </w:p>
          <w:p w:rsidR="009C1989" w:rsidRPr="004764BD" w:rsidRDefault="009C1989" w:rsidP="009C1989">
            <w:pPr>
              <w:pStyle w:val="EngHang"/>
            </w:pPr>
            <w:r w:rsidRPr="004764BD">
              <w:t>With David the Psalmist,</w:t>
            </w:r>
          </w:p>
          <w:p w:rsidR="009C1989" w:rsidRPr="004764BD" w:rsidRDefault="009C1989" w:rsidP="009C1989">
            <w:pPr>
              <w:pStyle w:val="EngHang"/>
            </w:pPr>
            <w:r>
              <w:t>“</w:t>
            </w:r>
            <w:r w:rsidRPr="004764BD">
              <w:t>You will tread upon a serpent,</w:t>
            </w:r>
          </w:p>
          <w:p w:rsidR="009C1989" w:rsidRDefault="009C1989" w:rsidP="009C1989">
            <w:pPr>
              <w:pStyle w:val="EngHangEnd"/>
            </w:pPr>
            <w:r w:rsidRPr="004764BD">
              <w:t xml:space="preserve">And a </w:t>
            </w:r>
            <w:r>
              <w:t>basilisk</w:t>
            </w:r>
            <w:r w:rsidRPr="004764BD">
              <w:t>.</w:t>
            </w:r>
            <w:r>
              <w:t>”</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Ⲉⲑⲃⲉ ⲫⲁⲓ ⲧⲉⲛⲉⲣⲭⲟⲣⲉⲩⲓⲛ:</w:t>
            </w:r>
          </w:p>
          <w:p w:rsidR="009C1989" w:rsidRDefault="009C1989" w:rsidP="009C1989">
            <w:pPr>
              <w:pStyle w:val="CopticVersemulti-line"/>
            </w:pPr>
            <w:r>
              <w:t>ⲛⲉⲙ ⲡⲓϩⲩⲙⲛⲟⲇⲟⲥ Ⲇⲁⲩⲓⲇ:</w:t>
            </w:r>
          </w:p>
          <w:p w:rsidR="009C1989" w:rsidRDefault="009C1989" w:rsidP="009C1989">
            <w:pPr>
              <w:pStyle w:val="CopticVersemulti-line"/>
            </w:pPr>
            <w:r>
              <w:t>ϫⲉ ⲉⲕⲉ̀ϩⲱⲙⲓ ⲉ̀ϫⲉⲛ ⲟⲩϩⲟϥ:</w:t>
            </w:r>
          </w:p>
          <w:p w:rsidR="009C1989" w:rsidRDefault="009C1989" w:rsidP="009C1989">
            <w:pPr>
              <w:pStyle w:val="CopticHangingVerse"/>
            </w:pPr>
            <w:r>
              <w:t>ⲛⲉⲙ ⲟⲩⲃⲁⲥⲓⲗⲓⲥⲕⲟⲥ.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Pray to the Lord on our behalf,</w:t>
            </w:r>
          </w:p>
          <w:p w:rsidR="009C1989" w:rsidRPr="004764BD" w:rsidRDefault="009C1989" w:rsidP="009C1989">
            <w:pPr>
              <w:pStyle w:val="EngHang"/>
            </w:pPr>
            <w:r w:rsidRPr="004764BD">
              <w:t>O struggle-bearer</w:t>
            </w:r>
            <w:r>
              <w:t>,</w:t>
            </w:r>
            <w:r w:rsidRPr="004764BD">
              <w:t xml:space="preserve"> the martyr,</w:t>
            </w:r>
          </w:p>
          <w:p w:rsidR="009C1989" w:rsidRPr="004764BD" w:rsidRDefault="009C1989" w:rsidP="009C1989">
            <w:pPr>
              <w:pStyle w:val="EngHang"/>
            </w:pPr>
            <w:r w:rsidRPr="004764BD">
              <w:t>Theodore the General,</w:t>
            </w:r>
          </w:p>
          <w:p w:rsidR="009C1989" w:rsidRDefault="009C1989" w:rsidP="009C1989">
            <w:pPr>
              <w:pStyle w:val="EngHangEnd"/>
            </w:pPr>
            <w:r w:rsidRPr="004764BD">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9C1989" w:rsidRDefault="009C1989" w:rsidP="009C1989">
      <w:pPr>
        <w:pStyle w:val="Heading4"/>
      </w:pPr>
      <w:r>
        <w:t>Another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rsidRPr="004764BD">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ⲉ̀ⲧⲉ ϯⲭⲏⲣⲁ ⲉⲧ ϭⲉⲛ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Every generation that has</w:t>
            </w:r>
          </w:p>
          <w:p w:rsidR="009C1989" w:rsidRDefault="009C1989" w:rsidP="009C1989">
            <w:pPr>
              <w:pStyle w:val="EngHang"/>
            </w:pPr>
            <w:r>
              <w:t>Lived in the land of Euchaita</w:t>
            </w:r>
          </w:p>
          <w:p w:rsidR="009C1989" w:rsidRDefault="009C1989" w:rsidP="009C1989">
            <w:pPr>
              <w:pStyle w:val="EngHang"/>
            </w:pPr>
            <w:r>
              <w:t>Beheld your great strength,</w:t>
            </w:r>
          </w:p>
          <w:p w:rsidR="009C1989" w:rsidRDefault="009C1989" w:rsidP="009C1989">
            <w:pPr>
              <w:pStyle w:val="EngHangEnd"/>
            </w:pPr>
            <w:r>
              <w:t>O Saint Theodore.</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Ⲅⲉⲛⲟⲥ ⲛⲓⲃⲉⲛ ⲛ̀ⲧⲉ ⲛⲓⲣⲱⲙⲓ:</w:t>
            </w:r>
          </w:p>
          <w:p w:rsidR="009C1989" w:rsidRDefault="009C1989" w:rsidP="009C1989">
            <w:pPr>
              <w:pStyle w:val="CopticVersemulti-line"/>
            </w:pPr>
            <w:r>
              <w:t>ⲉⲧϣⲟⲡ ϧⲉⲛ ⲧ̀ⲭⲱⲣⲁ ⲛ̀Ⲉⲩⲭⲏⲧⲟⲥ:</w:t>
            </w:r>
          </w:p>
          <w:p w:rsidR="009C1989" w:rsidRDefault="009C1989" w:rsidP="009C1989">
            <w:pPr>
              <w:pStyle w:val="CopticVersemulti-line"/>
            </w:pPr>
            <w:r>
              <w:t>ⲁⲩⲛⲁⲩ ⲉ̀ⲧⲉⲕⲛⲓϣϯ ⲙ̀ⲙⲉⲧϫⲱⲣⲓ:</w:t>
            </w:r>
          </w:p>
          <w:p w:rsidR="009C1989" w:rsidRPr="00CF5919" w:rsidRDefault="009C1989" w:rsidP="009C1989">
            <w:pPr>
              <w:pStyle w:val="CopticHangingVerse"/>
            </w:pPr>
            <w:r>
              <w:t>ⲱ̀ ⲡⲓⲁ̀ⲅⲓⲟⲥ Ⲑⲉⲟⲇⲱⲣⲟⲥ.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In that day you girded your loins</w:t>
            </w:r>
          </w:p>
          <w:p w:rsidR="009C1989" w:rsidRDefault="009C1989" w:rsidP="009C1989">
            <w:pPr>
              <w:pStyle w:val="EngHang"/>
            </w:pPr>
            <w:r>
              <w:t>And killed the dragon,</w:t>
            </w:r>
          </w:p>
          <w:p w:rsidR="009C1989" w:rsidRDefault="009C1989" w:rsidP="009C1989">
            <w:pPr>
              <w:pStyle w:val="EngHang"/>
            </w:pPr>
            <w:r>
              <w:t>The destroyer of infants,</w:t>
            </w:r>
          </w:p>
          <w:p w:rsidR="009C1989" w:rsidRDefault="009C1989" w:rsidP="009C1989">
            <w:pPr>
              <w:pStyle w:val="EngHangEnd"/>
            </w:pPr>
            <w:r>
              <w:t>And you rescued the widow’s sons.</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Ⲙⲫ̀ⲛⲁⲩ ⲉ̀ⲧⲁⲕϧⲟⲕ ⲉ̀ϫⲉⲛ ⲧⲉⲕϯⲡⲓ:</w:t>
            </w:r>
          </w:p>
          <w:p w:rsidR="009C1989" w:rsidRDefault="009C1989" w:rsidP="009C1989">
            <w:pPr>
              <w:pStyle w:val="CopticVersemulti-line"/>
            </w:pPr>
            <w:r>
              <w:t>ⲟⲩⲟϩ ⲁⲕϧⲱⲧⲉⲃ ⲙ̀ⲡⲓⲇ̀ⲣⲁⲕⲟⲛ:</w:t>
            </w:r>
          </w:p>
          <w:p w:rsidR="009C1989" w:rsidRDefault="009C1989" w:rsidP="009C1989">
            <w:pPr>
              <w:pStyle w:val="CopticVersemulti-line"/>
            </w:pPr>
            <w:r>
              <w:t>ⲛ̀ⲡⲉϥⲧⲁⲕⲉ ⲕⲟⲩϫⲓ ⲛ̀ⲁ̀ⲗⲟⲩ:</w:t>
            </w:r>
          </w:p>
          <w:p w:rsidR="009C1989" w:rsidRDefault="009C1989" w:rsidP="009C1989">
            <w:pPr>
              <w:pStyle w:val="CopticHangingVerse"/>
            </w:pPr>
            <w:r>
              <w:t>ⲁⲕⲛⲟϩⲉⲙ ⲛ̀ⲛⲓϣⲏⲣⲓ ⲛ̀ⲧⲉ ϯⲭⲏⲣⲁ.</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You slayed Satan,</w:t>
            </w:r>
          </w:p>
          <w:p w:rsidR="009C1989" w:rsidRDefault="009C1989" w:rsidP="009C1989">
            <w:pPr>
              <w:pStyle w:val="EngHang"/>
            </w:pPr>
            <w:r>
              <w:t>The great and evil dragon,</w:t>
            </w:r>
          </w:p>
          <w:p w:rsidR="009C1989" w:rsidRDefault="009C1989" w:rsidP="009C1989">
            <w:pPr>
              <w:pStyle w:val="EngHang"/>
            </w:pPr>
            <w:r>
              <w:t>By the breastplate of faith,</w:t>
            </w:r>
          </w:p>
          <w:p w:rsidR="009C1989" w:rsidRDefault="009C1989" w:rsidP="009C1989">
            <w:pPr>
              <w:pStyle w:val="EngHangEnd"/>
            </w:pPr>
            <w:r>
              <w:t>And the sword of the Holy Spirit.</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Ⲉⲧⲁⲕϧⲟⲗϧⲉⲗ ⲙ̀ⲡ̀ⲥⲁⲧⲁⲛⲁⲥ:</w:t>
            </w:r>
          </w:p>
          <w:p w:rsidR="009C1989" w:rsidRDefault="009C1989" w:rsidP="009C1989">
            <w:pPr>
              <w:pStyle w:val="CopticVersemulti-line"/>
            </w:pPr>
            <w:r>
              <w:t>ⲡⲓⲛⲓϣϯ ⲙ̀ⲡⲓⲇ̀ⲣⲁⲕⲟⲛ ⲉⲧϩⲱⲟⲩ:</w:t>
            </w:r>
          </w:p>
          <w:p w:rsidR="009C1989" w:rsidRDefault="009C1989" w:rsidP="009C1989">
            <w:pPr>
              <w:pStyle w:val="CopticVersemulti-line"/>
            </w:pPr>
            <w:r>
              <w:t>ϩⲓⲧⲉⲛ ⲡⲓϧⲉⲗⲗⲓⲃϣ ⲛ̀ⲧⲉ ⲡⲓⲛⲁϩϯ:</w:t>
            </w:r>
          </w:p>
          <w:p w:rsidR="009C1989" w:rsidRDefault="009C1989" w:rsidP="009C1989">
            <w:pPr>
              <w:pStyle w:val="CopticHangingVerse"/>
            </w:pPr>
            <w:r>
              <w:t>ⲛⲉⲙ ⲧ̀ⲥⲏϥⲓ ⲛ̀ⲧⲉ Ⲡⲓⲡ̀ⲛⲉⲩⲙⲁ ⲉⲑⲟⲩⲁⲃ.</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Theodore the General,</w:t>
            </w:r>
          </w:p>
          <w:p w:rsidR="009C1989" w:rsidRDefault="009C1989" w:rsidP="009C1989">
            <w:pPr>
              <w:pStyle w:val="EngHang"/>
            </w:pPr>
            <w:r>
              <w:t xml:space="preserve">The true </w:t>
            </w:r>
            <w:commentRangeStart w:id="1156"/>
            <w:r>
              <w:t>struggler</w:t>
            </w:r>
            <w:commentRangeEnd w:id="1156"/>
            <w:r>
              <w:rPr>
                <w:rStyle w:val="CommentReference"/>
                <w:rFonts w:ascii="Times New Roman" w:eastAsiaTheme="minorHAnsi" w:hAnsi="Times New Roman" w:cstheme="minorBidi"/>
                <w:color w:val="auto"/>
              </w:rPr>
              <w:commentReference w:id="1156"/>
            </w:r>
            <w:r>
              <w:t>,</w:t>
            </w:r>
          </w:p>
          <w:p w:rsidR="009C1989" w:rsidRDefault="009C1989" w:rsidP="009C1989">
            <w:pPr>
              <w:pStyle w:val="EngHang"/>
            </w:pPr>
            <w:r>
              <w:t>The good fighter,</w:t>
            </w:r>
          </w:p>
          <w:p w:rsidR="009C1989" w:rsidRPr="004764BD" w:rsidRDefault="009C1989" w:rsidP="009C1989">
            <w:pPr>
              <w:pStyle w:val="EngHangEnd"/>
            </w:pPr>
            <w:r>
              <w:t>The strong Victor.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Ⲑⲉⲟⲇⲱⲣⲟⲥ ⲡⲓⲥ̀ⲧⲣⲁⲧⲓⲗⲁⲧⲏⲥ:</w:t>
            </w:r>
          </w:p>
          <w:p w:rsidR="009C1989" w:rsidRDefault="009C1989" w:rsidP="009C1989">
            <w:pPr>
              <w:pStyle w:val="CopticVersemulti-line"/>
            </w:pPr>
            <w:r>
              <w:t>ⲡⲓⲁⲅⲱⲛⲓⲥⲧⲏⲥ ⲙ̀ⲙⲏⲓ:</w:t>
            </w:r>
          </w:p>
          <w:p w:rsidR="009C1989" w:rsidRDefault="009C1989" w:rsidP="009C1989">
            <w:pPr>
              <w:pStyle w:val="CopticVersemulti-line"/>
            </w:pPr>
            <w:r>
              <w:t>ⲡⲓⲣⲉϥⲙⲓϣⲓ ⲛ̀ⲕⲁⲗⲱⲥ:</w:t>
            </w:r>
          </w:p>
          <w:p w:rsidR="009C1989" w:rsidRDefault="009C1989" w:rsidP="009C1989">
            <w:pPr>
              <w:pStyle w:val="CopticHangingVerse"/>
            </w:pPr>
            <w:r>
              <w:t>ⲡⲓϫⲱⲣⲓ ⲛ̀ⲣⲉϥϭⲣⲟ.</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This prophetic saying,</w:t>
            </w:r>
          </w:p>
          <w:p w:rsidR="009C1989" w:rsidRDefault="009C1989" w:rsidP="009C1989">
            <w:pPr>
              <w:pStyle w:val="EngHang"/>
            </w:pPr>
            <w:r>
              <w:t>Was fulfilled by him,</w:t>
            </w:r>
          </w:p>
          <w:p w:rsidR="009C1989" w:rsidRDefault="009C1989" w:rsidP="009C1989">
            <w:pPr>
              <w:pStyle w:val="EngHang"/>
            </w:pPr>
            <w:r>
              <w:t>“You trampled upon a serpent,</w:t>
            </w:r>
          </w:p>
          <w:p w:rsidR="009C1989" w:rsidRDefault="009C1989" w:rsidP="009C1989">
            <w:pPr>
              <w:pStyle w:val="EngHangEnd"/>
            </w:pPr>
            <w:r>
              <w:t>And a basilisk.”</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Ⲫⲏⲉⲧⲁϥϫⲱⲕ ⲉ̀ⲃⲟⲗ ⲉ̀ϫⲱϥ:</w:t>
            </w:r>
          </w:p>
          <w:p w:rsidR="009C1989" w:rsidRDefault="009C1989" w:rsidP="009C1989">
            <w:pPr>
              <w:pStyle w:val="CopticVersemulti-line"/>
            </w:pPr>
            <w:r>
              <w:t>ⲛ̀ϫⲉ ⲡ̀ⲥⲁϫⲓ ⲙ̀ⲡⲓⲡ̀ⲣⲟⲫⲏⲧⲓⲕⲟⲛ:</w:t>
            </w:r>
          </w:p>
          <w:p w:rsidR="009C1989" w:rsidRDefault="009C1989" w:rsidP="009C1989">
            <w:pPr>
              <w:pStyle w:val="CopticVersemulti-line"/>
            </w:pPr>
            <w:r>
              <w:t>ϫⲉ ⲁⲕϩⲱⲙⲓ ⲉ̀ϫⲉⲛ ⲟⲩϩⲟϥ:</w:t>
            </w:r>
          </w:p>
          <w:p w:rsidR="009C1989" w:rsidRDefault="009C1989" w:rsidP="009C1989">
            <w:pPr>
              <w:pStyle w:val="CopticHangingVerse"/>
            </w:pPr>
            <w:r>
              <w:t>ⲛⲉⲙ ⲟⲩⲃⲁⲥⲓⲗⲓⲕⲟⲥ.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Hail to you, O martyr,</w:t>
            </w:r>
          </w:p>
          <w:p w:rsidR="009C1989" w:rsidRDefault="009C1989" w:rsidP="009C1989">
            <w:pPr>
              <w:pStyle w:val="EngHang"/>
            </w:pPr>
            <w:r>
              <w:t>Hail to the courageous hero,</w:t>
            </w:r>
          </w:p>
          <w:p w:rsidR="009C1989" w:rsidRDefault="009C1989" w:rsidP="009C1989">
            <w:pPr>
              <w:pStyle w:val="EngHang"/>
            </w:pPr>
            <w:r>
              <w:t>Hail to the struggle-bearer,</w:t>
            </w:r>
          </w:p>
          <w:p w:rsidR="009C1989" w:rsidRDefault="009C1989" w:rsidP="009C1989">
            <w:pPr>
              <w:pStyle w:val="EngHangEnd"/>
            </w:pPr>
            <w:r>
              <w:t>Theodore the General.</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Ⲭⲉⲣⲉ ⲛⲁⲕ ⲱ̀ ⲡⲓⲙⲁⲣⲧⲩⲣⲟⲥ:</w:t>
            </w:r>
          </w:p>
          <w:p w:rsidR="009C1989" w:rsidRDefault="009C1989" w:rsidP="009C1989">
            <w:pPr>
              <w:pStyle w:val="CopticVersemulti-line"/>
            </w:pPr>
            <w:r>
              <w:t>ⲭⲉⲣⲉ ⲡⲓϣⲱⲓⲕ ⲛ̀ⲅⲉⲛⲛⲟⲥ:</w:t>
            </w:r>
          </w:p>
          <w:p w:rsidR="009C1989" w:rsidRDefault="009C1989" w:rsidP="009C1989">
            <w:pPr>
              <w:pStyle w:val="CopticVersemulti-line"/>
            </w:pPr>
            <w:r>
              <w:t>ⲭⲉⲣⲉ ⲡⲓⲁⲑⲗⲟⲫⲟⲣⲟⲥ:</w:t>
            </w:r>
          </w:p>
          <w:p w:rsidR="009C1989" w:rsidRDefault="009C1989" w:rsidP="009C1989">
            <w:pPr>
              <w:pStyle w:val="CopticHangingVerse"/>
            </w:pPr>
            <w:r>
              <w:t>Ⲑⲉⲟⲇⲱⲣⲟⲥ ⲡⲓⲥ̀ⲧⲣⲁⲧⲓⲗⲁⲧⲏⲥ.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Pray to the Lord on our behalf,</w:t>
            </w:r>
          </w:p>
          <w:p w:rsidR="009C1989" w:rsidRDefault="009C1989" w:rsidP="009C1989">
            <w:pPr>
              <w:pStyle w:val="EngHang"/>
            </w:pPr>
            <w:r>
              <w:t>O struggle-bearer, the martyr,</w:t>
            </w:r>
          </w:p>
          <w:p w:rsidR="009C1989" w:rsidRDefault="009C1989" w:rsidP="009C1989">
            <w:pPr>
              <w:pStyle w:val="EngHang"/>
            </w:pPr>
            <w:r>
              <w:t>Theodore the General,</w:t>
            </w:r>
          </w:p>
          <w:p w:rsidR="009C1989" w:rsidRDefault="009C1989" w:rsidP="009C1989">
            <w:pPr>
              <w:pStyle w:val="EngHangEnd"/>
            </w:pPr>
            <w:r>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78548F" w:rsidRDefault="0078548F" w:rsidP="0078548F">
      <w:pPr>
        <w:pStyle w:val="Heading3"/>
      </w:pPr>
      <w:r>
        <w:t>July 17 / Epip 23: The Martyrdom of St. Marina</w:t>
      </w:r>
    </w:p>
    <w:p w:rsidR="0078548F" w:rsidRDefault="0078548F" w:rsidP="0078548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rPr>
                <w:rFonts w:eastAsiaTheme="minorHAnsi"/>
              </w:rPr>
            </w:pPr>
            <w:r w:rsidRPr="002509A5">
              <w:rPr>
                <w:rFonts w:eastAsiaTheme="minorHAnsi"/>
              </w:rPr>
              <w:t>This virgin daughter</w:t>
            </w:r>
          </w:p>
          <w:p w:rsidR="0078548F" w:rsidRDefault="0078548F" w:rsidP="0078548F">
            <w:pPr>
              <w:pStyle w:val="EngHang"/>
              <w:rPr>
                <w:rFonts w:eastAsiaTheme="minorHAnsi"/>
              </w:rPr>
            </w:pPr>
            <w:r>
              <w:rPr>
                <w:rFonts w:eastAsiaTheme="minorHAnsi"/>
              </w:rPr>
              <w:t>Performed great works;</w:t>
            </w:r>
          </w:p>
          <w:p w:rsidR="0078548F" w:rsidRDefault="0078548F" w:rsidP="0078548F">
            <w:pPr>
              <w:pStyle w:val="EngHang"/>
              <w:rPr>
                <w:rFonts w:eastAsiaTheme="minorHAnsi"/>
              </w:rPr>
            </w:pPr>
            <w:r>
              <w:rPr>
                <w:rFonts w:eastAsiaTheme="minorHAnsi"/>
              </w:rPr>
              <w:t>She showed greater strength</w:t>
            </w:r>
          </w:p>
          <w:p w:rsidR="0078548F" w:rsidRPr="002509A5" w:rsidRDefault="0078548F" w:rsidP="0078548F">
            <w:pPr>
              <w:pStyle w:val="EngHangEnd"/>
              <w:rPr>
                <w:rFonts w:eastAsiaTheme="minorHAnsi"/>
              </w:rPr>
            </w:pPr>
            <w:r>
              <w:rPr>
                <w:rFonts w:eastAsiaTheme="minorHAnsi"/>
              </w:rPr>
              <w:t>Than strong young men.</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Ⲧϣⲉⲣⲓ ⲇⲉ ⲙ̀ⲡⲁⲣⲑⲉⲛⲟⲥ:</w:t>
            </w:r>
          </w:p>
          <w:p w:rsidR="0078548F" w:rsidRDefault="0078548F" w:rsidP="0078548F">
            <w:pPr>
              <w:pStyle w:val="CopticVersemulti-line"/>
            </w:pPr>
            <w:r>
              <w:t>ⲉⲥⲟⲓ ⲛ̀ⲛⲓϣϯ ϧⲉⲛ ⲧⲉⲥϫⲱⲙ:</w:t>
            </w:r>
          </w:p>
          <w:p w:rsidR="0078548F" w:rsidRDefault="0078548F" w:rsidP="0078548F">
            <w:pPr>
              <w:pStyle w:val="CopticVersemulti-line"/>
            </w:pPr>
            <w:r>
              <w:t>ⲉ̀ϩⲟⲧⲉ ⲛⲓϫⲱⲣⲓ ⲛ̀ϧⲉⲗϣⲏⲣⲓ:</w:t>
            </w:r>
          </w:p>
          <w:p w:rsidR="0078548F" w:rsidRDefault="0078548F" w:rsidP="0078548F">
            <w:pPr>
              <w:pStyle w:val="CopticHangingVerse"/>
            </w:pPr>
            <w:r>
              <w:t>ⲉⲥⲓ̀ⲣⲓ ⲛ̀ϩⲁⲛⲛⲓϣϯ ⲛ̀ϫⲟⲙ.</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This elect saint,</w:t>
            </w:r>
          </w:p>
          <w:p w:rsidR="0078548F" w:rsidRDefault="0078548F" w:rsidP="0078548F">
            <w:pPr>
              <w:pStyle w:val="EngHang"/>
            </w:pPr>
            <w:r>
              <w:t>Marina, the virgin,</w:t>
            </w:r>
          </w:p>
          <w:p w:rsidR="0078548F" w:rsidRDefault="0078548F" w:rsidP="0078548F">
            <w:pPr>
              <w:pStyle w:val="EngHang"/>
            </w:pPr>
            <w:r>
              <w:t>Was victorious over Satan</w:t>
            </w:r>
          </w:p>
          <w:p w:rsidR="0078548F" w:rsidRDefault="0078548F" w:rsidP="0078548F">
            <w:pPr>
              <w:pStyle w:val="EngHangEnd"/>
            </w:pPr>
            <w:r>
              <w:t>And humiliated kings.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Ⲉⲧⲉ ϯⲥⲱⲧⲡ ⲛ̀ⲁ̀ⲅⲓⲁ:</w:t>
            </w:r>
          </w:p>
          <w:p w:rsidR="0078548F" w:rsidRDefault="0078548F" w:rsidP="0078548F">
            <w:pPr>
              <w:pStyle w:val="CopticVersemulti-line"/>
            </w:pPr>
            <w:r>
              <w:t>Ϯⲡⲁⲣⲑⲉⲟⲛⲥ Ⲙⲁⲣⲓⲛⲏ:</w:t>
            </w:r>
          </w:p>
          <w:p w:rsidR="0078548F" w:rsidRDefault="0078548F" w:rsidP="0078548F">
            <w:pPr>
              <w:pStyle w:val="CopticVersemulti-line"/>
            </w:pPr>
            <w:r>
              <w:t>ⲁⲥϭⲓ ϭⲣⲟ ⲙ̀ⲡ̀ⲥⲁⲧⲁⲛⲁⲥ:</w:t>
            </w:r>
          </w:p>
          <w:p w:rsidR="0078548F" w:rsidRDefault="0078548F" w:rsidP="0078548F">
            <w:pPr>
              <w:pStyle w:val="CopticHangingVerse"/>
            </w:pPr>
            <w:r>
              <w:t>ⲁⲥϯϣⲓⲡⲓ ⲛ̀ⲛⲓⲟⲩⲣⲱⲟⲩ.</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From her childhood,</w:t>
            </w:r>
          </w:p>
          <w:p w:rsidR="0078548F" w:rsidRDefault="0078548F" w:rsidP="0078548F">
            <w:pPr>
              <w:pStyle w:val="EngHang"/>
            </w:pPr>
            <w:r>
              <w:t>She loved Christ,</w:t>
            </w:r>
          </w:p>
          <w:p w:rsidR="0078548F" w:rsidRDefault="0078548F" w:rsidP="0078548F">
            <w:pPr>
              <w:pStyle w:val="EngHang"/>
            </w:pPr>
            <w:r>
              <w:t>And He gave His grace</w:t>
            </w:r>
          </w:p>
          <w:p w:rsidR="0078548F" w:rsidRDefault="0078548F" w:rsidP="0078548F">
            <w:pPr>
              <w:pStyle w:val="EngHangEnd"/>
            </w:pPr>
            <w:r>
              <w:t>And His exalted power to her,</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Ⲉⲥⲙⲉⲛⲣⲉ ⲙ̀Ⲡⲭ̄ⲥ̄:</w:t>
            </w:r>
          </w:p>
          <w:p w:rsidR="0078548F" w:rsidRDefault="0078548F" w:rsidP="0078548F">
            <w:pPr>
              <w:pStyle w:val="CopticVersemulti-line"/>
            </w:pPr>
            <w:r>
              <w:t>ⲓⲥϫⲉⲛ ⲧⲉⲥⲙⲉⲧⲕⲟⲩϫⲓ ⲛ̀ⲁⲗⲟⲩ:</w:t>
            </w:r>
          </w:p>
          <w:p w:rsidR="0078548F" w:rsidRDefault="0078548F" w:rsidP="0078548F">
            <w:pPr>
              <w:pStyle w:val="CopticVersemulti-line"/>
            </w:pPr>
            <w:r>
              <w:t>ⲁϥϯ ⲛⲁⲥ ⲛ̀ϫⲉ Ⲡⲭ̄ⲥ̄:</w:t>
            </w:r>
          </w:p>
          <w:p w:rsidR="0078548F" w:rsidRDefault="0078548F" w:rsidP="0078548F">
            <w:pPr>
              <w:pStyle w:val="CopticHangingVerse"/>
            </w:pPr>
            <w:r>
              <w:t>ⲡⲉϥϩ̀ⲙⲟⲧ ⲛⲉⲙ ⲧⲉϥϫⲟⲙ ⲉⲧϭⲟⲥⲓ.</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That she might have patience</w:t>
            </w:r>
          </w:p>
          <w:p w:rsidR="0078548F" w:rsidRDefault="0078548F" w:rsidP="0078548F">
            <w:pPr>
              <w:pStyle w:val="EngHang"/>
            </w:pPr>
            <w:r>
              <w:t>During the numerous torments.</w:t>
            </w:r>
          </w:p>
          <w:p w:rsidR="0078548F" w:rsidRDefault="0078548F" w:rsidP="0078548F">
            <w:pPr>
              <w:pStyle w:val="EngHang"/>
            </w:pPr>
            <w:r>
              <w:t>She received the unfading</w:t>
            </w:r>
          </w:p>
          <w:p w:rsidR="0078548F" w:rsidRDefault="0078548F" w:rsidP="0078548F">
            <w:pPr>
              <w:pStyle w:val="EngHangEnd"/>
            </w:pPr>
            <w:r>
              <w:t>Crown of martyrdom.</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Ϣⲁ ⲛ̀ⲧⲉⲥⲉⲣϩⲩⲡⲟⲙⲟⲛⲏ:</w:t>
            </w:r>
          </w:p>
          <w:p w:rsidR="0078548F" w:rsidRDefault="0078548F" w:rsidP="0078548F">
            <w:pPr>
              <w:pStyle w:val="CopticVersemulti-line"/>
            </w:pPr>
            <w:r>
              <w:t>ⲓⲥϫⲉⲛ ⲛⲓⲃⲁⲥⲁⲛⲟⲥ ⲉⲧⲟϣ:</w:t>
            </w:r>
          </w:p>
          <w:p w:rsidR="0078548F" w:rsidRDefault="0078548F" w:rsidP="0078548F">
            <w:pPr>
              <w:pStyle w:val="CopticVersemulti-line"/>
            </w:pPr>
            <w:r>
              <w:t>ⲁⲥϭⲓ ⲙ̀ⲡⲓⲭ̀ⲗⲟⲙ ⲛ̀ⲁⲧⲗⲱⲙ:</w:t>
            </w:r>
          </w:p>
          <w:p w:rsidR="0078548F" w:rsidRDefault="0078548F" w:rsidP="0078548F">
            <w:pPr>
              <w:pStyle w:val="CopticHangingVerse"/>
            </w:pPr>
            <w:r>
              <w:t>ⲛ̀ⲧⲉ ϯⲙⲉⲧⲙⲁⲣⲧⲩⲣⲟⲥ.</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Be comforted, O virgins,</w:t>
            </w:r>
          </w:p>
          <w:p w:rsidR="0078548F" w:rsidRDefault="0078548F" w:rsidP="0078548F">
            <w:pPr>
              <w:pStyle w:val="EngHang"/>
            </w:pPr>
            <w:r>
              <w:t>Who have received martyrdom,</w:t>
            </w:r>
          </w:p>
          <w:p w:rsidR="0078548F" w:rsidRDefault="0078548F" w:rsidP="0078548F">
            <w:pPr>
              <w:pStyle w:val="EngHang"/>
            </w:pPr>
            <w:r>
              <w:t>With Saint Marina,</w:t>
            </w:r>
          </w:p>
          <w:p w:rsidR="0078548F" w:rsidRDefault="0078548F" w:rsidP="0078548F">
            <w:pPr>
              <w:pStyle w:val="EngHangEnd"/>
            </w:pPr>
            <w:r>
              <w:t>The bride of Christ.</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Ⲯⲟⲗⲥⲉⲗ ⲱ̀ ⲛⲓⲡⲁⲣⲑⲉⲛⲟⲥ:</w:t>
            </w:r>
          </w:p>
          <w:p w:rsidR="0078548F" w:rsidRDefault="0078548F" w:rsidP="0078548F">
            <w:pPr>
              <w:pStyle w:val="CopticVersemulti-line"/>
            </w:pPr>
            <w:r>
              <w:t>ⲉⲧⲁⲩϭⲓ ⲛ̀ϯⲙⲉⲧⲙⲁⲣⲧⲩⲣⲟⲥ:</w:t>
            </w:r>
          </w:p>
          <w:p w:rsidR="0078548F" w:rsidRDefault="0078548F" w:rsidP="0078548F">
            <w:pPr>
              <w:pStyle w:val="CopticVersemulti-line"/>
            </w:pPr>
            <w:r>
              <w:t>ⲛⲉⲙ ϯⲁ̀ⲅⲓⲁ Ⲙⲁⲣⲓⲛⲏ:</w:t>
            </w:r>
          </w:p>
          <w:p w:rsidR="0078548F" w:rsidRPr="003032D8" w:rsidRDefault="0078548F" w:rsidP="0078548F">
            <w:pPr>
              <w:pStyle w:val="CopticHangingVerse"/>
            </w:pPr>
            <w:r>
              <w:t>ϯϣⲉⲗⲉⲧ ⲛ̀ⲧⲉ Ⲡⲭ̄ⲥ̄.</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Pray to the Lord on our behalf,</w:t>
            </w:r>
          </w:p>
          <w:p w:rsidR="0078548F" w:rsidRDefault="0078548F" w:rsidP="0078548F">
            <w:pPr>
              <w:pStyle w:val="EngHang"/>
            </w:pPr>
            <w:r>
              <w:t>O Bride of Christ,</w:t>
            </w:r>
          </w:p>
          <w:p w:rsidR="0078548F" w:rsidRDefault="0078548F" w:rsidP="0078548F">
            <w:pPr>
              <w:pStyle w:val="EngHang"/>
            </w:pPr>
            <w:r>
              <w:t>Saint Marina,</w:t>
            </w:r>
          </w:p>
          <w:p w:rsidR="0078548F" w:rsidRDefault="0078548F" w:rsidP="0078548F">
            <w:pPr>
              <w:pStyle w:val="EngHangEnd"/>
            </w:pPr>
            <w:r>
              <w:t>That He may forgive us our sins.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Ⲧⲱⲃϩ ⲙ̀Ⲡⲟ̄ⲥ̄ ⲉ̀ϩ̀ⲣⲏⲓ ⲉ̀ϫⲱⲛ:</w:t>
            </w:r>
          </w:p>
          <w:p w:rsidR="0078548F" w:rsidRDefault="0078548F" w:rsidP="0078548F">
            <w:pPr>
              <w:pStyle w:val="CopticVersemulti-line"/>
            </w:pPr>
            <w:r>
              <w:t>ⲱ̀ ϯϣⲉⲗⲉⲧ ⲛ̀ⲧⲉ Ⲡⲭ̄ⲥ̄:</w:t>
            </w:r>
          </w:p>
          <w:p w:rsidR="0078548F" w:rsidRDefault="0078548F" w:rsidP="0078548F">
            <w:pPr>
              <w:pStyle w:val="CopticVersemulti-line"/>
            </w:pPr>
            <w:r>
              <w:t>ϯⲁ̀ⲅⲓⲁ Ⲙⲁⲣⲓⲛⲏ:</w:t>
            </w:r>
          </w:p>
          <w:p w:rsidR="0078548F" w:rsidRDefault="0078548F" w:rsidP="0078548F">
            <w:pPr>
              <w:pStyle w:val="CopticHangingVerse"/>
            </w:pPr>
            <w:r>
              <w:t>ⲛ̀ⲧⲉϥⲭⲁ ⲛⲉⲛⲛⲟⲃⲓ ⲛⲁⲛ ⲉ̀ⲃⲟⲗ.</w:t>
            </w:r>
          </w:p>
        </w:tc>
      </w:tr>
    </w:tbl>
    <w:p w:rsidR="00951605" w:rsidRDefault="00951605" w:rsidP="00951605">
      <w:pPr>
        <w:pStyle w:val="Heading3"/>
      </w:pPr>
      <w:r>
        <w:t>July 18 / Epip 24: The Martyrdom of Abba Noub</w:t>
      </w:r>
    </w:p>
    <w:p w:rsidR="00951605" w:rsidRDefault="00951605" w:rsidP="0095160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You are a wise child,</w:t>
            </w:r>
          </w:p>
          <w:p w:rsidR="00951605" w:rsidRDefault="00951605" w:rsidP="00951605">
            <w:pPr>
              <w:pStyle w:val="EngHang"/>
            </w:pPr>
            <w:r>
              <w:t xml:space="preserve">O </w:t>
            </w:r>
            <w:commentRangeStart w:id="1157"/>
            <w:r>
              <w:t>Abba Noub</w:t>
            </w:r>
            <w:commentRangeEnd w:id="1157"/>
            <w:r>
              <w:rPr>
                <w:rStyle w:val="CommentReference"/>
                <w:rFonts w:ascii="Times New Roman" w:eastAsiaTheme="minorHAnsi" w:hAnsi="Times New Roman" w:cstheme="minorBidi"/>
                <w:color w:val="auto"/>
              </w:rPr>
              <w:commentReference w:id="1157"/>
            </w:r>
            <w:r>
              <w:t xml:space="preserve"> of Nehis.</w:t>
            </w:r>
          </w:p>
          <w:p w:rsidR="00951605" w:rsidRDefault="00951605" w:rsidP="00951605">
            <w:pPr>
              <w:pStyle w:val="EngHang"/>
            </w:pPr>
            <w:r>
              <w:t>You are loved by the Master</w:t>
            </w:r>
          </w:p>
          <w:p w:rsidR="00951605" w:rsidRDefault="00951605" w:rsidP="00951605">
            <w:pPr>
              <w:pStyle w:val="EngHangEnd"/>
            </w:pPr>
            <w:r>
              <w:t>Because you are pure and chaste.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Ⲛⲑⲟⲕ ⲟⲩⲁ̀ⲗⲟⲩ ⲛ̀ⲥⲁⲃⲉ:</w:t>
            </w:r>
          </w:p>
          <w:p w:rsidR="00951605" w:rsidRDefault="00951605" w:rsidP="00951605">
            <w:pPr>
              <w:pStyle w:val="CopticVersemulti-line"/>
            </w:pPr>
            <w:r>
              <w:t>ⲱ̀ Ⲁⲡⲁⲛⲟⲩⲃ ⲡⲓⲣⲉⲙⲛⲉϩⲏⲥ:</w:t>
            </w:r>
          </w:p>
          <w:p w:rsidR="00951605" w:rsidRDefault="00951605" w:rsidP="00951605">
            <w:pPr>
              <w:pStyle w:val="CopticVersemulti-line"/>
            </w:pPr>
            <w:r>
              <w:t>ⲉⲑⲃⲉ ⲡⲉⲕⲧⲟⲩⲃⲟ ⲛⲉⲙ ⲡⲉⲕⲥⲉⲙⲛⲟⲥ:</w:t>
            </w:r>
          </w:p>
          <w:p w:rsidR="00951605" w:rsidRDefault="00951605" w:rsidP="00951605">
            <w:pPr>
              <w:pStyle w:val="CopticHangingVerse"/>
            </w:pPr>
            <w:r>
              <w:t>ⲁⲕϣⲱⲡⲓ ⲙ̀ⲙⲉⲛⲣⲓⲧ ⲙ̀ⲡⲓⲇⲉⲥⲡⲟⲩⲧⲏⲥ.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He forsook the whole world</w:t>
            </w:r>
          </w:p>
          <w:p w:rsidR="00951605" w:rsidRDefault="00951605" w:rsidP="00951605">
            <w:pPr>
              <w:pStyle w:val="EngHang"/>
            </w:pPr>
            <w:r>
              <w:t>In order to seek the heavens.</w:t>
            </w:r>
          </w:p>
          <w:p w:rsidR="00951605" w:rsidRDefault="00951605" w:rsidP="00951605">
            <w:pPr>
              <w:pStyle w:val="EngHang"/>
            </w:pPr>
            <w:r>
              <w:t>He carried his cross,</w:t>
            </w:r>
          </w:p>
          <w:p w:rsidR="00951605" w:rsidRDefault="00951605" w:rsidP="00951605">
            <w:pPr>
              <w:pStyle w:val="EngHangEnd"/>
            </w:pPr>
            <w:r>
              <w:t>And gained his soul.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Ⲁϥⲭⲱ ⲙ̀ⲡⲓⲕⲟⲥⲙⲟⲥ ⲧⲏⲣϥ:</w:t>
            </w:r>
          </w:p>
          <w:p w:rsidR="00951605" w:rsidRDefault="00951605" w:rsidP="00951605">
            <w:pPr>
              <w:pStyle w:val="CopticVersemulti-line"/>
            </w:pPr>
            <w:r>
              <w:t>ⲉϥⲕⲱϯ ⲛ̀ⲥⲁ ⲛⲁ ⲛⲓⲫⲏⲟⲩⲓ̀:</w:t>
            </w:r>
          </w:p>
          <w:p w:rsidR="00951605" w:rsidRDefault="00951605" w:rsidP="00951605">
            <w:pPr>
              <w:pStyle w:val="CopticVersemulti-line"/>
            </w:pPr>
            <w:r>
              <w:t>ⲁϥⲱⲗ ⲙ̀ⲡⲉϥⲥ̀ⲧⲁⲩⲣⲟⲥ ⲉ̀ϫⲱϥ:</w:t>
            </w:r>
          </w:p>
          <w:p w:rsidR="00951605" w:rsidRDefault="00951605" w:rsidP="00951605">
            <w:pPr>
              <w:pStyle w:val="CopticHangingVerse"/>
            </w:pPr>
            <w:r>
              <w:t>ⲁϥϫⲉⲙϩⲏⲟⲩ ⲛ̀ⲧⲉϥⲯⲩⲭⲏ.</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When he was hanged by his feet</w:t>
            </w:r>
          </w:p>
          <w:p w:rsidR="00951605" w:rsidRDefault="00951605" w:rsidP="00951605">
            <w:pPr>
              <w:pStyle w:val="EngHang"/>
            </w:pPr>
            <w:r>
              <w:t>On the ship’s mast, with his head down,</w:t>
            </w:r>
          </w:p>
          <w:p w:rsidR="00951605" w:rsidRDefault="00951605" w:rsidP="00951605">
            <w:pPr>
              <w:pStyle w:val="EngHang"/>
            </w:pPr>
            <w:r>
              <w:t>He did not move,</w:t>
            </w:r>
          </w:p>
          <w:p w:rsidR="00951605" w:rsidRDefault="00951605" w:rsidP="00951605">
            <w:pPr>
              <w:pStyle w:val="EngHangEnd"/>
            </w:pPr>
            <w:r>
              <w:t xml:space="preserve">His heart was full of strength. </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Ⲉⲧⲁϥⲉϣ ⲉ̀ⲃⲟⲗ ϧⲉⲛ ⲛⲉϥϭⲁⲗⲁⲩϫ:</w:t>
            </w:r>
          </w:p>
          <w:p w:rsidR="00951605" w:rsidRDefault="00951605" w:rsidP="00951605">
            <w:pPr>
              <w:pStyle w:val="CopticVersemulti-line"/>
            </w:pPr>
            <w:r>
              <w:t>ⲟⲩⲟϩ ⲧⲉϥⲁ̀ⲫⲉ ⲉ̀ⲡⲉⲥⲏⲧ:</w:t>
            </w:r>
          </w:p>
          <w:p w:rsidR="00951605" w:rsidRDefault="00951605" w:rsidP="00951605">
            <w:pPr>
              <w:pStyle w:val="CopticVersemulti-line"/>
            </w:pPr>
            <w:r>
              <w:t>ⲉ̀ϩ̀ⲣⲏⲓ ⲉ̀ϫⲉⲛ ⲡⲓⲑⲱⲕ ⲛ̀ϫⲟⲓ:</w:t>
            </w:r>
          </w:p>
          <w:p w:rsidR="00951605" w:rsidRDefault="00951605" w:rsidP="00951605">
            <w:pPr>
              <w:pStyle w:val="CopticHangingVerse"/>
            </w:pPr>
            <w:r>
              <w:t>ⲙ̀ⲡⲉϥⲕⲓⲙ ⲁϥⲉⲣⲧⲁϫⲣⲟ ⲛ̀ϩⲏⲧ.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strong saint Abba Noub,</w:t>
            </w:r>
          </w:p>
          <w:p w:rsidR="00951605" w:rsidRDefault="00951605" w:rsidP="00951605">
            <w:pPr>
              <w:pStyle w:val="EngHang"/>
            </w:pPr>
            <w:r>
              <w:t>Who endured tortures,</w:t>
            </w:r>
          </w:p>
          <w:p w:rsidR="00951605" w:rsidRDefault="00951605" w:rsidP="00951605">
            <w:pPr>
              <w:pStyle w:val="EngHang"/>
            </w:pPr>
            <w:r>
              <w:t>Became a golden lampstand</w:t>
            </w:r>
          </w:p>
          <w:p w:rsidR="00951605" w:rsidRDefault="00951605" w:rsidP="00951605">
            <w:pPr>
              <w:pStyle w:val="EngHangEnd"/>
            </w:pPr>
            <w:r>
              <w:t>Among the faithful.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Ⲁϥϣⲱⲡⲓ ⲛ̀ⲟⲩⲗⲩⲭⲛⲓⲁ̀ ⲛ̀ⲛⲟⲩⲃ:</w:t>
            </w:r>
          </w:p>
          <w:p w:rsidR="00951605" w:rsidRDefault="00951605" w:rsidP="00951605">
            <w:pPr>
              <w:pStyle w:val="CopticVersemulti-line"/>
            </w:pPr>
            <w:r>
              <w:t>ϧⲉⲛ ⲛⲓⲧⲟⲡⲟⲥ ⲛ̀ⲧⲉ ⲛⲓⲡⲓⲥⲧⲟⲥ:</w:t>
            </w:r>
          </w:p>
          <w:p w:rsidR="00951605" w:rsidRDefault="00951605" w:rsidP="00951605">
            <w:pPr>
              <w:pStyle w:val="CopticVersemulti-line"/>
            </w:pPr>
            <w:r>
              <w:t>ⲛⲓϫⲱⲣⲓ ⲉⲑⲟⲩⲁⲃ Ⲁⲡⲁⲛⲟⲩⲃ:</w:t>
            </w:r>
          </w:p>
          <w:p w:rsidR="00951605" w:rsidRDefault="00951605" w:rsidP="00951605">
            <w:pPr>
              <w:pStyle w:val="CopticHangingVerse"/>
            </w:pPr>
            <w:r>
              <w:t>ⲫⲏⲉ̀ⲧⲁϥϣⲉⲡ ⲛ̀ⲛⲓⲃⲁⲥⲁⲛⲟⲥ.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The people saw his struggle,</w:t>
            </w:r>
          </w:p>
          <w:p w:rsidR="00951605" w:rsidRDefault="00951605" w:rsidP="00951605">
            <w:pPr>
              <w:pStyle w:val="EngHang"/>
            </w:pPr>
            <w:r>
              <w:t>And his firm faith.</w:t>
            </w:r>
          </w:p>
          <w:p w:rsidR="00951605" w:rsidRDefault="00951605" w:rsidP="00951605">
            <w:pPr>
              <w:pStyle w:val="EngHang"/>
            </w:pPr>
            <w:r>
              <w:t>They confessed aloud,</w:t>
            </w:r>
          </w:p>
          <w:p w:rsidR="00951605" w:rsidRPr="004764BD" w:rsidRDefault="00951605" w:rsidP="00951605">
            <w:pPr>
              <w:pStyle w:val="EngHangEnd"/>
            </w:pPr>
            <w:r>
              <w:t>“Our God is Jesus, the Blessed One.”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Ϩⲁⲛⲙⲏϣ ⲉ̀ⲧⲁⲩⲛⲁⲩ ⲉ̀ⲡⲉϥⲁⲅⲱⲛ:</w:t>
            </w:r>
          </w:p>
          <w:p w:rsidR="00951605" w:rsidRDefault="00951605" w:rsidP="00951605">
            <w:pPr>
              <w:pStyle w:val="CopticVersemulti-line"/>
            </w:pPr>
            <w:r>
              <w:t>ⲛⲉⲙ ⲛⲉϥⲛⲁϩϯ ⲉⲧⲧⲁϫⲣⲏⲟⲩⲧ:</w:t>
            </w:r>
          </w:p>
          <w:p w:rsidR="00951605" w:rsidRDefault="00951605" w:rsidP="00951605">
            <w:pPr>
              <w:pStyle w:val="CopticVersemulti-line"/>
            </w:pPr>
            <w:r>
              <w:t>ⲁⲩⲉⲣⲟ̀ⲙⲟⲗⲟⲅⲓⲛ ϧⲉⲛ ⲟⲩϧ̀ⲣⲱⲟⲩ:</w:t>
            </w:r>
          </w:p>
          <w:p w:rsidR="00951605" w:rsidRPr="003032D8" w:rsidRDefault="00951605" w:rsidP="00951605">
            <w:pPr>
              <w:pStyle w:val="CopticHangingVerse"/>
            </w:pPr>
            <w:r>
              <w:t>Ⲡⲉⲛⲛⲟⲩϯ ⲡⲉ Ⲓⲏⲥⲟⲩⲥ ⲫⲏⲉ̀ⲧⲥ̀ⲙⲁⲣⲱⲟⲩⲧ.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claimed the unfading crown</w:t>
            </w:r>
          </w:p>
          <w:p w:rsidR="00951605" w:rsidRDefault="00951605" w:rsidP="00951605">
            <w:pPr>
              <w:pStyle w:val="EngHang"/>
            </w:pPr>
            <w:r>
              <w:t>Of martyrdom with him,</w:t>
            </w:r>
          </w:p>
          <w:p w:rsidR="00951605" w:rsidRDefault="00951605" w:rsidP="00951605">
            <w:pPr>
              <w:pStyle w:val="EngHang"/>
            </w:pPr>
            <w:r>
              <w:t xml:space="preserve">Through their </w:t>
            </w:r>
            <w:commentRangeStart w:id="1158"/>
            <w:r>
              <w:t xml:space="preserve">upright </w:t>
            </w:r>
            <w:commentRangeEnd w:id="1158"/>
            <w:r>
              <w:rPr>
                <w:rStyle w:val="CommentReference"/>
                <w:rFonts w:ascii="Times New Roman" w:eastAsiaTheme="minorHAnsi" w:hAnsi="Times New Roman" w:cstheme="minorBidi"/>
                <w:color w:val="auto"/>
              </w:rPr>
              <w:commentReference w:id="1158"/>
            </w:r>
            <w:r>
              <w:t>faith</w:t>
            </w:r>
          </w:p>
          <w:p w:rsidR="00951605" w:rsidRDefault="00951605" w:rsidP="00951605">
            <w:pPr>
              <w:pStyle w:val="EngHangEnd"/>
            </w:pPr>
            <w:r>
              <w:t>In our Lord Jesus Christ.</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Ⲁⲩϭⲓ ⲛⲉⲙⲁϥ ⲙ̀ⲡⲓⲭ̀ⲗⲟⲙ ⲛ̀ⲁⲧⲗⲱⲙ:</w:t>
            </w:r>
          </w:p>
          <w:p w:rsidR="00951605" w:rsidRDefault="00951605" w:rsidP="00951605">
            <w:pPr>
              <w:pStyle w:val="CopticVersemulti-line"/>
            </w:pPr>
            <w:r>
              <w:t>ⲛ̀ⲧⲉ ϯⲙⲉⲧⲙⲁⲣⲧⲩⲣⲟⲥ:</w:t>
            </w:r>
          </w:p>
          <w:p w:rsidR="00951605" w:rsidRDefault="00951605" w:rsidP="00951605">
            <w:pPr>
              <w:pStyle w:val="CopticVersemulti-line"/>
            </w:pPr>
            <w:r>
              <w:t>ϩⲓⲧⲉⲛ ⲛⲟⲩⲛⲁϩϯ ⲉⲧⲥⲟⲩⲧⲱⲛ:</w:t>
            </w:r>
          </w:p>
          <w:p w:rsidR="00951605" w:rsidRDefault="00951605" w:rsidP="00951605">
            <w:pPr>
              <w:pStyle w:val="CopticHangingVerse"/>
            </w:pPr>
            <w:r>
              <w:t>ⲉ̀ϧⲟⲩⲛ ⲉ̀Ⲡⲉⲛϭⲟⲓⲥ Ⲓⲏⲥⲟⲩⲥ Ⲡⲓⲭ̀ⲣⲓⲥⲧⲟⲥ.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Hail to you, O martyr</w:t>
            </w:r>
          </w:p>
          <w:p w:rsidR="00951605" w:rsidRDefault="00951605" w:rsidP="00951605">
            <w:pPr>
              <w:pStyle w:val="EngHang"/>
            </w:pPr>
            <w:r>
              <w:t>Of our Lord Jesus Christ.</w:t>
            </w:r>
          </w:p>
          <w:p w:rsidR="00951605" w:rsidRDefault="00951605" w:rsidP="00951605">
            <w:pPr>
              <w:pStyle w:val="EngHang"/>
            </w:pPr>
            <w:r>
              <w:t>Hail to the courageous hero,</w:t>
            </w:r>
          </w:p>
          <w:p w:rsidR="00951605" w:rsidRDefault="00951605" w:rsidP="00951605">
            <w:pPr>
              <w:pStyle w:val="EngHangEnd"/>
            </w:pPr>
            <w:r>
              <w:t>Abba Noub of Nehis.</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Ⲭⲉⲣⲉ ⲛⲁⲕ ⲱ̀ ⲡⲓⲙⲁⲣⲧⲩⲣⲟⲥ:</w:t>
            </w:r>
          </w:p>
          <w:p w:rsidR="00951605" w:rsidRDefault="00951605" w:rsidP="00951605">
            <w:pPr>
              <w:pStyle w:val="CopticVersemulti-line"/>
            </w:pPr>
            <w:r>
              <w:t>ⲛ̀ⲧⲉ Ⲡⲉⲛⲟ̄ⲥ̄ Ⲓⲏ̄ⲥ̄ Ⲡⲭ̄ⲥ̄:</w:t>
            </w:r>
          </w:p>
          <w:p w:rsidR="00951605" w:rsidRDefault="00951605" w:rsidP="00951605">
            <w:pPr>
              <w:pStyle w:val="CopticVersemulti-line"/>
            </w:pPr>
            <w:r>
              <w:t>ⲭⲉⲣⲉ ⲡⲓϣⲱⲓϫ ⲛ̀ⲅⲉⲛⲛⲉⲟⲥ:</w:t>
            </w:r>
          </w:p>
          <w:p w:rsidR="00951605" w:rsidRDefault="00951605" w:rsidP="00951605">
            <w:pPr>
              <w:pStyle w:val="CopticHangingVerse"/>
            </w:pPr>
            <w:r>
              <w:t>Ⲁⲡⲁⲛⲟⲩⲃ ⲡⲓⲣⲉⲙⲛⲉϩⲏⲥ.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Pray to the Lord on our behalf,</w:t>
            </w:r>
          </w:p>
          <w:p w:rsidR="00951605" w:rsidRDefault="00951605" w:rsidP="00951605">
            <w:pPr>
              <w:pStyle w:val="EngHang"/>
            </w:pPr>
            <w:r>
              <w:t>O struggle-bearer, the martyr,</w:t>
            </w:r>
          </w:p>
          <w:p w:rsidR="00951605" w:rsidRDefault="00951605" w:rsidP="00951605">
            <w:pPr>
              <w:pStyle w:val="EngHang"/>
            </w:pPr>
            <w:r>
              <w:t>Abba Noub of Nehis,</w:t>
            </w:r>
          </w:p>
          <w:p w:rsidR="00951605" w:rsidRDefault="00951605" w:rsidP="00951605">
            <w:pPr>
              <w:pStyle w:val="EngHangEnd"/>
            </w:pPr>
            <w:r>
              <w:t>That He may forgive us our sins.</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Ⲧⲱⲃϩ ⲙ̀Ⲡⲟ̄ⲥ̄ ⲉ̀ϩ̀ⲣⲏⲓ ⲉ̀ϫⲱⲛ:</w:t>
            </w:r>
          </w:p>
          <w:p w:rsidR="00951605" w:rsidRDefault="00951605" w:rsidP="00951605">
            <w:pPr>
              <w:pStyle w:val="CopticVersemulti-line"/>
            </w:pPr>
            <w:r>
              <w:t>ⲱ̀ ⲡⲓⲁⲑⲗⲟⲫⲟⲣⲟⲥ ⲙ̀ⲙⲁⲣⲧⲩⲣⲟⲥ:</w:t>
            </w:r>
          </w:p>
          <w:p w:rsidR="00951605" w:rsidRDefault="00951605" w:rsidP="00951605">
            <w:pPr>
              <w:pStyle w:val="CopticVersemulti-line"/>
            </w:pPr>
            <w:r>
              <w:t>Ⲁⲡⲁⲛⲟⲩⲃ ⲡⲓⲣⲉⲙⲛⲉϩⲏⲥ:</w:t>
            </w:r>
          </w:p>
          <w:p w:rsidR="00951605" w:rsidRDefault="00951605" w:rsidP="00951605">
            <w:pPr>
              <w:pStyle w:val="CopticHangingVerse"/>
            </w:pPr>
            <w:r>
              <w:t xml:space="preserve">ⲛ̀ⲧⲉϥⲭⲁ ⲛⲉⲛⲛⲟⲃⲓ ⲛⲁⲛ ⲉ̀ⲃⲟⲗ. </w:t>
            </w:r>
          </w:p>
        </w:tc>
      </w:tr>
    </w:tbl>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502"/>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2F106A" w:rsidRDefault="002F106A" w:rsidP="002F106A">
      <w:pPr>
        <w:pStyle w:val="Heading3"/>
      </w:pPr>
      <w:bookmarkStart w:id="1159" w:name="_Toc410196222"/>
      <w:bookmarkStart w:id="1160" w:name="_Toc410196464"/>
      <w:bookmarkStart w:id="1161" w:name="_Toc410196966"/>
      <w:r>
        <w:t>July 20 / Epip 26: Also St. Frumentius (Abune Selama), the First Bishop of Ethiopia</w:t>
      </w:r>
    </w:p>
    <w:p w:rsidR="009F60F1" w:rsidRPr="009F60F1" w:rsidRDefault="009F60F1" w:rsidP="009F60F1">
      <w:pPr>
        <w:pStyle w:val="Rubric"/>
      </w:pPr>
      <w:r>
        <w:t>See the Doxology for St. Athanasius that mentions him, under May 2 / Pashons 7: St. Athanasius the Apostolic, page ##.</w:t>
      </w:r>
    </w:p>
    <w:p w:rsidR="00C325FC" w:rsidRDefault="00C325FC" w:rsidP="005B716A">
      <w:pPr>
        <w:pStyle w:val="Heading3"/>
      </w:pPr>
      <w:r>
        <w:t>July 22 / Epip 28: Departure of St. Mary Magdalene</w:t>
      </w:r>
    </w:p>
    <w:p w:rsidR="00C325FC" w:rsidRDefault="00C325FC" w:rsidP="00C325F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162"/>
            <w:r>
              <w:t xml:space="preserve">ϯⲁⲅⲓⲁ </w:t>
            </w:r>
            <w:commentRangeEnd w:id="1162"/>
            <w:r>
              <w:rPr>
                <w:rStyle w:val="CommentReference"/>
                <w:rFonts w:ascii="Times New Roman" w:hAnsi="Times New Roman" w:cstheme="minorBidi"/>
                <w:noProof w:val="0"/>
              </w:rPr>
              <w:commentReference w:id="1162"/>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Default="005B716A" w:rsidP="005B716A">
      <w:pPr>
        <w:pStyle w:val="Rubric"/>
      </w:pPr>
      <w:r>
        <w:t>See the Doxologies for the Apostles, or for Any Apostle, on page ##.</w:t>
      </w:r>
    </w:p>
    <w:p w:rsidR="00960235" w:rsidRDefault="00960235" w:rsidP="00960235">
      <w:pPr>
        <w:pStyle w:val="Heading3"/>
      </w:pPr>
      <w:r>
        <w:t>July 28 / Mesori 4: Consecration of the Church of St. Anthony</w:t>
      </w:r>
    </w:p>
    <w:p w:rsidR="00960235" w:rsidRPr="005B716A" w:rsidRDefault="00960235" w:rsidP="005B716A">
      <w:pPr>
        <w:pStyle w:val="Rubric"/>
      </w:pPr>
      <w:r>
        <w:t>See January 17 (18) / Tobi 22, page ##.</w:t>
      </w:r>
    </w:p>
    <w:p w:rsidR="00495F1A" w:rsidRPr="00980D99" w:rsidRDefault="00495F1A" w:rsidP="00495F1A">
      <w:pPr>
        <w:pStyle w:val="Heading2"/>
        <w:rPr>
          <w:lang w:val="en-US"/>
        </w:rPr>
      </w:pPr>
      <w:bookmarkStart w:id="1163" w:name="_Toc431466296"/>
      <w:r>
        <w:t>August</w:t>
      </w:r>
      <w:bookmarkEnd w:id="1159"/>
      <w:bookmarkEnd w:id="1160"/>
      <w:bookmarkEnd w:id="116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163"/>
    </w:p>
    <w:p w:rsidR="00306181" w:rsidRDefault="00306181" w:rsidP="00306181">
      <w:pPr>
        <w:pStyle w:val="Heading3"/>
      </w:pPr>
      <w:bookmarkStart w:id="1164" w:name="_Toc410196223"/>
      <w:bookmarkStart w:id="1165" w:name="_Toc410196465"/>
      <w:bookmarkStart w:id="1166"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164"/>
      <w:bookmarkEnd w:id="1165"/>
      <w:bookmarkEnd w:id="1166"/>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495F1A" w:rsidRDefault="00980D99" w:rsidP="00495F1A">
      <w:pPr>
        <w:pStyle w:val="Heading3"/>
      </w:pPr>
      <w:bookmarkStart w:id="1167" w:name="_Toc410196224"/>
      <w:bookmarkStart w:id="1168" w:name="_Toc410196466"/>
      <w:bookmarkStart w:id="1169" w:name="_Toc410196968"/>
      <w:r>
        <w:t xml:space="preserve">August 9 / Mesori 16: </w:t>
      </w:r>
      <w:r w:rsidR="00495F1A">
        <w:t>The Assumption of the Virgin</w:t>
      </w:r>
      <w:bookmarkEnd w:id="1167"/>
      <w:bookmarkEnd w:id="1168"/>
      <w:bookmarkEnd w:id="1169"/>
    </w:p>
    <w:p w:rsidR="00336FAA" w:rsidRDefault="00336FAA" w:rsidP="00336FAA">
      <w:pPr>
        <w:pStyle w:val="Rubric"/>
      </w:pPr>
      <w:r>
        <w:t>See the Doxologies, Psali, and Theotokia for the Virgin.</w:t>
      </w:r>
    </w:p>
    <w:p w:rsidR="00E87FBF" w:rsidRDefault="00E87FBF" w:rsidP="00E87FBF">
      <w:pPr>
        <w:pStyle w:val="Heading3"/>
      </w:pPr>
      <w:r>
        <w:t>August 12 / Mesori 19: Translocation of the Relics of St. Macarius the Great</w:t>
      </w:r>
    </w:p>
    <w:p w:rsidR="00E87FBF" w:rsidRDefault="00E87FBF" w:rsidP="00336FAA">
      <w:pPr>
        <w:pStyle w:val="Rubric"/>
      </w:pPr>
      <w:r>
        <w:t>See St. Macarius the Great on March 23 / Phamenoth 27, page ##</w:t>
      </w:r>
    </w:p>
    <w:p w:rsidR="005329C1" w:rsidRDefault="005329C1" w:rsidP="005329C1">
      <w:pPr>
        <w:pStyle w:val="Heading3"/>
      </w:pPr>
      <w:r>
        <w:t>August 14 / Mesori 21: Commemoration of the Theotokos</w:t>
      </w:r>
    </w:p>
    <w:p w:rsidR="009F60F1" w:rsidRDefault="005329C1" w:rsidP="00336FAA">
      <w:pPr>
        <w:pStyle w:val="Rubric"/>
      </w:pPr>
      <w:r>
        <w:t>See the Doxologies, Psali, and Theotokia for the Virgin.</w:t>
      </w:r>
    </w:p>
    <w:p w:rsidR="009F60F1" w:rsidRDefault="009F60F1" w:rsidP="009F60F1">
      <w:pPr>
        <w:pStyle w:val="Heading3"/>
      </w:pPr>
      <w:r>
        <w:t>August 17 / Mesori 24: Departure of St. Takle Haymanot</w:t>
      </w:r>
    </w:p>
    <w:p w:rsidR="009F60F1" w:rsidRDefault="009F60F1" w:rsidP="009F60F1">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 xml:space="preserve">The </w:t>
            </w:r>
            <w:r>
              <w:t>Spirit of C</w:t>
            </w:r>
            <w:r w:rsidRPr="004764BD">
              <w:t>omfort,</w:t>
            </w:r>
          </w:p>
          <w:p w:rsidR="009F60F1" w:rsidRPr="004764BD" w:rsidRDefault="009F60F1" w:rsidP="00C46B09">
            <w:pPr>
              <w:pStyle w:val="EngHang"/>
            </w:pPr>
            <w:r w:rsidRPr="004764BD">
              <w:t>Came down from heaven,</w:t>
            </w:r>
          </w:p>
          <w:p w:rsidR="009F60F1" w:rsidRPr="004764BD" w:rsidRDefault="009F60F1" w:rsidP="00C46B09">
            <w:pPr>
              <w:pStyle w:val="EngHang"/>
            </w:pPr>
            <w:r w:rsidRPr="004764BD">
              <w:t>Upon the blessed father,</w:t>
            </w:r>
          </w:p>
          <w:p w:rsidR="009F60F1" w:rsidRDefault="009F60F1" w:rsidP="00C46B09">
            <w:pPr>
              <w:pStyle w:val="EngHangEnd"/>
            </w:pPr>
            <w:r>
              <w:t>Saint</w:t>
            </w:r>
            <w:r w:rsidRPr="004764BD">
              <w:t xml:space="preserve"> Takle Haymanot.</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ⲠⲓⲠⲛⲉⲩⲙⲁ ⲙ̀Ⲡⲁⲣⲁⲕⲗⲏⲧⲟⲛ:</w:t>
            </w:r>
          </w:p>
          <w:p w:rsidR="009F60F1" w:rsidRDefault="009F60F1" w:rsidP="009F60F1">
            <w:pPr>
              <w:pStyle w:val="CopticVersemulti-line"/>
            </w:pPr>
            <w:r>
              <w:t>ⲉ̀ⲧⲁϥⲓ̀ ⲉ̀ⲡⲉⲥⲏⲧ ⲉ̀ⲃⲟⲗ ϧⲉⲛ ⲧ̀ⲫⲉ:</w:t>
            </w:r>
          </w:p>
          <w:p w:rsidR="009F60F1" w:rsidRDefault="009F60F1" w:rsidP="009F60F1">
            <w:pPr>
              <w:pStyle w:val="CopticVersemulti-line"/>
            </w:pPr>
            <w:r>
              <w:t>ⲉ̀ϫⲉⲛ ⲫ̀ⲓⲱⲧ ⲡⲓⲙⲁⲕⲁⲣⲓⲟⲥ:</w:t>
            </w:r>
          </w:p>
          <w:p w:rsidR="009F60F1" w:rsidRDefault="009F60F1" w:rsidP="009F60F1">
            <w:pPr>
              <w:pStyle w:val="CopticHangingVerse"/>
            </w:pPr>
            <w:r>
              <w:t>ⲡⲓⲁ̀ⲅⲓⲟⲥ Ⲑⲉⲕⲗⲁ Ϩⲩⲙⲁⲛⲟⲥ.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rsidRPr="004764BD">
              <w:t>On the third day,</w:t>
            </w:r>
          </w:p>
          <w:p w:rsidR="009F60F1" w:rsidRPr="004764BD" w:rsidRDefault="009F60F1" w:rsidP="00C46B09">
            <w:pPr>
              <w:pStyle w:val="EngHang"/>
            </w:pPr>
            <w:r>
              <w:t>After</w:t>
            </w:r>
            <w:r w:rsidRPr="004764BD">
              <w:t xml:space="preserve"> his blessed birth,</w:t>
            </w:r>
          </w:p>
          <w:p w:rsidR="009F60F1" w:rsidRPr="004764BD" w:rsidRDefault="009F60F1" w:rsidP="00C46B09">
            <w:pPr>
              <w:pStyle w:val="EngHang"/>
            </w:pPr>
            <w:r>
              <w:t>He proclaimed, saying, “</w:t>
            </w:r>
            <w:r w:rsidRPr="004764BD">
              <w:t>One is</w:t>
            </w:r>
          </w:p>
          <w:p w:rsidR="009F60F1" w:rsidRDefault="009F60F1" w:rsidP="00C46B09">
            <w:pPr>
              <w:pStyle w:val="EngHangEnd"/>
            </w:pPr>
            <w:r w:rsidRPr="004764BD">
              <w:t>The Father and the Son and the Holy Spirit.</w:t>
            </w:r>
            <w:r>
              <w:t>”</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Ϧⲉⲛ ⲡⲓⲉ̀ϩⲟⲟⲩ ⲙ̀ⲙⲁϩ ϣⲟⲙⲧ (ⲅ̄):</w:t>
            </w:r>
          </w:p>
          <w:p w:rsidR="009F60F1" w:rsidRDefault="009F60F1" w:rsidP="009F60F1">
            <w:pPr>
              <w:pStyle w:val="CopticVersemulti-line"/>
            </w:pPr>
            <w:r>
              <w:t>ⲛ̀ⲧⲉ ⲡⲉϥϫⲓⲛⲙⲓⲥⲓ ⲉⲧⲥ̀ⲙⲁⲣⲱⲟⲩⲧ:</w:t>
            </w:r>
          </w:p>
          <w:p w:rsidR="009F60F1" w:rsidRDefault="009F60F1" w:rsidP="009F60F1">
            <w:pPr>
              <w:pStyle w:val="CopticVersemulti-line"/>
            </w:pPr>
            <w:r>
              <w:t>ⲉϥⲱϣ ⲉ̀ⲃⲟⲗ ϫⲉ ⲟⲩⲁⲓ ⲡⲉ:</w:t>
            </w:r>
          </w:p>
          <w:p w:rsidR="009F60F1" w:rsidRDefault="009F60F1" w:rsidP="009F60F1">
            <w:pPr>
              <w:pStyle w:val="CopticHangingVerse"/>
            </w:pPr>
            <w:r>
              <w:t>Ⲫⲓⲱⲧ ⲛⲉⲙ ⲡ̀Ϣⲏⲣⲓ ⲛⲉⲙ ⲡⲓⲠⲛⲉⲩⲙⲁ ⲉ̄ⲑ̄ⲩ̄.</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And since his youth,</w:t>
            </w:r>
          </w:p>
          <w:p w:rsidR="009F60F1" w:rsidRPr="004764BD" w:rsidRDefault="009F60F1" w:rsidP="00C46B09">
            <w:pPr>
              <w:pStyle w:val="EngHang"/>
            </w:pPr>
            <w:r w:rsidRPr="004764BD">
              <w:t>He was filled with the Holy Spirit,</w:t>
            </w:r>
          </w:p>
          <w:p w:rsidR="009F60F1" w:rsidRPr="004764BD" w:rsidRDefault="009F60F1" w:rsidP="00C46B09">
            <w:pPr>
              <w:pStyle w:val="EngHang"/>
            </w:pPr>
            <w:r w:rsidRPr="004764BD">
              <w:t>And the angels of heaven,</w:t>
            </w:r>
          </w:p>
          <w:p w:rsidR="009F60F1" w:rsidRDefault="009F60F1" w:rsidP="00C46B09">
            <w:pPr>
              <w:pStyle w:val="EngHangEnd"/>
            </w:pPr>
            <w:r w:rsidRPr="004764BD">
              <w:t>Overshadowed him.</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Ⲟⲩⲟϩ ⲓⲥϫⲉⲛ ⲧⲉϥⲙⲉⲧⲁ̀ⲗⲟⲩ:</w:t>
            </w:r>
          </w:p>
          <w:p w:rsidR="009F60F1" w:rsidRDefault="009F60F1" w:rsidP="009F60F1">
            <w:pPr>
              <w:pStyle w:val="CopticVersemulti-line"/>
            </w:pPr>
            <w:r>
              <w:t>ⲁϥⲙⲟϩ ⲉ̀ⲃⲟⲗ ϧⲉⲛ ⲡⲓⲠⲉⲛⲩⲙⲁ ⲉ̄ⲑ̄ⲩ̄:</w:t>
            </w:r>
          </w:p>
          <w:p w:rsidR="009F60F1" w:rsidRDefault="009F60F1" w:rsidP="009F60F1">
            <w:pPr>
              <w:pStyle w:val="CopticVersemulti-line"/>
            </w:pPr>
            <w:r>
              <w:t>ⲟⲩⲟϩ ⲛⲓⲁ̀ⲅⲉⲗⲟⲥ ⲛ̀ⲧⲉ ⲧ̀ⲫⲉ:</w:t>
            </w:r>
          </w:p>
          <w:p w:rsidR="009F60F1" w:rsidRDefault="009F60F1" w:rsidP="009F60F1">
            <w:pPr>
              <w:pStyle w:val="CopticHangingVerse"/>
            </w:pPr>
            <w:r>
              <w:t>ⲛⲁⲩ ⲉⲣϧⲏⲓⲃⲓ ⲉ̀ϩ̀ⲣⲏⲓ ⲉ̀ϫⲱϥ.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Default="009F60F1" w:rsidP="00C46B09">
            <w:pPr>
              <w:pStyle w:val="EngHang"/>
            </w:pPr>
            <w:r>
              <w:t>As David said</w:t>
            </w:r>
          </w:p>
          <w:p w:rsidR="009F60F1" w:rsidRDefault="009F60F1" w:rsidP="00C46B09">
            <w:pPr>
              <w:pStyle w:val="EngHang"/>
            </w:pPr>
            <w:r>
              <w:t>In the Psalms,</w:t>
            </w:r>
          </w:p>
          <w:p w:rsidR="009F60F1" w:rsidRPr="004764BD" w:rsidRDefault="009F60F1" w:rsidP="00C46B09">
            <w:pPr>
              <w:pStyle w:val="EngHang"/>
            </w:pPr>
            <w:r w:rsidRPr="004764BD">
              <w:t>Michael, the chief of the heavenly,</w:t>
            </w:r>
          </w:p>
          <w:p w:rsidR="009F60F1" w:rsidRDefault="009F60F1" w:rsidP="009F60F1">
            <w:pPr>
              <w:pStyle w:val="EngHangEnd"/>
            </w:pPr>
            <w:r w:rsidRPr="004764BD">
              <w:t xml:space="preserve">Was </w:t>
            </w:r>
            <w:r>
              <w:t>continually with him.</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Ⲙⲓⲭⲁⲏⲗ ⲛ̀ⲁⲣⲭⲱⲛ ⲛ̀ⲛⲁ ⲛⲓⲫⲏⲟⲩⲓ̀:</w:t>
            </w:r>
          </w:p>
          <w:p w:rsidR="009F60F1" w:rsidRDefault="009F60F1" w:rsidP="009F60F1">
            <w:pPr>
              <w:pStyle w:val="CopticVersemulti-line"/>
            </w:pPr>
            <w:r>
              <w:t>ⲉϥⲭⲏ ⲛⲉⲙⲁϥ ⲛ̀ⲥⲏⲟⲩ ⲛⲓⲃⲉⲛ:</w:t>
            </w:r>
          </w:p>
          <w:p w:rsidR="009F60F1" w:rsidRDefault="009F60F1" w:rsidP="009F60F1">
            <w:pPr>
              <w:pStyle w:val="CopticVersemulti-line"/>
            </w:pPr>
            <w:r>
              <w:t>ⲕⲁⲧⲁ ⲫ̀ⲣ̀ⲏϯ ⲉ̀ⲧⲁⲫϫⲟⲥ:</w:t>
            </w:r>
          </w:p>
          <w:p w:rsidR="009F60F1" w:rsidRDefault="009F60F1" w:rsidP="009F60F1">
            <w:pPr>
              <w:pStyle w:val="CopticHangingVerse"/>
            </w:pPr>
            <w:r>
              <w:t>ⲛ̀ϫⲉ Ⲇⲩⲓⲇ ϧⲉⲛ ⲡⲓⲯⲁⲗⲙⲟⲥ.</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Christ was revealed to you,</w:t>
            </w:r>
          </w:p>
          <w:p w:rsidR="009F60F1" w:rsidRPr="004764BD" w:rsidRDefault="009F60F1" w:rsidP="00C46B09">
            <w:pPr>
              <w:pStyle w:val="EngHang"/>
            </w:pPr>
            <w:r w:rsidRPr="004764BD">
              <w:t>And He gave you the authority,</w:t>
            </w:r>
          </w:p>
          <w:p w:rsidR="009F60F1" w:rsidRPr="004764BD" w:rsidRDefault="009F60F1" w:rsidP="00C46B09">
            <w:pPr>
              <w:pStyle w:val="EngHang"/>
            </w:pPr>
            <w:r>
              <w:t>Of binding and</w:t>
            </w:r>
            <w:r w:rsidRPr="004764BD">
              <w:t xml:space="preserve"> loosing,</w:t>
            </w:r>
          </w:p>
          <w:p w:rsidR="009F60F1" w:rsidRDefault="009F60F1" w:rsidP="00C46B09">
            <w:pPr>
              <w:pStyle w:val="EngHangEnd"/>
            </w:pPr>
            <w:r>
              <w:t>Like His A</w:t>
            </w:r>
            <w:r w:rsidRPr="004764BD">
              <w:t>postles.</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ⲀⲠⲭ̄ⲥ̄ ⲟⲩⲱⲛϩ ⲛⲁⲕ ⲉ̀ⲃⲟⲗ:</w:t>
            </w:r>
          </w:p>
          <w:p w:rsidR="009F60F1" w:rsidRDefault="009F60F1" w:rsidP="009F60F1">
            <w:pPr>
              <w:pStyle w:val="CopticVersemulti-line"/>
            </w:pPr>
            <w:r>
              <w:t>ⲟⲩⲟϩ ⲁϥϯ ⲛⲁⲕ ⲙ̀ⲡⲓⲉ̀ⲣϣⲓϣⲓ:</w:t>
            </w:r>
          </w:p>
          <w:p w:rsidR="009F60F1" w:rsidRDefault="009F60F1" w:rsidP="009F60F1">
            <w:pPr>
              <w:pStyle w:val="CopticVersemulti-line"/>
            </w:pPr>
            <w:r>
              <w:t>ⲡⲓⲥⲟⲛϩ ⲛⲉⲙ ⲡⲓⲃⲱⲗ ⲉ̀ⲃⲟⲗ:</w:t>
            </w:r>
          </w:p>
          <w:p w:rsidR="009F60F1" w:rsidRPr="003032D8" w:rsidRDefault="009F60F1" w:rsidP="009F60F1">
            <w:pPr>
              <w:pStyle w:val="CopticVersemulti-line"/>
            </w:pPr>
            <w:r>
              <w:t>ⲙ̀ⲫ̀ⲣⲏϯ ⲛ̀ⲛⲉϥⲁ̀ⲡⲟⲥⲧⲟⲗⲟⲥ.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t>You became an A</w:t>
            </w:r>
            <w:r w:rsidRPr="004764BD">
              <w:t>postle,</w:t>
            </w:r>
          </w:p>
          <w:p w:rsidR="009F60F1" w:rsidRPr="004764BD" w:rsidRDefault="009F60F1" w:rsidP="00C46B09">
            <w:pPr>
              <w:pStyle w:val="EngHang"/>
            </w:pPr>
            <w:r w:rsidRPr="004764BD">
              <w:t>Chosen by Jesus Christ,</w:t>
            </w:r>
          </w:p>
          <w:p w:rsidR="009F60F1" w:rsidRPr="004764BD" w:rsidRDefault="009F60F1" w:rsidP="00C46B09">
            <w:pPr>
              <w:pStyle w:val="EngHang"/>
            </w:pPr>
            <w:r>
              <w:t xml:space="preserve">The </w:t>
            </w:r>
            <w:r w:rsidRPr="004764BD">
              <w:t>High Priest of the Ethiopians,</w:t>
            </w:r>
          </w:p>
          <w:p w:rsidR="009F60F1" w:rsidRDefault="009F60F1" w:rsidP="00C46B09">
            <w:pPr>
              <w:pStyle w:val="EngHangEnd"/>
            </w:pPr>
            <w:r w:rsidRPr="004764BD">
              <w:t>The father of the monks.</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Ⲁⲕϣⲱⲡⲓ ⲛ̀ⲟⲩⲁ̀ⲡⲟⲥⲧⲟⲗⲟⲥ:</w:t>
            </w:r>
          </w:p>
          <w:p w:rsidR="009F60F1" w:rsidRDefault="009F60F1" w:rsidP="009F60F1">
            <w:pPr>
              <w:pStyle w:val="CopticVersemulti-line"/>
            </w:pPr>
            <w:r>
              <w:t>Ϥ̀ⲥⲱⲧⲡ ⲛ̀Ⲓⲏ̄ⲥ̄ Ⲡⲭ̄ⲥ̄:</w:t>
            </w:r>
          </w:p>
          <w:p w:rsidR="009F60F1" w:rsidRDefault="009F60F1" w:rsidP="009F60F1">
            <w:pPr>
              <w:pStyle w:val="CopticVersemulti-line"/>
            </w:pPr>
            <w:r>
              <w:t>ⲁⲣⲭⲏⲉ̀ⲣⲉⲩⲥ ⲛ̀ⲛⲓⲈⲑⲁϥϣ:</w:t>
            </w:r>
          </w:p>
          <w:p w:rsidR="009F60F1" w:rsidRDefault="009F60F1" w:rsidP="009F60F1">
            <w:pPr>
              <w:pStyle w:val="CopticHangingVerse"/>
            </w:pPr>
            <w:r>
              <w:t>ⲫ̀ⲓⲱⲧ ⲛ̀ⲧⲉ ⲛⲓⲙⲟⲛⲁⲭⲟⲥ.</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Your name became sweet,</w:t>
            </w:r>
          </w:p>
          <w:p w:rsidR="009F60F1" w:rsidRPr="004764BD" w:rsidRDefault="009F60F1" w:rsidP="00C46B09">
            <w:pPr>
              <w:pStyle w:val="EngHang"/>
            </w:pPr>
            <w:r w:rsidRPr="004764BD">
              <w:t xml:space="preserve">In our </w:t>
            </w:r>
            <w:r>
              <w:t>lips</w:t>
            </w:r>
            <w:r w:rsidRPr="004764BD">
              <w:t xml:space="preserve"> and </w:t>
            </w:r>
            <w:r>
              <w:t>on the Ethiopians’.</w:t>
            </w:r>
          </w:p>
          <w:p w:rsidR="009F60F1" w:rsidRPr="004764BD" w:rsidRDefault="009F60F1" w:rsidP="00C46B09">
            <w:pPr>
              <w:pStyle w:val="EngHang"/>
            </w:pPr>
            <w:r w:rsidRPr="004764BD">
              <w:t xml:space="preserve">O God of </w:t>
            </w:r>
            <w:r>
              <w:t>Saint</w:t>
            </w:r>
            <w:r w:rsidRPr="004764BD">
              <w:t xml:space="preserve"> Takle Haymanot,</w:t>
            </w:r>
          </w:p>
          <w:p w:rsidR="009F60F1" w:rsidRDefault="009F60F1" w:rsidP="00C46B09">
            <w:pPr>
              <w:pStyle w:val="EngHangEnd"/>
            </w:pPr>
            <w:r w:rsidRPr="004764BD">
              <w:t>Have compassion upon us.</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Ϥϩⲟⲗϫ ⲛ̀ϫⲉ ⲡⲉⲕⲣⲁⲛ ⲁϥϣⲱⲡⲓ:</w:t>
            </w:r>
          </w:p>
          <w:p w:rsidR="009F60F1" w:rsidRDefault="009F60F1" w:rsidP="009F60F1">
            <w:pPr>
              <w:pStyle w:val="CopticVersemulti-line"/>
            </w:pPr>
            <w:r>
              <w:t>Ϧⲉⲛ ⲛⲉⲛⲣⲱⲛ ⲛⲉⲙ ⲛⲓⲣⲉⲙⲈⲑⲁⲩϣ:</w:t>
            </w:r>
          </w:p>
          <w:p w:rsidR="009F60F1" w:rsidRDefault="009F60F1" w:rsidP="009F60F1">
            <w:pPr>
              <w:pStyle w:val="CopticVersemulti-line"/>
            </w:pPr>
            <w:r>
              <w:t>ϫⲉ Ⲫϯ ⲙ̀ⲡⲓⲁ̀ⲅⲓⲟⲥ:</w:t>
            </w:r>
          </w:p>
          <w:p w:rsidR="009F60F1" w:rsidRDefault="009F60F1" w:rsidP="009F60F1">
            <w:pPr>
              <w:pStyle w:val="CopticHangingVerse"/>
            </w:pPr>
            <w:r>
              <w:t>Ⲑⲉⲕⲗⲁ Ϩⲩⲙⲁⲛⲟⲥ ϣⲉⲛϩⲏⲧ ϧⲁⲣⲟⲛ.</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rsidRPr="004764BD">
              <w:t>Pray to the Lord on our behalf,</w:t>
            </w:r>
          </w:p>
          <w:p w:rsidR="009F60F1" w:rsidRPr="004764BD" w:rsidRDefault="009F60F1" w:rsidP="00C46B09">
            <w:pPr>
              <w:pStyle w:val="EngHang"/>
            </w:pPr>
            <w:r>
              <w:t>O Ethiopian A</w:t>
            </w:r>
            <w:r w:rsidRPr="004764BD">
              <w:t>postle,</w:t>
            </w:r>
          </w:p>
          <w:p w:rsidR="009F60F1" w:rsidRPr="004764BD" w:rsidRDefault="009F60F1" w:rsidP="00C46B09">
            <w:pPr>
              <w:pStyle w:val="EngHang"/>
            </w:pPr>
            <w:r>
              <w:t>Saint</w:t>
            </w:r>
            <w:r w:rsidRPr="004764BD">
              <w:t xml:space="preserve"> Takle Haymanot,</w:t>
            </w:r>
          </w:p>
          <w:p w:rsidR="009F60F1" w:rsidRDefault="009F60F1" w:rsidP="00C46B09">
            <w:pPr>
              <w:pStyle w:val="EngHangEnd"/>
            </w:pPr>
            <w:r w:rsidRPr="004764BD">
              <w:t>That He</w:t>
            </w:r>
            <w:r>
              <w:t xml:space="preserve"> may forgive us our sins.</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Ⲧⲱⲃϩ ⲙ̀Ⲡⲟ̄ⲥ̄ ⲉ̀ϩ̀ⲣⲏⲓ ⲉ̀ϫⲱⲛ:</w:t>
            </w:r>
          </w:p>
          <w:p w:rsidR="009F60F1" w:rsidRDefault="009F60F1" w:rsidP="009F60F1">
            <w:pPr>
              <w:pStyle w:val="CopticVersemulti-line"/>
            </w:pPr>
            <w:r>
              <w:t>ⲡⲓⲁ̀ⲡⲟⲥⲧⲟⲗⲟⲥ ⲛ̀ⲛⲓⲣⲉⲙⲈⲑⲁⲩϣ:</w:t>
            </w:r>
          </w:p>
          <w:p w:rsidR="009F60F1" w:rsidRDefault="009F60F1" w:rsidP="009F60F1">
            <w:pPr>
              <w:pStyle w:val="CopticVersemulti-line"/>
            </w:pPr>
            <w:r>
              <w:t>ⲡⲓⲁ̀ⲅⲓⲟⲥ Ⲑⲉⲕⲗⲁ Ϩⲩⲙⲁⲛⲟⲥ:</w:t>
            </w:r>
          </w:p>
          <w:p w:rsidR="009F60F1" w:rsidRDefault="009F60F1" w:rsidP="009F60F1">
            <w:pPr>
              <w:pStyle w:val="CopticHangingVerse"/>
            </w:pPr>
            <w:r>
              <w:t>ⲛ̀ⲧⲉϥ ⲭⲁ ⲛⲉⲛⲛⲟⲃⲓ ⲛⲁⲛ ⲉ̀ⲃⲟⲗ.</w:t>
            </w:r>
          </w:p>
        </w:tc>
      </w:tr>
    </w:tbl>
    <w:p w:rsidR="00431ABD" w:rsidRDefault="00431ABD" w:rsidP="00431ABD">
      <w:pPr>
        <w:pStyle w:val="Heading3"/>
      </w:pPr>
      <w:r>
        <w:t>August 21 / Mesori 28: The Patriarchs: Abraham, Isaac, and Jacob</w:t>
      </w:r>
    </w:p>
    <w:p w:rsidR="00431ABD" w:rsidRDefault="00431ABD" w:rsidP="00431AB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t>Sing</w:t>
            </w:r>
            <w:r w:rsidRPr="004764BD">
              <w:t xml:space="preserve"> a new song</w:t>
            </w:r>
            <w:r>
              <w:t xml:space="preserve"> to the Lord</w:t>
            </w:r>
            <w:r w:rsidRPr="004764BD">
              <w:t>,</w:t>
            </w:r>
          </w:p>
          <w:p w:rsidR="00431ABD" w:rsidRPr="004764BD" w:rsidRDefault="00431ABD" w:rsidP="00431ABD">
            <w:pPr>
              <w:pStyle w:val="EngHang"/>
            </w:pPr>
            <w:r w:rsidRPr="004764BD">
              <w:t>With myriads of psalms,</w:t>
            </w:r>
          </w:p>
          <w:p w:rsidR="00431ABD" w:rsidRPr="004764BD" w:rsidRDefault="00431ABD" w:rsidP="00431ABD">
            <w:pPr>
              <w:pStyle w:val="EngHang"/>
            </w:pPr>
            <w:r w:rsidRPr="004764BD">
              <w:t>For the remembrance of our lords and fathers,</w:t>
            </w:r>
          </w:p>
          <w:p w:rsidR="00431ABD" w:rsidRDefault="00431ABD" w:rsidP="00431ABD">
            <w:pPr>
              <w:pStyle w:val="EngHangEnd"/>
            </w:pPr>
            <w:r w:rsidRPr="004764BD">
              <w:t>Abraham, Isaac and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Ϩⲱⲥ ⲉ̀Ⲡⲟ̄ⲥ̄ ϧⲉⲛ ⲟⲩϩⲱⲥ ⲙ̀ⲃⲉⲣⲓ:</w:t>
            </w:r>
          </w:p>
          <w:p w:rsidR="00431ABD" w:rsidRDefault="00431ABD" w:rsidP="00431ABD">
            <w:pPr>
              <w:pStyle w:val="CopticVersemulti-line"/>
            </w:pPr>
            <w:r>
              <w:t>ϧⲉⲛ ϩⲁⲛⲯⲁⲗⲙⲟⲥ ⲑ̀ⲃⲁ ⲛ̀ⲕⲱⲃ:</w:t>
            </w:r>
          </w:p>
          <w:p w:rsidR="00431ABD" w:rsidRDefault="00431ABD" w:rsidP="00431ABD">
            <w:pPr>
              <w:pStyle w:val="CopticVersemulti-line"/>
            </w:pPr>
            <w:r>
              <w:t>ⲡⲓⲉⲣⲫ̀ⲙⲉⲩⲓ̀ ⲛ̀ⲛⲁⲟ̄ⲥ̄ ⲛ̀ⲓⲟϯ:</w:t>
            </w:r>
          </w:p>
          <w:p w:rsidR="00431ABD" w:rsidRDefault="00431ABD" w:rsidP="00431ABD">
            <w:pPr>
              <w:pStyle w:val="CopticHangingVerse"/>
            </w:pPr>
            <w:r>
              <w:t>Ⲁⲃⲣⲁⲁⲙ Ⲓⲥⲁⲁⲕ Ⲓⲁⲕⲱⲃ.</w:t>
            </w:r>
          </w:p>
        </w:tc>
      </w:tr>
      <w:tr w:rsidR="00431ABD" w:rsidTr="00431ABD">
        <w:trPr>
          <w:cantSplit/>
          <w:jc w:val="center"/>
        </w:trPr>
        <w:tc>
          <w:tcPr>
            <w:tcW w:w="288" w:type="dxa"/>
          </w:tcPr>
          <w:p w:rsidR="00431ABD" w:rsidRDefault="00431ABD" w:rsidP="00431ABD">
            <w:pPr>
              <w:pStyle w:val="CopticCross"/>
            </w:pPr>
            <w:r w:rsidRPr="00FB5ACB">
              <w:t>¿</w:t>
            </w:r>
          </w:p>
        </w:tc>
        <w:tc>
          <w:tcPr>
            <w:tcW w:w="3960" w:type="dxa"/>
          </w:tcPr>
          <w:p w:rsidR="00431ABD" w:rsidRPr="004764BD" w:rsidRDefault="00431ABD" w:rsidP="00431ABD">
            <w:pPr>
              <w:pStyle w:val="EngHang"/>
            </w:pPr>
            <w:r>
              <w:t>Grant</w:t>
            </w:r>
            <w:r w:rsidRPr="004764BD">
              <w:t xml:space="preserve"> us coolness, O Lord,</w:t>
            </w:r>
          </w:p>
          <w:p w:rsidR="00431ABD" w:rsidRPr="004764BD" w:rsidRDefault="00431ABD" w:rsidP="00431ABD">
            <w:pPr>
              <w:pStyle w:val="EngHang"/>
            </w:pPr>
            <w:r w:rsidRPr="004764BD">
              <w:t>In the bosom of our righteous fathers,</w:t>
            </w:r>
          </w:p>
          <w:p w:rsidR="00431ABD" w:rsidRPr="004764BD" w:rsidRDefault="00431ABD" w:rsidP="00431ABD">
            <w:pPr>
              <w:pStyle w:val="EngHang"/>
            </w:pPr>
            <w:r w:rsidRPr="004764BD">
              <w:t>Abraham, Isaac, and Jacob,</w:t>
            </w:r>
          </w:p>
          <w:p w:rsidR="00431ABD" w:rsidRDefault="00431ABD" w:rsidP="00431ABD">
            <w:pPr>
              <w:pStyle w:val="EngHangEnd"/>
            </w:pPr>
            <w:r>
              <w:t>In paradise by</w:t>
            </w:r>
            <w:r w:rsidRPr="004764BD">
              <w:t xml:space="preserve"> their prayers.</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Ⲙⲟⲓ ⲛⲁⲛ Ⲡⲟ̄ⲥ̄ ⲛ̀ⲟⲩⲭ̀ⲃⲟⲃ:</w:t>
            </w:r>
          </w:p>
          <w:p w:rsidR="00431ABD" w:rsidRDefault="00431ABD" w:rsidP="00431ABD">
            <w:pPr>
              <w:pStyle w:val="CopticVersemulti-line"/>
            </w:pPr>
            <w:r>
              <w:t>ϧⲉⲛ ⲕⲉⲛϥ ⲛ̀ⲛⲉⲛⲓⲟϯ ⲛ̀ⲇⲓⲕⲉⲟⲥ:</w:t>
            </w:r>
          </w:p>
          <w:p w:rsidR="00431ABD" w:rsidRDefault="00431ABD" w:rsidP="00431ABD">
            <w:pPr>
              <w:pStyle w:val="CopticVersemulti-line"/>
            </w:pPr>
            <w:r>
              <w:t>Ⲁⲃⲣⲁⲁⲙ Ⲓⲥⲁⲁⲕ Ⲓⲁⲕⲱⲃ:</w:t>
            </w:r>
          </w:p>
          <w:p w:rsidR="00431ABD" w:rsidRDefault="00431ABD" w:rsidP="00431ABD">
            <w:pPr>
              <w:pStyle w:val="CopticHangingVerse"/>
            </w:pPr>
            <w:r>
              <w:t>ϧⲉⲛ ⲡⲓⲡⲁⲣⲁⲇⲓⲥⲟⲥ ⲛⲉⲙ ⲛⲟⲩⲕⲉⲡ̀ⲣⲟⲥ.</w:t>
            </w:r>
          </w:p>
        </w:tc>
      </w:tr>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rsidRPr="004764BD">
              <w:t>Forget not the covenant,</w:t>
            </w:r>
          </w:p>
          <w:p w:rsidR="00431ABD" w:rsidRPr="004764BD" w:rsidRDefault="00431ABD" w:rsidP="00431ABD">
            <w:pPr>
              <w:pStyle w:val="EngHang"/>
            </w:pPr>
            <w:r w:rsidRPr="004764BD">
              <w:t xml:space="preserve">Which </w:t>
            </w:r>
            <w:r>
              <w:t>You have</w:t>
            </w:r>
            <w:r w:rsidRPr="004764BD">
              <w:t xml:space="preserve"> made with Abraham,</w:t>
            </w:r>
          </w:p>
          <w:p w:rsidR="00431ABD" w:rsidRPr="004764BD" w:rsidRDefault="00431ABD" w:rsidP="00431ABD">
            <w:pPr>
              <w:pStyle w:val="EngHang"/>
            </w:pPr>
            <w:r>
              <w:t>And guarded</w:t>
            </w:r>
            <w:r w:rsidRPr="004764BD">
              <w:t xml:space="preserve"> with Isaac,</w:t>
            </w:r>
          </w:p>
          <w:p w:rsidR="00431ABD" w:rsidRDefault="00431ABD" w:rsidP="00431ABD">
            <w:pPr>
              <w:pStyle w:val="EngHangEnd"/>
            </w:pPr>
            <w:r>
              <w:t>And made to</w:t>
            </w:r>
            <w:r w:rsidRPr="004764BD">
              <w:t xml:space="preserve"> stand with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Ⲙⲡⲉⲣⲉⲣⲡ̀ⲱⲃϣ ⲛ̀ϯⲇⲓⲁ̀ⲑⲏⲕⲏ:</w:t>
            </w:r>
          </w:p>
          <w:p w:rsidR="00431ABD" w:rsidRDefault="00431ABD" w:rsidP="00431ABD">
            <w:pPr>
              <w:pStyle w:val="CopticVersemulti-line"/>
            </w:pPr>
            <w:r>
              <w:t>ⲑⲏⲉⲧⲁⲕⲥⲉⲙⲛⲏⲧⲥ ⲛⲉⲙ Ⲁⲃⲣⲁⲁⲙ:</w:t>
            </w:r>
          </w:p>
          <w:p w:rsidR="00431ABD" w:rsidRDefault="00431ABD" w:rsidP="00431ABD">
            <w:pPr>
              <w:pStyle w:val="CopticVersemulti-line"/>
            </w:pPr>
            <w:r>
              <w:t>ⲟⲩⲟϩ ⲁⲕⲁ̀ⲣⲉϩ ⲉ̀ⲣⲟϥ ⲛⲉⲙ Ⲓⲥⲁⲁⲕ:</w:t>
            </w:r>
          </w:p>
          <w:p w:rsidR="00431ABD" w:rsidRDefault="00431ABD" w:rsidP="00431ABD">
            <w:pPr>
              <w:pStyle w:val="CopticHangingVerse"/>
            </w:pPr>
            <w:r>
              <w:t>ⲟⲩⲟϩ ⲁⲕⲧⲁϩⲟϥ ⲉ̀ⲣⲁⲧϥ ⲛⲉⲙ Ⲓⲁⲕⲱⲃ.</w:t>
            </w:r>
          </w:p>
        </w:tc>
      </w:tr>
      <w:tr w:rsidR="00431ABD" w:rsidTr="00431ABD">
        <w:trPr>
          <w:cantSplit/>
          <w:jc w:val="center"/>
        </w:trPr>
        <w:tc>
          <w:tcPr>
            <w:tcW w:w="288" w:type="dxa"/>
          </w:tcPr>
          <w:p w:rsidR="00431ABD" w:rsidRDefault="00431ABD" w:rsidP="00431ABD">
            <w:pPr>
              <w:pStyle w:val="CopticCross"/>
            </w:pPr>
            <w:r w:rsidRPr="00FB5ACB">
              <w:t>¿</w:t>
            </w:r>
          </w:p>
        </w:tc>
        <w:tc>
          <w:tcPr>
            <w:tcW w:w="3960" w:type="dxa"/>
          </w:tcPr>
          <w:p w:rsidR="00431ABD" w:rsidRPr="004764BD" w:rsidRDefault="00431ABD" w:rsidP="00431ABD">
            <w:pPr>
              <w:pStyle w:val="EngHang"/>
            </w:pPr>
            <w:r w:rsidRPr="004764BD">
              <w:t xml:space="preserve">Bless the Lord all </w:t>
            </w:r>
            <w:r>
              <w:t>you</w:t>
            </w:r>
            <w:r w:rsidRPr="004764BD">
              <w:t xml:space="preserve"> nations,</w:t>
            </w:r>
          </w:p>
          <w:p w:rsidR="00431ABD" w:rsidRPr="004764BD" w:rsidRDefault="00431ABD" w:rsidP="00431ABD">
            <w:pPr>
              <w:pStyle w:val="EngHang"/>
            </w:pPr>
            <w:r w:rsidRPr="004764BD">
              <w:t>The tribes and all kinds of tongues,</w:t>
            </w:r>
          </w:p>
          <w:p w:rsidR="00431ABD" w:rsidRPr="004764BD" w:rsidRDefault="00431ABD" w:rsidP="00431ABD">
            <w:pPr>
              <w:pStyle w:val="EngHang"/>
            </w:pPr>
            <w:r w:rsidRPr="004764BD">
              <w:t>In the feast of the great and righteous,</w:t>
            </w:r>
          </w:p>
          <w:p w:rsidR="00431ABD" w:rsidRDefault="00431ABD" w:rsidP="00431ABD">
            <w:pPr>
              <w:pStyle w:val="EngHangEnd"/>
            </w:pPr>
            <w:r w:rsidRPr="004764BD">
              <w:t>Abraham, Isaac, and Jacob.</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Ⲥⲙⲟⲩ ⲉ̀Ⲡⲟ̄ⲥ̄ ⲱ̀ ⲛⲓⲗⲁⲟⲥ:</w:t>
            </w:r>
          </w:p>
          <w:p w:rsidR="00431ABD" w:rsidRDefault="00431ABD" w:rsidP="00431ABD">
            <w:pPr>
              <w:pStyle w:val="CopticVersemulti-line"/>
            </w:pPr>
            <w:r>
              <w:t>ⲛⲓⲫⲩⲗⲏ ⲛⲉⲙ ⲛⲓⲁⲥⲡⲓ ⲛ̀ⲗⲁⲥ:</w:t>
            </w:r>
          </w:p>
          <w:p w:rsidR="00431ABD" w:rsidRDefault="00431ABD" w:rsidP="00431ABD">
            <w:pPr>
              <w:pStyle w:val="CopticVersemulti-line"/>
            </w:pPr>
            <w:r>
              <w:t>ϧⲉⲛ ⲡ̀ϣⲁⲓ ⲛ̀ⲧⲉ ⲛⲓⲛⲓϣϯ ϧⲉⲛ ⲛⲓⲇⲓⲕⲉⲟⲥ:</w:t>
            </w:r>
          </w:p>
          <w:p w:rsidR="00431ABD" w:rsidRDefault="00431ABD" w:rsidP="00431ABD">
            <w:pPr>
              <w:pStyle w:val="CopticHangingVerse"/>
            </w:pPr>
            <w:r>
              <w:t>Ⲁⲃⲣⲁⲁⲙ ⲛⲉⲙ Ⲓⲥⲁⲁⲕ ⲛⲉⲙ Ⲓⲁⲕⲱⲃ.</w:t>
            </w:r>
          </w:p>
        </w:tc>
      </w:tr>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rsidRPr="004764BD">
              <w:t xml:space="preserve">You </w:t>
            </w:r>
            <w:r>
              <w:t>greatly exalted the holy</w:t>
            </w:r>
            <w:r w:rsidRPr="004764BD">
              <w:t>,</w:t>
            </w:r>
          </w:p>
          <w:p w:rsidR="00431ABD" w:rsidRPr="004764BD" w:rsidRDefault="00431ABD" w:rsidP="00431ABD">
            <w:pPr>
              <w:pStyle w:val="EngHang"/>
            </w:pPr>
            <w:r w:rsidRPr="004764BD">
              <w:t>And the righteous and the just,</w:t>
            </w:r>
          </w:p>
          <w:p w:rsidR="00431ABD" w:rsidRPr="004764BD" w:rsidRDefault="00431ABD" w:rsidP="00431ABD">
            <w:pPr>
              <w:pStyle w:val="EngHang"/>
            </w:pPr>
            <w:r w:rsidRPr="004764BD">
              <w:t>Grant us O Lord our portion,</w:t>
            </w:r>
          </w:p>
          <w:p w:rsidR="00431ABD" w:rsidRDefault="00431ABD" w:rsidP="00431ABD">
            <w:pPr>
              <w:pStyle w:val="EngHangEnd"/>
            </w:pPr>
            <w:r w:rsidRPr="004764BD">
              <w:t>With Abraham, Isaac, and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Ⲁⲣⲉⲧⲉⲛϭⲓⲥⲓ ⲉ̀ⲙⲁϣⲱ ⲛⲓⲁ̀ⲅⲓⲟⲥ:</w:t>
            </w:r>
          </w:p>
          <w:p w:rsidR="00431ABD" w:rsidRDefault="00431ABD" w:rsidP="00431ABD">
            <w:pPr>
              <w:pStyle w:val="CopticVersemulti-line"/>
            </w:pPr>
            <w:r>
              <w:t>ⲛⲉⲙ ⲛⲓⲑ̀ⲙⲏⲓ ⲛⲉⲙ ⲛⲓⲇⲓⲕⲉⲟⲥ:</w:t>
            </w:r>
          </w:p>
          <w:p w:rsidR="00431ABD" w:rsidRDefault="00431ABD" w:rsidP="00431ABD">
            <w:pPr>
              <w:pStyle w:val="CopticVersemulti-line"/>
            </w:pPr>
            <w:r>
              <w:t>ⲙⲟⲓ ⲛⲁⲛ Ⲡⲟ̄ⲥ̄ ⲛ̀ⲟⲩⲙⲉⲣⲟⲥ:</w:t>
            </w:r>
          </w:p>
          <w:p w:rsidR="00431ABD" w:rsidRPr="003032D8" w:rsidRDefault="00431ABD" w:rsidP="00431ABD">
            <w:pPr>
              <w:pStyle w:val="CopticHangingVerse"/>
            </w:pPr>
            <w:r>
              <w:t>ⲛⲉⲙ Ⲁⲃⲣⲁⲁⲙ ⲛⲉⲙ Ⲓⲥⲁⲁⲭ ⲛⲉⲙ Ⲓⲁⲕⲱⲃ.</w:t>
            </w:r>
          </w:p>
        </w:tc>
      </w:tr>
      <w:tr w:rsidR="00431ABD" w:rsidTr="00431ABD">
        <w:trPr>
          <w:cantSplit/>
          <w:jc w:val="center"/>
        </w:trPr>
        <w:tc>
          <w:tcPr>
            <w:tcW w:w="288" w:type="dxa"/>
          </w:tcPr>
          <w:p w:rsidR="00431ABD" w:rsidRDefault="00431ABD" w:rsidP="00431ABD">
            <w:pPr>
              <w:pStyle w:val="CopticCross"/>
            </w:pPr>
            <w:r w:rsidRPr="00FB5ACB">
              <w:t>¿</w:t>
            </w:r>
          </w:p>
        </w:tc>
        <w:tc>
          <w:tcPr>
            <w:tcW w:w="3960" w:type="dxa"/>
          </w:tcPr>
          <w:p w:rsidR="00431ABD" w:rsidRPr="004764BD" w:rsidRDefault="00431ABD" w:rsidP="00431ABD">
            <w:pPr>
              <w:pStyle w:val="EngHang"/>
            </w:pPr>
            <w:r w:rsidRPr="004764BD">
              <w:t>Pray to the Lord on our behalf,</w:t>
            </w:r>
          </w:p>
          <w:p w:rsidR="00431ABD" w:rsidRPr="004764BD" w:rsidRDefault="00431ABD" w:rsidP="00431ABD">
            <w:pPr>
              <w:pStyle w:val="EngHang"/>
            </w:pPr>
            <w:r>
              <w:t>O my lords the</w:t>
            </w:r>
            <w:r w:rsidRPr="004764BD">
              <w:t xml:space="preserve"> righteous fathers,</w:t>
            </w:r>
          </w:p>
          <w:p w:rsidR="00431ABD" w:rsidRPr="004764BD" w:rsidRDefault="00431ABD" w:rsidP="00431ABD">
            <w:pPr>
              <w:pStyle w:val="EngHang"/>
            </w:pPr>
            <w:r w:rsidRPr="004764BD">
              <w:t>Abraham, Isaac, and Jacob,</w:t>
            </w:r>
          </w:p>
          <w:p w:rsidR="00431ABD" w:rsidRDefault="00431ABD" w:rsidP="00431ABD">
            <w:pPr>
              <w:pStyle w:val="EngHangEnd"/>
            </w:pPr>
            <w:r w:rsidRPr="004764BD">
              <w:t>That He</w:t>
            </w:r>
            <w:r>
              <w:t xml:space="preserve"> may forgive us our sins.</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Ⲧⲱⲃϩ ⲙ̀Ⲡⲟ̄ⲥ̄ ⲉ̀ϩ̀ⲣⲏⲓ ⲉ̀ϫⲱⲛ:</w:t>
            </w:r>
          </w:p>
          <w:p w:rsidR="00431ABD" w:rsidRDefault="00431ABD" w:rsidP="00431ABD">
            <w:pPr>
              <w:pStyle w:val="CopticVersemulti-line"/>
            </w:pPr>
            <w:r>
              <w:t>ⲱ̀ ⲛⲁⲟ̄ⲥ̄ ⲛ̀ⲓⲟϯ ⲛ̀ⲇⲓⲕⲉⲟⲥ:</w:t>
            </w:r>
          </w:p>
          <w:p w:rsidR="00431ABD" w:rsidRDefault="00431ABD" w:rsidP="00431ABD">
            <w:pPr>
              <w:pStyle w:val="CopticVersemulti-line"/>
            </w:pPr>
            <w:r>
              <w:t>Ⲁⲃⲣⲁⲁⲙ Ⲓⲥⲁⲁⲕ Ⲓⲁⲕⲱⲃ:</w:t>
            </w:r>
          </w:p>
          <w:p w:rsidR="00431ABD" w:rsidRDefault="00431ABD" w:rsidP="00431ABD">
            <w:pPr>
              <w:pStyle w:val="CopticHangingVerse"/>
            </w:pPr>
            <w:r>
              <w:t>ⲛ̀ⲧⲉϥⲭⲁ ⲛⲉⲛⲛⲟⲃⲓ ⲛⲁⲛ ⲉ̀ⲃⲟⲗ.</w:t>
            </w:r>
          </w:p>
        </w:tc>
      </w:tr>
    </w:tbl>
    <w:p w:rsidR="0070722E" w:rsidRDefault="0070722E" w:rsidP="0070722E">
      <w:pPr>
        <w:pStyle w:val="Heading3"/>
      </w:pPr>
      <w:r>
        <w:t>August 22 / Mesori 29: Translocation of the Relics of St. John the Short to Scetis</w:t>
      </w:r>
    </w:p>
    <w:p w:rsidR="0070722E" w:rsidRDefault="0070722E" w:rsidP="00336FAA">
      <w:pPr>
        <w:pStyle w:val="Rubric"/>
      </w:pPr>
      <w:r>
        <w:t>See October 17 (18) Paopi 20, page ##.</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Let us gather, O my beloved,</w:t>
            </w:r>
          </w:p>
          <w:p w:rsidR="00D74BC5" w:rsidRPr="004764BD" w:rsidRDefault="00D74BC5" w:rsidP="002B038E">
            <w:pPr>
              <w:pStyle w:val="EngHang"/>
            </w:pPr>
            <w:r w:rsidRPr="004764BD">
              <w:t>To honour in one accord,</w:t>
            </w:r>
          </w:p>
          <w:p w:rsidR="00D74BC5" w:rsidRPr="004764BD" w:rsidRDefault="00D74BC5" w:rsidP="002B038E">
            <w:pPr>
              <w:pStyle w:val="EngHang"/>
            </w:pPr>
            <w:r w:rsidRPr="004764BD">
              <w:t xml:space="preserve">This righteous </w:t>
            </w:r>
            <w:r>
              <w:t>man</w:t>
            </w:r>
            <w:r w:rsidRPr="004764BD">
              <w:t>,</w:t>
            </w:r>
          </w:p>
          <w:p w:rsidR="00D74BC5" w:rsidRDefault="00D74BC5" w:rsidP="002B038E">
            <w:pPr>
              <w:pStyle w:val="EngHangEnd"/>
            </w:pPr>
            <w:r w:rsidRPr="004764BD">
              <w:t>Our holy father Abba Parsoma,</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Default="00D74BC5" w:rsidP="00D74BC5">
            <w:pPr>
              <w:pStyle w:val="CopticVersemulti-line"/>
            </w:pPr>
            <w:r>
              <w:t>Ⲙⲁⲣⲉⲛⲑⲱⲟⲩϯ ⲱ̀ ⲛⲁⲙⲉⲛⲣⲁϯ:</w:t>
            </w:r>
          </w:p>
          <w:p w:rsidR="00D74BC5" w:rsidRDefault="00D74BC5" w:rsidP="00D74BC5">
            <w:pPr>
              <w:pStyle w:val="CopticVersemulti-line"/>
            </w:pPr>
            <w:r>
              <w:t>ⲛⲧ̀ⲉⲛⲧⲁⲓⲟ ϧⲉⲛ ⲟⲩϯⲙⲁϯ:</w:t>
            </w:r>
          </w:p>
          <w:p w:rsidR="00D74BC5" w:rsidRDefault="00D74BC5" w:rsidP="00D74BC5">
            <w:pPr>
              <w:pStyle w:val="CopticVersemulti-line"/>
            </w:pPr>
            <w:r>
              <w:t>ⲙ̀ⲡⲓⲙⲁⲓⲣⲱⲙⲓ ⲛ̀ⲇⲓⲕⲉⲟⲥ:</w:t>
            </w:r>
          </w:p>
          <w:p w:rsidR="00D74BC5" w:rsidRPr="00C35319" w:rsidRDefault="00D74BC5" w:rsidP="00D74BC5">
            <w:pPr>
              <w:pStyle w:val="CopticHangingVerse"/>
            </w:pPr>
            <w:r>
              <w:t>ⲡⲉⲛⲓⲱⲧ ⲉⲑⲟⲩⲁⲃ ⲁⲃⲃⲁ Ⲡⲁⲣⲥⲱⲙⲁ.</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He disdained</w:t>
            </w:r>
            <w:r w:rsidRPr="004764BD">
              <w:rPr>
                <w:rStyle w:val="FootnoteReference"/>
              </w:rPr>
              <w:footnoteReference w:id="503"/>
            </w:r>
            <w:r w:rsidRPr="004764BD">
              <w:t xml:space="preserve"> the world,</w:t>
            </w:r>
          </w:p>
          <w:p w:rsidR="00D74BC5" w:rsidRPr="004764BD" w:rsidRDefault="00D74BC5" w:rsidP="002B038E">
            <w:pPr>
              <w:pStyle w:val="EngHang"/>
            </w:pPr>
            <w:r w:rsidRPr="004764BD">
              <w:t xml:space="preserve">And </w:t>
            </w:r>
            <w:r>
              <w:t>its</w:t>
            </w:r>
            <w:r w:rsidRPr="004764BD">
              <w:t xml:space="preserve"> life filled with travails,</w:t>
            </w:r>
          </w:p>
          <w:p w:rsidR="00D74BC5" w:rsidRPr="004764BD" w:rsidRDefault="00D74BC5" w:rsidP="002B038E">
            <w:pPr>
              <w:pStyle w:val="EngHang"/>
            </w:pPr>
            <w:r>
              <w:t>And i</w:t>
            </w:r>
            <w:r w:rsidRPr="004764BD">
              <w:t>n great patience,</w:t>
            </w:r>
          </w:p>
          <w:p w:rsidR="00D74BC5" w:rsidRDefault="00D74BC5" w:rsidP="002B038E">
            <w:pPr>
              <w:pStyle w:val="EngHangEnd"/>
            </w:pPr>
            <w:r w:rsidRPr="004764BD">
              <w:t>He loved Christ his Lord.</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Ⲫⲁⲓ ⲉ̀ⲧⲁϥϩⲓⲡ̀ϩⲟ ⲙ̀ⲡⲁⲓⲕⲟⲥⲙⲟⲥ:</w:t>
            </w:r>
          </w:p>
          <w:p w:rsidR="00D74BC5" w:rsidRDefault="00D74BC5" w:rsidP="00D74BC5">
            <w:pPr>
              <w:pStyle w:val="CopticVersemulti-line"/>
            </w:pPr>
            <w:r>
              <w:t>ⲛⲉⲙ ⲡⲉϥⲃⲓⲟⲥ ⲉⲑⲙⲉϩ ⲛ̀ϧⲓⲥⲓ:</w:t>
            </w:r>
          </w:p>
          <w:p w:rsidR="00D74BC5" w:rsidRDefault="00D74BC5" w:rsidP="00D74BC5">
            <w:pPr>
              <w:pStyle w:val="CopticVersemulti-line"/>
            </w:pPr>
            <w:r>
              <w:t>ϧⲉⲛ ⲟⲩⲛⲓϣϯ ⲛ̀ϩⲩⲡⲟⲙⲟⲛⲏ:</w:t>
            </w:r>
          </w:p>
          <w:p w:rsidR="00D74BC5" w:rsidRPr="00CF5919" w:rsidRDefault="00D74BC5" w:rsidP="00D74BC5">
            <w:pPr>
              <w:pStyle w:val="CopticHangingVerse"/>
            </w:pPr>
            <w:r>
              <w:t xml:space="preserve">ⲁϥⲙⲉⲓ </w:t>
            </w:r>
            <w:commentRangeStart w:id="1173"/>
            <w:r>
              <w:t xml:space="preserve">ⲙ̀Ⲡⲭ̄ⲥ̄ </w:t>
            </w:r>
            <w:commentRangeEnd w:id="1173"/>
            <w:r>
              <w:rPr>
                <w:rStyle w:val="CommentReference"/>
                <w:rFonts w:ascii="Times New Roman" w:hAnsi="Times New Roman" w:cstheme="minorBidi"/>
                <w:noProof w:val="0"/>
              </w:rPr>
              <w:commentReference w:id="1173"/>
            </w:r>
            <w:r>
              <w:t>ⲡⲉϥϭⲟⲓⲥ.</w:t>
            </w:r>
          </w:p>
        </w:tc>
      </w:tr>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His name has spread,</w:t>
            </w:r>
          </w:p>
          <w:p w:rsidR="00D74BC5" w:rsidRPr="004764BD" w:rsidRDefault="00D74BC5" w:rsidP="002B038E">
            <w:pPr>
              <w:pStyle w:val="EngHang"/>
            </w:pPr>
            <w:r>
              <w:t>Throughout</w:t>
            </w:r>
            <w:r w:rsidRPr="004764BD">
              <w:t xml:space="preserve"> the whole world,</w:t>
            </w:r>
          </w:p>
          <w:p w:rsidR="00D74BC5" w:rsidRPr="004764BD" w:rsidRDefault="00D74BC5" w:rsidP="002B038E">
            <w:pPr>
              <w:pStyle w:val="EngHang"/>
            </w:pPr>
            <w:r w:rsidRPr="004764BD">
              <w:t xml:space="preserve">Because of his </w:t>
            </w:r>
            <w:r>
              <w:t>great</w:t>
            </w:r>
            <w:r w:rsidRPr="004764BD">
              <w:t xml:space="preserve"> virtues,</w:t>
            </w:r>
          </w:p>
          <w:p w:rsidR="00D74BC5" w:rsidRDefault="00D74BC5" w:rsidP="002B038E">
            <w:pPr>
              <w:pStyle w:val="EngHangEnd"/>
            </w:pPr>
            <w:r w:rsidRPr="004764BD">
              <w:t>And his angelic purity.</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Pr="00F905FE" w:rsidRDefault="00D74BC5" w:rsidP="00D74BC5">
            <w:pPr>
              <w:pStyle w:val="CopticVersemulti-line"/>
            </w:pPr>
            <w:r w:rsidRPr="00F905FE">
              <w:t>Ⲁϥⲥⲱⲡ ⲉ̀ⲃⲟⲗ ⲛ̀ϫⲉ ⲡⲉϥⲣⲁⲛ:</w:t>
            </w:r>
          </w:p>
          <w:p w:rsidR="00D74BC5" w:rsidRPr="00F905FE" w:rsidRDefault="00D74BC5" w:rsidP="00D74BC5">
            <w:pPr>
              <w:pStyle w:val="CopticVersemulti-line"/>
            </w:pPr>
            <w:r w:rsidRPr="00F905FE">
              <w:t>ϧⲉⲛ ϯⲟⲓⲕⲟⲩⲙⲉⲛⲏ ⲧⲏⲣⲥ:</w:t>
            </w:r>
          </w:p>
          <w:p w:rsidR="00D74BC5" w:rsidRPr="00F905FE" w:rsidRDefault="00D74BC5" w:rsidP="00D74BC5">
            <w:pPr>
              <w:pStyle w:val="CopticVersemulti-line"/>
            </w:pPr>
            <w:r w:rsidRPr="00F905FE">
              <w:t>ⲉⲑⲃⲉ ⲛⲉϥⲉ̀ⲣⲉⲧⲏ ⲉⲧϭⲟⲥⲓ:</w:t>
            </w:r>
          </w:p>
          <w:p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He strengthen</w:t>
            </w:r>
            <w:r>
              <w:t>ed</w:t>
            </w:r>
            <w:r w:rsidRPr="004764BD">
              <w:t xml:space="preserve"> everyone,</w:t>
            </w:r>
          </w:p>
          <w:p w:rsidR="00D74BC5" w:rsidRPr="004764BD" w:rsidRDefault="00D74BC5" w:rsidP="002B038E">
            <w:pPr>
              <w:pStyle w:val="EngHang"/>
            </w:pPr>
            <w:r w:rsidRPr="004764BD">
              <w:t xml:space="preserve">That came to him from </w:t>
            </w:r>
            <w:r>
              <w:t>anywhere</w:t>
            </w:r>
            <w:r w:rsidRPr="004764BD">
              <w:t>,</w:t>
            </w:r>
          </w:p>
          <w:p w:rsidR="00D74BC5" w:rsidRPr="004764BD" w:rsidRDefault="00D74BC5" w:rsidP="002B038E">
            <w:pPr>
              <w:pStyle w:val="EngHang"/>
            </w:pPr>
            <w:r w:rsidRPr="004764BD">
              <w:t>In perfect love,</w:t>
            </w:r>
          </w:p>
          <w:p w:rsidR="00D74BC5" w:rsidRDefault="00D74BC5" w:rsidP="002B038E">
            <w:pPr>
              <w:pStyle w:val="EngHangEnd"/>
            </w:pPr>
            <w:r w:rsidRPr="004764BD">
              <w:t xml:space="preserve">And </w:t>
            </w:r>
            <w:r>
              <w:t xml:space="preserve">with </w:t>
            </w:r>
            <w:r w:rsidRPr="004764BD">
              <w:t>long suffering.</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Ⲛⲁϥϯⲛⲟⲙϯ ⲛ̀ⲟⲩⲟⲛ ⲛⲓⲃⲉⲛ:</w:t>
            </w:r>
          </w:p>
          <w:p w:rsidR="00D74BC5" w:rsidRDefault="00D74BC5" w:rsidP="00D74BC5">
            <w:pPr>
              <w:pStyle w:val="CopticVersemulti-line"/>
            </w:pPr>
            <w:r>
              <w:t>ⲉⲑⲛⲏⲟⲩ ϩⲁⲣⲟϥ ⲉ̀ⲃⲟⲗ ϧⲉⲛ ⲙⲁⲓ ⲛⲓⲃⲉⲛ:</w:t>
            </w:r>
          </w:p>
          <w:p w:rsidR="00D74BC5" w:rsidRDefault="00D74BC5" w:rsidP="00D74BC5">
            <w:pPr>
              <w:pStyle w:val="CopticVersemulti-line"/>
            </w:pPr>
            <w:r>
              <w:t>ϧⲉⲛ ⲟⲩⲁ̀ⲅⲁⲡⲏ ⲉⲥϫⲏⲕ ⲉ̀ⲃⲟⲗ:</w:t>
            </w:r>
          </w:p>
          <w:p w:rsidR="00D74BC5" w:rsidRDefault="00D74BC5" w:rsidP="00D74BC5">
            <w:pPr>
              <w:pStyle w:val="CopticHangingVerse"/>
            </w:pPr>
            <w:r>
              <w:t>ⲛⲉⲙ ⲟⲩⲙⲉⲧⲣⲉϥⲱ̀ⲟⲩ ⲛ̀ϩⲏⲧ.</w:t>
            </w:r>
          </w:p>
        </w:tc>
      </w:tr>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Blessed are you, truly,</w:t>
            </w:r>
          </w:p>
          <w:p w:rsidR="00D74BC5" w:rsidRPr="004764BD" w:rsidRDefault="00D74BC5" w:rsidP="002B038E">
            <w:pPr>
              <w:pStyle w:val="EngHang"/>
            </w:pPr>
            <w:r w:rsidRPr="004764BD">
              <w:t>Our holy father Abba Parsoma,</w:t>
            </w:r>
          </w:p>
          <w:p w:rsidR="00D74BC5" w:rsidRPr="004764BD" w:rsidRDefault="00D74BC5" w:rsidP="002B038E">
            <w:pPr>
              <w:pStyle w:val="EngHang"/>
            </w:pPr>
            <w:r w:rsidRPr="004764BD">
              <w:t>For you fulfilled the words,</w:t>
            </w:r>
          </w:p>
          <w:p w:rsidR="00D74BC5" w:rsidRDefault="00D74BC5" w:rsidP="002B038E">
            <w:pPr>
              <w:pStyle w:val="EngHangEnd"/>
            </w:pPr>
            <w:r w:rsidRPr="004764BD">
              <w:t>Of our good Saviour.</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Default="00D74BC5" w:rsidP="00D74BC5">
            <w:pPr>
              <w:pStyle w:val="CopticVersemulti-line"/>
            </w:pPr>
            <w:r>
              <w:t>Ⲱⲟⲩⲛⲓⲁⲧⲕ ϧⲉⲛ ⲟⲩⲙⲉⲑⲙⲏⲓ:</w:t>
            </w:r>
          </w:p>
          <w:p w:rsidR="00D74BC5" w:rsidRDefault="00D74BC5" w:rsidP="00D74BC5">
            <w:pPr>
              <w:pStyle w:val="CopticVersemulti-line"/>
            </w:pPr>
            <w:r>
              <w:t>ⲡⲉⲛⲓⲱⲧ ⲉⲑⲟⲩⲁⲃ ⲁⲃⲃⲁ Ⲡⲁⲣⲥⲱⲙⲁ:</w:t>
            </w:r>
          </w:p>
          <w:p w:rsidR="00D74BC5" w:rsidRDefault="00D74BC5" w:rsidP="00D74BC5">
            <w:pPr>
              <w:pStyle w:val="CopticVersemulti-line"/>
            </w:pPr>
            <w:r>
              <w:t>ϫⲉ ⲁⲕϫⲱⲕ ⲉ̀ⲃⲟⲗ ⲛ̀ⲛⲓⲥⲁϫⲓ:</w:t>
            </w:r>
          </w:p>
          <w:p w:rsidR="00D74BC5" w:rsidRDefault="00D74BC5" w:rsidP="00D74BC5">
            <w:pPr>
              <w:pStyle w:val="CopticHangingVerse"/>
            </w:pPr>
            <w:r>
              <w:t xml:space="preserve">ⲛ̀ⲧⲉ </w:t>
            </w:r>
            <w:commentRangeStart w:id="1174"/>
            <w:r>
              <w:t xml:space="preserve">ⲡⲉⲛⲥⲱⲧⲏⲣ </w:t>
            </w:r>
            <w:commentRangeEnd w:id="1174"/>
            <w:r>
              <w:rPr>
                <w:rStyle w:val="CommentReference"/>
                <w:rFonts w:ascii="Times New Roman" w:hAnsi="Times New Roman" w:cstheme="minorBidi"/>
                <w:noProof w:val="0"/>
              </w:rPr>
              <w:commentReference w:id="1174"/>
            </w:r>
            <w:r>
              <w:t>ⲛ̀ⲁⲅⲁⲑⲟⲥ.</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Pray to the Lord on our behalf,</w:t>
            </w:r>
          </w:p>
          <w:p w:rsidR="00D74BC5" w:rsidRPr="004764BD" w:rsidRDefault="00D74BC5" w:rsidP="002B038E">
            <w:pPr>
              <w:pStyle w:val="EngHang"/>
            </w:pPr>
            <w:r w:rsidRPr="004764BD">
              <w:t>O my Lord and ascetic father,</w:t>
            </w:r>
          </w:p>
          <w:p w:rsidR="00D74BC5" w:rsidRPr="004764BD" w:rsidRDefault="00D74BC5" w:rsidP="002B038E">
            <w:pPr>
              <w:pStyle w:val="EngHang"/>
            </w:pPr>
            <w:r w:rsidRPr="004764BD">
              <w:t>Abba Parsoma the naked,</w:t>
            </w:r>
          </w:p>
          <w:p w:rsidR="00D74BC5" w:rsidRDefault="00D74BC5" w:rsidP="002B038E">
            <w:pPr>
              <w:pStyle w:val="EngHangEnd"/>
            </w:pPr>
            <w:r w:rsidRPr="004764BD">
              <w:t>That He</w:t>
            </w:r>
            <w:r>
              <w:t xml:space="preserve"> may forgive us our sins.</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Ⲧⲱⲃϩ ⲙ̀Ⲡϭⲟⲓⲥ ⲉ̀ϩ̀ⲣⲓ ⲉϫⲱⲛ:</w:t>
            </w:r>
          </w:p>
          <w:p w:rsidR="00D74BC5" w:rsidRDefault="00D74BC5" w:rsidP="00D74BC5">
            <w:pPr>
              <w:pStyle w:val="CopticVersemulti-line"/>
            </w:pPr>
            <w:r>
              <w:t>ⲱ̀ ⲡⲁϭⲟⲓⲥ ⲛ̀ⲓⲱⲧ ⲛ̀ⲁⲥⲕⲩⲧⲏⲥ:</w:t>
            </w:r>
          </w:p>
          <w:p w:rsidR="00D74BC5" w:rsidRDefault="00D74BC5" w:rsidP="00D74BC5">
            <w:pPr>
              <w:pStyle w:val="CopticVersemulti-line"/>
            </w:pPr>
            <w:r>
              <w:t>ⲁⲃⲃⲁ Ⲡⲁⲣⲥⲱⲙⲁ ⲡⲓⲣⲉϥⲃⲏϣ:</w:t>
            </w:r>
          </w:p>
          <w:p w:rsidR="00D74BC5" w:rsidRDefault="00D74BC5" w:rsidP="00D74BC5">
            <w:pPr>
              <w:pStyle w:val="CopticHangingVerse"/>
            </w:pPr>
            <w:r>
              <w:t>ⲛⲧ̀ⲉϥⲭⲁ ⲛⲉⲛⲛⲃⲟⲓ ⲛⲁⲛ ⲉ̀ⲃⲟⲗ.</w:t>
            </w:r>
          </w:p>
        </w:tc>
      </w:tr>
    </w:tbl>
    <w:p w:rsidR="00980D99" w:rsidRPr="00980D99" w:rsidRDefault="00980D99" w:rsidP="00980D99"/>
    <w:p w:rsidR="00495F1A" w:rsidRDefault="00495F1A" w:rsidP="00495F1A">
      <w:pPr>
        <w:pStyle w:val="Heading2"/>
      </w:pPr>
      <w:bookmarkStart w:id="1175" w:name="_Toc410196226"/>
      <w:bookmarkStart w:id="1176" w:name="_Toc410196468"/>
      <w:bookmarkStart w:id="1177" w:name="_Toc410196970"/>
      <w:bookmarkStart w:id="1178" w:name="_Toc431466297"/>
      <w:r>
        <w:t>The Pascal Cycle</w:t>
      </w:r>
      <w:bookmarkEnd w:id="1175"/>
      <w:bookmarkEnd w:id="1176"/>
      <w:bookmarkEnd w:id="1177"/>
      <w:bookmarkEnd w:id="1178"/>
    </w:p>
    <w:p w:rsidR="00495F1A" w:rsidRDefault="00495F1A" w:rsidP="00495F1A">
      <w:pPr>
        <w:pStyle w:val="Heading3"/>
      </w:pPr>
      <w:bookmarkStart w:id="1179" w:name="_Toc410196227"/>
      <w:bookmarkStart w:id="1180" w:name="_Toc410196469"/>
      <w:bookmarkStart w:id="1181" w:name="_Toc410196971"/>
      <w:r>
        <w:t>Jonah’s Fast</w:t>
      </w:r>
      <w:bookmarkEnd w:id="1179"/>
      <w:bookmarkEnd w:id="1180"/>
      <w:bookmarkEnd w:id="1181"/>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182" w:name="_Toc410196228"/>
      <w:bookmarkStart w:id="1183" w:name="_Toc410196470"/>
      <w:bookmarkStart w:id="1184" w:name="_Toc410196972"/>
      <w:r>
        <w:t>Jonah’s Feast</w:t>
      </w:r>
      <w:bookmarkEnd w:id="1182"/>
      <w:bookmarkEnd w:id="1183"/>
      <w:bookmarkEnd w:id="1184"/>
    </w:p>
    <w:p w:rsidR="00495F1A" w:rsidRDefault="00495F1A" w:rsidP="00495F1A">
      <w:pPr>
        <w:pStyle w:val="Heading3"/>
      </w:pPr>
      <w:bookmarkStart w:id="1185" w:name="_Toc410196229"/>
      <w:bookmarkStart w:id="1186" w:name="_Toc410196471"/>
      <w:bookmarkStart w:id="1187" w:name="_Toc410196973"/>
      <w:r>
        <w:t>Great Lent</w:t>
      </w:r>
      <w:bookmarkEnd w:id="1185"/>
      <w:bookmarkEnd w:id="1186"/>
      <w:bookmarkEnd w:id="1187"/>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188"/>
            <w:r>
              <w:t>ⲛⲓⲉ̀ⲛⲉϩ</w:t>
            </w:r>
            <w:commentRangeEnd w:id="1188"/>
            <w:r>
              <w:rPr>
                <w:rStyle w:val="CommentReference"/>
                <w:rFonts w:ascii="Times New Roman" w:hAnsi="Times New Roman" w:cstheme="minorBidi"/>
                <w:noProof w:val="0"/>
              </w:rPr>
              <w:commentReference w:id="1188"/>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89"/>
            <w:r>
              <w:t xml:space="preserve">He </w:t>
            </w:r>
            <w:r w:rsidR="00253DD3">
              <w:t>humiliated</w:t>
            </w:r>
          </w:p>
          <w:p w:rsidR="00420CFA" w:rsidRDefault="00420CFA" w:rsidP="00420CFA">
            <w:pPr>
              <w:pStyle w:val="EngHangEnd"/>
            </w:pPr>
            <w:r>
              <w:t>The Tempter</w:t>
            </w:r>
            <w:commentRangeEnd w:id="1189"/>
            <w:r>
              <w:rPr>
                <w:rStyle w:val="CommentReference"/>
              </w:rPr>
              <w:commentReference w:id="1189"/>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90"/>
            <w:r>
              <w:t>“Fast in watchfulness</w:t>
            </w:r>
          </w:p>
          <w:p w:rsidR="00420CFA" w:rsidRDefault="00420CFA" w:rsidP="00420CFA">
            <w:pPr>
              <w:pStyle w:val="EngHangEnd"/>
            </w:pPr>
            <w:r>
              <w:t>By day and by night.”</w:t>
            </w:r>
            <w:commentRangeEnd w:id="1190"/>
            <w:r>
              <w:rPr>
                <w:rStyle w:val="CommentReference"/>
              </w:rPr>
              <w:commentReference w:id="1190"/>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91"/>
            <w:r>
              <w:t xml:space="preserve">Ϯⲛⲏⲥⲧⲓⲁ̀ </w:t>
            </w:r>
            <w:commentRangeEnd w:id="1191"/>
            <w:r>
              <w:rPr>
                <w:rStyle w:val="CommentReference"/>
                <w:rFonts w:ascii="Times New Roman" w:hAnsi="Times New Roman" w:cstheme="minorBidi"/>
                <w:noProof w:val="0"/>
              </w:rPr>
              <w:commentReference w:id="1191"/>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92"/>
            <w:r>
              <w:t>pretense</w:t>
            </w:r>
            <w:commentRangeEnd w:id="1192"/>
            <w:r>
              <w:rPr>
                <w:rStyle w:val="CommentReference"/>
              </w:rPr>
              <w:commentReference w:id="1192"/>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93"/>
            <w:r>
              <w:t>strugglers</w:t>
            </w:r>
            <w:commentRangeEnd w:id="1193"/>
            <w:r>
              <w:rPr>
                <w:rStyle w:val="CommentReference"/>
              </w:rPr>
              <w:commentReference w:id="1193"/>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94"/>
            <w:r>
              <w:t>martyrdom</w:t>
            </w:r>
            <w:commentRangeEnd w:id="1194"/>
            <w:r>
              <w:rPr>
                <w:rStyle w:val="CommentReference"/>
              </w:rPr>
              <w:commentReference w:id="1194"/>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95"/>
            <w:r>
              <w:t xml:space="preserve">carries </w:t>
            </w:r>
            <w:commentRangeEnd w:id="1195"/>
            <w:r>
              <w:rPr>
                <w:rStyle w:val="CommentReference"/>
              </w:rPr>
              <w:commentReference w:id="1195"/>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96"/>
            <w:r>
              <w:t>assembly</w:t>
            </w:r>
            <w:commentRangeEnd w:id="1196"/>
            <w:r>
              <w:rPr>
                <w:rStyle w:val="CommentReference"/>
              </w:rPr>
              <w:commentReference w:id="1196"/>
            </w:r>
            <w:r>
              <w:t>,</w:t>
            </w:r>
          </w:p>
          <w:p w:rsidR="006A78B4" w:rsidRDefault="006A78B4" w:rsidP="006A78B4">
            <w:pPr>
              <w:pStyle w:val="EngHangEnd"/>
            </w:pPr>
            <w:r>
              <w:t xml:space="preserve">From now until the </w:t>
            </w:r>
            <w:commentRangeStart w:id="1197"/>
            <w:r>
              <w:t>ages of ages</w:t>
            </w:r>
            <w:commentRangeEnd w:id="1197"/>
            <w:r>
              <w:rPr>
                <w:rStyle w:val="CommentReference"/>
              </w:rPr>
              <w:commentReference w:id="1197"/>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98" w:name="_Toc410196230"/>
      <w:bookmarkStart w:id="1199" w:name="_Toc410196472"/>
      <w:bookmarkStart w:id="1200" w:name="_Toc410196974"/>
      <w:r>
        <w:t>Lazarus Saturday</w:t>
      </w:r>
      <w:bookmarkEnd w:id="1198"/>
      <w:bookmarkEnd w:id="1199"/>
      <w:bookmarkEnd w:id="1200"/>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201"/>
            <w:r>
              <w:t>With glory befitting You</w:t>
            </w:r>
            <w:commentRangeEnd w:id="1201"/>
            <w:r>
              <w:rPr>
                <w:rStyle w:val="CommentReference"/>
              </w:rPr>
              <w:commentReference w:id="1201"/>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202" w:name="_Toc410196231"/>
      <w:bookmarkStart w:id="1203" w:name="_Toc410196473"/>
      <w:bookmarkStart w:id="1204" w:name="_Toc410196975"/>
      <w:r>
        <w:t>Palm Sunday</w:t>
      </w:r>
      <w:bookmarkEnd w:id="1202"/>
      <w:bookmarkEnd w:id="1203"/>
      <w:bookmarkEnd w:id="1204"/>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205"/>
            <w:r>
              <w:t>To the ages.</w:t>
            </w:r>
            <w:commentRangeEnd w:id="1205"/>
            <w:r>
              <w:rPr>
                <w:rStyle w:val="CommentReference"/>
              </w:rPr>
              <w:commentReference w:id="1205"/>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504"/>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505"/>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206"/>
            <w:r>
              <w:t xml:space="preserve">is </w:t>
            </w:r>
            <w:commentRangeEnd w:id="1206"/>
            <w:r>
              <w:rPr>
                <w:rStyle w:val="CommentReference"/>
              </w:rPr>
              <w:commentReference w:id="1206"/>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207"/>
            <w:r>
              <w:t xml:space="preserve">Offer </w:t>
            </w:r>
            <w:commentRangeEnd w:id="1207"/>
            <w:r>
              <w:rPr>
                <w:rStyle w:val="CommentReference"/>
              </w:rPr>
              <w:commentReference w:id="1207"/>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208"/>
            <w:r>
              <w:t>Kranion</w:t>
            </w:r>
            <w:commentRangeEnd w:id="1208"/>
            <w:r>
              <w:rPr>
                <w:rStyle w:val="CommentReference"/>
              </w:rPr>
              <w:commentReference w:id="1208"/>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209" w:name="_Toc410196232"/>
      <w:bookmarkStart w:id="1210" w:name="_Toc410196474"/>
      <w:bookmarkStart w:id="1211" w:name="_Toc410196976"/>
      <w:r>
        <w:t>Resurrection</w:t>
      </w:r>
      <w:bookmarkEnd w:id="1209"/>
      <w:bookmarkEnd w:id="1210"/>
      <w:bookmarkEnd w:id="1211"/>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212"/>
            <w:r>
              <w:t>Name</w:t>
            </w:r>
            <w:commentRangeEnd w:id="1212"/>
            <w:r>
              <w:rPr>
                <w:rStyle w:val="CommentReference"/>
              </w:rPr>
              <w:commentReference w:id="1212"/>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506"/>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507"/>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508"/>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213" w:name="_Toc410196233"/>
      <w:bookmarkStart w:id="1214" w:name="_Toc410196475"/>
      <w:bookmarkStart w:id="1215" w:name="_Toc410196977"/>
      <w:r>
        <w:t>Thomas Sunday</w:t>
      </w:r>
      <w:bookmarkEnd w:id="1213"/>
      <w:bookmarkEnd w:id="1214"/>
      <w:bookmarkEnd w:id="1215"/>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509"/>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510"/>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511"/>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512"/>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216"/>
            <w:r>
              <w:t xml:space="preserve">Jesus </w:t>
            </w:r>
            <w:commentRangeEnd w:id="1216"/>
            <w:r>
              <w:rPr>
                <w:rStyle w:val="CommentReference"/>
                <w:rFonts w:ascii="Times New Roman" w:hAnsi="Times New Roman"/>
              </w:rPr>
              <w:commentReference w:id="1216"/>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217" w:name="_Toc410196235"/>
      <w:bookmarkStart w:id="1218" w:name="_Toc410196477"/>
      <w:bookmarkStart w:id="1219" w:name="_Toc410196979"/>
      <w:r>
        <w:t>Ascension</w:t>
      </w:r>
      <w:bookmarkEnd w:id="1217"/>
      <w:bookmarkEnd w:id="1218"/>
      <w:bookmarkEnd w:id="1219"/>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220"/>
            <w:r>
              <w:t>Name</w:t>
            </w:r>
            <w:commentRangeEnd w:id="1220"/>
            <w:r>
              <w:rPr>
                <w:rStyle w:val="CommentReference"/>
              </w:rPr>
              <w:commentReference w:id="1220"/>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221"/>
            <w:r>
              <w:t>to Him</w:t>
            </w:r>
            <w:commentRangeEnd w:id="1221"/>
            <w:r>
              <w:rPr>
                <w:rStyle w:val="CommentReference"/>
              </w:rPr>
              <w:commentReference w:id="1221"/>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222"/>
            <w:r>
              <w:t>might</w:t>
            </w:r>
            <w:commentRangeEnd w:id="1222"/>
            <w:r>
              <w:rPr>
                <w:rStyle w:val="CommentReference"/>
              </w:rPr>
              <w:commentReference w:id="1222"/>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223"/>
            <w:r>
              <w:t xml:space="preserve">Jesus </w:t>
            </w:r>
            <w:commentRangeEnd w:id="1223"/>
            <w:r>
              <w:rPr>
                <w:rStyle w:val="CommentReference"/>
                <w:rFonts w:ascii="Times New Roman" w:hAnsi="Times New Roman"/>
              </w:rPr>
              <w:commentReference w:id="1223"/>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224"/>
            <w:r>
              <w:t>miracles</w:t>
            </w:r>
            <w:commentRangeEnd w:id="1224"/>
            <w:r>
              <w:rPr>
                <w:rStyle w:val="CommentReference"/>
              </w:rPr>
              <w:commentReference w:id="1224"/>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salvation.”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225" w:name="_Toc410196236"/>
      <w:bookmarkStart w:id="1226" w:name="_Toc410196478"/>
      <w:bookmarkStart w:id="1227" w:name="_Toc410196980"/>
      <w:r>
        <w:t>Pentecost</w:t>
      </w:r>
      <w:bookmarkEnd w:id="1225"/>
      <w:bookmarkEnd w:id="1226"/>
      <w:bookmarkEnd w:id="1227"/>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228"/>
            <w:r>
              <w:t>Name</w:t>
            </w:r>
            <w:commentRangeEnd w:id="1228"/>
            <w:r>
              <w:rPr>
                <w:rStyle w:val="CommentReference"/>
              </w:rPr>
              <w:commentReference w:id="1228"/>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229"/>
            <w:r>
              <w:t>to Him</w:t>
            </w:r>
            <w:commentRangeEnd w:id="1229"/>
            <w:r>
              <w:rPr>
                <w:rStyle w:val="CommentReference"/>
              </w:rPr>
              <w:commentReference w:id="1229"/>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230"/>
            <w:r>
              <w:t>might</w:t>
            </w:r>
            <w:commentRangeEnd w:id="1230"/>
            <w:r>
              <w:rPr>
                <w:rStyle w:val="CommentReference"/>
              </w:rPr>
              <w:commentReference w:id="1230"/>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231" w:name="_Toc410196981"/>
      <w:bookmarkStart w:id="1232" w:name="_Toc431466298"/>
      <w:r>
        <w:t>Hymns for Koiak</w:t>
      </w:r>
      <w:bookmarkEnd w:id="801"/>
      <w:bookmarkEnd w:id="802"/>
      <w:bookmarkEnd w:id="803"/>
      <w:bookmarkEnd w:id="1231"/>
      <w:bookmarkEnd w:id="1232"/>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07-20T10:14:00Z" w:initials="WU">
    <w:p w:rsidR="00463A2B" w:rsidRDefault="00463A2B">
      <w:pPr>
        <w:pStyle w:val="CommentText"/>
      </w:pPr>
      <w:r>
        <w:rPr>
          <w:rStyle w:val="CommentReference"/>
        </w:rPr>
        <w:annotationRef/>
      </w:r>
      <w:r>
        <w:t>Add notes where to insert Doxology of Prime… And Vespers Prase?</w:t>
      </w:r>
    </w:p>
  </w:comment>
  <w:comment w:id="51" w:author="Windows User" w:date="2015-07-22T08:43:00Z" w:initials="WU">
    <w:p w:rsidR="00463A2B" w:rsidRDefault="00463A2B">
      <w:pPr>
        <w:pStyle w:val="CommentText"/>
      </w:pPr>
      <w:r>
        <w:rPr>
          <w:rStyle w:val="CommentReference"/>
        </w:rPr>
        <w:annotationRef/>
      </w:r>
      <w:r>
        <w:t>replace</w:t>
      </w:r>
    </w:p>
  </w:comment>
  <w:comment w:id="54" w:author="Windows User" w:date="2015-07-21T21:45:00Z" w:initials="BS">
    <w:p w:rsidR="00463A2B" w:rsidRDefault="00463A2B">
      <w:pPr>
        <w:pStyle w:val="CommentText"/>
      </w:pPr>
      <w:r>
        <w:rPr>
          <w:rStyle w:val="CommentReference"/>
        </w:rPr>
        <w:annotationRef/>
      </w:r>
      <w:r>
        <w:t>protopresbyters?</w:t>
      </w:r>
    </w:p>
  </w:comment>
  <w:comment w:id="55" w:author="Windows User" w:date="2015-07-21T21:47:00Z" w:initials="BS">
    <w:p w:rsidR="00463A2B" w:rsidRDefault="00463A2B">
      <w:pPr>
        <w:pStyle w:val="CommentText"/>
      </w:pPr>
      <w:r>
        <w:rPr>
          <w:rStyle w:val="CommentReference"/>
        </w:rPr>
        <w:annotationRef/>
      </w:r>
      <w:r>
        <w:t>those who?</w:t>
      </w:r>
    </w:p>
  </w:comment>
  <w:comment w:id="56" w:author="Windows User" w:date="2015-07-21T21:50:00Z" w:initials="BS">
    <w:p w:rsidR="00463A2B" w:rsidRDefault="00463A2B">
      <w:pPr>
        <w:pStyle w:val="CommentText"/>
      </w:pPr>
      <w:r>
        <w:rPr>
          <w:rStyle w:val="CommentReference"/>
        </w:rPr>
        <w:annotationRef/>
      </w:r>
      <w:r>
        <w:t>Yourself?</w:t>
      </w:r>
    </w:p>
  </w:comment>
  <w:comment w:id="58" w:author="Windows User" w:date="2015-07-21T21:54:00Z" w:initials="BS">
    <w:p w:rsidR="00463A2B" w:rsidRDefault="00463A2B">
      <w:pPr>
        <w:pStyle w:val="CommentText"/>
      </w:pPr>
      <w:r>
        <w:rPr>
          <w:rStyle w:val="CommentReference"/>
        </w:rPr>
        <w:annotationRef/>
      </w:r>
      <w:r>
        <w:t>You are blessed?</w:t>
      </w:r>
    </w:p>
  </w:comment>
  <w:comment w:id="61" w:author="Windows User" w:date="2015-07-21T21:18:00Z" w:initials="WU">
    <w:p w:rsidR="00463A2B" w:rsidRDefault="00463A2B">
      <w:pPr>
        <w:pStyle w:val="CommentText"/>
      </w:pPr>
      <w:r>
        <w:rPr>
          <w:rStyle w:val="CommentReference"/>
        </w:rPr>
        <w:annotationRef/>
      </w:r>
      <w:r>
        <w:t>Very? Right?</w:t>
      </w:r>
    </w:p>
  </w:comment>
  <w:comment w:id="62" w:author="Windows User" w:date="2015-07-21T21:26:00Z" w:initials="WU">
    <w:p w:rsidR="00463A2B" w:rsidRDefault="00463A2B">
      <w:pPr>
        <w:pStyle w:val="CommentText"/>
      </w:pPr>
      <w:r>
        <w:rPr>
          <w:rStyle w:val="CommentReference"/>
        </w:rPr>
        <w:annotationRef/>
      </w:r>
      <w:r>
        <w:t>Funny just to have declared here with nothing else.</w:t>
      </w:r>
    </w:p>
  </w:comment>
  <w:comment w:id="63" w:author="Windows User" w:date="2015-07-21T21:26:00Z" w:initials="WU">
    <w:p w:rsidR="00463A2B" w:rsidRDefault="00463A2B">
      <w:pPr>
        <w:pStyle w:val="CommentText"/>
      </w:pPr>
      <w:r>
        <w:rPr>
          <w:rStyle w:val="CommentReference"/>
        </w:rPr>
        <w:annotationRef/>
      </w:r>
      <w:r>
        <w:t>Good News or Glad Tidings?</w:t>
      </w:r>
    </w:p>
  </w:comment>
  <w:comment w:id="64" w:author="Windows User" w:date="2015-07-22T08:40:00Z" w:initials="WU">
    <w:p w:rsidR="00463A2B" w:rsidRDefault="00463A2B">
      <w:pPr>
        <w:pStyle w:val="CommentText"/>
      </w:pPr>
      <w:r>
        <w:rPr>
          <w:rStyle w:val="CommentReference"/>
        </w:rPr>
        <w:annotationRef/>
      </w:r>
      <w:r>
        <w:t>Which is it? Advocate or watch over us?</w:t>
      </w:r>
    </w:p>
  </w:comment>
  <w:comment w:id="65" w:author="Windows User" w:date="2015-07-22T08:40:00Z" w:initials="WU">
    <w:p w:rsidR="00463A2B" w:rsidRDefault="00463A2B">
      <w:pPr>
        <w:pStyle w:val="CommentText"/>
      </w:pPr>
      <w:r>
        <w:rPr>
          <w:rStyle w:val="CommentReference"/>
        </w:rPr>
        <w:annotationRef/>
      </w:r>
      <w:r>
        <w:t>Coptic doesn’t seem to have “Mary”</w:t>
      </w:r>
    </w:p>
  </w:comment>
  <w:comment w:id="66" w:author="Windows User" w:date="2015-07-21T21:59:00Z" w:initials="BS">
    <w:p w:rsidR="00463A2B" w:rsidRDefault="00463A2B">
      <w:pPr>
        <w:pStyle w:val="CommentText"/>
      </w:pPr>
      <w:r>
        <w:rPr>
          <w:rStyle w:val="CommentReference"/>
        </w:rPr>
        <w:annotationRef/>
      </w:r>
      <w:r>
        <w:t>Coptic</w:t>
      </w:r>
    </w:p>
  </w:comment>
  <w:comment w:id="67" w:author="Windows User" w:date="2015-07-22T08:46:00Z" w:initials="WU">
    <w:p w:rsidR="00463A2B" w:rsidRDefault="00463A2B">
      <w:pPr>
        <w:pStyle w:val="CommentText"/>
      </w:pPr>
      <w:r>
        <w:rPr>
          <w:rStyle w:val="CommentReference"/>
        </w:rPr>
        <w:annotationRef/>
      </w:r>
      <w:r>
        <w:t>Add footnote of what this is</w:t>
      </w:r>
    </w:p>
  </w:comment>
  <w:comment w:id="68" w:author="Windows User" w:date="2015-07-21T22:00:00Z" w:initials="BS">
    <w:p w:rsidR="00463A2B" w:rsidRDefault="00463A2B">
      <w:pPr>
        <w:pStyle w:val="CommentText"/>
      </w:pPr>
      <w:r>
        <w:rPr>
          <w:rStyle w:val="CommentReference"/>
        </w:rPr>
        <w:annotationRef/>
      </w:r>
      <w:r>
        <w:rPr>
          <w:rStyle w:val="CommentReference"/>
        </w:rPr>
        <w:t>Coptic</w:t>
      </w:r>
    </w:p>
  </w:comment>
  <w:comment w:id="69" w:author="Windows User" w:date="2015-07-21T22:11:00Z" w:initials="BS">
    <w:p w:rsidR="00463A2B" w:rsidRDefault="00463A2B">
      <w:pPr>
        <w:pStyle w:val="CommentText"/>
      </w:pPr>
      <w:r>
        <w:rPr>
          <w:rStyle w:val="CommentReference"/>
        </w:rPr>
        <w:annotationRef/>
      </w:r>
      <w:r>
        <w:t>theotokos?</w:t>
      </w:r>
    </w:p>
  </w:comment>
  <w:comment w:id="93" w:author="Windows User" w:date="2015-02-18T13:02:00Z" w:initials="WU">
    <w:p w:rsidR="00463A2B" w:rsidRDefault="00463A2B">
      <w:pPr>
        <w:pStyle w:val="CommentText"/>
      </w:pPr>
      <w:r>
        <w:rPr>
          <w:rStyle w:val="CommentReference"/>
        </w:rPr>
        <w:annotationRef/>
      </w:r>
      <w:r>
        <w:t>Should Glory be be here?</w:t>
      </w:r>
    </w:p>
  </w:comment>
  <w:comment w:id="97" w:author="Windows User" w:date="2015-02-08T19:42:00Z" w:initials="WU">
    <w:p w:rsidR="00463A2B" w:rsidRDefault="00463A2B">
      <w:pPr>
        <w:pStyle w:val="CommentText"/>
      </w:pPr>
      <w:r>
        <w:rPr>
          <w:rStyle w:val="CommentReference"/>
        </w:rPr>
        <w:annotationRef/>
      </w:r>
      <w:r>
        <w:t>Any argument for "Rise  up"  rather than arise?"</w:t>
      </w:r>
    </w:p>
  </w:comment>
  <w:comment w:id="98" w:author="Windows User" w:date="2015-02-08T19:42:00Z" w:initials="WU">
    <w:p w:rsidR="00463A2B" w:rsidRDefault="00463A2B">
      <w:pPr>
        <w:pStyle w:val="CommentText"/>
      </w:pPr>
      <w:r>
        <w:rPr>
          <w:rStyle w:val="CommentReference"/>
        </w:rPr>
        <w:annotationRef/>
      </w:r>
      <w:r>
        <w:t>flesh or body?</w:t>
      </w:r>
    </w:p>
  </w:comment>
  <w:comment w:id="99" w:author="Windows User" w:date="2015-02-08T19:42:00Z" w:initials="WU">
    <w:p w:rsidR="00463A2B" w:rsidRDefault="00463A2B">
      <w:pPr>
        <w:pStyle w:val="CommentText"/>
      </w:pPr>
      <w:r>
        <w:rPr>
          <w:rStyle w:val="CommentReference"/>
        </w:rPr>
        <w:annotationRef/>
      </w:r>
      <w:r>
        <w:t>Send up, or ascribe?</w:t>
      </w:r>
    </w:p>
  </w:comment>
  <w:comment w:id="100" w:author="Windows User" w:date="2015-02-08T19:42:00Z" w:initials="WU">
    <w:p w:rsidR="00463A2B" w:rsidRDefault="00463A2B">
      <w:pPr>
        <w:pStyle w:val="CommentText"/>
      </w:pPr>
      <w:r>
        <w:rPr>
          <w:rStyle w:val="CommentReference"/>
        </w:rPr>
        <w:annotationRef/>
      </w:r>
      <w:r>
        <w:t>doxology or glorification?</w:t>
      </w:r>
    </w:p>
  </w:comment>
  <w:comment w:id="101" w:author="Windows User" w:date="2015-02-08T19:42:00Z" w:initials="WU">
    <w:p w:rsidR="00463A2B" w:rsidRDefault="00463A2B">
      <w:pPr>
        <w:pStyle w:val="CommentText"/>
      </w:pPr>
      <w:r>
        <w:rPr>
          <w:rStyle w:val="CommentReference"/>
        </w:rPr>
        <w:annotationRef/>
      </w:r>
      <w:r>
        <w:t>"Glory to you" or "Glory be to you"?</w:t>
      </w:r>
    </w:p>
  </w:comment>
  <w:comment w:id="102" w:author="Windows User" w:date="2015-02-08T19:42:00Z" w:initials="WU">
    <w:p w:rsidR="00463A2B" w:rsidRDefault="00463A2B">
      <w:pPr>
        <w:pStyle w:val="CommentText"/>
      </w:pPr>
      <w:r>
        <w:rPr>
          <w:rStyle w:val="CommentReference"/>
        </w:rPr>
        <w:annotationRef/>
      </w:r>
      <w:r>
        <w:t>You?</w:t>
      </w:r>
    </w:p>
  </w:comment>
  <w:comment w:id="103" w:author="Windows User" w:date="2015-02-08T19:42:00Z" w:initials="WU">
    <w:p w:rsidR="00463A2B" w:rsidRDefault="00463A2B">
      <w:pPr>
        <w:pStyle w:val="CommentText"/>
      </w:pPr>
      <w:r>
        <w:rPr>
          <w:rStyle w:val="CommentReference"/>
        </w:rPr>
        <w:annotationRef/>
      </w:r>
      <w:r>
        <w:t>To the Sanctuary or O you saints???</w:t>
      </w:r>
    </w:p>
  </w:comment>
  <w:comment w:id="104" w:author="Windows User" w:date="2015-02-08T19:42:00Z" w:initials="WU">
    <w:p w:rsidR="00463A2B" w:rsidRDefault="00463A2B">
      <w:pPr>
        <w:pStyle w:val="CommentText"/>
      </w:pPr>
      <w:r>
        <w:rPr>
          <w:rStyle w:val="CommentReference"/>
        </w:rPr>
        <w:annotationRef/>
      </w:r>
      <w:r>
        <w:t>from sounds more natural than out of. Any compelling reason to keep?</w:t>
      </w:r>
    </w:p>
  </w:comment>
  <w:comment w:id="105" w:author="Windows User" w:date="2015-02-08T19:42:00Z" w:initials="WU">
    <w:p w:rsidR="00463A2B" w:rsidRDefault="00463A2B">
      <w:pPr>
        <w:pStyle w:val="CommentText"/>
      </w:pPr>
      <w:r>
        <w:rPr>
          <w:rStyle w:val="CommentReference"/>
        </w:rPr>
        <w:annotationRef/>
      </w:r>
      <w:r>
        <w:t>supplication or cry?</w:t>
      </w:r>
    </w:p>
  </w:comment>
  <w:comment w:id="106" w:author="Windows User" w:date="2015-02-08T19:42:00Z" w:initials="WU">
    <w:p w:rsidR="00463A2B" w:rsidRDefault="00463A2B">
      <w:pPr>
        <w:pStyle w:val="CommentText"/>
      </w:pPr>
      <w:r>
        <w:rPr>
          <w:rStyle w:val="CommentReference"/>
        </w:rPr>
        <w:annotationRef/>
      </w:r>
      <w:r>
        <w:t>petition or supplication? supplication sounds much better.</w:t>
      </w:r>
    </w:p>
  </w:comment>
  <w:comment w:id="107" w:author="Windows User" w:date="2015-02-08T19:42:00Z" w:initials="WU">
    <w:p w:rsidR="00463A2B" w:rsidRDefault="00463A2B">
      <w:pPr>
        <w:pStyle w:val="CommentText"/>
      </w:pPr>
      <w:r>
        <w:rPr>
          <w:rStyle w:val="CommentReference"/>
        </w:rPr>
        <w:annotationRef/>
      </w:r>
      <w:r>
        <w:t>revive or deliver?</w:t>
      </w:r>
    </w:p>
  </w:comment>
  <w:comment w:id="108" w:author="Windows User" w:date="2015-02-08T19:42:00Z" w:initials="WU">
    <w:p w:rsidR="00463A2B" w:rsidRDefault="00463A2B">
      <w:pPr>
        <w:pStyle w:val="CommentText"/>
      </w:pPr>
      <w:r>
        <w:rPr>
          <w:rStyle w:val="CommentReference"/>
        </w:rPr>
        <w:annotationRef/>
      </w:r>
      <w:r>
        <w:t>pour forth, utter, or overflow? I like the way overflow sounds more than pour forth. More natural.</w:t>
      </w:r>
    </w:p>
  </w:comment>
  <w:comment w:id="109" w:author="Windows User" w:date="2015-02-08T19:42:00Z" w:initials="WU">
    <w:p w:rsidR="00463A2B" w:rsidRDefault="00463A2B">
      <w:pPr>
        <w:pStyle w:val="CommentText"/>
      </w:pPr>
      <w:r>
        <w:rPr>
          <w:rStyle w:val="CommentReference"/>
        </w:rPr>
        <w:annotationRef/>
      </w:r>
      <w:r>
        <w:t>blessing or praise?</w:t>
      </w:r>
    </w:p>
  </w:comment>
  <w:comment w:id="110" w:author="Windows User" w:date="2015-02-08T19:42:00Z" w:initials="WU">
    <w:p w:rsidR="00463A2B" w:rsidRDefault="00463A2B">
      <w:pPr>
        <w:pStyle w:val="CommentText"/>
      </w:pPr>
      <w:r>
        <w:rPr>
          <w:rStyle w:val="CommentReference"/>
        </w:rPr>
        <w:annotationRef/>
      </w:r>
      <w:r>
        <w:t>respond with? respond to? speak of?</w:t>
      </w:r>
    </w:p>
  </w:comment>
  <w:comment w:id="111" w:author="Windows User" w:date="2015-02-08T19:42:00Z" w:initials="WU">
    <w:p w:rsidR="00463A2B" w:rsidRDefault="00463A2B">
      <w:pPr>
        <w:pStyle w:val="CommentText"/>
      </w:pPr>
      <w:r>
        <w:rPr>
          <w:rStyle w:val="CommentReference"/>
        </w:rPr>
        <w:annotationRef/>
      </w:r>
      <w:r>
        <w:t>rightous, true, or truth?</w:t>
      </w:r>
    </w:p>
  </w:comment>
  <w:comment w:id="112" w:author="Windows User" w:date="2015-02-08T19:42:00Z" w:initials="WU">
    <w:p w:rsidR="00463A2B" w:rsidRDefault="00463A2B">
      <w:pPr>
        <w:pStyle w:val="CommentText"/>
      </w:pPr>
      <w:r>
        <w:rPr>
          <w:rStyle w:val="CommentReference"/>
        </w:rPr>
        <w:annotationRef/>
      </w:r>
      <w:r>
        <w:t>meditation, or delight?</w:t>
      </w:r>
    </w:p>
  </w:comment>
  <w:comment w:id="113" w:author="Windows User" w:date="2015-02-08T19:42:00Z" w:initials="WU">
    <w:p w:rsidR="00463A2B" w:rsidRDefault="00463A2B">
      <w:pPr>
        <w:pStyle w:val="CommentText"/>
      </w:pPr>
      <w:r>
        <w:rPr>
          <w:rStyle w:val="CommentReference"/>
        </w:rPr>
        <w:annotationRef/>
      </w:r>
      <w:r>
        <w:t>forever or always?</w:t>
      </w:r>
    </w:p>
  </w:comment>
  <w:comment w:id="114" w:author="Windows User" w:date="2015-02-08T19:42:00Z" w:initials="WU">
    <w:p w:rsidR="00463A2B" w:rsidRDefault="00463A2B">
      <w:pPr>
        <w:pStyle w:val="CommentText"/>
      </w:pPr>
      <w:r>
        <w:rPr>
          <w:rStyle w:val="CommentReference"/>
        </w:rPr>
        <w:annotationRef/>
      </w:r>
      <w:r>
        <w:t>and forever?</w:t>
      </w:r>
    </w:p>
  </w:comment>
  <w:comment w:id="115" w:author="Windows User" w:date="2015-02-08T19:42:00Z" w:initials="WU">
    <w:p w:rsidR="00463A2B" w:rsidRDefault="00463A2B">
      <w:pPr>
        <w:pStyle w:val="CommentText"/>
      </w:pPr>
      <w:r>
        <w:rPr>
          <w:rStyle w:val="CommentReference"/>
        </w:rPr>
        <w:annotationRef/>
      </w:r>
      <w:r>
        <w:t>be?</w:t>
      </w:r>
    </w:p>
  </w:comment>
  <w:comment w:id="116" w:author="Windows User" w:date="2015-02-08T19:42:00Z" w:initials="WU">
    <w:p w:rsidR="00463A2B" w:rsidRDefault="00463A2B">
      <w:pPr>
        <w:pStyle w:val="CommentText"/>
      </w:pPr>
      <w:r>
        <w:rPr>
          <w:rStyle w:val="CommentReference"/>
        </w:rPr>
        <w:annotationRef/>
      </w:r>
      <w:r>
        <w:t>be?</w:t>
      </w:r>
    </w:p>
  </w:comment>
  <w:comment w:id="117" w:author="Windows User" w:date="2015-02-08T19:42:00Z" w:initials="WU">
    <w:p w:rsidR="00463A2B" w:rsidRDefault="00463A2B">
      <w:pPr>
        <w:pStyle w:val="CommentText"/>
      </w:pPr>
      <w:r>
        <w:rPr>
          <w:rStyle w:val="CommentReference"/>
        </w:rPr>
        <w:annotationRef/>
      </w:r>
      <w:r>
        <w:t>is the insertion of "one" after "begotten" needed in english?</w:t>
      </w:r>
    </w:p>
  </w:comment>
  <w:comment w:id="118" w:author="Windows User" w:date="2015-02-08T19:42:00Z" w:initials="WU">
    <w:p w:rsidR="00463A2B" w:rsidRDefault="00463A2B">
      <w:pPr>
        <w:pStyle w:val="CommentText"/>
      </w:pPr>
      <w:r>
        <w:rPr>
          <w:rStyle w:val="CommentReference"/>
        </w:rPr>
        <w:annotationRef/>
      </w:r>
      <w:r>
        <w:t>utter or declare?</w:t>
      </w:r>
    </w:p>
  </w:comment>
  <w:comment w:id="125" w:author="Windows User" w:date="2015-02-08T19:56:00Z" w:initials="BS">
    <w:p w:rsidR="00463A2B" w:rsidRDefault="00463A2B">
      <w:pPr>
        <w:pStyle w:val="CommentText"/>
      </w:pPr>
      <w:r>
        <w:rPr>
          <w:rStyle w:val="CommentReference"/>
        </w:rPr>
        <w:annotationRef/>
      </w:r>
      <w:r>
        <w:t>look at? look upon? regard?</w:t>
      </w:r>
    </w:p>
  </w:comment>
  <w:comment w:id="126" w:author="Windows User" w:date="2015-02-08T19:53:00Z" w:initials="BS">
    <w:p w:rsidR="00463A2B" w:rsidRDefault="00463A2B">
      <w:pPr>
        <w:pStyle w:val="CommentText"/>
      </w:pPr>
      <w:r>
        <w:rPr>
          <w:rStyle w:val="CommentReference"/>
        </w:rPr>
        <w:annotationRef/>
      </w:r>
      <w:r>
        <w:t>no one?</w:t>
      </w:r>
    </w:p>
  </w:comment>
  <w:comment w:id="127" w:author="Windows User" w:date="2015-02-08T19:53:00Z" w:initials="BS">
    <w:p w:rsidR="00463A2B" w:rsidRDefault="00463A2B">
      <w:pPr>
        <w:pStyle w:val="CommentText"/>
      </w:pPr>
      <w:r>
        <w:rPr>
          <w:rStyle w:val="CommentReference"/>
        </w:rPr>
        <w:annotationRef/>
      </w:r>
      <w:r>
        <w:t>in?</w:t>
      </w:r>
    </w:p>
    <w:p w:rsidR="00463A2B" w:rsidRDefault="00463A2B">
      <w:pPr>
        <w:pStyle w:val="CommentText"/>
      </w:pPr>
    </w:p>
  </w:comment>
  <w:comment w:id="128" w:author="Windows User" w:date="2015-02-08T19:53:00Z" w:initials="BS">
    <w:p w:rsidR="00463A2B" w:rsidRDefault="00463A2B">
      <w:pPr>
        <w:pStyle w:val="CommentText"/>
      </w:pPr>
      <w:r>
        <w:rPr>
          <w:rStyle w:val="CommentReference"/>
        </w:rPr>
        <w:annotationRef/>
      </w:r>
      <w:r>
        <w:t>before?</w:t>
      </w:r>
    </w:p>
  </w:comment>
  <w:comment w:id="129" w:author="Windows User" w:date="2015-02-08T19:53:00Z" w:initials="BS">
    <w:p w:rsidR="00463A2B" w:rsidRDefault="00463A2B">
      <w:pPr>
        <w:pStyle w:val="CommentText"/>
      </w:pPr>
      <w:r>
        <w:rPr>
          <w:rStyle w:val="CommentReference"/>
        </w:rPr>
        <w:annotationRef/>
      </w:r>
      <w:r>
        <w:t>joy entered into the whole world doesn't mean much...</w:t>
      </w:r>
    </w:p>
  </w:comment>
  <w:comment w:id="130" w:author="Windows User" w:date="2015-02-08T19:53:00Z" w:initials="BS">
    <w:p w:rsidR="00463A2B" w:rsidRDefault="00463A2B">
      <w:pPr>
        <w:pStyle w:val="CommentText"/>
      </w:pPr>
      <w:r>
        <w:rPr>
          <w:rStyle w:val="CommentReference"/>
        </w:rPr>
        <w:annotationRef/>
      </w:r>
      <w:r>
        <w:t>? any better way to express that's more accurate while meaning something?</w:t>
      </w:r>
    </w:p>
  </w:comment>
  <w:comment w:id="131" w:author="Windows User" w:date="2015-02-08T19:53:00Z" w:initials="BS">
    <w:p w:rsidR="00463A2B" w:rsidRDefault="00463A2B">
      <w:pPr>
        <w:pStyle w:val="CommentText"/>
      </w:pPr>
      <w:r>
        <w:rPr>
          <w:rStyle w:val="CommentReference"/>
        </w:rPr>
        <w:annotationRef/>
      </w:r>
      <w:r>
        <w:t>sealed as in ever virgin... or more like hidden?</w:t>
      </w:r>
    </w:p>
  </w:comment>
  <w:comment w:id="132" w:author="Windows User" w:date="2015-02-08T19:53:00Z" w:initials="BS">
    <w:p w:rsidR="00463A2B" w:rsidRDefault="00463A2B">
      <w:pPr>
        <w:pStyle w:val="CommentText"/>
      </w:pPr>
      <w:r>
        <w:rPr>
          <w:rStyle w:val="CommentReference"/>
        </w:rPr>
        <w:annotationRef/>
      </w:r>
      <w:r>
        <w:t>fragrant ointment? ointment? Incense and ointment with weeping and mourning?</w:t>
      </w:r>
    </w:p>
  </w:comment>
  <w:comment w:id="133" w:author="Windows User" w:date="2015-02-08T19:53:00Z" w:initials="BS">
    <w:p w:rsidR="00463A2B" w:rsidRDefault="00463A2B">
      <w:pPr>
        <w:pStyle w:val="CommentText"/>
      </w:pPr>
      <w:r>
        <w:rPr>
          <w:rStyle w:val="CommentReference"/>
        </w:rPr>
        <w:annotationRef/>
      </w:r>
      <w:r>
        <w:t>spices or ointment</w:t>
      </w:r>
    </w:p>
  </w:comment>
  <w:comment w:id="134" w:author="Windows User" w:date="2015-02-08T19:53:00Z" w:initials="BS">
    <w:p w:rsidR="00463A2B" w:rsidRDefault="00463A2B">
      <w:pPr>
        <w:pStyle w:val="CommentText"/>
      </w:pPr>
      <w:r>
        <w:rPr>
          <w:rStyle w:val="CommentReference"/>
        </w:rPr>
        <w:annotationRef/>
      </w:r>
      <w:r>
        <w:t>Is risen or has risen?</w:t>
      </w:r>
    </w:p>
  </w:comment>
  <w:comment w:id="135" w:author="Windows User" w:date="2015-02-08T19:53:00Z" w:initials="BS">
    <w:p w:rsidR="00463A2B" w:rsidRDefault="00463A2B">
      <w:pPr>
        <w:pStyle w:val="CommentText"/>
      </w:pPr>
      <w:r>
        <w:rPr>
          <w:rStyle w:val="CommentReference"/>
        </w:rPr>
        <w:annotationRef/>
      </w:r>
      <w:r>
        <w:t>need a consistent policy for what to capitalize!</w:t>
      </w:r>
    </w:p>
  </w:comment>
  <w:comment w:id="136" w:author="Windows User" w:date="2015-02-08T19:53:00Z" w:initials="BS">
    <w:p w:rsidR="00463A2B" w:rsidRDefault="00463A2B">
      <w:pPr>
        <w:pStyle w:val="CommentText"/>
      </w:pPr>
      <w:r>
        <w:rPr>
          <w:rStyle w:val="CommentReference"/>
        </w:rPr>
        <w:annotationRef/>
      </w:r>
      <w:r>
        <w:t>need to break other verses like this to have new lines in place of ':' so we can show where to break the tune without mangling the punctuation.</w:t>
      </w:r>
    </w:p>
  </w:comment>
  <w:comment w:id="137" w:author="Windows User" w:date="2015-02-08T19:53:00Z" w:initials="BS">
    <w:p w:rsidR="00463A2B" w:rsidRDefault="00463A2B">
      <w:pPr>
        <w:pStyle w:val="CommentText"/>
      </w:pPr>
      <w:r>
        <w:rPr>
          <w:rStyle w:val="CommentReference"/>
        </w:rPr>
        <w:annotationRef/>
      </w:r>
      <w:r>
        <w:t xml:space="preserve">decay? </w:t>
      </w:r>
    </w:p>
  </w:comment>
  <w:comment w:id="138" w:author="Windows User" w:date="2015-02-08T19:57:00Z" w:initials="WU">
    <w:p w:rsidR="00463A2B" w:rsidRDefault="00463A2B">
      <w:pPr>
        <w:pStyle w:val="CommentText"/>
      </w:pPr>
      <w:r>
        <w:rPr>
          <w:rStyle w:val="CommentReference"/>
        </w:rPr>
        <w:annotationRef/>
      </w:r>
      <w:r>
        <w:t>LXX has glorify him, not prepare Him an habitation</w:t>
      </w:r>
    </w:p>
  </w:comment>
  <w:comment w:id="139" w:author="Windows User" w:date="2015-02-08T19:57:00Z" w:initials="WU">
    <w:p w:rsidR="00463A2B" w:rsidRDefault="00463A2B">
      <w:pPr>
        <w:pStyle w:val="CommentText"/>
      </w:pPr>
      <w:r>
        <w:rPr>
          <w:rStyle w:val="CommentReference"/>
        </w:rPr>
        <w:annotationRef/>
      </w:r>
      <w:r>
        <w:t>or when he brings wars to naught. NETS has shatters</w:t>
      </w:r>
    </w:p>
  </w:comment>
  <w:comment w:id="140" w:author="Windows User" w:date="2015-02-08T19:57:00Z" w:initials="WU">
    <w:p w:rsidR="00463A2B" w:rsidRDefault="00463A2B">
      <w:pPr>
        <w:pStyle w:val="CommentText"/>
      </w:pPr>
      <w:r>
        <w:rPr>
          <w:rStyle w:val="CommentReference"/>
        </w:rPr>
        <w:annotationRef/>
      </w:r>
      <w:r>
        <w:t>literally choice mounted captains?</w:t>
      </w:r>
    </w:p>
  </w:comment>
  <w:comment w:id="141" w:author="Windows User" w:date="2015-02-08T19:57:00Z" w:initials="WU">
    <w:p w:rsidR="00463A2B" w:rsidRDefault="00463A2B">
      <w:pPr>
        <w:pStyle w:val="CommentText"/>
      </w:pPr>
      <w:r>
        <w:rPr>
          <w:rStyle w:val="CommentReference"/>
        </w:rPr>
        <w:annotationRef/>
      </w:r>
      <w:r>
        <w:t>Nets has third-ranked officers. Captain is the modern term for the 3rd rank of officer, sticking with captain</w:t>
      </w:r>
    </w:p>
  </w:comment>
  <w:comment w:id="142" w:author="Windows User" w:date="2015-02-08T19:57:00Z" w:initials="WU">
    <w:p w:rsidR="00463A2B" w:rsidRDefault="00463A2B">
      <w:pPr>
        <w:pStyle w:val="CommentText"/>
      </w:pPr>
      <w:r>
        <w:rPr>
          <w:rStyle w:val="CommentReference"/>
        </w:rPr>
        <w:annotationRef/>
      </w:r>
      <w:r>
        <w:t>Have to have a consistent tense... was to go with above, if want has been all above needs to change to that tense.</w:t>
      </w:r>
    </w:p>
  </w:comment>
  <w:comment w:id="143" w:author="Windows User" w:date="2015-02-08T19:57:00Z" w:initials="WU">
    <w:p w:rsidR="00463A2B" w:rsidRDefault="00463A2B">
      <w:pPr>
        <w:pStyle w:val="CommentText"/>
      </w:pPr>
      <w:r>
        <w:rPr>
          <w:rStyle w:val="CommentReference"/>
        </w:rPr>
        <w:annotationRef/>
      </w:r>
      <w:r>
        <w:t>crushed or destroyed?</w:t>
      </w:r>
    </w:p>
  </w:comment>
  <w:comment w:id="144" w:author="Windows User" w:date="2015-02-08T19:57:00Z" w:initials="WU">
    <w:p w:rsidR="00463A2B" w:rsidRDefault="00463A2B">
      <w:pPr>
        <w:pStyle w:val="CommentText"/>
      </w:pPr>
      <w:r>
        <w:rPr>
          <w:rStyle w:val="CommentReference"/>
        </w:rPr>
        <w:annotationRef/>
      </w:r>
      <w:r>
        <w:t>elsewhere ekhomkhem is translated as crushed... NETS has shattered. Brenton destroyed.</w:t>
      </w:r>
    </w:p>
  </w:comment>
  <w:comment w:id="145" w:author="Windows User" w:date="2015-02-08T19:57:00Z" w:initials="WU">
    <w:p w:rsidR="00463A2B" w:rsidRDefault="00463A2B">
      <w:pPr>
        <w:pStyle w:val="CommentText"/>
      </w:pPr>
      <w:r>
        <w:rPr>
          <w:rStyle w:val="CommentReference"/>
        </w:rPr>
        <w:annotationRef/>
      </w:r>
      <w:r>
        <w:t>your enemies or our enemies?</w:t>
      </w:r>
    </w:p>
  </w:comment>
  <w:comment w:id="146" w:author="Windows User" w:date="2015-02-08T19:57:00Z" w:initials="WU">
    <w:p w:rsidR="00463A2B" w:rsidRDefault="00463A2B">
      <w:pPr>
        <w:pStyle w:val="CommentText"/>
      </w:pPr>
      <w:r>
        <w:rPr>
          <w:rStyle w:val="CommentReference"/>
        </w:rPr>
        <w:annotationRef/>
      </w:r>
      <w:r>
        <w:t>sent or sent forth?</w:t>
      </w:r>
    </w:p>
  </w:comment>
  <w:comment w:id="147" w:author="Windows User" w:date="2015-02-08T19:57:00Z" w:initials="WU">
    <w:p w:rsidR="00463A2B" w:rsidRDefault="00463A2B">
      <w:pPr>
        <w:pStyle w:val="CommentText"/>
      </w:pPr>
      <w:r>
        <w:rPr>
          <w:rStyle w:val="CommentReference"/>
        </w:rPr>
        <w:annotationRef/>
      </w:r>
      <w:r>
        <w:t>or saints? ft note?</w:t>
      </w:r>
    </w:p>
  </w:comment>
  <w:comment w:id="148" w:author="Windows User" w:date="2015-02-08T19:57:00Z" w:initials="WU">
    <w:p w:rsidR="00463A2B" w:rsidRDefault="00463A2B">
      <w:pPr>
        <w:pStyle w:val="CommentText"/>
      </w:pPr>
      <w:r>
        <w:rPr>
          <w:rStyle w:val="CommentReference"/>
        </w:rPr>
        <w:annotationRef/>
      </w:r>
      <w:r>
        <w:t>glories? glorious deeds? or in glory?</w:t>
      </w:r>
    </w:p>
  </w:comment>
  <w:comment w:id="149" w:author="Windows User" w:date="2015-02-08T19:57:00Z" w:initials="WU">
    <w:p w:rsidR="00463A2B" w:rsidRDefault="00463A2B">
      <w:pPr>
        <w:pStyle w:val="CommentText"/>
      </w:pPr>
      <w:r>
        <w:rPr>
          <w:rStyle w:val="CommentReference"/>
        </w:rPr>
        <w:annotationRef/>
      </w:r>
      <w:r>
        <w:t>redeemed? or chose?</w:t>
      </w:r>
    </w:p>
  </w:comment>
  <w:comment w:id="150" w:author="Windows User" w:date="2015-02-08T19:57:00Z" w:initials="WU">
    <w:p w:rsidR="00463A2B" w:rsidRDefault="00463A2B">
      <w:pPr>
        <w:pStyle w:val="CommentText"/>
      </w:pPr>
      <w:r>
        <w:rPr>
          <w:rStyle w:val="CommentReference"/>
        </w:rPr>
        <w:annotationRef/>
      </w:r>
      <w:r>
        <w:t>abode? habitation? resting place?</w:t>
      </w:r>
    </w:p>
  </w:comment>
  <w:comment w:id="151" w:author="Windows User" w:date="2015-02-08T19:57:00Z" w:initials="WU">
    <w:p w:rsidR="00463A2B" w:rsidRDefault="00463A2B">
      <w:pPr>
        <w:pStyle w:val="CommentText"/>
      </w:pPr>
      <w:r>
        <w:rPr>
          <w:rStyle w:val="CommentReference"/>
        </w:rPr>
        <w:annotationRef/>
      </w:r>
      <w:r>
        <w:t>Nets has pangs.</w:t>
      </w:r>
    </w:p>
  </w:comment>
  <w:comment w:id="152" w:author="Windows User" w:date="2015-02-08T19:57:00Z" w:initials="WU">
    <w:p w:rsidR="00463A2B" w:rsidRDefault="00463A2B">
      <w:pPr>
        <w:pStyle w:val="CommentText"/>
      </w:pPr>
      <w:r>
        <w:rPr>
          <w:rStyle w:val="CommentReference"/>
        </w:rPr>
        <w:annotationRef/>
      </w:r>
      <w:r>
        <w:t>Nets has tense change here rather than start of next vs. Brenton too.</w:t>
      </w:r>
    </w:p>
  </w:comment>
  <w:comment w:id="153" w:author="Windows User" w:date="2015-02-08T19:57:00Z" w:initials="WU">
    <w:p w:rsidR="00463A2B" w:rsidRDefault="00463A2B">
      <w:pPr>
        <w:pStyle w:val="CommentText"/>
      </w:pPr>
      <w:r>
        <w:rPr>
          <w:rStyle w:val="CommentReference"/>
        </w:rPr>
        <w:annotationRef/>
      </w:r>
      <w:r>
        <w:t xml:space="preserve">reign? king? reign as king? tense? shall reign? </w:t>
      </w:r>
    </w:p>
  </w:comment>
  <w:comment w:id="154" w:author="Windows User" w:date="2015-02-08T19:57:00Z" w:initials="WU">
    <w:p w:rsidR="00463A2B" w:rsidRDefault="00463A2B">
      <w:pPr>
        <w:pStyle w:val="CommentText"/>
      </w:pPr>
      <w:r>
        <w:rPr>
          <w:rStyle w:val="CommentReference"/>
        </w:rPr>
        <w:annotationRef/>
      </w:r>
      <w:r>
        <w:t>What does the Coptic say? Is it something like this?</w:t>
      </w:r>
    </w:p>
  </w:comment>
  <w:comment w:id="155" w:author="Windows User" w:date="2015-02-08T19:57:00Z" w:initials="WU">
    <w:p w:rsidR="00463A2B" w:rsidRDefault="00463A2B">
      <w:pPr>
        <w:pStyle w:val="CommentText"/>
      </w:pPr>
      <w:r>
        <w:rPr>
          <w:rStyle w:val="CommentReference"/>
        </w:rPr>
        <w:annotationRef/>
      </w:r>
      <w:r>
        <w:t>For? or Since?</w:t>
      </w:r>
    </w:p>
  </w:comment>
  <w:comment w:id="156" w:author="Windows User" w:date="2015-02-08T19:57:00Z" w:initials="WU">
    <w:p w:rsidR="00463A2B" w:rsidRDefault="00463A2B">
      <w:pPr>
        <w:pStyle w:val="CommentText"/>
      </w:pPr>
      <w:r>
        <w:rPr>
          <w:rStyle w:val="CommentReference"/>
        </w:rPr>
        <w:annotationRef/>
      </w:r>
      <w:r>
        <w:t>Brenton and NETS have dances. Coptic has hanhos (guessing hos is praises or songs). I'm thinking not praises... but need you guys to clarify</w:t>
      </w:r>
    </w:p>
  </w:comment>
  <w:comment w:id="157" w:author="Windows User" w:date="2015-02-08T19:57:00Z" w:initials="WU">
    <w:p w:rsidR="00463A2B" w:rsidRDefault="00463A2B">
      <w:pPr>
        <w:pStyle w:val="CommentText"/>
      </w:pPr>
      <w:r>
        <w:rPr>
          <w:rStyle w:val="CommentReference"/>
        </w:rPr>
        <w:annotationRef/>
      </w:r>
      <w:r>
        <w:t>The NETS phrasing seems to me the only way to reconcile the other translations.</w:t>
      </w:r>
    </w:p>
  </w:comment>
  <w:comment w:id="158" w:author="Windows User" w:date="2015-02-08T19:57:00Z" w:initials="WU">
    <w:p w:rsidR="00463A2B" w:rsidRDefault="00463A2B">
      <w:pPr>
        <w:pStyle w:val="CommentText"/>
      </w:pPr>
      <w:r>
        <w:rPr>
          <w:rStyle w:val="CommentReference"/>
        </w:rPr>
        <w:annotationRef/>
      </w:r>
      <w:r>
        <w:t>The last verse is not in the Bible... So Miriam's words "Horse and rider.." should be in quotes. These should not, they are our (the church's) words in response.</w:t>
      </w:r>
    </w:p>
  </w:comment>
  <w:comment w:id="164" w:author="Windows User" w:date="2015-02-08T20:00:00Z" w:initials="WU">
    <w:p w:rsidR="00463A2B" w:rsidRDefault="00463A2B">
      <w:pPr>
        <w:pStyle w:val="CommentText"/>
      </w:pPr>
      <w:r>
        <w:rPr>
          <w:rStyle w:val="CommentReference"/>
        </w:rPr>
        <w:annotationRef/>
      </w:r>
      <w:r>
        <w:t>This way sure sounds better. I know "With the split" is more literal, but it doesn't make any sense in English. This does.</w:t>
      </w:r>
    </w:p>
  </w:comment>
  <w:comment w:id="165" w:author="Windows User" w:date="2015-02-08T20:00:00Z" w:initials="WU">
    <w:p w:rsidR="00463A2B" w:rsidRDefault="00463A2B">
      <w:pPr>
        <w:pStyle w:val="CommentText"/>
      </w:pPr>
      <w:r>
        <w:rPr>
          <w:rStyle w:val="CommentReference"/>
        </w:rPr>
        <w:annotationRef/>
      </w:r>
      <w:r>
        <w:t>path or walkway?</w:t>
      </w:r>
    </w:p>
  </w:comment>
  <w:comment w:id="166" w:author="Brett Slote" w:date="2011-10-06T14:56:00Z" w:initials="BS">
    <w:p w:rsidR="00463A2B" w:rsidRDefault="00463A2B">
      <w:pPr>
        <w:pStyle w:val="CommentText"/>
      </w:pPr>
      <w:r>
        <w:rPr>
          <w:rStyle w:val="CommentReference"/>
        </w:rPr>
        <w:annotationRef/>
      </w:r>
      <w:r>
        <w:t>needs : at least to indicate breaks in tune</w:t>
      </w:r>
    </w:p>
  </w:comment>
  <w:comment w:id="167" w:author="Windows User" w:date="2015-02-08T20:00:00Z" w:initials="WU">
    <w:p w:rsidR="00463A2B" w:rsidRDefault="00463A2B">
      <w:pPr>
        <w:pStyle w:val="CommentText"/>
      </w:pPr>
      <w:r>
        <w:rPr>
          <w:rStyle w:val="CommentReference"/>
        </w:rPr>
        <w:annotationRef/>
      </w:r>
      <w:r>
        <w:t>miraculous, or something closer to paradoxical but sounding good?</w:t>
      </w:r>
    </w:p>
  </w:comment>
  <w:comment w:id="168" w:author="Windows User" w:date="2015-02-08T20:00:00Z" w:initials="WU">
    <w:p w:rsidR="00463A2B" w:rsidRDefault="00463A2B">
      <w:pPr>
        <w:pStyle w:val="CommentText"/>
      </w:pPr>
      <w:r>
        <w:rPr>
          <w:rStyle w:val="CommentReference"/>
        </w:rPr>
        <w:annotationRef/>
      </w:r>
      <w:r>
        <w:t>passed and crossed mean teh same thing... but passed over carries connotation of connection to pass over...</w:t>
      </w:r>
    </w:p>
  </w:comment>
  <w:comment w:id="169" w:author="Windows User" w:date="2015-02-08T20:00:00Z" w:initials="WU">
    <w:p w:rsidR="00463A2B" w:rsidRDefault="00463A2B">
      <w:pPr>
        <w:pStyle w:val="CommentText"/>
      </w:pPr>
      <w:r>
        <w:rPr>
          <w:rStyle w:val="CommentReference"/>
        </w:rPr>
        <w:annotationRef/>
      </w:r>
      <w:r>
        <w:t>praising or singing?</w:t>
      </w:r>
    </w:p>
  </w:comment>
  <w:comment w:id="170" w:author="Windows User" w:date="2015-02-08T20:00:00Z" w:initials="WU">
    <w:p w:rsidR="00463A2B" w:rsidRDefault="00463A2B">
      <w:pPr>
        <w:pStyle w:val="CommentText"/>
      </w:pPr>
      <w:r>
        <w:rPr>
          <w:rStyle w:val="CommentReference"/>
        </w:rPr>
        <w:annotationRef/>
      </w:r>
      <w:r>
        <w:t>I think this should be sing to</w:t>
      </w:r>
    </w:p>
  </w:comment>
  <w:comment w:id="178" w:author="Windows User" w:date="2015-02-08T20:06:00Z" w:initials="BS">
    <w:p w:rsidR="00463A2B" w:rsidRDefault="00463A2B">
      <w:pPr>
        <w:pStyle w:val="CommentText"/>
      </w:pPr>
      <w:r>
        <w:rPr>
          <w:rStyle w:val="CommentReference"/>
        </w:rPr>
        <w:annotationRef/>
      </w:r>
      <w:r>
        <w:t>both Brenton and NETS have "understanding"</w:t>
      </w:r>
    </w:p>
  </w:comment>
  <w:comment w:id="179" w:author="Windows User" w:date="2015-02-08T20:06:00Z" w:initials="BS">
    <w:p w:rsidR="00463A2B" w:rsidRDefault="00463A2B">
      <w:pPr>
        <w:pStyle w:val="CommentText"/>
      </w:pPr>
      <w:r>
        <w:rPr>
          <w:rStyle w:val="CommentReference"/>
        </w:rPr>
        <w:annotationRef/>
      </w:r>
      <w:r>
        <w:t>NETS just has made</w:t>
      </w:r>
    </w:p>
  </w:comment>
  <w:comment w:id="180" w:author="Windows User" w:date="2015-02-08T20:06:00Z" w:initials="BS">
    <w:p w:rsidR="00463A2B" w:rsidRDefault="00463A2B">
      <w:pPr>
        <w:pStyle w:val="CommentText"/>
      </w:pPr>
      <w:r>
        <w:rPr>
          <w:rStyle w:val="CommentReference"/>
        </w:rPr>
        <w:annotationRef/>
      </w:r>
      <w:r>
        <w:t>does Coptic have "alone"?</w:t>
      </w:r>
    </w:p>
  </w:comment>
  <w:comment w:id="181" w:author="Windows User" w:date="2015-02-08T20:06:00Z" w:initials="BS">
    <w:p w:rsidR="00463A2B" w:rsidRDefault="00463A2B">
      <w:pPr>
        <w:pStyle w:val="CommentText"/>
      </w:pPr>
      <w:r>
        <w:rPr>
          <w:rStyle w:val="CommentReference"/>
        </w:rPr>
        <w:annotationRef/>
      </w:r>
      <w:r>
        <w:t>NETS "have authority". Maybe 'govern' would fit connotations better than rule?</w:t>
      </w:r>
    </w:p>
  </w:comment>
  <w:comment w:id="182" w:author="Windows User" w:date="2015-02-08T20:06:00Z" w:initials="BS">
    <w:p w:rsidR="00463A2B" w:rsidRDefault="00463A2B">
      <w:pPr>
        <w:pStyle w:val="CommentText"/>
      </w:pPr>
      <w:r>
        <w:rPr>
          <w:rStyle w:val="CommentReference"/>
        </w:rPr>
        <w:annotationRef/>
      </w:r>
      <w:r>
        <w:t>NETS has 'raised'. Makes more sense?</w:t>
      </w:r>
    </w:p>
  </w:comment>
  <w:comment w:id="183" w:author="Windows User" w:date="2015-02-08T20:06:00Z" w:initials="BS">
    <w:p w:rsidR="00463A2B" w:rsidRDefault="00463A2B">
      <w:pPr>
        <w:pStyle w:val="CommentText"/>
      </w:pPr>
      <w:r>
        <w:rPr>
          <w:rStyle w:val="CommentReference"/>
        </w:rPr>
        <w:annotationRef/>
      </w:r>
      <w:r>
        <w:t>into?</w:t>
      </w:r>
    </w:p>
  </w:comment>
  <w:comment w:id="189" w:author="Windows User" w:date="2015-02-08T20:09:00Z" w:initials="BS">
    <w:p w:rsidR="00463A2B" w:rsidRDefault="00463A2B">
      <w:pPr>
        <w:pStyle w:val="CommentText"/>
      </w:pPr>
      <w:r>
        <w:rPr>
          <w:rStyle w:val="CommentReference"/>
        </w:rPr>
        <w:annotationRef/>
      </w:r>
      <w:r>
        <w:t>clearly the missing vs above belongs</w:t>
      </w:r>
    </w:p>
  </w:comment>
  <w:comment w:id="196" w:author="Windows User" w:date="2015-02-08T20:11:00Z" w:initials="BS">
    <w:p w:rsidR="00463A2B" w:rsidRDefault="00463A2B">
      <w:pPr>
        <w:pStyle w:val="CommentText"/>
      </w:pPr>
      <w:r>
        <w:rPr>
          <w:rStyle w:val="CommentReference"/>
        </w:rPr>
        <w:annotationRef/>
      </w:r>
      <w:r>
        <w:t>NETS has blessed is your glorious holy name... but the Coptic seems to be Blessed is the Holy Name of Your glory... is that too literal though?</w:t>
      </w:r>
    </w:p>
  </w:comment>
  <w:comment w:id="197" w:author="Windows User" w:date="2015-02-08T20:11:00Z" w:initials="BS">
    <w:p w:rsidR="00463A2B" w:rsidRDefault="00463A2B">
      <w:pPr>
        <w:pStyle w:val="CommentText"/>
      </w:pPr>
      <w:r>
        <w:rPr>
          <w:rStyle w:val="CommentReference"/>
        </w:rPr>
        <w:annotationRef/>
      </w:r>
      <w:r>
        <w:t>heavens?</w:t>
      </w:r>
    </w:p>
  </w:comment>
  <w:comment w:id="198" w:author="Windows User" w:date="2015-02-08T20:11:00Z" w:initials="BS">
    <w:p w:rsidR="00463A2B" w:rsidRDefault="00463A2B">
      <w:pPr>
        <w:pStyle w:val="CommentText"/>
      </w:pPr>
      <w:r>
        <w:rPr>
          <w:rStyle w:val="CommentReference"/>
        </w:rPr>
        <w:annotationRef/>
      </w:r>
      <w:r>
        <w:t>NETS omits clouds</w:t>
      </w:r>
    </w:p>
  </w:comment>
  <w:comment w:id="199" w:author="Windows User" w:date="2015-02-08T20:11:00Z" w:initials="BS">
    <w:p w:rsidR="00463A2B" w:rsidRDefault="00463A2B">
      <w:pPr>
        <w:pStyle w:val="CommentText"/>
      </w:pPr>
      <w:r>
        <w:rPr>
          <w:rStyle w:val="CommentReference"/>
        </w:rPr>
        <w:annotationRef/>
      </w:r>
      <w:r>
        <w:t>NETS omits this vs</w:t>
      </w:r>
    </w:p>
  </w:comment>
  <w:comment w:id="200" w:author="Windows User" w:date="2015-02-08T20:11:00Z" w:initials="BS">
    <w:p w:rsidR="00463A2B" w:rsidRDefault="00463A2B">
      <w:pPr>
        <w:pStyle w:val="CommentText"/>
      </w:pPr>
      <w:r>
        <w:rPr>
          <w:rStyle w:val="CommentReference"/>
        </w:rPr>
        <w:annotationRef/>
      </w:r>
      <w:r>
        <w:t>NETS has falling snow which matches AI hoar frosts.</w:t>
      </w:r>
    </w:p>
  </w:comment>
  <w:comment w:id="201" w:author="Windows User" w:date="2015-02-08T20:11:00Z" w:initials="BS">
    <w:p w:rsidR="00463A2B" w:rsidRDefault="00463A2B">
      <w:pPr>
        <w:pStyle w:val="CommentText"/>
      </w:pPr>
      <w:r>
        <w:rPr>
          <w:rStyle w:val="CommentReference"/>
        </w:rPr>
        <w:annotationRef/>
      </w:r>
      <w:r>
        <w:t>reversed ice and hoarfrosts of this vs and last to match NETS. Coptic?</w:t>
      </w:r>
    </w:p>
  </w:comment>
  <w:comment w:id="202" w:author="Windows User" w:date="2015-02-08T20:11:00Z" w:initials="BS">
    <w:p w:rsidR="00463A2B" w:rsidRDefault="00463A2B">
      <w:pPr>
        <w:pStyle w:val="CommentText"/>
      </w:pPr>
      <w:r>
        <w:rPr>
          <w:rStyle w:val="CommentReference"/>
        </w:rPr>
        <w:annotationRef/>
      </w:r>
      <w:r>
        <w:t>NETS switches this vs with next</w:t>
      </w:r>
    </w:p>
  </w:comment>
  <w:comment w:id="203" w:author="Windows User" w:date="2015-02-08T20:11:00Z" w:initials="BS">
    <w:p w:rsidR="00463A2B" w:rsidRDefault="00463A2B">
      <w:pPr>
        <w:pStyle w:val="CommentText"/>
      </w:pPr>
      <w:r>
        <w:rPr>
          <w:rStyle w:val="CommentReference"/>
        </w:rPr>
        <w:annotationRef/>
      </w:r>
      <w:r>
        <w:t>NETS has sea-monsters</w:t>
      </w:r>
    </w:p>
  </w:comment>
  <w:comment w:id="204" w:author="Windows User" w:date="2015-02-08T20:11:00Z" w:initials="BS">
    <w:p w:rsidR="00463A2B" w:rsidRDefault="00463A2B">
      <w:pPr>
        <w:pStyle w:val="CommentText"/>
      </w:pPr>
      <w:r>
        <w:rPr>
          <w:rStyle w:val="CommentReference"/>
        </w:rPr>
        <w:annotationRef/>
      </w:r>
      <w:r>
        <w:t>NETS has four-footed and wild animals of the land</w:t>
      </w:r>
    </w:p>
  </w:comment>
  <w:comment w:id="205" w:author="Windows User" w:date="2015-02-08T20:11:00Z" w:initials="BS">
    <w:p w:rsidR="00463A2B" w:rsidRDefault="00463A2B">
      <w:pPr>
        <w:pStyle w:val="CommentText"/>
      </w:pPr>
      <w:r>
        <w:rPr>
          <w:rStyle w:val="CommentReference"/>
        </w:rPr>
        <w:annotationRef/>
      </w:r>
      <w:r>
        <w:t>NETS has all humans on earth</w:t>
      </w:r>
    </w:p>
  </w:comment>
  <w:comment w:id="206" w:author="Windows User" w:date="2015-02-08T20:11:00Z" w:initials="BS">
    <w:p w:rsidR="00463A2B" w:rsidRDefault="00463A2B">
      <w:pPr>
        <w:pStyle w:val="CommentText"/>
      </w:pPr>
      <w:r>
        <w:rPr>
          <w:rStyle w:val="CommentReference"/>
        </w:rPr>
        <w:annotationRef/>
      </w:r>
      <w:r>
        <w:t>NETS has "priests, slaves of the Lord", then omits next vs.</w:t>
      </w:r>
    </w:p>
  </w:comment>
  <w:comment w:id="207" w:author="Windows User" w:date="2015-02-08T20:11:00Z" w:initials="BS">
    <w:p w:rsidR="00463A2B" w:rsidRDefault="00463A2B">
      <w:pPr>
        <w:pStyle w:val="CommentText"/>
      </w:pPr>
      <w:r>
        <w:rPr>
          <w:rStyle w:val="CommentReference"/>
        </w:rPr>
        <w:annotationRef/>
      </w:r>
      <w:r>
        <w:t>NETS ends quite differently</w:t>
      </w:r>
    </w:p>
  </w:comment>
  <w:comment w:id="213" w:author="Brett Slote" w:date="2011-10-06T14:56:00Z" w:initials="BS">
    <w:p w:rsidR="00463A2B" w:rsidRDefault="00463A2B">
      <w:pPr>
        <w:pStyle w:val="CommentText"/>
      </w:pPr>
      <w:r>
        <w:rPr>
          <w:rStyle w:val="CommentReference"/>
        </w:rPr>
        <w:annotationRef/>
      </w:r>
      <w:r>
        <w:t>These should be broken into lines with the tune!</w:t>
      </w:r>
    </w:p>
  </w:comment>
  <w:comment w:id="214" w:author="Windows User" w:date="2015-02-08T20:12:00Z" w:initials="BS">
    <w:p w:rsidR="00463A2B" w:rsidRDefault="00463A2B">
      <w:pPr>
        <w:pStyle w:val="CommentText"/>
      </w:pPr>
      <w:r>
        <w:rPr>
          <w:rStyle w:val="CommentReference"/>
        </w:rPr>
        <w:annotationRef/>
      </w:r>
      <w:r>
        <w:t>giver, or maker?</w:t>
      </w:r>
    </w:p>
  </w:comment>
  <w:comment w:id="215" w:author="Windows User" w:date="2015-02-08T20:12:00Z" w:initials="BS">
    <w:p w:rsidR="00463A2B" w:rsidRDefault="00463A2B">
      <w:pPr>
        <w:pStyle w:val="CommentText"/>
      </w:pPr>
      <w:r>
        <w:rPr>
          <w:rStyle w:val="CommentReference"/>
        </w:rPr>
        <w:annotationRef/>
      </w:r>
      <w:r>
        <w:t>even NETS has Hananias</w:t>
      </w:r>
    </w:p>
  </w:comment>
  <w:comment w:id="216" w:author="Windows User" w:date="2015-02-08T20:12:00Z" w:initials="BS">
    <w:p w:rsidR="00463A2B" w:rsidRDefault="00463A2B">
      <w:pPr>
        <w:pStyle w:val="CommentText"/>
      </w:pPr>
      <w:r>
        <w:rPr>
          <w:rStyle w:val="CommentReference"/>
        </w:rPr>
        <w:annotationRef/>
      </w:r>
      <w:r>
        <w:t>does Coptic have evening first?</w:t>
      </w:r>
    </w:p>
  </w:comment>
  <w:comment w:id="217" w:author="Windows User" w:date="2015-02-08T20:12:00Z" w:initials="BS">
    <w:p w:rsidR="00463A2B" w:rsidRDefault="00463A2B">
      <w:pPr>
        <w:pStyle w:val="CommentText"/>
      </w:pPr>
      <w:r>
        <w:rPr>
          <w:rStyle w:val="CommentReference"/>
        </w:rPr>
        <w:annotationRef/>
      </w:r>
      <w:r>
        <w:t>Coptic doesn't have "Our God"</w:t>
      </w:r>
    </w:p>
  </w:comment>
  <w:comment w:id="218" w:author="Windows User" w:date="2015-02-08T20:12:00Z" w:initials="BS">
    <w:p w:rsidR="00463A2B" w:rsidRDefault="00463A2B">
      <w:pPr>
        <w:pStyle w:val="CommentText"/>
      </w:pPr>
      <w:r>
        <w:rPr>
          <w:rStyle w:val="CommentReference"/>
        </w:rPr>
        <w:annotationRef/>
      </w:r>
      <w:r>
        <w:t>celebrate or proclaim?</w:t>
      </w:r>
    </w:p>
  </w:comment>
  <w:comment w:id="219" w:author="Windows User" w:date="2015-02-08T20:12:00Z" w:initials="BS">
    <w:p w:rsidR="00463A2B" w:rsidRDefault="00463A2B">
      <w:pPr>
        <w:pStyle w:val="CommentText"/>
      </w:pPr>
      <w:r>
        <w:rPr>
          <w:rStyle w:val="CommentReference"/>
        </w:rPr>
        <w:annotationRef/>
      </w:r>
      <w:r>
        <w:t>persevere or be sober?</w:t>
      </w:r>
    </w:p>
  </w:comment>
  <w:comment w:id="220" w:author="Windows User" w:date="2015-02-08T20:12:00Z" w:initials="BS">
    <w:p w:rsidR="00463A2B" w:rsidRDefault="00463A2B">
      <w:pPr>
        <w:pStyle w:val="CommentText"/>
      </w:pPr>
      <w:r>
        <w:rPr>
          <w:rStyle w:val="CommentReference"/>
        </w:rPr>
        <w:annotationRef/>
      </w:r>
      <w:r>
        <w:t>Coptic has presbyters, not priests (oweeb)</w:t>
      </w:r>
    </w:p>
  </w:comment>
  <w:comment w:id="221" w:author="Windows User" w:date="2015-02-08T20:12:00Z" w:initials="BS">
    <w:p w:rsidR="00463A2B" w:rsidRDefault="00463A2B">
      <w:pPr>
        <w:pStyle w:val="CommentText"/>
      </w:pPr>
      <w:r>
        <w:rPr>
          <w:rStyle w:val="CommentReference"/>
        </w:rPr>
        <w:annotationRef/>
      </w:r>
      <w:r>
        <w:t>esmo is bless, not praise...</w:t>
      </w:r>
    </w:p>
  </w:comment>
  <w:comment w:id="222" w:author="Windows User" w:date="2015-02-08T20:12:00Z" w:initials="BS">
    <w:p w:rsidR="00463A2B" w:rsidRDefault="00463A2B">
      <w:pPr>
        <w:pStyle w:val="CommentText"/>
      </w:pPr>
      <w:r>
        <w:rPr>
          <w:rStyle w:val="CommentReference"/>
        </w:rPr>
        <w:annotationRef/>
      </w:r>
      <w:r>
        <w:t>Coptic doesn't look like day to day... "Until this day" doesn't make as much sense... is there something less literal but closer to the maning?</w:t>
      </w:r>
    </w:p>
  </w:comment>
  <w:comment w:id="223" w:author="Windows User" w:date="2015-02-08T20:12:00Z" w:initials="BS">
    <w:p w:rsidR="00463A2B" w:rsidRDefault="00463A2B">
      <w:pPr>
        <w:pStyle w:val="CommentText"/>
      </w:pPr>
      <w:r>
        <w:rPr>
          <w:rStyle w:val="CommentReference"/>
        </w:rPr>
        <w:annotationRef/>
      </w:r>
      <w:r>
        <w:t>Is LA right with breaths and spirits?</w:t>
      </w:r>
    </w:p>
  </w:comment>
  <w:comment w:id="224" w:author="Windows User" w:date="2015-02-08T20:12:00Z" w:initials="BS">
    <w:p w:rsidR="00463A2B" w:rsidRDefault="00463A2B">
      <w:pPr>
        <w:pStyle w:val="CommentText"/>
      </w:pPr>
      <w:r>
        <w:rPr>
          <w:rStyle w:val="CommentReference"/>
        </w:rPr>
        <w:annotationRef/>
      </w:r>
      <w:r>
        <w:t>doesn't look like waters... is it ssea?</w:t>
      </w:r>
    </w:p>
  </w:comment>
  <w:comment w:id="225" w:author="Windows User" w:date="2015-02-08T20:12:00Z" w:initials="BS">
    <w:p w:rsidR="00463A2B" w:rsidRDefault="00463A2B">
      <w:pPr>
        <w:pStyle w:val="CommentText"/>
      </w:pPr>
      <w:r>
        <w:rPr>
          <w:rStyle w:val="CommentReference"/>
        </w:rPr>
        <w:annotationRef/>
      </w:r>
      <w:r>
        <w:t>I still don't get of all the things we would see after seeing all the praise of nature would be "Bless the Lord you birds".</w:t>
      </w:r>
    </w:p>
  </w:comment>
  <w:comment w:id="226" w:author="Windows User" w:date="2015-02-08T20:12:00Z" w:initials="BS">
    <w:p w:rsidR="00463A2B" w:rsidRDefault="00463A2B">
      <w:pPr>
        <w:pStyle w:val="CommentText"/>
      </w:pPr>
      <w:r>
        <w:rPr>
          <w:rStyle w:val="CommentReference"/>
        </w:rPr>
        <w:annotationRef/>
      </w:r>
      <w:r>
        <w:t>disobedient? heretics?</w:t>
      </w:r>
    </w:p>
  </w:comment>
  <w:comment w:id="227" w:author="Windows User" w:date="2015-02-08T20:12:00Z" w:initials="BS">
    <w:p w:rsidR="00463A2B" w:rsidRDefault="00463A2B">
      <w:pPr>
        <w:pStyle w:val="CommentText"/>
      </w:pPr>
      <w:r>
        <w:rPr>
          <w:rStyle w:val="CommentReference"/>
        </w:rPr>
        <w:annotationRef/>
      </w:r>
      <w:r>
        <w:t>souls or spirits?</w:t>
      </w:r>
    </w:p>
  </w:comment>
  <w:comment w:id="228" w:author="Windows User" w:date="2015-02-08T20:12:00Z" w:initials="BS">
    <w:p w:rsidR="00463A2B" w:rsidRDefault="00463A2B">
      <w:pPr>
        <w:pStyle w:val="CommentText"/>
      </w:pPr>
      <w:r>
        <w:rPr>
          <w:rStyle w:val="CommentReference"/>
        </w:rPr>
        <w:annotationRef/>
      </w:r>
      <w:r>
        <w:t>humble or contrite?</w:t>
      </w:r>
    </w:p>
  </w:comment>
  <w:comment w:id="229" w:author="Windows User" w:date="2015-02-08T20:12:00Z" w:initials="BS">
    <w:p w:rsidR="00463A2B" w:rsidRDefault="00463A2B">
      <w:pPr>
        <w:pStyle w:val="CommentText"/>
      </w:pPr>
      <w:r>
        <w:rPr>
          <w:rStyle w:val="CommentReference"/>
        </w:rPr>
        <w:annotationRef/>
      </w:r>
      <w:r>
        <w:t>hearts?</w:t>
      </w:r>
    </w:p>
  </w:comment>
  <w:comment w:id="230" w:author="Windows User" w:date="2015-02-08T20:12:00Z" w:initials="BS">
    <w:p w:rsidR="00463A2B" w:rsidRDefault="00463A2B">
      <w:pPr>
        <w:pStyle w:val="CommentText"/>
      </w:pPr>
      <w:r>
        <w:rPr>
          <w:rStyle w:val="CommentReference"/>
        </w:rPr>
        <w:annotationRef/>
      </w:r>
      <w:r>
        <w:t>this or LA?</w:t>
      </w:r>
    </w:p>
  </w:comment>
  <w:comment w:id="231" w:author="Windows User" w:date="2015-02-08T20:12:00Z" w:initials="BS">
    <w:p w:rsidR="00463A2B" w:rsidRDefault="00463A2B">
      <w:pPr>
        <w:pStyle w:val="CommentText"/>
      </w:pPr>
      <w:r>
        <w:rPr>
          <w:rStyle w:val="CommentReference"/>
        </w:rPr>
        <w:annotationRef/>
      </w:r>
      <w:r>
        <w:t>righteous of, or who revere</w:t>
      </w:r>
    </w:p>
  </w:comment>
  <w:comment w:id="232" w:author="Windows User" w:date="2015-02-08T20:12:00Z" w:initials="BS">
    <w:p w:rsidR="00463A2B" w:rsidRDefault="00463A2B">
      <w:pPr>
        <w:pStyle w:val="CommentText"/>
      </w:pPr>
      <w:r>
        <w:rPr>
          <w:rStyle w:val="CommentReference"/>
        </w:rPr>
        <w:annotationRef/>
      </w:r>
      <w:r>
        <w:t>this, or accountable? or something else?</w:t>
      </w:r>
    </w:p>
  </w:comment>
  <w:comment w:id="233" w:author="Windows User" w:date="2015-02-08T20:12:00Z" w:initials="BS">
    <w:p w:rsidR="00463A2B" w:rsidRDefault="00463A2B">
      <w:pPr>
        <w:pStyle w:val="CommentText"/>
      </w:pPr>
      <w:r>
        <w:rPr>
          <w:rStyle w:val="CommentReference"/>
        </w:rPr>
        <w:annotationRef/>
      </w:r>
      <w:r>
        <w:t>that he may praise and say?</w:t>
      </w:r>
    </w:p>
  </w:comment>
  <w:comment w:id="245" w:author="Brett Slote" w:date="2011-10-06T14:56:00Z" w:initials="BS">
    <w:p w:rsidR="00463A2B" w:rsidRDefault="00463A2B">
      <w:pPr>
        <w:pStyle w:val="CommentText"/>
      </w:pPr>
      <w:r>
        <w:rPr>
          <w:rStyle w:val="CommentReference"/>
        </w:rPr>
        <w:annotationRef/>
      </w:r>
      <w:r>
        <w:t>Fred wants 'O' here, saying it matches the Coptic... but it isn't in the Coptic!</w:t>
      </w:r>
    </w:p>
  </w:comment>
  <w:comment w:id="246" w:author="Windows User" w:date="2015-02-08T20:16:00Z" w:initials="BS">
    <w:p w:rsidR="00463A2B" w:rsidRDefault="00463A2B" w:rsidP="00F977F1">
      <w:pPr>
        <w:pStyle w:val="CommentText"/>
      </w:pPr>
      <w:r>
        <w:rPr>
          <w:rStyle w:val="CommentReference"/>
        </w:rPr>
        <w:annotationRef/>
      </w:r>
      <w:r>
        <w:t>why do books not have a vs for the bishop???</w:t>
      </w:r>
    </w:p>
  </w:comment>
  <w:comment w:id="247" w:author="Windows User" w:date="2015-02-08T20:16:00Z" w:initials="BS">
    <w:p w:rsidR="00463A2B" w:rsidRDefault="00463A2B">
      <w:pPr>
        <w:pStyle w:val="CommentText"/>
      </w:pPr>
      <w:r>
        <w:rPr>
          <w:rStyle w:val="CommentReference"/>
        </w:rPr>
        <w:annotationRef/>
      </w:r>
      <w:r>
        <w:t>add</w:t>
      </w:r>
    </w:p>
  </w:comment>
  <w:comment w:id="250" w:author="Windows User" w:date="2015-02-08T20:17:00Z" w:initials="BS">
    <w:p w:rsidR="00463A2B" w:rsidRDefault="00463A2B" w:rsidP="00F977F1">
      <w:pPr>
        <w:pStyle w:val="CommentText"/>
      </w:pPr>
      <w:r>
        <w:rPr>
          <w:rStyle w:val="CommentReference"/>
        </w:rPr>
        <w:annotationRef/>
      </w:r>
      <w:r>
        <w:t>the first two sections each have 7 verses. Maybe each section had seven verses and then became inflated? Keeping 7 vs in each section</w:t>
      </w:r>
    </w:p>
  </w:comment>
  <w:comment w:id="251" w:author="Windows User" w:date="2015-02-08T20:17:00Z" w:initials="BS">
    <w:p w:rsidR="00463A2B" w:rsidRDefault="00463A2B" w:rsidP="00F977F1">
      <w:pPr>
        <w:pStyle w:val="CommentText"/>
      </w:pPr>
      <w:r>
        <w:rPr>
          <w:rStyle w:val="CommentReference"/>
        </w:rPr>
        <w:annotationRef/>
      </w:r>
      <w:r>
        <w:t>Communion or commemor</w:t>
      </w:r>
      <w:r>
        <w:t>a</w:t>
      </w:r>
      <w:r>
        <w:t>tion?</w:t>
      </w:r>
    </w:p>
  </w:comment>
  <w:comment w:id="252" w:author="Brett Slote" w:date="2015-02-08T20:18:00Z" w:initials="BS">
    <w:p w:rsidR="00463A2B" w:rsidRDefault="00463A2B" w:rsidP="00F977F1">
      <w:pPr>
        <w:pStyle w:val="CommentText"/>
      </w:pPr>
      <w:r>
        <w:rPr>
          <w:rStyle w:val="CommentReference"/>
        </w:rPr>
        <w:annotationRef/>
      </w:r>
      <w:r>
        <w:t>Fred wants 'O' here, saying it matches the Coptic... but it isn't in the Coptic!</w:t>
      </w:r>
    </w:p>
  </w:comment>
  <w:comment w:id="253" w:author="Windows User" w:date="2015-02-08T20:24:00Z" w:initials="BS">
    <w:p w:rsidR="00463A2B" w:rsidRDefault="00463A2B"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6" w:author="Windows User" w:date="2015-02-08T20:30:00Z" w:initials="BS">
    <w:p w:rsidR="00463A2B" w:rsidRDefault="00463A2B">
      <w:pPr>
        <w:pStyle w:val="CommentText"/>
      </w:pPr>
      <w:r>
        <w:rPr>
          <w:rStyle w:val="CommentReference"/>
        </w:rPr>
        <w:annotationRef/>
      </w:r>
      <w:r>
        <w:t>Godhead or  Divinity?</w:t>
      </w:r>
    </w:p>
  </w:comment>
  <w:comment w:id="257" w:author="Windows User" w:date="2015-02-08T20:30:00Z" w:initials="BS">
    <w:p w:rsidR="00463A2B" w:rsidRDefault="00463A2B">
      <w:pPr>
        <w:pStyle w:val="CommentText"/>
      </w:pPr>
      <w:r>
        <w:rPr>
          <w:rStyle w:val="CommentReference"/>
        </w:rPr>
        <w:annotationRef/>
      </w:r>
      <w:r>
        <w:t>I get why he picked to... for doesn't have the same connotation of filfillling the promise he made to us... but I still think for flows better.</w:t>
      </w:r>
    </w:p>
  </w:comment>
  <w:comment w:id="258" w:author="Windows User" w:date="2015-02-08T20:30:00Z" w:initials="BS">
    <w:p w:rsidR="00463A2B" w:rsidRDefault="00463A2B">
      <w:pPr>
        <w:pStyle w:val="CommentText"/>
      </w:pPr>
      <w:r>
        <w:rPr>
          <w:rStyle w:val="CommentReference"/>
        </w:rPr>
        <w:annotationRef/>
      </w:r>
      <w:r>
        <w:t>what does very mean here? The faithful Queen in truth? The truly faithful queen?  The verily true queen?: What is this line supposed to say/mean?</w:t>
      </w:r>
    </w:p>
  </w:comment>
  <w:comment w:id="259" w:author="Windows User" w:date="2015-02-08T20:30:00Z" w:initials="BS">
    <w:p w:rsidR="00463A2B" w:rsidRDefault="00463A2B">
      <w:pPr>
        <w:pStyle w:val="CommentText"/>
      </w:pPr>
      <w:r>
        <w:rPr>
          <w:rStyle w:val="CommentReference"/>
        </w:rPr>
        <w:annotationRef/>
      </w:r>
      <w:r>
        <w:t>faithful or trusted? faithful sounds better as it is her action and not ours, as trusted.</w:t>
      </w:r>
    </w:p>
  </w:comment>
  <w:comment w:id="261" w:author="Windows User" w:date="2015-02-08T20:32:00Z" w:initials="BS">
    <w:p w:rsidR="00463A2B" w:rsidRDefault="00463A2B">
      <w:pPr>
        <w:pStyle w:val="CommentText"/>
      </w:pPr>
      <w:r>
        <w:rPr>
          <w:rStyle w:val="CommentReference"/>
        </w:rPr>
        <w:annotationRef/>
      </w:r>
      <w:r>
        <w:t>bless or praise? inconsistent rendering of esmo</w:t>
      </w:r>
    </w:p>
  </w:comment>
  <w:comment w:id="274" w:author="Windows User" w:date="2015-02-08T20:35:00Z" w:initials="BS">
    <w:p w:rsidR="00463A2B" w:rsidRDefault="00463A2B">
      <w:pPr>
        <w:pStyle w:val="CommentText"/>
      </w:pPr>
      <w:r>
        <w:rPr>
          <w:rStyle w:val="CommentReference"/>
        </w:rPr>
        <w:annotationRef/>
      </w:r>
      <w:r>
        <w:t>MT (KJV) and Ra lack. NETS has and so does Coptic.</w:t>
      </w:r>
    </w:p>
  </w:comment>
  <w:comment w:id="275" w:author="Windows User" w:date="2015-02-08T20:35:00Z" w:initials="BS">
    <w:p w:rsidR="00463A2B" w:rsidRDefault="00463A2B">
      <w:pPr>
        <w:pStyle w:val="CommentText"/>
      </w:pPr>
      <w:r>
        <w:rPr>
          <w:rStyle w:val="CommentReference"/>
        </w:rPr>
        <w:annotationRef/>
      </w:r>
      <w:r>
        <w:t>this structure rather than just a list is probably a KJVism...</w:t>
      </w:r>
    </w:p>
  </w:comment>
  <w:comment w:id="276" w:author="Windows User" w:date="2015-02-08T20:35:00Z" w:initials="BS">
    <w:p w:rsidR="00463A2B" w:rsidRDefault="00463A2B">
      <w:pPr>
        <w:pStyle w:val="CommentText"/>
      </w:pPr>
      <w:r>
        <w:rPr>
          <w:rStyle w:val="CommentReference"/>
        </w:rPr>
        <w:annotationRef/>
      </w:r>
      <w:r>
        <w:t>Coptic varies greatly from NETS</w:t>
      </w:r>
    </w:p>
  </w:comment>
  <w:comment w:id="282" w:author="Windows User" w:date="2015-02-08T20:36:00Z" w:initials="BS">
    <w:p w:rsidR="00463A2B" w:rsidRDefault="00463A2B">
      <w:pPr>
        <w:pStyle w:val="CommentText"/>
      </w:pPr>
      <w:r>
        <w:rPr>
          <w:rStyle w:val="CommentReference"/>
        </w:rPr>
        <w:annotationRef/>
      </w:r>
      <w:r>
        <w:t>NETS has dance... also drum &amp; harp...</w:t>
      </w:r>
    </w:p>
  </w:comment>
  <w:comment w:id="283" w:author="Windows User" w:date="2015-02-08T20:36:00Z" w:initials="BS">
    <w:p w:rsidR="00463A2B" w:rsidRDefault="00463A2B">
      <w:pPr>
        <w:pStyle w:val="CommentText"/>
      </w:pPr>
      <w:r>
        <w:rPr>
          <w:rStyle w:val="CommentReference"/>
        </w:rPr>
        <w:annotationRef/>
      </w:r>
      <w:r>
        <w:t>NETS and LA have boast in glory...</w:t>
      </w:r>
    </w:p>
  </w:comment>
  <w:comment w:id="284" w:author="Windows User" w:date="2015-02-08T20:36:00Z" w:initials="BS">
    <w:p w:rsidR="00463A2B" w:rsidRDefault="00463A2B">
      <w:pPr>
        <w:pStyle w:val="CommentText"/>
      </w:pPr>
      <w:r>
        <w:rPr>
          <w:rStyle w:val="CommentReference"/>
        </w:rPr>
        <w:annotationRef/>
      </w:r>
      <w:r>
        <w:t>NETS has rejoice. Coptis looks to me like glorify... Sing aloud? Rejoice?</w:t>
      </w:r>
    </w:p>
  </w:comment>
  <w:comment w:id="285" w:author="Windows User" w:date="2015-02-08T20:36:00Z" w:initials="BS">
    <w:p w:rsidR="00463A2B" w:rsidRDefault="00463A2B">
      <w:pPr>
        <w:pStyle w:val="CommentText"/>
      </w:pPr>
      <w:r>
        <w:rPr>
          <w:rStyle w:val="CommentReference"/>
        </w:rPr>
        <w:annotationRef/>
      </w:r>
      <w:r>
        <w:t>NETS has throats too. I'm leaving mouths. Throats is too literal. Not how we say it in English...</w:t>
      </w:r>
    </w:p>
  </w:comment>
  <w:comment w:id="286" w:author="Windows User" w:date="2015-02-08T20:36:00Z" w:initials="BS">
    <w:p w:rsidR="00463A2B" w:rsidRDefault="00463A2B">
      <w:pPr>
        <w:pStyle w:val="CommentText"/>
      </w:pPr>
      <w:r>
        <w:rPr>
          <w:rStyle w:val="CommentReference"/>
        </w:rPr>
        <w:annotationRef/>
      </w:r>
      <w:r>
        <w:t>NETS has rebukes. punishments?</w:t>
      </w:r>
    </w:p>
  </w:comment>
  <w:comment w:id="292" w:author="Windows User" w:date="2015-02-08T20:36:00Z" w:initials="BS">
    <w:p w:rsidR="00463A2B" w:rsidRDefault="00463A2B">
      <w:pPr>
        <w:pStyle w:val="CommentText"/>
      </w:pPr>
      <w:r>
        <w:rPr>
          <w:rStyle w:val="CommentReference"/>
        </w:rPr>
        <w:annotationRef/>
      </w:r>
      <w:r>
        <w:t>psaltry? or lyre?</w:t>
      </w:r>
    </w:p>
  </w:comment>
  <w:comment w:id="293" w:author="Windows User" w:date="2015-02-08T20:36:00Z" w:initials="BS">
    <w:p w:rsidR="00463A2B" w:rsidRDefault="00463A2B">
      <w:pPr>
        <w:pStyle w:val="CommentText"/>
      </w:pPr>
      <w:r>
        <w:rPr>
          <w:rStyle w:val="CommentReference"/>
        </w:rPr>
        <w:annotationRef/>
      </w:r>
      <w:r>
        <w:t>NETS has drum and dance.</w:t>
      </w:r>
    </w:p>
  </w:comment>
  <w:comment w:id="304" w:author="Windows User" w:date="2015-02-08T20:47:00Z" w:initials="BS">
    <w:p w:rsidR="00463A2B" w:rsidRDefault="00463A2B">
      <w:pPr>
        <w:pStyle w:val="CommentText"/>
      </w:pPr>
      <w:r>
        <w:rPr>
          <w:rStyle w:val="CommentReference"/>
        </w:rPr>
        <w:annotationRef/>
      </w:r>
      <w:r>
        <w:t>tense? praise or will praise?</w:t>
      </w:r>
    </w:p>
  </w:comment>
  <w:comment w:id="305" w:author="Windows User" w:date="2015-02-08T20:47:00Z" w:initials="BS">
    <w:p w:rsidR="00463A2B" w:rsidRDefault="00463A2B">
      <w:pPr>
        <w:pStyle w:val="CommentText"/>
      </w:pPr>
      <w:r>
        <w:rPr>
          <w:rStyle w:val="CommentReference"/>
        </w:rPr>
        <w:annotationRef/>
      </w:r>
      <w:r>
        <w:t>earth? land? creation?</w:t>
      </w:r>
    </w:p>
  </w:comment>
  <w:comment w:id="306" w:author="Windows User" w:date="2015-02-08T20:47:00Z" w:initials="BS">
    <w:p w:rsidR="00463A2B" w:rsidRDefault="00463A2B">
      <w:pPr>
        <w:pStyle w:val="CommentText"/>
      </w:pPr>
      <w:r>
        <w:rPr>
          <w:rStyle w:val="CommentReference"/>
        </w:rPr>
        <w:annotationRef/>
      </w:r>
      <w:r>
        <w:t>make haste is a little archaic. But hurry is way too colloquial. Quicken doesn't sound right.</w:t>
      </w:r>
    </w:p>
  </w:comment>
  <w:comment w:id="307" w:author="Windows User" w:date="2015-02-08T20:47:00Z" w:initials="BS">
    <w:p w:rsidR="00463A2B" w:rsidRDefault="00463A2B">
      <w:pPr>
        <w:pStyle w:val="CommentText"/>
      </w:pPr>
      <w:r>
        <w:rPr>
          <w:rStyle w:val="CommentReference"/>
        </w:rPr>
        <w:annotationRef/>
      </w:r>
      <w:r>
        <w:t>should either be diverse here or different elsewhere</w:t>
      </w:r>
    </w:p>
  </w:comment>
  <w:comment w:id="308" w:author="Windows User" w:date="2015-02-08T20:47:00Z" w:initials="BS">
    <w:p w:rsidR="00463A2B" w:rsidRDefault="00463A2B">
      <w:pPr>
        <w:pStyle w:val="CommentText"/>
      </w:pPr>
      <w:r>
        <w:rPr>
          <w:rStyle w:val="CommentReference"/>
        </w:rPr>
        <w:annotationRef/>
      </w:r>
      <w:r>
        <w:t>truth or righteousness? Or justice?</w:t>
      </w:r>
    </w:p>
  </w:comment>
  <w:comment w:id="309" w:author="Windows User" w:date="2015-02-08T20:47:00Z" w:initials="BS">
    <w:p w:rsidR="00463A2B" w:rsidRDefault="00463A2B">
      <w:pPr>
        <w:pStyle w:val="CommentText"/>
      </w:pPr>
      <w:r>
        <w:rPr>
          <w:rStyle w:val="CommentReference"/>
        </w:rPr>
        <w:annotationRef/>
      </w:r>
      <w:r>
        <w:t>patience or longsuffering?</w:t>
      </w:r>
    </w:p>
  </w:comment>
  <w:comment w:id="310" w:author="Windows User" w:date="2015-02-08T20:47:00Z" w:initials="BS">
    <w:p w:rsidR="00463A2B" w:rsidRDefault="00463A2B">
      <w:pPr>
        <w:pStyle w:val="CommentText"/>
      </w:pPr>
      <w:r>
        <w:rPr>
          <w:rStyle w:val="CommentReference"/>
        </w:rPr>
        <w:annotationRef/>
      </w:r>
      <w:r>
        <w:t>just "at the first watch"?</w:t>
      </w:r>
    </w:p>
  </w:comment>
  <w:comment w:id="311" w:author="Windows User" w:date="2015-02-08T20:47:00Z" w:initials="BS">
    <w:p w:rsidR="00463A2B" w:rsidRDefault="00463A2B">
      <w:pPr>
        <w:pStyle w:val="CommentText"/>
      </w:pPr>
      <w:r>
        <w:rPr>
          <w:rStyle w:val="CommentReference"/>
        </w:rPr>
        <w:annotationRef/>
      </w:r>
      <w:r>
        <w:t>sweet, or easy?</w:t>
      </w:r>
    </w:p>
  </w:comment>
  <w:comment w:id="312" w:author="Windows User" w:date="2015-02-08T20:47:00Z" w:initials="BS">
    <w:p w:rsidR="00463A2B" w:rsidRDefault="00463A2B">
      <w:pPr>
        <w:pStyle w:val="CommentText"/>
      </w:pPr>
      <w:r>
        <w:rPr>
          <w:rStyle w:val="CommentReference"/>
        </w:rPr>
        <w:annotationRef/>
      </w:r>
      <w:r>
        <w:t>less accurate than beloved, but sounds a lot better..</w:t>
      </w:r>
    </w:p>
  </w:comment>
  <w:comment w:id="313" w:author="Windows User" w:date="2015-02-08T20:47:00Z" w:initials="BS">
    <w:p w:rsidR="00463A2B" w:rsidRDefault="00463A2B">
      <w:pPr>
        <w:pStyle w:val="CommentText"/>
      </w:pPr>
      <w:r>
        <w:rPr>
          <w:rStyle w:val="CommentReference"/>
        </w:rPr>
        <w:annotationRef/>
      </w:r>
      <w:r>
        <w:t>sound better if omit of?</w:t>
      </w:r>
    </w:p>
  </w:comment>
  <w:comment w:id="314" w:author="Windows User" w:date="2015-02-08T20:47:00Z" w:initials="BS">
    <w:p w:rsidR="00463A2B" w:rsidRDefault="00463A2B">
      <w:pPr>
        <w:pStyle w:val="CommentText"/>
      </w:pPr>
      <w:r>
        <w:rPr>
          <w:rStyle w:val="CommentReference"/>
        </w:rPr>
        <w:annotationRef/>
      </w:r>
      <w:r>
        <w:t>truth, or righteousness?</w:t>
      </w:r>
    </w:p>
  </w:comment>
  <w:comment w:id="315" w:author="Windows User" w:date="2015-02-08T20:47:00Z" w:initials="BS">
    <w:p w:rsidR="00463A2B" w:rsidRDefault="00463A2B">
      <w:pPr>
        <w:pStyle w:val="CommentText"/>
      </w:pPr>
      <w:r>
        <w:rPr>
          <w:rStyle w:val="CommentReference"/>
        </w:rPr>
        <w:annotationRef/>
      </w:r>
      <w:r>
        <w:t>true, or perfecvt?</w:t>
      </w:r>
    </w:p>
  </w:comment>
  <w:comment w:id="316" w:author="Windows User" w:date="2015-02-08T20:50:00Z" w:initials="BS">
    <w:p w:rsidR="00463A2B" w:rsidRDefault="00463A2B">
      <w:pPr>
        <w:pStyle w:val="CommentText"/>
      </w:pPr>
      <w:r>
        <w:rPr>
          <w:rStyle w:val="CommentReference"/>
        </w:rPr>
        <w:annotationRef/>
      </w:r>
      <w:r>
        <w:t>and?</w:t>
      </w:r>
    </w:p>
  </w:comment>
  <w:comment w:id="317" w:author="Windows User" w:date="2015-02-08T20:50:00Z" w:initials="BS">
    <w:p w:rsidR="00463A2B" w:rsidRDefault="00463A2B">
      <w:pPr>
        <w:pStyle w:val="CommentText"/>
      </w:pPr>
      <w:r>
        <w:rPr>
          <w:rStyle w:val="CommentReference"/>
        </w:rPr>
        <w:annotationRef/>
      </w:r>
      <w:r>
        <w:t>gather is in first line in Coptic, but tune flows better here..</w:t>
      </w:r>
    </w:p>
  </w:comment>
  <w:comment w:id="318" w:author="Windows User" w:date="2015-02-08T20:50:00Z" w:initials="BS">
    <w:p w:rsidR="00463A2B" w:rsidRDefault="00463A2B">
      <w:pPr>
        <w:pStyle w:val="CommentText"/>
      </w:pPr>
      <w:r>
        <w:rPr>
          <w:rStyle w:val="CommentReference"/>
        </w:rPr>
        <w:annotationRef/>
      </w:r>
      <w:r>
        <w:t>will?</w:t>
      </w:r>
    </w:p>
  </w:comment>
  <w:comment w:id="319" w:author="Windows User" w:date="2015-02-08T20:50:00Z" w:initials="BS">
    <w:p w:rsidR="00463A2B" w:rsidRDefault="00463A2B">
      <w:pPr>
        <w:pStyle w:val="CommentText"/>
      </w:pPr>
      <w:r>
        <w:rPr>
          <w:rStyle w:val="CommentReference"/>
        </w:rPr>
        <w:annotationRef/>
      </w:r>
      <w:r>
        <w:t>save? keep? deliver?</w:t>
      </w:r>
    </w:p>
  </w:comment>
  <w:comment w:id="320" w:author="Windows User" w:date="2015-02-08T20:50:00Z" w:initials="BS">
    <w:p w:rsidR="00463A2B" w:rsidRDefault="00463A2B">
      <w:pPr>
        <w:pStyle w:val="CommentText"/>
      </w:pPr>
      <w:r>
        <w:rPr>
          <w:rStyle w:val="CommentReference"/>
        </w:rPr>
        <w:annotationRef/>
      </w:r>
      <w:r>
        <w:t>need a convention for making "ak ee". {}? bold?</w:t>
      </w:r>
    </w:p>
  </w:comment>
  <w:comment w:id="321" w:author="Windows User" w:date="2015-02-08T20:50:00Z" w:initials="BS">
    <w:p w:rsidR="00463A2B" w:rsidRDefault="00463A2B">
      <w:pPr>
        <w:pStyle w:val="CommentText"/>
      </w:pPr>
      <w:r>
        <w:rPr>
          <w:rStyle w:val="CommentReference"/>
        </w:rPr>
        <w:annotationRef/>
      </w:r>
      <w:r>
        <w:t>I like it better with "be" in... thoughts?</w:t>
      </w:r>
    </w:p>
  </w:comment>
  <w:comment w:id="331" w:author="Windows User" w:date="2015-02-08T20:52:00Z" w:initials="BS">
    <w:p w:rsidR="00463A2B" w:rsidRDefault="00463A2B">
      <w:pPr>
        <w:pStyle w:val="CommentText"/>
      </w:pPr>
      <w:r>
        <w:rPr>
          <w:rStyle w:val="CommentReference"/>
        </w:rPr>
        <w:annotationRef/>
      </w:r>
      <w:r>
        <w:t>this splitting of  the verses doesn't follow the Coptic... does it really flow much better, or is it just that I'm more used to it?</w:t>
      </w:r>
    </w:p>
  </w:comment>
  <w:comment w:id="332" w:author="Windows User" w:date="2015-02-08T20:52:00Z" w:initials="BS">
    <w:p w:rsidR="00463A2B" w:rsidRDefault="00463A2B">
      <w:pPr>
        <w:pStyle w:val="CommentText"/>
      </w:pPr>
      <w:r>
        <w:rPr>
          <w:rStyle w:val="CommentReference"/>
        </w:rPr>
        <w:annotationRef/>
      </w:r>
      <w:r>
        <w:t>does coptic bear out? Feels much more right to me.</w:t>
      </w:r>
    </w:p>
  </w:comment>
  <w:comment w:id="333" w:author="Windows User" w:date="2015-02-08T20:53:00Z" w:initials="BS">
    <w:p w:rsidR="00463A2B" w:rsidRDefault="00463A2B">
      <w:pPr>
        <w:pStyle w:val="CommentText"/>
      </w:pPr>
      <w:r>
        <w:rPr>
          <w:rStyle w:val="CommentReference"/>
        </w:rPr>
        <w:annotationRef/>
      </w:r>
      <w:r>
        <w:t>tense?</w:t>
      </w:r>
    </w:p>
  </w:comment>
  <w:comment w:id="334" w:author="Windows User" w:date="2015-02-08T20:53:00Z" w:initials="BS">
    <w:p w:rsidR="00463A2B" w:rsidRDefault="00463A2B">
      <w:pPr>
        <w:pStyle w:val="CommentText"/>
      </w:pPr>
      <w:r>
        <w:rPr>
          <w:rStyle w:val="CommentReference"/>
        </w:rPr>
        <w:annotationRef/>
      </w:r>
      <w:r>
        <w:t>exalt or magnify?</w:t>
      </w:r>
    </w:p>
  </w:comment>
  <w:comment w:id="335" w:author="Windows User" w:date="2015-02-08T20:53:00Z" w:initials="BS">
    <w:p w:rsidR="00463A2B" w:rsidRDefault="00463A2B">
      <w:pPr>
        <w:pStyle w:val="CommentText"/>
      </w:pPr>
      <w:r>
        <w:rPr>
          <w:rStyle w:val="CommentReference"/>
        </w:rPr>
        <w:annotationRef/>
      </w:r>
      <w:r>
        <w:t>or iwn?</w:t>
      </w:r>
    </w:p>
  </w:comment>
  <w:comment w:id="339" w:author="Windows User" w:date="2015-02-08T20:54:00Z" w:initials="BS">
    <w:p w:rsidR="00463A2B" w:rsidRDefault="00463A2B">
      <w:pPr>
        <w:pStyle w:val="CommentText"/>
      </w:pPr>
      <w:r>
        <w:rPr>
          <w:rStyle w:val="CommentReference"/>
        </w:rPr>
        <w:annotationRef/>
      </w:r>
      <w:r>
        <w:t>does type capture "it foretold the sign" in more contemporary language than "a figure"</w:t>
      </w:r>
    </w:p>
  </w:comment>
  <w:comment w:id="340" w:author="Windows User" w:date="2015-02-08T20:54:00Z" w:initials="BS">
    <w:p w:rsidR="00463A2B" w:rsidRDefault="00463A2B">
      <w:pPr>
        <w:pStyle w:val="CommentText"/>
      </w:pPr>
      <w:r>
        <w:rPr>
          <w:rStyle w:val="CommentReference"/>
        </w:rPr>
        <w:annotationRef/>
      </w:r>
      <w:r>
        <w:t>correct that no mention of nature?</w:t>
      </w:r>
    </w:p>
  </w:comment>
  <w:comment w:id="341" w:author="Windows User" w:date="2015-02-08T20:54:00Z" w:initials="BS">
    <w:p w:rsidR="00463A2B" w:rsidRDefault="00463A2B">
      <w:pPr>
        <w:pStyle w:val="CommentText"/>
      </w:pPr>
      <w:r>
        <w:rPr>
          <w:rStyle w:val="CommentReference"/>
        </w:rPr>
        <w:annotationRef/>
      </w:r>
      <w:r>
        <w:t>holy or pure? divinity or godhead?</w:t>
      </w:r>
    </w:p>
  </w:comment>
  <w:comment w:id="342" w:author="Windows User" w:date="2015-02-08T20:54:00Z" w:initials="BS">
    <w:p w:rsidR="00463A2B" w:rsidRDefault="00463A2B">
      <w:pPr>
        <w:pStyle w:val="CommentText"/>
      </w:pPr>
      <w:r>
        <w:rPr>
          <w:rStyle w:val="CommentReference"/>
        </w:rPr>
        <w:annotationRef/>
      </w:r>
      <w:r>
        <w:t>born or begotten? begotten without seeed or without mixture of substance?</w:t>
      </w:r>
    </w:p>
  </w:comment>
  <w:comment w:id="343" w:author="Windows User" w:date="2015-02-08T20:54:00Z" w:initials="BS">
    <w:p w:rsidR="00463A2B" w:rsidRDefault="00463A2B">
      <w:pPr>
        <w:pStyle w:val="CommentText"/>
      </w:pPr>
      <w:r>
        <w:rPr>
          <w:rStyle w:val="CommentReference"/>
        </w:rPr>
        <w:annotationRef/>
      </w:r>
      <w:r>
        <w:t>coessential or consubstantial?</w:t>
      </w:r>
    </w:p>
  </w:comment>
  <w:comment w:id="344" w:author="Windows User" w:date="2015-02-08T20:54:00Z" w:initials="BS">
    <w:p w:rsidR="00463A2B" w:rsidRDefault="00463A2B">
      <w:pPr>
        <w:pStyle w:val="CommentText"/>
      </w:pPr>
      <w:r>
        <w:rPr>
          <w:rStyle w:val="CommentReference"/>
        </w:rPr>
        <w:annotationRef/>
      </w:r>
      <w:r>
        <w:t>made one or joined?</w:t>
      </w:r>
    </w:p>
  </w:comment>
  <w:comment w:id="345" w:author="Windows User" w:date="2015-02-08T20:55:00Z" w:initials="BS">
    <w:p w:rsidR="00463A2B" w:rsidRDefault="00463A2B">
      <w:pPr>
        <w:pStyle w:val="CommentText"/>
      </w:pPr>
      <w:r>
        <w:rPr>
          <w:rStyle w:val="CommentReference"/>
        </w:rPr>
        <w:annotationRef/>
      </w:r>
      <w:r>
        <w:t>does this rephrasing capture it ok?</w:t>
      </w:r>
    </w:p>
  </w:comment>
  <w:comment w:id="346" w:author="Windows User" w:date="2015-02-08T20:55:00Z" w:initials="BS">
    <w:p w:rsidR="00463A2B" w:rsidRDefault="00463A2B">
      <w:pPr>
        <w:pStyle w:val="CommentText"/>
      </w:pPr>
      <w:r>
        <w:rPr>
          <w:rStyle w:val="CommentReference"/>
        </w:rPr>
        <w:annotationRef/>
      </w:r>
      <w:r>
        <w:t>something clearer than putplue?</w:t>
      </w:r>
    </w:p>
  </w:comment>
  <w:comment w:id="347" w:author="Windows User" w:date="2015-02-08T20:55:00Z" w:initials="BS">
    <w:p w:rsidR="00463A2B" w:rsidRDefault="00463A2B">
      <w:pPr>
        <w:pStyle w:val="CommentText"/>
      </w:pPr>
      <w:r>
        <w:rPr>
          <w:rStyle w:val="CommentReference"/>
        </w:rPr>
        <w:annotationRef/>
      </w:r>
      <w:r>
        <w:t>woven or fine?</w:t>
      </w:r>
    </w:p>
  </w:comment>
  <w:comment w:id="348" w:author="Windows User" w:date="2015-02-08T20:55:00Z" w:initials="BS">
    <w:p w:rsidR="00463A2B" w:rsidRDefault="00463A2B">
      <w:pPr>
        <w:pStyle w:val="CommentText"/>
      </w:pPr>
      <w:r>
        <w:rPr>
          <w:rStyle w:val="CommentReference"/>
        </w:rPr>
        <w:annotationRef/>
      </w:r>
      <w:r>
        <w:t>palin</w:t>
      </w:r>
    </w:p>
  </w:comment>
  <w:comment w:id="349" w:author="Windows User" w:date="2015-02-08T20:55:00Z" w:initials="BS">
    <w:p w:rsidR="00463A2B" w:rsidRDefault="00463A2B">
      <w:pPr>
        <w:pStyle w:val="CommentText"/>
      </w:pPr>
      <w:r>
        <w:rPr>
          <w:rStyle w:val="CommentReference"/>
        </w:rPr>
        <w:annotationRef/>
      </w:r>
      <w:r>
        <w:t>exalt or magnify?</w:t>
      </w:r>
    </w:p>
  </w:comment>
  <w:comment w:id="350" w:author="Windows User" w:date="2015-02-08T20:55:00Z" w:initials="BS">
    <w:p w:rsidR="00463A2B" w:rsidRDefault="00463A2B">
      <w:pPr>
        <w:pStyle w:val="CommentText"/>
      </w:pPr>
      <w:r>
        <w:rPr>
          <w:rStyle w:val="CommentReference"/>
        </w:rPr>
        <w:annotationRef/>
      </w:r>
      <w:r>
        <w:t>or iwn?</w:t>
      </w:r>
    </w:p>
  </w:comment>
  <w:comment w:id="354" w:author="Windows User" w:date="2015-02-08T20:55:00Z" w:initials="BS">
    <w:p w:rsidR="00463A2B" w:rsidRDefault="00463A2B">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5" w:author="Windows User" w:date="2015-02-08T20:55:00Z" w:initials="BS">
    <w:p w:rsidR="00463A2B" w:rsidRDefault="00463A2B">
      <w:pPr>
        <w:pStyle w:val="CommentText"/>
      </w:pPr>
      <w:r>
        <w:rPr>
          <w:rStyle w:val="CommentReference"/>
        </w:rPr>
        <w:annotationRef/>
      </w:r>
      <w:r>
        <w:t>forged or beaten?</w:t>
      </w:r>
    </w:p>
  </w:comment>
  <w:comment w:id="356" w:author="Windows User" w:date="2015-02-08T20:56:00Z" w:initials="BS">
    <w:p w:rsidR="00463A2B" w:rsidRDefault="00463A2B">
      <w:pPr>
        <w:pStyle w:val="CommentText"/>
      </w:pPr>
      <w:r>
        <w:rPr>
          <w:rStyle w:val="CommentReference"/>
        </w:rPr>
        <w:annotationRef/>
      </w:r>
      <w:r>
        <w:t>omit? always and move up mercy seat?</w:t>
      </w:r>
    </w:p>
  </w:comment>
  <w:comment w:id="357" w:author="Windows User" w:date="2015-02-08T20:56:00Z" w:initials="BS">
    <w:p w:rsidR="00463A2B" w:rsidRDefault="00463A2B">
      <w:pPr>
        <w:pStyle w:val="CommentText"/>
      </w:pPr>
      <w:r>
        <w:rPr>
          <w:rStyle w:val="CommentReference"/>
        </w:rPr>
        <w:annotationRef/>
      </w:r>
      <w:r>
        <w:t>tense? past makes a lot more sense</w:t>
      </w:r>
    </w:p>
  </w:comment>
  <w:comment w:id="358" w:author="Windows User" w:date="2015-02-08T20:56:00Z" w:initials="BS">
    <w:p w:rsidR="00463A2B" w:rsidRDefault="00463A2B">
      <w:pPr>
        <w:pStyle w:val="CommentText"/>
      </w:pPr>
      <w:r>
        <w:rPr>
          <w:rStyle w:val="CommentReference"/>
        </w:rPr>
        <w:annotationRef/>
      </w:r>
      <w:r>
        <w:t>why does Abouna omit sin?</w:t>
      </w:r>
    </w:p>
  </w:comment>
  <w:comment w:id="359" w:author="Windows User" w:date="2015-02-08T20:56:00Z" w:initials="BS">
    <w:p w:rsidR="00463A2B" w:rsidRDefault="00463A2B">
      <w:pPr>
        <w:pStyle w:val="CommentText"/>
      </w:pPr>
      <w:r>
        <w:rPr>
          <w:rStyle w:val="CommentReference"/>
        </w:rPr>
        <w:annotationRef/>
      </w:r>
      <w:r>
        <w:t>exalt or magnify?</w:t>
      </w:r>
    </w:p>
  </w:comment>
  <w:comment w:id="360" w:author="Windows User" w:date="2015-02-08T20:56:00Z" w:initials="BS">
    <w:p w:rsidR="00463A2B" w:rsidRDefault="00463A2B">
      <w:pPr>
        <w:pStyle w:val="CommentText"/>
      </w:pPr>
      <w:r>
        <w:rPr>
          <w:rStyle w:val="CommentReference"/>
        </w:rPr>
        <w:annotationRef/>
      </w:r>
      <w:r>
        <w:t>or iwn?</w:t>
      </w:r>
    </w:p>
  </w:comment>
  <w:comment w:id="364" w:author="Windows User" w:date="2015-02-08T20:57:00Z" w:initials="BS">
    <w:p w:rsidR="00463A2B" w:rsidRDefault="00463A2B">
      <w:pPr>
        <w:pStyle w:val="CommentText"/>
      </w:pPr>
      <w:r>
        <w:rPr>
          <w:rStyle w:val="CommentReference"/>
        </w:rPr>
        <w:annotationRef/>
      </w:r>
      <w:r>
        <w:t>That your name be called... sounds like an expression that should just be that you be called in english. Thoughts?</w:t>
      </w:r>
    </w:p>
  </w:comment>
  <w:comment w:id="365" w:author="Windows User" w:date="2015-02-08T20:57:00Z" w:initials="BS">
    <w:p w:rsidR="00463A2B" w:rsidRDefault="00463A2B">
      <w:pPr>
        <w:pStyle w:val="CommentText"/>
      </w:pPr>
      <w:r>
        <w:rPr>
          <w:rStyle w:val="CommentReference"/>
        </w:rPr>
        <w:annotationRef/>
      </w:r>
      <w:r>
        <w:t>for isn't accurate... but sounds better</w:t>
      </w:r>
    </w:p>
  </w:comment>
  <w:comment w:id="366" w:author="Windows User" w:date="2015-02-08T20:57:00Z" w:initials="BS">
    <w:p w:rsidR="00463A2B" w:rsidRDefault="00463A2B">
      <w:pPr>
        <w:pStyle w:val="CommentText"/>
      </w:pPr>
      <w:r>
        <w:rPr>
          <w:rStyle w:val="CommentReference"/>
        </w:rPr>
        <w:annotationRef/>
      </w:r>
      <w:r>
        <w:t>exalt or magnify?</w:t>
      </w:r>
    </w:p>
  </w:comment>
  <w:comment w:id="367" w:author="Windows User" w:date="2015-02-08T20:57:00Z" w:initials="BS">
    <w:p w:rsidR="00463A2B" w:rsidRDefault="00463A2B">
      <w:pPr>
        <w:pStyle w:val="CommentText"/>
      </w:pPr>
      <w:r>
        <w:rPr>
          <w:rStyle w:val="CommentReference"/>
        </w:rPr>
        <w:annotationRef/>
      </w:r>
      <w:r>
        <w:t>or iwn?</w:t>
      </w:r>
    </w:p>
  </w:comment>
  <w:comment w:id="371" w:author="Windows User" w:date="2015-02-08T20:58:00Z" w:initials="BS">
    <w:p w:rsidR="00463A2B" w:rsidRDefault="00463A2B">
      <w:pPr>
        <w:pStyle w:val="CommentText"/>
      </w:pPr>
      <w:r>
        <w:rPr>
          <w:rStyle w:val="CommentReference"/>
        </w:rPr>
        <w:annotationRef/>
      </w:r>
      <w:r>
        <w:t>perpetual lamp?</w:t>
      </w:r>
    </w:p>
  </w:comment>
  <w:comment w:id="372" w:author="Windows User" w:date="2015-02-08T20:58:00Z" w:initials="BS">
    <w:p w:rsidR="00463A2B" w:rsidRDefault="00463A2B">
      <w:pPr>
        <w:pStyle w:val="CommentText"/>
      </w:pPr>
      <w:r>
        <w:rPr>
          <w:rStyle w:val="CommentReference"/>
        </w:rPr>
        <w:annotationRef/>
      </w:r>
      <w:r>
        <w:t>parousia?</w:t>
      </w:r>
    </w:p>
  </w:comment>
  <w:comment w:id="373" w:author="Windows User" w:date="2015-02-08T20:59:00Z" w:initials="BS">
    <w:p w:rsidR="00463A2B" w:rsidRDefault="00463A2B">
      <w:pPr>
        <w:pStyle w:val="CommentText"/>
      </w:pPr>
      <w:r>
        <w:rPr>
          <w:rStyle w:val="CommentReference"/>
        </w:rPr>
        <w:annotationRef/>
      </w:r>
      <w:r>
        <w:t>tense?</w:t>
      </w:r>
    </w:p>
  </w:comment>
  <w:comment w:id="374" w:author="Windows User" w:date="2015-02-08T20:59:00Z" w:initials="BS">
    <w:p w:rsidR="00463A2B" w:rsidRDefault="00463A2B">
      <w:pPr>
        <w:pStyle w:val="CommentText"/>
      </w:pPr>
      <w:r>
        <w:rPr>
          <w:rStyle w:val="CommentReference"/>
        </w:rPr>
        <w:annotationRef/>
      </w:r>
      <w:r>
        <w:t>enlightens?</w:t>
      </w:r>
    </w:p>
  </w:comment>
  <w:comment w:id="375" w:author="Windows User" w:date="2015-02-08T20:59:00Z" w:initials="BS">
    <w:p w:rsidR="00463A2B" w:rsidRDefault="00463A2B">
      <w:pPr>
        <w:pStyle w:val="CommentText"/>
      </w:pPr>
      <w:r>
        <w:rPr>
          <w:rStyle w:val="CommentReference"/>
        </w:rPr>
        <w:annotationRef/>
      </w:r>
      <w:r>
        <w:t>exalt or magnify?</w:t>
      </w:r>
    </w:p>
  </w:comment>
  <w:comment w:id="376" w:author="Windows User" w:date="2015-02-08T20:59:00Z" w:initials="BS">
    <w:p w:rsidR="00463A2B" w:rsidRDefault="00463A2B">
      <w:pPr>
        <w:pStyle w:val="CommentText"/>
      </w:pPr>
      <w:r>
        <w:rPr>
          <w:rStyle w:val="CommentReference"/>
        </w:rPr>
        <w:annotationRef/>
      </w:r>
      <w:r>
        <w:t>or iwn?</w:t>
      </w:r>
    </w:p>
  </w:comment>
  <w:comment w:id="380" w:author="Windows User" w:date="2015-02-08T20:59:00Z" w:initials="BS">
    <w:p w:rsidR="00463A2B" w:rsidRDefault="00463A2B">
      <w:pPr>
        <w:pStyle w:val="CommentText"/>
      </w:pPr>
      <w:r>
        <w:rPr>
          <w:rStyle w:val="CommentReference"/>
        </w:rPr>
        <w:annotationRef/>
      </w:r>
      <w:r>
        <w:t>this order better or worse?</w:t>
      </w:r>
    </w:p>
  </w:comment>
  <w:comment w:id="381" w:author="Windows User" w:date="2015-02-08T21:00:00Z" w:initials="BS">
    <w:p w:rsidR="00463A2B" w:rsidRDefault="00463A2B">
      <w:pPr>
        <w:pStyle w:val="CommentText"/>
      </w:pPr>
      <w:r>
        <w:rPr>
          <w:rStyle w:val="CommentReference"/>
        </w:rPr>
        <w:annotationRef/>
      </w:r>
      <w:r>
        <w:t>I think upon should stay here</w:t>
      </w:r>
    </w:p>
  </w:comment>
  <w:comment w:id="382" w:author="Windows User" w:date="2015-02-08T21:00:00Z" w:initials="BS">
    <w:p w:rsidR="00463A2B" w:rsidRDefault="00463A2B">
      <w:pPr>
        <w:pStyle w:val="CommentText"/>
      </w:pPr>
      <w:r>
        <w:rPr>
          <w:rStyle w:val="CommentReference"/>
        </w:rPr>
        <w:annotationRef/>
      </w:r>
      <w:r>
        <w:t>exalt or magnify?</w:t>
      </w:r>
    </w:p>
  </w:comment>
  <w:comment w:id="383" w:author="Windows User" w:date="2015-02-08T21:00:00Z" w:initials="BS">
    <w:p w:rsidR="00463A2B" w:rsidRDefault="00463A2B">
      <w:pPr>
        <w:pStyle w:val="CommentText"/>
      </w:pPr>
      <w:r>
        <w:rPr>
          <w:rStyle w:val="CommentReference"/>
        </w:rPr>
        <w:annotationRef/>
      </w:r>
      <w:r>
        <w:t>or iwn?</w:t>
      </w:r>
    </w:p>
  </w:comment>
  <w:comment w:id="391" w:author="Windows User" w:date="2015-02-08T21:01:00Z" w:initials="BS">
    <w:p w:rsidR="00463A2B" w:rsidRDefault="00463A2B">
      <w:pPr>
        <w:pStyle w:val="CommentText"/>
      </w:pPr>
      <w:r>
        <w:rPr>
          <w:rStyle w:val="CommentReference"/>
        </w:rPr>
        <w:annotationRef/>
      </w:r>
      <w:r>
        <w:t>The phrase is "Our God in truth". Placing a coma before "in truth" makis it sound like "in truth withotu the seed of man"</w:t>
      </w:r>
    </w:p>
  </w:comment>
  <w:comment w:id="392" w:author="Windows User" w:date="2015-02-08T21:01:00Z" w:initials="BS">
    <w:p w:rsidR="00463A2B" w:rsidRDefault="00463A2B">
      <w:pPr>
        <w:pStyle w:val="CommentText"/>
      </w:pPr>
      <w:r>
        <w:rPr>
          <w:rStyle w:val="CommentReference"/>
        </w:rPr>
        <w:annotationRef/>
      </w:r>
      <w:r>
        <w:t>While being virgin is correct. But it sounds strange. being a virgin is less accurate. Being virginal?</w:t>
      </w:r>
    </w:p>
  </w:comment>
  <w:comment w:id="393" w:author="Windows User" w:date="2015-02-08T21:02:00Z" w:initials="BS">
    <w:p w:rsidR="00463A2B" w:rsidRDefault="00463A2B">
      <w:pPr>
        <w:pStyle w:val="CommentText"/>
      </w:pPr>
      <w:r>
        <w:rPr>
          <w:rStyle w:val="CommentReference"/>
        </w:rPr>
        <w:annotationRef/>
      </w:r>
      <w:r>
        <w:t>I like holy better than saint. But it isn't very consistent since Abouna renders it saint everywhere else...</w:t>
      </w:r>
    </w:p>
  </w:comment>
  <w:comment w:id="394" w:author="Windows User" w:date="2015-02-08T21:02:00Z" w:initials="BS">
    <w:p w:rsidR="00463A2B" w:rsidRDefault="00463A2B">
      <w:pPr>
        <w:pStyle w:val="CommentText"/>
      </w:pPr>
      <w:r>
        <w:rPr>
          <w:rStyle w:val="CommentReference"/>
        </w:rPr>
        <w:annotationRef/>
      </w:r>
      <w:r>
        <w:t>what word works here? dwelling doesn't. it would have to be dwelling place, which is too long.</w:t>
      </w:r>
    </w:p>
  </w:comment>
  <w:comment w:id="395" w:author="Windows User" w:date="2015-02-08T21:02:00Z" w:initials="BS">
    <w:p w:rsidR="00463A2B" w:rsidRDefault="00463A2B">
      <w:pPr>
        <w:pStyle w:val="CommentText"/>
      </w:pPr>
      <w:r>
        <w:rPr>
          <w:rStyle w:val="CommentReference"/>
        </w:rPr>
        <w:annotationRef/>
      </w:r>
      <w:r>
        <w:t>exalt or magnify?</w:t>
      </w:r>
    </w:p>
  </w:comment>
  <w:comment w:id="396" w:author="Windows User" w:date="2015-02-08T21:02:00Z" w:initials="BS">
    <w:p w:rsidR="00463A2B" w:rsidRDefault="00463A2B">
      <w:pPr>
        <w:pStyle w:val="CommentText"/>
      </w:pPr>
      <w:r>
        <w:rPr>
          <w:rStyle w:val="CommentReference"/>
        </w:rPr>
        <w:annotationRef/>
      </w:r>
      <w:r>
        <w:t>or iwn?</w:t>
      </w:r>
    </w:p>
  </w:comment>
  <w:comment w:id="400" w:author="Windows User" w:date="2015-02-08T21:04:00Z" w:initials="BS">
    <w:p w:rsidR="00463A2B" w:rsidRDefault="00463A2B">
      <w:pPr>
        <w:pStyle w:val="CommentText"/>
      </w:pPr>
      <w:r>
        <w:rPr>
          <w:rStyle w:val="CommentReference"/>
        </w:rPr>
        <w:annotationRef/>
      </w:r>
      <w:r>
        <w:t>does this work?</w:t>
      </w:r>
    </w:p>
  </w:comment>
  <w:comment w:id="401" w:author="Windows User" w:date="2015-02-08T21:04:00Z" w:initials="BS">
    <w:p w:rsidR="00463A2B" w:rsidRDefault="00463A2B">
      <w:pPr>
        <w:pStyle w:val="CommentText"/>
      </w:pPr>
      <w:r>
        <w:rPr>
          <w:rStyle w:val="CommentReference"/>
        </w:rPr>
        <w:annotationRef/>
      </w:r>
      <w:r>
        <w:t>is this right?</w:t>
      </w:r>
    </w:p>
  </w:comment>
  <w:comment w:id="402" w:author="Windows User" w:date="2015-02-08T21:04:00Z" w:initials="BS">
    <w:p w:rsidR="00463A2B" w:rsidRDefault="00463A2B">
      <w:pPr>
        <w:pStyle w:val="CommentText"/>
      </w:pPr>
      <w:r>
        <w:rPr>
          <w:rStyle w:val="CommentReference"/>
        </w:rPr>
        <w:annotationRef/>
      </w:r>
      <w:r>
        <w:t>?</w:t>
      </w:r>
    </w:p>
  </w:comment>
  <w:comment w:id="403" w:author="Windows User" w:date="2015-02-08T21:04:00Z" w:initials="BS">
    <w:p w:rsidR="00463A2B" w:rsidRDefault="00463A2B">
      <w:pPr>
        <w:pStyle w:val="CommentText"/>
      </w:pPr>
      <w:r>
        <w:rPr>
          <w:rStyle w:val="CommentReference"/>
        </w:rPr>
        <w:annotationRef/>
      </w:r>
      <w:r>
        <w:t>about or to?</w:t>
      </w:r>
    </w:p>
  </w:comment>
  <w:comment w:id="404" w:author="Windows User" w:date="2015-02-08T21:04:00Z" w:initials="BS">
    <w:p w:rsidR="00463A2B" w:rsidRDefault="00463A2B">
      <w:pPr>
        <w:pStyle w:val="CommentText"/>
      </w:pPr>
      <w:r>
        <w:rPr>
          <w:rStyle w:val="CommentReference"/>
        </w:rPr>
        <w:annotationRef/>
      </w:r>
      <w:r>
        <w:t>proclaim or cry?</w:t>
      </w:r>
    </w:p>
  </w:comment>
  <w:comment w:id="405" w:author="Windows User" w:date="2015-02-08T21:04:00Z" w:initials="BS">
    <w:p w:rsidR="00463A2B" w:rsidRDefault="00463A2B">
      <w:pPr>
        <w:pStyle w:val="CommentText"/>
      </w:pPr>
      <w:r>
        <w:rPr>
          <w:rStyle w:val="CommentReference"/>
        </w:rPr>
        <w:annotationRef/>
      </w:r>
      <w:r>
        <w:t>??</w:t>
      </w:r>
    </w:p>
  </w:comment>
  <w:comment w:id="406" w:author="Windows User" w:date="2015-02-08T21:04:00Z" w:initials="BS">
    <w:p w:rsidR="00463A2B" w:rsidRDefault="00463A2B">
      <w:pPr>
        <w:pStyle w:val="CommentText"/>
      </w:pPr>
      <w:r>
        <w:rPr>
          <w:rStyle w:val="CommentReference"/>
        </w:rPr>
        <w:annotationRef/>
      </w:r>
      <w:r>
        <w:t>just?</w:t>
      </w:r>
    </w:p>
  </w:comment>
  <w:comment w:id="407" w:author="Windows User" w:date="2015-02-08T21:04:00Z" w:initials="BS">
    <w:p w:rsidR="00463A2B" w:rsidRDefault="00463A2B">
      <w:pPr>
        <w:pStyle w:val="CommentText"/>
      </w:pPr>
      <w:r>
        <w:rPr>
          <w:rStyle w:val="CommentReference"/>
        </w:rPr>
        <w:annotationRef/>
      </w:r>
      <w:r>
        <w:t>chaste or meek?</w:t>
      </w:r>
    </w:p>
  </w:comment>
  <w:comment w:id="408" w:author="Windows User" w:date="2015-02-08T21:04:00Z" w:initials="BS">
    <w:p w:rsidR="00463A2B" w:rsidRDefault="00463A2B">
      <w:pPr>
        <w:pStyle w:val="CommentText"/>
      </w:pPr>
      <w:r>
        <w:rPr>
          <w:rStyle w:val="CommentReference"/>
        </w:rPr>
        <w:annotationRef/>
      </w:r>
      <w:r>
        <w:t>St. Isaac? Holy issac?</w:t>
      </w:r>
    </w:p>
  </w:comment>
  <w:comment w:id="409" w:author="Windows User" w:date="2015-02-08T21:04:00Z" w:initials="BS">
    <w:p w:rsidR="00463A2B" w:rsidRDefault="00463A2B">
      <w:pPr>
        <w:pStyle w:val="CommentText"/>
      </w:pPr>
      <w:r>
        <w:rPr>
          <w:rStyle w:val="CommentReference"/>
        </w:rPr>
        <w:annotationRef/>
      </w:r>
      <w:r>
        <w:t>ten thousand time?</w:t>
      </w:r>
    </w:p>
  </w:comment>
  <w:comment w:id="410" w:author="Windows User" w:date="2015-02-08T21:04:00Z" w:initials="BS">
    <w:p w:rsidR="00463A2B" w:rsidRDefault="00463A2B">
      <w:pPr>
        <w:pStyle w:val="CommentText"/>
      </w:pPr>
      <w:r>
        <w:rPr>
          <w:rStyle w:val="CommentReference"/>
        </w:rPr>
        <w:annotationRef/>
      </w:r>
      <w:r>
        <w:t>probably don't want to say despot.</w:t>
      </w:r>
    </w:p>
  </w:comment>
  <w:comment w:id="411" w:author="Windows User" w:date="2015-02-08T21:04:00Z" w:initials="BS">
    <w:p w:rsidR="00463A2B" w:rsidRDefault="00463A2B">
      <w:pPr>
        <w:pStyle w:val="CommentText"/>
      </w:pPr>
      <w:r>
        <w:rPr>
          <w:rStyle w:val="CommentReference"/>
        </w:rPr>
        <w:annotationRef/>
      </w:r>
      <w:r>
        <w:t>honour or pride?</w:t>
      </w:r>
    </w:p>
  </w:comment>
  <w:comment w:id="412" w:author="Windows User" w:date="2015-02-08T21:04:00Z" w:initials="BS">
    <w:p w:rsidR="00463A2B" w:rsidRDefault="00463A2B">
      <w:pPr>
        <w:pStyle w:val="CommentText"/>
      </w:pPr>
      <w:r>
        <w:rPr>
          <w:rStyle w:val="CommentReference"/>
        </w:rPr>
        <w:annotationRef/>
      </w:r>
      <w:r>
        <w:t>spouse or friend???</w:t>
      </w:r>
    </w:p>
  </w:comment>
  <w:comment w:id="413" w:author="Windows User" w:date="2015-02-08T21:04:00Z" w:initials="BS">
    <w:p w:rsidR="00463A2B" w:rsidRDefault="00463A2B">
      <w:pPr>
        <w:pStyle w:val="CommentText"/>
      </w:pPr>
      <w:r>
        <w:rPr>
          <w:rStyle w:val="CommentReference"/>
        </w:rPr>
        <w:annotationRef/>
      </w:r>
      <w:r>
        <w:t>word can be health or salvation... but health would parallel healing in next verse??? should it be salvation?</w:t>
      </w:r>
    </w:p>
  </w:comment>
  <w:comment w:id="414" w:author="Windows User" w:date="2015-02-08T21:04:00Z" w:initials="BS">
    <w:p w:rsidR="00463A2B" w:rsidRDefault="00463A2B">
      <w:pPr>
        <w:pStyle w:val="CommentText"/>
      </w:pPr>
      <w:r>
        <w:rPr>
          <w:rStyle w:val="CommentReference"/>
        </w:rPr>
        <w:annotationRef/>
      </w:r>
      <w:r>
        <w:t>unity or oneness? indescribable or unparalleled?</w:t>
      </w:r>
    </w:p>
  </w:comment>
  <w:comment w:id="415" w:author="Windows User" w:date="2015-02-08T21:04:00Z" w:initials="BS">
    <w:p w:rsidR="00463A2B" w:rsidRDefault="00463A2B">
      <w:pPr>
        <w:pStyle w:val="CommentText"/>
      </w:pPr>
      <w:r>
        <w:rPr>
          <w:rStyle w:val="CommentReference"/>
        </w:rPr>
        <w:annotationRef/>
      </w:r>
      <w:r>
        <w:t>mingling of substance or human seed? kind of a big difference.</w:t>
      </w:r>
    </w:p>
  </w:comment>
  <w:comment w:id="416" w:author="Windows User" w:date="2015-02-08T21:04:00Z" w:initials="BS">
    <w:p w:rsidR="00463A2B" w:rsidRDefault="00463A2B">
      <w:pPr>
        <w:pStyle w:val="CommentText"/>
      </w:pPr>
      <w:r>
        <w:rPr>
          <w:rStyle w:val="CommentReference"/>
        </w:rPr>
        <w:annotationRef/>
      </w:r>
      <w:r>
        <w:t>pray or interceed? With or before?</w:t>
      </w:r>
    </w:p>
  </w:comment>
  <w:comment w:id="423" w:author="Windows User" w:date="2015-02-08T21:10:00Z" w:initials="WU">
    <w:p w:rsidR="00463A2B" w:rsidRDefault="00463A2B">
      <w:pPr>
        <w:pStyle w:val="CommentText"/>
      </w:pPr>
      <w:r>
        <w:rPr>
          <w:rStyle w:val="CommentReference"/>
        </w:rPr>
        <w:annotationRef/>
      </w:r>
      <w:r>
        <w:t>Are exalted abve. Are honoured more. Parallel structure. More honoured doesn’t flow as well because it doesn’t parallel the structure</w:t>
      </w:r>
    </w:p>
  </w:comment>
  <w:comment w:id="424" w:author="Windows User" w:date="2015-02-08T21:10:00Z" w:initials="WU">
    <w:p w:rsidR="00463A2B" w:rsidRDefault="00463A2B">
      <w:pPr>
        <w:pStyle w:val="CommentText"/>
      </w:pPr>
      <w:r>
        <w:rPr>
          <w:rStyle w:val="CommentReference"/>
        </w:rPr>
        <w:annotationRef/>
      </w:r>
      <w:r>
        <w:t>Are more honoured?</w:t>
      </w:r>
    </w:p>
  </w:comment>
  <w:comment w:id="425" w:author="Windows User" w:date="2015-02-08T21:10:00Z" w:initials="WU">
    <w:p w:rsidR="00463A2B" w:rsidRDefault="00463A2B">
      <w:pPr>
        <w:pStyle w:val="CommentText"/>
      </w:pPr>
      <w:r>
        <w:rPr>
          <w:rStyle w:val="CommentReference"/>
        </w:rPr>
        <w:annotationRef/>
      </w:r>
      <w:r>
        <w:t xml:space="preserve">Means or path? Means with freedom of speech is not a sclear as a way orpath that has a freedom of speech. </w:t>
      </w:r>
    </w:p>
  </w:comment>
  <w:comment w:id="432" w:author="Windows User" w:date="2015-02-08T21:10:00Z" w:initials="WU">
    <w:p w:rsidR="00463A2B" w:rsidRDefault="00463A2B">
      <w:pPr>
        <w:pStyle w:val="CommentText"/>
      </w:pPr>
      <w:r>
        <w:rPr>
          <w:rStyle w:val="CommentReference"/>
        </w:rPr>
        <w:annotationRef/>
      </w:r>
      <w:r>
        <w:t>Above heaven or above the heavens. Not above the heaven.</w:t>
      </w:r>
    </w:p>
  </w:comment>
  <w:comment w:id="433" w:author="Windows User" w:date="2015-02-08T21:10:00Z" w:initials="WU">
    <w:p w:rsidR="00463A2B" w:rsidRDefault="00463A2B">
      <w:pPr>
        <w:pStyle w:val="CommentText"/>
      </w:pPr>
      <w:r>
        <w:rPr>
          <w:rStyle w:val="CommentReference"/>
        </w:rPr>
        <w:annotationRef/>
      </w:r>
      <w:r>
        <w:t>Reuse of truth is very awkward</w:t>
      </w:r>
    </w:p>
  </w:comment>
  <w:comment w:id="437" w:author="Windows User" w:date="2015-02-08T21:10:00Z" w:initials="WU">
    <w:p w:rsidR="00463A2B" w:rsidRDefault="00463A2B">
      <w:pPr>
        <w:pStyle w:val="CommentText"/>
      </w:pPr>
      <w:r>
        <w:rPr>
          <w:rStyle w:val="CommentReference"/>
        </w:rPr>
        <w:annotationRef/>
      </w:r>
      <w:r>
        <w:t>The Virgin Mary?</w:t>
      </w:r>
    </w:p>
  </w:comment>
  <w:comment w:id="438" w:author="Windows User" w:date="2015-02-08T21:10:00Z" w:initials="WU">
    <w:p w:rsidR="00463A2B" w:rsidRDefault="00463A2B">
      <w:pPr>
        <w:pStyle w:val="CommentText"/>
      </w:pPr>
      <w:r>
        <w:rPr>
          <w:rStyle w:val="CommentReference"/>
        </w:rPr>
        <w:annotationRef/>
      </w:r>
      <w:r>
        <w:t>And the Mercy Seat / with the Cherubs? Less literal, but makes more sense.</w:t>
      </w:r>
    </w:p>
  </w:comment>
  <w:comment w:id="439" w:author="Windows User" w:date="2015-02-08T21:10:00Z" w:initials="WU">
    <w:p w:rsidR="00463A2B" w:rsidRDefault="00463A2B">
      <w:pPr>
        <w:pStyle w:val="CommentText"/>
      </w:pPr>
      <w:r>
        <w:rPr>
          <w:rStyle w:val="CommentReference"/>
        </w:rPr>
        <w:annotationRef/>
      </w:r>
      <w:r>
        <w:t>Jar or vessel for the sake of youth who think marijuana?</w:t>
      </w:r>
    </w:p>
  </w:comment>
  <w:comment w:id="440" w:author="Windows User" w:date="2015-02-08T21:10:00Z" w:initials="WU">
    <w:p w:rsidR="00463A2B" w:rsidRDefault="00463A2B">
      <w:pPr>
        <w:pStyle w:val="CommentText"/>
      </w:pPr>
      <w:r>
        <w:rPr>
          <w:rStyle w:val="CommentReference"/>
        </w:rPr>
        <w:annotationRef/>
      </w:r>
      <w:r>
        <w:t>Not lampstand?</w:t>
      </w:r>
    </w:p>
  </w:comment>
  <w:comment w:id="444" w:author="Windows User" w:date="2015-02-08T21:10:00Z" w:initials="WU">
    <w:p w:rsidR="00463A2B" w:rsidRDefault="00463A2B">
      <w:pPr>
        <w:pStyle w:val="CommentText"/>
      </w:pPr>
      <w:r>
        <w:rPr>
          <w:rStyle w:val="CommentReference"/>
        </w:rPr>
        <w:annotationRef/>
      </w:r>
      <w:r>
        <w:t>Adorend? Ornamented?</w:t>
      </w:r>
    </w:p>
  </w:comment>
  <w:comment w:id="445" w:author="Windows User" w:date="2015-02-08T21:10:00Z" w:initials="WU">
    <w:p w:rsidR="00463A2B" w:rsidRDefault="00463A2B">
      <w:pPr>
        <w:pStyle w:val="CommentText"/>
      </w:pPr>
      <w:r>
        <w:rPr>
          <w:rStyle w:val="CommentReference"/>
        </w:rPr>
        <w:annotationRef/>
      </w:r>
      <w:r>
        <w:t>Need to decide whether to capitalize and be Consistent.</w:t>
      </w:r>
    </w:p>
  </w:comment>
  <w:comment w:id="446" w:author="Windows User" w:date="2015-02-08T21:10:00Z" w:initials="WU">
    <w:p w:rsidR="00463A2B" w:rsidRDefault="00463A2B">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7" w:author="Windows User" w:date="2015-02-08T21:10:00Z" w:initials="WU">
    <w:p w:rsidR="00463A2B" w:rsidRDefault="00463A2B">
      <w:pPr>
        <w:pStyle w:val="CommentText"/>
      </w:pPr>
      <w:r>
        <w:rPr>
          <w:rStyle w:val="CommentReference"/>
        </w:rPr>
        <w:annotationRef/>
      </w:r>
      <w:r>
        <w:t>Tense(s) of this vs?</w:t>
      </w:r>
    </w:p>
  </w:comment>
  <w:comment w:id="451" w:author="Windows User" w:date="2015-02-08T21:11:00Z" w:initials="WU">
    <w:p w:rsidR="00463A2B" w:rsidRDefault="00463A2B">
      <w:pPr>
        <w:pStyle w:val="CommentText"/>
      </w:pPr>
      <w:r>
        <w:rPr>
          <w:rStyle w:val="CommentReference"/>
        </w:rPr>
        <w:annotationRef/>
      </w:r>
      <w:r>
        <w:t>If no coma, then that. If coma, then which.</w:t>
      </w:r>
    </w:p>
  </w:comment>
  <w:comment w:id="452" w:author="Windows User" w:date="2015-02-08T21:11:00Z" w:initials="WU">
    <w:p w:rsidR="00463A2B" w:rsidRDefault="00463A2B">
      <w:pPr>
        <w:pStyle w:val="CommentText"/>
      </w:pPr>
      <w:r>
        <w:rPr>
          <w:rStyle w:val="CommentReference"/>
        </w:rPr>
        <w:annotationRef/>
      </w:r>
      <w:r>
        <w:t>Ok for traditional English. But in current usage hasn’t it narrowed to taste rather than still including smell? Armona?</w:t>
      </w:r>
    </w:p>
  </w:comment>
  <w:comment w:id="453" w:author="Windows User" w:date="2015-02-08T21:11:00Z" w:initials="WU">
    <w:p w:rsidR="00463A2B" w:rsidRDefault="00463A2B">
      <w:pPr>
        <w:pStyle w:val="CommentText"/>
      </w:pPr>
      <w:r>
        <w:rPr>
          <w:rStyle w:val="CommentReference"/>
        </w:rPr>
        <w:annotationRef/>
      </w:r>
      <w:r>
        <w:t>This makes little sense. An estate is just a state, a status… you can restore to a first status, but not to a status</w:t>
      </w:r>
    </w:p>
  </w:comment>
  <w:comment w:id="463" w:author="Windows User" w:date="2015-02-08T21:12:00Z" w:initials="WU">
    <w:p w:rsidR="00463A2B" w:rsidRDefault="00463A2B">
      <w:pPr>
        <w:pStyle w:val="CommentText"/>
      </w:pPr>
      <w:r>
        <w:rPr>
          <w:rStyle w:val="CommentReference"/>
        </w:rPr>
        <w:annotationRef/>
      </w:r>
      <w:r>
        <w:t>Care or concern?</w:t>
      </w:r>
    </w:p>
  </w:comment>
  <w:comment w:id="464" w:author="Windows User" w:date="2015-02-08T21:12:00Z" w:initials="WU">
    <w:p w:rsidR="00463A2B" w:rsidRDefault="00463A2B">
      <w:pPr>
        <w:pStyle w:val="CommentText"/>
      </w:pPr>
      <w:r>
        <w:rPr>
          <w:rStyle w:val="CommentReference"/>
        </w:rPr>
        <w:annotationRef/>
      </w:r>
      <w:r>
        <w:t>Uhm…. ? Coptic clearly says Sabbaton…. But wasn’t it the first day?</w:t>
      </w:r>
    </w:p>
  </w:comment>
  <w:comment w:id="471" w:author="Windows User" w:date="2015-02-08T21:13:00Z" w:initials="WU">
    <w:p w:rsidR="00463A2B" w:rsidRDefault="00463A2B">
      <w:pPr>
        <w:pStyle w:val="CommentText"/>
      </w:pPr>
      <w:r>
        <w:rPr>
          <w:rStyle w:val="CommentReference"/>
        </w:rPr>
        <w:annotationRef/>
      </w:r>
      <w:r>
        <w:t>Exceedingly? Too? So?</w:t>
      </w:r>
    </w:p>
  </w:comment>
  <w:comment w:id="472" w:author="Windows User" w:date="2015-02-08T21:13:00Z" w:initials="WU">
    <w:p w:rsidR="00463A2B" w:rsidRDefault="00463A2B">
      <w:pPr>
        <w:pStyle w:val="CommentText"/>
      </w:pPr>
      <w:r>
        <w:rPr>
          <w:rStyle w:val="CommentReference"/>
        </w:rPr>
        <w:annotationRef/>
      </w:r>
      <w:r>
        <w:t>Count or heed?</w:t>
      </w:r>
    </w:p>
  </w:comment>
  <w:comment w:id="473" w:author="Windows User" w:date="2015-02-08T21:13:00Z" w:initials="WU">
    <w:p w:rsidR="00463A2B" w:rsidRDefault="00463A2B">
      <w:pPr>
        <w:pStyle w:val="CommentText"/>
      </w:pPr>
      <w:r>
        <w:rPr>
          <w:rStyle w:val="CommentReference"/>
        </w:rPr>
        <w:annotationRef/>
      </w:r>
      <w:r>
        <w:t>Ramez, I or me?</w:t>
      </w:r>
    </w:p>
  </w:comment>
  <w:comment w:id="474" w:author="Windows User" w:date="2015-02-08T21:13:00Z" w:initials="WU">
    <w:p w:rsidR="00463A2B" w:rsidRDefault="00463A2B">
      <w:pPr>
        <w:pStyle w:val="CommentText"/>
      </w:pPr>
      <w:r>
        <w:rPr>
          <w:rStyle w:val="CommentReference"/>
        </w:rPr>
        <w:annotationRef/>
      </w:r>
      <w:r>
        <w:t>Teach to offer repentance or instruct in repentance?</w:t>
      </w:r>
    </w:p>
  </w:comment>
  <w:comment w:id="475" w:author="Windows User" w:date="2015-02-08T21:13:00Z" w:initials="WU">
    <w:p w:rsidR="00463A2B" w:rsidRDefault="00463A2B">
      <w:pPr>
        <w:pStyle w:val="CommentText"/>
      </w:pPr>
      <w:r>
        <w:rPr>
          <w:rStyle w:val="CommentReference"/>
        </w:rPr>
        <w:annotationRef/>
      </w:r>
      <w:r>
        <w:t>That a sinner die would make this consistent.</w:t>
      </w:r>
    </w:p>
  </w:comment>
  <w:comment w:id="476" w:author="Windows User" w:date="2015-02-08T21:13:00Z" w:initials="WU">
    <w:p w:rsidR="00463A2B" w:rsidRDefault="00463A2B">
      <w:pPr>
        <w:pStyle w:val="CommentText"/>
      </w:pPr>
      <w:r>
        <w:rPr>
          <w:rStyle w:val="CommentReference"/>
        </w:rPr>
        <w:annotationRef/>
      </w:r>
      <w:r>
        <w:t>Kind-hearted or merciful?</w:t>
      </w:r>
    </w:p>
  </w:comment>
  <w:comment w:id="477" w:author="Windows User" w:date="2015-02-08T21:13:00Z" w:initials="WU">
    <w:p w:rsidR="00463A2B" w:rsidRDefault="00463A2B">
      <w:pPr>
        <w:pStyle w:val="CommentText"/>
      </w:pPr>
      <w:r>
        <w:rPr>
          <w:rStyle w:val="CommentReference"/>
        </w:rPr>
        <w:annotationRef/>
      </w:r>
      <w:r>
        <w:t>Compassions or tender mercies?</w:t>
      </w:r>
    </w:p>
  </w:comment>
  <w:comment w:id="478" w:author="Windows User" w:date="2015-02-08T21:13:00Z" w:initials="WU">
    <w:p w:rsidR="00463A2B" w:rsidRDefault="00463A2B">
      <w:pPr>
        <w:pStyle w:val="CommentText"/>
      </w:pPr>
      <w:r>
        <w:rPr>
          <w:rStyle w:val="CommentReference"/>
        </w:rPr>
        <w:annotationRef/>
      </w:r>
      <w:r>
        <w:t>May He or that He may</w:t>
      </w:r>
    </w:p>
  </w:comment>
  <w:comment w:id="508" w:author="Windows User" w:date="2015-02-09T21:22:00Z" w:initials="BS">
    <w:p w:rsidR="00463A2B" w:rsidRDefault="00463A2B">
      <w:pPr>
        <w:pStyle w:val="CommentText"/>
      </w:pPr>
      <w:r>
        <w:rPr>
          <w:rStyle w:val="CommentReference"/>
        </w:rPr>
        <w:annotationRef/>
      </w:r>
      <w:r>
        <w:t>very greatly is redundant...</w:t>
      </w:r>
    </w:p>
  </w:comment>
  <w:comment w:id="509" w:author="Windows User" w:date="2015-02-09T21:22:00Z" w:initials="BS">
    <w:p w:rsidR="00463A2B" w:rsidRDefault="00463A2B">
      <w:pPr>
        <w:pStyle w:val="CommentText"/>
      </w:pPr>
      <w:r>
        <w:rPr>
          <w:rStyle w:val="CommentReference"/>
        </w:rPr>
        <w:annotationRef/>
      </w:r>
      <w:r>
        <w:t>above? in?</w:t>
      </w:r>
    </w:p>
  </w:comment>
  <w:comment w:id="510" w:author="Windows User" w:date="2015-02-09T21:22:00Z" w:initials="BS">
    <w:p w:rsidR="00463A2B" w:rsidRDefault="00463A2B">
      <w:pPr>
        <w:pStyle w:val="CommentText"/>
      </w:pPr>
      <w:r>
        <w:rPr>
          <w:rStyle w:val="CommentReference"/>
        </w:rPr>
        <w:annotationRef/>
      </w:r>
      <w:r>
        <w:t>dikeos is usually rended 'righteous'. Is there good cause to use 'just' here?</w:t>
      </w:r>
    </w:p>
  </w:comment>
  <w:comment w:id="511" w:author="Windows User" w:date="2015-02-09T21:22:00Z" w:initials="BS">
    <w:p w:rsidR="00463A2B" w:rsidRDefault="00463A2B">
      <w:pPr>
        <w:pStyle w:val="CommentText"/>
      </w:pPr>
      <w:r>
        <w:rPr>
          <w:rStyle w:val="CommentReference"/>
        </w:rPr>
        <w:annotationRef/>
      </w:r>
      <w:r>
        <w:t>mediated or put into practice?</w:t>
      </w:r>
    </w:p>
  </w:comment>
  <w:comment w:id="512" w:author="Windows User" w:date="2015-02-09T21:22:00Z" w:initials="BS">
    <w:p w:rsidR="00463A2B" w:rsidRDefault="00463A2B">
      <w:pPr>
        <w:pStyle w:val="CommentText"/>
      </w:pPr>
      <w:r>
        <w:rPr>
          <w:rStyle w:val="CommentReference"/>
        </w:rPr>
        <w:annotationRef/>
      </w:r>
      <w:r>
        <w:t>on their lips is a common English expression that seems to have the same meaning as "in their mouths"</w:t>
      </w:r>
    </w:p>
  </w:comment>
  <w:comment w:id="513" w:author="Windows User" w:date="2015-02-09T21:22:00Z" w:initials="BS">
    <w:p w:rsidR="00463A2B" w:rsidRDefault="00463A2B">
      <w:pPr>
        <w:pStyle w:val="CommentText"/>
      </w:pPr>
      <w:r>
        <w:rPr>
          <w:rStyle w:val="CommentReference"/>
        </w:rPr>
        <w:annotationRef/>
      </w:r>
      <w:r>
        <w:t>The tree of immortality would flow better in English.</w:t>
      </w:r>
    </w:p>
  </w:comment>
  <w:comment w:id="514" w:author="Windows User" w:date="2015-02-09T21:22:00Z" w:initials="BS">
    <w:p w:rsidR="00463A2B" w:rsidRDefault="00463A2B">
      <w:pPr>
        <w:pStyle w:val="CommentText"/>
      </w:pPr>
      <w:r>
        <w:rPr>
          <w:rStyle w:val="CommentReference"/>
        </w:rPr>
        <w:annotationRef/>
      </w:r>
      <w:r>
        <w:t>thoughts or senses?</w:t>
      </w:r>
    </w:p>
  </w:comment>
  <w:comment w:id="515" w:author="Windows User" w:date="2015-02-09T21:22:00Z" w:initials="BS">
    <w:p w:rsidR="00463A2B" w:rsidRDefault="00463A2B">
      <w:pPr>
        <w:pStyle w:val="CommentText"/>
      </w:pPr>
      <w:r>
        <w:rPr>
          <w:rStyle w:val="CommentReference"/>
        </w:rPr>
        <w:annotationRef/>
      </w:r>
      <w:r>
        <w:t>lay? set? cast?</w:t>
      </w:r>
    </w:p>
  </w:comment>
  <w:comment w:id="516" w:author="Windows User" w:date="2015-02-09T21:22:00Z" w:initials="BS">
    <w:p w:rsidR="00463A2B" w:rsidRDefault="00463A2B">
      <w:pPr>
        <w:pStyle w:val="CommentText"/>
      </w:pPr>
      <w:r>
        <w:rPr>
          <w:rStyle w:val="CommentReference"/>
        </w:rPr>
        <w:annotationRef/>
      </w:r>
      <w:r>
        <w:t>more common word... does it capture meaning well enough?</w:t>
      </w:r>
    </w:p>
  </w:comment>
  <w:comment w:id="517" w:author="Windows User" w:date="2015-02-09T21:22:00Z" w:initials="BS">
    <w:p w:rsidR="00463A2B" w:rsidRDefault="00463A2B">
      <w:pPr>
        <w:pStyle w:val="CommentText"/>
      </w:pPr>
      <w:r>
        <w:rPr>
          <w:rStyle w:val="CommentReference"/>
        </w:rPr>
        <w:annotationRef/>
      </w:r>
      <w:r>
        <w:t>types?</w:t>
      </w:r>
    </w:p>
  </w:comment>
  <w:comment w:id="525" w:author="Windows User" w:date="2015-02-09T21:29:00Z" w:initials="BS">
    <w:p w:rsidR="00463A2B" w:rsidRDefault="00463A2B">
      <w:pPr>
        <w:pStyle w:val="CommentText"/>
      </w:pPr>
      <w:r>
        <w:rPr>
          <w:rStyle w:val="CommentReference"/>
        </w:rPr>
        <w:annotationRef/>
      </w:r>
      <w:r>
        <w:t>Coptic clearly says beginning... is there anything in it about authority as the other translations have?</w:t>
      </w:r>
    </w:p>
  </w:comment>
  <w:comment w:id="526" w:author="Windows User" w:date="2015-02-09T21:29:00Z" w:initials="BS">
    <w:p w:rsidR="00463A2B" w:rsidRDefault="00463A2B">
      <w:pPr>
        <w:pStyle w:val="CommentText"/>
      </w:pPr>
      <w:r>
        <w:rPr>
          <w:rStyle w:val="CommentReference"/>
        </w:rPr>
        <w:annotationRef/>
      </w:r>
      <w:r>
        <w:t>risen, or shone?</w:t>
      </w:r>
    </w:p>
  </w:comment>
  <w:comment w:id="533" w:author="Windows User" w:date="2015-02-09T21:29:00Z" w:initials="BS">
    <w:p w:rsidR="00463A2B" w:rsidRDefault="00463A2B">
      <w:pPr>
        <w:pStyle w:val="CommentText"/>
      </w:pPr>
      <w:r>
        <w:rPr>
          <w:rStyle w:val="CommentReference"/>
        </w:rPr>
        <w:annotationRef/>
      </w:r>
      <w:r>
        <w:t>cap?</w:t>
      </w:r>
    </w:p>
  </w:comment>
  <w:comment w:id="534" w:author="Windows User" w:date="2015-02-09T21:29:00Z" w:initials="BS">
    <w:p w:rsidR="00463A2B" w:rsidRDefault="00463A2B">
      <w:pPr>
        <w:pStyle w:val="CommentText"/>
      </w:pPr>
      <w:r>
        <w:rPr>
          <w:rStyle w:val="CommentReference"/>
        </w:rPr>
        <w:annotationRef/>
      </w:r>
      <w:r>
        <w:t>save? redeem?</w:t>
      </w:r>
    </w:p>
  </w:comment>
  <w:comment w:id="538" w:author="Windows User" w:date="2015-02-09T21:30:00Z" w:initials="BS">
    <w:p w:rsidR="00463A2B" w:rsidRDefault="00463A2B" w:rsidP="003B4CB7">
      <w:pPr>
        <w:pStyle w:val="CommentText"/>
      </w:pPr>
      <w:r>
        <w:rPr>
          <w:rStyle w:val="CommentReference"/>
        </w:rPr>
        <w:annotationRef/>
      </w:r>
      <w:r>
        <w:t>need a policy on names formes. Greek or Hebrew? But Coptic doesn't even have Isaiah...  Reordered from next vs... ok.</w:t>
      </w:r>
    </w:p>
  </w:comment>
  <w:comment w:id="539" w:author="Windows User" w:date="2015-02-09T21:30:00Z" w:initials="BS">
    <w:p w:rsidR="00463A2B" w:rsidRDefault="00463A2B">
      <w:pPr>
        <w:pStyle w:val="CommentText"/>
      </w:pPr>
      <w:r>
        <w:rPr>
          <w:rStyle w:val="CommentReference"/>
        </w:rPr>
        <w:annotationRef/>
      </w:r>
      <w:r>
        <w:t>or should " be down here</w:t>
      </w:r>
    </w:p>
  </w:comment>
  <w:comment w:id="543" w:author="Windows User" w:date="2015-02-09T21:30:00Z" w:initials="BS">
    <w:p w:rsidR="00463A2B" w:rsidRDefault="00463A2B">
      <w:pPr>
        <w:pStyle w:val="CommentText"/>
      </w:pPr>
      <w:r>
        <w:rPr>
          <w:rStyle w:val="CommentReference"/>
        </w:rPr>
        <w:annotationRef/>
      </w:r>
      <w:r>
        <w:t>was overcame or did overcome? very different...</w:t>
      </w:r>
    </w:p>
  </w:comment>
  <w:comment w:id="547" w:author="Windows User" w:date="2015-02-09T21:30:00Z" w:initials="BS">
    <w:p w:rsidR="00463A2B" w:rsidRDefault="00463A2B">
      <w:pPr>
        <w:pStyle w:val="CommentText"/>
      </w:pPr>
      <w:r>
        <w:rPr>
          <w:rStyle w:val="CommentReference"/>
        </w:rPr>
        <w:annotationRef/>
      </w:r>
      <w:r>
        <w:t>awkward, but changing to a perfect man or man perfectly destroys meaning...</w:t>
      </w:r>
    </w:p>
  </w:comment>
  <w:comment w:id="548" w:author="Windows User" w:date="2015-02-09T21:30:00Z" w:initials="BS">
    <w:p w:rsidR="00463A2B" w:rsidRDefault="00463A2B">
      <w:pPr>
        <w:pStyle w:val="CommentText"/>
      </w:pPr>
      <w:r>
        <w:rPr>
          <w:rStyle w:val="CommentReference"/>
        </w:rPr>
        <w:annotationRef/>
      </w:r>
      <w:r>
        <w:t>L.A. is quite different fo rthis vs...</w:t>
      </w:r>
    </w:p>
  </w:comment>
  <w:comment w:id="555" w:author="Windows User" w:date="2015-02-09T21:30:00Z" w:initials="BS">
    <w:p w:rsidR="00463A2B" w:rsidRDefault="00463A2B">
      <w:pPr>
        <w:pStyle w:val="CommentText"/>
      </w:pPr>
      <w:r>
        <w:rPr>
          <w:rStyle w:val="CommentReference"/>
        </w:rPr>
        <w:annotationRef/>
      </w:r>
      <w:r>
        <w:t>and goodwill towards men, or towards men of goodwill?</w:t>
      </w:r>
    </w:p>
  </w:comment>
  <w:comment w:id="556" w:author="Windows User" w:date="2015-02-09T21:30:00Z" w:initials="BS">
    <w:p w:rsidR="00463A2B" w:rsidRDefault="00463A2B">
      <w:pPr>
        <w:pStyle w:val="CommentText"/>
      </w:pPr>
      <w:r>
        <w:rPr>
          <w:rStyle w:val="CommentReference"/>
        </w:rPr>
        <w:annotationRef/>
      </w:r>
      <w:r>
        <w:t>dividing wall?</w:t>
      </w:r>
    </w:p>
  </w:comment>
  <w:comment w:id="560" w:author="Windows User" w:date="2015-02-09T21:30:00Z" w:initials="BS">
    <w:p w:rsidR="00463A2B" w:rsidRDefault="00463A2B">
      <w:pPr>
        <w:pStyle w:val="CommentText"/>
      </w:pPr>
      <w:r>
        <w:rPr>
          <w:rStyle w:val="CommentReference"/>
        </w:rPr>
        <w:annotationRef/>
      </w:r>
      <w:r>
        <w:t>what does han mean? can we say teh angels of light?</w:t>
      </w:r>
    </w:p>
  </w:comment>
  <w:comment w:id="561" w:author="Windows User" w:date="2015-02-09T21:30:00Z" w:initials="BS">
    <w:p w:rsidR="00463A2B" w:rsidRDefault="00463A2B">
      <w:pPr>
        <w:pStyle w:val="CommentText"/>
      </w:pPr>
      <w:r>
        <w:rPr>
          <w:rStyle w:val="CommentReference"/>
        </w:rPr>
        <w:annotationRef/>
      </w:r>
      <w:r>
        <w:t>sing hymns to be consistent with above?</w:t>
      </w:r>
    </w:p>
  </w:comment>
  <w:comment w:id="562" w:author="Windows User" w:date="2015-02-09T21:30:00Z" w:initials="BS">
    <w:p w:rsidR="00463A2B" w:rsidRDefault="00463A2B">
      <w:pPr>
        <w:pStyle w:val="CommentText"/>
      </w:pPr>
      <w:r>
        <w:rPr>
          <w:rStyle w:val="CommentReference"/>
        </w:rPr>
        <w:annotationRef/>
      </w:r>
      <w:r>
        <w:t>should be arose to match parallel with next vs... but makes no sense in English. Arose within Mary or shone from Mary.</w:t>
      </w:r>
    </w:p>
  </w:comment>
  <w:comment w:id="563" w:author="Windows User" w:date="2015-02-09T21:30:00Z" w:initials="BS">
    <w:p w:rsidR="00463A2B" w:rsidRDefault="00463A2B">
      <w:pPr>
        <w:pStyle w:val="CommentText"/>
      </w:pPr>
      <w:r>
        <w:rPr>
          <w:rStyle w:val="CommentReference"/>
        </w:rPr>
        <w:annotationRef/>
      </w:r>
      <w:r>
        <w:t>Is "je" enough justification to prepend 'saying'?</w:t>
      </w:r>
    </w:p>
  </w:comment>
  <w:comment w:id="564" w:author="Windows User" w:date="2015-02-09T21:30:00Z" w:initials="BS">
    <w:p w:rsidR="00463A2B" w:rsidRDefault="00463A2B">
      <w:pPr>
        <w:pStyle w:val="CommentText"/>
      </w:pPr>
      <w:r>
        <w:rPr>
          <w:rStyle w:val="CommentReference"/>
        </w:rPr>
        <w:annotationRef/>
      </w:r>
      <w:r>
        <w:t>abouna's doxology of prime has 'that' here I think...</w:t>
      </w:r>
    </w:p>
  </w:comment>
  <w:comment w:id="565" w:author="Windows User" w:date="2015-02-09T21:30:00Z" w:initials="BS">
    <w:p w:rsidR="00463A2B" w:rsidRDefault="00463A2B">
      <w:pPr>
        <w:pStyle w:val="CommentText"/>
      </w:pPr>
      <w:r>
        <w:rPr>
          <w:rStyle w:val="CommentReference"/>
        </w:rPr>
        <w:annotationRef/>
      </w:r>
      <w:r>
        <w:t>or "sining"?</w:t>
      </w:r>
    </w:p>
  </w:comment>
  <w:comment w:id="570" w:author="Windows User" w:date="2015-02-09T21:31:00Z" w:initials="BS">
    <w:p w:rsidR="00463A2B" w:rsidRDefault="00463A2B">
      <w:pPr>
        <w:pStyle w:val="CommentText"/>
      </w:pPr>
      <w:r>
        <w:rPr>
          <w:rStyle w:val="CommentReference"/>
        </w:rPr>
        <w:annotationRef/>
      </w:r>
      <w:r>
        <w:t>If continuing as one sentence from previous verse, can't repeat 'adam' here.</w:t>
      </w:r>
    </w:p>
  </w:comment>
  <w:comment w:id="571" w:author="Windows User" w:date="2015-02-09T21:31:00Z" w:initials="BS">
    <w:p w:rsidR="00463A2B" w:rsidRDefault="00463A2B">
      <w:pPr>
        <w:pStyle w:val="CommentText"/>
      </w:pPr>
      <w:r>
        <w:rPr>
          <w:rStyle w:val="CommentReference"/>
        </w:rPr>
        <w:annotationRef/>
      </w:r>
      <w:r>
        <w:t>any sense of authority in coptic?</w:t>
      </w:r>
    </w:p>
  </w:comment>
  <w:comment w:id="572" w:author="Windows User" w:date="2015-02-09T21:31:00Z" w:initials="BS">
    <w:p w:rsidR="00463A2B" w:rsidRDefault="00463A2B">
      <w:pPr>
        <w:pStyle w:val="CommentText"/>
      </w:pPr>
      <w:r>
        <w:rPr>
          <w:rStyle w:val="CommentReference"/>
        </w:rPr>
        <w:annotationRef/>
      </w:r>
      <w:r>
        <w:t>or saint mary? I prefer the holy... but we should be  consistent one way or the other.</w:t>
      </w:r>
    </w:p>
  </w:comment>
  <w:comment w:id="573" w:author="Windows User" w:date="2015-02-09T21:31:00Z" w:initials="BS">
    <w:p w:rsidR="00463A2B" w:rsidRDefault="00463A2B">
      <w:pPr>
        <w:pStyle w:val="CommentText"/>
      </w:pPr>
      <w:r>
        <w:rPr>
          <w:rStyle w:val="CommentReference"/>
        </w:rPr>
        <w:annotationRef/>
      </w:r>
      <w:r>
        <w:t>how to express abstract genus of woman or womanhood? race of women doesn't work in modern English, and gender of women doesn't capture it.</w:t>
      </w:r>
    </w:p>
  </w:comment>
  <w:comment w:id="582" w:author="Windows User" w:date="2015-02-10T07:45:00Z" w:initials="BS">
    <w:p w:rsidR="00463A2B" w:rsidRDefault="00463A2B">
      <w:pPr>
        <w:pStyle w:val="CommentText"/>
      </w:pPr>
      <w:r>
        <w:rPr>
          <w:rStyle w:val="CommentReference"/>
        </w:rPr>
        <w:annotationRef/>
      </w:r>
      <w:r>
        <w:t>tense is flipping so much vs to vs. Any way to make more consistent?</w:t>
      </w:r>
    </w:p>
  </w:comment>
  <w:comment w:id="583" w:author="Windows User" w:date="2015-02-10T07:45:00Z" w:initials="BS">
    <w:p w:rsidR="00463A2B" w:rsidRDefault="00463A2B">
      <w:pPr>
        <w:pStyle w:val="CommentText"/>
      </w:pPr>
      <w:r>
        <w:rPr>
          <w:rStyle w:val="CommentReference"/>
        </w:rPr>
        <w:annotationRef/>
      </w:r>
      <w:r>
        <w:t>cold frost? frosty cold?  too many ands.</w:t>
      </w:r>
    </w:p>
  </w:comment>
  <w:comment w:id="584" w:author="Windows User" w:date="2015-02-10T07:45:00Z" w:initials="BS">
    <w:p w:rsidR="00463A2B" w:rsidRDefault="00463A2B">
      <w:pPr>
        <w:pStyle w:val="CommentText"/>
      </w:pPr>
      <w:r>
        <w:rPr>
          <w:rStyle w:val="CommentReference"/>
        </w:rPr>
        <w:annotationRef/>
      </w:r>
      <w:r>
        <w:t>In is probably more right... I probably shouldn't have changed that...</w:t>
      </w:r>
    </w:p>
  </w:comment>
  <w:comment w:id="599" w:author="Brett Slote" w:date="2015-02-10T07:54:00Z" w:initials="BS">
    <w:p w:rsidR="00463A2B" w:rsidRDefault="00463A2B">
      <w:pPr>
        <w:pStyle w:val="CommentText"/>
      </w:pPr>
      <w:r>
        <w:rPr>
          <w:rStyle w:val="CommentReference"/>
        </w:rPr>
        <w:annotationRef/>
      </w:r>
      <w:r>
        <w:t>Received or bought?</w:t>
      </w:r>
    </w:p>
  </w:comment>
  <w:comment w:id="602" w:author="Brett Slote" w:date="2015-02-10T07:55:00Z" w:initials="BS">
    <w:p w:rsidR="00463A2B" w:rsidRDefault="00463A2B">
      <w:pPr>
        <w:pStyle w:val="CommentText"/>
      </w:pPr>
      <w:r>
        <w:rPr>
          <w:rStyle w:val="CommentReference"/>
        </w:rPr>
        <w:annotationRef/>
      </w:r>
      <w:r>
        <w:t>Not hail to you?</w:t>
      </w:r>
    </w:p>
  </w:comment>
  <w:comment w:id="605" w:author="Brett Slote" w:date="2015-02-10T07:55:00Z" w:initials="BS">
    <w:p w:rsidR="00463A2B" w:rsidRDefault="00463A2B">
      <w:pPr>
        <w:pStyle w:val="CommentText"/>
      </w:pPr>
      <w:r>
        <w:rPr>
          <w:rStyle w:val="CommentReference"/>
        </w:rPr>
        <w:annotationRef/>
      </w:r>
      <w:r>
        <w:t>Again ‘a’ perfect man loses meaning, but as is sounds awkward.</w:t>
      </w:r>
    </w:p>
  </w:comment>
  <w:comment w:id="608" w:author="Brett Slote" w:date="2015-02-10T07:55:00Z" w:initials="BS">
    <w:p w:rsidR="00463A2B" w:rsidRDefault="00463A2B">
      <w:pPr>
        <w:pStyle w:val="CommentText"/>
      </w:pPr>
      <w:r>
        <w:rPr>
          <w:rStyle w:val="CommentReference"/>
        </w:rPr>
        <w:annotationRef/>
      </w:r>
      <w:r>
        <w:t>Uncircumscript?</w:t>
      </w:r>
    </w:p>
  </w:comment>
  <w:comment w:id="611" w:author="Brett Slote" w:date="2015-02-10T07:55:00Z" w:initials="BS">
    <w:p w:rsidR="00463A2B" w:rsidRDefault="00463A2B">
      <w:pPr>
        <w:pStyle w:val="CommentText"/>
      </w:pPr>
      <w:r>
        <w:rPr>
          <w:rStyle w:val="CommentReference"/>
        </w:rPr>
        <w:annotationRef/>
      </w:r>
      <w:r>
        <w:t>Orthodox?</w:t>
      </w:r>
    </w:p>
  </w:comment>
  <w:comment w:id="612" w:author="Brett Slote" w:date="2015-02-10T07:55:00Z" w:initials="BS">
    <w:p w:rsidR="00463A2B" w:rsidRDefault="00463A2B">
      <w:pPr>
        <w:pStyle w:val="CommentText"/>
      </w:pPr>
      <w:r>
        <w:rPr>
          <w:rStyle w:val="CommentReference"/>
        </w:rPr>
        <w:annotationRef/>
      </w:r>
      <w:r>
        <w:t>Faith?</w:t>
      </w:r>
    </w:p>
  </w:comment>
  <w:comment w:id="615" w:author="Brett Slote" w:date="2015-02-10T07:55:00Z" w:initials="BS">
    <w:p w:rsidR="00463A2B" w:rsidRDefault="00463A2B">
      <w:pPr>
        <w:pStyle w:val="CommentText"/>
      </w:pPr>
      <w:r>
        <w:rPr>
          <w:rStyle w:val="CommentReference"/>
        </w:rPr>
        <w:annotationRef/>
      </w:r>
      <w:r>
        <w:t>Need a consistent policy</w:t>
      </w:r>
    </w:p>
  </w:comment>
  <w:comment w:id="619" w:author="Brett Slote" w:date="2015-02-10T07:56:00Z" w:initials="BS">
    <w:p w:rsidR="00463A2B" w:rsidRDefault="00463A2B">
      <w:pPr>
        <w:pStyle w:val="CommentText"/>
      </w:pPr>
      <w:r>
        <w:rPr>
          <w:rStyle w:val="CommentReference"/>
        </w:rPr>
        <w:annotationRef/>
      </w:r>
      <w:r>
        <w:t>Ramez, He or Him?</w:t>
      </w:r>
    </w:p>
  </w:comment>
  <w:comment w:id="620" w:author="Brett Slote" w:date="2015-02-10T07:56:00Z" w:initials="BS">
    <w:p w:rsidR="00463A2B" w:rsidRDefault="00463A2B">
      <w:pPr>
        <w:pStyle w:val="CommentText"/>
      </w:pPr>
      <w:r>
        <w:rPr>
          <w:rStyle w:val="CommentReference"/>
        </w:rPr>
        <w:annotationRef/>
      </w:r>
      <w:r>
        <w:t>On? By?</w:t>
      </w:r>
    </w:p>
  </w:comment>
  <w:comment w:id="625" w:author="Windows User" w:date="2015-02-10T07:58:00Z" w:initials="BS">
    <w:p w:rsidR="00463A2B" w:rsidRDefault="00463A2B">
      <w:pPr>
        <w:pStyle w:val="CommentText"/>
      </w:pPr>
      <w:r>
        <w:rPr>
          <w:rStyle w:val="CommentReference"/>
        </w:rPr>
        <w:annotationRef/>
      </w:r>
      <w:r>
        <w:t>Are the breaths referring to the inspiration of scripture, as the other translations have, or the breath of creation cf gn 1?</w:t>
      </w:r>
    </w:p>
  </w:comment>
  <w:comment w:id="626" w:author="Windows User" w:date="2015-02-10T07:58:00Z" w:initials="BS">
    <w:p w:rsidR="00463A2B" w:rsidRDefault="00463A2B">
      <w:pPr>
        <w:pStyle w:val="CommentText"/>
      </w:pPr>
      <w:r>
        <w:rPr>
          <w:rStyle w:val="CommentReference"/>
        </w:rPr>
        <w:annotationRef/>
      </w:r>
      <w:r>
        <w:t>When we love the Name of our Lord Jesus Christ, the Name of Salvation...</w:t>
      </w:r>
    </w:p>
  </w:comment>
  <w:comment w:id="627" w:author="Windows User" w:date="2015-02-10T07:58:00Z" w:initials="BS">
    <w:p w:rsidR="00463A2B" w:rsidRDefault="00463A2B">
      <w:pPr>
        <w:pStyle w:val="CommentText"/>
      </w:pPr>
      <w:r>
        <w:rPr>
          <w:rStyle w:val="CommentReference"/>
        </w:rPr>
        <w:annotationRef/>
      </w:r>
      <w:r>
        <w:t>adjective? severe?</w:t>
      </w:r>
    </w:p>
  </w:comment>
  <w:comment w:id="635" w:author="Windows User" w:date="2015-02-10T08:03:00Z" w:initials="BS">
    <w:p w:rsidR="00463A2B" w:rsidRDefault="00463A2B">
      <w:pPr>
        <w:pStyle w:val="CommentText"/>
      </w:pPr>
      <w:r>
        <w:rPr>
          <w:rStyle w:val="CommentReference"/>
        </w:rPr>
        <w:annotationRef/>
      </w:r>
      <w:r>
        <w:t>too literal?</w:t>
      </w:r>
    </w:p>
  </w:comment>
  <w:comment w:id="638" w:author="Windows User" w:date="2015-02-10T08:04:00Z" w:initials="BS">
    <w:p w:rsidR="00463A2B" w:rsidRDefault="00463A2B">
      <w:pPr>
        <w:pStyle w:val="CommentText"/>
      </w:pPr>
      <w:r>
        <w:rPr>
          <w:rStyle w:val="CommentReference"/>
        </w:rPr>
        <w:annotationRef/>
      </w:r>
      <w:r>
        <w:t>awkward</w:t>
      </w:r>
    </w:p>
  </w:comment>
  <w:comment w:id="639" w:author="Windows User" w:date="2015-02-10T08:04:00Z" w:initials="BS">
    <w:p w:rsidR="00463A2B" w:rsidRDefault="00463A2B">
      <w:pPr>
        <w:pStyle w:val="CommentText"/>
      </w:pPr>
      <w:r>
        <w:rPr>
          <w:rStyle w:val="CommentReference"/>
        </w:rPr>
        <w:annotationRef/>
      </w:r>
      <w:r>
        <w:t>sits, less literal, but more clear?</w:t>
      </w:r>
    </w:p>
  </w:comment>
  <w:comment w:id="640" w:author="Windows User" w:date="2015-02-10T08:04:00Z" w:initials="BS">
    <w:p w:rsidR="00463A2B" w:rsidRDefault="00463A2B">
      <w:pPr>
        <w:pStyle w:val="CommentText"/>
      </w:pPr>
      <w:r>
        <w:rPr>
          <w:rStyle w:val="CommentReference"/>
        </w:rPr>
        <w:annotationRef/>
      </w:r>
      <w:r>
        <w:t>awkward</w:t>
      </w:r>
    </w:p>
  </w:comment>
  <w:comment w:id="642" w:author="Windows User" w:date="2015-02-10T08:05:00Z" w:initials="BS">
    <w:p w:rsidR="00463A2B" w:rsidRDefault="00463A2B">
      <w:pPr>
        <w:pStyle w:val="CommentText"/>
      </w:pPr>
      <w:r>
        <w:rPr>
          <w:rStyle w:val="CommentReference"/>
        </w:rPr>
        <w:annotationRef/>
      </w:r>
      <w:r>
        <w:t>terribly awkward</w:t>
      </w:r>
    </w:p>
  </w:comment>
  <w:comment w:id="644" w:author="Windows User" w:date="2015-02-10T08:05:00Z" w:initials="BS">
    <w:p w:rsidR="00463A2B" w:rsidRDefault="00463A2B">
      <w:pPr>
        <w:pStyle w:val="CommentText"/>
      </w:pPr>
      <w:r>
        <w:rPr>
          <w:rStyle w:val="CommentReference"/>
        </w:rPr>
        <w:annotationRef/>
      </w:r>
      <w:r>
        <w:t>sat?</w:t>
      </w:r>
    </w:p>
  </w:comment>
  <w:comment w:id="647" w:author="Windows User" w:date="2015-02-10T08:05:00Z" w:initials="BS">
    <w:p w:rsidR="00463A2B" w:rsidRDefault="00463A2B">
      <w:pPr>
        <w:pStyle w:val="CommentText"/>
      </w:pPr>
      <w:r>
        <w:rPr>
          <w:rStyle w:val="CommentReference"/>
        </w:rPr>
        <w:annotationRef/>
      </w:r>
      <w:r>
        <w:t>entered and come forth, or entered through it?</w:t>
      </w:r>
    </w:p>
  </w:comment>
  <w:comment w:id="648" w:author="Windows User" w:date="2015-02-10T08:05:00Z" w:initials="BS">
    <w:p w:rsidR="00463A2B" w:rsidRDefault="00463A2B">
      <w:pPr>
        <w:pStyle w:val="CommentText"/>
      </w:pPr>
      <w:r>
        <w:rPr>
          <w:rStyle w:val="CommentReference"/>
        </w:rPr>
        <w:annotationRef/>
      </w:r>
      <w:r>
        <w:t>appearing?</w:t>
      </w:r>
    </w:p>
  </w:comment>
  <w:comment w:id="649" w:author="Windows User" w:date="2015-02-10T08:05:00Z" w:initials="BS">
    <w:p w:rsidR="00463A2B" w:rsidRDefault="00463A2B">
      <w:pPr>
        <w:pStyle w:val="CommentText"/>
      </w:pPr>
      <w:r>
        <w:rPr>
          <w:rStyle w:val="CommentReference"/>
        </w:rPr>
        <w:annotationRef/>
      </w:r>
      <w:r>
        <w:t>He</w:t>
      </w:r>
    </w:p>
  </w:comment>
  <w:comment w:id="654" w:author="Windows User" w:date="2015-02-10T08:06:00Z" w:initials="BS">
    <w:p w:rsidR="00463A2B" w:rsidRDefault="00463A2B">
      <w:pPr>
        <w:pStyle w:val="CommentText"/>
      </w:pPr>
      <w:r>
        <w:rPr>
          <w:rStyle w:val="CommentReference"/>
        </w:rPr>
        <w:annotationRef/>
      </w:r>
      <w:r>
        <w:t>I feel like upon sounds better here and below</w:t>
      </w:r>
    </w:p>
  </w:comment>
  <w:comment w:id="655" w:author="Windows User" w:date="2015-02-10T08:06:00Z" w:initials="BS">
    <w:p w:rsidR="00463A2B" w:rsidRDefault="00463A2B">
      <w:pPr>
        <w:pStyle w:val="CommentText"/>
      </w:pPr>
      <w:r>
        <w:rPr>
          <w:rStyle w:val="CommentReference"/>
        </w:rPr>
        <w:annotationRef/>
      </w:r>
      <w:r>
        <w:t>For forty days</w:t>
      </w:r>
    </w:p>
  </w:comment>
  <w:comment w:id="656" w:author="Windows User" w:date="2015-02-10T08:06:00Z" w:initials="BS">
    <w:p w:rsidR="00463A2B" w:rsidRDefault="00463A2B">
      <w:pPr>
        <w:pStyle w:val="CommentText"/>
      </w:pPr>
      <w:r>
        <w:rPr>
          <w:rStyle w:val="CommentReference"/>
        </w:rPr>
        <w:annotationRef/>
      </w:r>
      <w:r>
        <w:t>awkward. Crush under our feet or crush within us? Even if feet not literally there, needed to complete the implied thought in english.</w:t>
      </w:r>
    </w:p>
  </w:comment>
  <w:comment w:id="662" w:author="Windows User" w:date="2015-02-10T08:10:00Z" w:initials="BS">
    <w:p w:rsidR="00463A2B" w:rsidRDefault="00463A2B">
      <w:pPr>
        <w:pStyle w:val="CommentText"/>
      </w:pPr>
      <w:r>
        <w:rPr>
          <w:rStyle w:val="CommentReference"/>
        </w:rPr>
        <w:annotationRef/>
      </w:r>
      <w:r>
        <w:t>a? I know virgin doesn't sound right. Nor virginal. But a virgin seems to cheapen the thought...</w:t>
      </w:r>
    </w:p>
  </w:comment>
  <w:comment w:id="664" w:author="Windows User" w:date="2015-02-10T08:10:00Z" w:initials="BS">
    <w:p w:rsidR="00463A2B" w:rsidRDefault="00463A2B">
      <w:pPr>
        <w:pStyle w:val="CommentText"/>
      </w:pPr>
      <w:r>
        <w:rPr>
          <w:rStyle w:val="CommentReference"/>
        </w:rPr>
        <w:annotationRef/>
      </w:r>
      <w:r>
        <w:t>annulled has connotation from catholicism of never having been. I like abolished better. Sounds more poetic like too.</w:t>
      </w:r>
    </w:p>
  </w:comment>
  <w:comment w:id="667" w:author="Windows User" w:date="2015-02-10T08:11:00Z" w:initials="BS">
    <w:p w:rsidR="00463A2B" w:rsidRDefault="00463A2B">
      <w:pPr>
        <w:pStyle w:val="CommentText"/>
      </w:pPr>
      <w:r>
        <w:rPr>
          <w:rStyle w:val="CommentReference"/>
        </w:rPr>
        <w:annotationRef/>
      </w:r>
      <w:r>
        <w:t>yes, it is a continuous thought. But this and next are complete sentences in themselves.</w:t>
      </w:r>
    </w:p>
  </w:comment>
  <w:comment w:id="668" w:author="Windows User" w:date="2015-02-10T08:11:00Z" w:initials="BS">
    <w:p w:rsidR="00463A2B" w:rsidRDefault="00463A2B">
      <w:pPr>
        <w:pStyle w:val="CommentText"/>
      </w:pPr>
      <w:r>
        <w:rPr>
          <w:rStyle w:val="CommentReference"/>
        </w:rPr>
        <w:annotationRef/>
      </w:r>
      <w:r>
        <w:t>revealed almost makes sense here... but not with the next line having "said"</w:t>
      </w:r>
    </w:p>
  </w:comment>
  <w:comment w:id="669" w:author="Windows User" w:date="2015-02-10T08:11:00Z" w:initials="BS">
    <w:p w:rsidR="00463A2B" w:rsidRDefault="00463A2B">
      <w:pPr>
        <w:pStyle w:val="CommentText"/>
      </w:pPr>
      <w:r>
        <w:rPr>
          <w:rStyle w:val="CommentReference"/>
        </w:rPr>
        <w:annotationRef/>
      </w:r>
      <w:r>
        <w:t>repeat quotes or contiguious?</w:t>
      </w:r>
    </w:p>
  </w:comment>
  <w:comment w:id="670" w:author="Windows User" w:date="2015-02-10T08:11:00Z" w:initials="BS">
    <w:p w:rsidR="00463A2B" w:rsidRDefault="00463A2B">
      <w:pPr>
        <w:pStyle w:val="CommentText"/>
      </w:pPr>
      <w:r>
        <w:rPr>
          <w:rStyle w:val="CommentReference"/>
        </w:rPr>
        <w:annotationRef/>
      </w:r>
      <w:r>
        <w:t>in strength?</w:t>
      </w:r>
    </w:p>
  </w:comment>
  <w:comment w:id="671" w:author="Windows User" w:date="2015-02-10T08:11:00Z" w:initials="BS">
    <w:p w:rsidR="00463A2B" w:rsidRDefault="00463A2B">
      <w:pPr>
        <w:pStyle w:val="CommentText"/>
      </w:pPr>
      <w:r>
        <w:rPr>
          <w:rStyle w:val="CommentReference"/>
        </w:rPr>
        <w:annotationRef/>
      </w:r>
      <w:r>
        <w:t>in the tune it just sounds more emphatic dropping the "both"</w:t>
      </w:r>
    </w:p>
  </w:comment>
  <w:comment w:id="673" w:author="Windows User" w:date="2015-02-10T08:11:00Z" w:initials="BS">
    <w:p w:rsidR="00463A2B" w:rsidRDefault="00463A2B">
      <w:pPr>
        <w:pStyle w:val="CommentText"/>
      </w:pPr>
      <w:r>
        <w:rPr>
          <w:rStyle w:val="CommentReference"/>
        </w:rPr>
        <w:annotationRef/>
      </w:r>
      <w:r>
        <w:t>theotokos, not mav em ef Nooti</w:t>
      </w:r>
    </w:p>
  </w:comment>
  <w:comment w:id="674" w:author="Windows User" w:date="2015-02-10T08:11:00Z" w:initials="BS">
    <w:p w:rsidR="00463A2B" w:rsidRDefault="00463A2B">
      <w:pPr>
        <w:pStyle w:val="CommentText"/>
      </w:pPr>
      <w:r>
        <w:rPr>
          <w:rStyle w:val="CommentReference"/>
        </w:rPr>
        <w:annotationRef/>
      </w:r>
      <w:r>
        <w:t>in?</w:t>
      </w:r>
    </w:p>
  </w:comment>
  <w:comment w:id="676" w:author="Windows User" w:date="2015-02-10T08:11:00Z" w:initials="BS">
    <w:p w:rsidR="00463A2B" w:rsidRDefault="00463A2B">
      <w:pPr>
        <w:pStyle w:val="CommentText"/>
      </w:pPr>
      <w:r>
        <w:rPr>
          <w:rStyle w:val="CommentReference"/>
        </w:rPr>
        <w:annotationRef/>
      </w:r>
      <w:r>
        <w:t>it's literally "And" but that leaves too much grammatical ambiguity that tends towards nonsensical parsing.</w:t>
      </w:r>
    </w:p>
  </w:comment>
  <w:comment w:id="677" w:author="Windows User" w:date="2015-02-10T08:11:00Z" w:initials="BS">
    <w:p w:rsidR="00463A2B" w:rsidRDefault="00463A2B">
      <w:pPr>
        <w:pStyle w:val="CommentText"/>
      </w:pPr>
      <w:r>
        <w:rPr>
          <w:rStyle w:val="CommentReference"/>
        </w:rPr>
        <w:annotationRef/>
      </w:r>
      <w:r>
        <w:t>tense?</w:t>
      </w:r>
    </w:p>
  </w:comment>
  <w:comment w:id="679" w:author="Windows User" w:date="2015-02-10T08:11:00Z" w:initials="BS">
    <w:p w:rsidR="00463A2B" w:rsidRDefault="00463A2B">
      <w:pPr>
        <w:pStyle w:val="CommentText"/>
      </w:pPr>
      <w:r>
        <w:rPr>
          <w:rStyle w:val="CommentReference"/>
        </w:rPr>
        <w:annotationRef/>
      </w:r>
      <w:r>
        <w:t>too far for a pronoun</w:t>
      </w:r>
    </w:p>
  </w:comment>
  <w:comment w:id="680" w:author="Windows User" w:date="2015-02-10T08:11:00Z" w:initials="BS">
    <w:p w:rsidR="00463A2B" w:rsidRDefault="00463A2B">
      <w:pPr>
        <w:pStyle w:val="CommentText"/>
      </w:pPr>
      <w:r>
        <w:rPr>
          <w:rStyle w:val="CommentReference"/>
        </w:rPr>
        <w:annotationRef/>
      </w:r>
      <w:r>
        <w:t>deemed or made?</w:t>
      </w:r>
    </w:p>
  </w:comment>
  <w:comment w:id="682" w:author="Windows User" w:date="2015-02-10T08:12:00Z" w:initials="BS">
    <w:p w:rsidR="00463A2B" w:rsidRDefault="00463A2B">
      <w:pPr>
        <w:pStyle w:val="CommentText"/>
      </w:pPr>
      <w:r>
        <w:rPr>
          <w:rStyle w:val="CommentReference"/>
        </w:rPr>
        <w:annotationRef/>
      </w:r>
      <w:r>
        <w:t>coptic is heavens of heavens, but we usually say heaven of heavens.</w:t>
      </w:r>
    </w:p>
  </w:comment>
  <w:comment w:id="684" w:author="Windows User" w:date="2015-02-10T08:12:00Z" w:initials="BS">
    <w:p w:rsidR="00463A2B" w:rsidRDefault="00463A2B">
      <w:pPr>
        <w:pStyle w:val="CommentText"/>
      </w:pPr>
      <w:r>
        <w:rPr>
          <w:rStyle w:val="CommentReference"/>
        </w:rPr>
        <w:annotationRef/>
      </w:r>
      <w:r>
        <w:t>rises or shines?</w:t>
      </w:r>
    </w:p>
  </w:comment>
  <w:comment w:id="687" w:author="Windows User" w:date="2015-02-10T08:12:00Z" w:initials="BS">
    <w:p w:rsidR="00463A2B" w:rsidRDefault="00463A2B">
      <w:pPr>
        <w:pStyle w:val="CommentText"/>
      </w:pPr>
      <w:r>
        <w:rPr>
          <w:rStyle w:val="CommentReference"/>
        </w:rPr>
        <w:annotationRef/>
      </w:r>
      <w:r>
        <w:t>destroyed or damaged?</w:t>
      </w:r>
    </w:p>
  </w:comment>
  <w:comment w:id="688" w:author="Windows User" w:date="2015-02-10T08:12:00Z" w:initials="BS">
    <w:p w:rsidR="00463A2B" w:rsidRDefault="00463A2B">
      <w:pPr>
        <w:pStyle w:val="CommentText"/>
      </w:pPr>
      <w:r>
        <w:rPr>
          <w:rStyle w:val="CommentReference"/>
        </w:rPr>
        <w:annotationRef/>
      </w:r>
      <w:r>
        <w:t>what does very mean here?</w:t>
      </w:r>
    </w:p>
  </w:comment>
  <w:comment w:id="693" w:author="Windows User" w:date="2015-02-10T08:14:00Z" w:initials="BS">
    <w:p w:rsidR="00463A2B" w:rsidRDefault="00463A2B">
      <w:pPr>
        <w:pStyle w:val="CommentText"/>
      </w:pPr>
      <w:r>
        <w:rPr>
          <w:rStyle w:val="CommentReference"/>
        </w:rPr>
        <w:annotationRef/>
      </w:r>
      <w:r>
        <w:t>servant, or slave?</w:t>
      </w:r>
    </w:p>
  </w:comment>
  <w:comment w:id="694" w:author="Windows User" w:date="2015-02-10T08:14:00Z" w:initials="BS">
    <w:p w:rsidR="00463A2B" w:rsidRDefault="00463A2B">
      <w:pPr>
        <w:pStyle w:val="CommentText"/>
      </w:pPr>
      <w:r>
        <w:rPr>
          <w:rStyle w:val="CommentReference"/>
        </w:rPr>
        <w:annotationRef/>
      </w:r>
      <w:r>
        <w:t>Feels way too literal</w:t>
      </w:r>
    </w:p>
  </w:comment>
  <w:comment w:id="700" w:author="Windows User" w:date="2015-02-10T08:16:00Z" w:initials="BS">
    <w:p w:rsidR="00463A2B" w:rsidRDefault="00463A2B">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2" w:author="Windows User" w:date="2015-02-10T08:17:00Z" w:initials="BS">
    <w:p w:rsidR="00463A2B" w:rsidRDefault="00463A2B">
      <w:pPr>
        <w:pStyle w:val="CommentText"/>
      </w:pPr>
      <w:r>
        <w:rPr>
          <w:rStyle w:val="CommentReference"/>
        </w:rPr>
        <w:annotationRef/>
      </w:r>
      <w:r>
        <w:t>was incarnate or took flesh? Need a decision for this common phrase.</w:t>
      </w:r>
    </w:p>
  </w:comment>
  <w:comment w:id="704" w:author="Windows User" w:date="2015-02-10T08:17:00Z" w:initials="BS">
    <w:p w:rsidR="00463A2B" w:rsidRDefault="00463A2B">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09" w:author="Windows User" w:date="2015-02-10T08:18:00Z" w:initials="BS">
    <w:p w:rsidR="00463A2B" w:rsidRDefault="00463A2B">
      <w:pPr>
        <w:pStyle w:val="CommentText"/>
      </w:pPr>
      <w:r>
        <w:rPr>
          <w:rStyle w:val="CommentReference"/>
        </w:rPr>
        <w:annotationRef/>
      </w:r>
      <w:r>
        <w:t>Altar/The place where the Sacrifice is offered, is clearly not right. But Temple? Or Holy of Holies?</w:t>
      </w:r>
    </w:p>
  </w:comment>
  <w:comment w:id="712" w:author="Windows User" w:date="2015-02-10T08:18:00Z" w:initials="BS">
    <w:p w:rsidR="00463A2B" w:rsidRDefault="00463A2B">
      <w:pPr>
        <w:pStyle w:val="CommentText"/>
      </w:pPr>
      <w:r>
        <w:rPr>
          <w:rStyle w:val="CommentReference"/>
        </w:rPr>
        <w:annotationRef/>
      </w:r>
      <w:r>
        <w:t>I think infinite captures the meaning of uncircumscript in a more approachable way.</w:t>
      </w:r>
    </w:p>
  </w:comment>
  <w:comment w:id="713" w:author="Windows User" w:date="2015-02-10T08:18:00Z" w:initials="BS">
    <w:p w:rsidR="00463A2B" w:rsidRDefault="00463A2B">
      <w:pPr>
        <w:pStyle w:val="CommentText"/>
      </w:pPr>
      <w:r>
        <w:rPr>
          <w:rStyle w:val="CommentReference"/>
        </w:rPr>
        <w:annotationRef/>
      </w:r>
      <w:r>
        <w:t>net or hook?</w:t>
      </w:r>
    </w:p>
  </w:comment>
  <w:comment w:id="714" w:author="Windows User" w:date="2015-02-10T08:18:00Z" w:initials="BS">
    <w:p w:rsidR="00463A2B" w:rsidRDefault="00463A2B">
      <w:pPr>
        <w:pStyle w:val="CommentText"/>
      </w:pPr>
      <w:r>
        <w:rPr>
          <w:rStyle w:val="CommentReference"/>
        </w:rPr>
        <w:annotationRef/>
      </w:r>
      <w:r>
        <w:t>Instructing them in the worship?</w:t>
      </w:r>
    </w:p>
  </w:comment>
  <w:comment w:id="715" w:author="Windows User" w:date="2015-02-10T08:18:00Z" w:initials="BS">
    <w:p w:rsidR="00463A2B" w:rsidRDefault="00463A2B">
      <w:pPr>
        <w:pStyle w:val="CommentText"/>
      </w:pPr>
      <w:r>
        <w:rPr>
          <w:rStyle w:val="CommentReference"/>
        </w:rPr>
        <w:annotationRef/>
      </w:r>
      <w:r>
        <w:t>what does this mean?</w:t>
      </w:r>
    </w:p>
  </w:comment>
  <w:comment w:id="716" w:author="Windows User" w:date="2015-02-10T08:18:00Z" w:initials="BS">
    <w:p w:rsidR="00463A2B" w:rsidRDefault="00463A2B">
      <w:pPr>
        <w:pStyle w:val="CommentText"/>
      </w:pPr>
      <w:r>
        <w:rPr>
          <w:rStyle w:val="CommentReference"/>
        </w:rPr>
        <w:annotationRef/>
      </w:r>
      <w:r>
        <w:t>Path? Or Way? i.e. Christ?</w:t>
      </w:r>
    </w:p>
  </w:comment>
  <w:comment w:id="717" w:author="Windows User" w:date="2015-02-10T08:18:00Z" w:initials="BS">
    <w:p w:rsidR="00463A2B" w:rsidRDefault="00463A2B">
      <w:pPr>
        <w:pStyle w:val="CommentText"/>
      </w:pPr>
      <w:r>
        <w:rPr>
          <w:rStyle w:val="CommentReference"/>
        </w:rPr>
        <w:annotationRef/>
      </w:r>
      <w:r>
        <w:t>forward to? Or towards?</w:t>
      </w:r>
    </w:p>
  </w:comment>
  <w:comment w:id="718" w:author="Windows User" w:date="2015-02-10T08:18:00Z" w:initials="BS">
    <w:p w:rsidR="00463A2B" w:rsidRDefault="00463A2B">
      <w:pPr>
        <w:pStyle w:val="CommentText"/>
      </w:pPr>
      <w:r>
        <w:rPr>
          <w:rStyle w:val="CommentReference"/>
        </w:rPr>
        <w:annotationRef/>
      </w:r>
      <w:r>
        <w:t>gladness</w:t>
      </w:r>
    </w:p>
  </w:comment>
  <w:comment w:id="723" w:author="Windows User" w:date="2015-02-10T08:20:00Z" w:initials="BS">
    <w:p w:rsidR="00463A2B" w:rsidRDefault="00463A2B">
      <w:pPr>
        <w:pStyle w:val="CommentText"/>
      </w:pPr>
      <w:r>
        <w:rPr>
          <w:rStyle w:val="CommentReference"/>
        </w:rPr>
        <w:annotationRef/>
      </w:r>
      <w:r>
        <w:t>Inclined to switch to L.A. ordering, but probably better to be consistent with Black.</w:t>
      </w:r>
    </w:p>
  </w:comment>
  <w:comment w:id="724" w:author="Windows User" w:date="2015-02-10T08:20:00Z" w:initials="BS">
    <w:p w:rsidR="00463A2B" w:rsidRDefault="00463A2B">
      <w:pPr>
        <w:pStyle w:val="CommentText"/>
      </w:pPr>
      <w:r>
        <w:rPr>
          <w:rStyle w:val="CommentReference"/>
        </w:rPr>
        <w:annotationRef/>
      </w:r>
      <w:r>
        <w:t>Everyday or a day?</w:t>
      </w:r>
    </w:p>
  </w:comment>
  <w:comment w:id="725" w:author="Windows User" w:date="2015-02-10T08:20:00Z" w:initials="BS">
    <w:p w:rsidR="00463A2B" w:rsidRDefault="00463A2B">
      <w:pPr>
        <w:pStyle w:val="CommentText"/>
      </w:pPr>
      <w:r>
        <w:rPr>
          <w:rStyle w:val="CommentReference"/>
        </w:rPr>
        <w:annotationRef/>
      </w:r>
      <w:r>
        <w:t>not delight. Maybe joy instead of esctasy?</w:t>
      </w:r>
    </w:p>
  </w:comment>
  <w:comment w:id="726" w:author="Windows User" w:date="2015-02-10T08:20:00Z" w:initials="BS">
    <w:p w:rsidR="00463A2B" w:rsidRDefault="00463A2B">
      <w:pPr>
        <w:pStyle w:val="CommentText"/>
      </w:pPr>
      <w:r>
        <w:rPr>
          <w:rStyle w:val="CommentReference"/>
        </w:rPr>
        <w:annotationRef/>
      </w:r>
      <w:r>
        <w:t>glory, splendor or beauty?</w:t>
      </w:r>
    </w:p>
  </w:comment>
  <w:comment w:id="727" w:author="Windows User" w:date="2015-02-10T08:20:00Z" w:initials="BS">
    <w:p w:rsidR="00463A2B" w:rsidRDefault="00463A2B">
      <w:pPr>
        <w:pStyle w:val="CommentText"/>
      </w:pPr>
      <w:r>
        <w:rPr>
          <w:rStyle w:val="CommentReference"/>
        </w:rPr>
        <w:annotationRef/>
      </w:r>
      <w:r>
        <w:t>from or and?</w:t>
      </w:r>
    </w:p>
  </w:comment>
  <w:comment w:id="728" w:author="Windows User" w:date="2015-02-10T08:20:00Z" w:initials="BS">
    <w:p w:rsidR="00463A2B" w:rsidRDefault="00463A2B">
      <w:pPr>
        <w:pStyle w:val="CommentText"/>
      </w:pPr>
      <w:r>
        <w:rPr>
          <w:rStyle w:val="CommentReference"/>
        </w:rPr>
        <w:annotationRef/>
      </w:r>
      <w:r>
        <w:t>What prophet? Why did abouna redact this?</w:t>
      </w:r>
    </w:p>
  </w:comment>
  <w:comment w:id="729" w:author="Windows User" w:date="2015-02-10T08:20:00Z" w:initials="BS">
    <w:p w:rsidR="00463A2B" w:rsidRDefault="00463A2B">
      <w:pPr>
        <w:pStyle w:val="CommentText"/>
      </w:pPr>
      <w:r>
        <w:rPr>
          <w:rStyle w:val="CommentReference"/>
        </w:rPr>
        <w:annotationRef/>
      </w:r>
      <w:r>
        <w:t>Doesn't this say you are beyond beginning, or something to that effect? Beyond the beginning from which even time arose?</w:t>
      </w:r>
    </w:p>
  </w:comment>
  <w:comment w:id="730" w:author="Windows User" w:date="2015-02-10T08:20:00Z" w:initials="BS">
    <w:p w:rsidR="00463A2B" w:rsidRDefault="00463A2B">
      <w:pPr>
        <w:pStyle w:val="CommentText"/>
      </w:pPr>
      <w:r>
        <w:rPr>
          <w:rStyle w:val="CommentReference"/>
        </w:rPr>
        <w:annotationRef/>
      </w:r>
      <w:r>
        <w:t>is this right?</w:t>
      </w:r>
    </w:p>
  </w:comment>
  <w:comment w:id="731" w:author="Windows User" w:date="2015-02-10T08:20:00Z" w:initials="BS">
    <w:p w:rsidR="00463A2B" w:rsidRDefault="00463A2B">
      <w:pPr>
        <w:pStyle w:val="CommentText"/>
      </w:pPr>
      <w:r>
        <w:rPr>
          <w:rStyle w:val="CommentReference"/>
        </w:rPr>
        <w:annotationRef/>
      </w:r>
      <w:r>
        <w:t>isn't it of?</w:t>
      </w:r>
    </w:p>
  </w:comment>
  <w:comment w:id="732" w:author="Windows User" w:date="2015-02-10T08:20:00Z" w:initials="BS">
    <w:p w:rsidR="00463A2B" w:rsidRDefault="00463A2B">
      <w:pPr>
        <w:pStyle w:val="CommentText"/>
      </w:pPr>
      <w:r>
        <w:rPr>
          <w:rStyle w:val="CommentReference"/>
        </w:rPr>
        <w:annotationRef/>
      </w:r>
      <w:r>
        <w:t>isn't it blesses?</w:t>
      </w:r>
    </w:p>
  </w:comment>
  <w:comment w:id="733" w:author="Windows User" w:date="2015-02-10T08:20:00Z" w:initials="BS">
    <w:p w:rsidR="00463A2B" w:rsidRDefault="00463A2B">
      <w:pPr>
        <w:pStyle w:val="CommentText"/>
      </w:pPr>
      <w:r>
        <w:rPr>
          <w:rStyle w:val="CommentReference"/>
        </w:rPr>
        <w:annotationRef/>
      </w:r>
      <w:r>
        <w:t>blessing or blessing?</w:t>
      </w:r>
    </w:p>
  </w:comment>
  <w:comment w:id="734" w:author="Windows User" w:date="2015-02-10T08:20:00Z" w:initials="BS">
    <w:p w:rsidR="00463A2B" w:rsidRDefault="00463A2B">
      <w:pPr>
        <w:pStyle w:val="CommentText"/>
      </w:pPr>
      <w:r>
        <w:rPr>
          <w:rStyle w:val="CommentReference"/>
        </w:rPr>
        <w:annotationRef/>
      </w:r>
      <w:r>
        <w:t>the other translations seem not to like abouna's contractions...</w:t>
      </w:r>
    </w:p>
  </w:comment>
  <w:comment w:id="735" w:author="Windows User" w:date="2015-02-10T08:20:00Z" w:initials="BS">
    <w:p w:rsidR="00463A2B" w:rsidRDefault="00463A2B">
      <w:pPr>
        <w:pStyle w:val="CommentText"/>
      </w:pPr>
      <w:r>
        <w:rPr>
          <w:rStyle w:val="CommentReference"/>
        </w:rPr>
        <w:annotationRef/>
      </w:r>
      <w:r>
        <w:t>perfect or true?</w:t>
      </w:r>
    </w:p>
  </w:comment>
  <w:comment w:id="742" w:author="Windows User" w:date="2015-02-10T08:28:00Z" w:initials="BS">
    <w:p w:rsidR="00463A2B" w:rsidRDefault="00463A2B">
      <w:pPr>
        <w:pStyle w:val="CommentText"/>
      </w:pPr>
      <w:r>
        <w:rPr>
          <w:rStyle w:val="CommentReference"/>
        </w:rPr>
        <w:annotationRef/>
      </w:r>
      <w:r>
        <w:t>which word is right?</w:t>
      </w:r>
    </w:p>
  </w:comment>
  <w:comment w:id="743" w:author="Windows User" w:date="2015-02-10T08:28:00Z" w:initials="BS">
    <w:p w:rsidR="00463A2B" w:rsidRDefault="00463A2B">
      <w:pPr>
        <w:pStyle w:val="CommentText"/>
      </w:pPr>
      <w:r>
        <w:rPr>
          <w:rStyle w:val="CommentReference"/>
        </w:rPr>
        <w:annotationRef/>
      </w:r>
      <w:r>
        <w:t>wise?</w:t>
      </w:r>
    </w:p>
  </w:comment>
  <w:comment w:id="745" w:author="Windows User" w:date="2015-02-10T08:28:00Z" w:initials="BS">
    <w:p w:rsidR="00463A2B" w:rsidRDefault="00463A2B">
      <w:pPr>
        <w:pStyle w:val="CommentText"/>
      </w:pPr>
      <w:r>
        <w:rPr>
          <w:rStyle w:val="CommentReference"/>
        </w:rPr>
        <w:annotationRef/>
      </w:r>
      <w:r>
        <w:t>bride, or bridal chamber?</w:t>
      </w:r>
    </w:p>
  </w:comment>
  <w:comment w:id="746" w:author="Windows User" w:date="2015-02-10T08:28:00Z" w:initials="BS">
    <w:p w:rsidR="00463A2B" w:rsidRDefault="00463A2B" w:rsidP="00BE768B">
      <w:pPr>
        <w:pStyle w:val="CommentText"/>
      </w:pPr>
      <w:r>
        <w:rPr>
          <w:rStyle w:val="CommentReference"/>
        </w:rPr>
        <w:annotationRef/>
      </w:r>
      <w:r>
        <w:t>truth, logos, or true logos?</w:t>
      </w:r>
    </w:p>
  </w:comment>
  <w:comment w:id="747" w:author="Windows User" w:date="2015-02-10T08:28:00Z" w:initials="BS">
    <w:p w:rsidR="00463A2B" w:rsidRDefault="00463A2B" w:rsidP="00BE768B">
      <w:pPr>
        <w:pStyle w:val="CommentText"/>
      </w:pPr>
      <w:r>
        <w:rPr>
          <w:rStyle w:val="CommentReference"/>
        </w:rPr>
        <w:annotationRef/>
      </w:r>
      <w:r>
        <w:t>redeemed or saved?</w:t>
      </w:r>
    </w:p>
  </w:comment>
  <w:comment w:id="749" w:author="Windows User" w:date="2015-02-10T08:28:00Z" w:initials="BS">
    <w:p w:rsidR="00463A2B" w:rsidRDefault="00463A2B">
      <w:pPr>
        <w:pStyle w:val="CommentText"/>
      </w:pPr>
      <w:r>
        <w:rPr>
          <w:rStyle w:val="CommentReference"/>
        </w:rPr>
        <w:annotationRef/>
      </w:r>
      <w:r>
        <w:t>for us or unto us?</w:t>
      </w:r>
    </w:p>
  </w:comment>
  <w:comment w:id="752" w:author="Windows User" w:date="2015-02-10T08:28:00Z" w:initials="BS">
    <w:p w:rsidR="00463A2B" w:rsidRDefault="00463A2B">
      <w:pPr>
        <w:pStyle w:val="CommentText"/>
      </w:pPr>
      <w:r>
        <w:rPr>
          <w:rStyle w:val="CommentReference"/>
        </w:rPr>
        <w:annotationRef/>
      </w:r>
      <w:r>
        <w:t>what does eshleelooi mean?</w:t>
      </w:r>
    </w:p>
  </w:comment>
  <w:comment w:id="753" w:author="Windows User" w:date="2015-02-10T08:28:00Z" w:initials="BS">
    <w:p w:rsidR="00463A2B" w:rsidRDefault="00463A2B">
      <w:pPr>
        <w:pStyle w:val="CommentText"/>
      </w:pPr>
      <w:r>
        <w:rPr>
          <w:rStyle w:val="CommentReference"/>
        </w:rPr>
        <w:annotationRef/>
      </w:r>
      <w:r>
        <w:t>save or redeem?</w:t>
      </w:r>
    </w:p>
  </w:comment>
  <w:comment w:id="755" w:author="Windows User" w:date="2015-02-10T08:29:00Z" w:initials="BS">
    <w:p w:rsidR="00463A2B" w:rsidRDefault="00463A2B">
      <w:pPr>
        <w:pStyle w:val="CommentText"/>
      </w:pPr>
      <w:r>
        <w:rPr>
          <w:rStyle w:val="CommentReference"/>
        </w:rPr>
        <w:annotationRef/>
      </w:r>
      <w:r>
        <w:t>paradoxically or miraculously?</w:t>
      </w:r>
    </w:p>
  </w:comment>
  <w:comment w:id="756" w:author="Windows User" w:date="2015-02-10T08:29:00Z" w:initials="BS">
    <w:p w:rsidR="00463A2B" w:rsidRDefault="00463A2B">
      <w:pPr>
        <w:pStyle w:val="CommentText"/>
      </w:pPr>
      <w:r>
        <w:rPr>
          <w:rStyle w:val="CommentReference"/>
        </w:rPr>
        <w:annotationRef/>
      </w:r>
      <w:r>
        <w:t>I get that this is perfectly valid English without 'is'. But too hard to follow fast.</w:t>
      </w:r>
    </w:p>
  </w:comment>
  <w:comment w:id="758" w:author="Windows User" w:date="2015-02-10T08:29:00Z" w:initials="BS">
    <w:p w:rsidR="00463A2B" w:rsidRDefault="00463A2B">
      <w:pPr>
        <w:pStyle w:val="CommentText"/>
      </w:pPr>
      <w:r>
        <w:rPr>
          <w:rStyle w:val="CommentReference"/>
        </w:rPr>
        <w:annotationRef/>
      </w:r>
      <w:r>
        <w:t>this seems to be parallel to gold on all sides rather than gold roundabout it.</w:t>
      </w:r>
    </w:p>
  </w:comment>
  <w:comment w:id="759" w:author="Windows User" w:date="2015-02-10T08:29:00Z" w:initials="BS">
    <w:p w:rsidR="00463A2B" w:rsidRDefault="00463A2B">
      <w:pPr>
        <w:pStyle w:val="CommentText"/>
      </w:pPr>
      <w:r>
        <w:rPr>
          <w:rStyle w:val="CommentReference"/>
        </w:rPr>
        <w:annotationRef/>
      </w:r>
      <w:r>
        <w:t>Saviour or redeemer?</w:t>
      </w:r>
    </w:p>
  </w:comment>
  <w:comment w:id="761" w:author="Windows User" w:date="2015-02-10T08:29:00Z" w:initials="BS">
    <w:p w:rsidR="00463A2B" w:rsidRDefault="00463A2B">
      <w:pPr>
        <w:pStyle w:val="CommentText"/>
      </w:pPr>
      <w:r>
        <w:rPr>
          <w:rStyle w:val="CommentReference"/>
        </w:rPr>
        <w:annotationRef/>
      </w:r>
      <w:r>
        <w:t>isn't this compassion? not nishti nai...</w:t>
      </w:r>
    </w:p>
  </w:comment>
  <w:comment w:id="764" w:author="Windows User" w:date="2015-02-10T08:30:00Z" w:initials="BS">
    <w:p w:rsidR="00463A2B" w:rsidRDefault="00463A2B">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5" w:author="Windows User" w:date="2015-02-10T08:30:00Z" w:initials="BS">
    <w:p w:rsidR="00463A2B" w:rsidRDefault="00463A2B">
      <w:pPr>
        <w:pStyle w:val="CommentText"/>
      </w:pPr>
      <w:r>
        <w:rPr>
          <w:rStyle w:val="CommentReference"/>
        </w:rPr>
        <w:annotationRef/>
      </w:r>
      <w:r>
        <w:t>should be lampstand, not candle stick, here and throughout.</w:t>
      </w:r>
    </w:p>
  </w:comment>
  <w:comment w:id="766" w:author="Windows User" w:date="2015-02-10T08:30:00Z" w:initials="BS">
    <w:p w:rsidR="00463A2B" w:rsidRDefault="00463A2B">
      <w:pPr>
        <w:pStyle w:val="CommentText"/>
      </w:pPr>
      <w:r>
        <w:rPr>
          <w:rStyle w:val="CommentReference"/>
        </w:rPr>
        <w:annotationRef/>
      </w:r>
      <w:r>
        <w:t>Ok, not saluted... Greeted, or I would prefer hailed...</w:t>
      </w:r>
    </w:p>
  </w:comment>
  <w:comment w:id="767" w:author="Windows User" w:date="2015-02-10T08:30:00Z" w:initials="BS">
    <w:p w:rsidR="00463A2B" w:rsidRDefault="00463A2B">
      <w:pPr>
        <w:pStyle w:val="CommentText"/>
      </w:pPr>
      <w:r>
        <w:rPr>
          <w:rStyle w:val="CommentReference"/>
        </w:rPr>
        <w:annotationRef/>
      </w:r>
      <w:r>
        <w:t>The Father was overjoyed, in your conception????</w:t>
      </w:r>
    </w:p>
  </w:comment>
  <w:comment w:id="768" w:author="Windows User" w:date="2015-02-10T08:30:00Z" w:initials="BS">
    <w:p w:rsidR="00463A2B" w:rsidRDefault="00463A2B">
      <w:pPr>
        <w:pStyle w:val="CommentText"/>
      </w:pPr>
      <w:r>
        <w:rPr>
          <w:rStyle w:val="CommentReference"/>
        </w:rPr>
        <w:annotationRef/>
      </w:r>
      <w:r>
        <w:t>appearing doesn't sound right for parousia... coming or advent?</w:t>
      </w:r>
    </w:p>
  </w:comment>
  <w:comment w:id="769" w:author="Windows User" w:date="2015-02-10T08:30:00Z" w:initials="BS">
    <w:p w:rsidR="00463A2B" w:rsidRDefault="00463A2B">
      <w:pPr>
        <w:pStyle w:val="CommentText"/>
      </w:pPr>
      <w:r>
        <w:rPr>
          <w:rStyle w:val="CommentReference"/>
        </w:rPr>
        <w:annotationRef/>
      </w:r>
      <w:r>
        <w:t>kinda funny in English to switch pronoun from Lord to Virgin in one scentence.</w:t>
      </w:r>
    </w:p>
  </w:comment>
  <w:comment w:id="772" w:author="Windows User" w:date="2015-02-10T08:30:00Z" w:initials="BS">
    <w:p w:rsidR="00463A2B" w:rsidRDefault="00463A2B">
      <w:pPr>
        <w:pStyle w:val="CommentText"/>
      </w:pPr>
      <w:r>
        <w:rPr>
          <w:rStyle w:val="CommentReference"/>
        </w:rPr>
        <w:annotationRef/>
      </w:r>
      <w:r>
        <w:t>I really didn't like preached... Is this to literal though? Maybe L.A. is better.</w:t>
      </w:r>
    </w:p>
  </w:comment>
  <w:comment w:id="773" w:author="Windows User" w:date="2015-02-10T08:30:00Z" w:initials="BS">
    <w:p w:rsidR="00463A2B" w:rsidRDefault="00463A2B">
      <w:pPr>
        <w:pStyle w:val="CommentText"/>
      </w:pPr>
      <w:r>
        <w:rPr>
          <w:rStyle w:val="CommentReference"/>
        </w:rPr>
        <w:annotationRef/>
      </w:r>
      <w:r>
        <w:t>these thereofs are so awkward... but I can't think of a better phrasing right now.</w:t>
      </w:r>
    </w:p>
  </w:comment>
  <w:comment w:id="779" w:author="Windows User" w:date="2015-02-10T08:31:00Z" w:initials="BS">
    <w:p w:rsidR="00463A2B" w:rsidRDefault="00463A2B">
      <w:pPr>
        <w:pStyle w:val="CommentText"/>
      </w:pPr>
      <w:r>
        <w:rPr>
          <w:rStyle w:val="CommentReference"/>
        </w:rPr>
        <w:annotationRef/>
      </w:r>
      <w:r>
        <w:t>this seems kind of loose... is it ok?</w:t>
      </w:r>
    </w:p>
  </w:comment>
  <w:comment w:id="780" w:author="Windows User" w:date="2015-02-10T08:31:00Z" w:initials="BS">
    <w:p w:rsidR="00463A2B" w:rsidRDefault="00463A2B">
      <w:pPr>
        <w:pStyle w:val="CommentText"/>
      </w:pPr>
      <w:r>
        <w:rPr>
          <w:rStyle w:val="CommentReference"/>
        </w:rPr>
        <w:annotationRef/>
      </w:r>
      <w:r>
        <w:t>works or deeds?</w:t>
      </w:r>
    </w:p>
  </w:comment>
  <w:comment w:id="781" w:author="Windows User" w:date="2015-02-10T08:31:00Z" w:initials="BS">
    <w:p w:rsidR="00463A2B" w:rsidRDefault="00463A2B">
      <w:pPr>
        <w:pStyle w:val="CommentText"/>
      </w:pPr>
      <w:r>
        <w:rPr>
          <w:rStyle w:val="CommentReference"/>
        </w:rPr>
        <w:annotationRef/>
      </w:r>
      <w:r>
        <w:t>does Coptic have 'high'?</w:t>
      </w:r>
    </w:p>
  </w:comment>
  <w:comment w:id="782" w:author="Windows User" w:date="2015-02-10T08:31:00Z" w:initials="BS">
    <w:p w:rsidR="00463A2B" w:rsidRDefault="00463A2B">
      <w:pPr>
        <w:pStyle w:val="CommentText"/>
      </w:pPr>
      <w:r>
        <w:rPr>
          <w:rStyle w:val="CommentReference"/>
        </w:rPr>
        <w:annotationRef/>
      </w:r>
      <w:r>
        <w:t>bless or praise? inconsistent rendering of esmo</w:t>
      </w:r>
    </w:p>
  </w:comment>
  <w:comment w:id="794" w:author="Windows User" w:date="2015-09-02T08:56:00Z" w:initials="WU">
    <w:p w:rsidR="00463A2B" w:rsidRDefault="00463A2B" w:rsidP="000278EC">
      <w:pPr>
        <w:pStyle w:val="CommentText"/>
      </w:pPr>
      <w:r>
        <w:rPr>
          <w:rStyle w:val="CommentReference"/>
        </w:rPr>
        <w:annotationRef/>
      </w:r>
      <w:r>
        <w:t>Gives light? Enlightens?</w:t>
      </w:r>
    </w:p>
  </w:comment>
  <w:comment w:id="795" w:author="Windows User" w:date="2015-09-02T08:33:00Z" w:initials="WU">
    <w:p w:rsidR="00463A2B" w:rsidRDefault="00463A2B">
      <w:pPr>
        <w:pStyle w:val="CommentText"/>
      </w:pPr>
      <w:r>
        <w:rPr>
          <w:rStyle w:val="CommentReference"/>
        </w:rPr>
        <w:annotationRef/>
      </w:r>
      <w:r>
        <w:t>split after this vs?</w:t>
      </w:r>
    </w:p>
  </w:comment>
  <w:comment w:id="796" w:author="Windows User" w:date="2015-09-02T09:07:00Z" w:initials="WU">
    <w:p w:rsidR="00463A2B" w:rsidRDefault="00463A2B">
      <w:pPr>
        <w:pStyle w:val="CommentText"/>
      </w:pPr>
      <w:r>
        <w:rPr>
          <w:rStyle w:val="CommentReference"/>
        </w:rPr>
        <w:annotationRef/>
      </w:r>
      <w:r>
        <w:t>Better word than prelate?</w:t>
      </w:r>
    </w:p>
  </w:comment>
  <w:comment w:id="811" w:author="Windows User" w:date="2015-02-19T12:10:00Z" w:initials="WU">
    <w:p w:rsidR="00463A2B" w:rsidRDefault="00463A2B">
      <w:pPr>
        <w:pStyle w:val="CommentText"/>
      </w:pPr>
      <w:r>
        <w:rPr>
          <w:rStyle w:val="CommentReference"/>
        </w:rPr>
        <w:annotationRef/>
      </w:r>
      <w:r>
        <w:t>add accents and coptic</w:t>
      </w:r>
    </w:p>
  </w:comment>
  <w:comment w:id="826" w:author="Windows User" w:date="2015-03-03T22:28:00Z" w:initials="BS">
    <w:p w:rsidR="00463A2B" w:rsidRDefault="00463A2B">
      <w:pPr>
        <w:pStyle w:val="CommentText"/>
      </w:pPr>
      <w:r>
        <w:rPr>
          <w:rStyle w:val="CommentReference"/>
        </w:rPr>
        <w:annotationRef/>
      </w:r>
      <w:r>
        <w:t>coptic has confess</w:t>
      </w:r>
    </w:p>
  </w:comment>
  <w:comment w:id="916" w:author="Windows User" w:date="2015-08-26T08:24:00Z" w:initials="WU">
    <w:p w:rsidR="00463A2B" w:rsidRDefault="00463A2B">
      <w:pPr>
        <w:pStyle w:val="CommentText"/>
      </w:pPr>
      <w:r>
        <w:rPr>
          <w:rStyle w:val="CommentReference"/>
        </w:rPr>
        <w:annotationRef/>
      </w:r>
      <w:r>
        <w:t>Isn’t this one more faithful?</w:t>
      </w:r>
    </w:p>
  </w:comment>
  <w:comment w:id="917" w:author="Windows User" w:date="2015-08-26T08:24:00Z" w:initials="WU">
    <w:p w:rsidR="00463A2B" w:rsidRDefault="00463A2B">
      <w:pPr>
        <w:pStyle w:val="CommentText"/>
      </w:pPr>
      <w:r>
        <w:rPr>
          <w:rStyle w:val="CommentReference"/>
        </w:rPr>
        <w:annotationRef/>
      </w:r>
      <w:r>
        <w:t>Which one(s) are/is right?</w:t>
      </w:r>
    </w:p>
  </w:comment>
  <w:comment w:id="918" w:author="Windows User" w:date="2015-08-26T08:24:00Z" w:initials="WU">
    <w:p w:rsidR="00463A2B" w:rsidRDefault="00463A2B">
      <w:pPr>
        <w:pStyle w:val="CommentText"/>
      </w:pPr>
      <w:r>
        <w:rPr>
          <w:rStyle w:val="CommentReference"/>
        </w:rPr>
        <w:annotationRef/>
      </w:r>
      <w:r>
        <w:t>Coptic doesn’t seem to have “O Lord”</w:t>
      </w:r>
    </w:p>
  </w:comment>
  <w:comment w:id="919" w:author="Windows User" w:date="2015-08-31T08:35:00Z" w:initials="WU">
    <w:p w:rsidR="00463A2B" w:rsidRDefault="00463A2B">
      <w:pPr>
        <w:pStyle w:val="CommentText"/>
      </w:pPr>
      <w:r>
        <w:rPr>
          <w:rStyle w:val="CommentReference"/>
        </w:rPr>
        <w:annotationRef/>
      </w:r>
      <w:r>
        <w:t>Called or named?</w:t>
      </w:r>
    </w:p>
  </w:comment>
  <w:comment w:id="920" w:author="Windows User" w:date="2015-08-31T08:35:00Z" w:initials="WU">
    <w:p w:rsidR="00463A2B" w:rsidRDefault="00463A2B">
      <w:pPr>
        <w:pStyle w:val="CommentText"/>
      </w:pPr>
      <w:r>
        <w:rPr>
          <w:rStyle w:val="CommentReference"/>
        </w:rPr>
        <w:annotationRef/>
      </w:r>
      <w:r>
        <w:t>John loved the Lord, or the Lord loved John?</w:t>
      </w:r>
    </w:p>
  </w:comment>
  <w:comment w:id="921" w:author="Windows User" w:date="2015-08-31T08:38:00Z" w:initials="WU">
    <w:p w:rsidR="00463A2B" w:rsidRDefault="00463A2B">
      <w:pPr>
        <w:pStyle w:val="CommentText"/>
      </w:pPr>
      <w:r>
        <w:rPr>
          <w:rStyle w:val="CommentReference"/>
        </w:rPr>
        <w:annotationRef/>
      </w:r>
      <w:r>
        <w:t>Not the Lord?</w:t>
      </w:r>
    </w:p>
  </w:comment>
  <w:comment w:id="922" w:author="Windows User" w:date="2015-08-31T08:38:00Z" w:initials="WU">
    <w:p w:rsidR="00463A2B" w:rsidRDefault="00463A2B">
      <w:pPr>
        <w:pStyle w:val="CommentText"/>
      </w:pPr>
      <w:r>
        <w:rPr>
          <w:rStyle w:val="CommentReference"/>
        </w:rPr>
        <w:annotationRef/>
      </w:r>
      <w:r>
        <w:t>The rest missing?</w:t>
      </w:r>
    </w:p>
  </w:comment>
  <w:comment w:id="923" w:author="Windows User" w:date="2015-08-31T08:38:00Z" w:initials="WU">
    <w:p w:rsidR="00463A2B" w:rsidRDefault="00463A2B">
      <w:pPr>
        <w:pStyle w:val="CommentText"/>
      </w:pPr>
      <w:r>
        <w:rPr>
          <w:rStyle w:val="CommentReference"/>
        </w:rPr>
        <w:annotationRef/>
      </w:r>
      <w:r>
        <w:t>Completely different…</w:t>
      </w:r>
    </w:p>
  </w:comment>
  <w:comment w:id="924" w:author="Windows User" w:date="2015-08-31T08:38:00Z" w:initials="WU">
    <w:p w:rsidR="00463A2B" w:rsidRDefault="00463A2B">
      <w:pPr>
        <w:pStyle w:val="CommentText"/>
      </w:pPr>
      <w:r>
        <w:rPr>
          <w:rStyle w:val="CommentReference"/>
        </w:rPr>
        <w:annotationRef/>
      </w:r>
      <w:r>
        <w:t>Sound or voices?</w:t>
      </w:r>
    </w:p>
  </w:comment>
  <w:comment w:id="925" w:author="Windows User" w:date="2015-09-01T09:02:00Z" w:initials="WU">
    <w:p w:rsidR="00463A2B" w:rsidRDefault="00463A2B">
      <w:pPr>
        <w:pStyle w:val="CommentText"/>
      </w:pPr>
      <w:r>
        <w:rPr>
          <w:rStyle w:val="CommentReference"/>
        </w:rPr>
        <w:annotationRef/>
      </w:r>
      <w:r>
        <w:t>AAP has divinely inspired.</w:t>
      </w:r>
    </w:p>
  </w:comment>
  <w:comment w:id="926" w:author="Windows User" w:date="2015-08-31T12:23:00Z" w:initials="WU">
    <w:p w:rsidR="00463A2B" w:rsidRDefault="00463A2B">
      <w:pPr>
        <w:pStyle w:val="CommentText"/>
      </w:pPr>
      <w:r>
        <w:rPr>
          <w:rStyle w:val="CommentReference"/>
        </w:rPr>
        <w:annotationRef/>
      </w:r>
      <w:r>
        <w:t>This one needs looking at.</w:t>
      </w:r>
    </w:p>
  </w:comment>
  <w:comment w:id="927" w:author="Windows User" w:date="2015-08-31T12:23:00Z" w:initials="WU">
    <w:p w:rsidR="00463A2B" w:rsidRDefault="00463A2B">
      <w:pPr>
        <w:pStyle w:val="CommentText"/>
      </w:pPr>
      <w:r>
        <w:rPr>
          <w:rStyle w:val="CommentReference"/>
        </w:rPr>
        <w:annotationRef/>
      </w:r>
      <w:r>
        <w:t>Partners?</w:t>
      </w:r>
    </w:p>
  </w:comment>
  <w:comment w:id="928" w:author="Windows User" w:date="2015-09-15T09:12:00Z" w:initials="WU">
    <w:p w:rsidR="00463A2B" w:rsidRDefault="00463A2B">
      <w:pPr>
        <w:pStyle w:val="CommentText"/>
      </w:pPr>
      <w:r>
        <w:rPr>
          <w:rStyle w:val="CommentReference"/>
        </w:rPr>
        <w:annotationRef/>
      </w:r>
      <w:r>
        <w:t>What land?</w:t>
      </w:r>
    </w:p>
  </w:comment>
  <w:comment w:id="929" w:author="Windows User" w:date="2015-09-21T08:31:00Z" w:initials="WU">
    <w:p w:rsidR="00463A2B" w:rsidRDefault="00463A2B">
      <w:pPr>
        <w:pStyle w:val="CommentText"/>
      </w:pPr>
      <w:r>
        <w:rPr>
          <w:rStyle w:val="CommentReference"/>
        </w:rPr>
        <w:annotationRef/>
      </w:r>
      <w:r>
        <w:t>Or englighten?</w:t>
      </w:r>
    </w:p>
  </w:comment>
  <w:comment w:id="939" w:author="Windows User" w:date="2015-10-15T12:50:00Z" w:initials="WU">
    <w:p w:rsidR="00463A2B" w:rsidRDefault="00463A2B">
      <w:pPr>
        <w:pStyle w:val="CommentText"/>
      </w:pPr>
      <w:r>
        <w:rPr>
          <w:rStyle w:val="CommentReference"/>
        </w:rPr>
        <w:annotationRef/>
      </w:r>
      <w:r>
        <w:t>What should this verse be?</w:t>
      </w:r>
    </w:p>
  </w:comment>
  <w:comment w:id="947" w:author="Windows User" w:date="2015-07-23T21:19:00Z" w:initials="BS">
    <w:p w:rsidR="00463A2B" w:rsidRDefault="00463A2B">
      <w:pPr>
        <w:pStyle w:val="CommentText"/>
      </w:pPr>
      <w:r>
        <w:rPr>
          <w:rStyle w:val="CommentReference"/>
        </w:rPr>
        <w:annotationRef/>
      </w:r>
      <w:r>
        <w:t>wiles or snares?</w:t>
      </w:r>
    </w:p>
  </w:comment>
  <w:comment w:id="948" w:author="Windows User" w:date="2015-07-09T08:31:00Z" w:initials="BS">
    <w:p w:rsidR="00463A2B" w:rsidRDefault="00463A2B">
      <w:pPr>
        <w:pStyle w:val="CommentText"/>
      </w:pPr>
      <w:r>
        <w:rPr>
          <w:rStyle w:val="CommentReference"/>
        </w:rPr>
        <w:annotationRef/>
      </w:r>
      <w:r>
        <w:t>I typed this Coptic... so it will have typos..</w:t>
      </w:r>
    </w:p>
  </w:comment>
  <w:comment w:id="949" w:author="Windows User" w:date="2015-07-09T08:32:00Z" w:initials="WU">
    <w:p w:rsidR="00463A2B" w:rsidRDefault="00463A2B">
      <w:pPr>
        <w:pStyle w:val="CommentText"/>
      </w:pPr>
      <w:r>
        <w:rPr>
          <w:rStyle w:val="CommentReference"/>
        </w:rPr>
        <w:annotationRef/>
      </w:r>
      <w:r>
        <w:t>You reign? The dominion is yours? Yours is the dominion?</w:t>
      </w:r>
    </w:p>
  </w:comment>
  <w:comment w:id="950" w:author="Windows User" w:date="2015-07-09T12:21:00Z" w:initials="BS">
    <w:p w:rsidR="00463A2B" w:rsidRDefault="00463A2B">
      <w:pPr>
        <w:pStyle w:val="CommentText"/>
      </w:pPr>
      <w:r>
        <w:rPr>
          <w:rStyle w:val="CommentReference"/>
        </w:rPr>
        <w:annotationRef/>
      </w:r>
      <w:r>
        <w:t>omit 'be' in contemporary?</w:t>
      </w:r>
    </w:p>
  </w:comment>
  <w:comment w:id="951" w:author="Windows User" w:date="2015-07-09T12:20:00Z" w:initials="BS">
    <w:p w:rsidR="00463A2B" w:rsidRDefault="00463A2B">
      <w:pPr>
        <w:pStyle w:val="CommentText"/>
      </w:pPr>
      <w:r>
        <w:rPr>
          <w:rStyle w:val="CommentReference"/>
        </w:rPr>
        <w:annotationRef/>
      </w:r>
      <w:r>
        <w:t>Abouna Antony: I typed this Coptic from the black book. Jenkims were very unclear. Please proof for typos.</w:t>
      </w:r>
    </w:p>
  </w:comment>
  <w:comment w:id="952" w:author="Windows User" w:date="2015-07-09T12:21:00Z" w:initials="BS">
    <w:p w:rsidR="00463A2B" w:rsidRDefault="00463A2B">
      <w:pPr>
        <w:pStyle w:val="CommentText"/>
      </w:pPr>
      <w:r>
        <w:rPr>
          <w:rStyle w:val="CommentReference"/>
        </w:rPr>
        <w:annotationRef/>
      </w:r>
      <w:r>
        <w:t>"is" before "the King" would make this whole vs flow as a sentence...</w:t>
      </w:r>
    </w:p>
  </w:comment>
  <w:comment w:id="953" w:author="Windows User" w:date="2015-07-09T12:21:00Z" w:initials="BS">
    <w:p w:rsidR="00463A2B" w:rsidRDefault="00463A2B">
      <w:pPr>
        <w:pStyle w:val="CommentText"/>
      </w:pPr>
      <w:r>
        <w:rPr>
          <w:rStyle w:val="CommentReference"/>
        </w:rPr>
        <w:annotationRef/>
      </w:r>
      <w:r>
        <w:t>ask more modern than entreat... but not quite right?</w:t>
      </w:r>
    </w:p>
  </w:comment>
  <w:comment w:id="958" w:author="Windows User" w:date="2015-07-10T12:33:00Z" w:initials="WU">
    <w:p w:rsidR="00463A2B" w:rsidRDefault="00463A2B">
      <w:pPr>
        <w:pStyle w:val="CommentText"/>
      </w:pPr>
      <w:r>
        <w:rPr>
          <w:rStyle w:val="CommentReference"/>
        </w:rPr>
        <w:annotationRef/>
      </w:r>
      <w:r>
        <w:t>Needs work.</w:t>
      </w:r>
    </w:p>
  </w:comment>
  <w:comment w:id="959" w:author="Windows User" w:date="2015-10-14T08:29:00Z" w:initials="WU">
    <w:p w:rsidR="00463A2B" w:rsidRDefault="00463A2B">
      <w:pPr>
        <w:pStyle w:val="CommentText"/>
      </w:pPr>
      <w:r>
        <w:rPr>
          <w:rStyle w:val="CommentReference"/>
        </w:rPr>
        <w:annotationRef/>
      </w:r>
      <w:r>
        <w:t>Should this be tho-out 5? Or 25?</w:t>
      </w:r>
    </w:p>
  </w:comment>
  <w:comment w:id="960" w:author="Windows User" w:date="2015-10-13T08:28:00Z" w:initials="WU">
    <w:p w:rsidR="00463A2B" w:rsidRDefault="00463A2B">
      <w:pPr>
        <w:pStyle w:val="CommentText"/>
      </w:pPr>
      <w:r>
        <w:rPr>
          <w:rStyle w:val="CommentReference"/>
        </w:rPr>
        <w:annotationRef/>
      </w:r>
      <w:r>
        <w:t>Confirmed?</w:t>
      </w:r>
    </w:p>
  </w:comment>
  <w:comment w:id="965" w:author="Windows User" w:date="2015-09-11T08:43:00Z" w:initials="WU">
    <w:p w:rsidR="00463A2B" w:rsidRDefault="00463A2B">
      <w:pPr>
        <w:pStyle w:val="CommentText"/>
      </w:pPr>
      <w:r>
        <w:rPr>
          <w:rStyle w:val="CommentReference"/>
        </w:rPr>
        <w:annotationRef/>
      </w:r>
      <w:r>
        <w:t>Heroes, or athletes?</w:t>
      </w:r>
    </w:p>
  </w:comment>
  <w:comment w:id="970" w:author="Windows User" w:date="2015-08-28T20:42:00Z" w:initials="WU">
    <w:p w:rsidR="00463A2B" w:rsidRDefault="00463A2B">
      <w:pPr>
        <w:pStyle w:val="CommentText"/>
      </w:pPr>
      <w:r>
        <w:rPr>
          <w:rStyle w:val="CommentReference"/>
        </w:rPr>
        <w:annotationRef/>
      </w:r>
      <w:r>
        <w:t>Beasts or creatures?</w:t>
      </w:r>
    </w:p>
  </w:comment>
  <w:comment w:id="971" w:author="Windows User" w:date="2015-08-28T20:42:00Z" w:initials="WU">
    <w:p w:rsidR="00463A2B" w:rsidRDefault="00463A2B">
      <w:pPr>
        <w:pStyle w:val="CommentText"/>
      </w:pPr>
      <w:r>
        <w:rPr>
          <w:rStyle w:val="CommentReference"/>
        </w:rPr>
        <w:annotationRef/>
      </w:r>
      <w:r>
        <w:t>Incessant? Or unceasing?</w:t>
      </w:r>
    </w:p>
  </w:comment>
  <w:comment w:id="972" w:author="Windows User" w:date="2015-08-28T20:42:00Z" w:initials="WU">
    <w:p w:rsidR="00463A2B" w:rsidRDefault="00463A2B">
      <w:pPr>
        <w:pStyle w:val="CommentText"/>
      </w:pPr>
      <w:r>
        <w:rPr>
          <w:rStyle w:val="CommentReference"/>
        </w:rPr>
        <w:annotationRef/>
      </w:r>
      <w:r>
        <w:t>Flames of fire or fervent as fire?</w:t>
      </w:r>
    </w:p>
  </w:comment>
  <w:comment w:id="973" w:author="Windows User" w:date="2015-08-26T08:50:00Z" w:initials="WU">
    <w:p w:rsidR="00463A2B" w:rsidRDefault="00463A2B">
      <w:pPr>
        <w:pStyle w:val="CommentText"/>
      </w:pPr>
      <w:r>
        <w:rPr>
          <w:rStyle w:val="CommentReference"/>
        </w:rPr>
        <w:annotationRef/>
      </w:r>
      <w:r>
        <w:t>Serving the Lord, or serving before the Lord?</w:t>
      </w:r>
    </w:p>
  </w:comment>
  <w:comment w:id="982" w:author="Windows User" w:date="2015-09-10T09:17:00Z" w:initials="WU">
    <w:p w:rsidR="00463A2B" w:rsidRDefault="00463A2B">
      <w:pPr>
        <w:pStyle w:val="CommentText"/>
      </w:pPr>
      <w:r>
        <w:rPr>
          <w:rStyle w:val="CommentReference"/>
        </w:rPr>
        <w:annotationRef/>
      </w:r>
      <w:r>
        <w:t>Or voice of God?</w:t>
      </w:r>
    </w:p>
  </w:comment>
  <w:comment w:id="983" w:author="Windows User" w:date="2015-09-10T09:17:00Z" w:initials="WU">
    <w:p w:rsidR="00463A2B" w:rsidRDefault="00463A2B">
      <w:pPr>
        <w:pStyle w:val="CommentText"/>
      </w:pPr>
      <w:r>
        <w:rPr>
          <w:rStyle w:val="CommentReference"/>
        </w:rPr>
        <w:annotationRef/>
      </w:r>
      <w:r>
        <w:t>Received or accepted?</w:t>
      </w:r>
    </w:p>
  </w:comment>
  <w:comment w:id="984" w:author="Windows User" w:date="2015-09-11T15:22:00Z" w:initials="WU">
    <w:p w:rsidR="00463A2B" w:rsidRDefault="00463A2B">
      <w:pPr>
        <w:pStyle w:val="CommentText"/>
      </w:pPr>
      <w:r>
        <w:rPr>
          <w:rStyle w:val="CommentReference"/>
        </w:rPr>
        <w:annotationRef/>
      </w:r>
      <w:r>
        <w:t>Prabios or Arabius? Doctors and physicians or physicians and well learned?</w:t>
      </w:r>
    </w:p>
  </w:comment>
  <w:comment w:id="985" w:author="Windows User" w:date="2015-09-11T15:22:00Z" w:initials="WU">
    <w:p w:rsidR="00463A2B" w:rsidRDefault="00463A2B">
      <w:pPr>
        <w:pStyle w:val="CommentText"/>
      </w:pPr>
      <w:r>
        <w:rPr>
          <w:rStyle w:val="CommentReference"/>
        </w:rPr>
        <w:annotationRef/>
      </w:r>
      <w:r>
        <w:t>Building them upon the Name?</w:t>
      </w:r>
    </w:p>
  </w:comment>
  <w:comment w:id="989" w:author="Windows User" w:date="2015-09-10T08:55:00Z" w:initials="WU">
    <w:p w:rsidR="00463A2B" w:rsidRDefault="00463A2B">
      <w:pPr>
        <w:pStyle w:val="CommentText"/>
      </w:pPr>
      <w:r>
        <w:rPr>
          <w:rStyle w:val="CommentReference"/>
        </w:rPr>
        <w:annotationRef/>
      </w:r>
      <w:r>
        <w:t>Placed or established?</w:t>
      </w:r>
    </w:p>
  </w:comment>
  <w:comment w:id="990" w:author="Windows User" w:date="2015-09-10T08:55:00Z" w:initials="WU">
    <w:p w:rsidR="00463A2B" w:rsidRDefault="00463A2B">
      <w:pPr>
        <w:pStyle w:val="CommentText"/>
      </w:pPr>
      <w:r>
        <w:rPr>
          <w:rStyle w:val="CommentReference"/>
        </w:rPr>
        <w:annotationRef/>
      </w:r>
      <w:r>
        <w:t>Or refused?</w:t>
      </w:r>
    </w:p>
  </w:comment>
  <w:comment w:id="994" w:author="Windows User" w:date="2015-09-14T08:49:00Z" w:initials="WU">
    <w:p w:rsidR="00463A2B" w:rsidRDefault="00463A2B">
      <w:pPr>
        <w:pStyle w:val="CommentText"/>
      </w:pPr>
      <w:r>
        <w:rPr>
          <w:rStyle w:val="CommentReference"/>
        </w:rPr>
        <w:annotationRef/>
      </w:r>
      <w:r>
        <w:t>Sprung forth? Came forth? Blossomed?</w:t>
      </w:r>
    </w:p>
  </w:comment>
  <w:comment w:id="999" w:author="Windows User" w:date="2015-08-21T08:33:00Z" w:initials="BS">
    <w:p w:rsidR="00463A2B" w:rsidRDefault="00463A2B">
      <w:pPr>
        <w:pStyle w:val="CommentText"/>
      </w:pPr>
      <w:r>
        <w:rPr>
          <w:rStyle w:val="CommentReference"/>
        </w:rPr>
        <w:annotationRef/>
      </w:r>
      <w:r>
        <w:t>what does this mean?</w:t>
      </w:r>
    </w:p>
  </w:comment>
  <w:comment w:id="1000" w:author="Windows User" w:date="2015-08-21T08:33:00Z" w:initials="BS">
    <w:p w:rsidR="00463A2B" w:rsidRDefault="00463A2B">
      <w:pPr>
        <w:pStyle w:val="CommentText"/>
      </w:pPr>
      <w:r>
        <w:rPr>
          <w:rStyle w:val="CommentReference"/>
        </w:rPr>
        <w:annotationRef/>
      </w:r>
      <w:r>
        <w:t>announced or proclaimed?</w:t>
      </w:r>
    </w:p>
  </w:comment>
  <w:comment w:id="1001" w:author="Windows User" w:date="2015-08-21T08:51:00Z" w:initials="WU">
    <w:p w:rsidR="00463A2B" w:rsidRDefault="00463A2B">
      <w:pPr>
        <w:pStyle w:val="CommentText"/>
      </w:pPr>
      <w:r>
        <w:rPr>
          <w:rStyle w:val="CommentReference"/>
        </w:rPr>
        <w:annotationRef/>
      </w:r>
      <w:r>
        <w:t>?</w:t>
      </w:r>
    </w:p>
  </w:comment>
  <w:comment w:id="1002" w:author="Windows User" w:date="2015-08-21T08:51:00Z" w:initials="WU">
    <w:p w:rsidR="00463A2B" w:rsidRDefault="00463A2B">
      <w:pPr>
        <w:pStyle w:val="CommentText"/>
      </w:pPr>
      <w:r>
        <w:rPr>
          <w:rStyle w:val="CommentReference"/>
        </w:rPr>
        <w:annotationRef/>
      </w:r>
      <w:r>
        <w:t>Bride, no, not bridegroom?</w:t>
      </w:r>
    </w:p>
  </w:comment>
  <w:comment w:id="1003" w:author="Windows User" w:date="2015-08-21T08:57:00Z" w:initials="WU">
    <w:p w:rsidR="00463A2B" w:rsidRDefault="00463A2B">
      <w:pPr>
        <w:pStyle w:val="CommentText"/>
      </w:pPr>
      <w:r>
        <w:rPr>
          <w:rStyle w:val="CommentReference"/>
        </w:rPr>
        <w:annotationRef/>
      </w:r>
      <w:r>
        <w:t>Return?</w:t>
      </w:r>
    </w:p>
  </w:comment>
  <w:comment w:id="1004" w:author="Windows User" w:date="2015-08-21T08:57:00Z" w:initials="WU">
    <w:p w:rsidR="00463A2B" w:rsidRDefault="00463A2B">
      <w:pPr>
        <w:pStyle w:val="CommentText"/>
      </w:pPr>
      <w:r>
        <w:rPr>
          <w:rStyle w:val="CommentReference"/>
        </w:rPr>
        <w:annotationRef/>
      </w:r>
      <w:r>
        <w:t>Establishment? Building up?</w:t>
      </w:r>
    </w:p>
  </w:comment>
  <w:comment w:id="1005" w:author="Windows User" w:date="2015-08-21T09:05:00Z" w:initials="WU">
    <w:p w:rsidR="00463A2B" w:rsidRDefault="00463A2B">
      <w:pPr>
        <w:pStyle w:val="CommentText"/>
      </w:pPr>
      <w:r>
        <w:rPr>
          <w:rStyle w:val="CommentReference"/>
        </w:rPr>
        <w:annotationRef/>
      </w:r>
      <w:r>
        <w:t>Heavenly evangelist? Good tidings? Glad tidings? Good news?</w:t>
      </w:r>
    </w:p>
  </w:comment>
  <w:comment w:id="1006" w:author="Windows User" w:date="2015-08-21T09:05:00Z" w:initials="WU">
    <w:p w:rsidR="00463A2B" w:rsidRDefault="00463A2B">
      <w:pPr>
        <w:pStyle w:val="CommentText"/>
      </w:pPr>
      <w:r>
        <w:rPr>
          <w:rStyle w:val="CommentReference"/>
        </w:rPr>
        <w:annotationRef/>
      </w:r>
      <w:r>
        <w:t>I don’t see “the Lord is with you” in the Coptic</w:t>
      </w:r>
    </w:p>
    <w:p w:rsidR="00463A2B" w:rsidRDefault="00463A2B">
      <w:pPr>
        <w:pStyle w:val="CommentText"/>
      </w:pPr>
    </w:p>
  </w:comment>
  <w:comment w:id="1007" w:author="Windows User" w:date="2015-08-21T09:05:00Z" w:initials="WU">
    <w:p w:rsidR="00463A2B" w:rsidRDefault="00463A2B">
      <w:pPr>
        <w:pStyle w:val="CommentText"/>
      </w:pPr>
      <w:r>
        <w:rPr>
          <w:rStyle w:val="CommentReference"/>
        </w:rPr>
        <w:annotationRef/>
      </w:r>
      <w:r>
        <w:t>Heavenly herald of Good News?</w:t>
      </w:r>
    </w:p>
    <w:p w:rsidR="00463A2B" w:rsidRDefault="00463A2B">
      <w:pPr>
        <w:pStyle w:val="CommentText"/>
      </w:pPr>
    </w:p>
  </w:comment>
  <w:comment w:id="1011" w:author="Windows User" w:date="2015-09-11T08:19:00Z" w:initials="WU">
    <w:p w:rsidR="00463A2B" w:rsidRDefault="00463A2B">
      <w:pPr>
        <w:pStyle w:val="CommentText"/>
      </w:pPr>
      <w:r>
        <w:rPr>
          <w:rStyle w:val="CommentReference"/>
        </w:rPr>
        <w:annotationRef/>
      </w:r>
      <w:r>
        <w:t>I think we’re doing holy for ethowab, but saint for agios… open to discussion though.</w:t>
      </w:r>
    </w:p>
  </w:comment>
  <w:comment w:id="1022" w:author="Windows User" w:date="2015-08-21T12:19:00Z" w:initials="WU">
    <w:p w:rsidR="00463A2B" w:rsidRDefault="00463A2B">
      <w:pPr>
        <w:pStyle w:val="CommentText"/>
      </w:pPr>
      <w:r>
        <w:rPr>
          <w:rStyle w:val="CommentReference"/>
        </w:rPr>
        <w:annotationRef/>
      </w:r>
      <w:r>
        <w:t>Redeemed?</w:t>
      </w:r>
    </w:p>
  </w:comment>
  <w:comment w:id="1023" w:author="Windows User" w:date="2015-08-21T12:19:00Z" w:initials="WU">
    <w:p w:rsidR="00463A2B" w:rsidRDefault="00463A2B">
      <w:pPr>
        <w:pStyle w:val="CommentText"/>
      </w:pPr>
      <w:r>
        <w:rPr>
          <w:rStyle w:val="CommentReference"/>
        </w:rPr>
        <w:annotationRef/>
      </w:r>
      <w:r>
        <w:t>For? So?</w:t>
      </w:r>
    </w:p>
  </w:comment>
  <w:comment w:id="1024" w:author="Windows User" w:date="2015-07-13T09:08:00Z" w:initials="WU">
    <w:p w:rsidR="00463A2B" w:rsidRDefault="00463A2B">
      <w:pPr>
        <w:pStyle w:val="CommentText"/>
      </w:pPr>
      <w:r>
        <w:rPr>
          <w:rStyle w:val="CommentReference"/>
        </w:rPr>
        <w:annotationRef/>
      </w:r>
      <w:r>
        <w:t>Or did shine and did illuminate</w:t>
      </w:r>
    </w:p>
  </w:comment>
  <w:comment w:id="1025" w:author="Windows User" w:date="2015-07-13T09:08:00Z" w:initials="WU">
    <w:p w:rsidR="00463A2B" w:rsidRDefault="00463A2B">
      <w:pPr>
        <w:pStyle w:val="CommentText"/>
      </w:pPr>
      <w:r>
        <w:rPr>
          <w:rStyle w:val="CommentReference"/>
        </w:rPr>
        <w:annotationRef/>
      </w:r>
      <w:r>
        <w:t>What should this verse be?</w:t>
      </w:r>
    </w:p>
  </w:comment>
  <w:comment w:id="1026" w:author="Windows User" w:date="2015-07-13T09:08:00Z" w:initials="WU">
    <w:p w:rsidR="00463A2B" w:rsidRDefault="00463A2B">
      <w:pPr>
        <w:pStyle w:val="CommentText"/>
      </w:pPr>
      <w:r>
        <w:rPr>
          <w:rStyle w:val="CommentReference"/>
        </w:rPr>
        <w:annotationRef/>
      </w:r>
      <w:r>
        <w:t>Uhm… does this mean something else, because saying the seal of the door Ezekiel saw was raised seems really bad …</w:t>
      </w:r>
    </w:p>
  </w:comment>
  <w:comment w:id="1027" w:author="Windows User" w:date="2015-07-13T09:08:00Z" w:initials="WU">
    <w:p w:rsidR="00463A2B" w:rsidRDefault="00463A2B">
      <w:pPr>
        <w:pStyle w:val="CommentText"/>
      </w:pPr>
      <w:r>
        <w:rPr>
          <w:rStyle w:val="CommentReference"/>
        </w:rPr>
        <w:annotationRef/>
      </w:r>
      <w:r>
        <w:t>Who?</w:t>
      </w:r>
    </w:p>
  </w:comment>
  <w:comment w:id="1028" w:author="Windows User" w:date="2015-07-13T09:08:00Z" w:initials="WU">
    <w:p w:rsidR="00463A2B" w:rsidRDefault="00463A2B">
      <w:pPr>
        <w:pStyle w:val="CommentText"/>
      </w:pPr>
      <w:r>
        <w:rPr>
          <w:rStyle w:val="CommentReference"/>
        </w:rPr>
        <w:annotationRef/>
      </w:r>
      <w:r>
        <w:t>Different adjective</w:t>
      </w:r>
    </w:p>
  </w:comment>
  <w:comment w:id="1029" w:author="Windows User" w:date="2015-07-13T09:08:00Z" w:initials="WU">
    <w:p w:rsidR="00463A2B" w:rsidRDefault="00463A2B">
      <w:pPr>
        <w:pStyle w:val="CommentText"/>
      </w:pPr>
      <w:r>
        <w:rPr>
          <w:rStyle w:val="CommentReference"/>
        </w:rPr>
        <w:annotationRef/>
      </w:r>
      <w:r>
        <w:t>Sickness?</w:t>
      </w:r>
    </w:p>
  </w:comment>
  <w:comment w:id="1030" w:author="Windows User" w:date="2015-07-13T20:55:00Z" w:initials="BS">
    <w:p w:rsidR="00463A2B" w:rsidRDefault="00463A2B">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031" w:author="Windows User" w:date="2015-07-13T21:20:00Z" w:initials="WU">
    <w:p w:rsidR="00463A2B" w:rsidRDefault="00463A2B">
      <w:pPr>
        <w:pStyle w:val="CommentText"/>
      </w:pPr>
      <w:r>
        <w:rPr>
          <w:rStyle w:val="CommentReference"/>
        </w:rPr>
        <w:annotationRef/>
      </w:r>
      <w:r>
        <w:t>What?</w:t>
      </w:r>
    </w:p>
  </w:comment>
  <w:comment w:id="1032" w:author="Windows User" w:date="2015-08-31T09:21:00Z" w:initials="WU">
    <w:p w:rsidR="00463A2B" w:rsidRDefault="00463A2B">
      <w:pPr>
        <w:pStyle w:val="CommentText"/>
      </w:pPr>
      <w:r>
        <w:rPr>
          <w:rStyle w:val="CommentReference"/>
        </w:rPr>
        <w:annotationRef/>
      </w:r>
    </w:p>
  </w:comment>
  <w:comment w:id="1040" w:author="Windows User" w:date="2015-08-21T21:44:00Z" w:initials="WU">
    <w:p w:rsidR="00463A2B" w:rsidRDefault="00463A2B">
      <w:pPr>
        <w:pStyle w:val="CommentText"/>
      </w:pPr>
      <w:r>
        <w:rPr>
          <w:rStyle w:val="CommentReference"/>
        </w:rPr>
        <w:annotationRef/>
      </w:r>
      <w:r>
        <w:t>Is abouna going by a different version of the Coptic?</w:t>
      </w:r>
    </w:p>
    <w:p w:rsidR="00463A2B" w:rsidRDefault="00463A2B">
      <w:pPr>
        <w:pStyle w:val="CommentText"/>
      </w:pPr>
    </w:p>
  </w:comment>
  <w:comment w:id="1041" w:author="Windows User" w:date="2015-07-13T21:30:00Z" w:initials="WU">
    <w:p w:rsidR="00463A2B" w:rsidRDefault="00463A2B">
      <w:pPr>
        <w:pStyle w:val="CommentText"/>
      </w:pPr>
      <w:r>
        <w:rPr>
          <w:rStyle w:val="CommentReference"/>
        </w:rPr>
        <w:annotationRef/>
      </w:r>
      <w:r>
        <w:t>Praise and victory doesn’t make sense.</w:t>
      </w:r>
    </w:p>
  </w:comment>
  <w:comment w:id="1042" w:author="Windows User" w:date="2015-07-13T21:38:00Z" w:initials="WU">
    <w:p w:rsidR="00463A2B" w:rsidRDefault="00463A2B">
      <w:pPr>
        <w:pStyle w:val="CommentText"/>
      </w:pPr>
      <w:r>
        <w:rPr>
          <w:rStyle w:val="CommentReference"/>
        </w:rPr>
        <w:annotationRef/>
      </w:r>
      <w:r>
        <w:t>Godhead?</w:t>
      </w:r>
    </w:p>
  </w:comment>
  <w:comment w:id="1046" w:author="Windows User" w:date="2015-07-14T08:55:00Z" w:initials="WU">
    <w:p w:rsidR="00463A2B" w:rsidRDefault="00463A2B">
      <w:pPr>
        <w:pStyle w:val="CommentText"/>
      </w:pPr>
      <w:r>
        <w:rPr>
          <w:rStyle w:val="CommentReference"/>
        </w:rPr>
        <w:annotationRef/>
      </w:r>
      <w:r>
        <w:t>Establish?</w:t>
      </w:r>
    </w:p>
  </w:comment>
  <w:comment w:id="1047" w:author="Windows User" w:date="2015-07-14T08:53:00Z" w:initials="WU">
    <w:p w:rsidR="00463A2B" w:rsidRDefault="00463A2B">
      <w:pPr>
        <w:pStyle w:val="CommentText"/>
      </w:pPr>
      <w:r>
        <w:rPr>
          <w:rStyle w:val="CommentReference"/>
        </w:rPr>
        <w:annotationRef/>
      </w:r>
      <w:r>
        <w:t>Check another source… missing puncuation</w:t>
      </w:r>
    </w:p>
  </w:comment>
  <w:comment w:id="1048" w:author="Windows User" w:date="2015-07-14T08:55:00Z" w:initials="WU">
    <w:p w:rsidR="00463A2B" w:rsidRDefault="00463A2B">
      <w:pPr>
        <w:pStyle w:val="CommentText"/>
      </w:pPr>
      <w:r>
        <w:rPr>
          <w:rStyle w:val="CommentReference"/>
        </w:rPr>
        <w:annotationRef/>
      </w:r>
      <w:r>
        <w:t>Worked?</w:t>
      </w:r>
    </w:p>
  </w:comment>
  <w:comment w:id="1049" w:author="Windows User" w:date="2015-07-14T08:55:00Z" w:initials="WU">
    <w:p w:rsidR="00463A2B" w:rsidRDefault="00463A2B">
      <w:pPr>
        <w:pStyle w:val="CommentText"/>
      </w:pPr>
      <w:r>
        <w:rPr>
          <w:rStyle w:val="CommentReference"/>
        </w:rPr>
        <w:annotationRef/>
      </w:r>
      <w:r>
        <w:t>Thrice holy or Trisagion?</w:t>
      </w:r>
    </w:p>
  </w:comment>
  <w:comment w:id="1050" w:author="Windows User" w:date="2015-07-14T09:03:00Z" w:initials="WU">
    <w:p w:rsidR="00463A2B" w:rsidRPr="00936DE7" w:rsidRDefault="00463A2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51" w:author="Windows User" w:date="2015-07-14T09:03:00Z" w:initials="WU">
    <w:p w:rsidR="00463A2B" w:rsidRDefault="00463A2B">
      <w:pPr>
        <w:pStyle w:val="CommentText"/>
      </w:pPr>
      <w:r>
        <w:rPr>
          <w:rStyle w:val="CommentReference"/>
        </w:rPr>
        <w:annotationRef/>
      </w:r>
      <w:r>
        <w:t>Right translation?</w:t>
      </w:r>
    </w:p>
  </w:comment>
  <w:comment w:id="1052" w:author="Windows User" w:date="2015-07-14T12:24:00Z" w:initials="WU">
    <w:p w:rsidR="00463A2B" w:rsidRDefault="00463A2B">
      <w:pPr>
        <w:pStyle w:val="CommentText"/>
      </w:pPr>
      <w:r>
        <w:rPr>
          <w:rStyle w:val="CommentReference"/>
        </w:rPr>
        <w:annotationRef/>
      </w:r>
      <w:r>
        <w:t>What does this mean?</w:t>
      </w:r>
    </w:p>
  </w:comment>
  <w:comment w:id="1053" w:author="Windows User" w:date="2015-07-14T12:24:00Z" w:initials="WU">
    <w:p w:rsidR="00463A2B" w:rsidRDefault="00463A2B">
      <w:pPr>
        <w:pStyle w:val="CommentText"/>
      </w:pPr>
      <w:r>
        <w:rPr>
          <w:rStyle w:val="CommentReference"/>
        </w:rPr>
        <w:annotationRef/>
      </w:r>
      <w:r>
        <w:t>To the end?</w:t>
      </w:r>
    </w:p>
  </w:comment>
  <w:comment w:id="1054" w:author="Windows User" w:date="2015-07-14T20:49:00Z" w:initials="WU">
    <w:p w:rsidR="00463A2B" w:rsidRDefault="00463A2B">
      <w:pPr>
        <w:pStyle w:val="CommentText"/>
      </w:pPr>
      <w:r>
        <w:rPr>
          <w:rStyle w:val="CommentReference"/>
        </w:rPr>
        <w:annotationRef/>
      </w:r>
      <w:r>
        <w:t>Or freedom?</w:t>
      </w:r>
    </w:p>
  </w:comment>
  <w:comment w:id="1055" w:author="Windows User" w:date="2015-07-14T20:49:00Z" w:initials="WU">
    <w:p w:rsidR="00463A2B" w:rsidRDefault="00463A2B">
      <w:pPr>
        <w:pStyle w:val="CommentText"/>
      </w:pPr>
      <w:r>
        <w:rPr>
          <w:rStyle w:val="CommentReference"/>
        </w:rPr>
        <w:annotationRef/>
      </w:r>
      <w:r>
        <w:t>Or establish?</w:t>
      </w:r>
    </w:p>
  </w:comment>
  <w:comment w:id="1059" w:author="Windows User" w:date="2015-09-10T08:15:00Z" w:initials="WU">
    <w:p w:rsidR="00463A2B" w:rsidRDefault="00463A2B">
      <w:pPr>
        <w:pStyle w:val="CommentText"/>
      </w:pPr>
      <w:r>
        <w:rPr>
          <w:rStyle w:val="CommentReference"/>
        </w:rPr>
        <w:annotationRef/>
      </w:r>
      <w:r>
        <w:t>Is this the correct date?</w:t>
      </w:r>
    </w:p>
  </w:comment>
  <w:comment w:id="1092" w:author="Windows User" w:date="2015-07-14T21:15:00Z" w:initials="WU">
    <w:p w:rsidR="00463A2B" w:rsidRDefault="00463A2B">
      <w:pPr>
        <w:pStyle w:val="CommentText"/>
      </w:pPr>
      <w:r>
        <w:rPr>
          <w:rStyle w:val="CommentReference"/>
        </w:rPr>
        <w:annotationRef/>
      </w:r>
      <w:r>
        <w:t>Can this be reworded?</w:t>
      </w:r>
    </w:p>
  </w:comment>
  <w:comment w:id="1093" w:author="Windows User" w:date="2015-07-15T08:35:00Z" w:initials="WU">
    <w:p w:rsidR="00463A2B" w:rsidRDefault="00463A2B">
      <w:pPr>
        <w:pStyle w:val="CommentText"/>
      </w:pPr>
      <w:r>
        <w:rPr>
          <w:rStyle w:val="CommentReference"/>
        </w:rPr>
        <w:annotationRef/>
      </w:r>
      <w:r>
        <w:t>Check other books for alternate word here.</w:t>
      </w:r>
    </w:p>
  </w:comment>
  <w:comment w:id="1094" w:author="Windows User" w:date="2015-07-15T08:35:00Z" w:initials="WU">
    <w:p w:rsidR="00463A2B" w:rsidRDefault="00463A2B">
      <w:pPr>
        <w:pStyle w:val="CommentText"/>
      </w:pPr>
      <w:r>
        <w:rPr>
          <w:rStyle w:val="CommentReference"/>
        </w:rPr>
        <w:annotationRef/>
      </w:r>
      <w:r>
        <w:t>Nations or peoples?</w:t>
      </w:r>
    </w:p>
  </w:comment>
  <w:comment w:id="1095" w:author="Windows User" w:date="2015-07-15T08:35:00Z" w:initials="WU">
    <w:p w:rsidR="00463A2B" w:rsidRDefault="00463A2B">
      <w:pPr>
        <w:pStyle w:val="CommentText"/>
      </w:pPr>
      <w:r>
        <w:rPr>
          <w:rStyle w:val="CommentReference"/>
        </w:rPr>
        <w:annotationRef/>
      </w:r>
      <w:r>
        <w:t>Burned or consumed?</w:t>
      </w:r>
    </w:p>
  </w:comment>
  <w:comment w:id="1096" w:author="Windows User" w:date="2015-07-15T08:35:00Z" w:initials="WU">
    <w:p w:rsidR="00463A2B" w:rsidRDefault="00463A2B">
      <w:pPr>
        <w:pStyle w:val="CommentText"/>
      </w:pPr>
      <w:r>
        <w:rPr>
          <w:rStyle w:val="CommentReference"/>
        </w:rPr>
        <w:annotationRef/>
      </w:r>
      <w:r>
        <w:t>?</w:t>
      </w:r>
    </w:p>
  </w:comment>
  <w:comment w:id="1097" w:author="Windows User" w:date="2015-07-15T08:33:00Z" w:initials="WU">
    <w:p w:rsidR="00463A2B" w:rsidRPr="0098028B" w:rsidRDefault="00463A2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99" w:author="Windows User" w:date="2015-08-31T12:49:00Z" w:initials="WU">
    <w:p w:rsidR="00463A2B" w:rsidRDefault="00463A2B">
      <w:pPr>
        <w:pStyle w:val="CommentText"/>
      </w:pPr>
      <w:r>
        <w:rPr>
          <w:rStyle w:val="CommentReference"/>
        </w:rPr>
        <w:annotationRef/>
      </w:r>
      <w:r>
        <w:t>Synaxarium has St. James dying twice… likely one of them should be St. John!</w:t>
      </w:r>
    </w:p>
  </w:comment>
  <w:comment w:id="1107" w:author="Windows User" w:date="2015-10-01T08:19:00Z" w:initials="WU">
    <w:p w:rsidR="00463A2B" w:rsidRDefault="00463A2B">
      <w:pPr>
        <w:pStyle w:val="CommentText"/>
      </w:pPr>
      <w:r>
        <w:rPr>
          <w:rStyle w:val="CommentReference"/>
        </w:rPr>
        <w:annotationRef/>
      </w:r>
      <w:r>
        <w:t>Ramez says print synacarium may have him in july</w:t>
      </w:r>
    </w:p>
  </w:comment>
  <w:comment w:id="1108" w:author="Windows User" w:date="2015-07-15T08:52:00Z" w:initials="WU">
    <w:p w:rsidR="00463A2B" w:rsidRDefault="00463A2B">
      <w:pPr>
        <w:pStyle w:val="CommentText"/>
      </w:pPr>
      <w:r>
        <w:rPr>
          <w:rStyle w:val="CommentReference"/>
        </w:rPr>
        <w:annotationRef/>
      </w:r>
      <w:r>
        <w:t>Approached? What does this vs mean?</w:t>
      </w:r>
    </w:p>
  </w:comment>
  <w:comment w:id="1109" w:author="Windows User" w:date="2015-07-15T08:50:00Z" w:initials="WU">
    <w:p w:rsidR="00463A2B" w:rsidRPr="00035775" w:rsidRDefault="00463A2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110" w:author="Windows User" w:date="2015-09-21T08:54:00Z" w:initials="WU">
    <w:p w:rsidR="00463A2B" w:rsidRDefault="00463A2B">
      <w:pPr>
        <w:pStyle w:val="CommentText"/>
      </w:pPr>
      <w:r>
        <w:rPr>
          <w:rStyle w:val="CommentReference"/>
        </w:rPr>
        <w:annotationRef/>
      </w:r>
      <w:r>
        <w:t>Thoughts?</w:t>
      </w:r>
    </w:p>
  </w:comment>
  <w:comment w:id="1118" w:author="Windows User" w:date="2015-07-15T20:49:00Z" w:initials="WU">
    <w:p w:rsidR="00463A2B" w:rsidRDefault="00463A2B">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129" w:author="Windows User" w:date="2015-08-31T08:41:00Z" w:initials="WU">
    <w:p w:rsidR="00463A2B" w:rsidRDefault="00463A2B">
      <w:pPr>
        <w:pStyle w:val="CommentText"/>
      </w:pPr>
      <w:r>
        <w:rPr>
          <w:rStyle w:val="CommentReference"/>
        </w:rPr>
        <w:annotationRef/>
      </w:r>
      <w:r>
        <w:t>Completely different.</w:t>
      </w:r>
    </w:p>
  </w:comment>
  <w:comment w:id="1130" w:author="Windows User" w:date="2015-08-31T08:41:00Z" w:initials="WU">
    <w:p w:rsidR="00463A2B" w:rsidRDefault="00463A2B">
      <w:pPr>
        <w:pStyle w:val="CommentText"/>
      </w:pPr>
      <w:r>
        <w:rPr>
          <w:rStyle w:val="CommentReference"/>
        </w:rPr>
        <w:annotationRef/>
      </w:r>
      <w:r>
        <w:t>With or in?</w:t>
      </w:r>
    </w:p>
  </w:comment>
  <w:comment w:id="1131" w:author="Windows User" w:date="2015-08-31T08:41:00Z" w:initials="WU">
    <w:p w:rsidR="00463A2B" w:rsidRDefault="00463A2B">
      <w:pPr>
        <w:pStyle w:val="CommentText"/>
      </w:pPr>
      <w:r>
        <w:rPr>
          <w:rStyle w:val="CommentReference"/>
        </w:rPr>
        <w:annotationRef/>
      </w:r>
    </w:p>
  </w:comment>
  <w:comment w:id="1132" w:author="Windows User" w:date="2015-08-31T08:41:00Z" w:initials="WU">
    <w:p w:rsidR="00463A2B" w:rsidRDefault="00463A2B">
      <w:pPr>
        <w:pStyle w:val="CommentText"/>
      </w:pPr>
      <w:r>
        <w:rPr>
          <w:rStyle w:val="CommentReference"/>
        </w:rPr>
        <w:annotationRef/>
      </w:r>
      <w:r>
        <w:t>Sound or voice?</w:t>
      </w:r>
    </w:p>
  </w:comment>
  <w:comment w:id="1133" w:author="Windows User" w:date="2015-08-31T08:50:00Z" w:initials="WU">
    <w:p w:rsidR="00463A2B" w:rsidRDefault="00463A2B">
      <w:pPr>
        <w:pStyle w:val="CommentText"/>
      </w:pPr>
      <w:r>
        <w:rPr>
          <w:rStyle w:val="CommentReference"/>
        </w:rPr>
        <w:annotationRef/>
      </w:r>
      <w:r>
        <w:t>Open to suggetions.</w:t>
      </w:r>
    </w:p>
  </w:comment>
  <w:comment w:id="1134" w:author="Windows User" w:date="2015-08-31T08:50:00Z" w:initials="WU">
    <w:p w:rsidR="00463A2B" w:rsidRDefault="00463A2B">
      <w:pPr>
        <w:pStyle w:val="CommentText"/>
      </w:pPr>
      <w:r>
        <w:rPr>
          <w:rStyle w:val="CommentReference"/>
        </w:rPr>
        <w:annotationRef/>
      </w:r>
      <w:r>
        <w:t>Before?</w:t>
      </w:r>
    </w:p>
  </w:comment>
  <w:comment w:id="1135" w:author="Windows User" w:date="2015-08-31T08:50:00Z" w:initials="WU">
    <w:p w:rsidR="00463A2B" w:rsidRDefault="00463A2B">
      <w:pPr>
        <w:pStyle w:val="CommentText"/>
      </w:pPr>
      <w:r>
        <w:rPr>
          <w:rStyle w:val="CommentReference"/>
        </w:rPr>
        <w:annotationRef/>
      </w:r>
      <w:r>
        <w:t>Nations?</w:t>
      </w:r>
    </w:p>
  </w:comment>
  <w:comment w:id="1136" w:author="Windows User" w:date="2015-08-31T08:50:00Z" w:initials="WU">
    <w:p w:rsidR="00463A2B" w:rsidRDefault="00463A2B">
      <w:pPr>
        <w:pStyle w:val="CommentText"/>
      </w:pPr>
      <w:r>
        <w:rPr>
          <w:rStyle w:val="CommentReference"/>
        </w:rPr>
        <w:annotationRef/>
      </w:r>
      <w:r>
        <w:t>?</w:t>
      </w:r>
    </w:p>
  </w:comment>
  <w:comment w:id="1156" w:author="Windows User" w:date="2015-09-08T12:35:00Z" w:initials="WU">
    <w:p w:rsidR="00463A2B" w:rsidRDefault="00463A2B">
      <w:pPr>
        <w:pStyle w:val="CommentText"/>
      </w:pPr>
      <w:r>
        <w:rPr>
          <w:rStyle w:val="CommentReference"/>
        </w:rPr>
        <w:annotationRef/>
      </w:r>
      <w:r>
        <w:t>?</w:t>
      </w:r>
    </w:p>
  </w:comment>
  <w:comment w:id="1157" w:author="Windows User" w:date="2015-09-10T12:39:00Z" w:initials="WU">
    <w:p w:rsidR="00463A2B" w:rsidRDefault="00463A2B">
      <w:pPr>
        <w:pStyle w:val="CommentText"/>
      </w:pPr>
      <w:r>
        <w:rPr>
          <w:rStyle w:val="CommentReference"/>
        </w:rPr>
        <w:annotationRef/>
      </w:r>
      <w:r>
        <w:t>Abba Noub, abanoub, Apa Noub, Apnoub?</w:t>
      </w:r>
    </w:p>
  </w:comment>
  <w:comment w:id="1158" w:author="Windows User" w:date="2015-09-10T12:39:00Z" w:initials="WU">
    <w:p w:rsidR="00463A2B" w:rsidRDefault="00463A2B">
      <w:pPr>
        <w:pStyle w:val="CommentText"/>
      </w:pPr>
      <w:r>
        <w:rPr>
          <w:rStyle w:val="CommentReference"/>
        </w:rPr>
        <w:annotationRef/>
      </w:r>
      <w:r>
        <w:t>Upright, or orthodox?</w:t>
      </w:r>
    </w:p>
  </w:comment>
  <w:comment w:id="1162" w:author="Windows User" w:date="2015-09-01T12:42:00Z" w:initials="WU">
    <w:p w:rsidR="00463A2B" w:rsidRDefault="00463A2B">
      <w:pPr>
        <w:pStyle w:val="CommentText"/>
      </w:pPr>
      <w:r>
        <w:rPr>
          <w:rStyle w:val="CommentReference"/>
        </w:rPr>
        <w:annotationRef/>
      </w:r>
      <w:r>
        <w:t>Are we going with ti agia = saint and ti ethowab = the holy?</w:t>
      </w:r>
    </w:p>
  </w:comment>
  <w:comment w:id="1173" w:author="Windows User" w:date="2015-10-06T08:48:00Z" w:initials="WU">
    <w:p w:rsidR="00463A2B" w:rsidRPr="00F905FE" w:rsidRDefault="00463A2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174" w:author="Windows User" w:date="2015-10-06T08:48:00Z" w:initials="WU">
    <w:p w:rsidR="00463A2B" w:rsidRDefault="00463A2B">
      <w:pPr>
        <w:pStyle w:val="CommentText"/>
      </w:pPr>
      <w:r>
        <w:rPr>
          <w:rStyle w:val="CommentReference"/>
        </w:rPr>
        <w:annotationRef/>
      </w:r>
      <w:r>
        <w:t>Typo?</w:t>
      </w:r>
    </w:p>
  </w:comment>
  <w:comment w:id="1188" w:author="Windows User" w:date="2015-08-24T09:20:00Z" w:initials="WU">
    <w:p w:rsidR="00463A2B" w:rsidRPr="00DD5DBC" w:rsidRDefault="00463A2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89" w:author="Windows User" w:date="2015-08-24T09:23:00Z" w:initials="WU">
    <w:p w:rsidR="00463A2B" w:rsidRDefault="00463A2B">
      <w:pPr>
        <w:pStyle w:val="CommentText"/>
      </w:pPr>
      <w:r>
        <w:rPr>
          <w:rStyle w:val="CommentReference"/>
        </w:rPr>
        <w:annotationRef/>
      </w:r>
      <w:r>
        <w:t>What does the Coptic say?</w:t>
      </w:r>
    </w:p>
  </w:comment>
  <w:comment w:id="1190" w:author="Windows User" w:date="2015-08-24T09:23:00Z" w:initials="WU">
    <w:p w:rsidR="00463A2B" w:rsidRDefault="00463A2B">
      <w:pPr>
        <w:pStyle w:val="CommentText"/>
      </w:pPr>
      <w:r>
        <w:rPr>
          <w:rStyle w:val="CommentReference"/>
        </w:rPr>
        <w:annotationRef/>
      </w:r>
      <w:r>
        <w:t>What is being quoted? 2Cor 5?</w:t>
      </w:r>
    </w:p>
  </w:comment>
  <w:comment w:id="1191" w:author="Windows User" w:date="2015-08-24T09:30:00Z" w:initials="WU">
    <w:p w:rsidR="00463A2B" w:rsidRDefault="00463A2B">
      <w:pPr>
        <w:pStyle w:val="CommentText"/>
      </w:pPr>
      <w:r>
        <w:rPr>
          <w:rStyle w:val="CommentReference"/>
        </w:rPr>
        <w:annotationRef/>
      </w:r>
      <w:r>
        <w:t>This is clearly a late composition, bastardizing other hymns. “our father in heaven, the sinless one, with your good father…” right.</w:t>
      </w:r>
    </w:p>
  </w:comment>
  <w:comment w:id="1192" w:author="Windows User" w:date="2015-08-24T09:30:00Z" w:initials="WU">
    <w:p w:rsidR="00463A2B" w:rsidRDefault="00463A2B">
      <w:pPr>
        <w:pStyle w:val="CommentText"/>
      </w:pPr>
      <w:r>
        <w:rPr>
          <w:rStyle w:val="CommentReference"/>
        </w:rPr>
        <w:annotationRef/>
      </w:r>
      <w:r>
        <w:t>Coptic is different from previous verse. What should English be?</w:t>
      </w:r>
    </w:p>
  </w:comment>
  <w:comment w:id="1193" w:author="Windows User" w:date="2015-08-24T09:30:00Z" w:initials="WU">
    <w:p w:rsidR="00463A2B" w:rsidRDefault="00463A2B">
      <w:pPr>
        <w:pStyle w:val="CommentText"/>
      </w:pPr>
      <w:r>
        <w:rPr>
          <w:rStyle w:val="CommentReference"/>
        </w:rPr>
        <w:annotationRef/>
      </w:r>
      <w:r>
        <w:t>Or athletes? Or athletic martyrs?</w:t>
      </w:r>
    </w:p>
  </w:comment>
  <w:comment w:id="1194" w:author="Windows User" w:date="2015-08-24T09:30:00Z" w:initials="WU">
    <w:p w:rsidR="00463A2B" w:rsidRDefault="00463A2B">
      <w:pPr>
        <w:pStyle w:val="CommentText"/>
      </w:pPr>
      <w:r>
        <w:rPr>
          <w:rStyle w:val="CommentReference"/>
        </w:rPr>
        <w:annotationRef/>
      </w:r>
      <w:r>
        <w:t>Or of the martyrs?</w:t>
      </w:r>
    </w:p>
  </w:comment>
  <w:comment w:id="1195" w:author="Windows User" w:date="2015-08-24T09:30:00Z" w:initials="WU">
    <w:p w:rsidR="00463A2B" w:rsidRDefault="00463A2B">
      <w:pPr>
        <w:pStyle w:val="CommentText"/>
      </w:pPr>
      <w:r>
        <w:rPr>
          <w:rStyle w:val="CommentReference"/>
        </w:rPr>
        <w:annotationRef/>
      </w:r>
      <w:r>
        <w:t>Carries or lifts?</w:t>
      </w:r>
    </w:p>
  </w:comment>
  <w:comment w:id="1196" w:author="Windows User" w:date="2015-08-24T09:30:00Z" w:initials="WU">
    <w:p w:rsidR="00463A2B" w:rsidRDefault="00463A2B">
      <w:pPr>
        <w:pStyle w:val="CommentText"/>
      </w:pPr>
      <w:r>
        <w:rPr>
          <w:rStyle w:val="CommentReference"/>
        </w:rPr>
        <w:annotationRef/>
      </w:r>
      <w:r>
        <w:t>Churches?</w:t>
      </w:r>
    </w:p>
    <w:p w:rsidR="00463A2B" w:rsidRDefault="00463A2B">
      <w:pPr>
        <w:pStyle w:val="CommentText"/>
      </w:pPr>
    </w:p>
  </w:comment>
  <w:comment w:id="1197" w:author="Windows User" w:date="2015-08-24T09:30:00Z" w:initials="WU">
    <w:p w:rsidR="00463A2B" w:rsidRDefault="00463A2B">
      <w:pPr>
        <w:pStyle w:val="CommentText"/>
      </w:pPr>
      <w:r>
        <w:rPr>
          <w:rStyle w:val="CommentReference"/>
        </w:rPr>
        <w:annotationRef/>
      </w:r>
      <w:r>
        <w:t>End?</w:t>
      </w:r>
    </w:p>
  </w:comment>
  <w:comment w:id="1201" w:author="Windows User" w:date="2015-07-16T22:01:00Z" w:initials="WU">
    <w:p w:rsidR="00463A2B" w:rsidRDefault="00463A2B">
      <w:pPr>
        <w:pStyle w:val="CommentText"/>
      </w:pPr>
      <w:r>
        <w:rPr>
          <w:rStyle w:val="CommentReference"/>
        </w:rPr>
        <w:annotationRef/>
      </w:r>
      <w:r>
        <w:t>Or full stop. You are worthy of the glory,</w:t>
      </w:r>
    </w:p>
  </w:comment>
  <w:comment w:id="1205" w:author="Windows User" w:date="2015-08-24T12:04:00Z" w:initials="WU">
    <w:p w:rsidR="00463A2B" w:rsidRDefault="00463A2B">
      <w:pPr>
        <w:pStyle w:val="CommentText"/>
      </w:pPr>
      <w:r>
        <w:rPr>
          <w:rStyle w:val="CommentReference"/>
        </w:rPr>
        <w:annotationRef/>
      </w:r>
      <w:r>
        <w:t>?</w:t>
      </w:r>
    </w:p>
  </w:comment>
  <w:comment w:id="1206" w:author="Windows User" w:date="2015-08-24T12:17:00Z" w:initials="WU">
    <w:p w:rsidR="00463A2B" w:rsidRDefault="00463A2B">
      <w:pPr>
        <w:pStyle w:val="CommentText"/>
      </w:pPr>
      <w:r>
        <w:rPr>
          <w:rStyle w:val="CommentReference"/>
        </w:rPr>
        <w:annotationRef/>
      </w:r>
      <w:r>
        <w:t>Is? Or will be? Exalted, or highly exalted?</w:t>
      </w:r>
    </w:p>
  </w:comment>
  <w:comment w:id="1207" w:author="Windows User" w:date="2015-07-16T22:13:00Z" w:initials="WU">
    <w:p w:rsidR="00463A2B" w:rsidRDefault="00463A2B">
      <w:pPr>
        <w:pStyle w:val="CommentText"/>
      </w:pPr>
      <w:r>
        <w:rPr>
          <w:rStyle w:val="CommentReference"/>
        </w:rPr>
        <w:annotationRef/>
      </w:r>
      <w:r>
        <w:t>Bring or offer</w:t>
      </w:r>
    </w:p>
  </w:comment>
  <w:comment w:id="1208" w:author="Windows User" w:date="2015-07-16T22:13:00Z" w:initials="WU">
    <w:p w:rsidR="00463A2B" w:rsidRDefault="00463A2B">
      <w:pPr>
        <w:pStyle w:val="CommentText"/>
      </w:pPr>
      <w:r>
        <w:rPr>
          <w:rStyle w:val="CommentReference"/>
        </w:rPr>
        <w:annotationRef/>
      </w:r>
      <w:r>
        <w:t>Spelling?</w:t>
      </w:r>
    </w:p>
  </w:comment>
  <w:comment w:id="1212" w:author="Windows User" w:date="2015-08-24T12:22:00Z" w:initials="WU">
    <w:p w:rsidR="00463A2B" w:rsidRDefault="00463A2B">
      <w:pPr>
        <w:pStyle w:val="CommentText"/>
      </w:pPr>
      <w:r>
        <w:rPr>
          <w:rStyle w:val="CommentReference"/>
        </w:rPr>
        <w:annotationRef/>
      </w:r>
      <w:r>
        <w:t>Name or Holy Name?</w:t>
      </w:r>
    </w:p>
  </w:comment>
  <w:comment w:id="1216" w:author="Windows User" w:date="2015-08-24T12:30:00Z" w:initials="WU">
    <w:p w:rsidR="00463A2B" w:rsidRDefault="00463A2B">
      <w:pPr>
        <w:pStyle w:val="CommentText"/>
      </w:pPr>
      <w:r>
        <w:rPr>
          <w:rStyle w:val="CommentReference"/>
        </w:rPr>
        <w:annotationRef/>
      </w:r>
      <w:r>
        <w:t>Christ or Jesus Christ?</w:t>
      </w:r>
    </w:p>
  </w:comment>
  <w:comment w:id="1220" w:author="Windows User" w:date="2015-08-24T12:34:00Z" w:initials="WU">
    <w:p w:rsidR="00463A2B" w:rsidRDefault="00463A2B">
      <w:pPr>
        <w:pStyle w:val="CommentText"/>
      </w:pPr>
      <w:r>
        <w:rPr>
          <w:rStyle w:val="CommentReference"/>
        </w:rPr>
        <w:annotationRef/>
      </w:r>
      <w:r>
        <w:t>Name or Holy Name?</w:t>
      </w:r>
    </w:p>
  </w:comment>
  <w:comment w:id="1221" w:author="Windows User" w:date="2015-08-24T12:34:00Z" w:initials="WU">
    <w:p w:rsidR="00463A2B" w:rsidRDefault="00463A2B">
      <w:pPr>
        <w:pStyle w:val="CommentText"/>
      </w:pPr>
      <w:r>
        <w:rPr>
          <w:rStyle w:val="CommentReference"/>
        </w:rPr>
        <w:annotationRef/>
      </w:r>
      <w:r>
        <w:t>To Him? Or by His might/power?</w:t>
      </w:r>
    </w:p>
  </w:comment>
  <w:comment w:id="1222" w:author="Windows User" w:date="2015-08-24T12:34:00Z" w:initials="WU">
    <w:p w:rsidR="00463A2B" w:rsidRDefault="00463A2B">
      <w:pPr>
        <w:pStyle w:val="CommentText"/>
      </w:pPr>
      <w:r>
        <w:rPr>
          <w:rStyle w:val="CommentReference"/>
        </w:rPr>
        <w:annotationRef/>
      </w:r>
      <w:r>
        <w:t>Might, or may?</w:t>
      </w:r>
    </w:p>
  </w:comment>
  <w:comment w:id="1223" w:author="Windows User" w:date="2015-08-24T12:34:00Z" w:initials="WU">
    <w:p w:rsidR="00463A2B" w:rsidRDefault="00463A2B" w:rsidP="00F77A5B">
      <w:pPr>
        <w:pStyle w:val="CommentText"/>
      </w:pPr>
      <w:r>
        <w:rPr>
          <w:rStyle w:val="CommentReference"/>
        </w:rPr>
        <w:annotationRef/>
      </w:r>
      <w:r>
        <w:t>Christ or Jesus Christ?</w:t>
      </w:r>
    </w:p>
  </w:comment>
  <w:comment w:id="1224" w:author="Windows User" w:date="2015-07-17T22:26:00Z" w:initials="WU">
    <w:p w:rsidR="00463A2B" w:rsidRDefault="00463A2B">
      <w:pPr>
        <w:pStyle w:val="CommentText"/>
      </w:pPr>
      <w:r>
        <w:rPr>
          <w:rStyle w:val="CommentReference"/>
        </w:rPr>
        <w:annotationRef/>
      </w:r>
      <w:r>
        <w:t>Miracles?</w:t>
      </w:r>
    </w:p>
  </w:comment>
  <w:comment w:id="1228" w:author="Windows User" w:date="2015-08-24T12:38:00Z" w:initials="WU">
    <w:p w:rsidR="00463A2B" w:rsidRDefault="00463A2B">
      <w:pPr>
        <w:pStyle w:val="CommentText"/>
      </w:pPr>
      <w:r>
        <w:rPr>
          <w:rStyle w:val="CommentReference"/>
        </w:rPr>
        <w:annotationRef/>
      </w:r>
      <w:r>
        <w:t>Name or Holy Name?</w:t>
      </w:r>
    </w:p>
  </w:comment>
  <w:comment w:id="1229" w:author="Windows User" w:date="2015-08-24T12:38:00Z" w:initials="WU">
    <w:p w:rsidR="00463A2B" w:rsidRDefault="00463A2B">
      <w:pPr>
        <w:pStyle w:val="CommentText"/>
      </w:pPr>
      <w:r>
        <w:rPr>
          <w:rStyle w:val="CommentReference"/>
        </w:rPr>
        <w:annotationRef/>
      </w:r>
      <w:r>
        <w:t>To Him? Or by His might/power?</w:t>
      </w:r>
    </w:p>
  </w:comment>
  <w:comment w:id="1230" w:author="Windows User" w:date="2015-08-24T12:38:00Z" w:initials="WU">
    <w:p w:rsidR="00463A2B" w:rsidRDefault="00463A2B">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7CF2" w:rsidRDefault="002F7CF2" w:rsidP="006D61CA">
      <w:pPr>
        <w:spacing w:after="0" w:line="240" w:lineRule="auto"/>
      </w:pPr>
      <w:r>
        <w:separator/>
      </w:r>
    </w:p>
  </w:endnote>
  <w:endnote w:type="continuationSeparator" w:id="0">
    <w:p w:rsidR="002F7CF2" w:rsidRDefault="002F7CF2"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A2B" w:rsidRPr="009654EE" w:rsidRDefault="00463A2B"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C140A9">
      <w:rPr>
        <w:noProof/>
        <w:lang w:val="en-US"/>
      </w:rPr>
      <w:t>38</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A2B" w:rsidRPr="006D61CA" w:rsidRDefault="00463A2B"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C140A9">
      <w:rPr>
        <w:noProof/>
        <w:lang w:val="en-US"/>
      </w:rPr>
      <w:t>700</w:t>
    </w:r>
    <w:r w:rsidRPr="006D61CA">
      <w:rPr>
        <w:lang w:val="en-US"/>
      </w:rPr>
      <w:fldChar w:fldCharType="end"/>
    </w:r>
  </w:p>
  <w:p w:rsidR="00463A2B" w:rsidRDefault="00463A2B"/>
  <w:p w:rsidR="00463A2B" w:rsidRDefault="00463A2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7CF2" w:rsidRDefault="002F7CF2" w:rsidP="006D61CA">
      <w:pPr>
        <w:spacing w:after="0" w:line="240" w:lineRule="auto"/>
      </w:pPr>
      <w:r>
        <w:separator/>
      </w:r>
    </w:p>
  </w:footnote>
  <w:footnote w:type="continuationSeparator" w:id="0">
    <w:p w:rsidR="002F7CF2" w:rsidRDefault="002F7CF2" w:rsidP="006D61CA">
      <w:pPr>
        <w:spacing w:after="0" w:line="240" w:lineRule="auto"/>
      </w:pPr>
      <w:r>
        <w:continuationSeparator/>
      </w:r>
    </w:p>
  </w:footnote>
  <w:footnote w:id="1">
    <w:p w:rsidR="00463A2B" w:rsidRDefault="00463A2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463A2B" w:rsidRDefault="00463A2B" w:rsidP="0097428E">
      <w:pPr>
        <w:pStyle w:val="footnote"/>
      </w:pPr>
      <w:r>
        <w:rPr>
          <w:rStyle w:val="FootnoteReference"/>
        </w:rPr>
        <w:footnoteRef/>
      </w:r>
      <w:r>
        <w:t xml:space="preserve"> Literally “hegoumens”, as the monastic and priestly orders have been thoroughly confused.</w:t>
      </w:r>
    </w:p>
  </w:footnote>
  <w:footnote w:id="3">
    <w:p w:rsidR="00463A2B" w:rsidRDefault="00463A2B" w:rsidP="00964F23">
      <w:pPr>
        <w:pStyle w:val="FootnoteText"/>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rsidR="00463A2B" w:rsidRDefault="00463A2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5">
    <w:p w:rsidR="00463A2B" w:rsidRDefault="00463A2B" w:rsidP="00520302">
      <w:pPr>
        <w:spacing w:after="110"/>
        <w:ind w:left="720" w:right="720"/>
        <w:rPr>
          <w:rFonts w:cs="@MingLiU"/>
          <w:sz w:val="18"/>
          <w:szCs w:val="18"/>
        </w:rPr>
      </w:pPr>
      <w:r>
        <w:rPr>
          <w:rStyle w:val="FootnoteReference"/>
          <w:rFonts w:cs="@MingLiU"/>
          <w:sz w:val="18"/>
          <w:szCs w:val="18"/>
        </w:rPr>
        <w:footnoteRef/>
      </w:r>
      <w:r w:rsidRPr="00AD0445">
        <w:rPr>
          <w:rFonts w:cs="@MingLiU"/>
          <w:sz w:val="18"/>
          <w:szCs w:val="18"/>
        </w:rPr>
        <w:t>This part not found in older copies</w:t>
      </w:r>
    </w:p>
  </w:footnote>
  <w:footnote w:id="6">
    <w:p w:rsidR="00463A2B" w:rsidRDefault="00463A2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7">
    <w:p w:rsidR="00463A2B" w:rsidRDefault="00463A2B"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8">
    <w:p w:rsidR="00463A2B" w:rsidRDefault="00463A2B"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9">
    <w:p w:rsidR="00463A2B" w:rsidRDefault="00463A2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463A2B" w:rsidRDefault="00463A2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463A2B" w:rsidRDefault="00463A2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2">
    <w:p w:rsidR="00463A2B" w:rsidRDefault="00463A2B">
      <w:pPr>
        <w:pStyle w:val="FootnoteText"/>
      </w:pPr>
      <w:r>
        <w:rPr>
          <w:rStyle w:val="FootnoteReference"/>
        </w:rPr>
        <w:footnoteRef/>
      </w:r>
      <w:r>
        <w:t xml:space="preserve"> The alternative, shorter Gospel reading is suppressed in current practice</w:t>
      </w:r>
    </w:p>
  </w:footnote>
  <w:footnote w:id="13">
    <w:p w:rsidR="00463A2B" w:rsidRDefault="00463A2B">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463A2B" w:rsidRDefault="00463A2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463A2B" w:rsidRDefault="00463A2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463A2B" w:rsidRDefault="00463A2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7">
    <w:p w:rsidR="00463A2B" w:rsidRPr="004A3E27" w:rsidRDefault="00463A2B" w:rsidP="00980D99">
      <w:pPr>
        <w:pStyle w:val="FootnoteText"/>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18">
    <w:p w:rsidR="00463A2B" w:rsidRPr="004A3E27" w:rsidRDefault="00463A2B" w:rsidP="00E54261">
      <w:pPr>
        <w:pStyle w:val="FootnoteText"/>
      </w:pPr>
      <w:r w:rsidRPr="004A3E27">
        <w:rPr>
          <w:rStyle w:val="FootnoteReference"/>
        </w:rPr>
        <w:footnoteRef/>
      </w:r>
      <w:r w:rsidRPr="004A3E27">
        <w:t xml:space="preserve"> ‘An allusion to our Lord’s persecutors mentioned in Acts 4:26’ (St. Augustine).</w:t>
      </w:r>
    </w:p>
  </w:footnote>
  <w:footnote w:id="19">
    <w:p w:rsidR="00463A2B" w:rsidRPr="004A3E27" w:rsidRDefault="00463A2B"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20">
    <w:p w:rsidR="00463A2B" w:rsidRPr="004A3E27" w:rsidRDefault="00463A2B"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1">
    <w:p w:rsidR="00463A2B" w:rsidRPr="004A3E27" w:rsidRDefault="00463A2B"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2">
    <w:p w:rsidR="00463A2B" w:rsidRPr="004A3E27" w:rsidRDefault="00463A2B"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3">
    <w:p w:rsidR="00463A2B" w:rsidRPr="004A3E27" w:rsidRDefault="00463A2B" w:rsidP="00E54261">
      <w:pPr>
        <w:pStyle w:val="FootnoteText"/>
      </w:pPr>
      <w:r w:rsidRPr="004A3E27">
        <w:rPr>
          <w:rStyle w:val="FootnoteReference"/>
        </w:rPr>
        <w:footnoteRef/>
      </w:r>
      <w:r w:rsidRPr="004A3E27">
        <w:t xml:space="preserve"> Pause a moment and give that a little thought.</w:t>
      </w:r>
    </w:p>
  </w:footnote>
  <w:footnote w:id="24">
    <w:p w:rsidR="00463A2B" w:rsidRPr="004A3E27" w:rsidRDefault="00463A2B"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5">
    <w:p w:rsidR="00463A2B" w:rsidRPr="004A3E27" w:rsidRDefault="00463A2B"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6">
    <w:p w:rsidR="00463A2B" w:rsidRPr="004A3E27" w:rsidRDefault="00463A2B"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27">
    <w:p w:rsidR="00463A2B" w:rsidRPr="004A3E27" w:rsidRDefault="00463A2B"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28">
    <w:p w:rsidR="00463A2B" w:rsidRPr="004A3E27" w:rsidRDefault="00463A2B" w:rsidP="00E54261">
      <w:pPr>
        <w:pStyle w:val="FootnoteText"/>
      </w:pPr>
      <w:r w:rsidRPr="004A3E27">
        <w:rPr>
          <w:rStyle w:val="FootnoteReference"/>
        </w:rPr>
        <w:footnoteRef/>
      </w:r>
      <w:r w:rsidRPr="004A3E27">
        <w:t xml:space="preserve"> Or: I rest in peace and fall asleep at once.</w:t>
      </w:r>
    </w:p>
  </w:footnote>
  <w:footnote w:id="29">
    <w:p w:rsidR="00463A2B" w:rsidRPr="004A3E27" w:rsidRDefault="00463A2B" w:rsidP="00E54261">
      <w:pPr>
        <w:pStyle w:val="FootnoteText"/>
      </w:pPr>
      <w:r w:rsidRPr="004A3E27">
        <w:rPr>
          <w:rStyle w:val="FootnoteReference"/>
        </w:rPr>
        <w:footnoteRef/>
      </w:r>
      <w:r w:rsidRPr="004A3E27">
        <w:t xml:space="preserve"> Following the Ethiopian version, which is based on the Septuagint.</w:t>
      </w:r>
    </w:p>
  </w:footnote>
  <w:footnote w:id="30">
    <w:p w:rsidR="00463A2B" w:rsidRPr="004A3E27" w:rsidRDefault="00463A2B"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1">
    <w:p w:rsidR="00463A2B" w:rsidRPr="004A3E27" w:rsidRDefault="00463A2B" w:rsidP="00E54261">
      <w:pPr>
        <w:pStyle w:val="FootnoteText"/>
      </w:pPr>
      <w:r w:rsidRPr="004A3E27">
        <w:rPr>
          <w:rStyle w:val="FootnoteReference"/>
        </w:rPr>
        <w:footnoteRef/>
      </w:r>
      <w:r w:rsidRPr="004A3E27">
        <w:t xml:space="preserve"> cp. Psalm 37:2; Jeremiah 10:24.</w:t>
      </w:r>
    </w:p>
  </w:footnote>
  <w:footnote w:id="32">
    <w:p w:rsidR="00463A2B" w:rsidRPr="004A3E27" w:rsidRDefault="00463A2B"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3">
    <w:p w:rsidR="00463A2B" w:rsidRPr="004A3E27" w:rsidRDefault="00463A2B" w:rsidP="00E54261">
      <w:pPr>
        <w:pStyle w:val="FootnoteText"/>
      </w:pPr>
      <w:r w:rsidRPr="004A3E27">
        <w:rPr>
          <w:rStyle w:val="FootnoteReference"/>
        </w:rPr>
        <w:footnoteRef/>
      </w:r>
      <w:r w:rsidRPr="004A3E27">
        <w:t xml:space="preserve"> cp. Mt. 7:23.</w:t>
      </w:r>
    </w:p>
  </w:footnote>
  <w:footnote w:id="34">
    <w:p w:rsidR="00463A2B" w:rsidRPr="004A3E27" w:rsidRDefault="00463A2B" w:rsidP="00E54261">
      <w:pPr>
        <w:pStyle w:val="FootnoteText"/>
      </w:pPr>
      <w:r w:rsidRPr="004A3E27">
        <w:rPr>
          <w:rStyle w:val="FootnoteReference"/>
        </w:rPr>
        <w:footnoteRef/>
      </w:r>
      <w:r w:rsidRPr="004A3E27">
        <w:t xml:space="preserve"> cp. 1 Pet. 5:8.</w:t>
      </w:r>
    </w:p>
  </w:footnote>
  <w:footnote w:id="35">
    <w:p w:rsidR="00463A2B" w:rsidRPr="004A3E27" w:rsidRDefault="00463A2B" w:rsidP="00E54261">
      <w:pPr>
        <w:pStyle w:val="FootnoteText"/>
      </w:pPr>
      <w:r w:rsidRPr="004A3E27">
        <w:rPr>
          <w:rStyle w:val="FootnoteReference"/>
        </w:rPr>
        <w:footnoteRef/>
      </w:r>
      <w:r w:rsidRPr="004A3E27">
        <w:t xml:space="preserve"> Empties fall (Ephes. 5:18).</w:t>
      </w:r>
    </w:p>
  </w:footnote>
  <w:footnote w:id="36">
    <w:p w:rsidR="00463A2B" w:rsidRPr="004A3E27" w:rsidRDefault="00463A2B"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37">
    <w:p w:rsidR="00463A2B" w:rsidRPr="004A3E27" w:rsidRDefault="00463A2B"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38">
    <w:p w:rsidR="00463A2B" w:rsidRPr="004A3E27" w:rsidRDefault="00463A2B" w:rsidP="00E54261">
      <w:pPr>
        <w:pStyle w:val="FootnoteText"/>
      </w:pPr>
      <w:r w:rsidRPr="004A3E27">
        <w:rPr>
          <w:rStyle w:val="FootnoteReference"/>
        </w:rPr>
        <w:footnoteRef/>
      </w:r>
      <w:r w:rsidRPr="004A3E27">
        <w:t xml:space="preserve"> Mt. 21:16.</w:t>
      </w:r>
    </w:p>
  </w:footnote>
  <w:footnote w:id="39">
    <w:p w:rsidR="00463A2B" w:rsidRPr="004A3E27" w:rsidRDefault="00463A2B"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40">
    <w:p w:rsidR="00463A2B" w:rsidRPr="004A3E27" w:rsidRDefault="00463A2B" w:rsidP="00E54261">
      <w:pPr>
        <w:pStyle w:val="FootnoteText"/>
      </w:pPr>
      <w:r w:rsidRPr="004A3E27">
        <w:rPr>
          <w:rStyle w:val="FootnoteReference"/>
        </w:rPr>
        <w:footnoteRef/>
      </w:r>
      <w:r w:rsidRPr="004A3E27">
        <w:t xml:space="preserve"> Heb. 2:6-8. The Sovereignty of the Son of Man (Messiah).</w:t>
      </w:r>
    </w:p>
  </w:footnote>
  <w:footnote w:id="41">
    <w:p w:rsidR="00463A2B" w:rsidRPr="004A3E27" w:rsidRDefault="00463A2B"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463A2B" w:rsidRPr="004A3E27" w:rsidRDefault="00463A2B" w:rsidP="00435BD3">
      <w:pPr>
        <w:pStyle w:val="FootnoteText"/>
      </w:pPr>
    </w:p>
  </w:footnote>
  <w:footnote w:id="42">
    <w:p w:rsidR="00463A2B" w:rsidRPr="004A3E27" w:rsidRDefault="00463A2B"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3">
    <w:p w:rsidR="00463A2B" w:rsidRPr="004A3E27" w:rsidRDefault="00463A2B"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4">
    <w:p w:rsidR="00463A2B" w:rsidRPr="004A3E27" w:rsidRDefault="00463A2B"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5">
    <w:p w:rsidR="00463A2B" w:rsidRPr="004A3E27" w:rsidRDefault="00463A2B" w:rsidP="00435BD3">
      <w:pPr>
        <w:pStyle w:val="FootnoteText"/>
      </w:pPr>
      <w:r w:rsidRPr="004A3E27">
        <w:rPr>
          <w:rStyle w:val="FootnoteReference"/>
        </w:rPr>
        <w:footnoteRef/>
      </w:r>
      <w:r w:rsidRPr="004A3E27">
        <w:t xml:space="preserve"> cp. 2 Cor. 6:16; 1 Cor. 6:19.</w:t>
      </w:r>
    </w:p>
  </w:footnote>
  <w:footnote w:id="46">
    <w:p w:rsidR="00463A2B" w:rsidRPr="004A3E27" w:rsidRDefault="00463A2B" w:rsidP="00435BD3">
      <w:pPr>
        <w:pStyle w:val="FootnoteText"/>
      </w:pPr>
      <w:r w:rsidRPr="004A3E27">
        <w:rPr>
          <w:rStyle w:val="FootnoteReference"/>
        </w:rPr>
        <w:footnoteRef/>
      </w:r>
      <w:r w:rsidRPr="004A3E27">
        <w:t xml:space="preserve"> cp. Mt. 10:19, 20; Luke 21:12-19.</w:t>
      </w:r>
    </w:p>
  </w:footnote>
  <w:footnote w:id="47">
    <w:p w:rsidR="00463A2B" w:rsidRPr="004A3E27" w:rsidRDefault="00463A2B" w:rsidP="00435BD3">
      <w:pPr>
        <w:pStyle w:val="FootnoteText"/>
      </w:pPr>
      <w:r w:rsidRPr="004A3E27">
        <w:rPr>
          <w:rStyle w:val="FootnoteReference"/>
        </w:rPr>
        <w:footnoteRef/>
      </w:r>
      <w:r w:rsidRPr="004A3E27">
        <w:t xml:space="preserve"> Psalm 13 differs only slightly from Psalm 52. cp. Romans 1:20-25.</w:t>
      </w:r>
    </w:p>
  </w:footnote>
  <w:footnote w:id="48">
    <w:p w:rsidR="00463A2B" w:rsidRPr="004A3E27" w:rsidRDefault="00463A2B"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49">
    <w:p w:rsidR="00463A2B" w:rsidRPr="004A3E27" w:rsidRDefault="00463A2B"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50">
    <w:p w:rsidR="00463A2B" w:rsidRPr="004A3E27" w:rsidRDefault="00463A2B"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1">
    <w:p w:rsidR="00463A2B" w:rsidRPr="004A3E27" w:rsidRDefault="00463A2B" w:rsidP="00435BD3">
      <w:pPr>
        <w:pStyle w:val="FootnoteText"/>
      </w:pPr>
      <w:r w:rsidRPr="004A3E27">
        <w:rPr>
          <w:rStyle w:val="FootnoteReference"/>
        </w:rPr>
        <w:footnoteRef/>
      </w:r>
      <w:r w:rsidRPr="004A3E27">
        <w:t xml:space="preserve"> At: </w:t>
      </w:r>
      <w:r w:rsidRPr="004A3E27">
        <w:rPr>
          <w:i/>
        </w:rPr>
        <w:t>or</w:t>
      </w:r>
      <w:r w:rsidRPr="004A3E27">
        <w:t>, In.</w:t>
      </w:r>
    </w:p>
  </w:footnote>
  <w:footnote w:id="52">
    <w:p w:rsidR="00463A2B" w:rsidRPr="004A3E27" w:rsidRDefault="00463A2B" w:rsidP="00435BD3">
      <w:pPr>
        <w:pStyle w:val="FootnoteText"/>
      </w:pPr>
      <w:r w:rsidRPr="004A3E27">
        <w:rPr>
          <w:rStyle w:val="FootnoteReference"/>
        </w:rPr>
        <w:footnoteRef/>
      </w:r>
      <w:r w:rsidRPr="004A3E27">
        <w:t xml:space="preserve"> i.e. Hear Christ who intercedes on our behalf (1 Cor. 1:30; Rom. 8: 34).</w:t>
      </w:r>
    </w:p>
  </w:footnote>
  <w:footnote w:id="53">
    <w:p w:rsidR="00463A2B" w:rsidRPr="004A3E27" w:rsidRDefault="00463A2B" w:rsidP="00435BD3">
      <w:pPr>
        <w:pStyle w:val="FootnoteText"/>
      </w:pPr>
      <w:r w:rsidRPr="004A3E27">
        <w:rPr>
          <w:rStyle w:val="FootnoteReference"/>
        </w:rPr>
        <w:footnoteRef/>
      </w:r>
      <w:r w:rsidRPr="004A3E27">
        <w:t xml:space="preserve"> cp. 2 Tim. 2:3, 12.</w:t>
      </w:r>
    </w:p>
  </w:footnote>
  <w:footnote w:id="54">
    <w:p w:rsidR="00463A2B" w:rsidRPr="004A3E27" w:rsidRDefault="00463A2B"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5">
    <w:p w:rsidR="00463A2B" w:rsidRPr="004A3E27" w:rsidRDefault="00463A2B" w:rsidP="00435BD3">
      <w:pPr>
        <w:pStyle w:val="FootnoteText"/>
      </w:pPr>
      <w:r w:rsidRPr="004A3E27">
        <w:rPr>
          <w:rStyle w:val="FootnoteReference"/>
        </w:rPr>
        <w:footnoteRef/>
      </w:r>
      <w:r w:rsidRPr="004A3E27">
        <w:t xml:space="preserve"> ‘They cast Me out of their city and now surround Me on the cross’ (St. Augustine).</w:t>
      </w:r>
    </w:p>
  </w:footnote>
  <w:footnote w:id="56">
    <w:p w:rsidR="00463A2B" w:rsidRPr="004A3E27" w:rsidRDefault="00463A2B"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57">
    <w:p w:rsidR="00463A2B" w:rsidRPr="004A3E27" w:rsidRDefault="00463A2B" w:rsidP="00CF35A1">
      <w:pPr>
        <w:pStyle w:val="FootnoteText"/>
      </w:pPr>
      <w:r w:rsidRPr="004A3E27">
        <w:rPr>
          <w:rStyle w:val="FootnoteReference"/>
        </w:rPr>
        <w:footnoteRef/>
      </w:r>
      <w:r w:rsidRPr="004A3E27">
        <w:t xml:space="preserve"> Cp. Acts 2:24.</w:t>
      </w:r>
    </w:p>
  </w:footnote>
  <w:footnote w:id="58">
    <w:p w:rsidR="00463A2B" w:rsidRPr="004A3E27" w:rsidRDefault="00463A2B" w:rsidP="00CF35A1">
      <w:pPr>
        <w:pStyle w:val="FootnoteText"/>
      </w:pPr>
      <w:r w:rsidRPr="004A3E27">
        <w:rPr>
          <w:rStyle w:val="FootnoteReference"/>
        </w:rPr>
        <w:footnoteRef/>
      </w:r>
      <w:r w:rsidRPr="004A3E27">
        <w:t xml:space="preserve"> cp. Exodus 9:23.</w:t>
      </w:r>
    </w:p>
  </w:footnote>
  <w:footnote w:id="59">
    <w:p w:rsidR="00463A2B" w:rsidRPr="004A3E27" w:rsidRDefault="00463A2B"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60">
    <w:p w:rsidR="00463A2B" w:rsidRPr="004A3E27" w:rsidRDefault="00463A2B"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1">
    <w:p w:rsidR="00463A2B" w:rsidRPr="004A3E27" w:rsidRDefault="00463A2B" w:rsidP="00CF35A1">
      <w:pPr>
        <w:pStyle w:val="FootnoteText"/>
      </w:pPr>
      <w:r w:rsidRPr="004A3E27">
        <w:rPr>
          <w:rStyle w:val="FootnoteReference"/>
        </w:rPr>
        <w:footnoteRef/>
      </w:r>
      <w:r w:rsidRPr="004A3E27">
        <w:t xml:space="preserve"> cp. Rev. 21:23.</w:t>
      </w:r>
    </w:p>
  </w:footnote>
  <w:footnote w:id="62">
    <w:p w:rsidR="00463A2B" w:rsidRPr="004A3E27" w:rsidRDefault="00463A2B"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3">
    <w:p w:rsidR="00463A2B" w:rsidRPr="004A3E27" w:rsidRDefault="00463A2B"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4">
    <w:p w:rsidR="00463A2B" w:rsidRPr="004A3E27" w:rsidRDefault="00463A2B" w:rsidP="00CF35A1">
      <w:pPr>
        <w:pStyle w:val="FootnoteText"/>
      </w:pPr>
      <w:r w:rsidRPr="004A3E27">
        <w:rPr>
          <w:rStyle w:val="FootnoteReference"/>
        </w:rPr>
        <w:footnoteRef/>
      </w:r>
      <w:r w:rsidRPr="004A3E27">
        <w:t xml:space="preserve"> Rom. 15:9. Christ in David, Apostles, nations. (cp. Ps. 66:2-6).</w:t>
      </w:r>
    </w:p>
  </w:footnote>
  <w:footnote w:id="65">
    <w:p w:rsidR="00463A2B" w:rsidRPr="004A3E27" w:rsidRDefault="00463A2B"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66">
    <w:p w:rsidR="00463A2B" w:rsidRPr="004A3E27" w:rsidRDefault="00463A2B" w:rsidP="00CF35A1">
      <w:pPr>
        <w:pStyle w:val="FootnoteText"/>
      </w:pPr>
      <w:r w:rsidRPr="004A3E27">
        <w:rPr>
          <w:rStyle w:val="FootnoteReference"/>
        </w:rPr>
        <w:footnoteRef/>
      </w:r>
      <w:r w:rsidRPr="004A3E27">
        <w:t xml:space="preserve"> Rom. 10:18.</w:t>
      </w:r>
    </w:p>
  </w:footnote>
  <w:footnote w:id="67">
    <w:p w:rsidR="00463A2B" w:rsidRPr="004A3E27" w:rsidRDefault="00463A2B" w:rsidP="00CF35A1">
      <w:pPr>
        <w:pStyle w:val="FootnoteText"/>
      </w:pPr>
      <w:r w:rsidRPr="004A3E27">
        <w:rPr>
          <w:rStyle w:val="FootnoteReference"/>
        </w:rPr>
        <w:footnoteRef/>
      </w:r>
      <w:r w:rsidRPr="004A3E27">
        <w:t xml:space="preserve"> cp. Ps. 88:38.</w:t>
      </w:r>
    </w:p>
  </w:footnote>
  <w:footnote w:id="68">
    <w:p w:rsidR="00463A2B" w:rsidRPr="004A3E27" w:rsidRDefault="00463A2B" w:rsidP="00CF35A1">
      <w:pPr>
        <w:pStyle w:val="FootnoteText"/>
      </w:pPr>
      <w:r w:rsidRPr="004A3E27">
        <w:rPr>
          <w:rStyle w:val="FootnoteReference"/>
        </w:rPr>
        <w:footnoteRef/>
      </w:r>
      <w:r w:rsidRPr="004A3E27">
        <w:t xml:space="preserve"> cp. Ps. 118:72.</w:t>
      </w:r>
    </w:p>
  </w:footnote>
  <w:footnote w:id="69">
    <w:p w:rsidR="00463A2B" w:rsidRPr="004A3E27" w:rsidRDefault="00463A2B"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70">
    <w:p w:rsidR="00463A2B" w:rsidRPr="004A3E27" w:rsidRDefault="00463A2B"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1">
    <w:p w:rsidR="00463A2B" w:rsidRPr="004A3E27" w:rsidRDefault="00463A2B"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2">
    <w:p w:rsidR="00463A2B" w:rsidRPr="004A3E27" w:rsidRDefault="00463A2B"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3">
    <w:p w:rsidR="00463A2B" w:rsidRPr="004A3E27" w:rsidRDefault="00463A2B" w:rsidP="00CF35A1">
      <w:pPr>
        <w:pStyle w:val="FootnoteText"/>
      </w:pPr>
      <w:r w:rsidRPr="004A3E27">
        <w:rPr>
          <w:rStyle w:val="FootnoteReference"/>
        </w:rPr>
        <w:footnoteRef/>
      </w:r>
      <w:r w:rsidRPr="004A3E27">
        <w:t xml:space="preserve"> ‘Christ died that we might live’ (1 Thess. 5:10; 1 Pet. 2:24).</w:t>
      </w:r>
    </w:p>
  </w:footnote>
  <w:footnote w:id="74">
    <w:p w:rsidR="00463A2B" w:rsidRPr="004A3E27" w:rsidRDefault="00463A2B" w:rsidP="00CF35A1">
      <w:pPr>
        <w:pStyle w:val="FootnoteText"/>
      </w:pPr>
      <w:r w:rsidRPr="004A3E27">
        <w:rPr>
          <w:rStyle w:val="FootnoteReference"/>
        </w:rPr>
        <w:footnoteRef/>
      </w:r>
      <w:r w:rsidRPr="004A3E27">
        <w:t xml:space="preserve"> Dawn is one of Christ’s names (cp. Lk. 1:78; Mal. 4:2).</w:t>
      </w:r>
    </w:p>
  </w:footnote>
  <w:footnote w:id="75">
    <w:p w:rsidR="00463A2B" w:rsidRPr="004A3E27" w:rsidRDefault="00463A2B"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76">
    <w:p w:rsidR="00463A2B" w:rsidRPr="004A3E27" w:rsidRDefault="00463A2B" w:rsidP="00CF35A1">
      <w:pPr>
        <w:pStyle w:val="FootnoteText"/>
      </w:pPr>
      <w:r w:rsidRPr="004A3E27">
        <w:rPr>
          <w:rStyle w:val="FootnoteReference"/>
        </w:rPr>
        <w:footnoteRef/>
      </w:r>
      <w:r w:rsidRPr="004A3E27">
        <w:t xml:space="preserve"> Mt. 27:39,43; Wis. 2:12-20.</w:t>
      </w:r>
    </w:p>
  </w:footnote>
  <w:footnote w:id="77">
    <w:p w:rsidR="00463A2B" w:rsidRPr="004A3E27" w:rsidRDefault="00463A2B" w:rsidP="00CF35A1">
      <w:pPr>
        <w:pStyle w:val="FootnoteText"/>
      </w:pPr>
      <w:r w:rsidRPr="004A3E27">
        <w:rPr>
          <w:rStyle w:val="FootnoteReference"/>
        </w:rPr>
        <w:footnoteRef/>
      </w:r>
      <w:r w:rsidRPr="004A3E27">
        <w:t xml:space="preserve"> Lam. 2:16; 3:46.</w:t>
      </w:r>
    </w:p>
  </w:footnote>
  <w:footnote w:id="78">
    <w:p w:rsidR="00463A2B" w:rsidRPr="004A3E27" w:rsidRDefault="00463A2B" w:rsidP="00CF35A1">
      <w:pPr>
        <w:pStyle w:val="FootnoteText"/>
      </w:pPr>
      <w:r w:rsidRPr="004A3E27">
        <w:rPr>
          <w:rStyle w:val="FootnoteReference"/>
        </w:rPr>
        <w:footnoteRef/>
      </w:r>
      <w:r w:rsidRPr="004A3E27">
        <w:t xml:space="preserve"> Jn. 19:37.</w:t>
      </w:r>
    </w:p>
  </w:footnote>
  <w:footnote w:id="79">
    <w:p w:rsidR="00463A2B" w:rsidRPr="004A3E27" w:rsidRDefault="00463A2B" w:rsidP="00CF35A1">
      <w:pPr>
        <w:pStyle w:val="FootnoteText"/>
      </w:pPr>
      <w:r w:rsidRPr="004A3E27">
        <w:rPr>
          <w:rStyle w:val="FootnoteReference"/>
        </w:rPr>
        <w:footnoteRef/>
      </w:r>
      <w:r w:rsidRPr="004A3E27">
        <w:t xml:space="preserve"> Jn. 19:24.</w:t>
      </w:r>
    </w:p>
  </w:footnote>
  <w:footnote w:id="80">
    <w:p w:rsidR="00463A2B" w:rsidRPr="004A3E27" w:rsidRDefault="00463A2B"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1">
    <w:p w:rsidR="00463A2B" w:rsidRPr="004A3E27" w:rsidRDefault="00463A2B" w:rsidP="00CF35A1">
      <w:pPr>
        <w:pStyle w:val="FootnoteText"/>
      </w:pPr>
      <w:r w:rsidRPr="004A3E27">
        <w:rPr>
          <w:rStyle w:val="FootnoteReference"/>
        </w:rPr>
        <w:footnoteRef/>
      </w:r>
      <w:r w:rsidRPr="004A3E27">
        <w:t xml:space="preserve"> Hebrews 2:12.</w:t>
      </w:r>
    </w:p>
  </w:footnote>
  <w:footnote w:id="82">
    <w:p w:rsidR="00463A2B" w:rsidRPr="004A3E27" w:rsidRDefault="00463A2B"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3">
    <w:p w:rsidR="00463A2B" w:rsidRPr="004A3E27" w:rsidRDefault="00463A2B" w:rsidP="00CF35A1">
      <w:pPr>
        <w:pStyle w:val="FootnoteText"/>
      </w:pPr>
      <w:r w:rsidRPr="004A3E27">
        <w:rPr>
          <w:rStyle w:val="FootnoteReference"/>
        </w:rPr>
        <w:footnoteRef/>
      </w:r>
      <w:r w:rsidRPr="004A3E27">
        <w:t xml:space="preserve"> Romans 3:24-26; John 17:4; 19:30.</w:t>
      </w:r>
    </w:p>
  </w:footnote>
  <w:footnote w:id="84">
    <w:p w:rsidR="00463A2B" w:rsidRPr="004A3E27" w:rsidRDefault="00463A2B"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5">
    <w:p w:rsidR="00463A2B" w:rsidRPr="004A3E27" w:rsidRDefault="00463A2B" w:rsidP="00CF35A1">
      <w:pPr>
        <w:pStyle w:val="FootnoteText"/>
      </w:pPr>
      <w:r w:rsidRPr="004A3E27">
        <w:rPr>
          <w:rStyle w:val="FootnoteReference"/>
        </w:rPr>
        <w:footnoteRef/>
      </w:r>
      <w:r w:rsidRPr="004A3E27">
        <w:t xml:space="preserve"> cp. Ephes. 5:18.</w:t>
      </w:r>
    </w:p>
  </w:footnote>
  <w:footnote w:id="86">
    <w:p w:rsidR="00463A2B" w:rsidRPr="004A3E27" w:rsidRDefault="00463A2B" w:rsidP="00CF35A1">
      <w:pPr>
        <w:pStyle w:val="FootnoteText"/>
      </w:pPr>
      <w:r w:rsidRPr="004A3E27">
        <w:rPr>
          <w:rStyle w:val="FootnoteReference"/>
        </w:rPr>
        <w:footnoteRef/>
      </w:r>
      <w:r w:rsidRPr="004A3E27">
        <w:t xml:space="preserve"> cp. Ps. 26:4.</w:t>
      </w:r>
    </w:p>
  </w:footnote>
  <w:footnote w:id="87">
    <w:p w:rsidR="00463A2B" w:rsidRPr="004A3E27" w:rsidRDefault="00463A2B" w:rsidP="00CF35A1">
      <w:pPr>
        <w:pStyle w:val="FootnoteText"/>
      </w:pPr>
      <w:r w:rsidRPr="004A3E27">
        <w:rPr>
          <w:rStyle w:val="FootnoteReference"/>
        </w:rPr>
        <w:footnoteRef/>
      </w:r>
      <w:r w:rsidRPr="004A3E27">
        <w:t xml:space="preserve"> 1 Cor. 10:26-28; cp. Psalm 49:12.</w:t>
      </w:r>
    </w:p>
  </w:footnote>
  <w:footnote w:id="88">
    <w:p w:rsidR="00463A2B" w:rsidRPr="004A3E27" w:rsidRDefault="00463A2B" w:rsidP="00CF35A1">
      <w:pPr>
        <w:pStyle w:val="FootnoteText"/>
      </w:pPr>
      <w:r w:rsidRPr="004A3E27">
        <w:rPr>
          <w:rStyle w:val="FootnoteReference"/>
        </w:rPr>
        <w:footnoteRef/>
      </w:r>
      <w:r w:rsidRPr="004A3E27">
        <w:t xml:space="preserve"> Is. 2:2; Dan. 2:35; 1 Cor. 10:4.</w:t>
      </w:r>
    </w:p>
  </w:footnote>
  <w:footnote w:id="89">
    <w:p w:rsidR="00463A2B" w:rsidRPr="004A3E27" w:rsidRDefault="00463A2B"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90">
    <w:p w:rsidR="00463A2B" w:rsidRPr="004A3E27" w:rsidRDefault="00463A2B"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1">
    <w:p w:rsidR="00463A2B" w:rsidRPr="004A3E27" w:rsidRDefault="00463A2B"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2">
    <w:p w:rsidR="00463A2B" w:rsidRPr="004A3E27" w:rsidRDefault="00463A2B"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3">
    <w:p w:rsidR="00463A2B" w:rsidRPr="004A3E27" w:rsidRDefault="00463A2B"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4">
    <w:p w:rsidR="00463A2B" w:rsidRPr="004A3E27" w:rsidRDefault="00463A2B"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5">
    <w:p w:rsidR="00463A2B" w:rsidRPr="004A3E27" w:rsidRDefault="00463A2B"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96">
    <w:p w:rsidR="00463A2B" w:rsidRPr="004A3E27" w:rsidRDefault="00463A2B"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97">
    <w:p w:rsidR="00463A2B" w:rsidRPr="004A3E27" w:rsidRDefault="00463A2B" w:rsidP="002D71F0">
      <w:pPr>
        <w:pStyle w:val="FootnoteText"/>
      </w:pPr>
      <w:r w:rsidRPr="004A3E27">
        <w:rPr>
          <w:rStyle w:val="FootnoteReference"/>
        </w:rPr>
        <w:footnoteRef/>
      </w:r>
      <w:r w:rsidRPr="004A3E27">
        <w:t xml:space="preserve"> churches: assemblies, gatherings, congregations (not buildings).</w:t>
      </w:r>
    </w:p>
  </w:footnote>
  <w:footnote w:id="98">
    <w:p w:rsidR="00463A2B" w:rsidRPr="004A3E27" w:rsidRDefault="00463A2B"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99">
    <w:p w:rsidR="00463A2B" w:rsidRPr="004A3E27" w:rsidRDefault="00463A2B"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463A2B" w:rsidRPr="004A3E27" w:rsidRDefault="00463A2B" w:rsidP="002D71F0">
      <w:pPr>
        <w:pStyle w:val="FootnoteText"/>
      </w:pPr>
      <w:r w:rsidRPr="004A3E27">
        <w:tab/>
        <w:t>‘No sweeter fragrance than to follow Christ,</w:t>
      </w:r>
    </w:p>
    <w:p w:rsidR="00463A2B" w:rsidRPr="004A3E27" w:rsidRDefault="00463A2B" w:rsidP="002D71F0">
      <w:pPr>
        <w:pStyle w:val="FootnoteText"/>
      </w:pPr>
      <w:r w:rsidRPr="004A3E27">
        <w:tab/>
        <w:t>when man makes offerings of a holy life,</w:t>
      </w:r>
    </w:p>
    <w:p w:rsidR="00463A2B" w:rsidRPr="004A3E27" w:rsidRDefault="00463A2B" w:rsidP="002D71F0">
      <w:pPr>
        <w:pStyle w:val="FootnoteText"/>
      </w:pPr>
      <w:r w:rsidRPr="004A3E27">
        <w:tab/>
        <w:t>and offers golden deeds in sacrifice’ (St. Prosper).</w:t>
      </w:r>
    </w:p>
  </w:footnote>
  <w:footnote w:id="100">
    <w:p w:rsidR="00463A2B" w:rsidRPr="004A3E27" w:rsidRDefault="00463A2B" w:rsidP="002D71F0">
      <w:pPr>
        <w:pStyle w:val="FootnoteText"/>
      </w:pPr>
      <w:r w:rsidRPr="004A3E27">
        <w:rPr>
          <w:rStyle w:val="FootnoteReference"/>
        </w:rPr>
        <w:footnoteRef/>
      </w:r>
      <w:r w:rsidRPr="004A3E27">
        <w:t xml:space="preserve"> cp. Psalm 21:11.</w:t>
      </w:r>
    </w:p>
  </w:footnote>
  <w:footnote w:id="101">
    <w:p w:rsidR="00463A2B" w:rsidRPr="004A3E27" w:rsidRDefault="00463A2B" w:rsidP="002D71F0">
      <w:pPr>
        <w:pStyle w:val="FootnoteText"/>
      </w:pPr>
      <w:r w:rsidRPr="004A3E27">
        <w:rPr>
          <w:rStyle w:val="FootnoteReference"/>
        </w:rPr>
        <w:footnoteRef/>
      </w:r>
      <w:r w:rsidRPr="004A3E27">
        <w:t xml:space="preserve"> cp. Isaiah 5:12.</w:t>
      </w:r>
    </w:p>
  </w:footnote>
  <w:footnote w:id="102">
    <w:p w:rsidR="00463A2B" w:rsidRPr="004A3E27" w:rsidRDefault="00463A2B" w:rsidP="002D71F0">
      <w:pPr>
        <w:pStyle w:val="FootnoteText"/>
      </w:pPr>
      <w:r w:rsidRPr="004A3E27">
        <w:rPr>
          <w:rStyle w:val="FootnoteReference"/>
        </w:rPr>
        <w:footnoteRef/>
      </w:r>
      <w:r w:rsidRPr="004A3E27">
        <w:t xml:space="preserve"> Cp. Isaiah 40:11; John 10:11.</w:t>
      </w:r>
    </w:p>
  </w:footnote>
  <w:footnote w:id="103">
    <w:p w:rsidR="00463A2B" w:rsidRPr="004A3E27" w:rsidRDefault="00463A2B" w:rsidP="002D71F0">
      <w:pPr>
        <w:pStyle w:val="FootnoteText"/>
      </w:pPr>
      <w:r w:rsidRPr="004A3E27">
        <w:rPr>
          <w:rStyle w:val="FootnoteReference"/>
        </w:rPr>
        <w:footnoteRef/>
      </w:r>
      <w:r w:rsidRPr="004A3E27">
        <w:t xml:space="preserve"> Cp. Exodus 9:23. In thunderstorms deer often cast their young.</w:t>
      </w:r>
    </w:p>
  </w:footnote>
  <w:footnote w:id="104">
    <w:p w:rsidR="00463A2B" w:rsidRPr="004A3E27" w:rsidRDefault="00463A2B"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5">
    <w:p w:rsidR="00463A2B" w:rsidRPr="004A3E27" w:rsidRDefault="00463A2B"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06">
    <w:p w:rsidR="00463A2B" w:rsidRPr="004A3E27" w:rsidRDefault="00463A2B"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07">
    <w:p w:rsidR="00463A2B" w:rsidRPr="004A3E27" w:rsidRDefault="00463A2B" w:rsidP="002D71F0">
      <w:pPr>
        <w:pStyle w:val="FootnoteText"/>
      </w:pPr>
      <w:r w:rsidRPr="004A3E27">
        <w:rPr>
          <w:rStyle w:val="FootnoteReference"/>
        </w:rPr>
        <w:footnoteRef/>
      </w:r>
      <w:r w:rsidRPr="004A3E27">
        <w:t xml:space="preserve"> Blood signifies death (cp. Lev. 17:14).</w:t>
      </w:r>
    </w:p>
  </w:footnote>
  <w:footnote w:id="108">
    <w:p w:rsidR="00463A2B" w:rsidRPr="004A3E27" w:rsidRDefault="00463A2B"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09">
    <w:p w:rsidR="00463A2B" w:rsidRPr="004A3E27" w:rsidRDefault="00463A2B"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10">
    <w:p w:rsidR="00463A2B" w:rsidRPr="004A3E27" w:rsidRDefault="00463A2B" w:rsidP="002D71F0">
      <w:pPr>
        <w:pStyle w:val="FootnoteText"/>
      </w:pPr>
      <w:r w:rsidRPr="004A3E27">
        <w:rPr>
          <w:rStyle w:val="FootnoteReference"/>
        </w:rPr>
        <w:footnoteRef/>
      </w:r>
      <w:r w:rsidRPr="004A3E27">
        <w:t xml:space="preserve"> Luke 23:46.</w:t>
      </w:r>
    </w:p>
  </w:footnote>
  <w:footnote w:id="111">
    <w:p w:rsidR="00463A2B" w:rsidRPr="004A3E27" w:rsidRDefault="00463A2B"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2">
    <w:p w:rsidR="00463A2B" w:rsidRPr="004A3E27" w:rsidRDefault="00463A2B"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3">
    <w:p w:rsidR="00463A2B" w:rsidRPr="004A3E27" w:rsidRDefault="00463A2B" w:rsidP="002D71F0">
      <w:pPr>
        <w:pStyle w:val="FootnoteText"/>
      </w:pPr>
      <w:r w:rsidRPr="004A3E27">
        <w:rPr>
          <w:rStyle w:val="FootnoteReference"/>
        </w:rPr>
        <w:footnoteRef/>
      </w:r>
      <w:r w:rsidRPr="004A3E27">
        <w:t xml:space="preserve"> The sense of separation from God is the great illusion and madness.</w:t>
      </w:r>
    </w:p>
  </w:footnote>
  <w:footnote w:id="114">
    <w:p w:rsidR="00463A2B" w:rsidRPr="004A3E27" w:rsidRDefault="00463A2B"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5">
    <w:p w:rsidR="00463A2B" w:rsidRPr="004A3E27" w:rsidRDefault="00463A2B"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16">
    <w:p w:rsidR="00463A2B" w:rsidRPr="004A3E27" w:rsidRDefault="00463A2B"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17">
    <w:p w:rsidR="00463A2B" w:rsidRPr="004A3E27" w:rsidRDefault="00463A2B" w:rsidP="002D71F0">
      <w:pPr>
        <w:pStyle w:val="FootnoteText"/>
      </w:pPr>
      <w:r w:rsidRPr="004A3E27">
        <w:rPr>
          <w:rStyle w:val="FootnoteReference"/>
        </w:rPr>
        <w:footnoteRef/>
      </w:r>
      <w:r w:rsidRPr="004A3E27">
        <w:t xml:space="preserve"> Man is made for happiness, fruit of grace, forgiveness, right relations, holiness.</w:t>
      </w:r>
    </w:p>
  </w:footnote>
  <w:footnote w:id="118">
    <w:p w:rsidR="00463A2B" w:rsidRPr="004A3E27" w:rsidRDefault="00463A2B"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19">
    <w:p w:rsidR="00463A2B" w:rsidRPr="004A3E27" w:rsidRDefault="00463A2B"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20">
    <w:p w:rsidR="00463A2B" w:rsidRPr="004A3E27" w:rsidRDefault="00463A2B" w:rsidP="00950468">
      <w:pPr>
        <w:pStyle w:val="FootnoteText"/>
      </w:pPr>
      <w:r w:rsidRPr="004A3E27">
        <w:rPr>
          <w:rStyle w:val="FootnoteReference"/>
        </w:rPr>
        <w:footnoteRef/>
      </w:r>
      <w:r w:rsidRPr="004A3E27">
        <w:t xml:space="preserve"> Naturally and spiritually (Jn. 3:3-6).</w:t>
      </w:r>
    </w:p>
  </w:footnote>
  <w:footnote w:id="121">
    <w:p w:rsidR="00463A2B" w:rsidRPr="004A3E27" w:rsidRDefault="00463A2B"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2">
    <w:p w:rsidR="00463A2B" w:rsidRPr="004A3E27" w:rsidRDefault="00463A2B" w:rsidP="00950468">
      <w:pPr>
        <w:pStyle w:val="FootnoteText"/>
      </w:pPr>
      <w:r w:rsidRPr="004A3E27">
        <w:rPr>
          <w:rStyle w:val="FootnoteReference"/>
        </w:rPr>
        <w:footnoteRef/>
      </w:r>
      <w:r w:rsidRPr="004A3E27">
        <w:t xml:space="preserve"> ‘The land of the living.’</w:t>
      </w:r>
    </w:p>
  </w:footnote>
  <w:footnote w:id="123">
    <w:p w:rsidR="00463A2B" w:rsidRPr="004A3E27" w:rsidRDefault="00463A2B"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4">
    <w:p w:rsidR="00463A2B" w:rsidRPr="004A3E27" w:rsidRDefault="00463A2B" w:rsidP="00950468">
      <w:pPr>
        <w:pStyle w:val="FootnoteText"/>
      </w:pPr>
      <w:r w:rsidRPr="004A3E27">
        <w:rPr>
          <w:rStyle w:val="FootnoteReference"/>
        </w:rPr>
        <w:footnoteRef/>
      </w:r>
      <w:r w:rsidRPr="004A3E27">
        <w:t xml:space="preserve"> John 19:1; Mt. 27:26.</w:t>
      </w:r>
    </w:p>
  </w:footnote>
  <w:footnote w:id="125">
    <w:p w:rsidR="00463A2B" w:rsidRPr="004A3E27" w:rsidRDefault="00463A2B" w:rsidP="00950468">
      <w:pPr>
        <w:pStyle w:val="FootnoteText"/>
      </w:pPr>
      <w:r w:rsidRPr="004A3E27">
        <w:rPr>
          <w:rStyle w:val="FootnoteReference"/>
        </w:rPr>
        <w:footnoteRef/>
      </w:r>
      <w:r w:rsidRPr="004A3E27">
        <w:t xml:space="preserve"> cp. Psalm 21:21.</w:t>
      </w:r>
    </w:p>
  </w:footnote>
  <w:footnote w:id="126">
    <w:p w:rsidR="00463A2B" w:rsidRPr="004A3E27" w:rsidRDefault="00463A2B" w:rsidP="00950468">
      <w:pPr>
        <w:pStyle w:val="FootnoteText"/>
      </w:pPr>
      <w:r w:rsidRPr="004A3E27">
        <w:rPr>
          <w:rStyle w:val="FootnoteReference"/>
        </w:rPr>
        <w:footnoteRef/>
      </w:r>
      <w:r w:rsidRPr="004A3E27">
        <w:t xml:space="preserve"> cp. John 15:25.</w:t>
      </w:r>
    </w:p>
  </w:footnote>
  <w:footnote w:id="127">
    <w:p w:rsidR="00463A2B" w:rsidRPr="004A3E27" w:rsidRDefault="00463A2B" w:rsidP="00950468">
      <w:pPr>
        <w:pStyle w:val="FootnoteText"/>
      </w:pPr>
      <w:r w:rsidRPr="004A3E27">
        <w:rPr>
          <w:rStyle w:val="FootnoteReference"/>
        </w:rPr>
        <w:footnoteRef/>
      </w:r>
      <w:r w:rsidRPr="004A3E27">
        <w:t xml:space="preserve"> cp. Psalm 36:30.</w:t>
      </w:r>
    </w:p>
  </w:footnote>
  <w:footnote w:id="128">
    <w:p w:rsidR="00463A2B" w:rsidRPr="004A3E27" w:rsidRDefault="00463A2B" w:rsidP="00950468">
      <w:pPr>
        <w:pStyle w:val="FootnoteText"/>
      </w:pPr>
      <w:r w:rsidRPr="004A3E27">
        <w:rPr>
          <w:rStyle w:val="FootnoteReference"/>
        </w:rPr>
        <w:footnoteRef/>
      </w:r>
      <w:r w:rsidRPr="004A3E27">
        <w:t xml:space="preserve"> cp. Psalm 109:7.</w:t>
      </w:r>
    </w:p>
  </w:footnote>
  <w:footnote w:id="129">
    <w:p w:rsidR="00463A2B" w:rsidRPr="004A3E27" w:rsidRDefault="00463A2B"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30">
    <w:p w:rsidR="00463A2B" w:rsidRPr="004A3E27" w:rsidRDefault="00463A2B" w:rsidP="00950468">
      <w:pPr>
        <w:pStyle w:val="FootnoteText"/>
      </w:pPr>
      <w:r w:rsidRPr="004A3E27">
        <w:rPr>
          <w:rStyle w:val="FootnoteReference"/>
        </w:rPr>
        <w:footnoteRef/>
      </w:r>
      <w:r w:rsidRPr="004A3E27">
        <w:t xml:space="preserve"> ‘The Prophet asks to be free from passion’ (St. Athanasius).</w:t>
      </w:r>
    </w:p>
  </w:footnote>
  <w:footnote w:id="131">
    <w:p w:rsidR="00463A2B" w:rsidRPr="004A3E27" w:rsidRDefault="00463A2B" w:rsidP="00950468">
      <w:pPr>
        <w:pStyle w:val="FootnoteText"/>
      </w:pPr>
      <w:r w:rsidRPr="004A3E27">
        <w:rPr>
          <w:rStyle w:val="FootnoteReference"/>
        </w:rPr>
        <w:footnoteRef/>
      </w:r>
      <w:r w:rsidRPr="004A3E27">
        <w:t xml:space="preserve"> Prov. 24:19.</w:t>
      </w:r>
    </w:p>
  </w:footnote>
  <w:footnote w:id="132">
    <w:p w:rsidR="00463A2B" w:rsidRPr="004A3E27" w:rsidRDefault="00463A2B"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3">
    <w:p w:rsidR="00463A2B" w:rsidRPr="004A3E27" w:rsidRDefault="00463A2B"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4">
    <w:p w:rsidR="00463A2B" w:rsidRPr="004A3E27" w:rsidRDefault="00463A2B"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5">
    <w:p w:rsidR="00463A2B" w:rsidRPr="004A3E27" w:rsidRDefault="00463A2B"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36">
    <w:p w:rsidR="00463A2B" w:rsidRPr="004A3E27" w:rsidRDefault="00463A2B"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37">
    <w:p w:rsidR="00463A2B" w:rsidRPr="004A3E27" w:rsidRDefault="00463A2B"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38">
    <w:p w:rsidR="00463A2B" w:rsidRPr="004A3E27" w:rsidRDefault="00463A2B" w:rsidP="00950468">
      <w:pPr>
        <w:pStyle w:val="FootnoteText"/>
      </w:pPr>
      <w:r w:rsidRPr="004A3E27">
        <w:rPr>
          <w:rStyle w:val="FootnoteReference"/>
        </w:rPr>
        <w:footnoteRef/>
      </w:r>
      <w:r w:rsidRPr="004A3E27">
        <w:t xml:space="preserve"> ‘Remove sin, and then whatever you see in man is of God’ (St. Augustine)</w:t>
      </w:r>
    </w:p>
  </w:footnote>
  <w:footnote w:id="139">
    <w:p w:rsidR="00463A2B" w:rsidRPr="004A3E27" w:rsidRDefault="00463A2B" w:rsidP="00950468">
      <w:pPr>
        <w:pStyle w:val="FootnoteText"/>
      </w:pPr>
      <w:r w:rsidRPr="004A3E27">
        <w:rPr>
          <w:rStyle w:val="FootnoteReference"/>
        </w:rPr>
        <w:footnoteRef/>
      </w:r>
      <w:r w:rsidRPr="004A3E27">
        <w:t xml:space="preserve"> Compare Ps. 36:1, 37 with Proverbs 24: 19-20 (RSV) and Mt. 5:5-9.</w:t>
      </w:r>
    </w:p>
  </w:footnote>
  <w:footnote w:id="140">
    <w:p w:rsidR="00463A2B" w:rsidRPr="004A3E27" w:rsidRDefault="00463A2B" w:rsidP="00950468">
      <w:pPr>
        <w:pStyle w:val="FootnoteText"/>
      </w:pPr>
      <w:r w:rsidRPr="004A3E27">
        <w:rPr>
          <w:rStyle w:val="FootnoteReference"/>
        </w:rPr>
        <w:footnoteRef/>
      </w:r>
      <w:r w:rsidRPr="004A3E27">
        <w:t xml:space="preserve"> cp. Heb. 12:5-13. Psalm 6:2 is identical with 37:2.</w:t>
      </w:r>
    </w:p>
  </w:footnote>
  <w:footnote w:id="141">
    <w:p w:rsidR="00463A2B" w:rsidRPr="004A3E27" w:rsidRDefault="00463A2B" w:rsidP="00950468">
      <w:pPr>
        <w:pStyle w:val="FootnoteText"/>
      </w:pPr>
      <w:r w:rsidRPr="004A3E27">
        <w:rPr>
          <w:rStyle w:val="FootnoteReference"/>
        </w:rPr>
        <w:footnoteRef/>
      </w:r>
      <w:r w:rsidRPr="004A3E27">
        <w:t xml:space="preserve"> cp. Mt. 19:20. ‘One thing you lack’ (Mk. 10:21).</w:t>
      </w:r>
    </w:p>
  </w:footnote>
  <w:footnote w:id="142">
    <w:p w:rsidR="00463A2B" w:rsidRPr="004A3E27" w:rsidRDefault="00463A2B"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3">
    <w:p w:rsidR="00463A2B" w:rsidRPr="004A3E27" w:rsidRDefault="00463A2B"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4">
    <w:p w:rsidR="00463A2B" w:rsidRPr="004A3E27" w:rsidRDefault="00463A2B" w:rsidP="00950468">
      <w:pPr>
        <w:pStyle w:val="FootnoteText"/>
      </w:pPr>
      <w:r w:rsidRPr="004A3E27">
        <w:rPr>
          <w:rStyle w:val="FootnoteReference"/>
        </w:rPr>
        <w:footnoteRef/>
      </w:r>
      <w:r w:rsidRPr="004A3E27">
        <w:t xml:space="preserve"> cp. 1 Sam. 15:22. Love shown in obedience is the true sacrifice.</w:t>
      </w:r>
    </w:p>
  </w:footnote>
  <w:footnote w:id="145">
    <w:p w:rsidR="00463A2B" w:rsidRPr="004A3E27" w:rsidRDefault="00463A2B"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46">
    <w:p w:rsidR="00463A2B" w:rsidRPr="004A3E27" w:rsidRDefault="00463A2B" w:rsidP="00950468">
      <w:pPr>
        <w:pStyle w:val="FootnoteText"/>
      </w:pPr>
      <w:r w:rsidRPr="004A3E27">
        <w:rPr>
          <w:rStyle w:val="FootnoteReference"/>
        </w:rPr>
        <w:footnoteRef/>
      </w:r>
      <w:r w:rsidRPr="004A3E27">
        <w:t xml:space="preserve"> The great universal Church (cp. St. Athanasius).</w:t>
      </w:r>
    </w:p>
  </w:footnote>
  <w:footnote w:id="147">
    <w:p w:rsidR="00463A2B" w:rsidRPr="004A3E27" w:rsidRDefault="00463A2B" w:rsidP="00950468">
      <w:pPr>
        <w:pStyle w:val="FootnoteText"/>
      </w:pPr>
      <w:r w:rsidRPr="004A3E27">
        <w:rPr>
          <w:rStyle w:val="FootnoteReference"/>
        </w:rPr>
        <w:footnoteRef/>
      </w:r>
      <w:r w:rsidRPr="004A3E27">
        <w:t xml:space="preserve"> John 13:30.</w:t>
      </w:r>
    </w:p>
  </w:footnote>
  <w:footnote w:id="148">
    <w:p w:rsidR="00463A2B" w:rsidRPr="004A3E27" w:rsidRDefault="00463A2B"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49">
    <w:p w:rsidR="00463A2B" w:rsidRPr="004A3E27" w:rsidRDefault="00463A2B"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50">
    <w:p w:rsidR="00463A2B" w:rsidRPr="004A3E27" w:rsidRDefault="00463A2B" w:rsidP="00950468">
      <w:pPr>
        <w:pStyle w:val="FootnoteText"/>
      </w:pPr>
      <w:r w:rsidRPr="004A3E27">
        <w:rPr>
          <w:rStyle w:val="FootnoteReference"/>
        </w:rPr>
        <w:footnoteRef/>
      </w:r>
      <w:r w:rsidRPr="004A3E27">
        <w:t xml:space="preserve"> With the Gospel of forgiveness (1 Sam. 24:17-20; Lk. 23:34).</w:t>
      </w:r>
    </w:p>
  </w:footnote>
  <w:footnote w:id="151">
    <w:p w:rsidR="00463A2B" w:rsidRPr="004A3E27" w:rsidRDefault="00463A2B"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2">
    <w:p w:rsidR="00463A2B" w:rsidRPr="004A3E27" w:rsidRDefault="00463A2B"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3">
    <w:p w:rsidR="00463A2B" w:rsidRPr="004A3E27" w:rsidRDefault="00463A2B"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4">
    <w:p w:rsidR="00463A2B" w:rsidRPr="004A3E27" w:rsidRDefault="00463A2B"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5">
    <w:p w:rsidR="00463A2B" w:rsidRPr="004A3E27" w:rsidRDefault="00463A2B"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56">
    <w:p w:rsidR="00463A2B" w:rsidRPr="004A3E27" w:rsidRDefault="00463A2B"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57">
    <w:p w:rsidR="00463A2B" w:rsidRPr="004A3E27" w:rsidRDefault="00463A2B" w:rsidP="00950468">
      <w:pPr>
        <w:pStyle w:val="FootnoteText"/>
      </w:pPr>
      <w:r w:rsidRPr="004A3E27">
        <w:rPr>
          <w:rStyle w:val="FootnoteReference"/>
        </w:rPr>
        <w:footnoteRef/>
      </w:r>
      <w:r w:rsidRPr="004A3E27">
        <w:t xml:space="preserve"> cp. Rev. 19:11-16.</w:t>
      </w:r>
    </w:p>
  </w:footnote>
  <w:footnote w:id="158">
    <w:p w:rsidR="00463A2B" w:rsidRPr="004A3E27" w:rsidRDefault="00463A2B"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59">
    <w:p w:rsidR="00463A2B" w:rsidRPr="004A3E27" w:rsidRDefault="00463A2B"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60">
    <w:p w:rsidR="00463A2B" w:rsidRPr="004A3E27" w:rsidRDefault="00463A2B"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1">
    <w:p w:rsidR="00463A2B" w:rsidRPr="004A3E27" w:rsidRDefault="00463A2B" w:rsidP="00950468">
      <w:pPr>
        <w:pStyle w:val="FootnoteText"/>
      </w:pPr>
      <w:r w:rsidRPr="004A3E27">
        <w:rPr>
          <w:rStyle w:val="FootnoteReference"/>
        </w:rPr>
        <w:footnoteRef/>
      </w:r>
      <w:r w:rsidRPr="004A3E27">
        <w:t xml:space="preserve"> Rev. 22:1.</w:t>
      </w:r>
    </w:p>
  </w:footnote>
  <w:footnote w:id="162">
    <w:p w:rsidR="00463A2B" w:rsidRPr="004A3E27" w:rsidRDefault="00463A2B"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3">
    <w:p w:rsidR="00463A2B" w:rsidRPr="004A3E27" w:rsidRDefault="00463A2B" w:rsidP="00950468">
      <w:pPr>
        <w:pStyle w:val="FootnoteText"/>
      </w:pPr>
      <w:r w:rsidRPr="004A3E27">
        <w:rPr>
          <w:rStyle w:val="FootnoteReference"/>
        </w:rPr>
        <w:footnoteRef/>
      </w:r>
      <w:r w:rsidRPr="004A3E27">
        <w:t xml:space="preserve"> cp. 75:4; Is. 2:4; 11:9; 65:25; Hos. 2:18; Zac. 9:10.</w:t>
      </w:r>
    </w:p>
  </w:footnote>
  <w:footnote w:id="164">
    <w:p w:rsidR="00463A2B" w:rsidRPr="004A3E27" w:rsidRDefault="00463A2B"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5">
    <w:p w:rsidR="00463A2B" w:rsidRPr="004A3E27" w:rsidRDefault="00463A2B" w:rsidP="00A6346F">
      <w:pPr>
        <w:pStyle w:val="FootnoteText"/>
      </w:pPr>
      <w:r w:rsidRPr="004A3E27">
        <w:rPr>
          <w:rStyle w:val="FootnoteReference"/>
        </w:rPr>
        <w:footnoteRef/>
      </w:r>
      <w:r w:rsidRPr="004A3E27">
        <w:t xml:space="preserve"> ‘The calling of the Gentiles is to be understood, as in 71:9’ (St. Athanasius).</w:t>
      </w:r>
    </w:p>
  </w:footnote>
  <w:footnote w:id="166">
    <w:p w:rsidR="00463A2B" w:rsidRPr="004A3E27" w:rsidRDefault="00463A2B" w:rsidP="00A6346F">
      <w:pPr>
        <w:pStyle w:val="FootnoteText"/>
      </w:pPr>
      <w:r w:rsidRPr="004A3E27">
        <w:rPr>
          <w:rStyle w:val="FootnoteReference"/>
        </w:rPr>
        <w:footnoteRef/>
      </w:r>
      <w:r w:rsidRPr="004A3E27">
        <w:t xml:space="preserve"> Cp. Heb. 12:28,29; Deut. 4:24; 9:3; 10:17-21; Neh. 1:5; Zeph. 2:11.</w:t>
      </w:r>
    </w:p>
  </w:footnote>
  <w:footnote w:id="167">
    <w:p w:rsidR="00463A2B" w:rsidRPr="004A3E27" w:rsidRDefault="00463A2B" w:rsidP="00A6346F">
      <w:pPr>
        <w:pStyle w:val="FootnoteText"/>
      </w:pPr>
      <w:r w:rsidRPr="004A3E27">
        <w:rPr>
          <w:rStyle w:val="FootnoteReference"/>
        </w:rPr>
        <w:footnoteRef/>
      </w:r>
      <w:r w:rsidRPr="004A3E27">
        <w:t xml:space="preserve"> Cp. Ex. 15:17; Is. 58:14: I Pet. 1:4.</w:t>
      </w:r>
    </w:p>
  </w:footnote>
  <w:footnote w:id="168">
    <w:p w:rsidR="00463A2B" w:rsidRPr="004A3E27" w:rsidRDefault="00463A2B"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69">
    <w:p w:rsidR="00463A2B" w:rsidRPr="004A3E27" w:rsidRDefault="00463A2B" w:rsidP="00A6346F">
      <w:pPr>
        <w:pStyle w:val="FootnoteText"/>
      </w:pPr>
      <w:r w:rsidRPr="004A3E27">
        <w:rPr>
          <w:rStyle w:val="FootnoteReference"/>
        </w:rPr>
        <w:footnoteRef/>
      </w:r>
      <w:r w:rsidRPr="004A3E27">
        <w:t xml:space="preserve"> ‘Jerusalem is the city of the great King’ (Mt. 5:35). cp. Lam. 2:15.</w:t>
      </w:r>
    </w:p>
  </w:footnote>
  <w:footnote w:id="170">
    <w:p w:rsidR="00463A2B" w:rsidRPr="004A3E27" w:rsidRDefault="00463A2B"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1">
    <w:p w:rsidR="00463A2B" w:rsidRPr="004A3E27" w:rsidRDefault="00463A2B"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2">
    <w:p w:rsidR="00463A2B" w:rsidRPr="004A3E27" w:rsidRDefault="00463A2B"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3">
    <w:p w:rsidR="00463A2B" w:rsidRPr="004A3E27" w:rsidRDefault="00463A2B"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4">
    <w:p w:rsidR="00463A2B" w:rsidRPr="004A3E27" w:rsidRDefault="00463A2B"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5">
    <w:p w:rsidR="00463A2B" w:rsidRPr="004A3E27" w:rsidRDefault="00463A2B"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76">
    <w:p w:rsidR="00463A2B" w:rsidRPr="004A3E27" w:rsidRDefault="00463A2B"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77">
    <w:p w:rsidR="00463A2B" w:rsidRPr="004A3E27" w:rsidRDefault="00463A2B" w:rsidP="00A6346F">
      <w:pPr>
        <w:pStyle w:val="FootnoteText"/>
      </w:pPr>
      <w:r w:rsidRPr="004A3E27">
        <w:rPr>
          <w:rStyle w:val="FootnoteReference"/>
        </w:rPr>
        <w:footnoteRef/>
      </w:r>
      <w:r w:rsidRPr="004A3E27">
        <w:t xml:space="preserve"> Exodus 12:22; John 19:29; Hebrews 9:19.</w:t>
      </w:r>
    </w:p>
  </w:footnote>
  <w:footnote w:id="178">
    <w:p w:rsidR="00463A2B" w:rsidRPr="004A3E27" w:rsidRDefault="00463A2B"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79">
    <w:p w:rsidR="00463A2B" w:rsidRPr="004A3E27" w:rsidRDefault="00463A2B"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80">
    <w:p w:rsidR="00463A2B" w:rsidRPr="004A3E27" w:rsidRDefault="00463A2B"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1">
    <w:p w:rsidR="00463A2B" w:rsidRPr="004A3E27" w:rsidRDefault="00463A2B" w:rsidP="00A6346F">
      <w:pPr>
        <w:pStyle w:val="FootnoteText"/>
      </w:pPr>
      <w:r w:rsidRPr="004A3E27">
        <w:rPr>
          <w:rStyle w:val="FootnoteReference"/>
        </w:rPr>
        <w:footnoteRef/>
      </w:r>
      <w:r w:rsidRPr="004A3E27">
        <w:t xml:space="preserve"> Lk. 10:18; 2 Thess. 1:6.</w:t>
      </w:r>
    </w:p>
  </w:footnote>
  <w:footnote w:id="182">
    <w:p w:rsidR="00463A2B" w:rsidRPr="004A3E27" w:rsidRDefault="00463A2B"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3">
    <w:p w:rsidR="00463A2B" w:rsidRPr="004A3E27" w:rsidRDefault="00463A2B" w:rsidP="00A6346F">
      <w:pPr>
        <w:pStyle w:val="FootnoteText"/>
      </w:pPr>
      <w:r w:rsidRPr="004A3E27">
        <w:rPr>
          <w:rStyle w:val="FootnoteReference"/>
        </w:rPr>
        <w:footnoteRef/>
      </w:r>
      <w:r w:rsidRPr="004A3E27">
        <w:t xml:space="preserve"> cp. 1 Peter 5:7.</w:t>
      </w:r>
    </w:p>
  </w:footnote>
  <w:footnote w:id="184">
    <w:p w:rsidR="00463A2B" w:rsidRPr="004A3E27" w:rsidRDefault="00463A2B" w:rsidP="009E7111">
      <w:pPr>
        <w:pStyle w:val="FootnoteText"/>
      </w:pPr>
      <w:r w:rsidRPr="004A3E27">
        <w:rPr>
          <w:rStyle w:val="FootnoteReference"/>
        </w:rPr>
        <w:footnoteRef/>
      </w:r>
      <w:r w:rsidRPr="004A3E27">
        <w:t xml:space="preserve"> cp. Ephes 6:12; 1 Tim 4:1; Rev. 16:14.</w:t>
      </w:r>
    </w:p>
  </w:footnote>
  <w:footnote w:id="185">
    <w:p w:rsidR="00463A2B" w:rsidRPr="004A3E27" w:rsidRDefault="00463A2B"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86">
    <w:p w:rsidR="00463A2B" w:rsidRPr="004A3E27" w:rsidRDefault="00463A2B"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87">
    <w:p w:rsidR="00463A2B" w:rsidRPr="004A3E27" w:rsidRDefault="00463A2B"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88">
    <w:p w:rsidR="00463A2B" w:rsidRPr="004A3E27" w:rsidRDefault="00463A2B" w:rsidP="009E7111">
      <w:pPr>
        <w:pStyle w:val="FootnoteText"/>
      </w:pPr>
      <w:r w:rsidRPr="004A3E27">
        <w:rPr>
          <w:rStyle w:val="FootnoteReference"/>
        </w:rPr>
        <w:footnoteRef/>
      </w:r>
      <w:r w:rsidRPr="004A3E27">
        <w:t xml:space="preserve"> Verses 8-12 are repeated almost verbatim in Ps. 107:2-6.</w:t>
      </w:r>
    </w:p>
  </w:footnote>
  <w:footnote w:id="189">
    <w:p w:rsidR="00463A2B" w:rsidRPr="004A3E27" w:rsidRDefault="00463A2B" w:rsidP="009E7111">
      <w:pPr>
        <w:pStyle w:val="FootnoteText"/>
      </w:pPr>
      <w:r w:rsidRPr="004A3E27">
        <w:rPr>
          <w:rStyle w:val="FootnoteReference"/>
        </w:rPr>
        <w:footnoteRef/>
      </w:r>
      <w:r w:rsidRPr="004A3E27">
        <w:t xml:space="preserve"> Mercy: love (Luke 10:37).</w:t>
      </w:r>
    </w:p>
  </w:footnote>
  <w:footnote w:id="190">
    <w:p w:rsidR="00463A2B" w:rsidRPr="004A3E27" w:rsidRDefault="00463A2B" w:rsidP="009E7111">
      <w:pPr>
        <w:pStyle w:val="FootnoteText"/>
      </w:pPr>
      <w:r w:rsidRPr="004A3E27">
        <w:rPr>
          <w:rStyle w:val="FootnoteReference"/>
        </w:rPr>
        <w:footnoteRef/>
      </w:r>
      <w:r w:rsidRPr="004A3E27">
        <w:t xml:space="preserve"> cp. Lk. 21:20-24. Warning signals were lit on mountain tops in times of danger.</w:t>
      </w:r>
    </w:p>
  </w:footnote>
  <w:footnote w:id="191">
    <w:p w:rsidR="00463A2B" w:rsidRPr="004A3E27" w:rsidRDefault="00463A2B" w:rsidP="009E7111">
      <w:pPr>
        <w:pStyle w:val="FootnoteText"/>
      </w:pPr>
      <w:r w:rsidRPr="004A3E27">
        <w:rPr>
          <w:rStyle w:val="FootnoteReference"/>
        </w:rPr>
        <w:footnoteRef/>
      </w:r>
      <w:r w:rsidRPr="004A3E27">
        <w:t xml:space="preserve"> Washbowl: i.e. reduced to the most menial servitude.</w:t>
      </w:r>
    </w:p>
  </w:footnote>
  <w:footnote w:id="192">
    <w:p w:rsidR="00463A2B" w:rsidRPr="004A3E27" w:rsidRDefault="00463A2B"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3">
    <w:p w:rsidR="00463A2B" w:rsidRPr="004A3E27" w:rsidRDefault="00463A2B"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4">
    <w:p w:rsidR="00463A2B" w:rsidRPr="004A3E27" w:rsidRDefault="00463A2B" w:rsidP="009E7111">
      <w:pPr>
        <w:pStyle w:val="FootnoteText"/>
      </w:pPr>
      <w:r w:rsidRPr="004A3E27">
        <w:rPr>
          <w:rStyle w:val="FootnoteReference"/>
        </w:rPr>
        <w:footnoteRef/>
      </w:r>
      <w:r w:rsidRPr="004A3E27">
        <w:t xml:space="preserve"> Cp. Lev. 19:35-37; Deut. 25:13-16; Ezek.45:10; Mic. 6:10,11; Prov. 11:1.</w:t>
      </w:r>
    </w:p>
  </w:footnote>
  <w:footnote w:id="195">
    <w:p w:rsidR="00463A2B" w:rsidRPr="004A3E27" w:rsidRDefault="00463A2B" w:rsidP="009E7111">
      <w:pPr>
        <w:pStyle w:val="FootnoteText"/>
      </w:pPr>
      <w:r w:rsidRPr="004A3E27">
        <w:rPr>
          <w:rStyle w:val="FootnoteReference"/>
        </w:rPr>
        <w:footnoteRef/>
      </w:r>
      <w:r w:rsidRPr="004A3E27">
        <w:t xml:space="preserve"> Cp. ‘brood of vipers’ (Matt. 12:34; 23:33).</w:t>
      </w:r>
    </w:p>
  </w:footnote>
  <w:footnote w:id="196">
    <w:p w:rsidR="00463A2B" w:rsidRPr="004A3E27" w:rsidRDefault="00463A2B" w:rsidP="009E7111">
      <w:pPr>
        <w:pStyle w:val="FootnoteText"/>
      </w:pPr>
      <w:r w:rsidRPr="004A3E27">
        <w:rPr>
          <w:rStyle w:val="FootnoteReference"/>
        </w:rPr>
        <w:footnoteRef/>
      </w:r>
      <w:r w:rsidRPr="004A3E27">
        <w:t xml:space="preserve"> Job. 33:14.</w:t>
      </w:r>
    </w:p>
  </w:footnote>
  <w:footnote w:id="197">
    <w:p w:rsidR="00463A2B" w:rsidRPr="004A3E27" w:rsidRDefault="00463A2B" w:rsidP="009E7111">
      <w:pPr>
        <w:pStyle w:val="FootnoteText"/>
      </w:pPr>
      <w:r w:rsidRPr="004A3E27">
        <w:rPr>
          <w:rStyle w:val="FootnoteReference"/>
        </w:rPr>
        <w:footnoteRef/>
      </w:r>
      <w:r w:rsidRPr="004A3E27">
        <w:t xml:space="preserve"> ‘What is this glue? It is love.’ says St. Augustine.</w:t>
      </w:r>
    </w:p>
  </w:footnote>
  <w:footnote w:id="198">
    <w:p w:rsidR="00463A2B" w:rsidRPr="004A3E27" w:rsidRDefault="00463A2B"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199">
    <w:p w:rsidR="00463A2B" w:rsidRPr="004A3E27" w:rsidRDefault="00463A2B" w:rsidP="00C879D4">
      <w:pPr>
        <w:pStyle w:val="FootnoteText"/>
      </w:pPr>
      <w:r w:rsidRPr="004A3E27">
        <w:rPr>
          <w:rStyle w:val="FootnoteReference"/>
        </w:rPr>
        <w:footnoteRef/>
      </w:r>
      <w:r w:rsidRPr="004A3E27">
        <w:t xml:space="preserve"> So the Slavonic (Greek often omits ‘stillest’).</w:t>
      </w:r>
    </w:p>
  </w:footnote>
  <w:footnote w:id="200">
    <w:p w:rsidR="00463A2B" w:rsidRPr="004A3E27" w:rsidRDefault="00463A2B"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1">
    <w:p w:rsidR="00463A2B" w:rsidRPr="004A3E27" w:rsidRDefault="00463A2B"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2">
    <w:p w:rsidR="00463A2B" w:rsidRPr="004A3E27" w:rsidRDefault="00463A2B"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3">
    <w:p w:rsidR="00463A2B" w:rsidRPr="004A3E27" w:rsidRDefault="00463A2B" w:rsidP="00C879D4">
      <w:pPr>
        <w:pStyle w:val="FootnoteText"/>
      </w:pPr>
      <w:r w:rsidRPr="004A3E27">
        <w:rPr>
          <w:rStyle w:val="FootnoteReference"/>
        </w:rPr>
        <w:footnoteRef/>
      </w:r>
      <w:r w:rsidRPr="004A3E27">
        <w:t xml:space="preserve"> See footnote 62. &lt;2 previously&gt;</w:t>
      </w:r>
    </w:p>
  </w:footnote>
  <w:footnote w:id="204">
    <w:p w:rsidR="00463A2B" w:rsidRPr="004A3E27" w:rsidRDefault="00463A2B"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5">
    <w:p w:rsidR="00463A2B" w:rsidRPr="004A3E27" w:rsidRDefault="00463A2B" w:rsidP="00C879D4">
      <w:pPr>
        <w:pStyle w:val="FootnoteText"/>
      </w:pPr>
      <w:r w:rsidRPr="004A3E27">
        <w:rPr>
          <w:rStyle w:val="FootnoteReference"/>
        </w:rPr>
        <w:footnoteRef/>
      </w:r>
      <w:r w:rsidRPr="004A3E27">
        <w:t xml:space="preserve"> ‘What God has planned for His lovers’ (1 Cor. 2:9).</w:t>
      </w:r>
    </w:p>
  </w:footnote>
  <w:footnote w:id="206">
    <w:p w:rsidR="00463A2B" w:rsidRPr="004A3E27" w:rsidRDefault="00463A2B"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07">
    <w:p w:rsidR="00463A2B" w:rsidRPr="004A3E27" w:rsidRDefault="00463A2B"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08">
    <w:p w:rsidR="00463A2B" w:rsidRPr="004A3E27" w:rsidRDefault="00463A2B"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09">
    <w:p w:rsidR="00463A2B" w:rsidRPr="004A3E27" w:rsidRDefault="00463A2B"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10">
    <w:p w:rsidR="00463A2B" w:rsidRPr="004A3E27" w:rsidRDefault="00463A2B"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1">
    <w:p w:rsidR="00463A2B" w:rsidRPr="004A3E27" w:rsidRDefault="00463A2B" w:rsidP="00C879D4">
      <w:pPr>
        <w:pStyle w:val="FootnoteText"/>
      </w:pPr>
      <w:r w:rsidRPr="004A3E27">
        <w:rPr>
          <w:rStyle w:val="FootnoteReference"/>
        </w:rPr>
        <w:footnoteRef/>
      </w:r>
      <w:r w:rsidRPr="004A3E27">
        <w:t xml:space="preserve"> Numbers 10:35. Cp. Exodus 14.</w:t>
      </w:r>
    </w:p>
  </w:footnote>
  <w:footnote w:id="212">
    <w:p w:rsidR="00463A2B" w:rsidRPr="004A3E27" w:rsidRDefault="00463A2B"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3">
    <w:p w:rsidR="00463A2B" w:rsidRPr="004A3E27" w:rsidRDefault="00463A2B" w:rsidP="00C879D4">
      <w:pPr>
        <w:pStyle w:val="FootnoteText"/>
      </w:pPr>
      <w:r w:rsidRPr="004A3E27">
        <w:rPr>
          <w:rStyle w:val="FootnoteReference"/>
        </w:rPr>
        <w:footnoteRef/>
      </w:r>
      <w:r w:rsidRPr="004A3E27">
        <w:t xml:space="preserve"> Luke 4:32.</w:t>
      </w:r>
    </w:p>
  </w:footnote>
  <w:footnote w:id="214">
    <w:p w:rsidR="00463A2B" w:rsidRPr="004A3E27" w:rsidRDefault="00463A2B"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5">
    <w:p w:rsidR="00463A2B" w:rsidRPr="004A3E27" w:rsidRDefault="00463A2B" w:rsidP="00C879D4">
      <w:pPr>
        <w:pStyle w:val="FootnoteText"/>
      </w:pPr>
      <w:r w:rsidRPr="004A3E27">
        <w:rPr>
          <w:rStyle w:val="FootnoteReference"/>
        </w:rPr>
        <w:footnoteRef/>
      </w:r>
      <w:r w:rsidRPr="004A3E27">
        <w:t xml:space="preserve"> Cp. Ephes. 4:8.</w:t>
      </w:r>
    </w:p>
  </w:footnote>
  <w:footnote w:id="216">
    <w:p w:rsidR="00463A2B" w:rsidRPr="004A3E27" w:rsidRDefault="00463A2B"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17">
    <w:p w:rsidR="00463A2B" w:rsidRPr="004A3E27" w:rsidRDefault="00463A2B"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18">
    <w:p w:rsidR="00463A2B" w:rsidRPr="004A3E27" w:rsidRDefault="00463A2B"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19">
    <w:p w:rsidR="00463A2B" w:rsidRPr="004A3E27" w:rsidRDefault="00463A2B"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20">
    <w:p w:rsidR="00463A2B" w:rsidRPr="004A3E27" w:rsidRDefault="00463A2B" w:rsidP="00C879D4">
      <w:pPr>
        <w:pStyle w:val="FootnoteText"/>
      </w:pPr>
      <w:r w:rsidRPr="004A3E27">
        <w:rPr>
          <w:rStyle w:val="FootnoteReference"/>
        </w:rPr>
        <w:footnoteRef/>
      </w:r>
      <w:r w:rsidRPr="004A3E27">
        <w:t xml:space="preserve"> Mk. 15:29; Jn. 2:17; Rom. 15:3.</w:t>
      </w:r>
    </w:p>
  </w:footnote>
  <w:footnote w:id="221">
    <w:p w:rsidR="00463A2B" w:rsidRPr="004A3E27" w:rsidRDefault="00463A2B" w:rsidP="00C879D4">
      <w:pPr>
        <w:pStyle w:val="FootnoteText"/>
      </w:pPr>
      <w:r w:rsidRPr="004A3E27">
        <w:rPr>
          <w:rStyle w:val="FootnoteReference"/>
        </w:rPr>
        <w:footnoteRef/>
      </w:r>
      <w:r w:rsidRPr="004A3E27">
        <w:t xml:space="preserve"> The elders and chief priests.</w:t>
      </w:r>
    </w:p>
  </w:footnote>
  <w:footnote w:id="222">
    <w:p w:rsidR="00463A2B" w:rsidRPr="004A3E27" w:rsidRDefault="00463A2B"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3">
    <w:p w:rsidR="00463A2B" w:rsidRPr="004A3E27" w:rsidRDefault="00463A2B" w:rsidP="00C879D4">
      <w:pPr>
        <w:pStyle w:val="FootnoteText"/>
      </w:pPr>
      <w:r w:rsidRPr="004A3E27">
        <w:rPr>
          <w:rStyle w:val="FootnoteReference"/>
        </w:rPr>
        <w:footnoteRef/>
      </w:r>
      <w:r w:rsidRPr="004A3E27">
        <w:t xml:space="preserve"> Mt. 16:21; Mk. 8:31.</w:t>
      </w:r>
    </w:p>
  </w:footnote>
  <w:footnote w:id="224">
    <w:p w:rsidR="00463A2B" w:rsidRPr="004A3E27" w:rsidRDefault="00463A2B" w:rsidP="00C879D4">
      <w:pPr>
        <w:pStyle w:val="FootnoteText"/>
      </w:pPr>
      <w:r w:rsidRPr="004A3E27">
        <w:rPr>
          <w:rStyle w:val="FootnoteReference"/>
        </w:rPr>
        <w:footnoteRef/>
      </w:r>
      <w:r w:rsidRPr="004A3E27">
        <w:t xml:space="preserve"> Mt. 27:34.</w:t>
      </w:r>
    </w:p>
  </w:footnote>
  <w:footnote w:id="225">
    <w:p w:rsidR="00463A2B" w:rsidRPr="004A3E27" w:rsidRDefault="00463A2B" w:rsidP="00C879D4">
      <w:pPr>
        <w:pStyle w:val="FootnoteText"/>
      </w:pPr>
      <w:r w:rsidRPr="004A3E27">
        <w:rPr>
          <w:rStyle w:val="FootnoteReference"/>
        </w:rPr>
        <w:footnoteRef/>
      </w:r>
      <w:r w:rsidRPr="004A3E27">
        <w:t xml:space="preserve"> Cp. Rom. 11:9,10.</w:t>
      </w:r>
    </w:p>
  </w:footnote>
  <w:footnote w:id="226">
    <w:p w:rsidR="00463A2B" w:rsidRPr="004A3E27" w:rsidRDefault="00463A2B"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27">
    <w:p w:rsidR="00463A2B" w:rsidRPr="004A3E27" w:rsidRDefault="00463A2B" w:rsidP="00C879D4">
      <w:pPr>
        <w:pStyle w:val="FootnoteText"/>
      </w:pPr>
      <w:r w:rsidRPr="004A3E27">
        <w:rPr>
          <w:rStyle w:val="FootnoteReference"/>
        </w:rPr>
        <w:footnoteRef/>
      </w:r>
      <w:r w:rsidRPr="004A3E27">
        <w:t xml:space="preserve"> Ps. 69:3-7 differs only slightly from Ps. 39:15-18.</w:t>
      </w:r>
    </w:p>
  </w:footnote>
  <w:footnote w:id="228">
    <w:p w:rsidR="00463A2B" w:rsidRPr="004A3E27" w:rsidRDefault="00463A2B" w:rsidP="00CA0029">
      <w:pPr>
        <w:pStyle w:val="FootnoteText"/>
      </w:pPr>
      <w:r w:rsidRPr="004A3E27">
        <w:rPr>
          <w:rStyle w:val="FootnoteReference"/>
        </w:rPr>
        <w:footnoteRef/>
      </w:r>
      <w:r w:rsidRPr="004A3E27">
        <w:t xml:space="preserve"> The first three lines of Psalms 70 and 30 are identical. See footnote there.</w:t>
      </w:r>
    </w:p>
  </w:footnote>
  <w:footnote w:id="229">
    <w:p w:rsidR="00463A2B" w:rsidRPr="004A3E27" w:rsidRDefault="00463A2B"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30">
    <w:p w:rsidR="00463A2B" w:rsidRPr="004A3E27" w:rsidRDefault="00463A2B" w:rsidP="00CA0029">
      <w:pPr>
        <w:pStyle w:val="FootnoteText"/>
      </w:pPr>
      <w:r w:rsidRPr="004A3E27">
        <w:rPr>
          <w:rStyle w:val="FootnoteReference"/>
        </w:rPr>
        <w:footnoteRef/>
      </w:r>
      <w:r w:rsidRPr="004A3E27">
        <w:t xml:space="preserve"> Ephes. 3:10; 4:8.</w:t>
      </w:r>
    </w:p>
  </w:footnote>
  <w:footnote w:id="231">
    <w:p w:rsidR="00463A2B" w:rsidRPr="004A3E27" w:rsidRDefault="00463A2B"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2">
    <w:p w:rsidR="00463A2B" w:rsidRPr="004A3E27" w:rsidRDefault="00463A2B"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3">
    <w:p w:rsidR="00463A2B" w:rsidRPr="004A3E27" w:rsidRDefault="00463A2B"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4">
    <w:p w:rsidR="00463A2B" w:rsidRPr="004A3E27" w:rsidRDefault="00463A2B" w:rsidP="00CA0029">
      <w:pPr>
        <w:pStyle w:val="FootnoteText"/>
      </w:pPr>
      <w:r w:rsidRPr="004A3E27">
        <w:rPr>
          <w:rStyle w:val="FootnoteReference"/>
        </w:rPr>
        <w:footnoteRef/>
      </w:r>
      <w:r w:rsidRPr="004A3E27">
        <w:t xml:space="preserve"> Rivers: Tigris and Euphrates.</w:t>
      </w:r>
    </w:p>
  </w:footnote>
  <w:footnote w:id="235">
    <w:p w:rsidR="00463A2B" w:rsidRPr="004A3E27" w:rsidRDefault="00463A2B" w:rsidP="00CA0029">
      <w:pPr>
        <w:pStyle w:val="FootnoteText"/>
      </w:pPr>
      <w:r w:rsidRPr="004A3E27">
        <w:rPr>
          <w:rStyle w:val="FootnoteReference"/>
        </w:rPr>
        <w:footnoteRef/>
      </w:r>
      <w:r w:rsidRPr="004A3E27">
        <w:t xml:space="preserve"> Cp. Ps. 47:8.</w:t>
      </w:r>
    </w:p>
  </w:footnote>
  <w:footnote w:id="236">
    <w:p w:rsidR="00463A2B" w:rsidRPr="004A3E27" w:rsidRDefault="00463A2B" w:rsidP="00CA0029">
      <w:pPr>
        <w:pStyle w:val="FootnoteText"/>
      </w:pPr>
      <w:r w:rsidRPr="004A3E27">
        <w:rPr>
          <w:rStyle w:val="FootnoteReference"/>
        </w:rPr>
        <w:footnoteRef/>
      </w:r>
      <w:r w:rsidRPr="004A3E27">
        <w:t xml:space="preserve"> Cp. Rev. 1:18; Heb. 7:25; Num. 14:28.</w:t>
      </w:r>
    </w:p>
  </w:footnote>
  <w:footnote w:id="237">
    <w:p w:rsidR="00463A2B" w:rsidRPr="004A3E27" w:rsidRDefault="00463A2B"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38">
    <w:p w:rsidR="00463A2B" w:rsidRPr="004A3E27" w:rsidRDefault="00463A2B"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39">
    <w:p w:rsidR="00463A2B" w:rsidRPr="004A3E27" w:rsidRDefault="00463A2B"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463A2B" w:rsidRPr="004A3E27" w:rsidRDefault="00463A2B" w:rsidP="00CA0029">
      <w:pPr>
        <w:pStyle w:val="FootnoteText"/>
      </w:pPr>
      <w:r w:rsidRPr="004A3E27">
        <w:tab/>
        <w:t>For them there are no pains;</w:t>
      </w:r>
    </w:p>
    <w:p w:rsidR="00463A2B" w:rsidRPr="004A3E27" w:rsidRDefault="00463A2B" w:rsidP="00CA0029">
      <w:pPr>
        <w:pStyle w:val="FootnoteText"/>
      </w:pPr>
      <w:r w:rsidRPr="004A3E27">
        <w:tab/>
        <w:t>fit and strong are their bodies.</w:t>
      </w:r>
    </w:p>
  </w:footnote>
  <w:footnote w:id="240">
    <w:p w:rsidR="00463A2B" w:rsidRPr="004A3E27" w:rsidRDefault="00463A2B"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1">
    <w:p w:rsidR="00463A2B" w:rsidRPr="004A3E27" w:rsidRDefault="00463A2B"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2">
    <w:p w:rsidR="00463A2B" w:rsidRPr="004A3E27" w:rsidRDefault="00463A2B"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3">
    <w:p w:rsidR="00463A2B" w:rsidRPr="004A3E27" w:rsidRDefault="00463A2B" w:rsidP="00CA0029">
      <w:pPr>
        <w:pStyle w:val="FootnoteText"/>
      </w:pPr>
      <w:r w:rsidRPr="004A3E27">
        <w:rPr>
          <w:rStyle w:val="FootnoteReference"/>
        </w:rPr>
        <w:footnoteRef/>
      </w:r>
      <w:r w:rsidRPr="004A3E27">
        <w:t xml:space="preserve"> Hebrew: ‘The nearness of God is my good.’ Cp. Wisdom 3:9; Ecclesiasticus 2:3.</w:t>
      </w:r>
    </w:p>
  </w:footnote>
  <w:footnote w:id="244">
    <w:p w:rsidR="00463A2B" w:rsidRPr="004A3E27" w:rsidRDefault="00463A2B"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5">
    <w:p w:rsidR="00463A2B" w:rsidRPr="004A3E27" w:rsidRDefault="00463A2B"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46">
    <w:p w:rsidR="00463A2B" w:rsidRPr="004A3E27" w:rsidRDefault="00463A2B"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47">
    <w:p w:rsidR="00463A2B" w:rsidRPr="004A3E27" w:rsidRDefault="00463A2B" w:rsidP="00CA0029">
      <w:pPr>
        <w:pStyle w:val="FootnoteText"/>
      </w:pPr>
      <w:r w:rsidRPr="004A3E27">
        <w:rPr>
          <w:rStyle w:val="FootnoteReference"/>
        </w:rPr>
        <w:footnoteRef/>
      </w:r>
      <w:r w:rsidRPr="004A3E27">
        <w:t xml:space="preserve"> Signs and miracles of God’s presence, protection and deliverance.</w:t>
      </w:r>
    </w:p>
  </w:footnote>
  <w:footnote w:id="248">
    <w:p w:rsidR="00463A2B" w:rsidRPr="004A3E27" w:rsidRDefault="00463A2B"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49">
    <w:p w:rsidR="00463A2B" w:rsidRPr="004A3E27" w:rsidRDefault="00463A2B"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50">
    <w:p w:rsidR="00463A2B" w:rsidRPr="004A3E27" w:rsidRDefault="00463A2B"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1">
    <w:p w:rsidR="00463A2B" w:rsidRPr="004A3E27" w:rsidRDefault="00463A2B" w:rsidP="00CA0029">
      <w:pPr>
        <w:pStyle w:val="FootnoteText"/>
      </w:pPr>
      <w:r w:rsidRPr="004A3E27">
        <w:rPr>
          <w:rStyle w:val="FootnoteReference"/>
        </w:rPr>
        <w:footnoteRef/>
      </w:r>
      <w:r w:rsidRPr="004A3E27">
        <w:t xml:space="preserve"> Cp. Ps. 45:10; Is. 2:4; 11:9; 65:25; Hos. 2:18; Zac. 9:10.</w:t>
      </w:r>
    </w:p>
  </w:footnote>
  <w:footnote w:id="252">
    <w:p w:rsidR="00463A2B" w:rsidRPr="004A3E27" w:rsidRDefault="00463A2B" w:rsidP="00CA0029">
      <w:pPr>
        <w:pStyle w:val="FootnoteText"/>
      </w:pPr>
      <w:r w:rsidRPr="004A3E27">
        <w:rPr>
          <w:rStyle w:val="FootnoteReference"/>
        </w:rPr>
        <w:footnoteRef/>
      </w:r>
      <w:r w:rsidRPr="004A3E27">
        <w:t xml:space="preserve"> Sinai and Zion, Moses and Christ, the Law and the Gospel enlighten the earth.</w:t>
      </w:r>
    </w:p>
  </w:footnote>
  <w:footnote w:id="253">
    <w:p w:rsidR="00463A2B" w:rsidRPr="004A3E27" w:rsidRDefault="00463A2B"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4">
    <w:p w:rsidR="00463A2B" w:rsidRPr="004A3E27" w:rsidRDefault="00463A2B"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5">
    <w:p w:rsidR="00463A2B" w:rsidRDefault="00463A2B"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463A2B" w:rsidRDefault="00463A2B" w:rsidP="004A51E7">
      <w:pPr>
        <w:pStyle w:val="FootnoteText"/>
      </w:pPr>
      <w:r>
        <w:tab/>
        <w:t>‘I will speak My mind in parables,</w:t>
      </w:r>
    </w:p>
    <w:p w:rsidR="00463A2B" w:rsidRDefault="00463A2B" w:rsidP="004A51E7">
      <w:pPr>
        <w:pStyle w:val="FootnoteText"/>
      </w:pPr>
      <w:r>
        <w:tab/>
        <w:t>divulge secrets hidden since creation’ (cp. Rev. 3:14).</w:t>
      </w:r>
    </w:p>
  </w:footnote>
  <w:footnote w:id="256">
    <w:p w:rsidR="00463A2B" w:rsidRDefault="00463A2B"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57">
    <w:p w:rsidR="00463A2B" w:rsidRDefault="00463A2B" w:rsidP="004A51E7">
      <w:pPr>
        <w:pStyle w:val="FootnoteText"/>
      </w:pPr>
      <w:r>
        <w:rPr>
          <w:rStyle w:val="FootnoteReference"/>
        </w:rPr>
        <w:footnoteRef/>
      </w:r>
      <w:r>
        <w:t xml:space="preserve"> Ephraim = Israel (cp. Hos. 7; Num. 14; 1 Sam. 4).</w:t>
      </w:r>
    </w:p>
  </w:footnote>
  <w:footnote w:id="258">
    <w:p w:rsidR="00463A2B" w:rsidRDefault="00463A2B" w:rsidP="004A51E7">
      <w:pPr>
        <w:pStyle w:val="FootnoteText"/>
      </w:pPr>
      <w:r>
        <w:rPr>
          <w:rStyle w:val="FootnoteReference"/>
        </w:rPr>
        <w:footnoteRef/>
      </w:r>
      <w:r>
        <w:t xml:space="preserve"> He deferred giving them the promised food and the Promised Land.</w:t>
      </w:r>
    </w:p>
  </w:footnote>
  <w:footnote w:id="259">
    <w:p w:rsidR="00463A2B" w:rsidRDefault="00463A2B"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60">
    <w:p w:rsidR="00463A2B" w:rsidRDefault="00463A2B" w:rsidP="004A51E7">
      <w:pPr>
        <w:pStyle w:val="FootnoteText"/>
      </w:pPr>
      <w:r>
        <w:rPr>
          <w:rStyle w:val="FootnoteReference"/>
        </w:rPr>
        <w:footnoteRef/>
      </w:r>
      <w:r>
        <w:t xml:space="preserve"> sanctuary: </w:t>
      </w:r>
      <w:r w:rsidRPr="00636EF6">
        <w:rPr>
          <w:i/>
        </w:rPr>
        <w:t>lit</w:t>
      </w:r>
      <w:r>
        <w:t>. place. Cp. Psalm 131:5 and footnote there.</w:t>
      </w:r>
    </w:p>
  </w:footnote>
  <w:footnote w:id="261">
    <w:p w:rsidR="00463A2B" w:rsidRDefault="00463A2B" w:rsidP="004A51E7">
      <w:pPr>
        <w:pStyle w:val="FootnoteText"/>
      </w:pPr>
      <w:r>
        <w:rPr>
          <w:rStyle w:val="FootnoteReference"/>
        </w:rPr>
        <w:footnoteRef/>
      </w:r>
      <w:r>
        <w:t xml:space="preserve"> John 15.</w:t>
      </w:r>
    </w:p>
  </w:footnote>
  <w:footnote w:id="262">
    <w:p w:rsidR="00463A2B" w:rsidRDefault="00463A2B" w:rsidP="004A51E7">
      <w:pPr>
        <w:pStyle w:val="FootnoteText"/>
      </w:pPr>
      <w:r>
        <w:rPr>
          <w:rStyle w:val="FootnoteReference"/>
        </w:rPr>
        <w:footnoteRef/>
      </w:r>
      <w:r>
        <w:t xml:space="preserve"> Joseph = Israel (Gen. 40:23; 48:15; Amos 6:6).</w:t>
      </w:r>
    </w:p>
  </w:footnote>
  <w:footnote w:id="263">
    <w:p w:rsidR="00463A2B" w:rsidRDefault="00463A2B" w:rsidP="004A51E7">
      <w:pPr>
        <w:pStyle w:val="FootnoteText"/>
      </w:pPr>
      <w:r>
        <w:rPr>
          <w:rStyle w:val="FootnoteReference"/>
        </w:rPr>
        <w:footnoteRef/>
      </w:r>
      <w:r>
        <w:t xml:space="preserve"> 2 Sam. 6:2 (LXX).</w:t>
      </w:r>
    </w:p>
  </w:footnote>
  <w:footnote w:id="264">
    <w:p w:rsidR="00463A2B" w:rsidRDefault="00463A2B"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5">
    <w:p w:rsidR="00463A2B" w:rsidRDefault="00463A2B" w:rsidP="004A51E7">
      <w:pPr>
        <w:pStyle w:val="FootnoteText"/>
      </w:pPr>
      <w:r>
        <w:rPr>
          <w:rStyle w:val="FootnoteReference"/>
        </w:rPr>
        <w:footnoteRef/>
      </w:r>
      <w:r>
        <w:t xml:space="preserve"> ‘What tongue? The voice of God’ (St Athanasius).</w:t>
      </w:r>
    </w:p>
  </w:footnote>
  <w:footnote w:id="266">
    <w:p w:rsidR="00463A2B" w:rsidRDefault="00463A2B" w:rsidP="004A51E7">
      <w:pPr>
        <w:pStyle w:val="FootnoteText"/>
      </w:pPr>
      <w:r>
        <w:rPr>
          <w:rStyle w:val="FootnoteReference"/>
        </w:rPr>
        <w:footnoteRef/>
      </w:r>
      <w:r>
        <w:t xml:space="preserve"> Exodus 9:23; 19:16.</w:t>
      </w:r>
    </w:p>
  </w:footnote>
  <w:footnote w:id="267">
    <w:p w:rsidR="00463A2B" w:rsidRDefault="00463A2B" w:rsidP="004A51E7">
      <w:pPr>
        <w:pStyle w:val="FootnoteText"/>
      </w:pPr>
      <w:r>
        <w:rPr>
          <w:rStyle w:val="FootnoteReference"/>
        </w:rPr>
        <w:footnoteRef/>
      </w:r>
      <w:r>
        <w:t xml:space="preserve"> ‘You have always been deaf to His voice, blind to the vision of Him’ (Jn. 5:37; cp. Deut. 18:16; Isaiah 48:18).</w:t>
      </w:r>
    </w:p>
  </w:footnote>
  <w:footnote w:id="268">
    <w:p w:rsidR="00463A2B" w:rsidRDefault="00463A2B"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69">
    <w:p w:rsidR="00463A2B" w:rsidRDefault="00463A2B" w:rsidP="004A51E7">
      <w:pPr>
        <w:pStyle w:val="FootnoteText"/>
      </w:pPr>
      <w:r>
        <w:rPr>
          <w:rStyle w:val="FootnoteReference"/>
        </w:rPr>
        <w:footnoteRef/>
      </w:r>
      <w:r>
        <w:t xml:space="preserve"> </w:t>
      </w:r>
      <w:r>
        <w:rPr>
          <w:i/>
        </w:rPr>
        <w:t>See the previous footnote</w:t>
      </w:r>
      <w:r>
        <w:t>.</w:t>
      </w:r>
    </w:p>
  </w:footnote>
  <w:footnote w:id="270">
    <w:p w:rsidR="00463A2B" w:rsidRDefault="00463A2B" w:rsidP="004A51E7">
      <w:pPr>
        <w:pStyle w:val="FootnoteText"/>
      </w:pPr>
      <w:r>
        <w:rPr>
          <w:rStyle w:val="FootnoteReference"/>
        </w:rPr>
        <w:footnoteRef/>
      </w:r>
      <w:r>
        <w:t xml:space="preserve"> Cp. Isaiah 36:6; 2 Chron. 32:8; 1 Tim. 6:17; Ps. 74:4; Gal. 2:9; 1 Sam. 2:8.</w:t>
      </w:r>
    </w:p>
  </w:footnote>
  <w:footnote w:id="271">
    <w:p w:rsidR="00463A2B" w:rsidRDefault="00463A2B" w:rsidP="004A51E7">
      <w:pPr>
        <w:pStyle w:val="FootnoteText"/>
      </w:pPr>
      <w:r>
        <w:rPr>
          <w:rStyle w:val="FootnoteReference"/>
        </w:rPr>
        <w:footnoteRef/>
      </w:r>
      <w:r>
        <w:t xml:space="preserve"> John 10:34-36.</w:t>
      </w:r>
    </w:p>
  </w:footnote>
  <w:footnote w:id="272">
    <w:p w:rsidR="00463A2B" w:rsidRDefault="00463A2B" w:rsidP="004A51E7">
      <w:pPr>
        <w:pStyle w:val="FootnoteText"/>
      </w:pPr>
      <w:r>
        <w:rPr>
          <w:rStyle w:val="FootnoteReference"/>
        </w:rPr>
        <w:footnoteRef/>
      </w:r>
      <w:r>
        <w:t xml:space="preserve"> This prayer is already answered (John 3:18; 9:39; 12:31; Acts 17:31).</w:t>
      </w:r>
    </w:p>
  </w:footnote>
  <w:footnote w:id="273">
    <w:p w:rsidR="00463A2B" w:rsidRDefault="00463A2B" w:rsidP="004A51E7">
      <w:pPr>
        <w:pStyle w:val="FootnoteText"/>
      </w:pPr>
      <w:r>
        <w:rPr>
          <w:rStyle w:val="FootnoteReference"/>
        </w:rPr>
        <w:footnoteRef/>
      </w:r>
      <w:r>
        <w:t xml:space="preserve"> </w:t>
      </w:r>
      <w:r w:rsidRPr="003111C9">
        <w:rPr>
          <w:i/>
        </w:rPr>
        <w:t>Lit</w:t>
      </w:r>
      <w:r>
        <w:t>. ‘How beloved are Your dwellings.’</w:t>
      </w:r>
    </w:p>
  </w:footnote>
  <w:footnote w:id="274">
    <w:p w:rsidR="00463A2B" w:rsidRDefault="00463A2B" w:rsidP="004A51E7">
      <w:pPr>
        <w:pStyle w:val="FootnoteText"/>
      </w:pPr>
      <w:r>
        <w:rPr>
          <w:rStyle w:val="FootnoteReference"/>
        </w:rPr>
        <w:footnoteRef/>
      </w:r>
      <w:r>
        <w:t xml:space="preserve"> Man has made a mess of the earth (Gen. 3; Isaiah 24:4-6 etc.)</w:t>
      </w:r>
    </w:p>
  </w:footnote>
  <w:footnote w:id="275">
    <w:p w:rsidR="00463A2B" w:rsidRDefault="00463A2B" w:rsidP="004A51E7">
      <w:pPr>
        <w:pStyle w:val="FootnoteText"/>
      </w:pPr>
      <w:r>
        <w:rPr>
          <w:rStyle w:val="FootnoteReference"/>
        </w:rPr>
        <w:footnoteRef/>
      </w:r>
      <w:r>
        <w:t xml:space="preserve"> Cp. Lk. 13:25; Mk. 4:11; Col. 4:5; Rev. 22:15.</w:t>
      </w:r>
    </w:p>
  </w:footnote>
  <w:footnote w:id="276">
    <w:p w:rsidR="00463A2B" w:rsidRDefault="00463A2B" w:rsidP="004A51E7">
      <w:pPr>
        <w:pStyle w:val="FootnoteText"/>
      </w:pPr>
      <w:r>
        <w:rPr>
          <w:rStyle w:val="FootnoteReference"/>
        </w:rPr>
        <w:footnoteRef/>
      </w:r>
      <w:r>
        <w:t xml:space="preserve"> God is love. Love covers all sins (see 1 Jn. 4:16; 1 Pet. 4:8; Prov. 10:12; Jas. 5:20; Lk. 7:47).</w:t>
      </w:r>
    </w:p>
  </w:footnote>
  <w:footnote w:id="277">
    <w:p w:rsidR="00463A2B" w:rsidRDefault="00463A2B" w:rsidP="00935D4B">
      <w:pPr>
        <w:pStyle w:val="FootnoteText"/>
      </w:pPr>
      <w:r>
        <w:rPr>
          <w:rStyle w:val="FootnoteReference"/>
        </w:rPr>
        <w:footnoteRef/>
      </w:r>
      <w:r>
        <w:t xml:space="preserve"> holy: cp. 1 Cor. 3:16,17; 6:15-19; Heb. 3:1; 12:10; 1 Pet. 1:15,16; 2 Pet. 1-4.</w:t>
      </w:r>
    </w:p>
  </w:footnote>
  <w:footnote w:id="278">
    <w:p w:rsidR="00463A2B" w:rsidRDefault="00463A2B" w:rsidP="00935D4B">
      <w:pPr>
        <w:pStyle w:val="FootnoteText"/>
      </w:pPr>
      <w:r>
        <w:rPr>
          <w:rStyle w:val="FootnoteReference"/>
        </w:rPr>
        <w:footnoteRef/>
      </w:r>
      <w:r>
        <w:t xml:space="preserve"> Powers of the soul are will, desire, intellect, understanding, memory, imagination.</w:t>
      </w:r>
    </w:p>
  </w:footnote>
  <w:footnote w:id="279">
    <w:p w:rsidR="00463A2B" w:rsidRDefault="00463A2B" w:rsidP="00935D4B">
      <w:pPr>
        <w:pStyle w:val="FootnoteText"/>
      </w:pPr>
      <w:r>
        <w:rPr>
          <w:rStyle w:val="FootnoteReference"/>
        </w:rPr>
        <w:footnoteRef/>
      </w:r>
      <w:r>
        <w:t xml:space="preserve"> ‘The song of the Lamb.’ (Rev. 15:3-5; John 12:32).</w:t>
      </w:r>
    </w:p>
  </w:footnote>
  <w:footnote w:id="280">
    <w:p w:rsidR="00463A2B" w:rsidRDefault="00463A2B"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1">
    <w:p w:rsidR="00463A2B" w:rsidRDefault="00463A2B"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2">
    <w:p w:rsidR="00463A2B" w:rsidRDefault="00463A2B"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3">
    <w:p w:rsidR="00463A2B" w:rsidRDefault="00463A2B"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4">
    <w:p w:rsidR="00463A2B" w:rsidRDefault="00463A2B" w:rsidP="00935D4B">
      <w:pPr>
        <w:pStyle w:val="FootnoteText"/>
      </w:pPr>
      <w:r>
        <w:rPr>
          <w:rStyle w:val="FootnoteReference"/>
        </w:rPr>
        <w:footnoteRef/>
      </w:r>
      <w:r>
        <w:t xml:space="preserve"> ‘No eye has seen, no ear has heard.... what God has planned for His lovers’ (1 Cor. 2:9).</w:t>
      </w:r>
    </w:p>
  </w:footnote>
  <w:footnote w:id="285">
    <w:p w:rsidR="00463A2B" w:rsidRDefault="00463A2B" w:rsidP="00935D4B">
      <w:pPr>
        <w:pStyle w:val="FootnoteText"/>
      </w:pPr>
      <w:r>
        <w:rPr>
          <w:rStyle w:val="FootnoteReference"/>
        </w:rPr>
        <w:footnoteRef/>
      </w:r>
      <w:r>
        <w:t xml:space="preserve"> ‘God’s mercy is the salvation and grace granted by Christ’ (St. Athanasius).</w:t>
      </w:r>
    </w:p>
  </w:footnote>
  <w:footnote w:id="286">
    <w:p w:rsidR="00463A2B" w:rsidRDefault="00463A2B"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87">
    <w:p w:rsidR="00463A2B" w:rsidRDefault="00463A2B"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88">
    <w:p w:rsidR="00463A2B" w:rsidRDefault="00463A2B" w:rsidP="00935D4B">
      <w:pPr>
        <w:pStyle w:val="FootnoteText"/>
      </w:pPr>
      <w:r>
        <w:rPr>
          <w:rStyle w:val="FootnoteReference"/>
        </w:rPr>
        <w:footnoteRef/>
      </w:r>
      <w:r>
        <w:t xml:space="preserve"> Cp. 2 Samuel 7:4-17; 1 Chron. 17:3-14.</w:t>
      </w:r>
    </w:p>
  </w:footnote>
  <w:footnote w:id="289">
    <w:p w:rsidR="00463A2B" w:rsidRDefault="00463A2B"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90">
    <w:p w:rsidR="00463A2B" w:rsidRDefault="00463A2B" w:rsidP="00935D4B">
      <w:pPr>
        <w:pStyle w:val="FootnoteText"/>
      </w:pPr>
      <w:r>
        <w:rPr>
          <w:rStyle w:val="FootnoteReference"/>
        </w:rPr>
        <w:footnoteRef/>
      </w:r>
      <w:r>
        <w:t xml:space="preserve"> dynasty: </w:t>
      </w:r>
      <w:r w:rsidRPr="0090411D">
        <w:rPr>
          <w:i/>
        </w:rPr>
        <w:t>lit</w:t>
      </w:r>
      <w:r>
        <w:t>. seed (Gal. 3:16; Is. 9:7).</w:t>
      </w:r>
    </w:p>
  </w:footnote>
  <w:footnote w:id="291">
    <w:p w:rsidR="00463A2B" w:rsidRDefault="00463A2B"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2">
    <w:p w:rsidR="00463A2B" w:rsidRDefault="00463A2B" w:rsidP="00935D4B">
      <w:pPr>
        <w:pStyle w:val="FootnoteText"/>
      </w:pPr>
      <w:r>
        <w:rPr>
          <w:rStyle w:val="FootnoteReference"/>
        </w:rPr>
        <w:footnoteRef/>
      </w:r>
      <w:r>
        <w:t xml:space="preserve"> dynasty: </w:t>
      </w:r>
      <w:r w:rsidRPr="0090411D">
        <w:rPr>
          <w:i/>
        </w:rPr>
        <w:t>lit</w:t>
      </w:r>
      <w:r>
        <w:t>. seed.</w:t>
      </w:r>
    </w:p>
  </w:footnote>
  <w:footnote w:id="293">
    <w:p w:rsidR="00463A2B" w:rsidRDefault="00463A2B" w:rsidP="00935D4B">
      <w:pPr>
        <w:pStyle w:val="FootnoteText"/>
      </w:pPr>
      <w:r>
        <w:rPr>
          <w:rStyle w:val="FootnoteReference"/>
        </w:rPr>
        <w:footnoteRef/>
      </w:r>
      <w:r>
        <w:t xml:space="preserve"> Rev. 1:5; 3:14.</w:t>
      </w:r>
    </w:p>
  </w:footnote>
  <w:footnote w:id="294">
    <w:p w:rsidR="00463A2B" w:rsidRDefault="00463A2B"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5">
    <w:p w:rsidR="00463A2B" w:rsidRDefault="00463A2B"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296">
    <w:p w:rsidR="00463A2B" w:rsidRDefault="00463A2B" w:rsidP="00935D4B">
      <w:pPr>
        <w:pStyle w:val="FootnoteText"/>
      </w:pPr>
      <w:r>
        <w:rPr>
          <w:rStyle w:val="FootnoteReference"/>
        </w:rPr>
        <w:footnoteRef/>
      </w:r>
      <w:r>
        <w:t xml:space="preserve"> That is, in the Kingdom (1 Cor. 4:20).</w:t>
      </w:r>
    </w:p>
  </w:footnote>
  <w:footnote w:id="297">
    <w:p w:rsidR="00463A2B" w:rsidRDefault="00463A2B" w:rsidP="00935D4B">
      <w:pPr>
        <w:pStyle w:val="FootnoteText"/>
      </w:pPr>
      <w:r>
        <w:rPr>
          <w:rStyle w:val="FootnoteReference"/>
        </w:rPr>
        <w:footnoteRef/>
      </w:r>
      <w:r>
        <w:t xml:space="preserve"> Verses 11 and 12 were quoted by Satan to tempt Christ (Matt. 4:6; Lk. 4:10).</w:t>
      </w:r>
    </w:p>
  </w:footnote>
  <w:footnote w:id="298">
    <w:p w:rsidR="00463A2B" w:rsidRDefault="00463A2B" w:rsidP="00935D4B">
      <w:pPr>
        <w:pStyle w:val="FootnoteText"/>
      </w:pPr>
      <w:r>
        <w:rPr>
          <w:rStyle w:val="FootnoteReference"/>
        </w:rPr>
        <w:footnoteRef/>
      </w:r>
      <w:r>
        <w:t xml:space="preserve"> dragon: </w:t>
      </w:r>
      <w:r w:rsidRPr="0090411D">
        <w:rPr>
          <w:i/>
        </w:rPr>
        <w:t>or</w:t>
      </w:r>
      <w:r>
        <w:t xml:space="preserve"> serpent.</w:t>
      </w:r>
    </w:p>
  </w:footnote>
  <w:footnote w:id="299">
    <w:p w:rsidR="00463A2B" w:rsidRDefault="00463A2B" w:rsidP="008016CF">
      <w:pPr>
        <w:pStyle w:val="FootnoteText"/>
      </w:pPr>
      <w:r>
        <w:rPr>
          <w:rStyle w:val="FootnoteReference"/>
        </w:rPr>
        <w:footnoteRef/>
      </w:r>
      <w:r>
        <w:t xml:space="preserve"> House—Home, Family, Church, Kingdom: where God’s will is done (1 Tim. 3:15; Heb. 3:2-6; Lk. 2:49; Mt. 6:10).</w:t>
      </w:r>
    </w:p>
  </w:footnote>
  <w:footnote w:id="300">
    <w:p w:rsidR="00463A2B" w:rsidRDefault="00463A2B" w:rsidP="008016CF">
      <w:pPr>
        <w:pStyle w:val="FootnoteText"/>
      </w:pPr>
      <w:r>
        <w:rPr>
          <w:rStyle w:val="FootnoteReference"/>
        </w:rPr>
        <w:footnoteRef/>
      </w:r>
      <w:r>
        <w:t xml:space="preserve"> John 7:38.</w:t>
      </w:r>
    </w:p>
  </w:footnote>
  <w:footnote w:id="301">
    <w:p w:rsidR="00463A2B" w:rsidRDefault="00463A2B"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2">
    <w:p w:rsidR="00463A2B" w:rsidRDefault="00463A2B" w:rsidP="008016CF">
      <w:pPr>
        <w:pStyle w:val="FootnoteText"/>
      </w:pPr>
      <w:r>
        <w:rPr>
          <w:rStyle w:val="FootnoteReference"/>
        </w:rPr>
        <w:footnoteRef/>
      </w:r>
      <w:r>
        <w:t xml:space="preserve"> Cp. 1 Cor. 3:20, ‘The Lord knows the thoughts of the wise…’</w:t>
      </w:r>
    </w:p>
  </w:footnote>
  <w:footnote w:id="303">
    <w:p w:rsidR="00463A2B" w:rsidRDefault="00463A2B" w:rsidP="008016CF">
      <w:pPr>
        <w:pStyle w:val="FootnoteText"/>
      </w:pPr>
      <w:r>
        <w:rPr>
          <w:rStyle w:val="FootnoteReference"/>
        </w:rPr>
        <w:footnoteRef/>
      </w:r>
      <w:r>
        <w:t xml:space="preserve"> Ex. 17:1-7.</w:t>
      </w:r>
    </w:p>
  </w:footnote>
  <w:footnote w:id="304">
    <w:p w:rsidR="00463A2B" w:rsidRDefault="00463A2B" w:rsidP="008016CF">
      <w:pPr>
        <w:pStyle w:val="FootnoteText"/>
      </w:pPr>
      <w:r>
        <w:rPr>
          <w:rStyle w:val="FootnoteReference"/>
        </w:rPr>
        <w:footnoteRef/>
      </w:r>
      <w:r>
        <w:t xml:space="preserve"> Num. 14:32-34.</w:t>
      </w:r>
    </w:p>
  </w:footnote>
  <w:footnote w:id="305">
    <w:p w:rsidR="00463A2B" w:rsidRDefault="00463A2B" w:rsidP="008016CF">
      <w:pPr>
        <w:pStyle w:val="FootnoteText"/>
      </w:pPr>
      <w:r>
        <w:rPr>
          <w:rStyle w:val="FootnoteReference"/>
        </w:rPr>
        <w:footnoteRef/>
      </w:r>
      <w:r>
        <w:t xml:space="preserve"> Cp. Heb.3:7-11; 4:10.</w:t>
      </w:r>
    </w:p>
  </w:footnote>
  <w:footnote w:id="306">
    <w:p w:rsidR="00463A2B" w:rsidRDefault="00463A2B" w:rsidP="008016CF">
      <w:pPr>
        <w:pStyle w:val="FootnoteText"/>
      </w:pPr>
      <w:r>
        <w:rPr>
          <w:rStyle w:val="FootnoteReference"/>
        </w:rPr>
        <w:footnoteRef/>
      </w:r>
      <w:r>
        <w:t xml:space="preserve"> Cp. Deut. 32:17; 1 Cor. 10:20; Psalm 105:36-38; 1 Chron. 16:26.</w:t>
      </w:r>
    </w:p>
  </w:footnote>
  <w:footnote w:id="307">
    <w:p w:rsidR="00463A2B" w:rsidRDefault="00463A2B"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08">
    <w:p w:rsidR="00463A2B" w:rsidRDefault="00463A2B" w:rsidP="008016CF">
      <w:pPr>
        <w:pStyle w:val="FootnoteText"/>
      </w:pPr>
      <w:r>
        <w:rPr>
          <w:rStyle w:val="FootnoteReference"/>
        </w:rPr>
        <w:footnoteRef/>
      </w:r>
      <w:r>
        <w:t xml:space="preserve"> Cp. Pss. 32:5b; 84:10b. Rom. 1:19-21; 2 Cor. 4:6; Jn. 1:14; 6:40; 17:22-24.</w:t>
      </w:r>
    </w:p>
  </w:footnote>
  <w:footnote w:id="309">
    <w:p w:rsidR="00463A2B" w:rsidRDefault="00463A2B"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10">
    <w:p w:rsidR="00463A2B" w:rsidRDefault="00463A2B" w:rsidP="008016CF">
      <w:pPr>
        <w:pStyle w:val="FootnoteText"/>
      </w:pPr>
      <w:r>
        <w:rPr>
          <w:rStyle w:val="FootnoteReference"/>
        </w:rPr>
        <w:footnoteRef/>
      </w:r>
      <w:r>
        <w:t xml:space="preserve"> Rev. 4:6, Ezek. 1:5-10.</w:t>
      </w:r>
    </w:p>
  </w:footnote>
  <w:footnote w:id="311">
    <w:p w:rsidR="00463A2B" w:rsidRDefault="00463A2B" w:rsidP="008016CF">
      <w:pPr>
        <w:pStyle w:val="FootnoteText"/>
      </w:pPr>
      <w:r>
        <w:rPr>
          <w:rStyle w:val="FootnoteReference"/>
        </w:rPr>
        <w:footnoteRef/>
      </w:r>
      <w:r>
        <w:t xml:space="preserve"> Daily I pray for the lost. Sinners are slain by conversion into believers, saints, friends and lovers.</w:t>
      </w:r>
    </w:p>
  </w:footnote>
  <w:footnote w:id="312">
    <w:p w:rsidR="00463A2B" w:rsidRDefault="00463A2B" w:rsidP="00EC728E">
      <w:pPr>
        <w:pStyle w:val="FootnoteText"/>
      </w:pPr>
      <w:r>
        <w:rPr>
          <w:rStyle w:val="FootnoteReference"/>
        </w:rPr>
        <w:footnoteRef/>
      </w:r>
      <w:r>
        <w:t xml:space="preserve"> Peter praised and confessed Christ, yet later he swore he did not know Him (Mt. 26:74; Mk. 14:71).</w:t>
      </w:r>
    </w:p>
  </w:footnote>
  <w:footnote w:id="313">
    <w:p w:rsidR="00463A2B" w:rsidRDefault="00463A2B" w:rsidP="00EC728E">
      <w:pPr>
        <w:pStyle w:val="FootnoteText"/>
      </w:pPr>
      <w:r>
        <w:rPr>
          <w:rStyle w:val="FootnoteReference"/>
        </w:rPr>
        <w:footnoteRef/>
      </w:r>
      <w:r>
        <w:t xml:space="preserve"> Cp. Ps. 38:7a.</w:t>
      </w:r>
    </w:p>
  </w:footnote>
  <w:footnote w:id="314">
    <w:p w:rsidR="00463A2B" w:rsidRDefault="00463A2B"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5">
    <w:p w:rsidR="00463A2B" w:rsidRDefault="00463A2B" w:rsidP="00EC728E">
      <w:pPr>
        <w:pStyle w:val="FootnoteText"/>
      </w:pPr>
      <w:r>
        <w:rPr>
          <w:rStyle w:val="FootnoteReference"/>
        </w:rPr>
        <w:footnoteRef/>
      </w:r>
      <w:r>
        <w:t xml:space="preserve"> descendants: </w:t>
      </w:r>
      <w:r w:rsidRPr="00A80C80">
        <w:rPr>
          <w:i/>
        </w:rPr>
        <w:t>lit</w:t>
      </w:r>
      <w:r>
        <w:t>. seed. Verses 26-28 are quoted at Heb. 1:10-12; 13:8.</w:t>
      </w:r>
    </w:p>
  </w:footnote>
  <w:footnote w:id="316">
    <w:p w:rsidR="00463A2B" w:rsidRDefault="00463A2B" w:rsidP="00EC728E">
      <w:pPr>
        <w:pStyle w:val="FootnoteText"/>
      </w:pPr>
      <w:r>
        <w:rPr>
          <w:rStyle w:val="FootnoteReference"/>
        </w:rPr>
        <w:footnoteRef/>
      </w:r>
      <w:r>
        <w:t xml:space="preserve"> ‘God is love’ (1 John 4:8,16).</w:t>
      </w:r>
    </w:p>
  </w:footnote>
  <w:footnote w:id="317">
    <w:p w:rsidR="00463A2B" w:rsidRDefault="00463A2B" w:rsidP="00EC728E">
      <w:pPr>
        <w:pStyle w:val="FootnoteText"/>
      </w:pPr>
      <w:r>
        <w:rPr>
          <w:rStyle w:val="FootnoteReference"/>
        </w:rPr>
        <w:footnoteRef/>
      </w:r>
      <w:r>
        <w:t xml:space="preserve"> Cp. Ps. 147:8.</w:t>
      </w:r>
    </w:p>
  </w:footnote>
  <w:footnote w:id="318">
    <w:p w:rsidR="00463A2B" w:rsidRDefault="00463A2B" w:rsidP="00EC728E">
      <w:pPr>
        <w:pStyle w:val="FootnoteText"/>
      </w:pPr>
      <w:r>
        <w:rPr>
          <w:rStyle w:val="FootnoteReference"/>
        </w:rPr>
        <w:footnoteRef/>
      </w:r>
      <w:r>
        <w:t xml:space="preserve"> East and West intersecting heaven and earth forms the Cross to which our sins were nailed (Col. 1:20; 2:14).</w:t>
      </w:r>
    </w:p>
  </w:footnote>
  <w:footnote w:id="319">
    <w:p w:rsidR="00463A2B" w:rsidRDefault="00463A2B" w:rsidP="00EC728E">
      <w:pPr>
        <w:pStyle w:val="FootnoteText"/>
      </w:pPr>
      <w:r>
        <w:rPr>
          <w:rStyle w:val="FootnoteReference"/>
        </w:rPr>
        <w:footnoteRef/>
      </w:r>
      <w:r>
        <w:t xml:space="preserve"> embraces all: </w:t>
      </w:r>
      <w:r w:rsidRPr="00A80C80">
        <w:rPr>
          <w:i/>
        </w:rPr>
        <w:t>or</w:t>
      </w:r>
      <w:r>
        <w:t>, ‘rules over all.’</w:t>
      </w:r>
    </w:p>
  </w:footnote>
  <w:footnote w:id="320">
    <w:p w:rsidR="00463A2B" w:rsidRDefault="00463A2B"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1">
    <w:p w:rsidR="00463A2B" w:rsidRDefault="00463A2B" w:rsidP="00EC728E">
      <w:pPr>
        <w:pStyle w:val="FootnoteText"/>
      </w:pPr>
      <w:r>
        <w:rPr>
          <w:rStyle w:val="FootnoteReference"/>
        </w:rPr>
        <w:footnoteRef/>
      </w:r>
      <w:r>
        <w:t xml:space="preserve"> Heb. 1:7; Ezek. 1:14; 2 Esdras 8:22.</w:t>
      </w:r>
    </w:p>
  </w:footnote>
  <w:footnote w:id="322">
    <w:p w:rsidR="00463A2B" w:rsidRDefault="00463A2B" w:rsidP="00EC728E">
      <w:pPr>
        <w:pStyle w:val="FootnoteText"/>
      </w:pPr>
      <w:r>
        <w:rPr>
          <w:rStyle w:val="FootnoteReference"/>
        </w:rPr>
        <w:footnoteRef/>
      </w:r>
      <w:r>
        <w:t xml:space="preserve"> Much of Psalm 104 occurs almost verbatim in 1 Chron. 16:8-22 (cp. vv. 7:36).</w:t>
      </w:r>
    </w:p>
  </w:footnote>
  <w:footnote w:id="323">
    <w:p w:rsidR="00463A2B" w:rsidRDefault="00463A2B"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4">
    <w:p w:rsidR="00463A2B" w:rsidRDefault="00463A2B" w:rsidP="00EC728E">
      <w:pPr>
        <w:pStyle w:val="FootnoteText"/>
      </w:pPr>
      <w:r>
        <w:rPr>
          <w:rStyle w:val="FootnoteReference"/>
        </w:rPr>
        <w:footnoteRef/>
      </w:r>
      <w:r>
        <w:t xml:space="preserve"> caterpillars: larva of the locust.</w:t>
      </w:r>
    </w:p>
  </w:footnote>
  <w:footnote w:id="325">
    <w:p w:rsidR="00463A2B" w:rsidRDefault="00463A2B" w:rsidP="00EC728E">
      <w:pPr>
        <w:pStyle w:val="FootnoteText"/>
      </w:pPr>
      <w:r>
        <w:rPr>
          <w:rStyle w:val="FootnoteReference"/>
        </w:rPr>
        <w:footnoteRef/>
      </w:r>
      <w:r>
        <w:t xml:space="preserve"> Ex. 16:12-15; Jn. 6:31-35.</w:t>
      </w:r>
    </w:p>
  </w:footnote>
  <w:footnote w:id="326">
    <w:p w:rsidR="00463A2B" w:rsidRDefault="00463A2B" w:rsidP="00EC728E">
      <w:pPr>
        <w:pStyle w:val="FootnoteText"/>
      </w:pPr>
      <w:r>
        <w:rPr>
          <w:rStyle w:val="FootnoteReference"/>
        </w:rPr>
        <w:footnoteRef/>
      </w:r>
      <w:r>
        <w:t xml:space="preserve"> Gen. 15:14.</w:t>
      </w:r>
    </w:p>
  </w:footnote>
  <w:footnote w:id="327">
    <w:p w:rsidR="00463A2B" w:rsidRDefault="00463A2B"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28">
    <w:p w:rsidR="00463A2B" w:rsidRDefault="00463A2B" w:rsidP="00510795">
      <w:pPr>
        <w:pStyle w:val="FootnoteText"/>
      </w:pPr>
      <w:r>
        <w:rPr>
          <w:rStyle w:val="FootnoteReference"/>
        </w:rPr>
        <w:footnoteRef/>
      </w:r>
      <w:r>
        <w:t xml:space="preserve"> mercy: </w:t>
      </w:r>
      <w:r w:rsidRPr="00B246C1">
        <w:rPr>
          <w:i/>
        </w:rPr>
        <w:t>or</w:t>
      </w:r>
      <w:r>
        <w:t xml:space="preserve"> love.</w:t>
      </w:r>
    </w:p>
  </w:footnote>
  <w:footnote w:id="329">
    <w:p w:rsidR="00463A2B" w:rsidRDefault="00463A2B" w:rsidP="00510795">
      <w:pPr>
        <w:pStyle w:val="FootnoteText"/>
      </w:pPr>
      <w:r>
        <w:rPr>
          <w:rStyle w:val="FootnoteReference"/>
        </w:rPr>
        <w:footnoteRef/>
      </w:r>
      <w:r>
        <w:t xml:space="preserve"> Cp. Mark 8:17-21; Matthew 16:9-12.</w:t>
      </w:r>
    </w:p>
  </w:footnote>
  <w:footnote w:id="330">
    <w:p w:rsidR="00463A2B" w:rsidRDefault="00463A2B" w:rsidP="00510795">
      <w:pPr>
        <w:pStyle w:val="FootnoteText"/>
      </w:pPr>
      <w:r>
        <w:rPr>
          <w:rStyle w:val="FootnoteReference"/>
        </w:rPr>
        <w:footnoteRef/>
      </w:r>
      <w:r>
        <w:t xml:space="preserve"> Num. 11:34.</w:t>
      </w:r>
    </w:p>
  </w:footnote>
  <w:footnote w:id="331">
    <w:p w:rsidR="00463A2B" w:rsidRDefault="00463A2B" w:rsidP="00510795">
      <w:pPr>
        <w:pStyle w:val="FootnoteText"/>
      </w:pPr>
      <w:r>
        <w:rPr>
          <w:rStyle w:val="FootnoteReference"/>
        </w:rPr>
        <w:footnoteRef/>
      </w:r>
      <w:r>
        <w:t xml:space="preserve"> Num. 16:32.</w:t>
      </w:r>
    </w:p>
  </w:footnote>
  <w:footnote w:id="332">
    <w:p w:rsidR="00463A2B" w:rsidRDefault="00463A2B" w:rsidP="00510795">
      <w:pPr>
        <w:pStyle w:val="FootnoteText"/>
      </w:pPr>
      <w:r>
        <w:rPr>
          <w:rStyle w:val="FootnoteReference"/>
        </w:rPr>
        <w:footnoteRef/>
      </w:r>
      <w:r>
        <w:t xml:space="preserve"> children: </w:t>
      </w:r>
      <w:r w:rsidRPr="00B246C1">
        <w:rPr>
          <w:i/>
        </w:rPr>
        <w:t>lit</w:t>
      </w:r>
      <w:r>
        <w:t>. seed.</w:t>
      </w:r>
    </w:p>
  </w:footnote>
  <w:footnote w:id="333">
    <w:p w:rsidR="00463A2B" w:rsidRDefault="00463A2B"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4">
    <w:p w:rsidR="00463A2B" w:rsidRDefault="00463A2B" w:rsidP="00510795">
      <w:pPr>
        <w:pStyle w:val="FootnoteText"/>
      </w:pPr>
      <w:r>
        <w:rPr>
          <w:rStyle w:val="FootnoteReference"/>
        </w:rPr>
        <w:footnoteRef/>
      </w:r>
      <w:r>
        <w:t xml:space="preserve"> ‘mercies of the Lord’: </w:t>
      </w:r>
      <w:r w:rsidRPr="00B246C1">
        <w:rPr>
          <w:i/>
        </w:rPr>
        <w:t>or</w:t>
      </w:r>
      <w:r>
        <w:t>, the Lord’s love.</w:t>
      </w:r>
    </w:p>
  </w:footnote>
  <w:footnote w:id="335">
    <w:p w:rsidR="00463A2B" w:rsidRDefault="00463A2B"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36">
    <w:p w:rsidR="00463A2B" w:rsidRDefault="00463A2B" w:rsidP="00510795">
      <w:pPr>
        <w:pStyle w:val="FootnoteText"/>
      </w:pPr>
      <w:r>
        <w:rPr>
          <w:rStyle w:val="FootnoteReference"/>
        </w:rPr>
        <w:footnoteRef/>
      </w:r>
      <w:r>
        <w:t xml:space="preserve"> See Psalm 59:10 and footnote.</w:t>
      </w:r>
    </w:p>
  </w:footnote>
  <w:footnote w:id="337">
    <w:p w:rsidR="00463A2B" w:rsidRDefault="00463A2B"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38">
    <w:p w:rsidR="00463A2B" w:rsidRDefault="00463A2B" w:rsidP="00510795">
      <w:pPr>
        <w:pStyle w:val="FootnoteText"/>
      </w:pPr>
      <w:r>
        <w:rPr>
          <w:rStyle w:val="FootnoteReference"/>
        </w:rPr>
        <w:footnoteRef/>
      </w:r>
      <w:r>
        <w:t xml:space="preserve"> Cp. Num. 5:22.</w:t>
      </w:r>
    </w:p>
  </w:footnote>
  <w:footnote w:id="339">
    <w:p w:rsidR="00463A2B" w:rsidRDefault="00463A2B" w:rsidP="00510795">
      <w:pPr>
        <w:pStyle w:val="FootnoteText"/>
      </w:pPr>
      <w:r>
        <w:rPr>
          <w:rStyle w:val="FootnoteReference"/>
        </w:rPr>
        <w:footnoteRef/>
      </w:r>
      <w:r>
        <w:t xml:space="preserve"> Mt. 27:39.</w:t>
      </w:r>
    </w:p>
  </w:footnote>
  <w:footnote w:id="340">
    <w:p w:rsidR="00463A2B" w:rsidRDefault="00463A2B"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1">
    <w:p w:rsidR="00463A2B" w:rsidRDefault="00463A2B"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2">
    <w:p w:rsidR="00463A2B" w:rsidRDefault="00463A2B" w:rsidP="00510795">
      <w:pPr>
        <w:pStyle w:val="FootnoteText"/>
      </w:pPr>
      <w:r>
        <w:rPr>
          <w:rStyle w:val="FootnoteReference"/>
        </w:rPr>
        <w:footnoteRef/>
      </w:r>
      <w:r>
        <w:t xml:space="preserve"> Cp. 1 Cor. 15:41-43.</w:t>
      </w:r>
    </w:p>
  </w:footnote>
  <w:footnote w:id="343">
    <w:p w:rsidR="00463A2B" w:rsidRDefault="00463A2B"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4">
    <w:p w:rsidR="00463A2B" w:rsidRDefault="00463A2B" w:rsidP="00510795">
      <w:pPr>
        <w:pStyle w:val="FootnoteText"/>
      </w:pPr>
      <w:r>
        <w:rPr>
          <w:rStyle w:val="FootnoteReference"/>
        </w:rPr>
        <w:footnoteRef/>
      </w:r>
      <w:r>
        <w:t xml:space="preserve"> Heb. 7:21.</w:t>
      </w:r>
    </w:p>
  </w:footnote>
  <w:footnote w:id="345">
    <w:p w:rsidR="00463A2B" w:rsidRDefault="00463A2B"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46">
    <w:p w:rsidR="00463A2B" w:rsidRDefault="00463A2B"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47">
    <w:p w:rsidR="00463A2B" w:rsidRDefault="00463A2B" w:rsidP="00510795">
      <w:pPr>
        <w:pStyle w:val="FootnoteText"/>
      </w:pPr>
      <w:r>
        <w:rPr>
          <w:rStyle w:val="FootnoteReference"/>
        </w:rPr>
        <w:footnoteRef/>
      </w:r>
      <w:r>
        <w:t xml:space="preserve"> Gen. 6:18; 9:9f; 15; 17; Ex. 19:5; Mk. 14:24; Lk. 22:20,29,30.</w:t>
      </w:r>
    </w:p>
  </w:footnote>
  <w:footnote w:id="348">
    <w:p w:rsidR="00463A2B" w:rsidRDefault="00463A2B"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49">
    <w:p w:rsidR="00463A2B" w:rsidRDefault="00463A2B"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50">
    <w:p w:rsidR="00463A2B" w:rsidRDefault="00463A2B" w:rsidP="00510795">
      <w:pPr>
        <w:pStyle w:val="FootnoteText"/>
      </w:pPr>
      <w:r>
        <w:rPr>
          <w:rStyle w:val="FootnoteReference"/>
        </w:rPr>
        <w:footnoteRef/>
      </w:r>
      <w:r>
        <w:t xml:space="preserve"> ‘The world is passing away, and the desire for it; but anyone who does the will of God lives for ever’ (1 Jn. 2:17).</w:t>
      </w:r>
    </w:p>
  </w:footnote>
  <w:footnote w:id="351">
    <w:p w:rsidR="00463A2B" w:rsidRDefault="00463A2B"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2">
    <w:p w:rsidR="00463A2B" w:rsidRDefault="00463A2B" w:rsidP="00510795">
      <w:pPr>
        <w:pStyle w:val="FootnoteText"/>
      </w:pPr>
      <w:r>
        <w:rPr>
          <w:rStyle w:val="FootnoteReference"/>
        </w:rPr>
        <w:footnoteRef/>
      </w:r>
      <w:r>
        <w:t xml:space="preserve"> Ex. 19:6; 29:43-46; Deut. 27:9; Is. 63:18,19; Jer. 2:3; 2 Cor. 6:16.</w:t>
      </w:r>
    </w:p>
  </w:footnote>
  <w:footnote w:id="353">
    <w:p w:rsidR="00463A2B" w:rsidRDefault="00463A2B"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4">
    <w:p w:rsidR="00463A2B" w:rsidRDefault="00463A2B" w:rsidP="00510795">
      <w:pPr>
        <w:pStyle w:val="FootnoteText"/>
      </w:pPr>
      <w:r>
        <w:rPr>
          <w:rStyle w:val="FootnoteReference"/>
        </w:rPr>
        <w:footnoteRef/>
      </w:r>
      <w:r>
        <w:t xml:space="preserve"> Earth rocked and rolled in travail at the birth of a nation (cp. Jn. 16:20-22).</w:t>
      </w:r>
    </w:p>
  </w:footnote>
  <w:footnote w:id="355">
    <w:p w:rsidR="00463A2B" w:rsidRDefault="00463A2B" w:rsidP="00510795">
      <w:pPr>
        <w:pStyle w:val="FootnoteText"/>
      </w:pPr>
      <w:r>
        <w:rPr>
          <w:rStyle w:val="FootnoteReference"/>
        </w:rPr>
        <w:footnoteRef/>
      </w:r>
      <w:r>
        <w:t xml:space="preserve"> Cp. John 1:18; 3:13; Wisdom 18:16.</w:t>
      </w:r>
    </w:p>
  </w:footnote>
  <w:footnote w:id="356">
    <w:p w:rsidR="00463A2B" w:rsidRDefault="00463A2B"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57">
    <w:p w:rsidR="00463A2B" w:rsidRDefault="00463A2B"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58">
    <w:p w:rsidR="00463A2B" w:rsidRDefault="00463A2B" w:rsidP="00510795">
      <w:pPr>
        <w:pStyle w:val="FootnoteText"/>
      </w:pPr>
      <w:r>
        <w:rPr>
          <w:rStyle w:val="FootnoteReference"/>
        </w:rPr>
        <w:footnoteRef/>
      </w:r>
      <w:r>
        <w:t xml:space="preserve"> cp. Heb. 4:10; Phil. 2:12; Mt. 11:28,29; Jer. 6:16.</w:t>
      </w:r>
    </w:p>
  </w:footnote>
  <w:footnote w:id="359">
    <w:p w:rsidR="00463A2B" w:rsidRDefault="00463A2B" w:rsidP="00510795">
      <w:pPr>
        <w:pStyle w:val="FootnoteText"/>
      </w:pPr>
      <w:r>
        <w:rPr>
          <w:rStyle w:val="FootnoteReference"/>
        </w:rPr>
        <w:footnoteRef/>
      </w:r>
      <w:r>
        <w:t xml:space="preserve"> 2 Cor. 4:13.</w:t>
      </w:r>
    </w:p>
  </w:footnote>
  <w:footnote w:id="360">
    <w:p w:rsidR="00463A2B" w:rsidRDefault="00463A2B" w:rsidP="00510795">
      <w:pPr>
        <w:pStyle w:val="FootnoteText"/>
      </w:pPr>
      <w:r>
        <w:rPr>
          <w:rStyle w:val="FootnoteReference"/>
        </w:rPr>
        <w:footnoteRef/>
      </w:r>
      <w:r>
        <w:t xml:space="preserve"> </w:t>
      </w:r>
      <w:r w:rsidRPr="00DC02D9">
        <w:rPr>
          <w:i/>
        </w:rPr>
        <w:t>Or:</w:t>
      </w:r>
      <w:r>
        <w:t xml:space="preserve"> costly (Wisdom 1:13-16).</w:t>
      </w:r>
    </w:p>
  </w:footnote>
  <w:footnote w:id="361">
    <w:p w:rsidR="00463A2B" w:rsidRDefault="00463A2B" w:rsidP="00510795">
      <w:pPr>
        <w:pStyle w:val="FootnoteText"/>
      </w:pPr>
      <w:r>
        <w:rPr>
          <w:rStyle w:val="FootnoteReference"/>
        </w:rPr>
        <w:footnoteRef/>
      </w:r>
      <w:r>
        <w:t xml:space="preserve"> Rom. 15:11.</w:t>
      </w:r>
    </w:p>
  </w:footnote>
  <w:footnote w:id="362">
    <w:p w:rsidR="00463A2B" w:rsidRDefault="00463A2B" w:rsidP="00510795">
      <w:pPr>
        <w:pStyle w:val="FootnoteText"/>
      </w:pPr>
      <w:r>
        <w:rPr>
          <w:rStyle w:val="FootnoteReference"/>
        </w:rPr>
        <w:footnoteRef/>
      </w:r>
      <w:r>
        <w:t xml:space="preserve"> Mercy </w:t>
      </w:r>
      <w:r w:rsidRPr="00DC02D9">
        <w:rPr>
          <w:i/>
        </w:rPr>
        <w:t>or</w:t>
      </w:r>
      <w:r>
        <w:t xml:space="preserve"> love.</w:t>
      </w:r>
    </w:p>
  </w:footnote>
  <w:footnote w:id="363">
    <w:p w:rsidR="00463A2B" w:rsidRDefault="00463A2B" w:rsidP="00510795">
      <w:pPr>
        <w:pStyle w:val="FootnoteText"/>
      </w:pPr>
      <w:r>
        <w:rPr>
          <w:rStyle w:val="FootnoteReference"/>
        </w:rPr>
        <w:footnoteRef/>
      </w:r>
      <w:r>
        <w:t xml:space="preserve"> Heb. 13:6.</w:t>
      </w:r>
    </w:p>
  </w:footnote>
  <w:footnote w:id="364">
    <w:p w:rsidR="00463A2B" w:rsidRDefault="00463A2B"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5">
    <w:p w:rsidR="00463A2B" w:rsidRDefault="00463A2B"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66">
    <w:p w:rsidR="00463A2B" w:rsidRDefault="00463A2B"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67">
    <w:p w:rsidR="00463A2B" w:rsidRDefault="00463A2B"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68">
    <w:p w:rsidR="00463A2B" w:rsidRDefault="00463A2B" w:rsidP="00385CB8">
      <w:pPr>
        <w:pStyle w:val="FootnoteText"/>
      </w:pPr>
      <w:r>
        <w:rPr>
          <w:rStyle w:val="FootnoteReference"/>
        </w:rPr>
        <w:footnoteRef/>
      </w:r>
      <w:r>
        <w:t xml:space="preserve"> Rom. 10:5; Gal. 3:12; Lev. 18:5; Luke 10:25-28.</w:t>
      </w:r>
    </w:p>
  </w:footnote>
  <w:footnote w:id="369">
    <w:p w:rsidR="00463A2B" w:rsidRDefault="00463A2B"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70">
    <w:p w:rsidR="00463A2B" w:rsidRDefault="00463A2B"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1">
    <w:p w:rsidR="00463A2B" w:rsidRDefault="00463A2B"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2">
    <w:p w:rsidR="00463A2B" w:rsidRDefault="00463A2B"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3">
    <w:p w:rsidR="00463A2B" w:rsidRDefault="00463A2B"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4">
    <w:p w:rsidR="00463A2B" w:rsidRDefault="00463A2B" w:rsidP="00385CB8">
      <w:pPr>
        <w:pStyle w:val="FootnoteText"/>
      </w:pPr>
      <w:r>
        <w:rPr>
          <w:rStyle w:val="FootnoteReference"/>
        </w:rPr>
        <w:footnoteRef/>
      </w:r>
      <w:r>
        <w:t xml:space="preserve"> sloth: </w:t>
      </w:r>
      <w:r w:rsidRPr="0002544A">
        <w:rPr>
          <w:i/>
        </w:rPr>
        <w:t>or:</w:t>
      </w:r>
      <w:r>
        <w:t xml:space="preserve"> accidie.</w:t>
      </w:r>
    </w:p>
  </w:footnote>
  <w:footnote w:id="375">
    <w:p w:rsidR="00463A2B" w:rsidRDefault="00463A2B" w:rsidP="00385CB8">
      <w:pPr>
        <w:pStyle w:val="FootnoteText"/>
      </w:pPr>
      <w:r>
        <w:rPr>
          <w:rStyle w:val="FootnoteReference"/>
        </w:rPr>
        <w:footnoteRef/>
      </w:r>
      <w:r>
        <w:t xml:space="preserve"> Eyes were given us that we might see in creatures our Creator (St Athanasius).</w:t>
      </w:r>
    </w:p>
  </w:footnote>
  <w:footnote w:id="376">
    <w:p w:rsidR="00463A2B" w:rsidRDefault="00463A2B" w:rsidP="00385CB8">
      <w:pPr>
        <w:pStyle w:val="FootnoteText"/>
      </w:pPr>
      <w:r>
        <w:rPr>
          <w:rStyle w:val="FootnoteReference"/>
        </w:rPr>
        <w:footnoteRef/>
      </w:r>
      <w:r>
        <w:t xml:space="preserve"> Christ is our way and our righteousness (cp. Jn. 14:6; 1 Cor 1:30; Ephes. 2:5-7).</w:t>
      </w:r>
    </w:p>
  </w:footnote>
  <w:footnote w:id="377">
    <w:p w:rsidR="00463A2B" w:rsidRDefault="00463A2B" w:rsidP="00385CB8">
      <w:pPr>
        <w:pStyle w:val="FootnoteText"/>
      </w:pPr>
      <w:r>
        <w:rPr>
          <w:rStyle w:val="FootnoteReference"/>
        </w:rPr>
        <w:footnoteRef/>
      </w:r>
      <w:r>
        <w:t xml:space="preserve"> The house of wisdom can be built only if the fear of God is rooted deeply in the soul (cp. St Ambrose).</w:t>
      </w:r>
    </w:p>
  </w:footnote>
  <w:footnote w:id="378">
    <w:p w:rsidR="00463A2B" w:rsidRDefault="00463A2B" w:rsidP="00385CB8">
      <w:pPr>
        <w:pStyle w:val="FootnoteText"/>
      </w:pPr>
      <w:r>
        <w:rPr>
          <w:rStyle w:val="FootnoteReference"/>
        </w:rPr>
        <w:footnoteRef/>
      </w:r>
      <w:r>
        <w:t xml:space="preserve"> Christ is our way and our righteousness (cp. Jn. 14:6; 1 Cor 1:30; Ephes. 2:5-7). &lt;see 2 footnotes above&gt;</w:t>
      </w:r>
    </w:p>
  </w:footnote>
  <w:footnote w:id="379">
    <w:p w:rsidR="00463A2B" w:rsidRDefault="00463A2B" w:rsidP="00385CB8">
      <w:pPr>
        <w:pStyle w:val="FootnoteText"/>
      </w:pPr>
      <w:r>
        <w:rPr>
          <w:rStyle w:val="FootnoteReference"/>
        </w:rPr>
        <w:footnoteRef/>
      </w:r>
      <w:r>
        <w:t xml:space="preserve"> </w:t>
      </w:r>
      <w:r w:rsidRPr="0002544A">
        <w:rPr>
          <w:i/>
        </w:rPr>
        <w:t>Lit</w:t>
      </w:r>
      <w:r>
        <w:t>. Face: a Hebraism for ‘favor’. (Cp. Psalm 44:13).</w:t>
      </w:r>
    </w:p>
  </w:footnote>
  <w:footnote w:id="380">
    <w:p w:rsidR="00463A2B" w:rsidRDefault="00463A2B"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1">
    <w:p w:rsidR="00463A2B" w:rsidRDefault="00463A2B" w:rsidP="00385CB8">
      <w:pPr>
        <w:pStyle w:val="FootnoteText"/>
      </w:pPr>
      <w:r>
        <w:rPr>
          <w:rStyle w:val="FootnoteReference"/>
        </w:rPr>
        <w:footnoteRef/>
      </w:r>
      <w:r>
        <w:t xml:space="preserve"> Curdled with scorn, anger and fear.</w:t>
      </w:r>
    </w:p>
  </w:footnote>
  <w:footnote w:id="382">
    <w:p w:rsidR="00463A2B" w:rsidRDefault="00463A2B"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3">
    <w:p w:rsidR="00463A2B" w:rsidRDefault="00463A2B"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4">
    <w:p w:rsidR="00463A2B" w:rsidRDefault="00463A2B" w:rsidP="00385CB8">
      <w:pPr>
        <w:pStyle w:val="FootnoteText"/>
      </w:pPr>
      <w:r>
        <w:rPr>
          <w:rStyle w:val="FootnoteReference"/>
        </w:rPr>
        <w:footnoteRef/>
      </w:r>
      <w:r>
        <w:t xml:space="preserve"> Sprinkled with hoar-frost, a wineskin is like the greying head of an old man.</w:t>
      </w:r>
    </w:p>
  </w:footnote>
  <w:footnote w:id="385">
    <w:p w:rsidR="00463A2B" w:rsidRDefault="00463A2B"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86">
    <w:p w:rsidR="00463A2B" w:rsidRDefault="00463A2B" w:rsidP="00385CB8">
      <w:pPr>
        <w:pStyle w:val="FootnoteText"/>
      </w:pPr>
      <w:r>
        <w:rPr>
          <w:rStyle w:val="FootnoteReference"/>
        </w:rPr>
        <w:footnoteRef/>
      </w:r>
      <w:r>
        <w:t xml:space="preserve"> hear: </w:t>
      </w:r>
      <w:r w:rsidRPr="0002544A">
        <w:rPr>
          <w:i/>
        </w:rPr>
        <w:t>lit</w:t>
      </w:r>
      <w:r>
        <w:t>. gullet, throat, larynx.</w:t>
      </w:r>
    </w:p>
  </w:footnote>
  <w:footnote w:id="387">
    <w:p w:rsidR="00463A2B" w:rsidRDefault="00463A2B"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88">
    <w:p w:rsidR="00463A2B" w:rsidRDefault="00463A2B" w:rsidP="00385CB8">
      <w:pPr>
        <w:pStyle w:val="FootnoteText"/>
      </w:pPr>
      <w:r>
        <w:rPr>
          <w:rStyle w:val="FootnoteReference"/>
        </w:rPr>
        <w:footnoteRef/>
      </w:r>
      <w:r>
        <w:t xml:space="preserve"> ‘In wicked men we rightly hate the evil, but love the creature’ (St. Prosper).</w:t>
      </w:r>
    </w:p>
  </w:footnote>
  <w:footnote w:id="389">
    <w:p w:rsidR="00463A2B" w:rsidRDefault="00463A2B"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90">
    <w:p w:rsidR="00463A2B" w:rsidRDefault="00463A2B"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1">
    <w:p w:rsidR="00463A2B" w:rsidRDefault="00463A2B" w:rsidP="00385CB8">
      <w:pPr>
        <w:pStyle w:val="FootnoteText"/>
      </w:pPr>
      <w:r>
        <w:rPr>
          <w:rStyle w:val="FootnoteReference"/>
        </w:rPr>
        <w:footnoteRef/>
      </w:r>
      <w:r>
        <w:t xml:space="preserve"> These words are repeated by the deacon at the beginning of the Divine Liturgy.</w:t>
      </w:r>
    </w:p>
  </w:footnote>
  <w:footnote w:id="392">
    <w:p w:rsidR="00463A2B" w:rsidRDefault="00463A2B"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3">
    <w:p w:rsidR="00463A2B" w:rsidRDefault="00463A2B" w:rsidP="00385CB8">
      <w:pPr>
        <w:pStyle w:val="FootnoteText"/>
      </w:pPr>
      <w:r>
        <w:rPr>
          <w:rStyle w:val="FootnoteReference"/>
        </w:rPr>
        <w:footnoteRef/>
      </w:r>
      <w:r>
        <w:t xml:space="preserve"> Cp. Lk. 24:27,32,45.</w:t>
      </w:r>
    </w:p>
  </w:footnote>
  <w:footnote w:id="394">
    <w:p w:rsidR="00463A2B" w:rsidRDefault="00463A2B" w:rsidP="00385CB8">
      <w:pPr>
        <w:pStyle w:val="FootnoteText"/>
      </w:pPr>
      <w:r>
        <w:rPr>
          <w:rStyle w:val="FootnoteReference"/>
        </w:rPr>
        <w:footnoteRef/>
      </w:r>
      <w:r>
        <w:t xml:space="preserve"> Just as we who claim to love God judge it right to show mercy, so we can expect the divine mercy (Mt. 5:7).</w:t>
      </w:r>
    </w:p>
  </w:footnote>
  <w:footnote w:id="395">
    <w:p w:rsidR="00463A2B" w:rsidRDefault="00463A2B" w:rsidP="00385CB8">
      <w:pPr>
        <w:pStyle w:val="FootnoteText"/>
      </w:pPr>
      <w:r>
        <w:rPr>
          <w:rStyle w:val="FootnoteReference"/>
        </w:rPr>
        <w:footnoteRef/>
      </w:r>
      <w:r>
        <w:t xml:space="preserve"> pure: </w:t>
      </w:r>
      <w:r w:rsidRPr="007B4ADE">
        <w:rPr>
          <w:i/>
        </w:rPr>
        <w:t>lit</w:t>
      </w:r>
      <w:r>
        <w:t>. burnt, fired: hence refined and pure (cp. Psalm 11:7).</w:t>
      </w:r>
    </w:p>
  </w:footnote>
  <w:footnote w:id="396">
    <w:p w:rsidR="00463A2B" w:rsidRDefault="00463A2B"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397">
    <w:p w:rsidR="00463A2B" w:rsidRDefault="00463A2B"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398">
    <w:p w:rsidR="00463A2B" w:rsidRDefault="00463A2B"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399">
    <w:p w:rsidR="00463A2B" w:rsidRDefault="00463A2B" w:rsidP="00385CB8">
      <w:pPr>
        <w:pStyle w:val="FootnoteText"/>
      </w:pPr>
      <w:r>
        <w:rPr>
          <w:rStyle w:val="FootnoteReference"/>
        </w:rPr>
        <w:footnoteRef/>
      </w:r>
      <w:r>
        <w:t xml:space="preserve"> Cp. Ps. 110:10.</w:t>
      </w:r>
    </w:p>
  </w:footnote>
  <w:footnote w:id="400">
    <w:p w:rsidR="00463A2B" w:rsidRDefault="00463A2B"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1">
    <w:p w:rsidR="00463A2B" w:rsidRDefault="00463A2B" w:rsidP="00FD25B7">
      <w:pPr>
        <w:pStyle w:val="FootnoteText"/>
      </w:pPr>
      <w:r>
        <w:rPr>
          <w:rStyle w:val="FootnoteReference"/>
        </w:rPr>
        <w:footnoteRef/>
      </w:r>
      <w:r>
        <w:t xml:space="preserve"> Cp. Psalm 139:11; Rom. 12:20. ‘Coals of hell’. For desolation as the equivalent of hell, see Mark 13:14.</w:t>
      </w:r>
    </w:p>
  </w:footnote>
  <w:footnote w:id="402">
    <w:p w:rsidR="00463A2B" w:rsidRDefault="00463A2B" w:rsidP="00FD25B7">
      <w:pPr>
        <w:pStyle w:val="FootnoteText"/>
      </w:pPr>
      <w:r>
        <w:rPr>
          <w:rStyle w:val="FootnoteReference"/>
        </w:rPr>
        <w:footnoteRef/>
      </w:r>
      <w:r>
        <w:t xml:space="preserve"> Cp. Jeremiah 3:23. I look through the hills to their unseen Maker.</w:t>
      </w:r>
    </w:p>
  </w:footnote>
  <w:footnote w:id="403">
    <w:p w:rsidR="00463A2B" w:rsidRDefault="00463A2B"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4">
    <w:p w:rsidR="00463A2B" w:rsidRDefault="00463A2B"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5">
    <w:p w:rsidR="00463A2B" w:rsidRDefault="00463A2B"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06">
    <w:p w:rsidR="00463A2B" w:rsidRDefault="00463A2B" w:rsidP="00FD25B7">
      <w:pPr>
        <w:pStyle w:val="FootnoteText"/>
      </w:pPr>
      <w:r>
        <w:rPr>
          <w:rStyle w:val="FootnoteReference"/>
        </w:rPr>
        <w:footnoteRef/>
      </w:r>
      <w:r>
        <w:t xml:space="preserve"> Hebrews 11:26; 13:13.</w:t>
      </w:r>
    </w:p>
  </w:footnote>
  <w:footnote w:id="407">
    <w:p w:rsidR="00463A2B" w:rsidRDefault="00463A2B" w:rsidP="00FD25B7">
      <w:pPr>
        <w:pStyle w:val="FootnoteText"/>
      </w:pPr>
      <w:r>
        <w:rPr>
          <w:rStyle w:val="FootnoteReference"/>
        </w:rPr>
        <w:footnoteRef/>
      </w:r>
      <w:r>
        <w:t xml:space="preserve"> Heaven is here (Mt. 4:17; Lk. 17:21; Prov. 17:24).</w:t>
      </w:r>
    </w:p>
  </w:footnote>
  <w:footnote w:id="408">
    <w:p w:rsidR="00463A2B" w:rsidRDefault="00463A2B"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09">
    <w:p w:rsidR="00463A2B" w:rsidRDefault="00463A2B"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10">
    <w:p w:rsidR="00463A2B" w:rsidRDefault="00463A2B"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1">
    <w:p w:rsidR="00463A2B" w:rsidRDefault="00463A2B"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2">
    <w:p w:rsidR="00463A2B" w:rsidRDefault="00463A2B" w:rsidP="00FD25B7">
      <w:pPr>
        <w:pStyle w:val="FootnoteText"/>
      </w:pPr>
      <w:r>
        <w:rPr>
          <w:rStyle w:val="FootnoteReference"/>
        </w:rPr>
        <w:footnoteRef/>
      </w:r>
      <w:r>
        <w:t xml:space="preserve"> Cp. Titus 2:14.</w:t>
      </w:r>
    </w:p>
  </w:footnote>
  <w:footnote w:id="413">
    <w:p w:rsidR="00463A2B" w:rsidRDefault="00463A2B" w:rsidP="00FD25B7">
      <w:pPr>
        <w:pStyle w:val="FootnoteText"/>
      </w:pPr>
      <w:r>
        <w:rPr>
          <w:rStyle w:val="FootnoteReference"/>
        </w:rPr>
        <w:footnoteRef/>
      </w:r>
      <w:r>
        <w:t xml:space="preserve"> Prov. 29:1; 2 Kings 17:14; Neh. 9:16; Dt. 9:6.</w:t>
      </w:r>
    </w:p>
  </w:footnote>
  <w:footnote w:id="414">
    <w:p w:rsidR="00463A2B" w:rsidRDefault="00463A2B"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5">
    <w:p w:rsidR="00463A2B" w:rsidRDefault="00463A2B" w:rsidP="00FD25B7">
      <w:pPr>
        <w:pStyle w:val="FootnoteText"/>
      </w:pPr>
      <w:r>
        <w:rPr>
          <w:rStyle w:val="FootnoteReference"/>
        </w:rPr>
        <w:footnoteRef/>
      </w:r>
      <w:r>
        <w:t xml:space="preserve"> Cp. 1 Kings 6:21 (1 Sam. 6:21).</w:t>
      </w:r>
    </w:p>
  </w:footnote>
  <w:footnote w:id="416">
    <w:p w:rsidR="00463A2B" w:rsidRDefault="00463A2B" w:rsidP="00FD25B7">
      <w:pPr>
        <w:pStyle w:val="FootnoteText"/>
      </w:pPr>
      <w:r>
        <w:rPr>
          <w:rStyle w:val="FootnoteReference"/>
        </w:rPr>
        <w:footnoteRef/>
      </w:r>
      <w:r>
        <w:t xml:space="preserve"> Ps. 131:8-10 = 2 Chron. 6:41-42.</w:t>
      </w:r>
    </w:p>
  </w:footnote>
  <w:footnote w:id="417">
    <w:p w:rsidR="00463A2B" w:rsidRDefault="00463A2B" w:rsidP="00FD25B7">
      <w:pPr>
        <w:pStyle w:val="FootnoteText"/>
      </w:pPr>
      <w:r>
        <w:rPr>
          <w:rStyle w:val="FootnoteReference"/>
        </w:rPr>
        <w:footnoteRef/>
      </w:r>
      <w:r>
        <w:t xml:space="preserve"> I Chron. 17:11-14; Acts 2:30-33.</w:t>
      </w:r>
    </w:p>
  </w:footnote>
  <w:footnote w:id="418">
    <w:p w:rsidR="00463A2B" w:rsidRDefault="00463A2B" w:rsidP="00FD25B7">
      <w:pPr>
        <w:pStyle w:val="FootnoteText"/>
      </w:pPr>
      <w:r>
        <w:rPr>
          <w:rStyle w:val="FootnoteReference"/>
        </w:rPr>
        <w:footnoteRef/>
      </w:r>
      <w:r>
        <w:t xml:space="preserve"> stock: </w:t>
      </w:r>
      <w:r w:rsidRPr="00783CA0">
        <w:rPr>
          <w:i/>
        </w:rPr>
        <w:t>lit</w:t>
      </w:r>
      <w:r>
        <w:t>. horn.</w:t>
      </w:r>
    </w:p>
  </w:footnote>
  <w:footnote w:id="419">
    <w:p w:rsidR="00463A2B" w:rsidRDefault="00463A2B"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20">
    <w:p w:rsidR="00463A2B" w:rsidRDefault="00463A2B"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1">
    <w:p w:rsidR="00463A2B" w:rsidRDefault="00463A2B"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2">
    <w:p w:rsidR="00463A2B" w:rsidRDefault="00463A2B"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3">
    <w:p w:rsidR="00463A2B" w:rsidRDefault="00463A2B" w:rsidP="00E276C1">
      <w:pPr>
        <w:pStyle w:val="FootnoteText"/>
      </w:pPr>
      <w:r>
        <w:rPr>
          <w:rStyle w:val="FootnoteReference"/>
        </w:rPr>
        <w:footnoteRef/>
      </w:r>
      <w:r>
        <w:t xml:space="preserve"> The kingdoms of this world have become the kingdoms of our Lord and of His Christ’ (Rev. 11:15).</w:t>
      </w:r>
    </w:p>
  </w:footnote>
  <w:footnote w:id="424">
    <w:p w:rsidR="00463A2B" w:rsidRDefault="00463A2B" w:rsidP="00E276C1">
      <w:pPr>
        <w:pStyle w:val="FootnoteText"/>
      </w:pPr>
      <w:r>
        <w:rPr>
          <w:rStyle w:val="FootnoteReference"/>
        </w:rPr>
        <w:footnoteRef/>
      </w:r>
      <w:r>
        <w:t xml:space="preserve"> Deut. 32:36.</w:t>
      </w:r>
    </w:p>
  </w:footnote>
  <w:footnote w:id="425">
    <w:p w:rsidR="00463A2B" w:rsidRDefault="00463A2B"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26">
    <w:p w:rsidR="00463A2B" w:rsidRDefault="00463A2B" w:rsidP="00E276C1">
      <w:pPr>
        <w:pStyle w:val="FootnoteText"/>
      </w:pPr>
      <w:r>
        <w:rPr>
          <w:rStyle w:val="FootnoteReference"/>
        </w:rPr>
        <w:footnoteRef/>
      </w:r>
      <w:r>
        <w:t xml:space="preserve"> mercy: </w:t>
      </w:r>
      <w:r w:rsidRPr="007F3CE8">
        <w:rPr>
          <w:i/>
        </w:rPr>
        <w:t>or</w:t>
      </w:r>
      <w:r>
        <w:t xml:space="preserve"> love. Cp. Lk. 10:37.</w:t>
      </w:r>
    </w:p>
  </w:footnote>
  <w:footnote w:id="427">
    <w:p w:rsidR="00463A2B" w:rsidRDefault="00463A2B"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28">
    <w:p w:rsidR="00463A2B" w:rsidRDefault="00463A2B" w:rsidP="00E276C1">
      <w:pPr>
        <w:pStyle w:val="FootnoteText"/>
      </w:pPr>
      <w:r>
        <w:rPr>
          <w:rStyle w:val="FootnoteReference"/>
        </w:rPr>
        <w:footnoteRef/>
      </w:r>
      <w:r>
        <w:t xml:space="preserve"> See footnote on page 170. &lt;See previous footnote&gt;</w:t>
      </w:r>
    </w:p>
  </w:footnote>
  <w:footnote w:id="429">
    <w:p w:rsidR="00463A2B" w:rsidRDefault="00463A2B"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30">
    <w:p w:rsidR="00463A2B" w:rsidRDefault="00463A2B"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1">
    <w:p w:rsidR="00463A2B" w:rsidRDefault="00463A2B"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2">
    <w:p w:rsidR="00463A2B" w:rsidRDefault="00463A2B" w:rsidP="00E276C1">
      <w:pPr>
        <w:pStyle w:val="FootnoteText"/>
      </w:pPr>
      <w:r>
        <w:rPr>
          <w:rStyle w:val="FootnoteReference"/>
        </w:rPr>
        <w:footnoteRef/>
      </w:r>
      <w:r>
        <w:t xml:space="preserve"> songs: </w:t>
      </w:r>
      <w:r w:rsidRPr="007F3CE8">
        <w:rPr>
          <w:i/>
        </w:rPr>
        <w:t>variant reading and Slavonic:</w:t>
      </w:r>
      <w:r>
        <w:t xml:space="preserve"> ways.</w:t>
      </w:r>
    </w:p>
  </w:footnote>
  <w:footnote w:id="433">
    <w:p w:rsidR="00463A2B" w:rsidRDefault="00463A2B" w:rsidP="00E276C1">
      <w:pPr>
        <w:pStyle w:val="FootnoteText"/>
      </w:pPr>
      <w:r>
        <w:rPr>
          <w:rStyle w:val="FootnoteReference"/>
        </w:rPr>
        <w:footnoteRef/>
      </w:r>
      <w:r>
        <w:t xml:space="preserve"> The Spirit of the Lord fills the world (Wisdom 1:7).</w:t>
      </w:r>
    </w:p>
  </w:footnote>
  <w:footnote w:id="434">
    <w:p w:rsidR="00463A2B" w:rsidRDefault="00463A2B" w:rsidP="00E276C1">
      <w:pPr>
        <w:pStyle w:val="FootnoteText"/>
      </w:pPr>
      <w:r>
        <w:rPr>
          <w:rStyle w:val="FootnoteReference"/>
        </w:rPr>
        <w:footnoteRef/>
      </w:r>
      <w:r>
        <w:t xml:space="preserve"> heart: </w:t>
      </w:r>
      <w:r w:rsidRPr="007F3CE8">
        <w:rPr>
          <w:i/>
        </w:rPr>
        <w:t>lit</w:t>
      </w:r>
      <w:r>
        <w:t>. kidneys (seat of the affections in Hebrew thought).</w:t>
      </w:r>
    </w:p>
  </w:footnote>
  <w:footnote w:id="435">
    <w:p w:rsidR="00463A2B" w:rsidRDefault="00463A2B" w:rsidP="00E276C1">
      <w:pPr>
        <w:pStyle w:val="FootnoteText"/>
      </w:pPr>
      <w:r>
        <w:rPr>
          <w:rStyle w:val="FootnoteReference"/>
        </w:rPr>
        <w:footnoteRef/>
      </w:r>
      <w:r>
        <w:t xml:space="preserve"> ‘He gives songs in the night’ (Job. 35:10).</w:t>
      </w:r>
    </w:p>
  </w:footnote>
  <w:footnote w:id="436">
    <w:p w:rsidR="00463A2B" w:rsidRDefault="00463A2B"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37">
    <w:p w:rsidR="00463A2B" w:rsidRDefault="00463A2B" w:rsidP="00E276C1">
      <w:pPr>
        <w:pStyle w:val="FootnoteText"/>
      </w:pPr>
      <w:r>
        <w:rPr>
          <w:rStyle w:val="FootnoteReference"/>
        </w:rPr>
        <w:footnoteRef/>
      </w:r>
      <w:r>
        <w:t xml:space="preserve"> this way: the confession of Christ (2 Tim. 3:12).</w:t>
      </w:r>
    </w:p>
  </w:footnote>
  <w:footnote w:id="438">
    <w:p w:rsidR="00463A2B" w:rsidRDefault="00463A2B" w:rsidP="00E276C1">
      <w:pPr>
        <w:pStyle w:val="FootnoteText"/>
      </w:pPr>
      <w:r>
        <w:rPr>
          <w:rStyle w:val="FootnoteReference"/>
        </w:rPr>
        <w:footnoteRef/>
      </w:r>
      <w:r>
        <w:t xml:space="preserve"> These two lines are identical with Lamentations 3:6.</w:t>
      </w:r>
    </w:p>
  </w:footnote>
  <w:footnote w:id="439">
    <w:p w:rsidR="00463A2B" w:rsidRDefault="00463A2B" w:rsidP="00E276C1">
      <w:pPr>
        <w:pStyle w:val="FootnoteText"/>
      </w:pPr>
      <w:r>
        <w:rPr>
          <w:rStyle w:val="FootnoteReference"/>
        </w:rPr>
        <w:footnoteRef/>
      </w:r>
      <w:r>
        <w:t xml:space="preserve"> Cp. Rev. 10:5; Ezek. 20:23,28,42; Deut. 32:14.</w:t>
      </w:r>
    </w:p>
  </w:footnote>
  <w:footnote w:id="440">
    <w:p w:rsidR="00463A2B" w:rsidRDefault="00463A2B"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1">
    <w:p w:rsidR="00463A2B" w:rsidRDefault="00463A2B"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2">
    <w:p w:rsidR="00463A2B" w:rsidRDefault="00463A2B" w:rsidP="00E276C1">
      <w:pPr>
        <w:pStyle w:val="FootnoteText"/>
      </w:pPr>
      <w:r>
        <w:rPr>
          <w:rStyle w:val="FootnoteReference"/>
        </w:rPr>
        <w:footnoteRef/>
      </w:r>
      <w:r>
        <w:t xml:space="preserve"> Cp. ‘If I am lifted up from the earth, I will draw all men to Me’ (Jn. 12:32). See also Psalm 45:11 and the note there.</w:t>
      </w:r>
    </w:p>
  </w:footnote>
  <w:footnote w:id="443">
    <w:p w:rsidR="00463A2B" w:rsidRDefault="00463A2B"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4">
    <w:p w:rsidR="00463A2B" w:rsidRDefault="00463A2B" w:rsidP="00E276C1">
      <w:pPr>
        <w:pStyle w:val="FootnoteText"/>
      </w:pPr>
      <w:r>
        <w:rPr>
          <w:rStyle w:val="FootnoteReference"/>
        </w:rPr>
        <w:footnoteRef/>
      </w:r>
      <w:r>
        <w:t xml:space="preserve"> Cp. Ps. 145:2 with Ps. 103:33. Only verbs differ.</w:t>
      </w:r>
    </w:p>
  </w:footnote>
  <w:footnote w:id="445">
    <w:p w:rsidR="00463A2B" w:rsidRDefault="00463A2B" w:rsidP="00E276C1">
      <w:pPr>
        <w:pStyle w:val="FootnoteText"/>
      </w:pPr>
      <w:r>
        <w:rPr>
          <w:rStyle w:val="FootnoteReference"/>
        </w:rPr>
        <w:footnoteRef/>
      </w:r>
      <w:r>
        <w:t xml:space="preserve"> </w:t>
      </w:r>
      <w:r w:rsidRPr="00D813A7">
        <w:rPr>
          <w:i/>
        </w:rPr>
        <w:t>Lit</w:t>
      </w:r>
      <w:r>
        <w:t>. ‘dispersions’. Cp. Mt. 24:31.</w:t>
      </w:r>
    </w:p>
  </w:footnote>
  <w:footnote w:id="446">
    <w:p w:rsidR="00463A2B" w:rsidRDefault="00463A2B"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47">
    <w:p w:rsidR="00463A2B" w:rsidRDefault="00463A2B" w:rsidP="00E276C1">
      <w:pPr>
        <w:pStyle w:val="FootnoteText"/>
      </w:pPr>
      <w:r>
        <w:rPr>
          <w:rStyle w:val="FootnoteReference"/>
        </w:rPr>
        <w:footnoteRef/>
      </w:r>
      <w:r>
        <w:t xml:space="preserve"> two-edged sword: praise which conquers Amalek (St. Chrysostom).</w:t>
      </w:r>
    </w:p>
  </w:footnote>
  <w:footnote w:id="448">
    <w:p w:rsidR="00463A2B" w:rsidRDefault="00463A2B" w:rsidP="00E276C1">
      <w:pPr>
        <w:pStyle w:val="FootnoteText"/>
      </w:pPr>
      <w:r>
        <w:rPr>
          <w:rStyle w:val="FootnoteReference"/>
        </w:rPr>
        <w:footnoteRef/>
      </w:r>
      <w:r>
        <w:t xml:space="preserve"> ‘Holiness of life is the mother of glory’ (St Theodoret).</w:t>
      </w:r>
    </w:p>
  </w:footnote>
  <w:footnote w:id="449">
    <w:p w:rsidR="00463A2B" w:rsidRDefault="00463A2B">
      <w:pPr>
        <w:pStyle w:val="FootnoteText"/>
      </w:pPr>
      <w:r>
        <w:rPr>
          <w:rStyle w:val="FootnoteReference"/>
        </w:rPr>
        <w:footnoteRef/>
      </w:r>
      <w:r>
        <w:t xml:space="preserve"> Acts 7:60</w:t>
      </w:r>
    </w:p>
  </w:footnote>
  <w:footnote w:id="450">
    <w:p w:rsidR="00463A2B" w:rsidRDefault="00463A2B" w:rsidP="006B061A">
      <w:pPr>
        <w:pStyle w:val="Footnote0"/>
      </w:pPr>
      <w:r>
        <w:rPr>
          <w:rStyle w:val="FootnoteReference"/>
        </w:rPr>
        <w:footnoteRef/>
      </w:r>
      <w:r>
        <w:t xml:space="preserve"> Literally “virgin monastic”. The traditional English term for a female monastic is not “nun”, but “virgin”.</w:t>
      </w:r>
    </w:p>
  </w:footnote>
  <w:footnote w:id="451">
    <w:p w:rsidR="00463A2B" w:rsidRDefault="00463A2B">
      <w:pPr>
        <w:pStyle w:val="footnote"/>
        <w:rPr>
          <w:ins w:id="930" w:author="Brett Slote" w:date="2011-07-21T19:13:00Z"/>
        </w:rPr>
        <w:pPrChange w:id="931" w:author="Brett Slote" w:date="2011-07-21T20:05:00Z">
          <w:pPr>
            <w:pStyle w:val="FootnoteText"/>
          </w:pPr>
        </w:pPrChange>
      </w:pPr>
      <w:ins w:id="932" w:author="Brett Slote" w:date="2011-07-21T19:13:00Z">
        <w:r>
          <w:rPr>
            <w:rStyle w:val="FootnoteReference"/>
          </w:rPr>
          <w:footnoteRef/>
        </w:r>
        <w:r>
          <w:t xml:space="preserve"> Numbers 12:7-8</w:t>
        </w:r>
      </w:ins>
    </w:p>
  </w:footnote>
  <w:footnote w:id="452">
    <w:p w:rsidR="00463A2B" w:rsidRDefault="00463A2B">
      <w:pPr>
        <w:pStyle w:val="footnote"/>
        <w:rPr>
          <w:ins w:id="933" w:author="Brett Slote" w:date="2011-07-21T19:13:00Z"/>
        </w:rPr>
        <w:pPrChange w:id="934" w:author="Brett Slote" w:date="2011-07-21T20:05:00Z">
          <w:pPr>
            <w:pStyle w:val="FootnoteText"/>
          </w:pPr>
        </w:pPrChange>
      </w:pPr>
      <w:ins w:id="935" w:author="Brett Slote" w:date="2011-07-21T19:13:00Z">
        <w:r>
          <w:rPr>
            <w:rStyle w:val="FootnoteReference"/>
          </w:rPr>
          <w:footnoteRef/>
        </w:r>
        <w:r>
          <w:t xml:space="preserve"> Exodus 28:1</w:t>
        </w:r>
      </w:ins>
    </w:p>
  </w:footnote>
  <w:footnote w:id="453">
    <w:p w:rsidR="00463A2B" w:rsidRDefault="00463A2B">
      <w:pPr>
        <w:pStyle w:val="footnote"/>
        <w:rPr>
          <w:ins w:id="936" w:author="Brett Slote" w:date="2011-07-21T19:13:00Z"/>
        </w:rPr>
        <w:pPrChange w:id="937" w:author="Brett Slote" w:date="2011-07-21T20:05:00Z">
          <w:pPr>
            <w:pStyle w:val="FootnoteText"/>
          </w:pPr>
        </w:pPrChange>
      </w:pPr>
      <w:ins w:id="938" w:author="Brett Slote" w:date="2011-07-21T19:13:00Z">
        <w:r>
          <w:rPr>
            <w:rStyle w:val="FootnoteReference"/>
          </w:rPr>
          <w:footnoteRef/>
        </w:r>
        <w:r>
          <w:t xml:space="preserve"> Matthew 16:18</w:t>
        </w:r>
      </w:ins>
    </w:p>
  </w:footnote>
  <w:footnote w:id="454">
    <w:p w:rsidR="00463A2B" w:rsidRDefault="00463A2B">
      <w:pPr>
        <w:pStyle w:val="footnote"/>
        <w:rPr>
          <w:ins w:id="940" w:author="Brett Slote" w:date="2011-07-21T19:13:00Z"/>
        </w:rPr>
        <w:pPrChange w:id="941" w:author="Brett Slote" w:date="2011-07-21T20:05:00Z">
          <w:pPr>
            <w:pStyle w:val="FootnoteText"/>
          </w:pPr>
        </w:pPrChange>
      </w:pPr>
      <w:ins w:id="942" w:author="Brett Slote" w:date="2011-07-21T19:13:00Z">
        <w:r>
          <w:rPr>
            <w:rStyle w:val="FootnoteReference"/>
          </w:rPr>
          <w:footnoteRef/>
        </w:r>
        <w:r>
          <w:t xml:space="preserve"> Psalms 110:4, Hebrews 5:6,10</w:t>
        </w:r>
      </w:ins>
    </w:p>
  </w:footnote>
  <w:footnote w:id="455">
    <w:p w:rsidR="00463A2B" w:rsidRDefault="00463A2B">
      <w:pPr>
        <w:pStyle w:val="FootnoteText"/>
      </w:pPr>
      <w:r>
        <w:rPr>
          <w:rStyle w:val="FootnoteReference"/>
        </w:rPr>
        <w:footnoteRef/>
      </w:r>
      <w:r>
        <w:t xml:space="preserve"> Pope Dioscorus can but substituted here to use this doxology on his feast.</w:t>
      </w:r>
    </w:p>
  </w:footnote>
  <w:footnote w:id="456">
    <w:p w:rsidR="00463A2B" w:rsidRDefault="00463A2B" w:rsidP="003D4209">
      <w:pPr>
        <w:pStyle w:val="footnote"/>
      </w:pPr>
      <w:r>
        <w:rPr>
          <w:rStyle w:val="FootnoteReference"/>
        </w:rPr>
        <w:footnoteRef/>
      </w:r>
      <w:r>
        <w:t xml:space="preserve"> Dan 12:3</w:t>
      </w:r>
    </w:p>
  </w:footnote>
  <w:footnote w:id="457">
    <w:p w:rsidR="00463A2B" w:rsidRDefault="00463A2B" w:rsidP="003D4209">
      <w:pPr>
        <w:pStyle w:val="footnote"/>
      </w:pPr>
      <w:r>
        <w:rPr>
          <w:rStyle w:val="FootnoteReference"/>
        </w:rPr>
        <w:footnoteRef/>
      </w:r>
      <w:r>
        <w:t xml:space="preserve"> The Scetis Valley in Egypt, from which the word “ascetic” comes. Sheheet means “measure of the heart.”</w:t>
      </w:r>
    </w:p>
  </w:footnote>
  <w:footnote w:id="458">
    <w:p w:rsidR="00463A2B" w:rsidRDefault="00463A2B" w:rsidP="003D4209">
      <w:pPr>
        <w:pStyle w:val="footnote"/>
      </w:pPr>
      <w:r>
        <w:rPr>
          <w:rStyle w:val="FootnoteReference"/>
        </w:rPr>
        <w:footnoteRef/>
      </w:r>
      <w:r>
        <w:t xml:space="preserve"> Cf Lk 22:30, Mt</w:t>
      </w:r>
      <w:r w:rsidRPr="003D4209">
        <w:rPr>
          <w:rStyle w:val="footnoteChar"/>
        </w:rPr>
        <w:t xml:space="preserve"> </w:t>
      </w:r>
      <w:r>
        <w:t>19:20</w:t>
      </w:r>
    </w:p>
  </w:footnote>
  <w:footnote w:id="459">
    <w:p w:rsidR="00463A2B" w:rsidRDefault="00463A2B">
      <w:pPr>
        <w:pStyle w:val="FootnoteText"/>
      </w:pPr>
      <w:r>
        <w:rPr>
          <w:rStyle w:val="FootnoteReference"/>
        </w:rPr>
        <w:footnoteRef/>
      </w:r>
      <w:r>
        <w:t xml:space="preserve"> Rev 4:6</w:t>
      </w:r>
    </w:p>
  </w:footnote>
  <w:footnote w:id="460">
    <w:p w:rsidR="00463A2B" w:rsidRDefault="00463A2B" w:rsidP="00104A9B">
      <w:pPr>
        <w:pStyle w:val="FootnoteText"/>
        <w:rPr>
          <w:ins w:id="974" w:author="Brett Slote" w:date="2011-07-19T15:43:00Z"/>
        </w:rPr>
      </w:pPr>
      <w:ins w:id="975" w:author="Brett Slote" w:date="2011-07-19T15:43:00Z">
        <w:r>
          <w:rPr>
            <w:rStyle w:val="FootnoteReference"/>
          </w:rPr>
          <w:footnoteRef/>
        </w:r>
        <w:r>
          <w:t xml:space="preserve"> or supplications/intercessions</w:t>
        </w:r>
      </w:ins>
    </w:p>
  </w:footnote>
  <w:footnote w:id="461">
    <w:p w:rsidR="00463A2B" w:rsidRDefault="00463A2B">
      <w:pPr>
        <w:pStyle w:val="footnote"/>
        <w:rPr>
          <w:ins w:id="976" w:author="Brett Slote" w:date="2011-07-19T15:43:00Z"/>
        </w:rPr>
        <w:pPrChange w:id="977" w:author="Brett Slote" w:date="2011-07-21T19:56:00Z">
          <w:pPr>
            <w:pStyle w:val="FootnoteText"/>
          </w:pPr>
        </w:pPrChange>
      </w:pPr>
      <w:ins w:id="978" w:author="Brett Slote" w:date="2011-07-19T15:43:00Z">
        <w:r>
          <w:rPr>
            <w:rStyle w:val="FootnoteReference"/>
          </w:rPr>
          <w:footnoteRef/>
        </w:r>
        <w:r>
          <w:t xml:space="preserve"> Joel 3:13 – but I’m trying to remember something that says “the harvest is full and the wheat plentiful”</w:t>
        </w:r>
      </w:ins>
    </w:p>
  </w:footnote>
  <w:footnote w:id="462">
    <w:p w:rsidR="00463A2B" w:rsidRDefault="00463A2B">
      <w:pPr>
        <w:pStyle w:val="footnote"/>
        <w:rPr>
          <w:ins w:id="979" w:author="Brett Slote" w:date="2011-07-19T15:43:00Z"/>
          <w:rFonts w:ascii="Antonious" w:hAnsi="Antonious" w:cs="Antonious"/>
        </w:rPr>
        <w:pPrChange w:id="980" w:author="Brett Slote" w:date="2011-07-21T19:56:00Z">
          <w:pPr>
            <w:widowControl w:val="0"/>
            <w:autoSpaceDE w:val="0"/>
            <w:autoSpaceDN w:val="0"/>
            <w:adjustRightInd w:val="0"/>
          </w:pPr>
        </w:pPrChange>
      </w:pPr>
      <w:ins w:id="9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63">
    <w:p w:rsidR="00463A2B" w:rsidRDefault="00463A2B">
      <w:pPr>
        <w:pStyle w:val="FootnoteText"/>
      </w:pPr>
      <w:r>
        <w:rPr>
          <w:rStyle w:val="FootnoteReference"/>
        </w:rPr>
        <w:footnoteRef/>
      </w:r>
      <w:r>
        <w:t xml:space="preserve"> Rev 4:4</w:t>
      </w:r>
    </w:p>
  </w:footnote>
  <w:footnote w:id="464">
    <w:p w:rsidR="00463A2B" w:rsidRDefault="00463A2B">
      <w:pPr>
        <w:pStyle w:val="FootnoteText"/>
      </w:pPr>
      <w:r>
        <w:rPr>
          <w:rStyle w:val="FootnoteReference"/>
        </w:rPr>
        <w:footnoteRef/>
      </w:r>
      <w:r>
        <w:t xml:space="preserve"> Rev 5:8</w:t>
      </w:r>
    </w:p>
  </w:footnote>
  <w:footnote w:id="465">
    <w:p w:rsidR="00463A2B" w:rsidRPr="00C96A85" w:rsidRDefault="00463A2B">
      <w:pPr>
        <w:pStyle w:val="footnote"/>
        <w:rPr>
          <w:ins w:id="986" w:author="Brett Slote" w:date="2011-07-19T18:33:00Z"/>
        </w:rPr>
        <w:pPrChange w:id="987" w:author="Brett Slote" w:date="2011-07-21T19:58:00Z">
          <w:pPr>
            <w:pStyle w:val="FootnoteText"/>
          </w:pPr>
        </w:pPrChange>
      </w:pPr>
      <w:ins w:id="988" w:author="Brett Slote" w:date="2011-07-19T18:33:00Z">
        <w:r w:rsidRPr="00C96A85">
          <w:rPr>
            <w:rStyle w:val="FootnoteReference"/>
            <w:vertAlign w:val="baseline"/>
          </w:rPr>
          <w:footnoteRef/>
        </w:r>
        <w:r w:rsidRPr="00C96A85">
          <w:t xml:space="preserve"> Ephesians 6:11  (Literally: “all the girding”)</w:t>
        </w:r>
      </w:ins>
    </w:p>
  </w:footnote>
  <w:footnote w:id="466">
    <w:p w:rsidR="00463A2B" w:rsidRPr="00C96A85" w:rsidRDefault="00463A2B">
      <w:pPr>
        <w:pStyle w:val="footnote"/>
        <w:rPr>
          <w:ins w:id="991" w:author="Brett Slote" w:date="2011-07-19T18:34:00Z"/>
        </w:rPr>
        <w:pPrChange w:id="992" w:author="Brett Slote" w:date="2011-07-21T19:58:00Z">
          <w:pPr>
            <w:pStyle w:val="FootnoteText"/>
          </w:pPr>
        </w:pPrChange>
      </w:pPr>
      <w:ins w:id="993" w:author="Brett Slote" w:date="2011-07-19T18:34:00Z">
        <w:r>
          <w:rPr>
            <w:rStyle w:val="FootnoteReference"/>
          </w:rPr>
          <w:footnoteRef/>
        </w:r>
        <w:r>
          <w:t xml:space="preserve"> Col 3:1</w:t>
        </w:r>
      </w:ins>
    </w:p>
  </w:footnote>
  <w:footnote w:id="467">
    <w:p w:rsidR="00463A2B" w:rsidRDefault="00463A2B"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468">
    <w:p w:rsidR="00463A2B" w:rsidRDefault="00463A2B"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469">
    <w:p w:rsidR="00463A2B" w:rsidRDefault="00463A2B">
      <w:pPr>
        <w:pStyle w:val="footnote"/>
        <w:rPr>
          <w:ins w:id="1012" w:author="Brett Slote" w:date="2011-07-21T18:59:00Z"/>
          <w:color w:val="FF0000"/>
          <w:rPrChange w:id="1013" w:author="Brett Slote" w:date="2011-07-21T20:03:00Z">
            <w:rPr>
              <w:ins w:id="1014" w:author="Brett Slote" w:date="2011-07-21T18:59:00Z"/>
            </w:rPr>
          </w:rPrChange>
        </w:rPr>
        <w:pPrChange w:id="1015" w:author="Brett Slote" w:date="2011-07-21T20:03:00Z">
          <w:pPr>
            <w:pStyle w:val="FootnoteText"/>
          </w:pPr>
        </w:pPrChange>
      </w:pPr>
      <w:ins w:id="1016" w:author="Brett Slote" w:date="2011-07-21T18:59:00Z">
        <w:r w:rsidRPr="000C2C94">
          <w:rPr>
            <w:rStyle w:val="FootnoteReference"/>
            <w:color w:val="FF0000"/>
            <w:rPrChange w:id="1017" w:author="Brett Slote" w:date="2011-07-21T20:03:00Z">
              <w:rPr>
                <w:rStyle w:val="FootnoteReference"/>
              </w:rPr>
            </w:rPrChange>
          </w:rPr>
          <w:footnoteRef/>
        </w:r>
        <w:r w:rsidRPr="000C2C94">
          <w:rPr>
            <w:color w:val="FF0000"/>
            <w:rPrChange w:id="1018" w:author="Brett Slote" w:date="2011-07-21T20:03:00Z">
              <w:rPr>
                <w:vertAlign w:val="superscript"/>
              </w:rPr>
            </w:rPrChange>
          </w:rPr>
          <w:t xml:space="preserve"> Should decide on whether we’re going with Scete or Shiheet – Shiheet is easier to sing, but for now put “English” equivalents.</w:t>
        </w:r>
      </w:ins>
    </w:p>
  </w:footnote>
  <w:footnote w:id="470">
    <w:p w:rsidR="00463A2B" w:rsidRDefault="00463A2B">
      <w:pPr>
        <w:pStyle w:val="footnote"/>
        <w:rPr>
          <w:ins w:id="1019" w:author="Brett Slote" w:date="2011-07-21T19:00:00Z"/>
        </w:rPr>
        <w:pPrChange w:id="1020" w:author="Brett Slote" w:date="2011-07-21T20:03:00Z">
          <w:pPr>
            <w:pStyle w:val="FootnoteText"/>
          </w:pPr>
        </w:pPrChange>
      </w:pPr>
      <w:ins w:id="1021" w:author="Brett Slote" w:date="2011-07-21T19:00:00Z">
        <w:r>
          <w:rPr>
            <w:rStyle w:val="FootnoteReference"/>
          </w:rPr>
          <w:footnoteRef/>
        </w:r>
        <w:r>
          <w:t xml:space="preserve"> Need to do some research into the name of this man in English</w:t>
        </w:r>
      </w:ins>
    </w:p>
  </w:footnote>
  <w:footnote w:id="471">
    <w:p w:rsidR="00463A2B" w:rsidRDefault="00463A2B"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72">
    <w:p w:rsidR="00463A2B" w:rsidRDefault="00463A2B" w:rsidP="00073003">
      <w:pPr>
        <w:pStyle w:val="footnote"/>
      </w:pPr>
      <w:r>
        <w:rPr>
          <w:rStyle w:val="FootnoteReference"/>
        </w:rPr>
        <w:footnoteRef/>
      </w:r>
      <w:r>
        <w:t xml:space="preserve"> Revelation 7:2</w:t>
      </w:r>
    </w:p>
  </w:footnote>
  <w:footnote w:id="473">
    <w:p w:rsidR="00463A2B" w:rsidRDefault="00463A2B" w:rsidP="00073003">
      <w:pPr>
        <w:pStyle w:val="footnote"/>
      </w:pPr>
      <w:r>
        <w:rPr>
          <w:rStyle w:val="FootnoteReference"/>
        </w:rPr>
        <w:footnoteRef/>
      </w:r>
      <w:r>
        <w:t xml:space="preserve"> Revelation 7:3</w:t>
      </w:r>
    </w:p>
  </w:footnote>
  <w:footnote w:id="474">
    <w:p w:rsidR="00463A2B" w:rsidRDefault="00463A2B"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75">
    <w:p w:rsidR="00463A2B" w:rsidRDefault="00463A2B" w:rsidP="00BC160E">
      <w:pPr>
        <w:pStyle w:val="footnote"/>
      </w:pPr>
      <w:r>
        <w:rPr>
          <w:rStyle w:val="FootnoteReference"/>
        </w:rPr>
        <w:footnoteRef/>
      </w:r>
      <w:r>
        <w:t xml:space="preserve"> John 13:25</w:t>
      </w:r>
    </w:p>
  </w:footnote>
  <w:footnote w:id="476">
    <w:p w:rsidR="00463A2B" w:rsidRDefault="00463A2B" w:rsidP="00B53E05">
      <w:pPr>
        <w:pStyle w:val="footnote"/>
      </w:pPr>
      <w:r>
        <w:rPr>
          <w:rStyle w:val="FootnoteReference"/>
        </w:rPr>
        <w:footnoteRef/>
      </w:r>
      <w:r>
        <w:t xml:space="preserve"> Normally reserved for the Theotokos.</w:t>
      </w:r>
    </w:p>
  </w:footnote>
  <w:footnote w:id="477">
    <w:p w:rsidR="00463A2B" w:rsidRDefault="00463A2B" w:rsidP="00B53E05">
      <w:pPr>
        <w:pStyle w:val="footnote"/>
      </w:pPr>
      <w:r>
        <w:rPr>
          <w:rStyle w:val="FootnoteReference"/>
        </w:rPr>
        <w:footnoteRef/>
      </w:r>
      <w:r>
        <w:t xml:space="preserve"> The law of righteousness, not the Law of the Old Covenant.</w:t>
      </w:r>
    </w:p>
  </w:footnote>
  <w:footnote w:id="478">
    <w:p w:rsidR="00463A2B" w:rsidRDefault="00463A2B" w:rsidP="00662600">
      <w:pPr>
        <w:pStyle w:val="footnote"/>
      </w:pPr>
      <w:r>
        <w:rPr>
          <w:rStyle w:val="FootnoteReference"/>
        </w:rPr>
        <w:footnoteRef/>
      </w:r>
      <w:r>
        <w:t xml:space="preserve"> Or image</w:t>
      </w:r>
    </w:p>
  </w:footnote>
  <w:footnote w:id="479">
    <w:p w:rsidR="00463A2B" w:rsidRDefault="00463A2B">
      <w:pPr>
        <w:pStyle w:val="footnote"/>
        <w:rPr>
          <w:ins w:id="1060" w:author="Brett Slote" w:date="2011-07-21T18:57:00Z"/>
        </w:rPr>
        <w:pPrChange w:id="1061" w:author="Brett Slote" w:date="2011-07-21T20:03:00Z">
          <w:pPr>
            <w:pStyle w:val="FootnoteText"/>
          </w:pPr>
        </w:pPrChange>
      </w:pPr>
      <w:ins w:id="1062" w:author="Brett Slote" w:date="2011-07-21T18:57:00Z">
        <w:r>
          <w:rPr>
            <w:rStyle w:val="FootnoteReference"/>
          </w:rPr>
          <w:footnoteRef/>
        </w:r>
        <w:r>
          <w:t xml:space="preserve"> Colossians 3:14</w:t>
        </w:r>
      </w:ins>
    </w:p>
  </w:footnote>
  <w:footnote w:id="480">
    <w:p w:rsidR="00463A2B" w:rsidRDefault="00463A2B" w:rsidP="00E22010">
      <w:pPr>
        <w:pStyle w:val="footnote"/>
      </w:pPr>
      <w:r>
        <w:rPr>
          <w:rStyle w:val="FootnoteReference"/>
        </w:rPr>
        <w:footnoteRef/>
      </w:r>
      <w:r>
        <w:t xml:space="preserve"> 2 Tim 4:7</w:t>
      </w:r>
    </w:p>
  </w:footnote>
  <w:footnote w:id="481">
    <w:p w:rsidR="00463A2B" w:rsidRDefault="00463A2B" w:rsidP="00E22010">
      <w:pPr>
        <w:pStyle w:val="footnote"/>
      </w:pPr>
      <w:r>
        <w:rPr>
          <w:rStyle w:val="FootnoteReference"/>
        </w:rPr>
        <w:footnoteRef/>
      </w:r>
      <w:r>
        <w:t xml:space="preserve"> 2 Tim 4:8</w:t>
      </w:r>
    </w:p>
  </w:footnote>
  <w:footnote w:id="482">
    <w:p w:rsidR="00463A2B" w:rsidRDefault="00463A2B" w:rsidP="001779C0">
      <w:pPr>
        <w:pStyle w:val="footnote"/>
      </w:pPr>
      <w:r>
        <w:rPr>
          <w:rStyle w:val="FootnoteReference"/>
        </w:rPr>
        <w:footnoteRef/>
      </w:r>
      <w:r>
        <w:t xml:space="preserve"> Composed in Coptic and Arabic by H.G. Bishop Demetrius of Malawi circa A.D. 2000.</w:t>
      </w:r>
    </w:p>
  </w:footnote>
  <w:footnote w:id="483">
    <w:p w:rsidR="00463A2B" w:rsidRDefault="00463A2B"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84">
    <w:p w:rsidR="00463A2B" w:rsidRDefault="00463A2B">
      <w:pPr>
        <w:pStyle w:val="footnote"/>
        <w:rPr>
          <w:ins w:id="1083" w:author="Brett Slote" w:date="2011-07-21T18:45:00Z"/>
        </w:rPr>
        <w:pPrChange w:id="1084" w:author="Brett Slote" w:date="2011-07-21T20:01:00Z">
          <w:pPr>
            <w:pStyle w:val="FootnoteText"/>
          </w:pPr>
        </w:pPrChange>
      </w:pPr>
      <w:ins w:id="1085" w:author="Brett Slote" w:date="2011-07-21T18:45:00Z">
        <w:r>
          <w:rPr>
            <w:rStyle w:val="FootnoteReference"/>
          </w:rPr>
          <w:footnoteRef/>
        </w:r>
        <w:r>
          <w:t xml:space="preserve"> Daniel 12:3</w:t>
        </w:r>
      </w:ins>
    </w:p>
  </w:footnote>
  <w:footnote w:id="485">
    <w:p w:rsidR="00463A2B" w:rsidRDefault="00463A2B">
      <w:pPr>
        <w:pStyle w:val="footnote"/>
        <w:rPr>
          <w:ins w:id="1086" w:author="Brett Slote" w:date="2011-07-21T18:46:00Z"/>
        </w:rPr>
        <w:pPrChange w:id="1087" w:author="Brett Slote" w:date="2011-07-21T20:01:00Z">
          <w:pPr>
            <w:pStyle w:val="FootnoteText"/>
          </w:pPr>
        </w:pPrChange>
      </w:pPr>
      <w:ins w:id="1088" w:author="Brett Slote" w:date="2011-07-21T18:46:00Z">
        <w:r>
          <w:rPr>
            <w:rStyle w:val="FootnoteReference"/>
          </w:rPr>
          <w:footnoteRef/>
        </w:r>
        <w:r>
          <w:t xml:space="preserve"> Literally: all you monastic folk</w:t>
        </w:r>
      </w:ins>
    </w:p>
  </w:footnote>
  <w:footnote w:id="486">
    <w:p w:rsidR="00463A2B" w:rsidRDefault="00463A2B">
      <w:pPr>
        <w:pStyle w:val="FootnoteText"/>
      </w:pPr>
      <w:r>
        <w:rPr>
          <w:rStyle w:val="FootnoteReference"/>
        </w:rPr>
        <w:footnoteRef/>
      </w:r>
      <w:r>
        <w:t xml:space="preserve"> Published by Abouna Matta El-Maskeen of St. Macarius’ Monastery.</w:t>
      </w:r>
    </w:p>
  </w:footnote>
  <w:footnote w:id="487">
    <w:p w:rsidR="00463A2B" w:rsidRDefault="00463A2B" w:rsidP="00670C79">
      <w:pPr>
        <w:pStyle w:val="footnote"/>
      </w:pPr>
      <w:r>
        <w:rPr>
          <w:rStyle w:val="FootnoteReference"/>
        </w:rPr>
        <w:footnoteRef/>
      </w:r>
      <w:r>
        <w:t xml:space="preserve"> Modern day Ethiopia and Eritrea.</w:t>
      </w:r>
    </w:p>
  </w:footnote>
  <w:footnote w:id="488">
    <w:p w:rsidR="00463A2B" w:rsidRDefault="00463A2B" w:rsidP="0047441D">
      <w:pPr>
        <w:pStyle w:val="footnote"/>
      </w:pPr>
      <w:r>
        <w:rPr>
          <w:rStyle w:val="FootnoteReference"/>
        </w:rPr>
        <w:footnoteRef/>
      </w:r>
      <w:r>
        <w:t xml:space="preserve"> St. F</w:t>
      </w:r>
      <w:r w:rsidRPr="006422C6">
        <w:t>rumentius</w:t>
      </w:r>
      <w:r>
        <w:t>, whom the Ethiopians called “Abune Selama.”</w:t>
      </w:r>
    </w:p>
  </w:footnote>
  <w:footnote w:id="489">
    <w:p w:rsidR="00463A2B" w:rsidRDefault="00463A2B">
      <w:pPr>
        <w:pStyle w:val="footnote"/>
        <w:rPr>
          <w:ins w:id="1111" w:author="Brett Slote" w:date="2011-07-21T19:11:00Z"/>
        </w:rPr>
        <w:pPrChange w:id="1112" w:author="Brett Slote" w:date="2011-07-21T20:05:00Z">
          <w:pPr>
            <w:pStyle w:val="FootnoteText"/>
          </w:pPr>
        </w:pPrChange>
      </w:pPr>
      <w:ins w:id="1113" w:author="Brett Slote" w:date="2011-07-21T19:11:00Z">
        <w:r>
          <w:rPr>
            <w:rStyle w:val="FootnoteReference"/>
          </w:rPr>
          <w:footnoteRef/>
        </w:r>
        <w:r>
          <w:t xml:space="preserve"> Psalm 41:1</w:t>
        </w:r>
      </w:ins>
    </w:p>
  </w:footnote>
  <w:footnote w:id="490">
    <w:p w:rsidR="00463A2B" w:rsidRDefault="00463A2B"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91">
    <w:p w:rsidR="00463A2B" w:rsidRDefault="00463A2B"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492">
    <w:p w:rsidR="00463A2B" w:rsidRDefault="00463A2B"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93">
    <w:p w:rsidR="00463A2B" w:rsidRDefault="00463A2B" w:rsidP="006D27E4">
      <w:pPr>
        <w:pStyle w:val="Footnote0"/>
      </w:pPr>
      <w:r>
        <w:rPr>
          <w:rStyle w:val="FootnoteReference"/>
        </w:rPr>
        <w:footnoteRef/>
      </w:r>
      <w:r>
        <w:t xml:space="preserve"> In modern day Libya</w:t>
      </w:r>
    </w:p>
  </w:footnote>
  <w:footnote w:id="494">
    <w:p w:rsidR="00463A2B" w:rsidRDefault="00463A2B">
      <w:pPr>
        <w:pStyle w:val="footnote"/>
        <w:rPr>
          <w:ins w:id="1119" w:author="Brett Slote" w:date="2011-07-21T18:49:00Z"/>
        </w:rPr>
        <w:pPrChange w:id="1120" w:author="Brett Slote" w:date="2011-07-21T20:02:00Z">
          <w:pPr>
            <w:pStyle w:val="FootnoteText"/>
          </w:pPr>
        </w:pPrChange>
      </w:pPr>
      <w:ins w:id="1121" w:author="Brett Slote" w:date="2011-07-21T18:49:00Z">
        <w:r>
          <w:rPr>
            <w:rStyle w:val="FootnoteReference"/>
          </w:rPr>
          <w:footnoteRef/>
        </w:r>
        <w:r>
          <w:t xml:space="preserve"> Note that </w:t>
        </w:r>
        <w:r w:rsidRPr="000C2C94">
          <w:rPr>
            <w:rFonts w:ascii="CS Avva Shenouda" w:hAnsi="CS Avva Shenouda"/>
            <w:rPrChange w:id="1122" w:author="Brett Slote" w:date="2011-07-21T20:02:00Z">
              <w:rPr>
                <w:rFonts w:ascii="Antonious Normal" w:hAnsi="Antonious Normal"/>
              </w:rPr>
            </w:rPrChange>
          </w:rPr>
          <w:t>twou</w:t>
        </w:r>
        <w:r>
          <w:t xml:space="preserve"> is used as mountain and desert interchangeably in Coptic monastic literature</w:t>
        </w:r>
      </w:ins>
    </w:p>
  </w:footnote>
  <w:footnote w:id="495">
    <w:p w:rsidR="00463A2B" w:rsidRDefault="00463A2B">
      <w:pPr>
        <w:pStyle w:val="footnote"/>
        <w:rPr>
          <w:ins w:id="1123" w:author="Brett Slote" w:date="2011-07-21T18:50:00Z"/>
        </w:rPr>
        <w:pPrChange w:id="1124" w:author="Brett Slote" w:date="2011-07-21T20:02:00Z">
          <w:pPr>
            <w:pStyle w:val="FootnoteText"/>
          </w:pPr>
        </w:pPrChange>
      </w:pPr>
      <w:ins w:id="1125" w:author="Brett Slote" w:date="2011-07-21T18:50:00Z">
        <w:r>
          <w:rPr>
            <w:rStyle w:val="FootnoteReference"/>
          </w:rPr>
          <w:footnoteRef/>
        </w:r>
        <w:r>
          <w:t xml:space="preserve"> US book has “travails of torment” – but it’s not possessive.</w:t>
        </w:r>
      </w:ins>
    </w:p>
  </w:footnote>
  <w:footnote w:id="496">
    <w:p w:rsidR="00463A2B" w:rsidRDefault="00463A2B">
      <w:pPr>
        <w:pStyle w:val="footnote"/>
        <w:rPr>
          <w:ins w:id="1126" w:author="Brett Slote" w:date="2011-07-21T18:49:00Z"/>
        </w:rPr>
        <w:pPrChange w:id="1127" w:author="Brett Slote" w:date="2011-07-21T20:02:00Z">
          <w:pPr>
            <w:pStyle w:val="FootnoteText"/>
          </w:pPr>
        </w:pPrChange>
      </w:pPr>
      <w:ins w:id="1128" w:author="Brett Slote" w:date="2011-07-21T18:49:00Z">
        <w:r>
          <w:rPr>
            <w:rStyle w:val="FootnoteReference"/>
          </w:rPr>
          <w:footnoteRef/>
        </w:r>
        <w:r>
          <w:t xml:space="preserve"> 1 Peter 1:4</w:t>
        </w:r>
      </w:ins>
    </w:p>
  </w:footnote>
  <w:footnote w:id="497">
    <w:p w:rsidR="00463A2B" w:rsidRDefault="00463A2B" w:rsidP="00E77C68">
      <w:pPr>
        <w:pStyle w:val="footnote"/>
      </w:pPr>
      <w:r>
        <w:rPr>
          <w:rStyle w:val="FootnoteReference"/>
        </w:rPr>
        <w:footnoteRef/>
      </w:r>
      <w:r>
        <w:t xml:space="preserve"> The Coptic has “Three names, one God,” which is the heresy of modalism, and certainly was not said at Ephesus.</w:t>
      </w:r>
    </w:p>
  </w:footnote>
  <w:footnote w:id="498">
    <w:p w:rsidR="00463A2B" w:rsidRDefault="00463A2B" w:rsidP="00E77C68">
      <w:pPr>
        <w:pStyle w:val="footnote"/>
      </w:pPr>
      <w:r>
        <w:rPr>
          <w:rStyle w:val="FootnoteReference"/>
        </w:rPr>
        <w:footnoteRef/>
      </w:r>
      <w:r>
        <w:t xml:space="preserve"> This line is heretical.</w:t>
      </w:r>
    </w:p>
  </w:footnote>
  <w:footnote w:id="499">
    <w:p w:rsidR="00463A2B" w:rsidRDefault="00463A2B">
      <w:pPr>
        <w:pStyle w:val="footnote"/>
        <w:rPr>
          <w:ins w:id="1144" w:author="Brett Slote" w:date="2011-07-21T18:55:00Z"/>
        </w:rPr>
        <w:pPrChange w:id="1145" w:author="Brett Slote" w:date="2011-07-21T20:02:00Z">
          <w:pPr>
            <w:pStyle w:val="FootnoteText"/>
          </w:pPr>
        </w:pPrChange>
      </w:pPr>
      <w:ins w:id="1146" w:author="Brett Slote" w:date="2011-07-21T18:55:00Z">
        <w:r>
          <w:rPr>
            <w:rStyle w:val="FootnoteReference"/>
          </w:rPr>
          <w:footnoteRef/>
        </w:r>
        <w:r>
          <w:t xml:space="preserve"> Hallow or consecrate – this was, according to a tradition, when he formerly became an archimandrite</w:t>
        </w:r>
      </w:ins>
    </w:p>
  </w:footnote>
  <w:footnote w:id="500">
    <w:p w:rsidR="00463A2B" w:rsidRPr="00FB36D8" w:rsidRDefault="00463A2B">
      <w:pPr>
        <w:pStyle w:val="footnote"/>
        <w:rPr>
          <w:ins w:id="1147" w:author="Brett Slote" w:date="2011-07-21T18:52:00Z"/>
        </w:rPr>
        <w:pPrChange w:id="1148" w:author="Brett Slote" w:date="2011-07-21T20:02:00Z">
          <w:pPr/>
        </w:pPrChange>
      </w:pPr>
      <w:ins w:id="1149" w:author="Brett Slote" w:date="2011-07-21T18:52:00Z">
        <w:r w:rsidRPr="00FB36D8">
          <w:rPr>
            <w:rStyle w:val="FootnoteReference"/>
            <w:vertAlign w:val="baseline"/>
          </w:rPr>
          <w:footnoteRef/>
        </w:r>
        <w:r w:rsidRPr="00FB36D8">
          <w:t xml:space="preserve"> This line is literally “because the hope of the good”</w:t>
        </w:r>
      </w:ins>
    </w:p>
  </w:footnote>
  <w:footnote w:id="501">
    <w:p w:rsidR="00463A2B" w:rsidRDefault="00463A2B">
      <w:pPr>
        <w:pStyle w:val="footnote"/>
        <w:rPr>
          <w:ins w:id="1150" w:author="Brett Slote" w:date="2011-07-21T18:52:00Z"/>
          <w:rFonts w:ascii="CS Avva Shenouda" w:hAnsi="CS Avva Shenouda"/>
          <w:color w:val="FF0000"/>
          <w:rPrChange w:id="1151" w:author="Brett Slote" w:date="2011-07-21T20:02:00Z">
            <w:rPr>
              <w:ins w:id="1152" w:author="Brett Slote" w:date="2011-07-21T18:52:00Z"/>
              <w:color w:val="FF0000"/>
            </w:rPr>
          </w:rPrChange>
        </w:rPr>
        <w:pPrChange w:id="1153" w:author="Brett Slote" w:date="2011-07-21T20:02:00Z">
          <w:pPr/>
        </w:pPrChange>
      </w:pPr>
      <w:ins w:id="1154" w:author="Brett Slote" w:date="2011-07-21T18:52:00Z">
        <w:r w:rsidRPr="00FB36D8">
          <w:rPr>
            <w:rStyle w:val="FootnoteReference"/>
            <w:vertAlign w:val="baseline"/>
          </w:rPr>
          <w:footnoteRef/>
        </w:r>
        <w:r w:rsidRPr="00FB36D8">
          <w:t xml:space="preserve"> </w:t>
        </w:r>
        <w:r w:rsidRPr="00FB36D8">
          <w:rPr>
            <w:rPrChange w:id="1155" w:author="Brett Slote" w:date="2011-07-21T20:02:00Z">
              <w:rPr>
                <w:rFonts w:ascii="Antonious Normal" w:hAnsi="Antonious Normal"/>
                <w:color w:val="FF0000"/>
              </w:rPr>
            </w:rPrChange>
          </w:rPr>
          <w:t>qen hanhwd/ nem han'almoc</w:t>
        </w:r>
      </w:ins>
    </w:p>
  </w:footnote>
  <w:footnote w:id="502">
    <w:p w:rsidR="00463A2B" w:rsidRDefault="00463A2B">
      <w:pPr>
        <w:pStyle w:val="FootnoteText"/>
      </w:pPr>
      <w:r>
        <w:rPr>
          <w:rStyle w:val="FootnoteReference"/>
        </w:rPr>
        <w:footnoteRef/>
      </w:r>
      <w:r>
        <w:t xml:space="preserve"> Matthew 1:20</w:t>
      </w:r>
    </w:p>
  </w:footnote>
  <w:footnote w:id="503">
    <w:p w:rsidR="00463A2B" w:rsidRDefault="00463A2B">
      <w:pPr>
        <w:pStyle w:val="footnote"/>
        <w:rPr>
          <w:ins w:id="1170" w:author="Brett Slote" w:date="2011-07-21T19:04:00Z"/>
        </w:rPr>
        <w:pPrChange w:id="1171" w:author="Brett Slote" w:date="2011-07-21T20:04:00Z">
          <w:pPr>
            <w:pStyle w:val="FootnoteText"/>
          </w:pPr>
        </w:pPrChange>
      </w:pPr>
      <w:ins w:id="1172" w:author="Brett Slote" w:date="2011-07-21T19:04:00Z">
        <w:r>
          <w:rPr>
            <w:rStyle w:val="FootnoteReference"/>
          </w:rPr>
          <w:footnoteRef/>
        </w:r>
        <w:r>
          <w:t xml:space="preserve"> literal is disregarded</w:t>
        </w:r>
      </w:ins>
    </w:p>
  </w:footnote>
  <w:footnote w:id="504">
    <w:p w:rsidR="00463A2B" w:rsidRDefault="00463A2B">
      <w:pPr>
        <w:pStyle w:val="FootnoteText"/>
      </w:pPr>
      <w:r>
        <w:rPr>
          <w:rStyle w:val="FootnoteReference"/>
        </w:rPr>
        <w:footnoteRef/>
      </w:r>
      <w:r>
        <w:t xml:space="preserve"> Ps 8:2</w:t>
      </w:r>
    </w:p>
  </w:footnote>
  <w:footnote w:id="505">
    <w:p w:rsidR="00463A2B" w:rsidRPr="000C76BB" w:rsidRDefault="00463A2B"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06">
    <w:p w:rsidR="00463A2B" w:rsidRDefault="00463A2B">
      <w:pPr>
        <w:pStyle w:val="FootnoteText"/>
      </w:pPr>
      <w:r>
        <w:rPr>
          <w:rStyle w:val="FootnoteReference"/>
        </w:rPr>
        <w:footnoteRef/>
      </w:r>
      <w:r>
        <w:t xml:space="preserve"> Matthew 28:6</w:t>
      </w:r>
    </w:p>
  </w:footnote>
  <w:footnote w:id="507">
    <w:p w:rsidR="00463A2B" w:rsidRDefault="00463A2B">
      <w:pPr>
        <w:pStyle w:val="FootnoteText"/>
      </w:pPr>
      <w:r>
        <w:rPr>
          <w:rStyle w:val="FootnoteReference"/>
        </w:rPr>
        <w:footnoteRef/>
      </w:r>
      <w:r>
        <w:t xml:space="preserve"> Matthew 28:7,6</w:t>
      </w:r>
    </w:p>
  </w:footnote>
  <w:footnote w:id="508">
    <w:p w:rsidR="00463A2B" w:rsidRDefault="00463A2B">
      <w:pPr>
        <w:pStyle w:val="FootnoteText"/>
      </w:pPr>
      <w:r>
        <w:rPr>
          <w:rStyle w:val="FootnoteReference"/>
        </w:rPr>
        <w:footnoteRef/>
      </w:r>
      <w:r>
        <w:t xml:space="preserve"> Matthew 28:7</w:t>
      </w:r>
    </w:p>
  </w:footnote>
  <w:footnote w:id="509">
    <w:p w:rsidR="00463A2B" w:rsidRDefault="00463A2B">
      <w:pPr>
        <w:pStyle w:val="FootnoteText"/>
      </w:pPr>
      <w:r>
        <w:rPr>
          <w:rStyle w:val="FootnoteReference"/>
        </w:rPr>
        <w:footnoteRef/>
      </w:r>
      <w:r>
        <w:t xml:space="preserve"> John 20:27</w:t>
      </w:r>
    </w:p>
  </w:footnote>
  <w:footnote w:id="510">
    <w:p w:rsidR="00463A2B" w:rsidRDefault="00463A2B">
      <w:pPr>
        <w:pStyle w:val="FootnoteText"/>
      </w:pPr>
      <w:r>
        <w:rPr>
          <w:rStyle w:val="FootnoteReference"/>
        </w:rPr>
        <w:footnoteRef/>
      </w:r>
      <w:r>
        <w:t xml:space="preserve"> John 20:28</w:t>
      </w:r>
    </w:p>
  </w:footnote>
  <w:footnote w:id="511">
    <w:p w:rsidR="00463A2B" w:rsidRDefault="00463A2B">
      <w:pPr>
        <w:pStyle w:val="FootnoteText"/>
      </w:pPr>
      <w:r>
        <w:rPr>
          <w:rStyle w:val="FootnoteReference"/>
        </w:rPr>
        <w:footnoteRef/>
      </w:r>
      <w:r>
        <w:t xml:space="preserve"> John 20:29</w:t>
      </w:r>
    </w:p>
  </w:footnote>
  <w:footnote w:id="512">
    <w:p w:rsidR="00463A2B" w:rsidRDefault="00463A2B">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A2B" w:rsidRPr="00536AB2" w:rsidRDefault="00463A2B" w:rsidP="002F1229">
    <w:pPr>
      <w:pStyle w:val="Header"/>
      <w:tabs>
        <w:tab w:val="clear" w:pos="4680"/>
        <w:tab w:val="clear" w:pos="9360"/>
        <w:tab w:val="center" w:pos="3510"/>
        <w:tab w:val="right" w:pos="7020"/>
      </w:tabs>
      <w:spacing w:line="480" w:lineRule="auto"/>
      <w:rPr>
        <w:rStyle w:val="myHeaderChar"/>
      </w:rP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A2B" w:rsidRPr="00536AB2" w:rsidRDefault="00463A2B" w:rsidP="002F1229">
    <w:pPr>
      <w:pStyle w:val="Header"/>
      <w:tabs>
        <w:tab w:val="clear" w:pos="4680"/>
        <w:tab w:val="clear" w:pos="9360"/>
        <w:tab w:val="center" w:pos="3510"/>
        <w:tab w:val="right" w:pos="7020"/>
      </w:tabs>
      <w:spacing w:line="480" w:lineRule="auto"/>
      <w:rPr>
        <w:rStyle w:val="myHeaderChar"/>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A2B" w:rsidRPr="00536AB2" w:rsidRDefault="00463A2B" w:rsidP="002F1229">
    <w:pPr>
      <w:pStyle w:val="Header"/>
      <w:tabs>
        <w:tab w:val="clear" w:pos="4680"/>
        <w:tab w:val="clear" w:pos="9360"/>
        <w:tab w:val="center" w:pos="3510"/>
        <w:tab w:val="right" w:pos="7020"/>
      </w:tabs>
      <w:spacing w:line="480" w:lineRule="auto"/>
      <w:rPr>
        <w:rStyle w:val="myHeaderChar"/>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74A5"/>
    <w:rsid w:val="000278EC"/>
    <w:rsid w:val="00027E5B"/>
    <w:rsid w:val="00032280"/>
    <w:rsid w:val="00035647"/>
    <w:rsid w:val="00042555"/>
    <w:rsid w:val="0004278F"/>
    <w:rsid w:val="00042E9B"/>
    <w:rsid w:val="0004345A"/>
    <w:rsid w:val="00046257"/>
    <w:rsid w:val="00047140"/>
    <w:rsid w:val="00050534"/>
    <w:rsid w:val="00057E53"/>
    <w:rsid w:val="0006025B"/>
    <w:rsid w:val="0006697F"/>
    <w:rsid w:val="00071107"/>
    <w:rsid w:val="00071464"/>
    <w:rsid w:val="00072285"/>
    <w:rsid w:val="00072324"/>
    <w:rsid w:val="00073003"/>
    <w:rsid w:val="00073574"/>
    <w:rsid w:val="00075B6A"/>
    <w:rsid w:val="00075EAD"/>
    <w:rsid w:val="00077C52"/>
    <w:rsid w:val="000847B6"/>
    <w:rsid w:val="00087FCC"/>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41D0"/>
    <w:rsid w:val="00137929"/>
    <w:rsid w:val="0014584F"/>
    <w:rsid w:val="00154D4E"/>
    <w:rsid w:val="00160C25"/>
    <w:rsid w:val="00160DE3"/>
    <w:rsid w:val="00161998"/>
    <w:rsid w:val="00163A7A"/>
    <w:rsid w:val="0016512E"/>
    <w:rsid w:val="001654B8"/>
    <w:rsid w:val="0016662B"/>
    <w:rsid w:val="00166B35"/>
    <w:rsid w:val="0016784B"/>
    <w:rsid w:val="00173F9C"/>
    <w:rsid w:val="001779C0"/>
    <w:rsid w:val="001822EB"/>
    <w:rsid w:val="001834E6"/>
    <w:rsid w:val="00192066"/>
    <w:rsid w:val="001923BE"/>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0DFD"/>
    <w:rsid w:val="002245DB"/>
    <w:rsid w:val="00224925"/>
    <w:rsid w:val="002315D6"/>
    <w:rsid w:val="00231798"/>
    <w:rsid w:val="00232EAB"/>
    <w:rsid w:val="00232F08"/>
    <w:rsid w:val="00233501"/>
    <w:rsid w:val="00234DAF"/>
    <w:rsid w:val="00235C40"/>
    <w:rsid w:val="00236E2B"/>
    <w:rsid w:val="002411ED"/>
    <w:rsid w:val="00243F73"/>
    <w:rsid w:val="00251DB9"/>
    <w:rsid w:val="00253C5F"/>
    <w:rsid w:val="00253DD3"/>
    <w:rsid w:val="00254945"/>
    <w:rsid w:val="00257627"/>
    <w:rsid w:val="00257A38"/>
    <w:rsid w:val="002631A9"/>
    <w:rsid w:val="00267F42"/>
    <w:rsid w:val="00274233"/>
    <w:rsid w:val="002904CF"/>
    <w:rsid w:val="002922F9"/>
    <w:rsid w:val="002A0A20"/>
    <w:rsid w:val="002A4D37"/>
    <w:rsid w:val="002B038E"/>
    <w:rsid w:val="002B0C7C"/>
    <w:rsid w:val="002C2599"/>
    <w:rsid w:val="002D09C5"/>
    <w:rsid w:val="002D1484"/>
    <w:rsid w:val="002D610D"/>
    <w:rsid w:val="002D678B"/>
    <w:rsid w:val="002D71F0"/>
    <w:rsid w:val="002E06A7"/>
    <w:rsid w:val="002E0709"/>
    <w:rsid w:val="002E365D"/>
    <w:rsid w:val="002E4881"/>
    <w:rsid w:val="002E495E"/>
    <w:rsid w:val="002E5DB0"/>
    <w:rsid w:val="002E67A0"/>
    <w:rsid w:val="002F106A"/>
    <w:rsid w:val="002F1229"/>
    <w:rsid w:val="002F1988"/>
    <w:rsid w:val="002F1C09"/>
    <w:rsid w:val="002F7CF2"/>
    <w:rsid w:val="003032D8"/>
    <w:rsid w:val="0030497C"/>
    <w:rsid w:val="00305E1E"/>
    <w:rsid w:val="00306181"/>
    <w:rsid w:val="0031014B"/>
    <w:rsid w:val="0031634B"/>
    <w:rsid w:val="00316961"/>
    <w:rsid w:val="003204E4"/>
    <w:rsid w:val="003209AF"/>
    <w:rsid w:val="00321264"/>
    <w:rsid w:val="00325916"/>
    <w:rsid w:val="00326024"/>
    <w:rsid w:val="00330C24"/>
    <w:rsid w:val="00332876"/>
    <w:rsid w:val="00336FAA"/>
    <w:rsid w:val="00343753"/>
    <w:rsid w:val="00343C20"/>
    <w:rsid w:val="00345655"/>
    <w:rsid w:val="003457C0"/>
    <w:rsid w:val="00345FE6"/>
    <w:rsid w:val="00345FED"/>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B7C"/>
    <w:rsid w:val="0039635A"/>
    <w:rsid w:val="003B0313"/>
    <w:rsid w:val="003B4CB7"/>
    <w:rsid w:val="003C3DAA"/>
    <w:rsid w:val="003C7D3F"/>
    <w:rsid w:val="003D4209"/>
    <w:rsid w:val="003D520A"/>
    <w:rsid w:val="003D6CE4"/>
    <w:rsid w:val="003E30B1"/>
    <w:rsid w:val="003E70F4"/>
    <w:rsid w:val="003E7329"/>
    <w:rsid w:val="003F1C4C"/>
    <w:rsid w:val="003F614F"/>
    <w:rsid w:val="00411441"/>
    <w:rsid w:val="00416092"/>
    <w:rsid w:val="00420011"/>
    <w:rsid w:val="00420CFA"/>
    <w:rsid w:val="004278F5"/>
    <w:rsid w:val="00430630"/>
    <w:rsid w:val="00431ABD"/>
    <w:rsid w:val="00434A64"/>
    <w:rsid w:val="00435BD3"/>
    <w:rsid w:val="00436BDD"/>
    <w:rsid w:val="00437FBE"/>
    <w:rsid w:val="004443C1"/>
    <w:rsid w:val="00447CAB"/>
    <w:rsid w:val="004512C4"/>
    <w:rsid w:val="00453724"/>
    <w:rsid w:val="004537C7"/>
    <w:rsid w:val="0045450A"/>
    <w:rsid w:val="004568B8"/>
    <w:rsid w:val="0046338D"/>
    <w:rsid w:val="00463A2B"/>
    <w:rsid w:val="0046481B"/>
    <w:rsid w:val="00472C36"/>
    <w:rsid w:val="00473009"/>
    <w:rsid w:val="00474242"/>
    <w:rsid w:val="0047441D"/>
    <w:rsid w:val="004750F8"/>
    <w:rsid w:val="00481AE5"/>
    <w:rsid w:val="00484AEF"/>
    <w:rsid w:val="00487B43"/>
    <w:rsid w:val="00494FE4"/>
    <w:rsid w:val="00495F1A"/>
    <w:rsid w:val="0049637C"/>
    <w:rsid w:val="00496723"/>
    <w:rsid w:val="004A1F5C"/>
    <w:rsid w:val="004A323C"/>
    <w:rsid w:val="004A51E7"/>
    <w:rsid w:val="004B3CE3"/>
    <w:rsid w:val="004B7C80"/>
    <w:rsid w:val="004C0CA2"/>
    <w:rsid w:val="004C259F"/>
    <w:rsid w:val="004C7925"/>
    <w:rsid w:val="004C7F73"/>
    <w:rsid w:val="004D20FB"/>
    <w:rsid w:val="004D342B"/>
    <w:rsid w:val="004D4E73"/>
    <w:rsid w:val="004D5E47"/>
    <w:rsid w:val="004D6AF7"/>
    <w:rsid w:val="004D7BA8"/>
    <w:rsid w:val="004E04E2"/>
    <w:rsid w:val="004E0D33"/>
    <w:rsid w:val="004E4B2B"/>
    <w:rsid w:val="004E5EA7"/>
    <w:rsid w:val="004F26F0"/>
    <w:rsid w:val="004F62E4"/>
    <w:rsid w:val="00500C24"/>
    <w:rsid w:val="00502CB3"/>
    <w:rsid w:val="00503995"/>
    <w:rsid w:val="00503DF7"/>
    <w:rsid w:val="00510795"/>
    <w:rsid w:val="00511194"/>
    <w:rsid w:val="00511398"/>
    <w:rsid w:val="00511A14"/>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32A1"/>
    <w:rsid w:val="00586DFB"/>
    <w:rsid w:val="00590171"/>
    <w:rsid w:val="0059166B"/>
    <w:rsid w:val="00595AF3"/>
    <w:rsid w:val="00596AC8"/>
    <w:rsid w:val="00597158"/>
    <w:rsid w:val="005A1198"/>
    <w:rsid w:val="005A333A"/>
    <w:rsid w:val="005A34F0"/>
    <w:rsid w:val="005A44CB"/>
    <w:rsid w:val="005A57E3"/>
    <w:rsid w:val="005B3239"/>
    <w:rsid w:val="005B5515"/>
    <w:rsid w:val="005B716A"/>
    <w:rsid w:val="005B777F"/>
    <w:rsid w:val="005C7FAD"/>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600"/>
    <w:rsid w:val="0066285A"/>
    <w:rsid w:val="00670C79"/>
    <w:rsid w:val="006738A5"/>
    <w:rsid w:val="00676A76"/>
    <w:rsid w:val="00683D9F"/>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7684"/>
    <w:rsid w:val="006C781B"/>
    <w:rsid w:val="006D27E4"/>
    <w:rsid w:val="006D61CA"/>
    <w:rsid w:val="006E04C1"/>
    <w:rsid w:val="006E2CEB"/>
    <w:rsid w:val="006E370D"/>
    <w:rsid w:val="006E3E75"/>
    <w:rsid w:val="006E4762"/>
    <w:rsid w:val="006F20A6"/>
    <w:rsid w:val="006F2203"/>
    <w:rsid w:val="006F2298"/>
    <w:rsid w:val="006F4187"/>
    <w:rsid w:val="006F5235"/>
    <w:rsid w:val="006F5C01"/>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8100C"/>
    <w:rsid w:val="0078548F"/>
    <w:rsid w:val="00791ACB"/>
    <w:rsid w:val="00794C68"/>
    <w:rsid w:val="00794F01"/>
    <w:rsid w:val="00795C2B"/>
    <w:rsid w:val="007964E0"/>
    <w:rsid w:val="007A058B"/>
    <w:rsid w:val="007A1A59"/>
    <w:rsid w:val="007A4A34"/>
    <w:rsid w:val="007A6E4F"/>
    <w:rsid w:val="007A72D2"/>
    <w:rsid w:val="007B0380"/>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710C"/>
    <w:rsid w:val="008172B5"/>
    <w:rsid w:val="008242AB"/>
    <w:rsid w:val="008424B3"/>
    <w:rsid w:val="00850941"/>
    <w:rsid w:val="00850BB5"/>
    <w:rsid w:val="00864DF9"/>
    <w:rsid w:val="00866C14"/>
    <w:rsid w:val="0086732E"/>
    <w:rsid w:val="00871D97"/>
    <w:rsid w:val="00872A1C"/>
    <w:rsid w:val="008742AE"/>
    <w:rsid w:val="008762FF"/>
    <w:rsid w:val="008807F5"/>
    <w:rsid w:val="00890702"/>
    <w:rsid w:val="00894A63"/>
    <w:rsid w:val="00894E50"/>
    <w:rsid w:val="008A3F9A"/>
    <w:rsid w:val="008B531C"/>
    <w:rsid w:val="008B5AA7"/>
    <w:rsid w:val="008C0462"/>
    <w:rsid w:val="008C0538"/>
    <w:rsid w:val="008C4469"/>
    <w:rsid w:val="008D3204"/>
    <w:rsid w:val="008D3689"/>
    <w:rsid w:val="008D67CA"/>
    <w:rsid w:val="008D6DBB"/>
    <w:rsid w:val="008E2712"/>
    <w:rsid w:val="008E406C"/>
    <w:rsid w:val="00900F68"/>
    <w:rsid w:val="00906079"/>
    <w:rsid w:val="009061A3"/>
    <w:rsid w:val="00914F1B"/>
    <w:rsid w:val="00920A8C"/>
    <w:rsid w:val="00925626"/>
    <w:rsid w:val="0092592B"/>
    <w:rsid w:val="00934B8D"/>
    <w:rsid w:val="009350ED"/>
    <w:rsid w:val="00935D4B"/>
    <w:rsid w:val="00936BAA"/>
    <w:rsid w:val="009442B3"/>
    <w:rsid w:val="00950468"/>
    <w:rsid w:val="00951605"/>
    <w:rsid w:val="00953CB8"/>
    <w:rsid w:val="009576EE"/>
    <w:rsid w:val="0096008D"/>
    <w:rsid w:val="00960235"/>
    <w:rsid w:val="009609D3"/>
    <w:rsid w:val="00964F23"/>
    <w:rsid w:val="009654EE"/>
    <w:rsid w:val="00967153"/>
    <w:rsid w:val="00971481"/>
    <w:rsid w:val="0097428E"/>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B24"/>
    <w:rsid w:val="009D6F61"/>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1257B"/>
    <w:rsid w:val="00A17120"/>
    <w:rsid w:val="00A23F04"/>
    <w:rsid w:val="00A2562D"/>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2AC"/>
    <w:rsid w:val="00A75013"/>
    <w:rsid w:val="00A7759D"/>
    <w:rsid w:val="00A84808"/>
    <w:rsid w:val="00A873DD"/>
    <w:rsid w:val="00A91873"/>
    <w:rsid w:val="00A92AB7"/>
    <w:rsid w:val="00A93CE8"/>
    <w:rsid w:val="00A96CF8"/>
    <w:rsid w:val="00AA0119"/>
    <w:rsid w:val="00AA030B"/>
    <w:rsid w:val="00AA267C"/>
    <w:rsid w:val="00AA6F55"/>
    <w:rsid w:val="00AB365B"/>
    <w:rsid w:val="00AB4248"/>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34C1"/>
    <w:rsid w:val="00B12824"/>
    <w:rsid w:val="00B139A8"/>
    <w:rsid w:val="00B14853"/>
    <w:rsid w:val="00B15BD5"/>
    <w:rsid w:val="00B21270"/>
    <w:rsid w:val="00B268A8"/>
    <w:rsid w:val="00B311C5"/>
    <w:rsid w:val="00B32610"/>
    <w:rsid w:val="00B355C7"/>
    <w:rsid w:val="00B45901"/>
    <w:rsid w:val="00B4736D"/>
    <w:rsid w:val="00B4739C"/>
    <w:rsid w:val="00B47C81"/>
    <w:rsid w:val="00B53E05"/>
    <w:rsid w:val="00B54D8D"/>
    <w:rsid w:val="00B5582D"/>
    <w:rsid w:val="00B60A95"/>
    <w:rsid w:val="00B61064"/>
    <w:rsid w:val="00B637D8"/>
    <w:rsid w:val="00B67D5C"/>
    <w:rsid w:val="00B701CF"/>
    <w:rsid w:val="00B706B3"/>
    <w:rsid w:val="00B70E96"/>
    <w:rsid w:val="00B72A74"/>
    <w:rsid w:val="00B73AC4"/>
    <w:rsid w:val="00B76226"/>
    <w:rsid w:val="00B765E5"/>
    <w:rsid w:val="00B769A1"/>
    <w:rsid w:val="00B817C0"/>
    <w:rsid w:val="00B83964"/>
    <w:rsid w:val="00B83B7C"/>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273A"/>
    <w:rsid w:val="00BE705A"/>
    <w:rsid w:val="00BE768B"/>
    <w:rsid w:val="00BF0AF7"/>
    <w:rsid w:val="00BF240D"/>
    <w:rsid w:val="00BF2674"/>
    <w:rsid w:val="00C05A5B"/>
    <w:rsid w:val="00C140A9"/>
    <w:rsid w:val="00C140D7"/>
    <w:rsid w:val="00C1536B"/>
    <w:rsid w:val="00C222BF"/>
    <w:rsid w:val="00C241B0"/>
    <w:rsid w:val="00C30039"/>
    <w:rsid w:val="00C30529"/>
    <w:rsid w:val="00C30EC1"/>
    <w:rsid w:val="00C311E1"/>
    <w:rsid w:val="00C325FC"/>
    <w:rsid w:val="00C33BEB"/>
    <w:rsid w:val="00C34F64"/>
    <w:rsid w:val="00C42508"/>
    <w:rsid w:val="00C46B09"/>
    <w:rsid w:val="00C46FC1"/>
    <w:rsid w:val="00C4750A"/>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C066E"/>
    <w:rsid w:val="00CC09DA"/>
    <w:rsid w:val="00CD0EDA"/>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54A29"/>
    <w:rsid w:val="00D60575"/>
    <w:rsid w:val="00D61071"/>
    <w:rsid w:val="00D64891"/>
    <w:rsid w:val="00D70EFF"/>
    <w:rsid w:val="00D72DC0"/>
    <w:rsid w:val="00D74BC5"/>
    <w:rsid w:val="00D80125"/>
    <w:rsid w:val="00D807EF"/>
    <w:rsid w:val="00D85D42"/>
    <w:rsid w:val="00D9137E"/>
    <w:rsid w:val="00D93633"/>
    <w:rsid w:val="00D96A5F"/>
    <w:rsid w:val="00DA021C"/>
    <w:rsid w:val="00DA18ED"/>
    <w:rsid w:val="00DA3673"/>
    <w:rsid w:val="00DA3C0A"/>
    <w:rsid w:val="00DA5C08"/>
    <w:rsid w:val="00DA6717"/>
    <w:rsid w:val="00DA78B2"/>
    <w:rsid w:val="00DB1B7F"/>
    <w:rsid w:val="00DB1FC6"/>
    <w:rsid w:val="00DB3F67"/>
    <w:rsid w:val="00DB5AC8"/>
    <w:rsid w:val="00DC3A65"/>
    <w:rsid w:val="00DC4810"/>
    <w:rsid w:val="00DD4C22"/>
    <w:rsid w:val="00DD5136"/>
    <w:rsid w:val="00DD5994"/>
    <w:rsid w:val="00DD6B29"/>
    <w:rsid w:val="00DE4425"/>
    <w:rsid w:val="00DE5308"/>
    <w:rsid w:val="00DF0E61"/>
    <w:rsid w:val="00DF3A55"/>
    <w:rsid w:val="00DF43CA"/>
    <w:rsid w:val="00DF7709"/>
    <w:rsid w:val="00DF782C"/>
    <w:rsid w:val="00E12666"/>
    <w:rsid w:val="00E12AEC"/>
    <w:rsid w:val="00E16FE9"/>
    <w:rsid w:val="00E212FD"/>
    <w:rsid w:val="00E22010"/>
    <w:rsid w:val="00E276C1"/>
    <w:rsid w:val="00E302BD"/>
    <w:rsid w:val="00E30E2D"/>
    <w:rsid w:val="00E3362E"/>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77C68"/>
    <w:rsid w:val="00E813F4"/>
    <w:rsid w:val="00E8288B"/>
    <w:rsid w:val="00E87FBF"/>
    <w:rsid w:val="00EA0E43"/>
    <w:rsid w:val="00EA558A"/>
    <w:rsid w:val="00EA7F2F"/>
    <w:rsid w:val="00EB2F8F"/>
    <w:rsid w:val="00EB656B"/>
    <w:rsid w:val="00EB661B"/>
    <w:rsid w:val="00EC012F"/>
    <w:rsid w:val="00EC2AEB"/>
    <w:rsid w:val="00EC5CBB"/>
    <w:rsid w:val="00EC728E"/>
    <w:rsid w:val="00EE572E"/>
    <w:rsid w:val="00EE657B"/>
    <w:rsid w:val="00EF067E"/>
    <w:rsid w:val="00EF25F9"/>
    <w:rsid w:val="00F0177A"/>
    <w:rsid w:val="00F0351E"/>
    <w:rsid w:val="00F07F3A"/>
    <w:rsid w:val="00F1032B"/>
    <w:rsid w:val="00F20BBD"/>
    <w:rsid w:val="00F230A2"/>
    <w:rsid w:val="00F25227"/>
    <w:rsid w:val="00F26510"/>
    <w:rsid w:val="00F31CD1"/>
    <w:rsid w:val="00F35822"/>
    <w:rsid w:val="00F370C5"/>
    <w:rsid w:val="00F416C6"/>
    <w:rsid w:val="00F431B1"/>
    <w:rsid w:val="00F43F54"/>
    <w:rsid w:val="00F47062"/>
    <w:rsid w:val="00F54100"/>
    <w:rsid w:val="00F60C8A"/>
    <w:rsid w:val="00F611E4"/>
    <w:rsid w:val="00F6464C"/>
    <w:rsid w:val="00F66BB3"/>
    <w:rsid w:val="00F67B89"/>
    <w:rsid w:val="00F74201"/>
    <w:rsid w:val="00F74D12"/>
    <w:rsid w:val="00F77A5B"/>
    <w:rsid w:val="00F806E7"/>
    <w:rsid w:val="00F81077"/>
    <w:rsid w:val="00F814FD"/>
    <w:rsid w:val="00F849AD"/>
    <w:rsid w:val="00F865A1"/>
    <w:rsid w:val="00F87627"/>
    <w:rsid w:val="00F967BD"/>
    <w:rsid w:val="00F977F1"/>
    <w:rsid w:val="00F97AD6"/>
    <w:rsid w:val="00FA139D"/>
    <w:rsid w:val="00FA4F1D"/>
    <w:rsid w:val="00FB2563"/>
    <w:rsid w:val="00FB36D8"/>
    <w:rsid w:val="00FB5ACB"/>
    <w:rsid w:val="00FB5E62"/>
    <w:rsid w:val="00FC1BD5"/>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49648B-3EF4-43BF-8445-E799180E36C9}">
  <ds:schemaRefs>
    <ds:schemaRef ds:uri="http://schemas.openxmlformats.org/officeDocument/2006/bibliography"/>
  </ds:schemaRefs>
</ds:datastoreItem>
</file>

<file path=customXml/itemProps2.xml><?xml version="1.0" encoding="utf-8"?>
<ds:datastoreItem xmlns:ds="http://schemas.openxmlformats.org/officeDocument/2006/customXml" ds:itemID="{A4C0E580-5A1D-4DD0-B56C-7AA2B06A7640}">
  <ds:schemaRefs>
    <ds:schemaRef ds:uri="http://schemas.openxmlformats.org/officeDocument/2006/bibliography"/>
  </ds:schemaRefs>
</ds:datastoreItem>
</file>

<file path=customXml/itemProps3.xml><?xml version="1.0" encoding="utf-8"?>
<ds:datastoreItem xmlns:ds="http://schemas.openxmlformats.org/officeDocument/2006/customXml" ds:itemID="{D2AA2374-F080-44C1-8435-631A6518D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13247</TotalTime>
  <Pages>1</Pages>
  <Words>156605</Words>
  <Characters>892653</Characters>
  <Application>Microsoft Office Word</Application>
  <DocSecurity>0</DocSecurity>
  <Lines>7438</Lines>
  <Paragraphs>2094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1047164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205</cp:revision>
  <cp:lastPrinted>2015-08-26T13:05:00Z</cp:lastPrinted>
  <dcterms:created xsi:type="dcterms:W3CDTF">2014-10-30T02:06:00Z</dcterms:created>
  <dcterms:modified xsi:type="dcterms:W3CDTF">2015-10-26T19:03:00Z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