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0E219A">
          <w:rPr>
            <w:noProof/>
            <w:webHidden/>
          </w:rPr>
          <w:t>iii</w:t>
        </w:r>
        <w:r w:rsidR="009C13E9">
          <w:rPr>
            <w:noProof/>
            <w:webHidden/>
          </w:rPr>
          <w:fldChar w:fldCharType="end"/>
        </w:r>
      </w:hyperlink>
    </w:p>
    <w:p w:rsidR="009C13E9" w:rsidRDefault="00D93633">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0E219A">
          <w:rPr>
            <w:noProof/>
            <w:webHidden/>
          </w:rPr>
          <w:t>iv</w:t>
        </w:r>
        <w:r w:rsidR="009C13E9">
          <w:rPr>
            <w:noProof/>
            <w:webHidden/>
          </w:rPr>
          <w:fldChar w:fldCharType="end"/>
        </w:r>
      </w:hyperlink>
    </w:p>
    <w:p w:rsidR="009C13E9" w:rsidRDefault="00D93633">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0E219A">
          <w:rPr>
            <w:noProof/>
            <w:webHidden/>
          </w:rPr>
          <w:t>v</w:t>
        </w:r>
        <w:r w:rsidR="009C13E9">
          <w:rPr>
            <w:noProof/>
            <w:webHidden/>
          </w:rPr>
          <w:fldChar w:fldCharType="end"/>
        </w:r>
      </w:hyperlink>
    </w:p>
    <w:p w:rsidR="009C13E9" w:rsidRDefault="00D93633">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0E219A">
          <w:rPr>
            <w:noProof/>
            <w:webHidden/>
          </w:rPr>
          <w:t>7</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0E219A">
          <w:rPr>
            <w:noProof/>
            <w:webHidden/>
          </w:rPr>
          <w:t>8</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0E219A">
          <w:rPr>
            <w:noProof/>
            <w:webHidden/>
          </w:rPr>
          <w:t>38</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0E219A">
          <w:rPr>
            <w:noProof/>
            <w:webHidden/>
          </w:rPr>
          <w:t>49</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0E219A">
          <w:rPr>
            <w:noProof/>
            <w:webHidden/>
          </w:rPr>
          <w:t>108</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0E219A">
          <w:rPr>
            <w:noProof/>
            <w:webHidden/>
          </w:rPr>
          <w:t>241</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0E219A">
          <w:rPr>
            <w:noProof/>
            <w:webHidden/>
          </w:rPr>
          <w:t>261</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0E219A">
          <w:rPr>
            <w:noProof/>
            <w:webHidden/>
          </w:rPr>
          <w:t>264</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0E219A">
          <w:rPr>
            <w:noProof/>
            <w:webHidden/>
          </w:rPr>
          <w:t>268</w:t>
        </w:r>
        <w:r w:rsidR="009C13E9">
          <w:rPr>
            <w:noProof/>
            <w:webHidden/>
          </w:rPr>
          <w:fldChar w:fldCharType="end"/>
        </w:r>
      </w:hyperlink>
    </w:p>
    <w:p w:rsidR="009C13E9" w:rsidRDefault="00D93633">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0E219A">
          <w:rPr>
            <w:noProof/>
            <w:webHidden/>
          </w:rPr>
          <w:t>271</w:t>
        </w:r>
        <w:r w:rsidR="009C13E9">
          <w:rPr>
            <w:noProof/>
            <w:webHidden/>
          </w:rPr>
          <w:fldChar w:fldCharType="end"/>
        </w:r>
      </w:hyperlink>
    </w:p>
    <w:p w:rsidR="009C13E9" w:rsidRDefault="00D93633">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0E219A">
          <w:rPr>
            <w:noProof/>
            <w:webHidden/>
          </w:rPr>
          <w:t>495</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0E219A">
          <w:rPr>
            <w:noProof/>
            <w:webHidden/>
          </w:rPr>
          <w:t>496</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0E219A">
          <w:rPr>
            <w:noProof/>
            <w:webHidden/>
          </w:rPr>
          <w:t>498</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0E219A">
          <w:rPr>
            <w:noProof/>
            <w:webHidden/>
          </w:rPr>
          <w:t>523</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0E219A">
          <w:rPr>
            <w:noProof/>
            <w:webHidden/>
          </w:rPr>
          <w:t>524</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0E219A">
          <w:rPr>
            <w:noProof/>
            <w:webHidden/>
          </w:rPr>
          <w:t>526</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0E219A">
          <w:rPr>
            <w:noProof/>
            <w:webHidden/>
          </w:rPr>
          <w:t>582</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0E219A">
          <w:rPr>
            <w:noProof/>
            <w:webHidden/>
          </w:rPr>
          <w:t>637</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0E219A">
          <w:rPr>
            <w:noProof/>
            <w:webHidden/>
          </w:rPr>
          <w:t>639</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0E219A">
          <w:rPr>
            <w:noProof/>
            <w:webHidden/>
          </w:rPr>
          <w:t>649</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0E219A">
          <w:rPr>
            <w:noProof/>
            <w:webHidden/>
          </w:rPr>
          <w:t>650</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0E219A">
          <w:rPr>
            <w:noProof/>
            <w:webHidden/>
          </w:rPr>
          <w:t>660</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0E219A">
          <w:rPr>
            <w:noProof/>
            <w:webHidden/>
          </w:rPr>
          <w:t>676</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0E219A">
          <w:rPr>
            <w:noProof/>
            <w:webHidden/>
          </w:rPr>
          <w:t>677</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0E219A">
          <w:rPr>
            <w:noProof/>
            <w:webHidden/>
          </w:rPr>
          <w:t>687</w:t>
        </w:r>
        <w:r w:rsidR="009C13E9">
          <w:rPr>
            <w:noProof/>
            <w:webHidden/>
          </w:rPr>
          <w:fldChar w:fldCharType="end"/>
        </w:r>
      </w:hyperlink>
    </w:p>
    <w:p w:rsidR="009C13E9" w:rsidRDefault="00D93633">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0E219A">
          <w:rPr>
            <w:noProof/>
            <w:webHidden/>
          </w:rPr>
          <w:t>755</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0E219A">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0E219A">
        <w:rPr>
          <w:noProof/>
          <w:lang w:val="en-GB"/>
        </w:rPr>
        <w:t>343</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0E219A">
        <w:rPr>
          <w:noProof/>
        </w:rPr>
        <w:t>462</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0E219A">
        <w:rPr>
          <w:noProof/>
        </w:rPr>
        <w:t>463</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0E219A">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0E219A">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0E219A">
        <w:rPr>
          <w:noProof/>
        </w:rPr>
        <w:t>465</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0E219A">
        <w:rPr>
          <w:noProof/>
        </w:rPr>
        <w:t>466</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0E219A">
        <w:rPr>
          <w:noProof/>
        </w:rPr>
        <w:t>468</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0E219A">
        <w:rPr>
          <w:noProof/>
        </w:rPr>
        <w:t>469</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0E219A">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0E219A">
        <w:rPr>
          <w:noProof/>
        </w:rPr>
        <w:t>276</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0E219A">
        <w:rPr>
          <w:noProof/>
        </w:rPr>
        <w:t>284</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0E219A">
        <w:rPr>
          <w:noProof/>
        </w:rPr>
        <w:t>286</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0E219A">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0E219A">
        <w:rPr>
          <w:noProof/>
        </w:rPr>
        <w:t>304</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0E219A">
        <w:rPr>
          <w:noProof/>
        </w:rPr>
        <w:t>363</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0E219A">
        <w:rPr>
          <w:noProof/>
        </w:rPr>
        <w:t>370</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0E219A">
        <w:rPr>
          <w:noProof/>
        </w:rPr>
        <w:t>299</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0E219A">
        <w:rPr>
          <w:noProof/>
        </w:rPr>
        <w:t>308</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0E219A">
        <w:rPr>
          <w:noProof/>
        </w:rPr>
        <w:t>331</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0E219A">
        <w:rPr>
          <w:noProof/>
        </w:rPr>
        <w:t>351</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0E219A">
        <w:rPr>
          <w:noProof/>
        </w:rPr>
        <w:t>397</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0E219A">
        <w:rPr>
          <w:noProof/>
        </w:rPr>
        <w:t>406</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0E219A">
        <w:rPr>
          <w:noProof/>
        </w:rPr>
        <w:t>414</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0E219A">
        <w:rPr>
          <w:noProof/>
        </w:rPr>
        <w:t>438</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0E219A">
        <w:rPr>
          <w:noProof/>
        </w:rPr>
        <w:t>444</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0E219A">
        <w:rPr>
          <w:noProof/>
        </w:rPr>
        <w:t>445</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0E219A">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0E219A">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0E219A">
        <w:rPr>
          <w:noProof/>
        </w:rPr>
        <w:t>471</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0E219A">
        <w:rPr>
          <w:noProof/>
        </w:rPr>
        <w:t>472</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0E219A">
        <w:rPr>
          <w:noProof/>
        </w:rPr>
        <w:t>473</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0E219A">
        <w:rPr>
          <w:noProof/>
        </w:rPr>
        <w:t>477</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0E219A">
        <w:rPr>
          <w:noProof/>
        </w:rPr>
        <w:t>482</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0E219A">
        <w:rPr>
          <w:noProof/>
        </w:rPr>
        <w:t>489</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0E219A">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0E219A">
        <w:rPr>
          <w:noProof/>
        </w:rPr>
        <w:t>276</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0E219A">
        <w:rPr>
          <w:noProof/>
        </w:rPr>
        <w:t>284</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0E219A">
        <w:rPr>
          <w:noProof/>
        </w:rPr>
        <w:t>370</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0E219A">
        <w:rPr>
          <w:noProof/>
        </w:rPr>
        <w:t>397</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0E219A">
        <w:rPr>
          <w:noProof/>
        </w:rPr>
        <w:t>406</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0E219A">
        <w:rPr>
          <w:noProof/>
        </w:rPr>
        <w:t>446</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0E219A">
        <w:rPr>
          <w:noProof/>
        </w:rPr>
        <w:t>446</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0E219A">
        <w:t>Psalm</w:t>
      </w:r>
      <w:r w:rsidR="000E219A" w:rsidRPr="00AB1781">
        <w:t xml:space="preserve"> 118</w:t>
      </w:r>
      <w:r w:rsidR="000E219A">
        <w:t>: Blessed are they who are faultless in the way</w:t>
      </w:r>
      <w:r>
        <w:fldChar w:fldCharType="end"/>
      </w:r>
      <w:r w:rsidR="006A0403">
        <w:tab/>
      </w:r>
      <w:r>
        <w:fldChar w:fldCharType="begin"/>
      </w:r>
      <w:r w:rsidR="006A0403">
        <w:instrText xml:space="preserve"> PAGEREF _Ref412027139 \h </w:instrText>
      </w:r>
      <w:r>
        <w:fldChar w:fldCharType="separate"/>
      </w:r>
      <w:r w:rsidR="000E219A">
        <w:rPr>
          <w:noProof/>
        </w:rPr>
        <w:t>449</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0E219A">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0E219A">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0E219A">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0E219A">
        <w:rPr>
          <w:noProof/>
        </w:rPr>
        <w:t>466</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0E219A">
        <w:rPr>
          <w:noProof/>
        </w:rPr>
        <w:t>468</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0E219A">
        <w:rPr>
          <w:noProof/>
        </w:rPr>
        <w:t>469</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0E219A">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0E219A">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0E219A">
        <w:rPr>
          <w:noProof/>
          <w:lang w:val="en-US"/>
        </w:rPr>
        <w:t>260</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0E219A">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0E219A">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0E219A">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0E219A">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0E219A">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0E219A">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0E219A">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0E219A">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0E219A">
        <w:t>Psalm</w:t>
      </w:r>
      <w:r w:rsidR="000E219A" w:rsidRPr="00AB1781">
        <w:t xml:space="preserve"> 2</w:t>
      </w:r>
      <w:r w:rsidR="000E219A">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0E219A">
        <w:t>Psalm</w:t>
      </w:r>
      <w:r w:rsidR="000E219A" w:rsidRPr="00AB1781">
        <w:t xml:space="preserve"> 5</w:t>
      </w:r>
      <w:r w:rsidR="000E219A">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0E219A">
        <w:rPr>
          <w:noProof/>
        </w:rPr>
        <w:t>274</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0E219A">
        <w:rPr>
          <w:noProof/>
        </w:rPr>
        <w:t>276</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0E219A">
        <w:t>Psalm</w:t>
      </w:r>
      <w:r w:rsidR="000E219A" w:rsidRPr="00AB1781">
        <w:t xml:space="preserve"> 8</w:t>
      </w:r>
      <w:r w:rsidR="000E219A">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0E219A">
        <w:rPr>
          <w:noProof/>
        </w:rPr>
        <w:t>278</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0E219A">
        <w:t>Psalm</w:t>
      </w:r>
      <w:r w:rsidR="000E219A" w:rsidRPr="00AB1781">
        <w:t xml:space="preserve"> 11</w:t>
      </w:r>
      <w:r w:rsidR="000E219A">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0E219A">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0E219A">
        <w:rPr>
          <w:noProof/>
        </w:rPr>
        <w:t>284</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0E219A">
        <w:t>Psalm</w:t>
      </w:r>
      <w:r w:rsidR="000E219A" w:rsidRPr="00AB1781">
        <w:t xml:space="preserve"> 14</w:t>
      </w:r>
      <w:r w:rsidR="000E219A">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0E219A">
        <w:rPr>
          <w:noProof/>
        </w:rPr>
        <w:t>285</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0E219A">
        <w:rPr>
          <w:noProof/>
        </w:rPr>
        <w:t>286</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0E219A">
        <w:t>Psalm</w:t>
      </w:r>
      <w:r w:rsidR="000E219A" w:rsidRPr="00AB1781">
        <w:t xml:space="preserve"> 18</w:t>
      </w:r>
      <w:r w:rsidR="000E219A">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0E219A">
        <w:rPr>
          <w:noProof/>
        </w:rPr>
        <w:t>293</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0E219A">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0E219A">
        <w:rPr>
          <w:noProof/>
        </w:rPr>
        <w:t>304</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0E219A">
        <w:rPr>
          <w:noProof/>
        </w:rPr>
        <w:t>358</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0E219A">
        <w:rPr>
          <w:noProof/>
        </w:rPr>
        <w:t>363</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0E219A">
        <w:rPr>
          <w:noProof/>
        </w:rPr>
        <w:t>370</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0E219A">
        <w:rPr>
          <w:noProof/>
        </w:rPr>
        <w:t>441</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0E219A">
        <w:t>Psalm</w:t>
      </w:r>
      <w:r w:rsidR="000E219A" w:rsidRPr="00AB1781">
        <w:t xml:space="preserve"> 142</w:t>
      </w:r>
      <w:r w:rsidR="000E219A">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0E219A">
        <w:rPr>
          <w:noProof/>
        </w:rPr>
        <w:t>484</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0E219A">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0E219A">
        <w:rPr>
          <w:noProof/>
        </w:rPr>
        <w:t>260</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We worship the Father and the Son</w:t>
            </w:r>
          </w:p>
          <w:p w:rsidR="00D23F8F" w:rsidRPr="007425E1" w:rsidRDefault="00D23F8F" w:rsidP="0064784C">
            <w:pPr>
              <w:pStyle w:val="EngHang"/>
            </w:pPr>
            <w:r w:rsidRPr="007425E1">
              <w:t>And the Holy Spirit.</w:t>
            </w:r>
          </w:p>
          <w:p w:rsidR="00D23F8F" w:rsidRPr="007425E1" w:rsidRDefault="00D23F8F" w:rsidP="0064784C">
            <w:pPr>
              <w:pStyle w:val="EngHang"/>
            </w:pPr>
            <w:r w:rsidRPr="007425E1">
              <w:t>Hail to the church,</w:t>
            </w:r>
          </w:p>
          <w:p w:rsidR="00D23F8F" w:rsidRDefault="00D23F8F" w:rsidP="0064784C">
            <w:pPr>
              <w:pStyle w:val="EngHangEnd"/>
            </w:pPr>
            <w:r w:rsidRPr="007425E1">
              <w:t>The house of the angels.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Virgin,</w:t>
            </w:r>
          </w:p>
          <w:p w:rsidR="00D23F8F" w:rsidRPr="007425E1" w:rsidRDefault="00D23F8F" w:rsidP="0064784C">
            <w:pPr>
              <w:pStyle w:val="EngHang"/>
            </w:pPr>
            <w:r w:rsidRPr="007425E1">
              <w:t>Who brought forth our Saviour.</w:t>
            </w:r>
          </w:p>
          <w:p w:rsidR="00D23F8F" w:rsidRPr="007425E1" w:rsidRDefault="00D23F8F" w:rsidP="0064784C">
            <w:pPr>
              <w:pStyle w:val="EngHang"/>
            </w:pPr>
            <w:r w:rsidRPr="007425E1">
              <w:t>Hail to Gabriel,</w:t>
            </w:r>
          </w:p>
          <w:p w:rsidR="00D23F8F" w:rsidRDefault="00D23F8F" w:rsidP="0064784C">
            <w:pPr>
              <w:pStyle w:val="EngHangEnd"/>
            </w:pPr>
            <w:r w:rsidRPr="007425E1">
              <w:t>Who brought good news her.</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Michael</w:t>
            </w:r>
          </w:p>
          <w:p w:rsidR="00D23F8F" w:rsidRPr="007425E1" w:rsidRDefault="00D23F8F" w:rsidP="0064784C">
            <w:pPr>
              <w:pStyle w:val="EngHang"/>
            </w:pPr>
            <w:r w:rsidRPr="007425E1">
              <w:t>The Archangel.</w:t>
            </w:r>
          </w:p>
          <w:p w:rsidR="00D23F8F" w:rsidRPr="007425E1" w:rsidRDefault="00D23F8F" w:rsidP="0064784C">
            <w:pPr>
              <w:pStyle w:val="EngHang"/>
            </w:pPr>
            <w:r w:rsidRPr="007425E1">
              <w:t>Hail to the</w:t>
            </w:r>
          </w:p>
          <w:p w:rsidR="00D23F8F" w:rsidRDefault="00D23F8F" w:rsidP="0064784C">
            <w:pPr>
              <w:pStyle w:val="EngHangEnd"/>
            </w:pPr>
            <w:r w:rsidRPr="007425E1">
              <w:t>Twenty Four Priests.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Cherubim.</w:t>
            </w:r>
          </w:p>
          <w:p w:rsidR="00D23F8F" w:rsidRPr="007425E1" w:rsidRDefault="00D23F8F" w:rsidP="0064784C">
            <w:pPr>
              <w:pStyle w:val="EngHang"/>
            </w:pPr>
            <w:r w:rsidRPr="007425E1">
              <w:t>Hail to the Seraphim.</w:t>
            </w:r>
          </w:p>
          <w:p w:rsidR="00D23F8F" w:rsidRPr="007425E1" w:rsidRDefault="00D23F8F" w:rsidP="0064784C">
            <w:pPr>
              <w:pStyle w:val="EngHang"/>
            </w:pPr>
            <w:r w:rsidRPr="007425E1">
              <w:t>Hail to all</w:t>
            </w:r>
          </w:p>
          <w:p w:rsidR="00D23F8F" w:rsidRDefault="00D23F8F" w:rsidP="0064784C">
            <w:pPr>
              <w:pStyle w:val="EngHangEnd"/>
            </w:pPr>
            <w:r w:rsidRPr="007425E1">
              <w:t>The heavenly orders.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John,</w:t>
            </w:r>
          </w:p>
          <w:p w:rsidR="00D23F8F" w:rsidRPr="007425E1" w:rsidRDefault="00D23F8F" w:rsidP="0064784C">
            <w:pPr>
              <w:pStyle w:val="EngHang"/>
            </w:pPr>
            <w:r w:rsidRPr="007425E1">
              <w:t>The great fore-runner.</w:t>
            </w:r>
          </w:p>
          <w:p w:rsidR="00D23F8F" w:rsidRPr="007425E1" w:rsidRDefault="00D23F8F" w:rsidP="0064784C">
            <w:pPr>
              <w:pStyle w:val="EngHang"/>
            </w:pPr>
            <w:r w:rsidRPr="007425E1">
              <w:t>Hail to the</w:t>
            </w:r>
          </w:p>
          <w:p w:rsidR="00D23F8F" w:rsidRDefault="00D23F8F" w:rsidP="0064784C">
            <w:pPr>
              <w:pStyle w:val="EngHangEnd"/>
            </w:pPr>
            <w:r w:rsidRPr="007425E1">
              <w:t>Twelve Apostles.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our father,</w:t>
            </w:r>
          </w:p>
          <w:p w:rsidR="00D23F8F" w:rsidRPr="007425E1" w:rsidRDefault="00D23F8F" w:rsidP="0064784C">
            <w:pPr>
              <w:pStyle w:val="EngHang"/>
            </w:pPr>
            <w:r w:rsidRPr="007425E1">
              <w:t>Mark the Evangelist,</w:t>
            </w:r>
          </w:p>
          <w:p w:rsidR="00D23F8F" w:rsidRPr="007425E1" w:rsidRDefault="00D23F8F" w:rsidP="0064784C">
            <w:pPr>
              <w:pStyle w:val="EngHang"/>
            </w:pPr>
            <w:r w:rsidRPr="007425E1">
              <w:t xml:space="preserve">The destroyer </w:t>
            </w:r>
          </w:p>
          <w:p w:rsidR="00D23F8F" w:rsidRDefault="00D23F8F" w:rsidP="0064784C">
            <w:pPr>
              <w:pStyle w:val="EngHangEnd"/>
            </w:pPr>
            <w:r w:rsidRPr="007425E1">
              <w:t>Of the idols.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Stephen</w:t>
            </w:r>
          </w:p>
          <w:p w:rsidR="00D23F8F" w:rsidRPr="007425E1" w:rsidRDefault="00D23F8F" w:rsidP="0064784C">
            <w:pPr>
              <w:pStyle w:val="EngHang"/>
            </w:pPr>
            <w:r w:rsidRPr="007425E1">
              <w:t>The First Martyr.</w:t>
            </w:r>
          </w:p>
          <w:p w:rsidR="00D23F8F" w:rsidRPr="007425E1" w:rsidRDefault="00D23F8F" w:rsidP="0064784C">
            <w:pPr>
              <w:pStyle w:val="EngHang"/>
            </w:pPr>
            <w:r w:rsidRPr="007425E1">
              <w:t>Hail to George,</w:t>
            </w:r>
          </w:p>
          <w:p w:rsidR="00D23F8F" w:rsidRDefault="00D23F8F" w:rsidP="0064784C">
            <w:pPr>
              <w:pStyle w:val="EngHangEnd"/>
            </w:pPr>
            <w:r w:rsidRPr="007425E1">
              <w:t>The morning star.</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martyrs.</w:t>
            </w:r>
          </w:p>
          <w:p w:rsidR="00D23F8F" w:rsidRPr="007425E1" w:rsidRDefault="00D23F8F" w:rsidP="0064784C">
            <w:pPr>
              <w:pStyle w:val="EngHang"/>
            </w:pPr>
            <w:r w:rsidRPr="007425E1">
              <w:t>Hail to Abba Antony,</w:t>
            </w:r>
          </w:p>
          <w:p w:rsidR="00D23F8F" w:rsidRDefault="00D23F8F" w:rsidP="0064784C">
            <w:pPr>
              <w:pStyle w:val="EngHangEnd"/>
            </w:pPr>
            <w:r w:rsidRPr="007425E1">
              <w:t>And the three Macarii.</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cross-bearers.</w:t>
            </w:r>
          </w:p>
          <w:p w:rsidR="00D23F8F" w:rsidRPr="007425E1" w:rsidRDefault="00D23F8F" w:rsidP="0064784C">
            <w:pPr>
              <w:pStyle w:val="EngHang"/>
            </w:pPr>
            <w:r w:rsidRPr="007425E1">
              <w:t xml:space="preserve">Hail to all the saints </w:t>
            </w:r>
          </w:p>
          <w:p w:rsidR="00D23F8F" w:rsidRPr="007425E1" w:rsidRDefault="00D23F8F" w:rsidP="0064784C">
            <w:pPr>
              <w:pStyle w:val="EngHangEnd"/>
            </w:pPr>
            <w:r w:rsidRPr="007425E1">
              <w:t>Who have pleased the Lord.</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Through their prayers,</w:t>
            </w:r>
          </w:p>
          <w:p w:rsidR="00D23F8F" w:rsidRPr="007425E1" w:rsidRDefault="00D23F8F" w:rsidP="0064784C">
            <w:pPr>
              <w:pStyle w:val="EngHang"/>
            </w:pPr>
            <w:r w:rsidRPr="007425E1">
              <w:t>O Christ our King,</w:t>
            </w:r>
          </w:p>
          <w:p w:rsidR="00D23F8F" w:rsidRPr="007425E1" w:rsidRDefault="00D23F8F" w:rsidP="0064784C">
            <w:pPr>
              <w:pStyle w:val="EngHang"/>
            </w:pPr>
            <w:r w:rsidRPr="007425E1">
              <w:t>Accord to us mercy</w:t>
            </w:r>
          </w:p>
          <w:p w:rsidR="00D23F8F" w:rsidRPr="00D23F8F" w:rsidRDefault="00D23F8F" w:rsidP="0064784C">
            <w:pPr>
              <w:pStyle w:val="EngHangEnd"/>
              <w:rPr>
                <w:color w:val="auto"/>
                <w:szCs w:val="22"/>
              </w:rPr>
            </w:pPr>
            <w:r w:rsidRPr="007425E1">
              <w:t xml:space="preserve">In </w:t>
            </w:r>
            <w:r w:rsidR="00E570CB">
              <w:t>Your</w:t>
            </w:r>
            <w:r w:rsidRPr="007425E1">
              <w:t xml:space="preserve"> Kingdom.</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O </w:t>
            </w:r>
            <w:r w:rsidR="001040C8">
              <w:rPr>
                <w:rFonts w:eastAsiaTheme="minorHAnsi"/>
              </w:rPr>
              <w:t>You</w:t>
            </w:r>
            <w:r w:rsidRPr="007425E1">
              <w:rPr>
                <w:rFonts w:eastAsiaTheme="minorHAnsi"/>
              </w:rPr>
              <w:t xml:space="preserve"> True Light,</w:t>
            </w:r>
          </w:p>
          <w:p w:rsidR="0064784C" w:rsidRPr="007425E1" w:rsidRDefault="0064784C" w:rsidP="0064784C">
            <w:pPr>
              <w:pStyle w:val="EngHang"/>
              <w:rPr>
                <w:rFonts w:eastAsiaTheme="minorHAnsi"/>
              </w:rPr>
            </w:pPr>
            <w:r w:rsidRPr="007425E1">
              <w:rPr>
                <w:rFonts w:eastAsiaTheme="minorHAnsi"/>
              </w:rPr>
              <w:t>Which lights every man</w:t>
            </w:r>
          </w:p>
          <w:p w:rsidR="0064784C" w:rsidRPr="007425E1" w:rsidRDefault="0064784C" w:rsidP="0064784C">
            <w:pPr>
              <w:pStyle w:val="EngHang"/>
              <w:rPr>
                <w:rFonts w:eastAsiaTheme="minorHAnsi"/>
              </w:rPr>
            </w:pPr>
            <w:r w:rsidRPr="007425E1">
              <w:rPr>
                <w:rFonts w:eastAsiaTheme="minorHAnsi"/>
              </w:rPr>
              <w:t>That comes</w:t>
            </w:r>
          </w:p>
          <w:p w:rsidR="0064784C" w:rsidRDefault="0064784C" w:rsidP="0064784C">
            <w:pPr>
              <w:pStyle w:val="EngHangEnd"/>
            </w:pPr>
            <w:r w:rsidRPr="007425E1">
              <w:rPr>
                <w:rFonts w:eastAsiaTheme="minorHAnsi"/>
              </w:rPr>
              <w:t>Into the world.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come to the world</w:t>
            </w:r>
          </w:p>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love for man:</w:t>
            </w:r>
          </w:p>
          <w:p w:rsidR="0064784C" w:rsidRPr="007425E1" w:rsidRDefault="0064784C" w:rsidP="0064784C">
            <w:pPr>
              <w:pStyle w:val="EngHang"/>
              <w:rPr>
                <w:rFonts w:eastAsiaTheme="minorHAnsi"/>
              </w:rPr>
            </w:pPr>
            <w:r w:rsidRPr="007425E1">
              <w:rPr>
                <w:rFonts w:eastAsiaTheme="minorHAnsi"/>
              </w:rPr>
              <w:t>All the creation</w:t>
            </w:r>
          </w:p>
          <w:p w:rsidR="0064784C" w:rsidRDefault="0064784C" w:rsidP="0064784C">
            <w:pPr>
              <w:pStyle w:val="EngHangEnd"/>
            </w:pPr>
            <w:r w:rsidRPr="007425E1">
              <w:rPr>
                <w:rFonts w:eastAsiaTheme="minorHAnsi"/>
              </w:rPr>
              <w:t xml:space="preserve">Has rejoiced at </w:t>
            </w:r>
            <w:r w:rsidR="00E570CB">
              <w:rPr>
                <w:rFonts w:eastAsiaTheme="minorHAnsi"/>
              </w:rPr>
              <w:t>Your</w:t>
            </w:r>
            <w:r w:rsidRPr="007425E1">
              <w:rPr>
                <w:rFonts w:eastAsiaTheme="minorHAnsi"/>
              </w:rPr>
              <w:t xml:space="preserve"> coming.</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saved Adam</w:t>
            </w:r>
          </w:p>
          <w:p w:rsidR="0064784C" w:rsidRPr="007425E1" w:rsidRDefault="0064784C" w:rsidP="0064784C">
            <w:pPr>
              <w:pStyle w:val="EngHang"/>
              <w:rPr>
                <w:rFonts w:eastAsiaTheme="minorHAnsi"/>
              </w:rPr>
            </w:pPr>
            <w:r w:rsidRPr="007425E1">
              <w:rPr>
                <w:rFonts w:eastAsiaTheme="minorHAnsi"/>
              </w:rPr>
              <w:t>From the beguiling;</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delivered Eve </w:t>
            </w:r>
          </w:p>
          <w:p w:rsidR="0064784C" w:rsidRDefault="0064784C" w:rsidP="0064784C">
            <w:pPr>
              <w:pStyle w:val="EngHangEnd"/>
            </w:pPr>
            <w:r w:rsidRPr="007425E1">
              <w:rPr>
                <w:rFonts w:eastAsiaTheme="minorHAnsi"/>
              </w:rPr>
              <w:t>From the pangs of death.</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granted us</w:t>
            </w:r>
          </w:p>
          <w:p w:rsidR="0064784C" w:rsidRPr="007425E1" w:rsidRDefault="0064784C" w:rsidP="0064784C">
            <w:pPr>
              <w:pStyle w:val="EngHang"/>
              <w:rPr>
                <w:rFonts w:eastAsiaTheme="minorHAnsi"/>
              </w:rPr>
            </w:pPr>
            <w:r w:rsidRPr="007425E1">
              <w:rPr>
                <w:rFonts w:eastAsiaTheme="minorHAnsi"/>
              </w:rPr>
              <w:t>The Spirit of Sonship:</w:t>
            </w:r>
          </w:p>
          <w:p w:rsidR="0064784C" w:rsidRPr="007425E1" w:rsidRDefault="0064784C" w:rsidP="0064784C">
            <w:pPr>
              <w:pStyle w:val="EngHang"/>
              <w:rPr>
                <w:rFonts w:eastAsiaTheme="minorHAnsi"/>
              </w:rPr>
            </w:pPr>
            <w:r w:rsidRPr="007425E1">
              <w:rPr>
                <w:rFonts w:eastAsiaTheme="minorHAnsi"/>
              </w:rPr>
              <w:t xml:space="preserve">We praise </w:t>
            </w:r>
            <w:r w:rsidR="001040C8">
              <w:rPr>
                <w:rFonts w:eastAsiaTheme="minorHAnsi"/>
              </w:rPr>
              <w:t>You</w:t>
            </w:r>
            <w:r w:rsidRPr="007425E1">
              <w:rPr>
                <w:rFonts w:eastAsiaTheme="minorHAnsi"/>
              </w:rPr>
              <w:t xml:space="preserve">; we bless </w:t>
            </w:r>
            <w:r w:rsidR="001040C8">
              <w:rPr>
                <w:rFonts w:eastAsiaTheme="minorHAnsi"/>
              </w:rPr>
              <w:t>You</w:t>
            </w:r>
          </w:p>
          <w:p w:rsidR="0064784C" w:rsidRDefault="0064784C" w:rsidP="0064784C">
            <w:pPr>
              <w:pStyle w:val="EngHangEnd"/>
            </w:pPr>
            <w:r w:rsidRPr="007425E1">
              <w:rPr>
                <w:rFonts w:eastAsiaTheme="minorHAnsi"/>
              </w:rPr>
              <w:t xml:space="preserve">With </w:t>
            </w:r>
            <w:r w:rsidR="001040C8">
              <w:rPr>
                <w:rFonts w:eastAsiaTheme="minorHAnsi"/>
              </w:rPr>
              <w:t>Your</w:t>
            </w:r>
            <w:r w:rsidRPr="007425E1">
              <w:rPr>
                <w:rFonts w:eastAsiaTheme="minorHAnsi"/>
              </w:rPr>
              <w:t xml:space="preserve"> angels.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When the morning hour</w:t>
            </w:r>
          </w:p>
          <w:p w:rsidR="0064784C" w:rsidRPr="007425E1" w:rsidRDefault="0064784C" w:rsidP="0064784C">
            <w:pPr>
              <w:pStyle w:val="EngHang"/>
              <w:rPr>
                <w:rFonts w:eastAsiaTheme="minorHAnsi"/>
              </w:rPr>
            </w:pPr>
            <w:r w:rsidRPr="007425E1">
              <w:rPr>
                <w:rFonts w:eastAsiaTheme="minorHAnsi"/>
              </w:rPr>
              <w:t>Comes upon us,</w:t>
            </w:r>
          </w:p>
          <w:p w:rsidR="0064784C" w:rsidRPr="007425E1" w:rsidRDefault="0064784C" w:rsidP="0064784C">
            <w:pPr>
              <w:pStyle w:val="EngHang"/>
              <w:rPr>
                <w:rFonts w:eastAsiaTheme="minorHAnsi"/>
              </w:rPr>
            </w:pPr>
            <w:r w:rsidRPr="007425E1">
              <w:rPr>
                <w:rFonts w:eastAsiaTheme="minorHAnsi"/>
              </w:rPr>
              <w:t>O Christ our God,</w:t>
            </w:r>
          </w:p>
          <w:p w:rsidR="0064784C" w:rsidRDefault="0064784C" w:rsidP="0064784C">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Let the thoughts of light</w:t>
            </w:r>
          </w:p>
          <w:p w:rsidR="0064784C" w:rsidRPr="007425E1" w:rsidRDefault="0064784C" w:rsidP="0064784C">
            <w:pPr>
              <w:pStyle w:val="EngHang"/>
              <w:rPr>
                <w:rFonts w:eastAsiaTheme="minorHAnsi"/>
              </w:rPr>
            </w:pPr>
            <w:r w:rsidRPr="007425E1">
              <w:rPr>
                <w:rFonts w:eastAsiaTheme="minorHAnsi"/>
              </w:rPr>
              <w:t>Abound within us,</w:t>
            </w:r>
          </w:p>
          <w:p w:rsidR="0064784C" w:rsidRPr="007425E1" w:rsidRDefault="0064784C" w:rsidP="0064784C">
            <w:pPr>
              <w:pStyle w:val="EngHang"/>
              <w:rPr>
                <w:rFonts w:eastAsiaTheme="minorHAnsi"/>
              </w:rPr>
            </w:pPr>
            <w:r w:rsidRPr="007425E1">
              <w:rPr>
                <w:rFonts w:eastAsiaTheme="minorHAnsi"/>
              </w:rPr>
              <w:t>And let not the darkness</w:t>
            </w:r>
          </w:p>
          <w:p w:rsidR="0064784C" w:rsidRDefault="0064784C" w:rsidP="0064784C">
            <w:pPr>
              <w:pStyle w:val="EngHangEnd"/>
            </w:pPr>
            <w:r w:rsidRPr="007425E1">
              <w:rPr>
                <w:rFonts w:eastAsiaTheme="minorHAnsi"/>
              </w:rPr>
              <w:t>Of passion cover us.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That we may praise </w:t>
            </w:r>
            <w:r w:rsidR="001040C8">
              <w:rPr>
                <w:rFonts w:eastAsiaTheme="minorHAnsi"/>
              </w:rPr>
              <w:t>You</w:t>
            </w:r>
          </w:p>
          <w:p w:rsidR="0064784C" w:rsidRPr="007425E1" w:rsidRDefault="0064784C" w:rsidP="0064784C">
            <w:pPr>
              <w:pStyle w:val="EngHang"/>
              <w:rPr>
                <w:rFonts w:eastAsiaTheme="minorHAnsi"/>
              </w:rPr>
            </w:pPr>
            <w:r w:rsidRPr="007425E1">
              <w:rPr>
                <w:rFonts w:eastAsiaTheme="minorHAnsi"/>
              </w:rPr>
              <w:t>With understanding,</w:t>
            </w:r>
          </w:p>
          <w:p w:rsidR="0064784C" w:rsidRPr="007425E1" w:rsidRDefault="0064784C" w:rsidP="0064784C">
            <w:pPr>
              <w:pStyle w:val="EngHang"/>
              <w:rPr>
                <w:rFonts w:eastAsiaTheme="minorHAnsi"/>
              </w:rPr>
            </w:pPr>
            <w:r w:rsidRPr="007425E1">
              <w:rPr>
                <w:rFonts w:eastAsiaTheme="minorHAnsi"/>
              </w:rPr>
              <w:t>With David,</w:t>
            </w:r>
          </w:p>
          <w:p w:rsidR="0064784C" w:rsidRDefault="0064784C" w:rsidP="0064784C">
            <w:pPr>
              <w:pStyle w:val="EngHangEnd"/>
            </w:pPr>
            <w:r w:rsidRPr="007425E1">
              <w:rPr>
                <w:rFonts w:eastAsiaTheme="minorHAnsi"/>
              </w:rPr>
              <w:t>And proclaim and say,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t>“</w:t>
            </w:r>
            <w:r w:rsidRPr="007425E1">
              <w:rPr>
                <w:rFonts w:eastAsiaTheme="minorHAnsi"/>
              </w:rPr>
              <w:t>Mine eyes prevent</w:t>
            </w:r>
          </w:p>
          <w:p w:rsidR="0064784C" w:rsidRPr="007425E1" w:rsidRDefault="0064784C" w:rsidP="0064784C">
            <w:pPr>
              <w:pStyle w:val="EngHang"/>
              <w:rPr>
                <w:rFonts w:eastAsiaTheme="minorHAnsi"/>
              </w:rPr>
            </w:pPr>
            <w:r w:rsidRPr="007425E1">
              <w:rPr>
                <w:rFonts w:eastAsiaTheme="minorHAnsi"/>
              </w:rPr>
              <w:t>The night watches,</w:t>
            </w:r>
          </w:p>
          <w:p w:rsidR="0064784C" w:rsidRPr="007425E1" w:rsidRDefault="0064784C" w:rsidP="0064784C">
            <w:pPr>
              <w:pStyle w:val="EngHang"/>
              <w:rPr>
                <w:rFonts w:eastAsiaTheme="minorHAnsi"/>
              </w:rPr>
            </w:pPr>
            <w:r w:rsidRPr="007425E1">
              <w:rPr>
                <w:rFonts w:eastAsiaTheme="minorHAnsi"/>
              </w:rPr>
              <w:t>That I might</w:t>
            </w:r>
          </w:p>
          <w:p w:rsidR="0064784C" w:rsidRDefault="0064784C" w:rsidP="0064784C">
            <w:pPr>
              <w:pStyle w:val="EngHangEnd"/>
            </w:pPr>
            <w:r w:rsidRPr="007425E1">
              <w:rPr>
                <w:rFonts w:eastAsiaTheme="minorHAnsi"/>
              </w:rPr>
              <w:t xml:space="preserve">Meditate in </w:t>
            </w:r>
            <w:r w:rsidR="00E570CB">
              <w:rPr>
                <w:rFonts w:eastAsiaTheme="minorHAnsi"/>
              </w:rPr>
              <w:t>Your</w:t>
            </w:r>
            <w:r w:rsidRPr="007425E1">
              <w:rPr>
                <w:rFonts w:eastAsiaTheme="minorHAnsi"/>
              </w:rPr>
              <w:t xml:space="preserve"> word.</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Hear our voices,</w:t>
            </w:r>
          </w:p>
          <w:p w:rsidR="0064784C" w:rsidRPr="007425E1" w:rsidRDefault="0064784C" w:rsidP="0064784C">
            <w:pPr>
              <w:pStyle w:val="EngHang"/>
              <w:rPr>
                <w:rFonts w:eastAsiaTheme="minorHAnsi"/>
              </w:rPr>
            </w:pPr>
            <w:r w:rsidRPr="007425E1">
              <w:rPr>
                <w:rFonts w:eastAsiaTheme="minorHAnsi"/>
              </w:rPr>
              <w:t xml:space="preserve">According to </w:t>
            </w:r>
            <w:r w:rsidR="00E570CB">
              <w:rPr>
                <w:rFonts w:eastAsiaTheme="minorHAnsi"/>
              </w:rPr>
              <w:t>Your</w:t>
            </w:r>
            <w:r w:rsidRPr="007425E1">
              <w:rPr>
                <w:rFonts w:eastAsiaTheme="minorHAnsi"/>
              </w:rPr>
              <w:t xml:space="preserve"> great mercy.</w:t>
            </w:r>
          </w:p>
          <w:p w:rsidR="0064784C" w:rsidRPr="007425E1" w:rsidRDefault="0064784C" w:rsidP="0064784C">
            <w:pPr>
              <w:pStyle w:val="EngHang"/>
              <w:rPr>
                <w:rFonts w:eastAsiaTheme="minorHAnsi"/>
              </w:rPr>
            </w:pPr>
            <w:r w:rsidRPr="007425E1">
              <w:rPr>
                <w:rFonts w:eastAsiaTheme="minorHAnsi"/>
              </w:rPr>
              <w:t>Save us, O Lord our God,</w:t>
            </w:r>
          </w:p>
          <w:p w:rsidR="0064784C" w:rsidRDefault="0064784C" w:rsidP="0064784C">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compassion.</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O beneficent</w:t>
            </w:r>
          </w:p>
          <w:p w:rsidR="0064784C" w:rsidRPr="007425E1" w:rsidRDefault="0064784C" w:rsidP="0064784C">
            <w:pPr>
              <w:pStyle w:val="EngHang"/>
              <w:rPr>
                <w:rFonts w:eastAsiaTheme="minorHAnsi"/>
              </w:rPr>
            </w:pPr>
            <w:r w:rsidRPr="007425E1">
              <w:rPr>
                <w:rFonts w:eastAsiaTheme="minorHAnsi"/>
              </w:rPr>
              <w:t>And caring God,</w:t>
            </w:r>
          </w:p>
          <w:p w:rsidR="0064784C" w:rsidRPr="007425E1" w:rsidRDefault="0064784C" w:rsidP="0064784C">
            <w:pPr>
              <w:pStyle w:val="EngHang"/>
              <w:rPr>
                <w:rFonts w:eastAsiaTheme="minorHAnsi"/>
              </w:rPr>
            </w:pPr>
            <w:r w:rsidRPr="007425E1">
              <w:rPr>
                <w:rFonts w:eastAsiaTheme="minorHAnsi"/>
              </w:rPr>
              <w:t>Who deals well</w:t>
            </w:r>
          </w:p>
          <w:p w:rsidR="0064784C" w:rsidRDefault="0064784C" w:rsidP="0064784C">
            <w:pPr>
              <w:pStyle w:val="EngHangEnd"/>
            </w:pPr>
            <w:r w:rsidRPr="007425E1">
              <w:rPr>
                <w:rFonts w:eastAsiaTheme="minorHAnsi"/>
              </w:rPr>
              <w:t>With His chosen ones.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The Strong Refuge for those</w:t>
            </w:r>
          </w:p>
          <w:p w:rsidR="0064784C" w:rsidRPr="007425E1" w:rsidRDefault="0064784C" w:rsidP="0064784C">
            <w:pPr>
              <w:pStyle w:val="EngHang"/>
              <w:rPr>
                <w:rFonts w:eastAsiaTheme="minorHAnsi"/>
              </w:rPr>
            </w:pPr>
            <w:r w:rsidRPr="007425E1">
              <w:rPr>
                <w:rFonts w:eastAsiaTheme="minorHAnsi"/>
              </w:rPr>
              <w:t>Who take refuge in Him,</w:t>
            </w:r>
          </w:p>
          <w:p w:rsidR="0064784C" w:rsidRPr="007425E1" w:rsidRDefault="0064784C" w:rsidP="0064784C">
            <w:pPr>
              <w:pStyle w:val="EngHang"/>
              <w:rPr>
                <w:rFonts w:eastAsiaTheme="minorHAnsi"/>
              </w:rPr>
            </w:pPr>
            <w:r w:rsidRPr="007425E1">
              <w:rPr>
                <w:rFonts w:eastAsiaTheme="minorHAnsi"/>
              </w:rPr>
              <w:t>Who longs for the salvation</w:t>
            </w:r>
          </w:p>
          <w:p w:rsidR="0064784C" w:rsidRDefault="0064784C" w:rsidP="0064784C">
            <w:pPr>
              <w:pStyle w:val="EngHangEnd"/>
            </w:pPr>
            <w:r w:rsidRPr="007425E1">
              <w:rPr>
                <w:rFonts w:eastAsiaTheme="minorHAnsi"/>
              </w:rPr>
              <w:t>And deliverance of all.</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goodness</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prepared for us the night:</w:t>
            </w:r>
          </w:p>
          <w:p w:rsidR="0064784C" w:rsidRPr="007425E1" w:rsidRDefault="0064784C" w:rsidP="0064784C">
            <w:pPr>
              <w:pStyle w:val="EngHang"/>
              <w:rPr>
                <w:rFonts w:eastAsiaTheme="minorHAnsi"/>
              </w:rPr>
            </w:pPr>
            <w:r w:rsidRPr="007425E1">
              <w:rPr>
                <w:rFonts w:eastAsiaTheme="minorHAnsi"/>
              </w:rPr>
              <w:t>Grant us to pass this day</w:t>
            </w:r>
          </w:p>
          <w:p w:rsidR="0064784C" w:rsidRDefault="0064784C" w:rsidP="0064784C">
            <w:pPr>
              <w:pStyle w:val="EngHangEnd"/>
            </w:pPr>
            <w:r w:rsidRPr="007425E1">
              <w:rPr>
                <w:rFonts w:eastAsiaTheme="minorHAnsi"/>
              </w:rPr>
              <w:t>Without sin.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be worthy</w:t>
            </w:r>
          </w:p>
          <w:p w:rsidR="0064784C" w:rsidRPr="007425E1" w:rsidRDefault="0064784C" w:rsidP="0064784C">
            <w:pPr>
              <w:pStyle w:val="EngHang"/>
              <w:rPr>
                <w:rFonts w:eastAsiaTheme="minorHAnsi"/>
              </w:rPr>
            </w:pPr>
            <w:r w:rsidRPr="007425E1">
              <w:rPr>
                <w:rFonts w:eastAsiaTheme="minorHAnsi"/>
              </w:rPr>
              <w:t>To lift up our hands</w:t>
            </w:r>
          </w:p>
          <w:p w:rsidR="0064784C" w:rsidRPr="007425E1" w:rsidRDefault="0064784C" w:rsidP="0064784C">
            <w:pPr>
              <w:pStyle w:val="EngHang"/>
              <w:rPr>
                <w:rFonts w:eastAsiaTheme="minorHAnsi"/>
              </w:rPr>
            </w:pPr>
            <w:r w:rsidRPr="007425E1">
              <w:rPr>
                <w:rFonts w:eastAsiaTheme="minorHAnsi"/>
              </w:rPr>
              <w:t xml:space="preserve">Before </w:t>
            </w:r>
            <w:r w:rsidR="001040C8">
              <w:rPr>
                <w:rFonts w:eastAsiaTheme="minorHAnsi"/>
              </w:rPr>
              <w:t>You</w:t>
            </w:r>
            <w:r w:rsidRPr="007425E1">
              <w:rPr>
                <w:rFonts w:eastAsiaTheme="minorHAnsi"/>
              </w:rPr>
              <w:t>, without anger</w:t>
            </w:r>
          </w:p>
          <w:p w:rsidR="0064784C" w:rsidRPr="0064784C" w:rsidRDefault="0064784C" w:rsidP="0064784C">
            <w:pPr>
              <w:pStyle w:val="EngHangEnd"/>
              <w:rPr>
                <w:color w:val="auto"/>
                <w:szCs w:val="22"/>
              </w:rPr>
            </w:pPr>
            <w:r w:rsidRPr="007425E1">
              <w:rPr>
                <w:rFonts w:eastAsiaTheme="minorHAnsi"/>
              </w:rPr>
              <w:t>Or evil thoughts.</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At this dawn, make straight</w:t>
            </w:r>
          </w:p>
          <w:p w:rsidR="0064784C" w:rsidRPr="007425E1" w:rsidRDefault="0064784C" w:rsidP="0064784C">
            <w:pPr>
              <w:pStyle w:val="EngHang"/>
              <w:rPr>
                <w:rFonts w:eastAsiaTheme="minorHAnsi"/>
              </w:rPr>
            </w:pPr>
            <w:r w:rsidRPr="007425E1">
              <w:rPr>
                <w:rFonts w:eastAsiaTheme="minorHAnsi"/>
              </w:rPr>
              <w:t>Our inner and outer ways,</w:t>
            </w:r>
          </w:p>
          <w:p w:rsidR="0064784C" w:rsidRPr="007425E1" w:rsidRDefault="0064784C" w:rsidP="0064784C">
            <w:pPr>
              <w:pStyle w:val="EngHang"/>
              <w:rPr>
                <w:rFonts w:eastAsiaTheme="minorHAnsi"/>
              </w:rPr>
            </w:pPr>
            <w:r w:rsidRPr="007425E1">
              <w:rPr>
                <w:rFonts w:eastAsiaTheme="minorHAnsi"/>
              </w:rPr>
              <w:t xml:space="preserve">In </w:t>
            </w:r>
            <w:r w:rsidR="00E570CB">
              <w:rPr>
                <w:rFonts w:eastAsiaTheme="minorHAnsi"/>
              </w:rPr>
              <w:t>Your</w:t>
            </w:r>
            <w:r w:rsidRPr="007425E1">
              <w:rPr>
                <w:rFonts w:eastAsiaTheme="minorHAnsi"/>
              </w:rPr>
              <w:t xml:space="preserve"> joyful</w:t>
            </w:r>
          </w:p>
          <w:p w:rsidR="0064784C" w:rsidRPr="0064784C" w:rsidRDefault="0064784C" w:rsidP="0064784C">
            <w:pPr>
              <w:pStyle w:val="EngHangEnd"/>
              <w:rPr>
                <w:color w:val="auto"/>
                <w:szCs w:val="22"/>
              </w:rPr>
            </w:pPr>
            <w:r w:rsidRPr="007425E1">
              <w:rPr>
                <w:rFonts w:eastAsiaTheme="minorHAnsi"/>
              </w:rPr>
              <w:t>protection.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proclaim</w:t>
            </w:r>
          </w:p>
          <w:p w:rsidR="0064784C" w:rsidRPr="007425E1" w:rsidRDefault="00E570CB" w:rsidP="0064784C">
            <w:pPr>
              <w:pStyle w:val="EngHang"/>
              <w:rPr>
                <w:rFonts w:eastAsiaTheme="minorHAnsi"/>
              </w:rPr>
            </w:pPr>
            <w:r>
              <w:rPr>
                <w:rFonts w:eastAsiaTheme="minorHAnsi"/>
              </w:rPr>
              <w:t>Your</w:t>
            </w:r>
            <w:r w:rsidR="0064784C" w:rsidRPr="007425E1">
              <w:rPr>
                <w:rFonts w:eastAsiaTheme="minorHAnsi"/>
              </w:rPr>
              <w:t xml:space="preserve"> righteousness </w:t>
            </w:r>
            <w:r w:rsidR="0064784C" w:rsidRPr="007425E1">
              <w:t>every day</w:t>
            </w:r>
            <w:r w:rsidR="0064784C" w:rsidRPr="007425E1">
              <w:rPr>
                <w:rFonts w:eastAsiaTheme="minorHAnsi"/>
              </w:rPr>
              <w:t>,</w:t>
            </w:r>
          </w:p>
          <w:p w:rsidR="0064784C" w:rsidRPr="007425E1" w:rsidRDefault="0064784C" w:rsidP="0064784C">
            <w:pPr>
              <w:pStyle w:val="EngHang"/>
              <w:rPr>
                <w:rFonts w:eastAsiaTheme="minorHAnsi"/>
              </w:rPr>
            </w:pPr>
            <w:r w:rsidRPr="007425E1">
              <w:rPr>
                <w:rFonts w:eastAsiaTheme="minorHAnsi"/>
              </w:rPr>
              <w:t xml:space="preserve">And glorify </w:t>
            </w:r>
            <w:r w:rsidR="00E570CB">
              <w:rPr>
                <w:rFonts w:eastAsiaTheme="minorHAnsi"/>
              </w:rPr>
              <w:t>Your</w:t>
            </w:r>
            <w:r w:rsidRPr="007425E1">
              <w:rPr>
                <w:rFonts w:eastAsiaTheme="minorHAnsi"/>
              </w:rPr>
              <w:t xml:space="preserve"> power,</w:t>
            </w:r>
          </w:p>
          <w:p w:rsidR="0064784C" w:rsidRPr="0064784C" w:rsidRDefault="0064784C" w:rsidP="0064784C">
            <w:pPr>
              <w:pStyle w:val="EngHangEnd"/>
              <w:rPr>
                <w:color w:val="auto"/>
                <w:szCs w:val="22"/>
              </w:rPr>
            </w:pPr>
            <w:r w:rsidRPr="007425E1">
              <w:rPr>
                <w:rFonts w:eastAsiaTheme="minorHAnsi"/>
              </w:rPr>
              <w:t>With David the prophet,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Saying, "In </w:t>
            </w:r>
            <w:r w:rsidR="00E570CB">
              <w:rPr>
                <w:rFonts w:eastAsiaTheme="minorHAnsi"/>
              </w:rPr>
              <w:t>Your</w:t>
            </w:r>
            <w:r w:rsidRPr="007425E1">
              <w:rPr>
                <w:rFonts w:eastAsiaTheme="minorHAnsi"/>
              </w:rPr>
              <w:t xml:space="preserve"> peace,</w:t>
            </w:r>
          </w:p>
          <w:p w:rsidR="0064784C" w:rsidRPr="007425E1" w:rsidRDefault="0064784C" w:rsidP="0064784C">
            <w:pPr>
              <w:pStyle w:val="EngHang"/>
              <w:rPr>
                <w:rFonts w:eastAsiaTheme="minorHAnsi"/>
              </w:rPr>
            </w:pPr>
            <w:r w:rsidRPr="007425E1">
              <w:rPr>
                <w:rFonts w:eastAsiaTheme="minorHAnsi"/>
              </w:rPr>
              <w:t>O Christ our Saviour,</w:t>
            </w:r>
          </w:p>
          <w:p w:rsidR="0064784C" w:rsidRPr="007425E1" w:rsidRDefault="0064784C" w:rsidP="0064784C">
            <w:pPr>
              <w:pStyle w:val="EngHang"/>
              <w:rPr>
                <w:rFonts w:eastAsiaTheme="minorHAnsi"/>
              </w:rPr>
            </w:pPr>
            <w:r w:rsidRPr="007425E1">
              <w:rPr>
                <w:rFonts w:eastAsiaTheme="minorHAnsi"/>
              </w:rPr>
              <w:t>We slept and rose up,</w:t>
            </w:r>
          </w:p>
          <w:p w:rsidR="0064784C" w:rsidRPr="0064784C" w:rsidRDefault="0064784C" w:rsidP="0064784C">
            <w:pPr>
              <w:pStyle w:val="EngHangEnd"/>
              <w:rPr>
                <w:color w:val="auto"/>
                <w:szCs w:val="22"/>
              </w:rPr>
            </w:pPr>
            <w:r w:rsidRPr="007425E1">
              <w:rPr>
                <w:rFonts w:eastAsiaTheme="minorHAnsi"/>
              </w:rPr>
              <w:t xml:space="preserve">For we have trusted in </w:t>
            </w:r>
            <w:r w:rsidR="001040C8">
              <w:rPr>
                <w:rFonts w:eastAsiaTheme="minorHAnsi"/>
              </w:rPr>
              <w:t>You</w:t>
            </w:r>
            <w:r w:rsidRPr="007425E1">
              <w:rPr>
                <w:rFonts w:eastAsiaTheme="minorHAnsi"/>
              </w:rP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Behold how good</w:t>
            </w:r>
          </w:p>
          <w:p w:rsidR="0064784C" w:rsidRPr="007425E1" w:rsidRDefault="0064784C" w:rsidP="0064784C">
            <w:pPr>
              <w:pStyle w:val="EngHang"/>
              <w:rPr>
                <w:rFonts w:eastAsiaTheme="minorHAnsi"/>
              </w:rPr>
            </w:pPr>
            <w:r w:rsidRPr="007425E1">
              <w:rPr>
                <w:rFonts w:eastAsiaTheme="minorHAnsi"/>
              </w:rPr>
              <w:t>And how pleasant it is</w:t>
            </w:r>
          </w:p>
          <w:p w:rsidR="0064784C" w:rsidRPr="007425E1" w:rsidRDefault="0064784C" w:rsidP="0064784C">
            <w:pPr>
              <w:pStyle w:val="EngHang"/>
              <w:rPr>
                <w:rFonts w:eastAsiaTheme="minorHAnsi"/>
              </w:rPr>
            </w:pPr>
            <w:r w:rsidRPr="007425E1">
              <w:rPr>
                <w:rFonts w:eastAsiaTheme="minorHAnsi"/>
              </w:rPr>
              <w:t>For brethren to dwell</w:t>
            </w:r>
          </w:p>
          <w:p w:rsidR="0064784C" w:rsidRPr="0064784C" w:rsidRDefault="0064784C" w:rsidP="0064784C">
            <w:pPr>
              <w:pStyle w:val="EngHangEnd"/>
              <w:rPr>
                <w:color w:val="auto"/>
                <w:szCs w:val="22"/>
              </w:rPr>
            </w:pPr>
            <w:r w:rsidRPr="007425E1">
              <w:rPr>
                <w:rFonts w:eastAsiaTheme="minorHAnsi"/>
              </w:rPr>
              <w:t>Together, in unity;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United in true</w:t>
            </w:r>
          </w:p>
          <w:p w:rsidR="0064784C" w:rsidRPr="007425E1" w:rsidRDefault="0064784C" w:rsidP="0064784C">
            <w:pPr>
              <w:pStyle w:val="EngHang"/>
              <w:rPr>
                <w:rFonts w:eastAsiaTheme="minorHAnsi"/>
              </w:rPr>
            </w:pPr>
            <w:r w:rsidRPr="007425E1">
              <w:rPr>
                <w:rFonts w:eastAsiaTheme="minorHAnsi"/>
              </w:rPr>
              <w:t>Biblical love,</w:t>
            </w:r>
          </w:p>
          <w:p w:rsidR="0064784C" w:rsidRPr="007425E1" w:rsidRDefault="0064784C" w:rsidP="0064784C">
            <w:pPr>
              <w:pStyle w:val="EngHang"/>
              <w:rPr>
                <w:rFonts w:eastAsiaTheme="minorHAnsi"/>
              </w:rPr>
            </w:pPr>
            <w:r w:rsidRPr="007425E1">
              <w:rPr>
                <w:rFonts w:eastAsiaTheme="minorHAnsi"/>
              </w:rPr>
              <w:t>Like unto</w:t>
            </w:r>
          </w:p>
          <w:p w:rsidR="0064784C" w:rsidRPr="0064784C" w:rsidRDefault="0064784C" w:rsidP="0064784C">
            <w:pPr>
              <w:pStyle w:val="EngHangEnd"/>
              <w:rPr>
                <w:color w:val="auto"/>
                <w:szCs w:val="22"/>
              </w:rPr>
            </w:pPr>
            <w:r w:rsidRPr="007425E1">
              <w:rPr>
                <w:rFonts w:eastAsiaTheme="minorHAnsi"/>
              </w:rPr>
              <w:t>The Apostles</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Like the precious ointment,</w:t>
            </w:r>
          </w:p>
          <w:p w:rsidR="0064784C" w:rsidRPr="007425E1" w:rsidRDefault="0064784C" w:rsidP="0064784C">
            <w:pPr>
              <w:pStyle w:val="EngHang"/>
              <w:rPr>
                <w:rFonts w:eastAsiaTheme="minorHAnsi"/>
              </w:rPr>
            </w:pPr>
            <w:r w:rsidRPr="007425E1">
              <w:rPr>
                <w:rFonts w:eastAsiaTheme="minorHAnsi"/>
              </w:rPr>
              <w:t>On the head of Christ,</w:t>
            </w:r>
          </w:p>
          <w:p w:rsidR="0064784C" w:rsidRPr="007425E1" w:rsidRDefault="0064784C" w:rsidP="0064784C">
            <w:pPr>
              <w:pStyle w:val="EngHang"/>
              <w:rPr>
                <w:rFonts w:eastAsiaTheme="minorHAnsi"/>
              </w:rPr>
            </w:pPr>
            <w:r w:rsidRPr="007425E1">
              <w:rPr>
                <w:rFonts w:eastAsiaTheme="minorHAnsi"/>
              </w:rPr>
              <w:t>Which ran down the beard,</w:t>
            </w:r>
          </w:p>
          <w:p w:rsidR="0064784C" w:rsidRPr="0064784C" w:rsidRDefault="0064784C" w:rsidP="0064784C">
            <w:pPr>
              <w:pStyle w:val="EngHangEnd"/>
              <w:rPr>
                <w:color w:val="auto"/>
                <w:szCs w:val="22"/>
              </w:rPr>
            </w:pPr>
            <w:r w:rsidRPr="007425E1">
              <w:rPr>
                <w:rFonts w:eastAsiaTheme="minorHAnsi"/>
              </w:rPr>
              <w:t>Even down unto the feet;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Which anoints everyday</w:t>
            </w:r>
          </w:p>
          <w:p w:rsidR="0064784C" w:rsidRPr="007425E1" w:rsidRDefault="0064784C" w:rsidP="0064784C">
            <w:pPr>
              <w:pStyle w:val="EngHang"/>
              <w:rPr>
                <w:rFonts w:eastAsiaTheme="minorHAnsi"/>
              </w:rPr>
            </w:pPr>
            <w:r w:rsidRPr="007425E1">
              <w:rPr>
                <w:rFonts w:eastAsiaTheme="minorHAnsi"/>
              </w:rPr>
              <w:t>The elders and the children,</w:t>
            </w:r>
          </w:p>
          <w:p w:rsidR="0064784C" w:rsidRPr="007425E1" w:rsidRDefault="0064784C" w:rsidP="0064784C">
            <w:pPr>
              <w:pStyle w:val="EngHang"/>
              <w:rPr>
                <w:rFonts w:eastAsiaTheme="minorHAnsi"/>
              </w:rPr>
            </w:pPr>
            <w:r w:rsidRPr="007425E1">
              <w:rPr>
                <w:rFonts w:eastAsiaTheme="minorHAnsi"/>
              </w:rPr>
              <w:t>The young men</w:t>
            </w:r>
          </w:p>
          <w:p w:rsidR="0064784C" w:rsidRPr="0064784C" w:rsidRDefault="0064784C" w:rsidP="0064784C">
            <w:pPr>
              <w:pStyle w:val="EngHangEnd"/>
              <w:rPr>
                <w:color w:val="auto"/>
                <w:szCs w:val="22"/>
              </w:rPr>
            </w:pPr>
            <w:r w:rsidRPr="007425E1">
              <w:rPr>
                <w:rFonts w:eastAsiaTheme="minorHAnsi"/>
              </w:rPr>
              <w:t>And the deacons.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Ye whom the Holy Spirit</w:t>
            </w:r>
          </w:p>
          <w:p w:rsidR="0064784C" w:rsidRPr="007425E1" w:rsidRDefault="0064784C" w:rsidP="0064784C">
            <w:pPr>
              <w:pStyle w:val="EngHang"/>
              <w:rPr>
                <w:rFonts w:eastAsiaTheme="minorHAnsi"/>
              </w:rPr>
            </w:pPr>
            <w:r w:rsidRPr="007425E1">
              <w:rPr>
                <w:rFonts w:eastAsiaTheme="minorHAnsi"/>
              </w:rPr>
              <w:t>Has attuned together,</w:t>
            </w:r>
          </w:p>
          <w:p w:rsidR="0064784C" w:rsidRPr="007425E1" w:rsidRDefault="0064784C" w:rsidP="0064784C">
            <w:pPr>
              <w:pStyle w:val="EngHang"/>
              <w:rPr>
                <w:rFonts w:eastAsiaTheme="minorHAnsi"/>
              </w:rPr>
            </w:pPr>
            <w:r w:rsidRPr="007425E1">
              <w:rPr>
                <w:rFonts w:eastAsiaTheme="minorHAnsi"/>
              </w:rPr>
              <w:t>As a harp,</w:t>
            </w:r>
          </w:p>
          <w:p w:rsidR="0064784C" w:rsidRPr="0064784C" w:rsidRDefault="0064784C" w:rsidP="0064784C">
            <w:pPr>
              <w:pStyle w:val="EngHangEnd"/>
              <w:rPr>
                <w:color w:val="auto"/>
                <w:szCs w:val="22"/>
              </w:rPr>
            </w:pPr>
            <w:r w:rsidRPr="007425E1">
              <w:rPr>
                <w:rFonts w:eastAsiaTheme="minorHAnsi"/>
              </w:rPr>
              <w:t>Always blessing God,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In psalms and hymns</w:t>
            </w:r>
          </w:p>
          <w:p w:rsidR="0064784C" w:rsidRPr="007425E1" w:rsidRDefault="0064784C" w:rsidP="0064784C">
            <w:pPr>
              <w:pStyle w:val="EngHang"/>
              <w:rPr>
                <w:rFonts w:eastAsiaTheme="minorHAnsi"/>
              </w:rPr>
            </w:pPr>
            <w:r w:rsidRPr="007425E1">
              <w:rPr>
                <w:rFonts w:eastAsiaTheme="minorHAnsi"/>
              </w:rPr>
              <w:t>And spiritual songs,</w:t>
            </w:r>
          </w:p>
          <w:p w:rsidR="0064784C" w:rsidRPr="007425E1" w:rsidRDefault="0064784C" w:rsidP="0064784C">
            <w:pPr>
              <w:pStyle w:val="EngHang"/>
              <w:rPr>
                <w:rFonts w:eastAsiaTheme="minorHAnsi"/>
              </w:rPr>
            </w:pPr>
            <w:r w:rsidRPr="007425E1">
              <w:rPr>
                <w:rFonts w:eastAsiaTheme="minorHAnsi"/>
              </w:rPr>
              <w:t>Day and night, with a heart</w:t>
            </w:r>
          </w:p>
          <w:p w:rsidR="0064784C" w:rsidRPr="0064784C" w:rsidRDefault="0064784C" w:rsidP="0064784C">
            <w:pPr>
              <w:pStyle w:val="EngHangEnd"/>
              <w:rPr>
                <w:color w:val="auto"/>
                <w:szCs w:val="22"/>
              </w:rPr>
            </w:pPr>
            <w:r w:rsidRPr="007425E1">
              <w:rPr>
                <w:rFonts w:eastAsiaTheme="minorHAnsi"/>
              </w:rPr>
              <w:t>That keeps not silent.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O honoured</w:t>
            </w:r>
          </w:p>
          <w:p w:rsidR="0064784C" w:rsidRPr="007425E1" w:rsidRDefault="0064784C" w:rsidP="00166B35">
            <w:pPr>
              <w:pStyle w:val="EngHang"/>
            </w:pPr>
            <w:r w:rsidRPr="007425E1">
              <w:t>Mother of the Light,</w:t>
            </w:r>
          </w:p>
          <w:p w:rsidR="0064784C" w:rsidRPr="007425E1" w:rsidRDefault="0064784C" w:rsidP="00166B35">
            <w:pPr>
              <w:pStyle w:val="EngHang"/>
            </w:pPr>
            <w:r w:rsidRPr="007425E1">
              <w:t>You have borne</w:t>
            </w:r>
          </w:p>
          <w:p w:rsidR="0064784C" w:rsidRDefault="0064784C" w:rsidP="00166B35">
            <w:pPr>
              <w:pStyle w:val="EngHangEnd"/>
            </w:pPr>
            <w:r w:rsidRPr="007425E1">
              <w:t>The Infinite Logos.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After having born Him,</w:t>
            </w:r>
          </w:p>
          <w:p w:rsidR="0064784C" w:rsidRPr="007425E1" w:rsidRDefault="0064784C" w:rsidP="00166B35">
            <w:pPr>
              <w:pStyle w:val="EngHang"/>
            </w:pPr>
            <w:r w:rsidRPr="007425E1">
              <w:t>You remained virgin:</w:t>
            </w:r>
          </w:p>
          <w:p w:rsidR="0064784C" w:rsidRPr="007425E1" w:rsidRDefault="0064784C" w:rsidP="00166B35">
            <w:pPr>
              <w:pStyle w:val="EngHang"/>
            </w:pPr>
            <w:r w:rsidRPr="007425E1">
              <w:t>We magnify you</w:t>
            </w:r>
          </w:p>
          <w:p w:rsidR="0064784C" w:rsidRDefault="0064784C" w:rsidP="00166B35">
            <w:pPr>
              <w:pStyle w:val="EngHangEnd"/>
            </w:pPr>
            <w:r w:rsidRPr="007425E1">
              <w:t>With praises and blessings.</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For of His own will,</w:t>
            </w:r>
          </w:p>
          <w:p w:rsidR="0064784C" w:rsidRPr="007425E1" w:rsidRDefault="0064784C" w:rsidP="00166B35">
            <w:pPr>
              <w:pStyle w:val="EngHang"/>
            </w:pPr>
            <w:r w:rsidRPr="007425E1">
              <w:t>And the good will of His Father</w:t>
            </w:r>
          </w:p>
          <w:p w:rsidR="0064784C" w:rsidRPr="007425E1" w:rsidRDefault="0064784C" w:rsidP="00166B35">
            <w:pPr>
              <w:pStyle w:val="EngHang"/>
            </w:pPr>
            <w:r w:rsidRPr="007425E1">
              <w:t>And the Holy Spirit,</w:t>
            </w:r>
          </w:p>
          <w:p w:rsidR="0064784C" w:rsidRDefault="0064784C" w:rsidP="00166B35">
            <w:pPr>
              <w:pStyle w:val="EngHangEnd"/>
            </w:pPr>
            <w:r w:rsidRPr="007425E1">
              <w:t>He came and saved us.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And we too,</w:t>
            </w:r>
          </w:p>
          <w:p w:rsidR="0064784C" w:rsidRPr="007425E1" w:rsidRDefault="0064784C" w:rsidP="00166B35">
            <w:pPr>
              <w:pStyle w:val="EngHang"/>
            </w:pPr>
            <w:r w:rsidRPr="007425E1">
              <w:t>Hope to win mercy,</w:t>
            </w:r>
          </w:p>
          <w:p w:rsidR="0064784C" w:rsidRPr="007425E1" w:rsidRDefault="0064784C" w:rsidP="00166B35">
            <w:pPr>
              <w:pStyle w:val="EngHang"/>
            </w:pPr>
            <w:r w:rsidRPr="007425E1">
              <w:t>Through your intercessions</w:t>
            </w:r>
          </w:p>
          <w:p w:rsidR="0064784C" w:rsidRDefault="0064784C" w:rsidP="00166B35">
            <w:pPr>
              <w:pStyle w:val="EngHangEnd"/>
            </w:pPr>
            <w:r w:rsidRPr="007425E1">
              <w:t>With the Lover of mankind.</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The elect incense</w:t>
            </w:r>
          </w:p>
          <w:p w:rsidR="00166B35" w:rsidRPr="007425E1" w:rsidRDefault="00166B35" w:rsidP="00166B35">
            <w:pPr>
              <w:pStyle w:val="EngHang"/>
              <w:rPr>
                <w:rFonts w:eastAsiaTheme="minorHAnsi"/>
              </w:rPr>
            </w:pPr>
            <w:r w:rsidRPr="007425E1">
              <w:rPr>
                <w:rFonts w:eastAsiaTheme="minorHAnsi"/>
              </w:rPr>
              <w:t>Of your virginity</w:t>
            </w:r>
          </w:p>
          <w:p w:rsidR="00166B35" w:rsidRPr="007425E1" w:rsidRDefault="00166B35" w:rsidP="00166B35">
            <w:pPr>
              <w:pStyle w:val="EngHang"/>
              <w:rPr>
                <w:rFonts w:eastAsiaTheme="minorHAnsi"/>
              </w:rPr>
            </w:pPr>
            <w:r w:rsidRPr="007425E1">
              <w:rPr>
                <w:rFonts w:eastAsiaTheme="minorHAnsi"/>
              </w:rPr>
              <w:t>Ascended to</w:t>
            </w:r>
          </w:p>
          <w:p w:rsidR="0064784C" w:rsidRDefault="00166B35" w:rsidP="00166B35">
            <w:pPr>
              <w:pStyle w:val="EngHangEnd"/>
            </w:pPr>
            <w:r w:rsidRPr="007425E1">
              <w:rPr>
                <w:rFonts w:eastAsiaTheme="minorHAnsi"/>
              </w:rPr>
              <w:t>The throne of the Father;</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Better than the incense</w:t>
            </w:r>
          </w:p>
          <w:p w:rsidR="00166B35" w:rsidRPr="007425E1" w:rsidRDefault="00166B35" w:rsidP="00166B35">
            <w:pPr>
              <w:pStyle w:val="EngHang"/>
              <w:rPr>
                <w:rFonts w:eastAsiaTheme="minorHAnsi"/>
              </w:rPr>
            </w:pPr>
            <w:r w:rsidRPr="007425E1">
              <w:rPr>
                <w:rFonts w:eastAsiaTheme="minorHAnsi"/>
              </w:rPr>
              <w:t>Of the Cherubim</w:t>
            </w:r>
          </w:p>
          <w:p w:rsidR="00166B35" w:rsidRPr="007425E1" w:rsidRDefault="00166B35" w:rsidP="00166B35">
            <w:pPr>
              <w:pStyle w:val="EngHang"/>
              <w:rPr>
                <w:rFonts w:eastAsiaTheme="minorHAnsi"/>
              </w:rPr>
            </w:pPr>
            <w:r w:rsidRPr="007425E1">
              <w:rPr>
                <w:rFonts w:eastAsiaTheme="minorHAnsi"/>
              </w:rPr>
              <w:t>And the Seraphim,</w:t>
            </w:r>
          </w:p>
          <w:p w:rsidR="0064784C" w:rsidRDefault="00166B35" w:rsidP="00166B35">
            <w:pPr>
              <w:pStyle w:val="EngHangEnd"/>
            </w:pPr>
            <w:r w:rsidRPr="007425E1">
              <w:rPr>
                <w:rFonts w:eastAsiaTheme="minorHAnsi"/>
              </w:rPr>
              <w:t>O Virgin Mary.</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New Heaven,</w:t>
            </w:r>
          </w:p>
          <w:p w:rsidR="00166B35" w:rsidRPr="007425E1" w:rsidRDefault="00166B35" w:rsidP="00166B35">
            <w:pPr>
              <w:pStyle w:val="EngHang"/>
              <w:rPr>
                <w:rFonts w:eastAsiaTheme="minorHAnsi"/>
              </w:rPr>
            </w:pPr>
            <w:r w:rsidRPr="007425E1">
              <w:rPr>
                <w:rFonts w:eastAsiaTheme="minorHAnsi"/>
              </w:rPr>
              <w:t>Whom the Father has made</w:t>
            </w:r>
          </w:p>
          <w:p w:rsidR="00166B35" w:rsidRPr="007425E1" w:rsidRDefault="00166B35" w:rsidP="00166B35">
            <w:pPr>
              <w:pStyle w:val="EngHang"/>
              <w:rPr>
                <w:rFonts w:eastAsiaTheme="minorHAnsi"/>
              </w:rPr>
            </w:pPr>
            <w:r w:rsidRPr="007425E1">
              <w:rPr>
                <w:rFonts w:eastAsiaTheme="minorHAnsi"/>
              </w:rPr>
              <w:t>Into a place of rest</w:t>
            </w:r>
          </w:p>
          <w:p w:rsidR="0064784C" w:rsidRDefault="00166B35" w:rsidP="00166B35">
            <w:pPr>
              <w:pStyle w:val="EngHangEnd"/>
            </w:pPr>
            <w:r w:rsidRPr="007425E1">
              <w:rPr>
                <w:rFonts w:eastAsiaTheme="minorHAnsi"/>
              </w:rPr>
              <w:t>For His Beloved Son.</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Hail to the Royal Throne</w:t>
            </w:r>
          </w:p>
          <w:p w:rsidR="00166B35" w:rsidRPr="007425E1" w:rsidRDefault="00166B35" w:rsidP="00166B35">
            <w:pPr>
              <w:pStyle w:val="EngHang"/>
              <w:rPr>
                <w:rFonts w:eastAsiaTheme="minorHAnsi"/>
              </w:rPr>
            </w:pPr>
            <w:r w:rsidRPr="007425E1">
              <w:rPr>
                <w:rFonts w:eastAsiaTheme="minorHAnsi"/>
              </w:rPr>
              <w:t xml:space="preserve">Of Him Who is </w:t>
            </w:r>
          </w:p>
          <w:p w:rsidR="00166B35" w:rsidRPr="007425E1" w:rsidRDefault="00166B35" w:rsidP="00166B35">
            <w:pPr>
              <w:pStyle w:val="EngHang"/>
              <w:rPr>
                <w:rFonts w:eastAsiaTheme="minorHAnsi"/>
              </w:rPr>
            </w:pPr>
            <w:r w:rsidRPr="007425E1">
              <w:rPr>
                <w:rFonts w:eastAsiaTheme="minorHAnsi"/>
              </w:rPr>
              <w:t xml:space="preserve">Carried by </w:t>
            </w:r>
          </w:p>
          <w:p w:rsidR="0064784C" w:rsidRDefault="00166B35" w:rsidP="00166B35">
            <w:pPr>
              <w:pStyle w:val="EngHangEnd"/>
            </w:pPr>
            <w:r w:rsidRPr="007425E1">
              <w:rPr>
                <w:rFonts w:eastAsiaTheme="minorHAnsi"/>
              </w:rPr>
              <w:t>The Cherubim.</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advocate</w:t>
            </w:r>
          </w:p>
          <w:p w:rsidR="00166B35" w:rsidRPr="007425E1" w:rsidRDefault="00166B35" w:rsidP="00166B35">
            <w:pPr>
              <w:pStyle w:val="EngHang"/>
              <w:rPr>
                <w:rFonts w:eastAsiaTheme="minorHAnsi"/>
              </w:rPr>
            </w:pPr>
            <w:r w:rsidRPr="007425E1">
              <w:rPr>
                <w:rFonts w:eastAsiaTheme="minorHAnsi"/>
              </w:rPr>
              <w:t>Of our souls:</w:t>
            </w:r>
          </w:p>
          <w:p w:rsidR="00166B35" w:rsidRPr="007425E1" w:rsidRDefault="00166B35" w:rsidP="00166B35">
            <w:pPr>
              <w:pStyle w:val="EngHang"/>
              <w:rPr>
                <w:rFonts w:eastAsiaTheme="minorHAnsi"/>
              </w:rPr>
            </w:pPr>
            <w:r w:rsidRPr="007425E1">
              <w:rPr>
                <w:rFonts w:eastAsiaTheme="minorHAnsi"/>
              </w:rPr>
              <w:t>You are, indeed,</w:t>
            </w:r>
          </w:p>
          <w:p w:rsidR="00166B35" w:rsidRPr="00166B35" w:rsidRDefault="00166B35" w:rsidP="00166B35">
            <w:pPr>
              <w:pStyle w:val="EngHangEnd"/>
              <w:rPr>
                <w:color w:val="auto"/>
                <w:szCs w:val="22"/>
              </w:rPr>
            </w:pPr>
            <w:r w:rsidRPr="007425E1">
              <w:rPr>
                <w:rFonts w:eastAsiaTheme="minorHAnsi"/>
              </w:rPr>
              <w:t>The pride of our race.</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Intercede on our behalf,</w:t>
            </w:r>
          </w:p>
          <w:p w:rsidR="00166B35" w:rsidRPr="007425E1" w:rsidRDefault="00166B35" w:rsidP="00166B35">
            <w:pPr>
              <w:pStyle w:val="EngHang"/>
              <w:rPr>
                <w:rFonts w:eastAsiaTheme="minorHAnsi"/>
              </w:rPr>
            </w:pPr>
            <w:r w:rsidRPr="007425E1">
              <w:rPr>
                <w:rFonts w:eastAsiaTheme="minorHAnsi"/>
              </w:rPr>
              <w:t>O full of grace,</w:t>
            </w:r>
          </w:p>
          <w:p w:rsidR="00166B35" w:rsidRPr="007425E1" w:rsidRDefault="00166B35" w:rsidP="00166B35">
            <w:pPr>
              <w:pStyle w:val="EngHang"/>
              <w:rPr>
                <w:rFonts w:eastAsiaTheme="minorHAnsi"/>
              </w:rPr>
            </w:pPr>
            <w:r w:rsidRPr="007425E1">
              <w:rPr>
                <w:rFonts w:eastAsiaTheme="minorHAnsi"/>
              </w:rPr>
              <w:t>Before our Lord,</w:t>
            </w:r>
          </w:p>
          <w:p w:rsidR="00166B35" w:rsidRPr="00166B35" w:rsidRDefault="00166B35" w:rsidP="00166B35">
            <w:pPr>
              <w:pStyle w:val="EngHangEnd"/>
              <w:rPr>
                <w:color w:val="auto"/>
                <w:szCs w:val="22"/>
              </w:rPr>
            </w:pPr>
            <w:r w:rsidRPr="007425E1">
              <w:rPr>
                <w:rFonts w:eastAsiaTheme="minorHAnsi"/>
              </w:rPr>
              <w:t>Jesus Christ.</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That He may confirm us</w:t>
            </w:r>
          </w:p>
          <w:p w:rsidR="00166B35" w:rsidRPr="007425E1" w:rsidRDefault="00166B35" w:rsidP="00166B35">
            <w:pPr>
              <w:pStyle w:val="EngHang"/>
              <w:rPr>
                <w:rFonts w:eastAsiaTheme="minorHAnsi"/>
              </w:rPr>
            </w:pPr>
            <w:r w:rsidRPr="007425E1">
              <w:rPr>
                <w:rFonts w:eastAsiaTheme="minorHAnsi"/>
              </w:rPr>
              <w:t>In the Orthodox Faith,</w:t>
            </w:r>
          </w:p>
          <w:p w:rsidR="00166B35" w:rsidRPr="007425E1" w:rsidRDefault="00166B35" w:rsidP="00166B35">
            <w:pPr>
              <w:pStyle w:val="EngHang"/>
              <w:rPr>
                <w:rFonts w:eastAsiaTheme="minorHAnsi"/>
              </w:rPr>
            </w:pPr>
            <w:r w:rsidRPr="007425E1">
              <w:rPr>
                <w:rFonts w:eastAsiaTheme="minorHAnsi"/>
              </w:rPr>
              <w:t>And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Through the intercessions</w:t>
            </w:r>
          </w:p>
          <w:p w:rsidR="00166B35" w:rsidRPr="007425E1" w:rsidRDefault="00166B35" w:rsidP="00166B35">
            <w:pPr>
              <w:pStyle w:val="EngHang"/>
              <w:rPr>
                <w:rFonts w:eastAsiaTheme="minorHAnsi"/>
              </w:rPr>
            </w:pPr>
            <w:r w:rsidRPr="007425E1">
              <w:rPr>
                <w:rFonts w:eastAsiaTheme="minorHAnsi"/>
              </w:rPr>
              <w:t>Of the Mother of God, Saint Mary,</w:t>
            </w:r>
          </w:p>
          <w:p w:rsidR="00166B35" w:rsidRPr="007425E1" w:rsidRDefault="00166B35" w:rsidP="00166B35">
            <w:pPr>
              <w:pStyle w:val="EngHang"/>
              <w:rPr>
                <w:rFonts w:eastAsiaTheme="minorHAnsi"/>
              </w:rPr>
            </w:pPr>
            <w:r w:rsidRPr="007425E1">
              <w:rPr>
                <w:rFonts w:eastAsiaTheme="minorHAnsi"/>
              </w:rPr>
              <w:t>O Lord,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Thousands of thousands,</w:t>
            </w:r>
          </w:p>
          <w:p w:rsidR="00D01BB0" w:rsidRPr="007425E1" w:rsidRDefault="00D01BB0" w:rsidP="00D01BB0">
            <w:pPr>
              <w:pStyle w:val="EngHang"/>
              <w:rPr>
                <w:rFonts w:eastAsiaTheme="minorHAnsi"/>
              </w:rPr>
            </w:pPr>
            <w:r w:rsidRPr="007425E1">
              <w:rPr>
                <w:rFonts w:eastAsiaTheme="minorHAnsi"/>
              </w:rPr>
              <w:t>And myriads of myriads</w:t>
            </w:r>
          </w:p>
          <w:p w:rsidR="00D01BB0" w:rsidRPr="007425E1" w:rsidRDefault="00D01BB0" w:rsidP="00D01BB0">
            <w:pPr>
              <w:pStyle w:val="EngHang"/>
              <w:rPr>
                <w:rFonts w:eastAsiaTheme="minorHAnsi"/>
              </w:rPr>
            </w:pPr>
            <w:r w:rsidRPr="007425E1">
              <w:rPr>
                <w:rFonts w:eastAsiaTheme="minorHAnsi"/>
              </w:rPr>
              <w:t>Of holy angels</w:t>
            </w:r>
          </w:p>
          <w:p w:rsidR="0064784C" w:rsidRDefault="00D01BB0" w:rsidP="00D01BB0">
            <w:pPr>
              <w:pStyle w:val="EngHangEnd"/>
            </w:pPr>
            <w:r w:rsidRPr="007425E1">
              <w:rPr>
                <w:rFonts w:eastAsiaTheme="minorHAnsi"/>
              </w:rPr>
              <w:t>And archangels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Stand before</w:t>
            </w:r>
          </w:p>
          <w:p w:rsidR="00D01BB0" w:rsidRPr="007425E1" w:rsidRDefault="00D01BB0" w:rsidP="00D01BB0">
            <w:pPr>
              <w:pStyle w:val="EngHang"/>
              <w:rPr>
                <w:rFonts w:eastAsiaTheme="minorHAnsi"/>
              </w:rPr>
            </w:pPr>
            <w:r w:rsidRPr="007425E1">
              <w:rPr>
                <w:rFonts w:eastAsiaTheme="minorHAnsi"/>
              </w:rPr>
              <w:t>The throne of</w:t>
            </w:r>
          </w:p>
          <w:p w:rsidR="00D01BB0" w:rsidRPr="007425E1" w:rsidRDefault="00D01BB0" w:rsidP="00D01BB0">
            <w:pPr>
              <w:pStyle w:val="EngHang"/>
              <w:rPr>
                <w:rFonts w:eastAsiaTheme="minorHAnsi"/>
              </w:rPr>
            </w:pPr>
            <w:r w:rsidRPr="007425E1">
              <w:rPr>
                <w:rFonts w:eastAsiaTheme="minorHAnsi"/>
              </w:rPr>
              <w:t>The Pantocrator,</w:t>
            </w:r>
          </w:p>
          <w:p w:rsidR="0064784C" w:rsidRDefault="00D01BB0" w:rsidP="00D01BB0">
            <w:pPr>
              <w:pStyle w:val="EngHangEnd"/>
            </w:pPr>
            <w:r w:rsidRPr="007425E1">
              <w:rPr>
                <w:rFonts w:eastAsiaTheme="minorHAnsi"/>
              </w:rPr>
              <w:t>Proclaiming and saying,</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"Holy, Holy,</w:t>
            </w:r>
          </w:p>
          <w:p w:rsidR="00D01BB0" w:rsidRPr="007425E1" w:rsidRDefault="00D01BB0" w:rsidP="00D01BB0">
            <w:pPr>
              <w:pStyle w:val="EngHang"/>
              <w:rPr>
                <w:rFonts w:eastAsiaTheme="minorHAnsi"/>
              </w:rPr>
            </w:pPr>
            <w:r w:rsidRPr="007425E1">
              <w:rPr>
                <w:rFonts w:eastAsiaTheme="minorHAnsi"/>
              </w:rPr>
              <w:t xml:space="preserve">Holy: In truth, </w:t>
            </w:r>
          </w:p>
          <w:p w:rsidR="00D01BB0" w:rsidRPr="007425E1" w:rsidRDefault="00D01BB0" w:rsidP="00D01BB0">
            <w:pPr>
              <w:pStyle w:val="EngHang"/>
              <w:rPr>
                <w:rFonts w:eastAsiaTheme="minorHAnsi"/>
              </w:rPr>
            </w:pPr>
            <w:r w:rsidRPr="007425E1">
              <w:rPr>
                <w:rFonts w:eastAsiaTheme="minorHAnsi"/>
              </w:rPr>
              <w:t xml:space="preserve">The glory and honour </w:t>
            </w:r>
          </w:p>
          <w:p w:rsidR="0064784C" w:rsidRPr="00D01BB0" w:rsidRDefault="00D01BB0" w:rsidP="00D01BB0">
            <w:pPr>
              <w:pStyle w:val="EngHangEnd"/>
              <w:rPr>
                <w:rFonts w:eastAsiaTheme="minorHAnsi"/>
              </w:rPr>
            </w:pPr>
            <w:r w:rsidRPr="007425E1">
              <w:rPr>
                <w:rFonts w:eastAsiaTheme="minorHAnsi"/>
              </w:rPr>
              <w:t>Befit the Trinity."</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intercessions</w:t>
            </w:r>
          </w:p>
          <w:p w:rsidR="00D01BB0" w:rsidRPr="007425E1" w:rsidRDefault="00D01BB0" w:rsidP="00D01BB0">
            <w:pPr>
              <w:pStyle w:val="EngHang"/>
              <w:rPr>
                <w:rFonts w:eastAsiaTheme="minorHAnsi"/>
              </w:rPr>
            </w:pPr>
            <w:r w:rsidRPr="007425E1">
              <w:rPr>
                <w:rFonts w:eastAsiaTheme="minorHAnsi"/>
              </w:rPr>
              <w:t>Of all the choirs of the angels,</w:t>
            </w:r>
          </w:p>
          <w:p w:rsidR="00D01BB0" w:rsidRPr="007425E1" w:rsidRDefault="00D01BB0" w:rsidP="00D01BB0">
            <w:pPr>
              <w:pStyle w:val="EngHang"/>
              <w:rPr>
                <w:rFonts w:eastAsiaTheme="minorHAnsi"/>
              </w:rPr>
            </w:pPr>
            <w:r w:rsidRPr="007425E1">
              <w:rPr>
                <w:rFonts w:eastAsiaTheme="minorHAnsi"/>
              </w:rPr>
              <w:t xml:space="preserve">O Lord, grant us </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Our fathers, the Apostles,</w:t>
            </w:r>
          </w:p>
          <w:p w:rsidR="00D01BB0" w:rsidRPr="007425E1" w:rsidRDefault="00D01BB0" w:rsidP="00D01BB0">
            <w:pPr>
              <w:pStyle w:val="EngHang"/>
              <w:rPr>
                <w:rFonts w:eastAsiaTheme="minorHAnsi"/>
              </w:rPr>
            </w:pPr>
            <w:r w:rsidRPr="007425E1">
              <w:rPr>
                <w:rFonts w:eastAsiaTheme="minorHAnsi"/>
              </w:rPr>
              <w:t>Preached unto the nations</w:t>
            </w:r>
          </w:p>
          <w:p w:rsidR="00D01BB0" w:rsidRPr="007425E1" w:rsidRDefault="00D01BB0" w:rsidP="00D01BB0">
            <w:pPr>
              <w:pStyle w:val="EngHang"/>
              <w:rPr>
                <w:rFonts w:eastAsiaTheme="minorHAnsi"/>
              </w:rPr>
            </w:pPr>
            <w:r w:rsidRPr="007425E1">
              <w:rPr>
                <w:rFonts w:eastAsiaTheme="minorHAnsi"/>
              </w:rPr>
              <w:t>The Gospel</w:t>
            </w:r>
          </w:p>
          <w:p w:rsidR="0064784C" w:rsidRDefault="00D01BB0" w:rsidP="00D01BB0">
            <w:pPr>
              <w:pStyle w:val="EngHangEnd"/>
            </w:pPr>
            <w:r w:rsidRPr="007425E1">
              <w:rPr>
                <w:rFonts w:eastAsiaTheme="minorHAnsi"/>
              </w:rPr>
              <w:t>Of Jesus Christ.</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Their sound went forth</w:t>
            </w:r>
          </w:p>
          <w:p w:rsidR="00D01BB0" w:rsidRPr="007425E1" w:rsidRDefault="00D01BB0" w:rsidP="00D01BB0">
            <w:pPr>
              <w:pStyle w:val="EngHang"/>
              <w:rPr>
                <w:rFonts w:eastAsiaTheme="minorHAnsi"/>
              </w:rPr>
            </w:pPr>
            <w:r w:rsidRPr="007425E1">
              <w:rPr>
                <w:rFonts w:eastAsiaTheme="minorHAnsi"/>
              </w:rPr>
              <w:t>Into all the earth,</w:t>
            </w:r>
          </w:p>
          <w:p w:rsidR="00D01BB0" w:rsidRPr="007425E1" w:rsidRDefault="00D01BB0" w:rsidP="00D01BB0">
            <w:pPr>
              <w:pStyle w:val="EngHang"/>
              <w:rPr>
                <w:rFonts w:eastAsiaTheme="minorHAnsi"/>
              </w:rPr>
            </w:pPr>
            <w:r w:rsidRPr="007425E1">
              <w:rPr>
                <w:rFonts w:eastAsiaTheme="minorHAnsi"/>
              </w:rPr>
              <w:t>And their words unto</w:t>
            </w:r>
          </w:p>
          <w:p w:rsidR="0064784C" w:rsidRDefault="00D01BB0" w:rsidP="00D01BB0">
            <w:pPr>
              <w:pStyle w:val="EngHangEnd"/>
            </w:pPr>
            <w:r w:rsidRPr="007425E1">
              <w:rPr>
                <w:rFonts w:eastAsiaTheme="minorHAnsi"/>
              </w:rPr>
              <w:t>The ends of the world.</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Through the prayers</w:t>
            </w:r>
          </w:p>
          <w:p w:rsidR="00D01BB0" w:rsidRPr="007425E1" w:rsidRDefault="00D01BB0" w:rsidP="00D01BB0">
            <w:pPr>
              <w:pStyle w:val="EngHang"/>
              <w:rPr>
                <w:rFonts w:eastAsiaTheme="minorHAnsi"/>
              </w:rPr>
            </w:pPr>
            <w:r w:rsidRPr="007425E1">
              <w:rPr>
                <w:rFonts w:eastAsiaTheme="minorHAnsi"/>
              </w:rPr>
              <w:t>Of my lords and fathers, the Apostles,</w:t>
            </w:r>
          </w:p>
          <w:p w:rsidR="00D01BB0" w:rsidRPr="007425E1" w:rsidRDefault="00D01BB0" w:rsidP="00D01BB0">
            <w:pPr>
              <w:pStyle w:val="EngHang"/>
              <w:rPr>
                <w:rFonts w:eastAsiaTheme="minorHAnsi"/>
              </w:rPr>
            </w:pPr>
            <w:r w:rsidRPr="007425E1">
              <w:rPr>
                <w:rFonts w:eastAsiaTheme="minorHAnsi"/>
              </w:rPr>
              <w:t>O Lord, grant us</w:t>
            </w:r>
          </w:p>
          <w:p w:rsidR="0064784C" w:rsidRDefault="00D01BB0" w:rsidP="00D01BB0">
            <w:pPr>
              <w:pStyle w:val="EngHangEnd"/>
            </w:pPr>
            <w:r w:rsidRPr="007425E1">
              <w:rPr>
                <w:rFonts w:eastAsiaTheme="minorHAnsi"/>
              </w:rPr>
              <w:t>The forgiveness of our sins.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Unfading crowns</w:t>
            </w:r>
          </w:p>
          <w:p w:rsidR="00D01BB0" w:rsidRPr="007425E1" w:rsidRDefault="00D01BB0" w:rsidP="00D01BB0">
            <w:pPr>
              <w:pStyle w:val="EngHang"/>
              <w:rPr>
                <w:rFonts w:eastAsiaTheme="minorHAnsi"/>
              </w:rPr>
            </w:pPr>
            <w:r w:rsidRPr="007425E1">
              <w:rPr>
                <w:rFonts w:eastAsiaTheme="minorHAnsi"/>
              </w:rPr>
              <w:t>The Lord has placed</w:t>
            </w:r>
          </w:p>
          <w:p w:rsidR="00D01BB0" w:rsidRPr="007425E1" w:rsidRDefault="00D01BB0" w:rsidP="00D01BB0">
            <w:pPr>
              <w:pStyle w:val="EngHang"/>
              <w:rPr>
                <w:rFonts w:eastAsiaTheme="minorHAnsi"/>
              </w:rPr>
            </w:pPr>
            <w:r w:rsidRPr="007425E1">
              <w:rPr>
                <w:rFonts w:eastAsiaTheme="minorHAnsi"/>
              </w:rPr>
              <w:t>Upon all the choirs</w:t>
            </w:r>
          </w:p>
          <w:p w:rsidR="0064784C" w:rsidRDefault="00D01BB0" w:rsidP="00D01BB0">
            <w:pPr>
              <w:pStyle w:val="EngHangEnd"/>
            </w:pPr>
            <w:r w:rsidRPr="007425E1">
              <w:rPr>
                <w:rFonts w:eastAsiaTheme="minorHAnsi"/>
              </w:rPr>
              <w:t>Of the martyrs.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r w:rsidR="0064784C" w:rsidTr="00B268A8">
        <w:trPr>
          <w:cantSplit/>
          <w:jc w:val="center"/>
        </w:trPr>
        <w:tc>
          <w:tcPr>
            <w:tcW w:w="288" w:type="dxa"/>
          </w:tcPr>
          <w:p w:rsidR="0064784C" w:rsidRDefault="0064784C" w:rsidP="00B268A8">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He saved and delivered them,</w:t>
            </w:r>
          </w:p>
          <w:p w:rsidR="00D01BB0" w:rsidRPr="007425E1" w:rsidRDefault="00D01BB0" w:rsidP="00D01BB0">
            <w:pPr>
              <w:pStyle w:val="EngHang"/>
              <w:rPr>
                <w:rFonts w:eastAsiaTheme="minorHAnsi"/>
              </w:rPr>
            </w:pPr>
            <w:r w:rsidRPr="007425E1">
              <w:rPr>
                <w:rFonts w:eastAsiaTheme="minorHAnsi"/>
              </w:rPr>
              <w:t>For they took refuge in Him,</w:t>
            </w:r>
          </w:p>
          <w:p w:rsidR="00D01BB0" w:rsidRPr="007425E1" w:rsidRDefault="00D01BB0" w:rsidP="00D01BB0">
            <w:pPr>
              <w:pStyle w:val="EngHang"/>
              <w:rPr>
                <w:rFonts w:eastAsiaTheme="minorHAnsi"/>
              </w:rPr>
            </w:pPr>
            <w:r w:rsidRPr="007425E1">
              <w:rPr>
                <w:rFonts w:eastAsiaTheme="minorHAnsi"/>
              </w:rPr>
              <w:t>And they kept a feast</w:t>
            </w:r>
          </w:p>
          <w:p w:rsidR="0064784C" w:rsidRPr="00D01BB0" w:rsidRDefault="00D01BB0" w:rsidP="00D01BB0">
            <w:pPr>
              <w:pStyle w:val="EngHangEnd"/>
              <w:rPr>
                <w:rFonts w:eastAsiaTheme="minorHAnsi"/>
              </w:rPr>
            </w:pPr>
            <w:r w:rsidRPr="007425E1">
              <w:rPr>
                <w:rFonts w:eastAsiaTheme="minorHAnsi"/>
              </w:rPr>
              <w:t>With Him, in His Kingdom.</w:t>
            </w:r>
          </w:p>
        </w:tc>
        <w:tc>
          <w:tcPr>
            <w:tcW w:w="288" w:type="dxa"/>
          </w:tcPr>
          <w:p w:rsidR="0064784C" w:rsidRDefault="0064784C" w:rsidP="0064784C"/>
        </w:tc>
        <w:tc>
          <w:tcPr>
            <w:tcW w:w="288" w:type="dxa"/>
          </w:tcPr>
          <w:p w:rsidR="0064784C" w:rsidRDefault="0064784C" w:rsidP="00B268A8">
            <w:pPr>
              <w:pStyle w:val="CopticCross"/>
            </w:pPr>
          </w:p>
        </w:tc>
        <w:tc>
          <w:tcPr>
            <w:tcW w:w="3960" w:type="dxa"/>
          </w:tcPr>
          <w:p w:rsidR="0064784C" w:rsidRDefault="0064784C" w:rsidP="0064784C"/>
        </w:tc>
      </w:tr>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prayers of all</w:t>
            </w:r>
          </w:p>
          <w:p w:rsidR="00D01BB0" w:rsidRPr="007425E1" w:rsidRDefault="00D01BB0" w:rsidP="00D01BB0">
            <w:pPr>
              <w:pStyle w:val="EngHang"/>
              <w:rPr>
                <w:rFonts w:eastAsiaTheme="minorHAnsi"/>
              </w:rPr>
            </w:pPr>
            <w:r w:rsidRPr="007425E1">
              <w:rPr>
                <w:rFonts w:eastAsiaTheme="minorHAnsi"/>
              </w:rPr>
              <w:t>The choirs of the martyrs,</w:t>
            </w:r>
          </w:p>
          <w:p w:rsidR="00D01BB0" w:rsidRPr="007425E1" w:rsidRDefault="00D01BB0" w:rsidP="00D01BB0">
            <w:pPr>
              <w:pStyle w:val="EngHang"/>
              <w:rPr>
                <w:rFonts w:eastAsiaTheme="minorHAnsi"/>
              </w:rPr>
            </w:pPr>
            <w:r w:rsidRPr="007425E1">
              <w:rPr>
                <w:rFonts w:eastAsiaTheme="minorHAnsi"/>
              </w:rPr>
              <w:t>O Lord, grant us</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saints bless </w:t>
            </w:r>
            <w:r w:rsidR="001040C8">
              <w:rPr>
                <w:rFonts w:eastAsiaTheme="minorHAnsi"/>
              </w:rPr>
              <w:t>You</w:t>
            </w:r>
            <w:r w:rsidR="00B268A8"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And declare</w:t>
            </w:r>
          </w:p>
          <w:p w:rsidR="00B268A8" w:rsidRPr="007425E1" w:rsidRDefault="00B268A8" w:rsidP="00B268A8">
            <w:pPr>
              <w:pStyle w:val="EngHang"/>
              <w:rPr>
                <w:rFonts w:eastAsiaTheme="minorHAnsi"/>
              </w:rPr>
            </w:pPr>
            <w:r w:rsidRPr="007425E1">
              <w:rPr>
                <w:rFonts w:eastAsiaTheme="minorHAnsi"/>
              </w:rPr>
              <w:t>The glory</w:t>
            </w:r>
          </w:p>
          <w:p w:rsidR="00D01BB0" w:rsidRDefault="00B268A8" w:rsidP="00B268A8">
            <w:pPr>
              <w:pStyle w:val="EngHangEnd"/>
            </w:pPr>
            <w:r w:rsidRPr="007425E1">
              <w:rPr>
                <w:rFonts w:eastAsiaTheme="minorHAnsi"/>
              </w:rPr>
              <w:t xml:space="preserve">Of </w:t>
            </w:r>
            <w:r w:rsidR="00E570CB">
              <w:rPr>
                <w:rFonts w:eastAsiaTheme="minorHAnsi"/>
              </w:rPr>
              <w:t>Your</w:t>
            </w:r>
            <w:r w:rsidRPr="007425E1">
              <w:rPr>
                <w:rFonts w:eastAsiaTheme="minorHAnsi"/>
              </w:rPr>
              <w:t xml:space="preserve"> Kingdom.</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r w:rsidR="00D01BB0" w:rsidTr="00B268A8">
        <w:trPr>
          <w:cantSplit/>
          <w:jc w:val="center"/>
        </w:trPr>
        <w:tc>
          <w:tcPr>
            <w:tcW w:w="288" w:type="dxa"/>
          </w:tcPr>
          <w:p w:rsidR="00D01BB0" w:rsidRDefault="00B268A8" w:rsidP="00B268A8">
            <w:pPr>
              <w:pStyle w:val="CopticCross"/>
            </w:pPr>
            <w:r w:rsidRPr="00FB5ACB">
              <w:lastRenderedPageBreak/>
              <w:t>¿</w:t>
            </w: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Kingdom, O my Lord,</w:t>
            </w:r>
          </w:p>
          <w:p w:rsidR="00B268A8" w:rsidRPr="007425E1" w:rsidRDefault="00B268A8" w:rsidP="00B268A8">
            <w:pPr>
              <w:pStyle w:val="EngHang"/>
              <w:rPr>
                <w:rFonts w:eastAsiaTheme="minorHAnsi"/>
              </w:rPr>
            </w:pPr>
            <w:r w:rsidRPr="007425E1">
              <w:rPr>
                <w:rFonts w:eastAsiaTheme="minorHAnsi"/>
              </w:rPr>
              <w:t>Is an eternal Kingdom,</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Lordship is</w:t>
            </w:r>
          </w:p>
          <w:p w:rsidR="00D01BB0" w:rsidRDefault="00B268A8" w:rsidP="00B268A8">
            <w:pPr>
              <w:pStyle w:val="EngHangEnd"/>
            </w:pPr>
            <w:r w:rsidRPr="007425E1">
              <w:rPr>
                <w:rFonts w:eastAsiaTheme="minorHAnsi"/>
              </w:rPr>
              <w:t>Unto the age of ages.</w:t>
            </w:r>
          </w:p>
        </w:tc>
        <w:tc>
          <w:tcPr>
            <w:tcW w:w="288" w:type="dxa"/>
          </w:tcPr>
          <w:p w:rsidR="00D01BB0" w:rsidRDefault="00D01BB0" w:rsidP="00D01BB0"/>
        </w:tc>
        <w:tc>
          <w:tcPr>
            <w:tcW w:w="288" w:type="dxa"/>
          </w:tcPr>
          <w:p w:rsidR="00D01BB0" w:rsidRDefault="00B268A8" w:rsidP="00B268A8">
            <w:pPr>
              <w:pStyle w:val="CopticCross"/>
            </w:pPr>
            <w:r w:rsidRPr="00FB5ACB">
              <w:t>¿</w:t>
            </w:r>
          </w:p>
        </w:tc>
        <w:tc>
          <w:tcPr>
            <w:tcW w:w="3960" w:type="dxa"/>
          </w:tcPr>
          <w:p w:rsidR="00D01BB0" w:rsidRDefault="00D01BB0" w:rsidP="00D01BB0"/>
        </w:tc>
      </w:tr>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Through the prayers of all</w:t>
            </w:r>
          </w:p>
          <w:p w:rsidR="00B268A8" w:rsidRPr="007425E1" w:rsidRDefault="00B268A8" w:rsidP="00B268A8">
            <w:pPr>
              <w:pStyle w:val="EngHang"/>
              <w:rPr>
                <w:rFonts w:eastAsiaTheme="minorHAnsi"/>
              </w:rPr>
            </w:pPr>
            <w:r w:rsidRPr="007425E1">
              <w:rPr>
                <w:rFonts w:eastAsiaTheme="minorHAnsi"/>
              </w:rPr>
              <w:t>The choirs of the cross-bearers, and the righteous and the just,</w:t>
            </w:r>
          </w:p>
          <w:p w:rsidR="00D01BB0" w:rsidRDefault="00B268A8" w:rsidP="00B268A8">
            <w:pPr>
              <w:pStyle w:val="EngHang"/>
              <w:rPr>
                <w:rFonts w:eastAsiaTheme="minorHAnsi"/>
              </w:rPr>
            </w:pPr>
            <w:r w:rsidRPr="007425E1">
              <w:rPr>
                <w:rFonts w:eastAsiaTheme="minorHAnsi"/>
              </w:rPr>
              <w:t>O Lord, grant us</w:t>
            </w:r>
          </w:p>
          <w:p w:rsidR="00B268A8" w:rsidRDefault="00B268A8" w:rsidP="00B268A8">
            <w:pPr>
              <w:pStyle w:val="EngHangEnd"/>
            </w:pPr>
            <w:r w:rsidRPr="007425E1">
              <w:rPr>
                <w:rFonts w:eastAsiaTheme="minorHAnsi"/>
              </w:rPr>
              <w:t>The forgiveness of our sins.</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Hail to Elijah,</w:t>
            </w:r>
          </w:p>
          <w:p w:rsidR="00B268A8" w:rsidRPr="007425E1" w:rsidRDefault="00B268A8" w:rsidP="00B268A8">
            <w:pPr>
              <w:pStyle w:val="EngHang"/>
              <w:rPr>
                <w:rFonts w:eastAsiaTheme="minorHAnsi"/>
              </w:rPr>
            </w:pPr>
            <w:r w:rsidRPr="007425E1">
              <w:rPr>
                <w:rFonts w:eastAsiaTheme="minorHAnsi"/>
              </w:rPr>
              <w:t>The prophet of temperance,</w:t>
            </w:r>
          </w:p>
          <w:p w:rsidR="00B268A8" w:rsidRPr="007425E1" w:rsidRDefault="00B268A8" w:rsidP="00B268A8">
            <w:pPr>
              <w:pStyle w:val="EngHang"/>
              <w:rPr>
                <w:rFonts w:eastAsiaTheme="minorHAnsi"/>
              </w:rPr>
            </w:pPr>
            <w:r w:rsidRPr="007425E1">
              <w:rPr>
                <w:rFonts w:eastAsiaTheme="minorHAnsi"/>
              </w:rPr>
              <w:t>And to Elisha,</w:t>
            </w:r>
          </w:p>
          <w:p w:rsidR="00B268A8" w:rsidRPr="00B268A8" w:rsidRDefault="00B268A8" w:rsidP="00B268A8">
            <w:pPr>
              <w:pStyle w:val="EngHangEnd"/>
              <w:rPr>
                <w:rFonts w:eastAsiaTheme="minorHAnsi"/>
              </w:rPr>
            </w:pPr>
            <w:r w:rsidRPr="007425E1">
              <w:rPr>
                <w:rFonts w:eastAsiaTheme="minorHAnsi"/>
              </w:rPr>
              <w:t>His elect disciple.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Evangelist</w:t>
            </w:r>
          </w:p>
          <w:p w:rsidR="00B268A8" w:rsidRPr="007425E1" w:rsidRDefault="00B268A8" w:rsidP="00B268A8">
            <w:pPr>
              <w:pStyle w:val="EngHang"/>
              <w:rPr>
                <w:rFonts w:eastAsiaTheme="minorHAnsi"/>
              </w:rPr>
            </w:pPr>
            <w:r w:rsidRPr="007425E1">
              <w:rPr>
                <w:rFonts w:eastAsiaTheme="minorHAnsi"/>
              </w:rPr>
              <w:t>Of the land of Egypt,</w:t>
            </w:r>
          </w:p>
          <w:p w:rsidR="00B268A8" w:rsidRPr="007425E1" w:rsidRDefault="00B268A8" w:rsidP="00B268A8">
            <w:pPr>
              <w:pStyle w:val="EngHang"/>
              <w:rPr>
                <w:rFonts w:eastAsiaTheme="minorHAnsi"/>
              </w:rPr>
            </w:pPr>
            <w:r w:rsidRPr="007425E1">
              <w:rPr>
                <w:rFonts w:eastAsiaTheme="minorHAnsi"/>
              </w:rPr>
              <w:t xml:space="preserve">Mark the Apostle, </w:t>
            </w:r>
          </w:p>
          <w:p w:rsidR="00B268A8" w:rsidRPr="00B268A8" w:rsidRDefault="00B268A8" w:rsidP="00B268A8">
            <w:pPr>
              <w:pStyle w:val="EngHangEnd"/>
              <w:rPr>
                <w:rFonts w:eastAsiaTheme="minorHAnsi"/>
              </w:rPr>
            </w:pPr>
            <w:r w:rsidRPr="007425E1">
              <w:rPr>
                <w:rFonts w:eastAsiaTheme="minorHAnsi"/>
              </w:rPr>
              <w:t>The first prelate.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You are the Mother of God,</w:t>
            </w:r>
          </w:p>
          <w:p w:rsidR="00B268A8" w:rsidRPr="007425E1" w:rsidRDefault="00B268A8" w:rsidP="00B268A8">
            <w:pPr>
              <w:pStyle w:val="EngHang"/>
              <w:rPr>
                <w:rFonts w:eastAsiaTheme="minorHAnsi"/>
              </w:rPr>
            </w:pPr>
            <w:r w:rsidRPr="007425E1">
              <w:rPr>
                <w:rFonts w:eastAsiaTheme="minorHAnsi"/>
              </w:rPr>
              <w:t>O Virgin Mary:</w:t>
            </w:r>
          </w:p>
          <w:p w:rsidR="00B268A8" w:rsidRPr="007425E1" w:rsidRDefault="00B268A8" w:rsidP="00B268A8">
            <w:pPr>
              <w:pStyle w:val="EngHang"/>
              <w:rPr>
                <w:rFonts w:eastAsiaTheme="minorHAnsi"/>
              </w:rPr>
            </w:pPr>
            <w:r w:rsidRPr="007425E1">
              <w:rPr>
                <w:rFonts w:eastAsiaTheme="minorHAnsi"/>
              </w:rPr>
              <w:t>Ask Him, on our behalf,</w:t>
            </w:r>
          </w:p>
          <w:p w:rsidR="00B268A8" w:rsidRPr="00B268A8" w:rsidRDefault="00B268A8" w:rsidP="00B268A8">
            <w:pPr>
              <w:pStyle w:val="EngHangEnd"/>
              <w:rPr>
                <w:rFonts w:eastAsiaTheme="minorHAnsi"/>
              </w:rPr>
            </w:pPr>
            <w:r w:rsidRPr="007425E1">
              <w:rPr>
                <w:rFonts w:eastAsiaTheme="minorHAnsi"/>
              </w:rPr>
              <w:t>To have mercy on our race.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patriarch,</w:t>
            </w:r>
          </w:p>
          <w:p w:rsidR="00B268A8" w:rsidRPr="007425E1" w:rsidRDefault="00B268A8" w:rsidP="00B268A8">
            <w:pPr>
              <w:pStyle w:val="EngHang"/>
              <w:rPr>
                <w:rFonts w:eastAsiaTheme="minorHAnsi"/>
              </w:rPr>
            </w:pPr>
            <w:r w:rsidRPr="007425E1">
              <w:rPr>
                <w:rFonts w:eastAsiaTheme="minorHAnsi"/>
              </w:rPr>
              <w:t>Our father Abba Severus,</w:t>
            </w:r>
          </w:p>
          <w:p w:rsidR="00B268A8" w:rsidRPr="007425E1" w:rsidRDefault="00B268A8" w:rsidP="00B268A8">
            <w:pPr>
              <w:pStyle w:val="EngHang"/>
              <w:rPr>
                <w:rFonts w:eastAsiaTheme="minorHAnsi"/>
              </w:rPr>
            </w:pPr>
            <w:r w:rsidRPr="007425E1">
              <w:rPr>
                <w:rFonts w:eastAsiaTheme="minorHAnsi"/>
              </w:rPr>
              <w:t>Whose holy teachings</w:t>
            </w:r>
          </w:p>
          <w:p w:rsidR="00B268A8" w:rsidRPr="00B268A8" w:rsidRDefault="00B268A8" w:rsidP="00B268A8">
            <w:pPr>
              <w:pStyle w:val="EngHangEnd"/>
              <w:rPr>
                <w:rFonts w:eastAsiaTheme="minorHAnsi"/>
              </w:rPr>
            </w:pPr>
            <w:r w:rsidRPr="007425E1">
              <w:rPr>
                <w:rFonts w:eastAsiaTheme="minorHAnsi"/>
              </w:rPr>
              <w:t>Enlightened our minds.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Our father, the confessor,</w:t>
            </w:r>
          </w:p>
          <w:p w:rsidR="00B268A8" w:rsidRPr="007425E1" w:rsidRDefault="00B268A8" w:rsidP="00B268A8">
            <w:pPr>
              <w:pStyle w:val="EngHang"/>
              <w:rPr>
                <w:rFonts w:eastAsiaTheme="minorHAnsi"/>
              </w:rPr>
            </w:pPr>
            <w:r w:rsidRPr="007425E1">
              <w:rPr>
                <w:rFonts w:eastAsiaTheme="minorHAnsi"/>
              </w:rPr>
              <w:t>Abba Dioscorus,</w:t>
            </w:r>
          </w:p>
          <w:p w:rsidR="00B268A8" w:rsidRPr="007425E1" w:rsidRDefault="00B268A8" w:rsidP="00B268A8">
            <w:pPr>
              <w:pStyle w:val="EngHang"/>
              <w:rPr>
                <w:rFonts w:eastAsiaTheme="minorHAnsi"/>
              </w:rPr>
            </w:pPr>
            <w:r w:rsidRPr="007425E1">
              <w:rPr>
                <w:rFonts w:eastAsiaTheme="minorHAnsi"/>
              </w:rPr>
              <w:t>Defended the faith</w:t>
            </w:r>
          </w:p>
          <w:p w:rsidR="00B268A8" w:rsidRDefault="00B268A8" w:rsidP="00B268A8">
            <w:pPr>
              <w:pStyle w:val="EngHangEnd"/>
            </w:pPr>
            <w:r w:rsidRPr="007425E1">
              <w:rPr>
                <w:rFonts w:eastAsiaTheme="minorHAnsi"/>
              </w:rPr>
              <w:t>Against the heretics.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And all of our fathers,</w:t>
            </w:r>
          </w:p>
          <w:p w:rsidR="00B268A8" w:rsidRPr="007425E1" w:rsidRDefault="00B268A8" w:rsidP="00B268A8">
            <w:pPr>
              <w:pStyle w:val="EngHang"/>
              <w:rPr>
                <w:rFonts w:eastAsiaTheme="minorHAnsi"/>
              </w:rPr>
            </w:pPr>
            <w:r w:rsidRPr="007425E1">
              <w:rPr>
                <w:rFonts w:eastAsiaTheme="minorHAnsi"/>
              </w:rPr>
              <w:t>Who pleased the Lord,</w:t>
            </w:r>
          </w:p>
          <w:p w:rsidR="00B268A8" w:rsidRPr="007425E1" w:rsidRDefault="00B268A8" w:rsidP="00B268A8">
            <w:pPr>
              <w:pStyle w:val="EngHang"/>
              <w:rPr>
                <w:rFonts w:eastAsiaTheme="minorHAnsi"/>
              </w:rPr>
            </w:pPr>
            <w:r w:rsidRPr="007425E1">
              <w:rPr>
                <w:rFonts w:eastAsiaTheme="minorHAnsi"/>
              </w:rPr>
              <w:t xml:space="preserve">May their holy blessings </w:t>
            </w:r>
          </w:p>
          <w:p w:rsidR="00B268A8" w:rsidRDefault="00B268A8" w:rsidP="00B268A8">
            <w:pPr>
              <w:pStyle w:val="EngHangEnd"/>
            </w:pPr>
            <w:r w:rsidRPr="007425E1">
              <w:rPr>
                <w:rFonts w:eastAsiaTheme="minorHAnsi"/>
              </w:rPr>
              <w:t>Be a keeper unto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Through their prayers,</w:t>
            </w:r>
          </w:p>
          <w:p w:rsidR="00B268A8" w:rsidRPr="007425E1" w:rsidRDefault="00B268A8" w:rsidP="00B268A8">
            <w:pPr>
              <w:pStyle w:val="EngHang"/>
              <w:rPr>
                <w:rFonts w:eastAsiaTheme="minorHAnsi"/>
              </w:rPr>
            </w:pPr>
            <w:r w:rsidRPr="007425E1">
              <w:rPr>
                <w:rFonts w:eastAsiaTheme="minorHAnsi"/>
              </w:rPr>
              <w:t xml:space="preserve">Grant us, O God, </w:t>
            </w:r>
          </w:p>
          <w:p w:rsidR="00B268A8" w:rsidRPr="007425E1" w:rsidRDefault="00B268A8" w:rsidP="00B268A8">
            <w:pPr>
              <w:pStyle w:val="EngHang"/>
              <w:rPr>
                <w:rFonts w:eastAsiaTheme="minorHAnsi"/>
              </w:rPr>
            </w:pPr>
            <w:r w:rsidRPr="007425E1">
              <w:rPr>
                <w:rFonts w:eastAsiaTheme="minorHAnsi"/>
              </w:rPr>
              <w:t>The forgiveness of our sins,</w:t>
            </w:r>
          </w:p>
          <w:p w:rsidR="00B268A8" w:rsidRDefault="00B268A8" w:rsidP="00B268A8">
            <w:pPr>
              <w:pStyle w:val="EngHangEnd"/>
            </w:pPr>
            <w:r w:rsidRPr="007425E1">
              <w:rPr>
                <w:rFonts w:eastAsiaTheme="minorHAnsi"/>
              </w:rPr>
              <w:t xml:space="preserve">And give us </w:t>
            </w:r>
            <w:r w:rsidR="00E570CB">
              <w:rPr>
                <w:rFonts w:eastAsiaTheme="minorHAnsi"/>
              </w:rPr>
              <w:t>Your</w:t>
            </w:r>
            <w:r w:rsidRPr="007425E1">
              <w:rPr>
                <w:rFonts w:eastAsiaTheme="minorHAnsi"/>
              </w:rPr>
              <w:t xml:space="preserve"> peace.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bl>
    <w:p w:rsidR="00B268A8" w:rsidRDefault="00B268A8" w:rsidP="00B268A8">
      <w:pPr>
        <w:pStyle w:val="Heading3"/>
      </w:pPr>
      <w:bookmarkStart w:id="794" w:name="_Toc298681356"/>
      <w:bookmarkStart w:id="795" w:name="_Toc308441946"/>
      <w:r>
        <w:t>The Conclusion of the Adam Theotokia</w:t>
      </w:r>
      <w:bookmarkEnd w:id="794"/>
      <w:bookmarkEnd w:id="795"/>
    </w:p>
    <w:p w:rsidR="00A75013" w:rsidRPr="00A75013" w:rsidRDefault="00A75013" w:rsidP="00A75013">
      <w:pPr>
        <w:pStyle w:val="Rubrics0"/>
      </w:pPr>
      <w:r>
        <w:t>See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mercies, O my God,</w:t>
            </w:r>
          </w:p>
          <w:p w:rsidR="00B268A8" w:rsidRPr="007425E1" w:rsidRDefault="00B268A8" w:rsidP="00B268A8">
            <w:pPr>
              <w:pStyle w:val="EngHang"/>
              <w:rPr>
                <w:rFonts w:eastAsiaTheme="minorHAnsi"/>
              </w:rPr>
            </w:pPr>
            <w:r w:rsidRPr="007425E1">
              <w:rPr>
                <w:rFonts w:eastAsiaTheme="minorHAnsi"/>
              </w:rPr>
              <w:t>Are countless,</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tender mercies</w:t>
            </w:r>
          </w:p>
          <w:p w:rsidR="00B268A8" w:rsidRDefault="00B268A8" w:rsidP="00B268A8">
            <w:pPr>
              <w:pStyle w:val="EngHangEnd"/>
            </w:pPr>
            <w:r w:rsidRPr="007425E1">
              <w:rPr>
                <w:rFonts w:eastAsiaTheme="minorHAnsi"/>
              </w:rPr>
              <w:t>Are too plenteous.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All the rain drops</w:t>
            </w:r>
          </w:p>
          <w:p w:rsidR="00B268A8" w:rsidRPr="007425E1" w:rsidRDefault="00B268A8" w:rsidP="00B268A8">
            <w:pPr>
              <w:pStyle w:val="EngHang"/>
              <w:rPr>
                <w:rFonts w:eastAsiaTheme="minorHAnsi"/>
              </w:rPr>
            </w:pPr>
            <w:r w:rsidRPr="007425E1">
              <w:rPr>
                <w:rFonts w:eastAsiaTheme="minorHAnsi"/>
              </w:rPr>
              <w:t xml:space="preserve">Are counted by </w:t>
            </w:r>
            <w:r w:rsidR="001040C8">
              <w:rPr>
                <w:rFonts w:eastAsiaTheme="minorHAnsi"/>
              </w:rPr>
              <w:t>You</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 xml:space="preserve">And the sand of the sea </w:t>
            </w:r>
          </w:p>
          <w:p w:rsidR="00B268A8" w:rsidRDefault="00B268A8" w:rsidP="00B268A8">
            <w:pPr>
              <w:pStyle w:val="EngHangEnd"/>
            </w:pPr>
            <w:r w:rsidRPr="007425E1">
              <w:rPr>
                <w:rFonts w:eastAsiaTheme="minorHAnsi"/>
              </w:rPr>
              <w:t xml:space="preserve">Is before </w:t>
            </w:r>
            <w:r w:rsidR="001040C8">
              <w:rPr>
                <w:rFonts w:eastAsiaTheme="minorHAnsi"/>
              </w:rPr>
              <w:t>Your</w:t>
            </w:r>
            <w:r w:rsidRPr="007425E1">
              <w:rPr>
                <w:rFonts w:eastAsiaTheme="minorHAnsi"/>
              </w:rPr>
              <w:t xml:space="preserve"> eyes.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How much more are</w:t>
            </w:r>
          </w:p>
          <w:p w:rsidR="00B268A8" w:rsidRPr="007425E1" w:rsidRDefault="00B268A8" w:rsidP="00B268A8">
            <w:pPr>
              <w:pStyle w:val="EngHang"/>
              <w:rPr>
                <w:rFonts w:eastAsiaTheme="minorHAnsi"/>
              </w:rPr>
            </w:pPr>
            <w:r w:rsidRPr="007425E1">
              <w:rPr>
                <w:rFonts w:eastAsiaTheme="minorHAnsi"/>
              </w:rPr>
              <w:t>The sins of my soul</w:t>
            </w:r>
          </w:p>
          <w:p w:rsidR="00B268A8" w:rsidRPr="007425E1" w:rsidRDefault="00B268A8" w:rsidP="00B268A8">
            <w:pPr>
              <w:pStyle w:val="EngHang"/>
              <w:rPr>
                <w:rFonts w:eastAsiaTheme="minorHAnsi"/>
              </w:rPr>
            </w:pPr>
            <w:r w:rsidRPr="007425E1">
              <w:rPr>
                <w:rFonts w:eastAsiaTheme="minorHAnsi"/>
              </w:rPr>
              <w:t>Manifest before</w:t>
            </w:r>
          </w:p>
          <w:p w:rsidR="00B268A8" w:rsidRDefault="001040C8" w:rsidP="00B268A8">
            <w:pPr>
              <w:pStyle w:val="EngHangEnd"/>
            </w:pPr>
            <w:r>
              <w:rPr>
                <w:rFonts w:eastAsiaTheme="minorHAnsi"/>
              </w:rPr>
              <w:t>You</w:t>
            </w:r>
            <w:r w:rsidR="00B268A8" w:rsidRPr="007425E1">
              <w:rPr>
                <w:rFonts w:eastAsiaTheme="minorHAnsi"/>
              </w:rPr>
              <w:t>, O my God.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Remember not, my Lord,</w:t>
            </w:r>
          </w:p>
          <w:p w:rsidR="00B268A8" w:rsidRPr="007425E1" w:rsidRDefault="00B268A8" w:rsidP="00B268A8">
            <w:pPr>
              <w:pStyle w:val="EngHang"/>
              <w:rPr>
                <w:rFonts w:eastAsiaTheme="minorHAnsi"/>
              </w:rPr>
            </w:pPr>
            <w:r w:rsidRPr="007425E1">
              <w:rPr>
                <w:rFonts w:eastAsiaTheme="minorHAnsi"/>
              </w:rPr>
              <w:t>And count not</w:t>
            </w:r>
          </w:p>
          <w:p w:rsidR="00B268A8" w:rsidRDefault="00B268A8" w:rsidP="00B268A8">
            <w:pPr>
              <w:pStyle w:val="EngHangEnd"/>
            </w:pPr>
            <w:r w:rsidRPr="007425E1">
              <w:rPr>
                <w:rFonts w:eastAsiaTheme="minorHAnsi"/>
              </w:rPr>
              <w:t>My iniquities.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chosen the publican,</w:t>
            </w:r>
          </w:p>
          <w:p w:rsidR="00B268A8" w:rsidRPr="007425E1" w:rsidRDefault="00B268A8" w:rsidP="00B268A8">
            <w:pPr>
              <w:pStyle w:val="EngHang"/>
              <w:rPr>
                <w:rFonts w:eastAsiaTheme="minorHAnsi"/>
              </w:rPr>
            </w:pPr>
            <w:r w:rsidRPr="007425E1">
              <w:rPr>
                <w:rFonts w:eastAsiaTheme="minorHAnsi"/>
              </w:rPr>
              <w:t xml:space="preserve">The adulteress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saved,</w:t>
            </w:r>
          </w:p>
          <w:p w:rsidR="00B268A8" w:rsidRPr="007425E1" w:rsidRDefault="00B268A8" w:rsidP="00B268A8">
            <w:pPr>
              <w:pStyle w:val="EngHang"/>
              <w:rPr>
                <w:rFonts w:eastAsiaTheme="minorHAnsi"/>
              </w:rPr>
            </w:pPr>
            <w:r w:rsidRPr="007425E1">
              <w:rPr>
                <w:rFonts w:eastAsiaTheme="minorHAnsi"/>
              </w:rPr>
              <w:t>And the right-hand thief</w:t>
            </w:r>
          </w:p>
          <w:p w:rsidR="00B268A8" w:rsidRDefault="001040C8" w:rsidP="00B268A8">
            <w:pPr>
              <w:pStyle w:val="EngHangEnd"/>
            </w:pPr>
            <w:r>
              <w:rPr>
                <w:rFonts w:eastAsiaTheme="minorHAnsi"/>
              </w:rPr>
              <w:t>You</w:t>
            </w:r>
            <w:r w:rsidR="00B268A8" w:rsidRPr="007425E1">
              <w:rPr>
                <w:rFonts w:eastAsiaTheme="minorHAnsi"/>
              </w:rPr>
              <w:t xml:space="preserve"> </w:t>
            </w:r>
            <w:r w:rsidR="00556387">
              <w:rPr>
                <w:rFonts w:eastAsiaTheme="minorHAnsi"/>
              </w:rPr>
              <w:t>have</w:t>
            </w:r>
            <w:r w:rsidR="00B268A8" w:rsidRPr="007425E1">
              <w:rPr>
                <w:rFonts w:eastAsiaTheme="minorHAnsi"/>
              </w:rPr>
              <w:t xml:space="preserve"> remembered.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And me too,</w:t>
            </w:r>
          </w:p>
          <w:p w:rsidR="00B268A8" w:rsidRPr="007425E1" w:rsidRDefault="00B268A8" w:rsidP="00B268A8">
            <w:pPr>
              <w:pStyle w:val="EngHang"/>
              <w:rPr>
                <w:rFonts w:eastAsiaTheme="minorHAnsi"/>
              </w:rPr>
            </w:pPr>
            <w:r w:rsidRPr="007425E1">
              <w:rPr>
                <w:rFonts w:eastAsiaTheme="minorHAnsi"/>
              </w:rPr>
              <w:t>The sinner,</w:t>
            </w:r>
          </w:p>
          <w:p w:rsidR="00B268A8" w:rsidRPr="007425E1" w:rsidRDefault="00B268A8" w:rsidP="00B268A8">
            <w:pPr>
              <w:pStyle w:val="EngHang"/>
              <w:rPr>
                <w:rFonts w:eastAsiaTheme="minorHAnsi"/>
              </w:rPr>
            </w:pPr>
            <w:r w:rsidRPr="007425E1">
              <w:rPr>
                <w:rFonts w:eastAsiaTheme="minorHAnsi"/>
              </w:rPr>
              <w:t>Teach me, O my Master,</w:t>
            </w:r>
          </w:p>
          <w:p w:rsidR="00B268A8" w:rsidRDefault="00B268A8" w:rsidP="00B268A8">
            <w:pPr>
              <w:pStyle w:val="EngHangEnd"/>
            </w:pPr>
            <w:r w:rsidRPr="007425E1">
              <w:rPr>
                <w:rFonts w:eastAsiaTheme="minorHAnsi"/>
              </w:rPr>
              <w:t>To offer repentance.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desirest not</w:t>
            </w:r>
          </w:p>
          <w:p w:rsidR="00B268A8" w:rsidRPr="007425E1" w:rsidRDefault="00B268A8" w:rsidP="00B268A8">
            <w:pPr>
              <w:pStyle w:val="EngHang"/>
              <w:rPr>
                <w:rFonts w:eastAsiaTheme="minorHAnsi"/>
              </w:rPr>
            </w:pPr>
            <w:r w:rsidRPr="007425E1">
              <w:rPr>
                <w:rFonts w:eastAsiaTheme="minorHAnsi"/>
              </w:rPr>
              <w:t>The death of a sinner,</w:t>
            </w:r>
          </w:p>
          <w:p w:rsidR="00B268A8" w:rsidRPr="007425E1" w:rsidRDefault="00B268A8" w:rsidP="00B268A8">
            <w:pPr>
              <w:pStyle w:val="EngHang"/>
              <w:rPr>
                <w:rFonts w:eastAsiaTheme="minorHAnsi"/>
              </w:rPr>
            </w:pPr>
            <w:r w:rsidRPr="007425E1">
              <w:rPr>
                <w:rFonts w:eastAsiaTheme="minorHAnsi"/>
              </w:rPr>
              <w:t>But rather that he</w:t>
            </w:r>
          </w:p>
          <w:p w:rsidR="00B268A8" w:rsidRDefault="00B268A8" w:rsidP="00B268A8">
            <w:pPr>
              <w:pStyle w:val="EngHangEnd"/>
            </w:pPr>
            <w:r w:rsidRPr="007425E1">
              <w:rPr>
                <w:rFonts w:eastAsiaTheme="minorHAnsi"/>
              </w:rPr>
              <w:t>Return and live.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Restore us, O God,</w:t>
            </w:r>
          </w:p>
          <w:p w:rsidR="00B268A8" w:rsidRPr="007425E1" w:rsidRDefault="00B268A8" w:rsidP="00B268A8">
            <w:pPr>
              <w:pStyle w:val="EngHang"/>
              <w:rPr>
                <w:rFonts w:eastAsiaTheme="minorHAnsi"/>
              </w:rPr>
            </w:pPr>
            <w:r w:rsidRPr="007425E1">
              <w:rPr>
                <w:rFonts w:eastAsiaTheme="minorHAnsi"/>
              </w:rPr>
              <w:t xml:space="preserve">To </w:t>
            </w:r>
            <w:r w:rsidR="00E570CB">
              <w:rPr>
                <w:rFonts w:eastAsiaTheme="minorHAnsi"/>
              </w:rPr>
              <w:t>Your</w:t>
            </w:r>
            <w:r w:rsidRPr="007425E1">
              <w:rPr>
                <w:rFonts w:eastAsiaTheme="minorHAnsi"/>
              </w:rPr>
              <w:t xml:space="preserve"> salvation,</w:t>
            </w:r>
          </w:p>
          <w:p w:rsidR="00B268A8" w:rsidRPr="007425E1" w:rsidRDefault="00B268A8" w:rsidP="00B268A8">
            <w:pPr>
              <w:pStyle w:val="EngHang"/>
              <w:rPr>
                <w:rFonts w:eastAsiaTheme="minorHAnsi"/>
              </w:rPr>
            </w:pPr>
            <w:r w:rsidRPr="007425E1">
              <w:rPr>
                <w:rFonts w:eastAsiaTheme="minorHAnsi"/>
              </w:rPr>
              <w:t>And deal with us</w:t>
            </w:r>
          </w:p>
          <w:p w:rsidR="00B268A8"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goodness.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art good</w:t>
            </w:r>
          </w:p>
          <w:p w:rsidR="00B268A8" w:rsidRPr="007425E1" w:rsidRDefault="00B268A8" w:rsidP="00B268A8">
            <w:pPr>
              <w:pStyle w:val="EngHang"/>
              <w:rPr>
                <w:rFonts w:eastAsiaTheme="minorHAnsi"/>
              </w:rPr>
            </w:pPr>
            <w:r w:rsidRPr="007425E1">
              <w:rPr>
                <w:rFonts w:eastAsiaTheme="minorHAnsi"/>
              </w:rPr>
              <w:t>And merciful.</w:t>
            </w:r>
          </w:p>
          <w:p w:rsidR="00B268A8" w:rsidRPr="007425E1" w:rsidRDefault="00B268A8" w:rsidP="00B268A8">
            <w:pPr>
              <w:pStyle w:val="EngHang"/>
              <w:rPr>
                <w:rFonts w:eastAsiaTheme="minorHAnsi"/>
              </w:rPr>
            </w:pPr>
            <w:r w:rsidRPr="007425E1">
              <w:rPr>
                <w:rFonts w:eastAsiaTheme="minorHAnsi"/>
              </w:rPr>
              <w:t xml:space="preserve">Let </w:t>
            </w:r>
            <w:r w:rsidR="00E570CB">
              <w:rPr>
                <w:rFonts w:eastAsiaTheme="minorHAnsi"/>
              </w:rPr>
              <w:t>Your</w:t>
            </w:r>
            <w:r w:rsidRPr="007425E1">
              <w:rPr>
                <w:rFonts w:eastAsiaTheme="minorHAnsi"/>
              </w:rPr>
              <w:t xml:space="preserve"> tender mercies</w:t>
            </w:r>
          </w:p>
          <w:p w:rsidR="00B268A8" w:rsidRPr="007425E1" w:rsidRDefault="00B268A8" w:rsidP="00B268A8">
            <w:pPr>
              <w:pStyle w:val="EngHangEnd"/>
            </w:pPr>
            <w:r w:rsidRPr="007425E1">
              <w:rPr>
                <w:rFonts w:eastAsiaTheme="minorHAnsi"/>
              </w:rPr>
              <w:t>Speedily prevent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Have compassion on us all,</w:t>
            </w:r>
          </w:p>
          <w:p w:rsidR="00B268A8" w:rsidRPr="007425E1" w:rsidRDefault="00B268A8" w:rsidP="00B268A8">
            <w:pPr>
              <w:pStyle w:val="EngHang"/>
              <w:rPr>
                <w:rFonts w:eastAsiaTheme="minorHAnsi"/>
              </w:rPr>
            </w:pPr>
            <w:r w:rsidRPr="007425E1">
              <w:rPr>
                <w:rFonts w:eastAsiaTheme="minorHAnsi"/>
              </w:rPr>
              <w:t>O Lord God our Saviour,</w:t>
            </w:r>
          </w:p>
          <w:p w:rsidR="00B268A8" w:rsidRPr="007425E1" w:rsidRDefault="00B268A8" w:rsidP="00B268A8">
            <w:pPr>
              <w:pStyle w:val="EngHang"/>
              <w:rPr>
                <w:rFonts w:eastAsiaTheme="minorHAnsi"/>
              </w:rPr>
            </w:pPr>
            <w:r w:rsidRPr="007425E1">
              <w:rPr>
                <w:rFonts w:eastAsiaTheme="minorHAnsi"/>
              </w:rPr>
              <w:t>And have mercy upon us</w:t>
            </w:r>
          </w:p>
          <w:p w:rsidR="00B268A8" w:rsidRPr="007425E1"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great mercies.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Remember those,</w:t>
            </w:r>
          </w:p>
          <w:p w:rsidR="00B268A8" w:rsidRPr="007425E1" w:rsidRDefault="00B268A8" w:rsidP="00B268A8">
            <w:pPr>
              <w:pStyle w:val="EngHang"/>
              <w:rPr>
                <w:rFonts w:eastAsiaTheme="minorHAnsi"/>
              </w:rPr>
            </w:pPr>
            <w:r w:rsidRPr="007425E1">
              <w:rPr>
                <w:rFonts w:eastAsiaTheme="minorHAnsi"/>
              </w:rPr>
              <w:t>O Christ our Master.</w:t>
            </w:r>
          </w:p>
          <w:p w:rsidR="00B268A8" w:rsidRPr="007425E1" w:rsidRDefault="00B268A8" w:rsidP="00B268A8">
            <w:pPr>
              <w:pStyle w:val="EngHang"/>
              <w:rPr>
                <w:rFonts w:eastAsiaTheme="minorHAnsi"/>
              </w:rPr>
            </w:pPr>
            <w:r w:rsidRPr="007425E1">
              <w:rPr>
                <w:rFonts w:eastAsiaTheme="minorHAnsi"/>
              </w:rPr>
              <w:t xml:space="preserve">Be </w:t>
            </w:r>
            <w:r w:rsidR="001040C8">
              <w:rPr>
                <w:rFonts w:eastAsiaTheme="minorHAnsi"/>
              </w:rPr>
              <w:t>You</w:t>
            </w:r>
            <w:r w:rsidRPr="007425E1">
              <w:rPr>
                <w:rFonts w:eastAsiaTheme="minorHAnsi"/>
              </w:rPr>
              <w:t xml:space="preserve"> amongst us,</w:t>
            </w:r>
          </w:p>
          <w:p w:rsidR="00B268A8" w:rsidRPr="007425E1" w:rsidRDefault="00B268A8" w:rsidP="00B268A8">
            <w:pPr>
              <w:pStyle w:val="EngHangEnd"/>
            </w:pPr>
            <w:r w:rsidRPr="007425E1">
              <w:rPr>
                <w:rFonts w:eastAsiaTheme="minorHAnsi"/>
              </w:rPr>
              <w:t>And proclaim and say,</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"My peace I</w:t>
            </w:r>
          </w:p>
          <w:p w:rsidR="00B268A8" w:rsidRPr="007425E1" w:rsidRDefault="00B268A8" w:rsidP="00B268A8">
            <w:pPr>
              <w:pStyle w:val="EngHang"/>
              <w:rPr>
                <w:rFonts w:eastAsiaTheme="minorHAnsi"/>
              </w:rPr>
            </w:pPr>
            <w:r w:rsidRPr="007425E1">
              <w:rPr>
                <w:rFonts w:eastAsiaTheme="minorHAnsi"/>
              </w:rPr>
              <w:t>Give unto you.</w:t>
            </w:r>
          </w:p>
          <w:p w:rsidR="00B268A8" w:rsidRPr="007425E1" w:rsidRDefault="00B268A8" w:rsidP="00B268A8">
            <w:pPr>
              <w:pStyle w:val="EngHang"/>
              <w:rPr>
                <w:rFonts w:eastAsiaTheme="minorHAnsi"/>
              </w:rPr>
            </w:pPr>
            <w:r w:rsidRPr="007425E1">
              <w:rPr>
                <w:rFonts w:eastAsiaTheme="minorHAnsi"/>
              </w:rPr>
              <w:t>The peace of My Father</w:t>
            </w:r>
          </w:p>
          <w:p w:rsidR="00B268A8" w:rsidRPr="007425E1" w:rsidRDefault="00B268A8" w:rsidP="00B268A8">
            <w:pPr>
              <w:pStyle w:val="EngHangEnd"/>
            </w:pPr>
            <w:r w:rsidRPr="007425E1">
              <w:rPr>
                <w:rFonts w:eastAsiaTheme="minorHAnsi"/>
              </w:rPr>
              <w:t>I leave unto you."</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O King of Peace,</w:t>
            </w:r>
          </w:p>
          <w:p w:rsidR="00B268A8" w:rsidRPr="007425E1" w:rsidRDefault="00B268A8" w:rsidP="00B268A8">
            <w:pPr>
              <w:pStyle w:val="EngHang"/>
              <w:rPr>
                <w:rFonts w:eastAsiaTheme="minorHAnsi"/>
              </w:rPr>
            </w:pPr>
            <w:r w:rsidRPr="007425E1">
              <w:rPr>
                <w:rFonts w:eastAsiaTheme="minorHAnsi"/>
              </w:rPr>
              <w:t xml:space="preserve">Give us </w:t>
            </w:r>
            <w:r w:rsidR="00E570CB">
              <w:rPr>
                <w:rFonts w:eastAsiaTheme="minorHAnsi"/>
              </w:rPr>
              <w:t>Your</w:t>
            </w:r>
            <w:r w:rsidRPr="007425E1">
              <w:rPr>
                <w:rFonts w:eastAsiaTheme="minorHAnsi"/>
              </w:rPr>
              <w:t xml:space="preserve"> peace,</w:t>
            </w:r>
          </w:p>
          <w:p w:rsidR="00B268A8" w:rsidRPr="007425E1" w:rsidRDefault="00B268A8" w:rsidP="00B268A8">
            <w:pPr>
              <w:pStyle w:val="EngHang"/>
              <w:rPr>
                <w:rFonts w:eastAsiaTheme="minorHAnsi"/>
              </w:rPr>
            </w:pPr>
            <w:r w:rsidRPr="007425E1">
              <w:rPr>
                <w:rFonts w:eastAsiaTheme="minorHAnsi"/>
              </w:rPr>
              <w:t xml:space="preserve">Accord to us </w:t>
            </w:r>
            <w:r w:rsidR="00E570CB">
              <w:rPr>
                <w:rFonts w:eastAsiaTheme="minorHAnsi"/>
              </w:rPr>
              <w:t>Your</w:t>
            </w:r>
            <w:r w:rsidRPr="007425E1">
              <w:rPr>
                <w:rFonts w:eastAsiaTheme="minorHAnsi"/>
              </w:rPr>
              <w:t xml:space="preserve"> peace,</w:t>
            </w:r>
          </w:p>
          <w:p w:rsidR="00B268A8" w:rsidRPr="007425E1" w:rsidRDefault="00B268A8" w:rsidP="00B268A8">
            <w:pPr>
              <w:pStyle w:val="EngHangEnd"/>
            </w:pPr>
            <w:r w:rsidRPr="007425E1">
              <w:rPr>
                <w:rFonts w:eastAsiaTheme="minorHAnsi"/>
              </w:rPr>
              <w:t>And forgive us our sins.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pPr>
            <w:r w:rsidRPr="007425E1">
              <w:t>Disperse the enemies</w:t>
            </w:r>
          </w:p>
          <w:p w:rsidR="00B268A8" w:rsidRPr="007425E1" w:rsidRDefault="00B268A8" w:rsidP="00B268A8">
            <w:pPr>
              <w:pStyle w:val="EngHang"/>
            </w:pPr>
            <w:r w:rsidRPr="007425E1">
              <w:t>Of the Church.</w:t>
            </w:r>
          </w:p>
          <w:p w:rsidR="00B268A8" w:rsidRPr="007425E1" w:rsidRDefault="00B268A8" w:rsidP="00B268A8">
            <w:pPr>
              <w:pStyle w:val="EngHang"/>
            </w:pPr>
            <w:r w:rsidRPr="007425E1">
              <w:t>Fortify Her,</w:t>
            </w:r>
          </w:p>
          <w:p w:rsidR="00B268A8" w:rsidRPr="007425E1" w:rsidRDefault="00B268A8" w:rsidP="00B268A8">
            <w:pPr>
              <w:pStyle w:val="EngHangEnd"/>
            </w:pPr>
            <w:r w:rsidRPr="00042E9B">
              <w:rPr>
                <w:highlight w:val="yellow"/>
              </w:rPr>
              <w:t>And establish Her forever.</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Emmanuel our God</w:t>
            </w:r>
          </w:p>
          <w:p w:rsidR="00B268A8" w:rsidRPr="007425E1" w:rsidRDefault="00B268A8" w:rsidP="00B268A8">
            <w:pPr>
              <w:pStyle w:val="EngHang"/>
            </w:pPr>
            <w:r w:rsidRPr="007425E1">
              <w:t>Is now in our midst,</w:t>
            </w:r>
          </w:p>
          <w:p w:rsidR="00B268A8" w:rsidRPr="007425E1" w:rsidRDefault="00B268A8" w:rsidP="00B268A8">
            <w:pPr>
              <w:pStyle w:val="EngHang"/>
            </w:pPr>
            <w:r w:rsidRPr="007425E1">
              <w:t>In the glory of His Father,</w:t>
            </w:r>
          </w:p>
          <w:p w:rsidR="00B268A8" w:rsidRPr="007425E1" w:rsidRDefault="00B268A8" w:rsidP="00B268A8">
            <w:pPr>
              <w:pStyle w:val="EngHangEnd"/>
            </w:pPr>
            <w:r w:rsidRPr="007425E1">
              <w:t>And the Holy Spirit.</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pPr>
            <w:r w:rsidRPr="007425E1">
              <w:t>May He bless us all,</w:t>
            </w:r>
          </w:p>
          <w:p w:rsidR="00B268A8" w:rsidRPr="007425E1" w:rsidRDefault="00B268A8" w:rsidP="00B268A8">
            <w:pPr>
              <w:pStyle w:val="EngHang"/>
            </w:pPr>
            <w:r w:rsidRPr="007425E1">
              <w:t>Purify our hearts,</w:t>
            </w:r>
          </w:p>
          <w:p w:rsidR="00B268A8" w:rsidRPr="007425E1" w:rsidRDefault="00B268A8" w:rsidP="00B268A8">
            <w:pPr>
              <w:pStyle w:val="EngHang"/>
            </w:pPr>
            <w:r w:rsidRPr="007425E1">
              <w:t>And heal the sicknesses</w:t>
            </w:r>
          </w:p>
          <w:p w:rsidR="00B268A8" w:rsidRPr="007425E1" w:rsidRDefault="00B268A8" w:rsidP="00B268A8">
            <w:pPr>
              <w:pStyle w:val="EngHangEnd"/>
            </w:pPr>
            <w:r w:rsidRPr="007425E1">
              <w:t>Of our souls and our bodies.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 xml:space="preserve">We worship </w:t>
            </w:r>
            <w:r w:rsidR="001040C8">
              <w:t>You</w:t>
            </w:r>
            <w:r w:rsidRPr="007425E1">
              <w:t>, O Christ,</w:t>
            </w:r>
          </w:p>
          <w:p w:rsidR="00B268A8" w:rsidRPr="007425E1" w:rsidRDefault="00B268A8" w:rsidP="00B268A8">
            <w:pPr>
              <w:pStyle w:val="EngHang"/>
            </w:pPr>
            <w:r w:rsidRPr="007425E1">
              <w:t xml:space="preserve">With </w:t>
            </w:r>
            <w:r w:rsidR="00E570CB">
              <w:t>Your</w:t>
            </w:r>
            <w:r w:rsidRPr="007425E1">
              <w:t xml:space="preserve"> Good Father,</w:t>
            </w:r>
          </w:p>
          <w:p w:rsidR="00B268A8" w:rsidRPr="007425E1" w:rsidRDefault="00B268A8" w:rsidP="00B268A8">
            <w:pPr>
              <w:pStyle w:val="EngHang"/>
            </w:pPr>
            <w:r w:rsidRPr="007425E1">
              <w:t>And the Holy Spirit,</w:t>
            </w:r>
          </w:p>
          <w:p w:rsidR="00B268A8" w:rsidRPr="007425E1" w:rsidRDefault="00B268A8" w:rsidP="00B268A8">
            <w:pPr>
              <w:pStyle w:val="EngHangEnd"/>
            </w:pPr>
            <w:r w:rsidRPr="007425E1">
              <w:t xml:space="preserve">For </w:t>
            </w:r>
            <w:r w:rsidR="001040C8">
              <w:t>You</w:t>
            </w:r>
            <w:r w:rsidRPr="007425E1">
              <w:t xml:space="preserve"> </w:t>
            </w:r>
            <w:r w:rsidR="00556387">
              <w:t>have</w:t>
            </w:r>
            <w:r w:rsidRPr="007425E1">
              <w:t xml:space="preserve"> </w:t>
            </w:r>
            <w:r>
              <w:t>{</w:t>
            </w:r>
            <w:r w:rsidRPr="007425E1">
              <w:t>come</w:t>
            </w:r>
            <w:r>
              <w:t>}</w:t>
            </w:r>
            <w:r w:rsidRPr="007425E1">
              <w:t xml:space="preserve"> and saved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bl>
    <w:p w:rsidR="00495F1A" w:rsidRDefault="00495F1A" w:rsidP="00495F1A">
      <w:pPr>
        <w:pStyle w:val="Heading3"/>
      </w:pPr>
      <w:bookmarkStart w:id="796" w:name="_Toc410196188"/>
      <w:bookmarkStart w:id="797" w:name="_Toc410196430"/>
      <w:bookmarkStart w:id="798" w:name="_Toc410196932"/>
      <w:bookmarkStart w:id="799" w:name="_Ref412099016"/>
      <w:bookmarkStart w:id="800" w:name="_Toc298681357"/>
      <w:bookmarkStart w:id="801" w:name="_Ref299211976"/>
      <w:bookmarkStart w:id="802" w:name="_Toc308441947"/>
      <w:r>
        <w:t>The Raising of Morning Incense</w:t>
      </w:r>
      <w:bookmarkEnd w:id="796"/>
      <w:bookmarkEnd w:id="797"/>
      <w:bookmarkEnd w:id="798"/>
      <w:bookmarkEnd w:id="799"/>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p>
    <w:p w:rsidR="00495F1A" w:rsidRDefault="00495F1A" w:rsidP="00495F1A">
      <w:pPr>
        <w:pStyle w:val="Heading2"/>
      </w:pPr>
      <w:bookmarkStart w:id="803" w:name="_Toc410196189"/>
      <w:bookmarkStart w:id="804" w:name="_Toc410196431"/>
      <w:bookmarkStart w:id="805" w:name="_Toc410196933"/>
      <w:bookmarkStart w:id="806" w:name="_Toc428340979"/>
      <w:r>
        <w:lastRenderedPageBreak/>
        <w:t>Mid-Morning (The Third Hour)</w:t>
      </w:r>
      <w:bookmarkEnd w:id="803"/>
      <w:bookmarkEnd w:id="804"/>
      <w:bookmarkEnd w:id="805"/>
      <w:bookmarkEnd w:id="806"/>
    </w:p>
    <w:p w:rsidR="00495F1A" w:rsidRDefault="00495F1A" w:rsidP="00495F1A">
      <w:pPr>
        <w:pStyle w:val="Heading3"/>
      </w:pPr>
      <w:bookmarkStart w:id="807" w:name="_Toc410196190"/>
      <w:bookmarkStart w:id="808" w:name="_Toc410196432"/>
      <w:bookmarkStart w:id="809" w:name="_Toc410196934"/>
      <w:r>
        <w:t>The Psalms of the Third Hour</w:t>
      </w:r>
      <w:bookmarkEnd w:id="807"/>
      <w:bookmarkEnd w:id="808"/>
      <w:bookmarkEnd w:id="80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0E219A">
        <w:t>Psalm</w:t>
      </w:r>
      <w:r w:rsidR="000E219A" w:rsidRPr="00AB1781">
        <w:t xml:space="preserve"> 19</w:t>
      </w:r>
      <w:r w:rsidR="000E219A">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0E219A">
        <w:rPr>
          <w:noProof/>
        </w:rPr>
        <w:t>294</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0E219A">
        <w:rPr>
          <w:noProof/>
        </w:rPr>
        <w:t>299</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0E219A">
        <w:t>Psalm</w:t>
      </w:r>
      <w:r w:rsidR="000E219A" w:rsidRPr="00AB1781">
        <w:t xml:space="preserve"> 23</w:t>
      </w:r>
      <w:r w:rsidR="000E219A">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0E219A">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0E219A">
        <w:t>Psalm</w:t>
      </w:r>
      <w:r w:rsidR="000E219A" w:rsidRPr="00AB1781">
        <w:t xml:space="preserve"> 25</w:t>
      </w:r>
      <w:r w:rsidR="000E219A">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0E219A">
        <w:rPr>
          <w:noProof/>
        </w:rPr>
        <w:t>303</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0E219A">
        <w:t>Psalm</w:t>
      </w:r>
      <w:r w:rsidR="000E219A" w:rsidRPr="00AB1781">
        <w:t xml:space="preserve"> 28</w:t>
      </w:r>
      <w:r w:rsidR="000E219A">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0E219A">
        <w:rPr>
          <w:noProof/>
        </w:rPr>
        <w:t>307</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0E219A">
        <w:rPr>
          <w:noProof/>
        </w:rPr>
        <w:t>308</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0E219A">
        <w:t>Psalm</w:t>
      </w:r>
      <w:r w:rsidR="000E219A" w:rsidRPr="00AB1781">
        <w:t xml:space="preserve"> 33</w:t>
      </w:r>
      <w:r w:rsidR="000E219A">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0E219A">
        <w:rPr>
          <w:noProof/>
        </w:rPr>
        <w:t>315</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0E219A">
        <w:t>Psalm</w:t>
      </w:r>
      <w:r w:rsidR="000E219A" w:rsidRPr="00AB1781">
        <w:t xml:space="preserve"> 40</w:t>
      </w:r>
      <w:r w:rsidR="000E219A">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0E219A">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0E219A">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0E219A">
        <w:t>Psalm</w:t>
      </w:r>
      <w:r w:rsidR="000E219A" w:rsidRPr="00AB1781">
        <w:t xml:space="preserve"> 44</w:t>
      </w:r>
      <w:r w:rsidR="000E219A">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0E219A">
        <w:rPr>
          <w:noProof/>
        </w:rPr>
        <w:t>334</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0E219A">
        <w:t>Psalm</w:t>
      </w:r>
      <w:r w:rsidR="000E219A" w:rsidRPr="00AB1781">
        <w:t xml:space="preserve"> 45</w:t>
      </w:r>
      <w:r w:rsidR="000E219A">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0E219A">
        <w:rPr>
          <w:noProof/>
        </w:rPr>
        <w:t>336</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0E219A">
        <w:t>Psalm</w:t>
      </w:r>
      <w:r w:rsidR="000E219A" w:rsidRPr="00AB1781">
        <w:t xml:space="preserve"> 46</w:t>
      </w:r>
      <w:r w:rsidR="000E219A">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0E219A">
        <w:rPr>
          <w:noProof/>
        </w:rPr>
        <w:t>337</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0"/>
      <w:r>
        <w:t>ke</w:t>
      </w:r>
      <w:commentRangeEnd w:id="810"/>
      <w:r>
        <w:rPr>
          <w:rStyle w:val="CommentReference"/>
        </w:rPr>
        <w:commentReference w:id="810"/>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2"/>
      </w:pPr>
      <w:bookmarkStart w:id="811" w:name="_Toc410196191"/>
      <w:bookmarkStart w:id="812" w:name="_Toc410196433"/>
      <w:bookmarkStart w:id="813" w:name="_Toc410196935"/>
      <w:bookmarkStart w:id="814" w:name="_Toc428340980"/>
      <w:r>
        <w:lastRenderedPageBreak/>
        <w:t>Noon (The Sixth Hour)</w:t>
      </w:r>
      <w:bookmarkEnd w:id="811"/>
      <w:bookmarkEnd w:id="812"/>
      <w:bookmarkEnd w:id="813"/>
      <w:bookmarkEnd w:id="814"/>
    </w:p>
    <w:p w:rsidR="00495F1A" w:rsidRDefault="00495F1A" w:rsidP="00495F1A">
      <w:pPr>
        <w:pStyle w:val="Heading3"/>
      </w:pPr>
      <w:bookmarkStart w:id="815" w:name="_Toc410196192"/>
      <w:bookmarkStart w:id="816" w:name="_Toc410196434"/>
      <w:bookmarkStart w:id="817" w:name="_Toc410196936"/>
      <w:r>
        <w:t>The Psalms of the Sixth Hour</w:t>
      </w:r>
      <w:bookmarkEnd w:id="815"/>
      <w:bookmarkEnd w:id="816"/>
      <w:bookmarkEnd w:id="817"/>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0E219A">
        <w:t>Psalm</w:t>
      </w:r>
      <w:r w:rsidR="000E219A" w:rsidRPr="00AB1781">
        <w:t xml:space="preserve"> 53</w:t>
      </w:r>
      <w:r w:rsidR="000E219A">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0E219A">
        <w:rPr>
          <w:noProof/>
        </w:rPr>
        <w:t>346</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0E219A">
        <w:rPr>
          <w:noProof/>
        </w:rPr>
        <w:t>351</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0E219A">
        <w:t>Psalm</w:t>
      </w:r>
      <w:r w:rsidR="000E219A" w:rsidRPr="00AB1781">
        <w:t xml:space="preserve"> 60</w:t>
      </w:r>
      <w:r w:rsidR="000E219A">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0E219A">
        <w:rPr>
          <w:noProof/>
        </w:rPr>
        <w:t>356</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0E219A">
        <w:rPr>
          <w:noProof/>
        </w:rPr>
        <w:t>358</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0E219A">
        <w:t>Psalm</w:t>
      </w:r>
      <w:r w:rsidR="000E219A" w:rsidRPr="00AB1781">
        <w:t xml:space="preserve"> 83</w:t>
      </w:r>
      <w:r w:rsidR="000E219A">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0E219A">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0E219A">
        <w:t>Psalm</w:t>
      </w:r>
      <w:r w:rsidR="000E219A" w:rsidRPr="00AB1781">
        <w:t xml:space="preserve"> 84</w:t>
      </w:r>
      <w:r w:rsidR="000E219A">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0E219A">
        <w:rPr>
          <w:noProof/>
        </w:rPr>
        <w:t>396</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0E219A">
        <w:rPr>
          <w:noProof/>
        </w:rPr>
        <w:t>397</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0E219A">
        <w:t>Psalm</w:t>
      </w:r>
      <w:r w:rsidR="000E219A" w:rsidRPr="00AB1781">
        <w:t xml:space="preserve"> 86</w:t>
      </w:r>
      <w:r w:rsidR="000E219A">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0E219A">
        <w:rPr>
          <w:noProof/>
        </w:rPr>
        <w:t>398</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0E219A">
        <w:rPr>
          <w:noProof/>
        </w:rPr>
        <w:t>406</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0E219A">
        <w:t>Psalm</w:t>
      </w:r>
      <w:r w:rsidR="000E219A" w:rsidRPr="00AB1781">
        <w:t xml:space="preserve"> 92</w:t>
      </w:r>
      <w:r w:rsidR="000E219A">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0E219A">
        <w:rPr>
          <w:noProof/>
        </w:rPr>
        <w:t>409</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8" w:name="_Toc410196193"/>
      <w:bookmarkStart w:id="819" w:name="_Toc410196435"/>
      <w:bookmarkStart w:id="820" w:name="_Toc410196937"/>
      <w:bookmarkStart w:id="821" w:name="_Toc428340981"/>
      <w:r>
        <w:lastRenderedPageBreak/>
        <w:t>Afternoon (The Ninth Hour)</w:t>
      </w:r>
      <w:bookmarkEnd w:id="818"/>
      <w:bookmarkEnd w:id="819"/>
      <w:bookmarkEnd w:id="820"/>
      <w:bookmarkEnd w:id="821"/>
    </w:p>
    <w:p w:rsidR="00495F1A" w:rsidRDefault="00495F1A" w:rsidP="00495F1A">
      <w:pPr>
        <w:pStyle w:val="Heading3"/>
      </w:pPr>
      <w:bookmarkStart w:id="822" w:name="_Toc410196194"/>
      <w:bookmarkStart w:id="823" w:name="_Toc410196436"/>
      <w:bookmarkStart w:id="824" w:name="_Toc410196938"/>
      <w:r>
        <w:t>The Psalms of the Ninth Hour</w:t>
      </w:r>
      <w:bookmarkEnd w:id="822"/>
      <w:bookmarkEnd w:id="823"/>
      <w:bookmarkEnd w:id="824"/>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0E219A">
        <w:t>Psalm</w:t>
      </w:r>
      <w:r w:rsidR="000E219A" w:rsidRPr="00AB1781">
        <w:t xml:space="preserve"> 95</w:t>
      </w:r>
      <w:r w:rsidR="000E219A">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0E219A">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0E219A">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0E219A">
        <w:t>Psalm</w:t>
      </w:r>
      <w:r w:rsidR="000E219A" w:rsidRPr="00AB1781">
        <w:t xml:space="preserve"> 97</w:t>
      </w:r>
      <w:r w:rsidR="000E219A">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0E219A">
        <w:rPr>
          <w:noProof/>
        </w:rPr>
        <w:t>415</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0E219A">
        <w:t>Psalm</w:t>
      </w:r>
      <w:r w:rsidR="000E219A" w:rsidRPr="00AB1781">
        <w:t xml:space="preserve"> 98</w:t>
      </w:r>
      <w:r w:rsidR="000E219A">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0E219A">
        <w:t>Psalm</w:t>
      </w:r>
      <w:r w:rsidR="000E219A" w:rsidRPr="00AB1781">
        <w:t xml:space="preserve"> 99</w:t>
      </w:r>
      <w:r w:rsidR="000E219A">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0E219A">
        <w:t>Psalm</w:t>
      </w:r>
      <w:r w:rsidR="000E219A" w:rsidRPr="00AB1781">
        <w:t xml:space="preserve"> 100</w:t>
      </w:r>
      <w:r w:rsidR="000E219A">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0E219A">
        <w:rPr>
          <w:noProof/>
        </w:rPr>
        <w:t>417</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0E219A">
        <w:rPr>
          <w:noProof/>
        </w:rPr>
        <w:t>438</w:t>
      </w:r>
      <w:r w:rsidR="004A323C">
        <w:fldChar w:fldCharType="end"/>
      </w:r>
    </w:p>
    <w:commentRangeStart w:id="825"/>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0E219A">
        <w:t>Psalm</w:t>
      </w:r>
      <w:r w:rsidR="000E219A" w:rsidRPr="00AB1781">
        <w:t xml:space="preserve"> 110</w:t>
      </w:r>
      <w:r w:rsidR="000E219A">
        <w:t>: I will thank You, O Lord, with my whole heart</w:t>
      </w:r>
      <w:r>
        <w:fldChar w:fldCharType="end"/>
      </w:r>
      <w:commentRangeEnd w:id="825"/>
      <w:r w:rsidR="00984EE6">
        <w:rPr>
          <w:rStyle w:val="CommentReference"/>
          <w:rFonts w:eastAsiaTheme="minorHAnsi" w:cstheme="minorBidi"/>
          <w:color w:val="auto"/>
          <w:lang w:val="en-CA"/>
        </w:rPr>
        <w:commentReference w:id="825"/>
      </w:r>
      <w:r w:rsidR="00075EAD">
        <w:tab/>
      </w:r>
      <w:r>
        <w:fldChar w:fldCharType="begin"/>
      </w:r>
      <w:r w:rsidR="00075EAD">
        <w:instrText xml:space="preserve"> PAGEREF _Ref412111792 \h </w:instrText>
      </w:r>
      <w:r>
        <w:fldChar w:fldCharType="separate"/>
      </w:r>
      <w:r w:rsidR="000E219A">
        <w:rPr>
          <w:noProof/>
        </w:rPr>
        <w:t>439</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0E219A">
        <w:t>Psalm</w:t>
      </w:r>
      <w:r w:rsidR="000E219A" w:rsidRPr="00AB1781">
        <w:t xml:space="preserve"> 111</w:t>
      </w:r>
      <w:r w:rsidR="000E219A">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0E219A">
        <w:rPr>
          <w:noProof/>
        </w:rPr>
        <w:t>440</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0E219A">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0E219A">
        <w:rPr>
          <w:noProof/>
        </w:rPr>
        <w:t>444</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0E219A">
        <w:rPr>
          <w:noProof/>
        </w:rPr>
        <w:t>445</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6" w:name="_Toc410196195"/>
      <w:bookmarkStart w:id="827" w:name="_Toc410196437"/>
      <w:bookmarkStart w:id="828" w:name="_Toc410196939"/>
      <w:bookmarkStart w:id="829" w:name="_Toc428340982"/>
      <w:r>
        <w:t>The Book of the Psalter</w:t>
      </w:r>
      <w:bookmarkEnd w:id="826"/>
      <w:bookmarkEnd w:id="827"/>
      <w:bookmarkEnd w:id="828"/>
      <w:bookmarkEnd w:id="829"/>
    </w:p>
    <w:p w:rsidR="00980D99" w:rsidRDefault="00980D99" w:rsidP="00980D99">
      <w:pPr>
        <w:pStyle w:val="Heading3"/>
      </w:pPr>
      <w:bookmarkStart w:id="830" w:name="_Ref412098127"/>
      <w:r>
        <w:t>Psalm 1: Blessed is the man</w:t>
      </w:r>
      <w:bookmarkEnd w:id="830"/>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1" w:name="_Ref412098168"/>
      <w:r>
        <w:t>Psalm</w:t>
      </w:r>
      <w:r w:rsidR="00E54261" w:rsidRPr="00AB1781">
        <w:t xml:space="preserve"> 2</w:t>
      </w:r>
      <w:r>
        <w:t>: Why do the nations rage</w:t>
      </w:r>
      <w:bookmarkEnd w:id="831"/>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2" w:name="_Ref412026989"/>
      <w:r>
        <w:t>Psalm</w:t>
      </w:r>
      <w:r w:rsidR="00E54261" w:rsidRPr="00AB1781">
        <w:t xml:space="preserve"> 3</w:t>
      </w:r>
      <w:r>
        <w:t>: Lord, how many are those who trouble me</w:t>
      </w:r>
      <w:bookmarkEnd w:id="832"/>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3" w:name="_Ref412025808"/>
      <w:r>
        <w:t>Psalm</w:t>
      </w:r>
      <w:r w:rsidR="00E54261" w:rsidRPr="00AB1781">
        <w:t xml:space="preserve"> 4</w:t>
      </w:r>
      <w:r>
        <w:t xml:space="preserve">: </w:t>
      </w:r>
      <w:r w:rsidR="00390B7C">
        <w:t>You hear</w:t>
      </w:r>
      <w:r>
        <w:t xml:space="preserve"> me when I call</w:t>
      </w:r>
      <w:bookmarkEnd w:id="833"/>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4" w:name="_Ref412098238"/>
      <w:r>
        <w:t>Psalm</w:t>
      </w:r>
      <w:r w:rsidR="00E54261" w:rsidRPr="00AB1781">
        <w:t xml:space="preserve"> 5</w:t>
      </w:r>
      <w:r>
        <w:t>: Give ear to my words, O Lord</w:t>
      </w:r>
      <w:bookmarkEnd w:id="834"/>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5" w:name="_Ref412025822"/>
      <w:r>
        <w:t>Psalm</w:t>
      </w:r>
      <w:r w:rsidR="00E54261" w:rsidRPr="00AB1781">
        <w:t xml:space="preserve"> 6</w:t>
      </w:r>
      <w:r>
        <w:t xml:space="preserve">: O Lord, rebuke me, but not in </w:t>
      </w:r>
      <w:r w:rsidR="00390B7C">
        <w:t>Your</w:t>
      </w:r>
      <w:r>
        <w:t xml:space="preserve"> anger</w:t>
      </w:r>
      <w:bookmarkEnd w:id="835"/>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6" w:name="_Ref412098295"/>
      <w:r>
        <w:t>Psalm</w:t>
      </w:r>
      <w:r w:rsidR="00E54261" w:rsidRPr="00AB1781">
        <w:t xml:space="preserve"> 8</w:t>
      </w:r>
      <w:r>
        <w:t xml:space="preserve">: O Lord, our Lord, how wonderful is </w:t>
      </w:r>
      <w:r w:rsidR="001040C8">
        <w:t>Your N</w:t>
      </w:r>
      <w:r>
        <w:t>ame</w:t>
      </w:r>
      <w:bookmarkEnd w:id="836"/>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7" w:name="_Ref412098310"/>
      <w:r>
        <w:t>Psalm</w:t>
      </w:r>
      <w:r w:rsidRPr="00AB1781">
        <w:t xml:space="preserve"> 11</w:t>
      </w:r>
      <w:r>
        <w:t>: Save me, O Lord, for there is no saint left</w:t>
      </w:r>
      <w:bookmarkEnd w:id="837"/>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8" w:name="_Ref412025965"/>
      <w:r>
        <w:t>Psalm</w:t>
      </w:r>
      <w:r w:rsidRPr="00AB1781">
        <w:t xml:space="preserve"> 12</w:t>
      </w:r>
      <w:r>
        <w:t xml:space="preserve">: How long, O Lord? Wilt </w:t>
      </w:r>
      <w:r w:rsidR="001040C8">
        <w:t>You</w:t>
      </w:r>
      <w:r>
        <w:t xml:space="preserve"> forget me for ever?</w:t>
      </w:r>
      <w:bookmarkEnd w:id="838"/>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9" w:name="_Ref412098343"/>
      <w:r>
        <w:t>Psalm</w:t>
      </w:r>
      <w:r w:rsidRPr="00AB1781">
        <w:t xml:space="preserve"> 14</w:t>
      </w:r>
      <w:r>
        <w:t xml:space="preserve">: Lord, who can dwell in </w:t>
      </w:r>
      <w:r w:rsidR="00E570CB">
        <w:t>Your</w:t>
      </w:r>
      <w:r>
        <w:t xml:space="preserve"> sanctuary</w:t>
      </w:r>
      <w:bookmarkEnd w:id="839"/>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0" w:name="_Ref412025981"/>
      <w:r>
        <w:t>Psalm</w:t>
      </w:r>
      <w:r w:rsidR="00435BD3" w:rsidRPr="00AB1781">
        <w:t xml:space="preserve"> 15</w:t>
      </w:r>
      <w:r>
        <w:t xml:space="preserve">: Keep me, O Lord, for my trust is in </w:t>
      </w:r>
      <w:r w:rsidR="001040C8">
        <w:t>You</w:t>
      </w:r>
      <w:bookmarkEnd w:id="840"/>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1" w:name="_Ref412098373"/>
      <w:r>
        <w:lastRenderedPageBreak/>
        <w:t>Psalm</w:t>
      </w:r>
      <w:r w:rsidR="00CF35A1" w:rsidRPr="00AB1781">
        <w:t xml:space="preserve"> 18</w:t>
      </w:r>
      <w:r>
        <w:t>: The heavens declare the glory of God</w:t>
      </w:r>
      <w:bookmarkEnd w:id="841"/>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2" w:name="_Ref412110716"/>
      <w:r>
        <w:t>Psalm</w:t>
      </w:r>
      <w:r w:rsidR="00CF35A1" w:rsidRPr="00AB1781">
        <w:t xml:space="preserve"> 19</w:t>
      </w:r>
      <w:r>
        <w:t>: May the Lord hear you in the day of trouble</w:t>
      </w:r>
      <w:bookmarkEnd w:id="842"/>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3" w:name="_Ref412026111"/>
      <w:r>
        <w:t>Psalm</w:t>
      </w:r>
      <w:r w:rsidR="00CF35A1" w:rsidRPr="00AB1781">
        <w:t xml:space="preserve"> 22</w:t>
      </w:r>
      <w:r>
        <w:t>: The Lord is my Shepherd, and will deny me nothing</w:t>
      </w:r>
      <w:bookmarkEnd w:id="843"/>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4" w:name="_Ref412110755"/>
      <w:r>
        <w:lastRenderedPageBreak/>
        <w:t>Psalm</w:t>
      </w:r>
      <w:r w:rsidR="00CF35A1" w:rsidRPr="00AB1781">
        <w:t xml:space="preserve"> 23</w:t>
      </w:r>
      <w:r>
        <w:t>: The earth is the Lord's and all that is in it</w:t>
      </w:r>
      <w:bookmarkEnd w:id="844"/>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5" w:name="_Ref412026003"/>
      <w:r>
        <w:t>Psalm</w:t>
      </w:r>
      <w:r w:rsidRPr="00AB1781">
        <w:t xml:space="preserve"> 24</w:t>
      </w:r>
      <w:r>
        <w:t xml:space="preserve">: To </w:t>
      </w:r>
      <w:r w:rsidR="001040C8">
        <w:t>You</w:t>
      </w:r>
      <w:r>
        <w:t>, O Lord, I lift up my soul</w:t>
      </w:r>
      <w:bookmarkEnd w:id="845"/>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6" w:name="_Ref412110770"/>
      <w:r>
        <w:lastRenderedPageBreak/>
        <w:t>Psalm</w:t>
      </w:r>
      <w:r w:rsidR="002D71F0" w:rsidRPr="00AB1781">
        <w:t xml:space="preserve"> 25</w:t>
      </w:r>
      <w:r>
        <w:t>: Judge me, O Lord, for I have walked in my innocence</w:t>
      </w:r>
      <w:bookmarkEnd w:id="846"/>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7" w:name="_Ref412026021"/>
      <w:r>
        <w:t>Psalm</w:t>
      </w:r>
      <w:r w:rsidR="002D71F0" w:rsidRPr="00AB1781">
        <w:t xml:space="preserve"> 26</w:t>
      </w:r>
      <w:r>
        <w:t xml:space="preserve"> The Lord is my light and my Saviour; whom shall I fear</w:t>
      </w:r>
      <w:bookmarkEnd w:id="847"/>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8" w:name="_Ref412110790"/>
      <w:r>
        <w:t>Psalm</w:t>
      </w:r>
      <w:r w:rsidR="002D71F0" w:rsidRPr="00AB1781">
        <w:t xml:space="preserve"> 28</w:t>
      </w:r>
      <w:r>
        <w:t>: Bring to the Lord, O sons of God</w:t>
      </w:r>
      <w:bookmarkEnd w:id="848"/>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9" w:name="_Ref412026124"/>
      <w:r>
        <w:t>Psalm</w:t>
      </w:r>
      <w:r w:rsidR="002D71F0" w:rsidRPr="00AB1781">
        <w:t xml:space="preserve"> 29</w:t>
      </w:r>
      <w:r>
        <w:t xml:space="preserve">: I will lift </w:t>
      </w:r>
      <w:r w:rsidR="001040C8">
        <w:t>You</w:t>
      </w:r>
      <w:r>
        <w:t xml:space="preserve"> on high, O Lord</w:t>
      </w:r>
      <w:bookmarkEnd w:id="849"/>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0" w:name="_Ref412110815"/>
      <w:r>
        <w:t>Psalm</w:t>
      </w:r>
      <w:r w:rsidRPr="00AB1781">
        <w:t xml:space="preserve"> 33</w:t>
      </w:r>
      <w:r>
        <w:t>: I will bless the Lord at all times</w:t>
      </w:r>
      <w:bookmarkEnd w:id="850"/>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1" w:name="_Ref412110829"/>
      <w:r>
        <w:t>Psalm</w:t>
      </w:r>
      <w:r w:rsidR="00950468" w:rsidRPr="00AB1781">
        <w:t xml:space="preserve"> 40</w:t>
      </w:r>
      <w:r>
        <w:t>: Blessed is he who considers the poor and needy</w:t>
      </w:r>
      <w:bookmarkEnd w:id="851"/>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2" w:name="_Ref412026139"/>
      <w:r>
        <w:t>Psalm</w:t>
      </w:r>
      <w:r w:rsidR="00950468" w:rsidRPr="00AB1781">
        <w:t xml:space="preserve"> 42</w:t>
      </w:r>
      <w:r>
        <w:t>: Judge me, O God, and defend my cause</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3" w:name="_Ref412110857"/>
      <w:r>
        <w:t>Psalm</w:t>
      </w:r>
      <w:r w:rsidR="00950468" w:rsidRPr="00AB1781">
        <w:t xml:space="preserve"> 44</w:t>
      </w:r>
      <w:r>
        <w:t>: My heart is bubbling over with a good word</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4" w:name="_Ref412110915"/>
      <w:r>
        <w:lastRenderedPageBreak/>
        <w:t>Psalm</w:t>
      </w:r>
      <w:r w:rsidR="00950468" w:rsidRPr="00AB1781">
        <w:t xml:space="preserve"> 45</w:t>
      </w:r>
      <w:r>
        <w:t>: Our God is our refuge and strength</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5" w:name="_Ref412110929"/>
      <w:r>
        <w:t>Psalm</w:t>
      </w:r>
      <w:r w:rsidRPr="00AB1781">
        <w:t xml:space="preserve"> 46</w:t>
      </w:r>
      <w:r>
        <w:t>: All you nations, clap your hands</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6" w:name="_Ref411967565"/>
      <w:r>
        <w:t>Psalm</w:t>
      </w:r>
      <w:r w:rsidRPr="00AB1781">
        <w:t xml:space="preserve"> 50</w:t>
      </w:r>
      <w:r>
        <w:t xml:space="preserve">: Have mercy on me, O God, in </w:t>
      </w:r>
      <w:r w:rsidR="00E570CB">
        <w:t>Your</w:t>
      </w:r>
      <w:r>
        <w:t xml:space="preserve"> great mercy</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7" w:name="_Ref412111187"/>
      <w:r>
        <w:t>Psalm</w:t>
      </w:r>
      <w:r w:rsidR="00A6346F" w:rsidRPr="00AB1781">
        <w:t xml:space="preserve"> 53</w:t>
      </w:r>
      <w:r>
        <w:t xml:space="preserve">: O God, save me by </w:t>
      </w:r>
      <w:r w:rsidR="00E570CB">
        <w:t>Your</w:t>
      </w:r>
      <w:r>
        <w:t xml:space="preserve"> Name</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8" w:name="_Ref412026190"/>
      <w:r>
        <w:t>Psalm</w:t>
      </w:r>
      <w:r w:rsidRPr="00AB1781">
        <w:t xml:space="preserve"> 56</w:t>
      </w:r>
      <w:r>
        <w:t>: Have mercy on me, O God, have mercy on me</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59" w:name="_Ref412111219"/>
      <w:r>
        <w:t>Psalm</w:t>
      </w:r>
      <w:r w:rsidR="009E7111" w:rsidRPr="00AB1781">
        <w:t xml:space="preserve"> 60</w:t>
      </w:r>
      <w:r>
        <w:t>: Hear, O God, my supplication</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0" w:name="_Ref412098429"/>
      <w:r>
        <w:t>Psalm</w:t>
      </w:r>
      <w:r w:rsidR="009E7111" w:rsidRPr="00AB1781">
        <w:t xml:space="preserve"> 62</w:t>
      </w:r>
      <w:r>
        <w:t xml:space="preserve">: O God, my God, I rise early and pray to </w:t>
      </w:r>
      <w:r w:rsidR="001040C8">
        <w:t>You</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1" w:name="_Ref412026041"/>
      <w:r>
        <w:t>Psalm</w:t>
      </w:r>
      <w:r w:rsidRPr="00AB1781">
        <w:t xml:space="preserve"> 66</w:t>
      </w:r>
      <w:r>
        <w:t>: My God have compassion on us and bless us</w:t>
      </w:r>
      <w:bookmarkEnd w:id="86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2" w:name="_Ref412026055"/>
      <w:r>
        <w:t>Psalm</w:t>
      </w:r>
      <w:r w:rsidR="00C879D4" w:rsidRPr="00AB1781">
        <w:t xml:space="preserve"> 69</w:t>
      </w:r>
      <w:r>
        <w:t>: O God, come to my help</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3" w:name="_Ref412111290"/>
      <w:r>
        <w:t>Psalm</w:t>
      </w:r>
      <w:r w:rsidR="004A51E7" w:rsidRPr="00AB1781">
        <w:t xml:space="preserve"> 83</w:t>
      </w:r>
      <w:r>
        <w:t xml:space="preserve">: How I love </w:t>
      </w:r>
      <w:r w:rsidR="00E570CB">
        <w:t>Your</w:t>
      </w:r>
      <w:r>
        <w:t xml:space="preserve"> dwellings, O Lord of Hosts</w:t>
      </w:r>
      <w:bookmarkEnd w:id="86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5" w:name="_Ref412026212"/>
      <w:r>
        <w:t>Psalm</w:t>
      </w:r>
      <w:r w:rsidRPr="00AB1781">
        <w:t xml:space="preserve"> 85</w:t>
      </w:r>
      <w:r>
        <w:t xml:space="preserve">: Incline </w:t>
      </w:r>
      <w:r w:rsidR="001040C8">
        <w:t>Your</w:t>
      </w:r>
      <w:r>
        <w:t xml:space="preserve"> ear, O Lord, and answer me</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6" w:name="_Ref412111328"/>
      <w:r>
        <w:t>Psalm</w:t>
      </w:r>
      <w:r w:rsidRPr="00AB1781">
        <w:t xml:space="preserve"> 86</w:t>
      </w:r>
      <w:r>
        <w:t>: His foundations are on the holy mountains</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7" w:name="_Ref412026283"/>
      <w:r>
        <w:t>Psalm</w:t>
      </w:r>
      <w:r w:rsidRPr="00AB1781">
        <w:t xml:space="preserve"> 90</w:t>
      </w:r>
      <w:r>
        <w:t>: He who dwells in the help of the Most High will live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8" w:name="_Ref412111374"/>
      <w:r>
        <w:t>Psalm</w:t>
      </w:r>
      <w:r w:rsidRPr="00AB1781">
        <w:t xml:space="preserve"> 92</w:t>
      </w:r>
      <w:r>
        <w:t>: The Lord is reigning, He is robed in beauty</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69" w:name="_Ref412111699"/>
      <w:r>
        <w:t>Psalm</w:t>
      </w:r>
      <w:r w:rsidRPr="00AB1781">
        <w:t xml:space="preserve"> 95</w:t>
      </w:r>
      <w:r>
        <w:t>: Sing to the Lord a new song; sing to the Lord all the earth</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0" w:name="_Ref412026313"/>
      <w:r>
        <w:lastRenderedPageBreak/>
        <w:t>Psalm</w:t>
      </w:r>
      <w:r w:rsidR="008016CF" w:rsidRPr="00AB1781">
        <w:t xml:space="preserve"> 96</w:t>
      </w:r>
      <w:r>
        <w:t>: The Lord is reigning, let the earth rejoice</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1" w:name="_Ref412111720"/>
      <w:r>
        <w:t>Psalm</w:t>
      </w:r>
      <w:r w:rsidR="008016CF" w:rsidRPr="00AB1781">
        <w:t xml:space="preserve"> 97</w:t>
      </w:r>
      <w:r>
        <w:t>: O sing to the Lord a new song, for the Lord has done wonders</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2" w:name="_Ref412111731"/>
      <w:r>
        <w:lastRenderedPageBreak/>
        <w:t>Psalm</w:t>
      </w:r>
      <w:r w:rsidR="008016CF" w:rsidRPr="00AB1781">
        <w:t xml:space="preserve"> 98</w:t>
      </w:r>
      <w:r>
        <w:t>: The Lord is reigning, let the peoples rage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3" w:name="_Ref412111741"/>
      <w:r>
        <w:t>Psalm</w:t>
      </w:r>
      <w:r w:rsidR="008016CF" w:rsidRPr="00AB1781">
        <w:t xml:space="preserve"> 99</w:t>
      </w:r>
      <w:r>
        <w:t>: Shout for joy to the Lord, all the earth</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4" w:name="_Ref412111752"/>
      <w:r>
        <w:t>Psalm</w:t>
      </w:r>
      <w:r w:rsidR="008016CF" w:rsidRPr="00AB1781">
        <w:t xml:space="preserve"> 100</w:t>
      </w:r>
      <w:r>
        <w:t xml:space="preserve">: I will sing to </w:t>
      </w:r>
      <w:r w:rsidR="001040C8">
        <w:t>You</w:t>
      </w:r>
      <w:r>
        <w:t xml:space="preserve"> of mercy and judgment, O Lord</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5" w:name="_Ref412026343"/>
      <w:r>
        <w:t>Psalm</w:t>
      </w:r>
      <w:r w:rsidR="00510795" w:rsidRPr="00AB1781">
        <w:t xml:space="preserve"> 109</w:t>
      </w:r>
      <w:r>
        <w:t>: The Lord said to my Lord: 'Sit at My right hand</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6" w:name="_Ref412111792"/>
      <w:r>
        <w:t>Psalm</w:t>
      </w:r>
      <w:r w:rsidR="00510795" w:rsidRPr="00AB1781">
        <w:t xml:space="preserve"> 110</w:t>
      </w:r>
      <w:r>
        <w:t xml:space="preserve">: I will thank </w:t>
      </w:r>
      <w:r w:rsidR="001040C8">
        <w:t>You</w:t>
      </w:r>
      <w:r>
        <w:t>, O Lord, with my whole heart</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7" w:name="_Ref412111806"/>
      <w:r>
        <w:t>Psalm</w:t>
      </w:r>
      <w:r w:rsidR="00510795" w:rsidRPr="00AB1781">
        <w:t xml:space="preserve"> 111</w:t>
      </w:r>
      <w:r>
        <w:t>: Blessed is the man who fears the Lord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9" w:name="_Ref412026361"/>
      <w:r>
        <w:t>Psalm</w:t>
      </w:r>
      <w:r w:rsidR="00510795" w:rsidRPr="00AB1781">
        <w:t xml:space="preserve"> 114</w:t>
      </w:r>
      <w:r>
        <w:t>: I love Him because the Lord hears the cry of my prayer</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0" w:name="_Ref412026376"/>
      <w:r>
        <w:t>Psalm</w:t>
      </w:r>
      <w:r w:rsidR="00510795" w:rsidRPr="00AB1781">
        <w:t xml:space="preserve"> 115</w:t>
      </w:r>
      <w:r>
        <w:t>: I believed and so I spoke; but I was deeply humiliated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1" w:name="_Ref411967180"/>
      <w:r>
        <w:t>Psalm</w:t>
      </w:r>
      <w:r w:rsidR="00510795" w:rsidRPr="00AB1781">
        <w:t xml:space="preserve"> 116</w:t>
      </w:r>
      <w:r>
        <w:t>: All you nations, praise the Lord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2" w:name="_Ref411967211"/>
      <w:r>
        <w:t>Psalm</w:t>
      </w:r>
      <w:r w:rsidR="00510795" w:rsidRPr="00AB1781">
        <w:t xml:space="preserve"> 117</w:t>
      </w:r>
      <w:r>
        <w:t>: Give thanks to the Lord, He is good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3" w:name="_Ref412027139"/>
      <w:r>
        <w:t>Psalm</w:t>
      </w:r>
      <w:r w:rsidRPr="00AB1781">
        <w:t xml:space="preserve"> 118</w:t>
      </w:r>
      <w:r>
        <w:t>: Blessed are they who are faultless in the way</w:t>
      </w:r>
      <w:bookmarkEnd w:id="883"/>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4" w:name="_Ref411967235"/>
      <w:r>
        <w:t>Psalm</w:t>
      </w:r>
      <w:r w:rsidRPr="00AB1781">
        <w:t xml:space="preserve"> 119</w:t>
      </w:r>
      <w:r>
        <w:t>: To the Lord in the hour of my distress I cry</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5" w:name="_Ref411967252"/>
      <w:r>
        <w:t>Psalm</w:t>
      </w:r>
      <w:r w:rsidRPr="00AB1781">
        <w:t xml:space="preserve"> 120</w:t>
      </w:r>
      <w:r>
        <w:t>: I lift up my eyes to the mountains</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6" w:name="_Ref411967283"/>
      <w:r>
        <w:t>Psalm</w:t>
      </w:r>
      <w:r w:rsidRPr="00AB1781">
        <w:t xml:space="preserve"> 121</w:t>
      </w:r>
      <w:r>
        <w:t>: I was glad when they said to me: 'Let us go to the house of the Lord'</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8" w:name="_Ref411967321"/>
      <w:r>
        <w:t>Psalm</w:t>
      </w:r>
      <w:r w:rsidRPr="00AB1781">
        <w:t xml:space="preserve"> 123</w:t>
      </w:r>
      <w:r>
        <w:t>: 'Unless the Lord had been among us,' let Israel now say</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9" w:name="_Ref411967338"/>
      <w:r>
        <w:t>Psalm</w:t>
      </w:r>
      <w:r w:rsidRPr="00AB1781">
        <w:t xml:space="preserve"> 124</w:t>
      </w:r>
      <w:r>
        <w:t>: Those who trust in the Lord are like Mount Zion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0" w:name="_Ref411967353"/>
      <w:r>
        <w:t>Psalm</w:t>
      </w:r>
      <w:r w:rsidRPr="00AB1781">
        <w:t xml:space="preserve"> 125</w:t>
      </w:r>
      <w:r>
        <w:t>: When the Lord brought back the captives to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1" w:name="_Ref411967372"/>
      <w:r>
        <w:t>Psalm</w:t>
      </w:r>
      <w:r w:rsidRPr="00AB1781">
        <w:t xml:space="preserve"> 126</w:t>
      </w:r>
      <w:r>
        <w:t>: Unless the Lord builds the house, the builders labour in vain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2" w:name="_Ref411967385"/>
      <w:r>
        <w:t>Psalm</w:t>
      </w:r>
      <w:r w:rsidRPr="00AB1781">
        <w:t xml:space="preserve"> 127</w:t>
      </w:r>
      <w:r>
        <w:t>: Blessed are</w:t>
      </w:r>
      <w:r w:rsidR="000D0A3F">
        <w:t xml:space="preserve"> </w:t>
      </w:r>
      <w:r>
        <w:t>all who fear the Lord, who walk in His ways</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3" w:name="_Ref411967400"/>
      <w:r>
        <w:t>Psalm</w:t>
      </w:r>
      <w:r w:rsidRPr="00AB1781">
        <w:t xml:space="preserve"> 128</w:t>
      </w:r>
      <w:r>
        <w:t>: Often have they warred against me from my youth</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4" w:name="_Ref411968046"/>
      <w:r>
        <w:t>Psalm</w:t>
      </w:r>
      <w:r w:rsidRPr="00AB1781">
        <w:t xml:space="preserve"> 129</w:t>
      </w:r>
      <w:r>
        <w:t xml:space="preserve">: Out of the depths I cry to </w:t>
      </w:r>
      <w:r w:rsidR="001040C8">
        <w:t>You</w:t>
      </w:r>
      <w:r>
        <w:t>, O Lord</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5" w:name="_Ref411968066"/>
      <w:r>
        <w:t>Psalm</w:t>
      </w:r>
      <w:r w:rsidRPr="00AB1781">
        <w:t xml:space="preserve"> 130</w:t>
      </w:r>
      <w:r>
        <w:t>: O Lord, my heart is not haughty, nor my eyes lofty</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6" w:name="_Ref411968081"/>
      <w:r>
        <w:t>Psalm</w:t>
      </w:r>
      <w:r w:rsidR="00FD25B7" w:rsidRPr="00AB1781">
        <w:t xml:space="preserve"> 131</w:t>
      </w:r>
      <w:r>
        <w:t>: O Lord, remember David and all his meekness</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7" w:name="_Ref411968095"/>
      <w:r>
        <w:t>Psalm</w:t>
      </w:r>
      <w:r w:rsidR="00FD25B7" w:rsidRPr="00AB1781">
        <w:t xml:space="preserve"> 132</w:t>
      </w:r>
      <w:r>
        <w:t>: Behold, how good and how delightful it is when brothers dwell together in unity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8" w:name="_Ref411968119"/>
      <w:r>
        <w:t>Psalm</w:t>
      </w:r>
      <w:r w:rsidRPr="00AB1781">
        <w:t xml:space="preserve"> 133</w:t>
      </w:r>
      <w:r>
        <w:t>: Behold now bless the Lord, all you slaves of the Lord</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9" w:name="_Ref411968136"/>
      <w:r>
        <w:t>Psalm</w:t>
      </w:r>
      <w:r w:rsidRPr="00AB1781">
        <w:t xml:space="preserve"> 136</w:t>
      </w:r>
      <w:r>
        <w:t>: By the rivers of Babylon we sat down and wept</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0" w:name="_Ref411968152"/>
      <w:r>
        <w:t>Psalm</w:t>
      </w:r>
      <w:r w:rsidRPr="00AB1781">
        <w:t xml:space="preserve"> 137</w:t>
      </w:r>
      <w:r>
        <w:t xml:space="preserve">: I will praise and thank </w:t>
      </w:r>
      <w:r w:rsidR="001040C8">
        <w:t>You</w:t>
      </w:r>
      <w:r>
        <w:t>, O Lord, with my whole heart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1" w:name="_Ref411968172"/>
      <w:r>
        <w:t>Psalm</w:t>
      </w:r>
      <w:r w:rsidRPr="00AB1781">
        <w:t xml:space="preserve"> 140</w:t>
      </w:r>
      <w:r>
        <w:t xml:space="preserve">: Lord, I cry to </w:t>
      </w:r>
      <w:r w:rsidR="001040C8">
        <w:t>You</w:t>
      </w:r>
      <w:r>
        <w:t>, hear me</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2" w:name="_Ref411968182"/>
      <w:r>
        <w:t>Psalm</w:t>
      </w:r>
      <w:r w:rsidRPr="00AB1781">
        <w:t xml:space="preserve"> 141</w:t>
      </w:r>
      <w:r>
        <w:t>: I cry to the Lord with all my voice, I pray with all my voice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3" w:name="_Ref412098508"/>
      <w:r>
        <w:t>Psalm</w:t>
      </w:r>
      <w:r w:rsidRPr="00AB1781">
        <w:t xml:space="preserve"> 142</w:t>
      </w:r>
      <w:r>
        <w:t xml:space="preserve">: Lord, hear my prayer; give ear to my petition in </w:t>
      </w:r>
      <w:r w:rsidR="00E570CB">
        <w:t>Your</w:t>
      </w:r>
      <w:r>
        <w:t xml:space="preserve"> truth</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4" w:name="_Ref411968206"/>
      <w:r>
        <w:lastRenderedPageBreak/>
        <w:t>Psalm</w:t>
      </w:r>
      <w:r w:rsidR="00E276C1" w:rsidRPr="00AB1781">
        <w:t xml:space="preserve"> 145</w:t>
      </w:r>
      <w:r>
        <w:t>: Praise the Lord, O my soul! I will praise the Lord all my life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5" w:name="_Ref411968226"/>
      <w:r>
        <w:lastRenderedPageBreak/>
        <w:t>Psalm</w:t>
      </w:r>
      <w:r w:rsidR="00E276C1" w:rsidRPr="00AB1781">
        <w:t xml:space="preserve"> 146</w:t>
      </w:r>
      <w:r>
        <w:t>: Praise the Lord, for singing praise is good</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6" w:name="_Ref411968245"/>
      <w:r>
        <w:lastRenderedPageBreak/>
        <w:t>Psalm</w:t>
      </w:r>
      <w:r w:rsidR="00E276C1" w:rsidRPr="00AB1781">
        <w:t xml:space="preserve"> 147</w:t>
      </w:r>
      <w:r>
        <w:t>: Praise the Lord, O Jerusalem! Praise your God, O Zion!</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7" w:name="_Toc410196196"/>
      <w:bookmarkStart w:id="908" w:name="_Toc410196438"/>
      <w:bookmarkStart w:id="909" w:name="_Toc410196940"/>
      <w:bookmarkStart w:id="910" w:name="_Toc428340983"/>
      <w:r>
        <w:lastRenderedPageBreak/>
        <w:t>The Book of Psalis and Doxologies</w:t>
      </w:r>
      <w:bookmarkEnd w:id="907"/>
      <w:bookmarkEnd w:id="908"/>
      <w:bookmarkEnd w:id="909"/>
      <w:bookmarkEnd w:id="910"/>
    </w:p>
    <w:p w:rsidR="009C13E9" w:rsidRDefault="009C13E9" w:rsidP="009C13E9">
      <w:pPr>
        <w:pStyle w:val="Heading2"/>
      </w:pPr>
      <w:bookmarkStart w:id="911" w:name="_Toc428340984"/>
      <w:bookmarkStart w:id="912" w:name="_Toc410196197"/>
      <w:bookmarkStart w:id="913" w:name="_Toc410196439"/>
      <w:bookmarkStart w:id="914" w:name="_Toc410196941"/>
      <w:r>
        <w:lastRenderedPageBreak/>
        <w:t>General and Common Doxologies</w:t>
      </w:r>
      <w:bookmarkEnd w:id="911"/>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5"/>
            <w:r>
              <w:t>The great and holy luminaries,</w:t>
            </w:r>
            <w:commentRangeEnd w:id="915"/>
            <w:r>
              <w:rPr>
                <w:rStyle w:val="CommentReference"/>
                <w:rFonts w:ascii="Times New Roman" w:hAnsi="Times New Roman"/>
              </w:rPr>
              <w:commentReference w:id="915"/>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6"/>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6"/>
            <w:r>
              <w:rPr>
                <w:rStyle w:val="CommentReference"/>
                <w:rFonts w:ascii="Times New Roman" w:hAnsi="Times New Roman"/>
              </w:rPr>
              <w:commentReference w:id="916"/>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7"/>
            <w:r w:rsidRPr="00602B0F">
              <w:t xml:space="preserve">O Lord, </w:t>
            </w:r>
            <w:commentRangeEnd w:id="917"/>
            <w:r>
              <w:rPr>
                <w:rStyle w:val="CommentReference"/>
                <w:rFonts w:ascii="Times New Roman" w:hAnsi="Times New Roman"/>
              </w:rPr>
              <w:commentReference w:id="917"/>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8"/>
            <w:r>
              <w:t xml:space="preserve">called </w:t>
            </w:r>
            <w:commentRangeEnd w:id="918"/>
            <w:r>
              <w:rPr>
                <w:rStyle w:val="CommentReference"/>
                <w:rFonts w:ascii="Times New Roman" w:eastAsiaTheme="minorHAnsi" w:hAnsi="Times New Roman" w:cstheme="minorBidi"/>
                <w:color w:val="auto"/>
              </w:rPr>
              <w:commentReference w:id="918"/>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19"/>
            <w:r>
              <w:t>Who loved him greatly.</w:t>
            </w:r>
            <w:commentRangeEnd w:id="919"/>
            <w:r>
              <w:rPr>
                <w:rStyle w:val="CommentReference"/>
                <w:rFonts w:ascii="Times New Roman" w:eastAsiaTheme="minorHAnsi" w:hAnsi="Times New Roman" w:cstheme="minorBidi"/>
                <w:color w:val="auto"/>
              </w:rPr>
              <w:commentReference w:id="919"/>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0"/>
            <w:r>
              <w:t xml:space="preserve">Our </w:t>
            </w:r>
            <w:commentRangeEnd w:id="920"/>
            <w:r>
              <w:rPr>
                <w:rStyle w:val="CommentReference"/>
                <w:rFonts w:ascii="Times New Roman" w:eastAsiaTheme="minorHAnsi" w:hAnsi="Times New Roman" w:cstheme="minorBidi"/>
                <w:color w:val="auto"/>
              </w:rPr>
              <w:commentReference w:id="920"/>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1"/>
            <w:r>
              <w:t xml:space="preserve">And </w:t>
            </w:r>
            <w:commentRangeEnd w:id="921"/>
            <w:r>
              <w:rPr>
                <w:rStyle w:val="CommentReference"/>
                <w:rFonts w:ascii="Times New Roman" w:eastAsiaTheme="minorHAnsi" w:hAnsi="Times New Roman" w:cstheme="minorBidi"/>
                <w:color w:val="auto"/>
              </w:rPr>
              <w:commentReference w:id="921"/>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2"/>
            <w:r>
              <w:t>And was numbered with</w:t>
            </w:r>
          </w:p>
          <w:p w:rsidR="004C7F73" w:rsidRDefault="004C7F73" w:rsidP="004C7F73">
            <w:pPr>
              <w:pStyle w:val="EngHangEnd"/>
            </w:pPr>
            <w:r>
              <w:t>The rest of the Apostles.</w:t>
            </w:r>
            <w:commentRangeEnd w:id="922"/>
            <w:r>
              <w:rPr>
                <w:rStyle w:val="CommentReference"/>
                <w:rFonts w:ascii="Times New Roman" w:eastAsiaTheme="minorHAnsi" w:hAnsi="Times New Roman" w:cstheme="minorBidi"/>
                <w:color w:val="auto"/>
              </w:rPr>
              <w:commentReference w:id="922"/>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3"/>
            <w:r>
              <w:t xml:space="preserve">sound </w:t>
            </w:r>
            <w:commentRangeEnd w:id="923"/>
            <w:r>
              <w:rPr>
                <w:rStyle w:val="CommentReference"/>
                <w:rFonts w:ascii="Times New Roman" w:eastAsiaTheme="minorHAnsi" w:hAnsi="Times New Roman" w:cstheme="minorBidi"/>
                <w:color w:val="auto"/>
              </w:rPr>
              <w:commentReference w:id="923"/>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4"/>
            <w:r>
              <w:t>Beholder of God</w:t>
            </w:r>
            <w:commentRangeEnd w:id="924"/>
            <w:r>
              <w:rPr>
                <w:rStyle w:val="CommentReference"/>
                <w:rFonts w:ascii="Times New Roman" w:eastAsiaTheme="minorHAnsi" w:hAnsi="Times New Roman" w:cstheme="minorBidi"/>
                <w:color w:val="auto"/>
              </w:rPr>
              <w:commentReference w:id="924"/>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5"/>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5"/>
            <w:r>
              <w:rPr>
                <w:rStyle w:val="CommentReference"/>
                <w:rFonts w:ascii="Times New Roman" w:eastAsiaTheme="minorHAnsi" w:hAnsi="Times New Roman" w:cstheme="minorBidi"/>
                <w:color w:val="auto"/>
              </w:rPr>
              <w:commentReference w:id="925"/>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6"/>
            <w:r>
              <w:t>compatriots</w:t>
            </w:r>
            <w:commentRangeEnd w:id="926"/>
            <w:r>
              <w:rPr>
                <w:rStyle w:val="CommentReference"/>
                <w:rFonts w:ascii="Times New Roman" w:eastAsiaTheme="minorHAnsi" w:hAnsi="Times New Roman" w:cstheme="minorBidi"/>
                <w:color w:val="auto"/>
              </w:rPr>
              <w:commentReference w:id="926"/>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 xml:space="preserve">The Doxology of </w:t>
      </w:r>
      <w:r>
        <w:t>St.</w:t>
      </w:r>
      <w:r>
        <w:t xml:space="preserve"> </w:t>
      </w:r>
      <w:r>
        <w:t>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702852">
        <w:trPr>
          <w:cantSplit/>
          <w:jc w:val="center"/>
        </w:trPr>
        <w:tc>
          <w:tcPr>
            <w:tcW w:w="288" w:type="dxa"/>
          </w:tcPr>
          <w:p w:rsidR="0045450A" w:rsidRDefault="0045450A" w:rsidP="00702852">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702852"/>
        </w:tc>
        <w:tc>
          <w:tcPr>
            <w:tcW w:w="288" w:type="dxa"/>
          </w:tcPr>
          <w:p w:rsidR="0045450A" w:rsidRDefault="0045450A" w:rsidP="00702852">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702852">
        <w:trPr>
          <w:cantSplit/>
          <w:jc w:val="center"/>
        </w:trPr>
        <w:tc>
          <w:tcPr>
            <w:tcW w:w="288" w:type="dxa"/>
          </w:tcPr>
          <w:p w:rsidR="0045450A" w:rsidRDefault="0045450A" w:rsidP="00702852">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702852"/>
        </w:tc>
        <w:tc>
          <w:tcPr>
            <w:tcW w:w="288" w:type="dxa"/>
          </w:tcPr>
          <w:p w:rsidR="0045450A" w:rsidRDefault="0045450A" w:rsidP="00702852">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702852">
        <w:trPr>
          <w:cantSplit/>
          <w:jc w:val="center"/>
        </w:trPr>
        <w:tc>
          <w:tcPr>
            <w:tcW w:w="288" w:type="dxa"/>
          </w:tcPr>
          <w:p w:rsidR="0045450A" w:rsidRDefault="0045450A" w:rsidP="00702852">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702852"/>
        </w:tc>
        <w:tc>
          <w:tcPr>
            <w:tcW w:w="288" w:type="dxa"/>
          </w:tcPr>
          <w:p w:rsidR="0045450A" w:rsidRDefault="0045450A" w:rsidP="00702852">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702852">
        <w:trPr>
          <w:cantSplit/>
          <w:jc w:val="center"/>
        </w:trPr>
        <w:tc>
          <w:tcPr>
            <w:tcW w:w="288" w:type="dxa"/>
          </w:tcPr>
          <w:p w:rsidR="0045450A" w:rsidRDefault="0045450A" w:rsidP="00702852">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702852"/>
        </w:tc>
        <w:tc>
          <w:tcPr>
            <w:tcW w:w="288" w:type="dxa"/>
          </w:tcPr>
          <w:p w:rsidR="0045450A" w:rsidRDefault="0045450A" w:rsidP="00702852">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702852">
        <w:trPr>
          <w:cantSplit/>
          <w:jc w:val="center"/>
        </w:trPr>
        <w:tc>
          <w:tcPr>
            <w:tcW w:w="288" w:type="dxa"/>
          </w:tcPr>
          <w:p w:rsidR="0045450A" w:rsidRDefault="0045450A" w:rsidP="00702852">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702852"/>
        </w:tc>
        <w:tc>
          <w:tcPr>
            <w:tcW w:w="288" w:type="dxa"/>
          </w:tcPr>
          <w:p w:rsidR="0045450A" w:rsidRDefault="0045450A" w:rsidP="00702852">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702852">
        <w:trPr>
          <w:cantSplit/>
          <w:jc w:val="center"/>
        </w:trPr>
        <w:tc>
          <w:tcPr>
            <w:tcW w:w="288" w:type="dxa"/>
          </w:tcPr>
          <w:p w:rsidR="0045450A" w:rsidRDefault="0045450A" w:rsidP="00702852">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702852"/>
        </w:tc>
        <w:tc>
          <w:tcPr>
            <w:tcW w:w="288" w:type="dxa"/>
          </w:tcPr>
          <w:p w:rsidR="0045450A" w:rsidRDefault="0045450A" w:rsidP="00702852">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702852">
        <w:trPr>
          <w:cantSplit/>
          <w:jc w:val="center"/>
        </w:trPr>
        <w:tc>
          <w:tcPr>
            <w:tcW w:w="288" w:type="dxa"/>
          </w:tcPr>
          <w:p w:rsidR="0045450A" w:rsidRPr="00FB5ACB" w:rsidRDefault="0045450A" w:rsidP="00702852">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702852"/>
        </w:tc>
        <w:tc>
          <w:tcPr>
            <w:tcW w:w="288" w:type="dxa"/>
          </w:tcPr>
          <w:p w:rsidR="0045450A" w:rsidRPr="00FB5ACB" w:rsidRDefault="0045450A" w:rsidP="00702852">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702852">
        <w:trPr>
          <w:cantSplit/>
          <w:jc w:val="center"/>
        </w:trPr>
        <w:tc>
          <w:tcPr>
            <w:tcW w:w="288" w:type="dxa"/>
          </w:tcPr>
          <w:p w:rsidR="0045450A" w:rsidRPr="00FB5ACB" w:rsidRDefault="0045450A" w:rsidP="00702852">
            <w:pPr>
              <w:pStyle w:val="CopticCross"/>
            </w:pP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702852"/>
        </w:tc>
        <w:tc>
          <w:tcPr>
            <w:tcW w:w="288" w:type="dxa"/>
          </w:tcPr>
          <w:p w:rsidR="0045450A" w:rsidRPr="00FB5ACB" w:rsidRDefault="0045450A" w:rsidP="00702852">
            <w:pPr>
              <w:pStyle w:val="CopticCross"/>
            </w:pP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7" w:name="_Toc428340985"/>
      <w:r>
        <w:lastRenderedPageBreak/>
        <w:t>September</w:t>
      </w:r>
      <w:bookmarkEnd w:id="912"/>
      <w:bookmarkEnd w:id="913"/>
      <w:bookmarkEnd w:id="91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7"/>
    </w:p>
    <w:p w:rsidR="00495F1A" w:rsidRDefault="0092592B" w:rsidP="00495F1A">
      <w:pPr>
        <w:pStyle w:val="Heading3"/>
      </w:pPr>
      <w:bookmarkStart w:id="928" w:name="_Toc410196198"/>
      <w:bookmarkStart w:id="929" w:name="_Toc410196440"/>
      <w:bookmarkStart w:id="930" w:name="_Toc410196942"/>
      <w:r>
        <w:t xml:space="preserve">August 29 (30) / Tho-out 1: </w:t>
      </w:r>
      <w:r w:rsidR="00495F1A">
        <w:t>Ecclesiastical New Year: Nairouz</w:t>
      </w:r>
      <w:bookmarkEnd w:id="928"/>
      <w:bookmarkEnd w:id="929"/>
      <w:bookmarkEnd w:id="930"/>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1"/>
            <w:r>
              <w:t xml:space="preserve">wiles </w:t>
            </w:r>
            <w:commentRangeEnd w:id="931"/>
            <w:r>
              <w:rPr>
                <w:rStyle w:val="CommentReference"/>
                <w:rFonts w:ascii="Times New Roman" w:eastAsiaTheme="minorHAnsi" w:hAnsi="Times New Roman" w:cstheme="minorBidi"/>
                <w:color w:val="auto"/>
              </w:rPr>
              <w:commentReference w:id="931"/>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2"/>
            <w:r>
              <w:t xml:space="preserve">Ϯⲛⲁⲟⲩⲱϣⲧ </w:t>
            </w:r>
            <w:commentRangeEnd w:id="932"/>
            <w:r>
              <w:rPr>
                <w:rStyle w:val="CommentReference"/>
                <w:rFonts w:ascii="Times New Roman" w:hAnsi="Times New Roman"/>
              </w:rPr>
              <w:commentReference w:id="932"/>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3"/>
            <w:r>
              <w:t>reign</w:t>
            </w:r>
            <w:commentRangeEnd w:id="933"/>
            <w:r>
              <w:rPr>
                <w:rStyle w:val="CommentReference"/>
              </w:rPr>
              <w:commentReference w:id="933"/>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4"/>
            <w:r>
              <w:t xml:space="preserve">be </w:t>
            </w:r>
            <w:commentRangeEnd w:id="934"/>
            <w:r>
              <w:rPr>
                <w:rStyle w:val="CommentReference"/>
              </w:rPr>
              <w:commentReference w:id="934"/>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5"/>
            <w:r>
              <w:t xml:space="preserve">Ⲁⲙⲱⲛⲓ </w:t>
            </w:r>
            <w:commentRangeEnd w:id="935"/>
            <w:r>
              <w:rPr>
                <w:rStyle w:val="CommentReference"/>
                <w:rFonts w:ascii="Times New Roman" w:hAnsi="Times New Roman"/>
              </w:rPr>
              <w:commentReference w:id="935"/>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6"/>
            <w:r>
              <w:t xml:space="preserve">the </w:t>
            </w:r>
            <w:commentRangeEnd w:id="936"/>
            <w:r>
              <w:rPr>
                <w:rStyle w:val="CommentReference"/>
              </w:rPr>
              <w:commentReference w:id="936"/>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7"/>
            <w:r>
              <w:t xml:space="preserve">entreat </w:t>
            </w:r>
            <w:commentRangeEnd w:id="937"/>
            <w:r>
              <w:rPr>
                <w:rStyle w:val="CommentReference"/>
              </w:rPr>
              <w:commentReference w:id="937"/>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8" w:name="_Toc410196199"/>
      <w:bookmarkStart w:id="939" w:name="_Toc410196441"/>
      <w:bookmarkStart w:id="940" w:name="_Toc410196943"/>
      <w:r>
        <w:t xml:space="preserve">September 14 (15) / Tho-out 17: </w:t>
      </w:r>
      <w:r w:rsidR="00495F1A">
        <w:t>The Dedication of the Church of the Holy Cross</w:t>
      </w:r>
      <w:bookmarkEnd w:id="938"/>
      <w:bookmarkEnd w:id="939"/>
      <w:bookmarkEnd w:id="940"/>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1"/>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1"/>
            <w:r>
              <w:rPr>
                <w:rStyle w:val="CommentReference"/>
              </w:rPr>
              <w:commentReference w:id="941"/>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2" w:name="_Toc410196200"/>
      <w:bookmarkStart w:id="943" w:name="_Toc410196442"/>
      <w:bookmarkStart w:id="944" w:name="_Toc410196944"/>
      <w:bookmarkStart w:id="945" w:name="_Toc428340986"/>
      <w:r>
        <w:lastRenderedPageBreak/>
        <w:t>October</w:t>
      </w:r>
      <w:bookmarkEnd w:id="942"/>
      <w:bookmarkEnd w:id="943"/>
      <w:bookmarkEnd w:id="944"/>
      <w:r w:rsidR="006E370D">
        <w:t xml:space="preserve"> or </w:t>
      </w:r>
      <w:r w:rsidR="006E370D">
        <w:rPr>
          <w:rFonts w:ascii="FreeSerifAvvaShenouda" w:hAnsi="FreeSerifAvvaShenouda" w:cs="FreeSerifAvvaShenouda"/>
        </w:rPr>
        <w:t>Ⲡⲁⲱⲡⲉ</w:t>
      </w:r>
      <w:bookmarkEnd w:id="945"/>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6" w:name="_Toc410196201"/>
      <w:bookmarkStart w:id="947" w:name="_Toc410196443"/>
      <w:bookmarkStart w:id="948" w:name="_Toc410196945"/>
      <w:bookmarkStart w:id="949" w:name="_Toc428340987"/>
      <w:r>
        <w:lastRenderedPageBreak/>
        <w:t>November</w:t>
      </w:r>
      <w:r w:rsidR="00495F1A">
        <w:t xml:space="preserve"> or </w:t>
      </w:r>
      <w:bookmarkEnd w:id="946"/>
      <w:bookmarkEnd w:id="947"/>
      <w:bookmarkEnd w:id="948"/>
      <w:r w:rsidRPr="00FB5E62">
        <w:rPr>
          <w:rFonts w:ascii="FreeSerifAvvaShenouda" w:eastAsia="Arial Unicode MS" w:hAnsi="FreeSerifAvvaShenouda" w:cs="FreeSerifAvvaShenouda"/>
        </w:rPr>
        <w:t>Ⲁⲑⲟⲣ</w:t>
      </w:r>
      <w:bookmarkEnd w:id="949"/>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0"/>
            <w:r>
              <w:t>Beats</w:t>
            </w:r>
            <w:commentRangeEnd w:id="950"/>
            <w:r>
              <w:rPr>
                <w:rStyle w:val="CommentReference"/>
                <w:rFonts w:ascii="Times New Roman" w:eastAsiaTheme="minorHAnsi" w:hAnsi="Times New Roman" w:cstheme="minorBidi"/>
                <w:color w:val="auto"/>
              </w:rPr>
              <w:commentReference w:id="950"/>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1"/>
            <w:r>
              <w:t xml:space="preserve">incessant </w:t>
            </w:r>
            <w:commentRangeEnd w:id="951"/>
            <w:r>
              <w:rPr>
                <w:rStyle w:val="CommentReference"/>
                <w:rFonts w:ascii="Times New Roman" w:eastAsiaTheme="minorHAnsi" w:hAnsi="Times New Roman" w:cstheme="minorBidi"/>
                <w:color w:val="auto"/>
              </w:rPr>
              <w:commentReference w:id="951"/>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2"/>
            <w:r>
              <w:t>The ministering flames of fire,</w:t>
            </w:r>
            <w:commentRangeEnd w:id="952"/>
            <w:r>
              <w:rPr>
                <w:rStyle w:val="CommentReference"/>
                <w:rFonts w:ascii="Times New Roman" w:eastAsiaTheme="minorHAnsi" w:hAnsi="Times New Roman" w:cstheme="minorBidi"/>
                <w:color w:val="auto"/>
              </w:rPr>
              <w:commentReference w:id="952"/>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3"/>
            <w:r w:rsidRPr="004764BD">
              <w:t xml:space="preserve">before </w:t>
            </w:r>
            <w:commentRangeEnd w:id="953"/>
            <w:r>
              <w:rPr>
                <w:rStyle w:val="CommentReference"/>
                <w:rFonts w:ascii="Times New Roman" w:eastAsiaTheme="minorHAnsi" w:hAnsi="Times New Roman" w:cstheme="minorBidi"/>
                <w:color w:val="auto"/>
              </w:rPr>
              <w:commentReference w:id="953"/>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Pr="00646349" w:rsidRDefault="007F571C" w:rsidP="007F571C">
      <w:pPr>
        <w:pStyle w:val="Rubric"/>
      </w:pPr>
      <w:r>
        <w:t>See the Doxologies for the Apostles, or for Any Apostle, on page ##.</w:t>
      </w:r>
    </w:p>
    <w:p w:rsidR="005329C1" w:rsidRDefault="005329C1" w:rsidP="005329C1">
      <w:pPr>
        <w:pStyle w:val="Heading3"/>
      </w:pPr>
      <w:r>
        <w:lastRenderedPageBreak/>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62" w:name="_Toc410196202"/>
      <w:bookmarkStart w:id="963" w:name="_Toc410196444"/>
      <w:bookmarkStart w:id="964" w:name="_Toc410196946"/>
      <w:bookmarkStart w:id="965" w:name="_Toc428340988"/>
      <w:r>
        <w:lastRenderedPageBreak/>
        <w:t>December</w:t>
      </w:r>
      <w:bookmarkEnd w:id="962"/>
      <w:bookmarkEnd w:id="963"/>
      <w:bookmarkEnd w:id="964"/>
      <w:r w:rsidR="00205EA4">
        <w:t xml:space="preserve"> or </w:t>
      </w:r>
      <w:r w:rsidR="00205EA4">
        <w:rPr>
          <w:rFonts w:ascii="FreeSerifAvvaShenouda" w:hAnsi="FreeSerifAvvaShenouda" w:cs="FreeSerifAvvaShenouda"/>
        </w:rPr>
        <w:t>Ⲕⲟⲓⲁϩⲕ</w:t>
      </w:r>
      <w:bookmarkEnd w:id="965"/>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66"/>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66"/>
            <w:r>
              <w:rPr>
                <w:rStyle w:val="CommentReference"/>
                <w:rFonts w:ascii="Times New Roman" w:eastAsiaTheme="minorHAnsi" w:hAnsi="Times New Roman" w:cstheme="minorBidi"/>
                <w:color w:val="auto"/>
              </w:rPr>
              <w:commentReference w:id="966"/>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67"/>
            <w:r>
              <w:t xml:space="preserve">Announced </w:t>
            </w:r>
            <w:commentRangeEnd w:id="967"/>
            <w:r>
              <w:rPr>
                <w:rStyle w:val="CommentReference"/>
                <w:rFonts w:ascii="Times New Roman" w:eastAsiaTheme="minorHAnsi" w:hAnsi="Times New Roman" w:cstheme="minorBidi"/>
                <w:color w:val="auto"/>
              </w:rPr>
              <w:commentReference w:id="967"/>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68"/>
            <w:r>
              <w:t>He raised us with a new invitation.</w:t>
            </w:r>
            <w:commentRangeEnd w:id="968"/>
            <w:r>
              <w:rPr>
                <w:rStyle w:val="CommentReference"/>
                <w:rFonts w:ascii="Times New Roman" w:eastAsiaTheme="minorHAnsi" w:hAnsi="Times New Roman" w:cstheme="minorBidi"/>
                <w:color w:val="auto"/>
              </w:rPr>
              <w:commentReference w:id="968"/>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69"/>
            <w:r>
              <w:t>Bride</w:t>
            </w:r>
            <w:commentRangeEnd w:id="969"/>
            <w:r>
              <w:rPr>
                <w:rStyle w:val="CommentReference"/>
                <w:rFonts w:ascii="Times New Roman" w:eastAsiaTheme="minorHAnsi" w:hAnsi="Times New Roman" w:cstheme="minorBidi"/>
                <w:color w:val="auto"/>
              </w:rPr>
              <w:commentReference w:id="969"/>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70"/>
            <w:r>
              <w:t xml:space="preserve">return </w:t>
            </w:r>
            <w:commentRangeEnd w:id="970"/>
            <w:r>
              <w:rPr>
                <w:rStyle w:val="CommentReference"/>
              </w:rPr>
              <w:commentReference w:id="970"/>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71"/>
            <w:r>
              <w:t xml:space="preserve">confirmation </w:t>
            </w:r>
            <w:commentRangeEnd w:id="971"/>
            <w:r>
              <w:rPr>
                <w:rStyle w:val="CommentReference"/>
              </w:rPr>
              <w:commentReference w:id="971"/>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72"/>
            <w:r>
              <w:t>Angel-evangel of Good News</w:t>
            </w:r>
            <w:commentRangeEnd w:id="972"/>
            <w:r>
              <w:rPr>
                <w:rStyle w:val="CommentReference"/>
                <w:rFonts w:ascii="Times New Roman" w:eastAsiaTheme="minorHAnsi" w:hAnsi="Times New Roman" w:cstheme="minorBidi"/>
                <w:color w:val="auto"/>
              </w:rPr>
              <w:commentReference w:id="972"/>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73"/>
            <w:r>
              <w:t>Hail, O full of grace</w:t>
            </w:r>
            <w:commentRangeEnd w:id="973"/>
            <w:r>
              <w:rPr>
                <w:rStyle w:val="CommentReference"/>
                <w:rFonts w:ascii="Times New Roman" w:eastAsiaTheme="minorHAnsi" w:hAnsi="Times New Roman" w:cstheme="minorBidi"/>
                <w:color w:val="auto"/>
              </w:rPr>
              <w:commentReference w:id="973"/>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74"/>
            <w:r>
              <w:t>Angel-Evangel</w:t>
            </w:r>
            <w:commentRangeEnd w:id="974"/>
            <w:r>
              <w:rPr>
                <w:rStyle w:val="CommentReference"/>
                <w:rFonts w:ascii="Times New Roman" w:eastAsiaTheme="minorHAnsi" w:hAnsi="Times New Roman" w:cstheme="minorBidi"/>
                <w:color w:val="auto"/>
              </w:rPr>
              <w:commentReference w:id="974"/>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75" w:name="_Toc410196203"/>
      <w:bookmarkStart w:id="976" w:name="_Toc410196445"/>
      <w:bookmarkStart w:id="977"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78"/>
            <w:r>
              <w:t xml:space="preserve">rescued </w:t>
            </w:r>
            <w:commentRangeEnd w:id="978"/>
            <w:r>
              <w:rPr>
                <w:rStyle w:val="CommentReference"/>
                <w:rFonts w:ascii="Times New Roman" w:eastAsiaTheme="minorHAnsi" w:hAnsi="Times New Roman" w:cstheme="minorBidi"/>
                <w:color w:val="auto"/>
              </w:rPr>
              <w:commentReference w:id="978"/>
            </w:r>
            <w:r>
              <w:t>and saved us,</w:t>
            </w:r>
          </w:p>
          <w:p w:rsidR="00C33BEB" w:rsidRDefault="00C33BEB" w:rsidP="00C33BEB">
            <w:pPr>
              <w:pStyle w:val="EngHangEnd"/>
            </w:pPr>
            <w:commentRangeStart w:id="979"/>
            <w:r>
              <w:t xml:space="preserve">We </w:t>
            </w:r>
            <w:commentRangeEnd w:id="979"/>
            <w:r>
              <w:rPr>
                <w:rStyle w:val="CommentReference"/>
                <w:rFonts w:ascii="Times New Roman" w:eastAsiaTheme="minorHAnsi" w:hAnsi="Times New Roman" w:cstheme="minorBidi"/>
                <w:color w:val="auto"/>
              </w:rPr>
              <w:commentReference w:id="979"/>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5"/>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80"/>
            <w:r>
              <w:t xml:space="preserve">Shone </w:t>
            </w:r>
            <w:commentRangeEnd w:id="980"/>
            <w:r>
              <w:rPr>
                <w:rStyle w:val="CommentReference"/>
              </w:rPr>
              <w:commentReference w:id="980"/>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1"/>
            <w:r>
              <w:t>All</w:t>
            </w:r>
            <w:commentRangeEnd w:id="981"/>
            <w:r>
              <w:rPr>
                <w:rStyle w:val="CommentReference"/>
              </w:rPr>
              <w:commentReference w:id="981"/>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82"/>
            <w:r>
              <w:t>seals</w:t>
            </w:r>
            <w:commentRangeEnd w:id="982"/>
            <w:r>
              <w:rPr>
                <w:rStyle w:val="CommentReference"/>
              </w:rPr>
              <w:commentReference w:id="982"/>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3"/>
            <w:r>
              <w:t>Tetra</w:t>
            </w:r>
            <w:commentRangeEnd w:id="983"/>
            <w:r>
              <w:rPr>
                <w:rStyle w:val="CommentReference"/>
              </w:rPr>
              <w:commentReference w:id="983"/>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84"/>
            <w:r>
              <w:t xml:space="preserve">flaming </w:t>
            </w:r>
            <w:commentRangeEnd w:id="984"/>
            <w:r>
              <w:rPr>
                <w:rStyle w:val="CommentReference"/>
              </w:rPr>
              <w:commentReference w:id="984"/>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85"/>
            <w:r>
              <w:t>disease</w:t>
            </w:r>
            <w:commentRangeEnd w:id="985"/>
            <w:r>
              <w:rPr>
                <w:rStyle w:val="CommentReference"/>
              </w:rPr>
              <w:commentReference w:id="985"/>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86"/>
            <w:r>
              <w:t xml:space="preserve">Isaiah </w:t>
            </w:r>
            <w:commentRangeEnd w:id="986"/>
            <w:r>
              <w:rPr>
                <w:rStyle w:val="CommentReference"/>
              </w:rPr>
              <w:commentReference w:id="986"/>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87"/>
            <w:r>
              <w:t>For I cannot speak.</w:t>
            </w:r>
            <w:commentRangeEnd w:id="987"/>
            <w:r>
              <w:rPr>
                <w:rStyle w:val="CommentReference"/>
              </w:rPr>
              <w:commentReference w:id="987"/>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6"/>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7"/>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88"/>
            <w:r>
              <w:t>Zebulun</w:t>
            </w:r>
            <w:commentRangeEnd w:id="988"/>
            <w:r>
              <w:rPr>
                <w:rStyle w:val="FootnoteReference"/>
              </w:rPr>
              <w:footnoteReference w:id="458"/>
            </w:r>
            <w:r>
              <w:rPr>
                <w:rStyle w:val="CommentReference"/>
                <w:rFonts w:ascii="Times New Roman" w:eastAsiaTheme="minorHAnsi" w:hAnsi="Times New Roman" w:cstheme="minorBidi"/>
                <w:color w:val="auto"/>
              </w:rPr>
              <w:commentReference w:id="988"/>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5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989" w:name="_Toc410196204"/>
      <w:bookmarkStart w:id="990" w:name="_Toc410196446"/>
      <w:bookmarkStart w:id="991" w:name="_Toc410196948"/>
      <w:bookmarkStart w:id="992" w:name="_Toc428340989"/>
      <w:bookmarkEnd w:id="975"/>
      <w:bookmarkEnd w:id="976"/>
      <w:bookmarkEnd w:id="977"/>
      <w:r>
        <w:lastRenderedPageBreak/>
        <w:t>January</w:t>
      </w:r>
      <w:bookmarkEnd w:id="989"/>
      <w:bookmarkEnd w:id="990"/>
      <w:bookmarkEnd w:id="991"/>
      <w:r w:rsidR="00FF5FF3">
        <w:t xml:space="preserve"> or </w:t>
      </w:r>
      <w:r w:rsidR="00FF5FF3">
        <w:rPr>
          <w:rFonts w:ascii="FreeSerifAvvaShenouda" w:hAnsi="FreeSerifAvvaShenouda" w:cs="FreeSerifAvvaShenouda"/>
        </w:rPr>
        <w:t>Ⲧⲱⲃⲓ</w:t>
      </w:r>
      <w:bookmarkEnd w:id="992"/>
    </w:p>
    <w:p w:rsidR="00495F1A" w:rsidRDefault="00073003" w:rsidP="00495F1A">
      <w:pPr>
        <w:pStyle w:val="Heading3"/>
      </w:pPr>
      <w:bookmarkStart w:id="993" w:name="_Toc410196205"/>
      <w:bookmarkStart w:id="994" w:name="_Toc410196447"/>
      <w:bookmarkStart w:id="995" w:name="_Toc410196949"/>
      <w:r>
        <w:rPr>
          <w:lang w:val="en-US"/>
        </w:rPr>
        <w:t>January 1 (2) / Tobi 6</w:t>
      </w:r>
      <w:r w:rsidR="00FF5FF3">
        <w:rPr>
          <w:lang w:val="en-US"/>
        </w:rPr>
        <w:t xml:space="preserve">: The Feast of the </w:t>
      </w:r>
      <w:r w:rsidR="00495F1A">
        <w:t>Circumcision</w:t>
      </w:r>
      <w:bookmarkEnd w:id="993"/>
      <w:bookmarkEnd w:id="994"/>
      <w:bookmarkEnd w:id="995"/>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96"/>
            <w:r>
              <w:t xml:space="preserve">Christian </w:t>
            </w:r>
            <w:commentRangeEnd w:id="996"/>
            <w:r>
              <w:rPr>
                <w:rStyle w:val="CommentReference"/>
                <w:rFonts w:ascii="Times New Roman" w:eastAsiaTheme="minorHAnsi" w:hAnsi="Times New Roman" w:cstheme="minorBidi"/>
                <w:color w:val="auto"/>
              </w:rPr>
              <w:commentReference w:id="996"/>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97"/>
            <w:r>
              <w:t xml:space="preserve">Victorious </w:t>
            </w:r>
            <w:commentRangeEnd w:id="997"/>
            <w:r>
              <w:rPr>
                <w:rStyle w:val="CommentReference"/>
              </w:rPr>
              <w:commentReference w:id="997"/>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998"/>
            <w:r>
              <w:t>divinity</w:t>
            </w:r>
            <w:commentRangeEnd w:id="998"/>
            <w:r>
              <w:rPr>
                <w:rStyle w:val="CommentReference"/>
              </w:rPr>
              <w:commentReference w:id="998"/>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999" w:name="_Toc410196206"/>
      <w:bookmarkStart w:id="1000" w:name="_Toc410196448"/>
      <w:bookmarkStart w:id="1001" w:name="_Toc410196950"/>
      <w:r>
        <w:lastRenderedPageBreak/>
        <w:t xml:space="preserve">January 6 (7) / Tobi 11: The Feast of </w:t>
      </w:r>
      <w:r w:rsidR="00495F1A">
        <w:t>Theophany</w:t>
      </w:r>
      <w:bookmarkEnd w:id="999"/>
      <w:bookmarkEnd w:id="1000"/>
      <w:bookmarkEnd w:id="1001"/>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02"/>
            <w:r>
              <w:t xml:space="preserve">confirm </w:t>
            </w:r>
            <w:commentRangeEnd w:id="1002"/>
            <w:r>
              <w:rPr>
                <w:rStyle w:val="CommentReference"/>
              </w:rPr>
              <w:commentReference w:id="1002"/>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03"/>
            <w:r>
              <w:t>ⲛ̀ϫⲉ</w:t>
            </w:r>
            <w:commentRangeEnd w:id="1003"/>
            <w:r>
              <w:rPr>
                <w:rStyle w:val="CommentReference"/>
                <w:rFonts w:ascii="Times New Roman" w:hAnsi="Times New Roman"/>
              </w:rPr>
              <w:commentReference w:id="1003"/>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04"/>
            <w:r>
              <w:t>moved</w:t>
            </w:r>
            <w:commentRangeEnd w:id="1004"/>
            <w:r>
              <w:rPr>
                <w:rStyle w:val="CommentReference"/>
              </w:rPr>
              <w:commentReference w:id="1004"/>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05"/>
            <w:r>
              <w:t>thrice holy,</w:t>
            </w:r>
            <w:commentRangeEnd w:id="1005"/>
            <w:r>
              <w:rPr>
                <w:rStyle w:val="CommentReference"/>
              </w:rPr>
              <w:commentReference w:id="1005"/>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06"/>
            <w:r>
              <w:t xml:space="preserve">Ⲓⲱⲁⲛⲛⲟⲩ </w:t>
            </w:r>
            <w:commentRangeEnd w:id="1006"/>
            <w:r>
              <w:rPr>
                <w:rStyle w:val="CommentReference"/>
                <w:rFonts w:ascii="Times New Roman" w:hAnsi="Times New Roman"/>
              </w:rPr>
              <w:commentReference w:id="1006"/>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07"/>
            <w:r>
              <w:rPr>
                <w:rFonts w:eastAsia="Arial Unicode MS" w:cs="FreeSerifAvvaShenouda"/>
              </w:rPr>
              <w:t>ⲛⲓϯϩⲟ</w:t>
            </w:r>
            <w:commentRangeEnd w:id="1007"/>
            <w:r>
              <w:rPr>
                <w:rStyle w:val="CommentReference"/>
                <w:rFonts w:ascii="Times New Roman" w:hAnsi="Times New Roman"/>
              </w:rPr>
              <w:commentReference w:id="1007"/>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08"/>
            <w:r>
              <w:t>ⲫⲏ</w:t>
            </w:r>
            <w:commentRangeEnd w:id="1008"/>
            <w:r>
              <w:rPr>
                <w:rStyle w:val="CommentReference"/>
                <w:rFonts w:ascii="Times New Roman" w:hAnsi="Times New Roman"/>
              </w:rPr>
              <w:commentReference w:id="1008"/>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09"/>
            <w:r>
              <w:t>ϯⲥⲩⲛⲧⲉⲗⲓⲁ</w:t>
            </w:r>
            <w:commentRangeEnd w:id="1009"/>
            <w:r>
              <w:rPr>
                <w:rStyle w:val="CommentReference"/>
                <w:rFonts w:ascii="Times New Roman" w:hAnsi="Times New Roman"/>
              </w:rPr>
              <w:commentReference w:id="1009"/>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10"/>
            <w:r>
              <w:t>liberty</w:t>
            </w:r>
            <w:commentRangeEnd w:id="1010"/>
            <w:r>
              <w:rPr>
                <w:rStyle w:val="CommentReference"/>
              </w:rPr>
              <w:commentReference w:id="1010"/>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11"/>
            <w:r>
              <w:t xml:space="preserve">confirm </w:t>
            </w:r>
            <w:commentRangeEnd w:id="1011"/>
            <w:r>
              <w:rPr>
                <w:rStyle w:val="CommentReference"/>
              </w:rPr>
              <w:commentReference w:id="1011"/>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12" w:name="_Toc410196207"/>
      <w:bookmarkStart w:id="1013" w:name="_Toc410196449"/>
      <w:bookmarkStart w:id="1014" w:name="_Toc410196951"/>
    </w:p>
    <w:p w:rsidR="00495F1A" w:rsidRDefault="00FF5FF3" w:rsidP="00B637D8">
      <w:pPr>
        <w:pStyle w:val="Heading3"/>
      </w:pPr>
      <w:r>
        <w:lastRenderedPageBreak/>
        <w:t>January 8 (9) / Tobi 13: The Feast of T</w:t>
      </w:r>
      <w:r w:rsidR="00495F1A">
        <w:t>he Wedding of Cana of Galilee</w:t>
      </w:r>
      <w:bookmarkEnd w:id="1012"/>
      <w:bookmarkEnd w:id="1013"/>
      <w:bookmarkEnd w:id="1014"/>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15" w:name="_Toc410196208"/>
      <w:bookmarkStart w:id="1016" w:name="_Toc410196450"/>
      <w:bookmarkStart w:id="1017"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15"/>
      <w:bookmarkEnd w:id="1016"/>
      <w:bookmarkEnd w:id="1017"/>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18" w:name="_Toc410196209"/>
      <w:bookmarkStart w:id="1019" w:name="_Toc410196451"/>
      <w:bookmarkStart w:id="1020" w:name="_Toc410196953"/>
      <w:bookmarkStart w:id="1021" w:name="_Toc428340990"/>
      <w:r>
        <w:t>See the Doxologies for the Apostles, or for Any Apostle, on page ##.</w:t>
      </w:r>
    </w:p>
    <w:p w:rsidR="00495F1A" w:rsidRDefault="00495F1A" w:rsidP="00495F1A">
      <w:pPr>
        <w:pStyle w:val="Heading2"/>
      </w:pPr>
      <w:r>
        <w:lastRenderedPageBreak/>
        <w:t>February</w:t>
      </w:r>
      <w:bookmarkEnd w:id="1018"/>
      <w:bookmarkEnd w:id="1019"/>
      <w:bookmarkEnd w:id="1020"/>
      <w:r w:rsidR="00C30529">
        <w:t xml:space="preserve"> or </w:t>
      </w:r>
      <w:r w:rsidR="00C30529">
        <w:rPr>
          <w:rFonts w:ascii="FreeSerifAvvaShenouda" w:hAnsi="FreeSerifAvvaShenouda" w:cs="FreeSerifAvvaShenouda"/>
        </w:rPr>
        <w:t>Ⲙϣⲓⲣ</w:t>
      </w:r>
      <w:bookmarkEnd w:id="1021"/>
    </w:p>
    <w:p w:rsidR="00495F1A" w:rsidRDefault="00C30529" w:rsidP="00495F1A">
      <w:pPr>
        <w:pStyle w:val="Heading3"/>
      </w:pPr>
      <w:bookmarkStart w:id="1022" w:name="_Toc410196210"/>
      <w:bookmarkStart w:id="1023" w:name="_Toc410196452"/>
      <w:bookmarkStart w:id="1024" w:name="_Toc410196954"/>
      <w:r>
        <w:t xml:space="preserve">February 2 (3): Meshir 8: </w:t>
      </w:r>
      <w:r w:rsidR="00495F1A">
        <w:t>The Entrance into the Temple</w:t>
      </w:r>
      <w:bookmarkEnd w:id="1022"/>
      <w:bookmarkEnd w:id="1023"/>
      <w:bookmarkEnd w:id="1024"/>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25" w:name="_Toc410196211"/>
      <w:bookmarkStart w:id="1026" w:name="_Toc410196453"/>
      <w:bookmarkStart w:id="1027" w:name="_Toc410196955"/>
      <w:bookmarkStart w:id="1028" w:name="_Toc428340991"/>
      <w:r>
        <w:t>See the Doxologies for St. John the Baptist on page ##.</w:t>
      </w:r>
    </w:p>
    <w:p w:rsidR="00495F1A" w:rsidRPr="00C30529" w:rsidRDefault="00495F1A" w:rsidP="00495F1A">
      <w:pPr>
        <w:pStyle w:val="Heading2"/>
        <w:rPr>
          <w:lang w:val="en-US"/>
        </w:rPr>
      </w:pPr>
      <w:r>
        <w:lastRenderedPageBreak/>
        <w:t>March</w:t>
      </w:r>
      <w:bookmarkEnd w:id="1025"/>
      <w:bookmarkEnd w:id="1026"/>
      <w:bookmarkEnd w:id="1027"/>
      <w:r w:rsidR="00C30529">
        <w:t xml:space="preserve"> or </w:t>
      </w:r>
      <w:r w:rsidR="00C30529">
        <w:rPr>
          <w:rFonts w:ascii="FreeSerifAvvaShenouda" w:hAnsi="FreeSerifAvvaShenouda" w:cs="FreeSerifAvvaShenouda"/>
        </w:rPr>
        <w:t>Ⲡⲁⲣⲙϩⲟⲧⲡ</w:t>
      </w:r>
      <w:bookmarkEnd w:id="1028"/>
    </w:p>
    <w:p w:rsidR="007F571C" w:rsidRDefault="007F571C" w:rsidP="007F571C">
      <w:pPr>
        <w:pStyle w:val="Heading3"/>
      </w:pPr>
      <w:bookmarkStart w:id="1029" w:name="_Toc410196212"/>
      <w:bookmarkStart w:id="1030" w:name="_Toc410196454"/>
      <w:bookmarkStart w:id="1031" w:name="_Toc410196956"/>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29"/>
      <w:bookmarkEnd w:id="1030"/>
      <w:bookmarkEnd w:id="1031"/>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32" w:name="_Toc410196213"/>
      <w:bookmarkStart w:id="1033" w:name="_Toc410196455"/>
      <w:bookmarkStart w:id="1034"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32"/>
      <w:bookmarkEnd w:id="1033"/>
      <w:bookmarkEnd w:id="103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35" w:name="_Toc410196214"/>
      <w:bookmarkStart w:id="1036" w:name="_Toc410196456"/>
      <w:bookmarkStart w:id="1037"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38"/>
            <w:r>
              <w:t>Head</w:t>
            </w:r>
            <w:commentRangeEnd w:id="1038"/>
            <w:r>
              <w:rPr>
                <w:rStyle w:val="CommentReference"/>
              </w:rPr>
              <w:commentReference w:id="1038"/>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lastRenderedPageBreak/>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39"/>
            <w:r>
              <w:t>ruler</w:t>
            </w:r>
            <w:commentRangeEnd w:id="1039"/>
            <w:r>
              <w:rPr>
                <w:rStyle w:val="CommentReference"/>
              </w:rPr>
              <w:commentReference w:id="1039"/>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 xml:space="preserve">All </w:t>
            </w:r>
            <w:commentRangeStart w:id="1040"/>
            <w:r>
              <w:t xml:space="preserve">peoples </w:t>
            </w:r>
            <w:commentRangeEnd w:id="1040"/>
            <w:r>
              <w:rPr>
                <w:rStyle w:val="CommentReference"/>
              </w:rPr>
              <w:commentReference w:id="1040"/>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41"/>
            <w:r>
              <w:t>burned</w:t>
            </w:r>
            <w:commentRangeEnd w:id="1041"/>
            <w:r>
              <w:rPr>
                <w:rStyle w:val="CommentReference"/>
              </w:rPr>
              <w:commentReference w:id="1041"/>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42"/>
            <w:r>
              <w:t>Servant</w:t>
            </w:r>
            <w:commentRangeEnd w:id="1042"/>
            <w:r>
              <w:rPr>
                <w:rStyle w:val="CommentReference"/>
              </w:rPr>
              <w:commentReference w:id="1042"/>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43"/>
            <w:r>
              <w:t xml:space="preserve">Ⲫⲱⲕ </w:t>
            </w:r>
            <w:commentRangeEnd w:id="1043"/>
            <w:r>
              <w:rPr>
                <w:rStyle w:val="CommentReference"/>
                <w:rFonts w:ascii="Times New Roman" w:hAnsi="Times New Roman"/>
              </w:rPr>
              <w:commentReference w:id="1043"/>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lastRenderedPageBreak/>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44"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35"/>
      <w:bookmarkEnd w:id="1036"/>
      <w:bookmarkEnd w:id="103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44"/>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45"/>
      <w:r>
        <w:t xml:space="preserve">James </w:t>
      </w:r>
      <w:commentRangeEnd w:id="1045"/>
      <w:r>
        <w:rPr>
          <w:rStyle w:val="CommentReference"/>
          <w:rFonts w:eastAsiaTheme="minorHAnsi" w:cstheme="minorBidi"/>
          <w:b w:val="0"/>
          <w:bCs w:val="0"/>
        </w:rPr>
        <w:commentReference w:id="1045"/>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lastRenderedPageBreak/>
              <w:t>¿</w:t>
            </w:r>
          </w:p>
        </w:tc>
        <w:tc>
          <w:tcPr>
            <w:tcW w:w="3960" w:type="dxa"/>
          </w:tcPr>
          <w:p w:rsidR="00E12AEC" w:rsidRDefault="00E12AEC" w:rsidP="00E12AEC">
            <w:pPr>
              <w:pStyle w:val="EngHang"/>
            </w:pPr>
            <w:r>
              <w:t>You wear th</w:t>
            </w:r>
            <w:bookmarkStart w:id="1046" w:name="_GoBack"/>
            <w:bookmarkEnd w:id="1046"/>
            <w:r>
              <w:t>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47" w:name="_Toc410196215"/>
      <w:bookmarkStart w:id="1048" w:name="_Toc410196457"/>
      <w:bookmarkStart w:id="1049" w:name="_Toc410196959"/>
      <w:bookmarkStart w:id="1050"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47"/>
      <w:bookmarkEnd w:id="1048"/>
      <w:bookmarkEnd w:id="1049"/>
      <w:r w:rsidRPr="00FB5E62">
        <w:rPr>
          <w:rFonts w:ascii="FreeSerifAvvaShenouda" w:eastAsia="Arial Unicode MS" w:hAnsi="FreeSerifAvvaShenouda" w:cs="FreeSerifAvvaShenouda"/>
          <w:lang w:val="en-US"/>
        </w:rPr>
        <w:t>Ⲡⲁϣⲁⲛⲥ</w:t>
      </w:r>
      <w:bookmarkEnd w:id="1050"/>
    </w:p>
    <w:p w:rsidR="00DD5136" w:rsidRDefault="00DD5136" w:rsidP="00DD5136">
      <w:pPr>
        <w:pStyle w:val="Heading3"/>
      </w:pPr>
      <w:bookmarkStart w:id="1051" w:name="_Toc410196216"/>
      <w:bookmarkStart w:id="1052" w:name="_Toc410196458"/>
      <w:bookmarkStart w:id="1053"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51"/>
      <w:bookmarkEnd w:id="1052"/>
      <w:bookmarkEnd w:id="105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54"/>
            <w:r>
              <w:t>approached</w:t>
            </w:r>
            <w:commentRangeEnd w:id="1054"/>
            <w:r>
              <w:rPr>
                <w:rStyle w:val="CommentReference"/>
              </w:rPr>
              <w:commentReference w:id="1054"/>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55"/>
            <w:r>
              <w:t xml:space="preserve">Ⲫⲱⲕ </w:t>
            </w:r>
            <w:commentRangeEnd w:id="1055"/>
            <w:r>
              <w:rPr>
                <w:rStyle w:val="CommentReference"/>
                <w:rFonts w:ascii="Times New Roman" w:hAnsi="Times New Roman"/>
              </w:rPr>
              <w:commentReference w:id="1055"/>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C30529" w:rsidRDefault="00C30529" w:rsidP="00C30529">
      <w:pPr>
        <w:pStyle w:val="Heading3"/>
      </w:pPr>
      <w:r>
        <w:t>May 28 / Paoni 3: 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56" w:name="_Toc410196217"/>
      <w:bookmarkStart w:id="1057" w:name="_Toc410196459"/>
      <w:bookmarkStart w:id="1058" w:name="_Toc410196961"/>
      <w:bookmarkStart w:id="1059" w:name="_Toc428340994"/>
      <w:r>
        <w:lastRenderedPageBreak/>
        <w:t>June</w:t>
      </w:r>
      <w:bookmarkEnd w:id="1056"/>
      <w:bookmarkEnd w:id="1057"/>
      <w:bookmarkEnd w:id="1058"/>
      <w:r w:rsidR="00C30529">
        <w:t xml:space="preserve"> or </w:t>
      </w:r>
      <w:r w:rsidR="00C30529">
        <w:rPr>
          <w:rFonts w:ascii="FreeSerifAvvaShenouda" w:hAnsi="FreeSerifAvvaShenouda" w:cs="FreeSerifAvvaShenouda"/>
        </w:rPr>
        <w:t>Ⲡⲁⲱⲛⲉ</w:t>
      </w:r>
      <w:bookmarkEnd w:id="105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60"/>
            <w:r>
              <w:t xml:space="preserve">the </w:t>
            </w:r>
            <w:commentRangeEnd w:id="1060"/>
            <w:r>
              <w:rPr>
                <w:rStyle w:val="CommentReference"/>
              </w:rPr>
              <w:commentReference w:id="106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1"/>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2"/>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61"/>
            <w:r>
              <w:t>Are the working husbandmen</w:t>
            </w:r>
            <w:commentRangeEnd w:id="1061"/>
            <w:r>
              <w:rPr>
                <w:rStyle w:val="CommentReference"/>
                <w:rFonts w:ascii="Times New Roman" w:eastAsiaTheme="minorHAnsi" w:hAnsi="Times New Roman" w:cstheme="minorBidi"/>
                <w:color w:val="auto"/>
              </w:rPr>
              <w:commentReference w:id="106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62"/>
            <w:r>
              <w:t xml:space="preserve">With </w:t>
            </w:r>
            <w:commentRangeEnd w:id="1062"/>
            <w:r>
              <w:rPr>
                <w:rStyle w:val="CommentReference"/>
                <w:rFonts w:ascii="Times New Roman" w:eastAsiaTheme="minorHAnsi" w:hAnsi="Times New Roman" w:cstheme="minorBidi"/>
                <w:color w:val="auto"/>
              </w:rPr>
              <w:commentReference w:id="106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63"/>
            <w:commentRangeStart w:id="1064"/>
            <w:r>
              <w:t xml:space="preserve">sound </w:t>
            </w:r>
            <w:commentRangeEnd w:id="1063"/>
            <w:r>
              <w:rPr>
                <w:rStyle w:val="CommentReference"/>
                <w:rFonts w:ascii="Times New Roman" w:eastAsiaTheme="minorHAnsi" w:hAnsi="Times New Roman" w:cstheme="minorBidi"/>
                <w:color w:val="auto"/>
              </w:rPr>
              <w:commentReference w:id="1063"/>
            </w:r>
            <w:commentRangeEnd w:id="1064"/>
            <w:r>
              <w:rPr>
                <w:rStyle w:val="CommentReference"/>
                <w:rFonts w:ascii="Times New Roman" w:eastAsiaTheme="minorHAnsi" w:hAnsi="Times New Roman" w:cstheme="minorBidi"/>
                <w:color w:val="auto"/>
              </w:rPr>
              <w:commentReference w:id="106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6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66"/>
            <w:r>
              <w:t xml:space="preserve">To </w:t>
            </w:r>
            <w:commentRangeEnd w:id="1066"/>
            <w:r>
              <w:rPr>
                <w:rStyle w:val="CommentReference"/>
                <w:rFonts w:ascii="Times New Roman" w:eastAsiaTheme="minorHAnsi" w:hAnsi="Times New Roman" w:cstheme="minorBidi"/>
                <w:color w:val="auto"/>
              </w:rPr>
              <w:commentReference w:id="1066"/>
            </w:r>
            <w:r>
              <w:t xml:space="preserve">all the </w:t>
            </w:r>
            <w:commentRangeStart w:id="1067"/>
            <w:r>
              <w:t>Gentiles</w:t>
            </w:r>
            <w:commentRangeEnd w:id="1067"/>
            <w:r>
              <w:rPr>
                <w:rStyle w:val="CommentReference"/>
                <w:rFonts w:ascii="Times New Roman" w:eastAsiaTheme="minorHAnsi" w:hAnsi="Times New Roman" w:cstheme="minorBidi"/>
                <w:color w:val="auto"/>
              </w:rPr>
              <w:commentReference w:id="106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68"/>
            <w:r>
              <w:t>To be completely filled</w:t>
            </w:r>
          </w:p>
          <w:p w:rsidR="00306181" w:rsidRDefault="00306181" w:rsidP="00306181">
            <w:pPr>
              <w:pStyle w:val="EngHangEnd"/>
            </w:pPr>
            <w:r>
              <w:t>With God in love.</w:t>
            </w:r>
            <w:commentRangeEnd w:id="1068"/>
            <w:r>
              <w:rPr>
                <w:rStyle w:val="CommentReference"/>
                <w:rFonts w:ascii="Times New Roman" w:eastAsiaTheme="minorHAnsi" w:hAnsi="Times New Roman" w:cstheme="minorBidi"/>
                <w:color w:val="auto"/>
              </w:rPr>
              <w:commentReference w:id="106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69" w:name="_Toc410196218"/>
      <w:bookmarkStart w:id="1070" w:name="_Toc410196460"/>
      <w:bookmarkStart w:id="1071" w:name="_Toc410196962"/>
      <w:bookmarkStart w:id="1072" w:name="_Toc428340995"/>
      <w:r>
        <w:lastRenderedPageBreak/>
        <w:t>July</w:t>
      </w:r>
      <w:bookmarkEnd w:id="1069"/>
      <w:bookmarkEnd w:id="1070"/>
      <w:bookmarkEnd w:id="1071"/>
      <w:r w:rsidR="00980D99">
        <w:t xml:space="preserve"> or </w:t>
      </w:r>
      <w:r w:rsidR="00980D99">
        <w:rPr>
          <w:rFonts w:ascii="FreeSerifAvvaShenouda" w:hAnsi="FreeSerifAvvaShenouda" w:cs="FreeSerifAvvaShenouda"/>
        </w:rPr>
        <w:t>Ⲉⲡⲏⲡ</w:t>
      </w:r>
      <w:bookmarkEnd w:id="1072"/>
    </w:p>
    <w:p w:rsidR="00980D99" w:rsidRDefault="00980D99" w:rsidP="00495F1A">
      <w:pPr>
        <w:pStyle w:val="Heading3"/>
        <w:rPr>
          <w:rFonts w:ascii="Times New Roman" w:hAnsi="Times New Roman" w:cs="Times New Roman"/>
        </w:rPr>
      </w:pPr>
      <w:bookmarkStart w:id="1073" w:name="_Toc410196221"/>
      <w:bookmarkStart w:id="1074" w:name="_Toc410196463"/>
      <w:bookmarkStart w:id="1075"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73"/>
      <w:bookmarkEnd w:id="1074"/>
      <w:bookmarkEnd w:id="107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3"/>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76" w:name="_Toc410196222"/>
      <w:bookmarkStart w:id="1077" w:name="_Toc410196464"/>
      <w:bookmarkStart w:id="1078" w:name="_Toc410196966"/>
      <w:bookmarkStart w:id="1079" w:name="_Toc428340996"/>
      <w:r>
        <w:t>July 22 / Epip 28</w:t>
      </w:r>
      <w:r>
        <w:t xml:space="preserve">: </w:t>
      </w:r>
      <w:r>
        <w:t>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702852">
        <w:trPr>
          <w:cantSplit/>
          <w:jc w:val="center"/>
        </w:trPr>
        <w:tc>
          <w:tcPr>
            <w:tcW w:w="288" w:type="dxa"/>
          </w:tcPr>
          <w:p w:rsidR="00C325FC" w:rsidRDefault="00C325FC" w:rsidP="00702852">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702852"/>
        </w:tc>
        <w:tc>
          <w:tcPr>
            <w:tcW w:w="288" w:type="dxa"/>
          </w:tcPr>
          <w:p w:rsidR="00C325FC" w:rsidRDefault="00C325FC" w:rsidP="00702852">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702852">
        <w:trPr>
          <w:cantSplit/>
          <w:jc w:val="center"/>
        </w:trPr>
        <w:tc>
          <w:tcPr>
            <w:tcW w:w="288" w:type="dxa"/>
          </w:tcPr>
          <w:p w:rsidR="00C325FC" w:rsidRDefault="00C325FC" w:rsidP="00702852">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702852"/>
        </w:tc>
        <w:tc>
          <w:tcPr>
            <w:tcW w:w="288" w:type="dxa"/>
          </w:tcPr>
          <w:p w:rsidR="00C325FC" w:rsidRDefault="00C325FC" w:rsidP="00702852">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702852">
        <w:trPr>
          <w:cantSplit/>
          <w:jc w:val="center"/>
        </w:trPr>
        <w:tc>
          <w:tcPr>
            <w:tcW w:w="288" w:type="dxa"/>
          </w:tcPr>
          <w:p w:rsidR="00C325FC" w:rsidRDefault="00C325FC" w:rsidP="00702852">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702852"/>
        </w:tc>
        <w:tc>
          <w:tcPr>
            <w:tcW w:w="288" w:type="dxa"/>
          </w:tcPr>
          <w:p w:rsidR="00C325FC" w:rsidRDefault="00C325FC" w:rsidP="00702852">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702852">
        <w:trPr>
          <w:cantSplit/>
          <w:jc w:val="center"/>
        </w:trPr>
        <w:tc>
          <w:tcPr>
            <w:tcW w:w="288" w:type="dxa"/>
          </w:tcPr>
          <w:p w:rsidR="00C325FC" w:rsidRDefault="00C325FC" w:rsidP="00702852">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702852"/>
        </w:tc>
        <w:tc>
          <w:tcPr>
            <w:tcW w:w="288" w:type="dxa"/>
          </w:tcPr>
          <w:p w:rsidR="00C325FC" w:rsidRDefault="00C325FC" w:rsidP="00702852">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702852">
        <w:trPr>
          <w:cantSplit/>
          <w:jc w:val="center"/>
        </w:trPr>
        <w:tc>
          <w:tcPr>
            <w:tcW w:w="288" w:type="dxa"/>
          </w:tcPr>
          <w:p w:rsidR="00C325FC" w:rsidRDefault="00C325FC" w:rsidP="00702852">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702852"/>
        </w:tc>
        <w:tc>
          <w:tcPr>
            <w:tcW w:w="288" w:type="dxa"/>
          </w:tcPr>
          <w:p w:rsidR="00C325FC" w:rsidRDefault="00C325FC" w:rsidP="00702852">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702852">
        <w:trPr>
          <w:cantSplit/>
          <w:jc w:val="center"/>
        </w:trPr>
        <w:tc>
          <w:tcPr>
            <w:tcW w:w="288" w:type="dxa"/>
          </w:tcPr>
          <w:p w:rsidR="00C325FC" w:rsidRDefault="00C325FC" w:rsidP="00702852">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702852"/>
        </w:tc>
        <w:tc>
          <w:tcPr>
            <w:tcW w:w="288" w:type="dxa"/>
          </w:tcPr>
          <w:p w:rsidR="00C325FC" w:rsidRDefault="00C325FC" w:rsidP="00702852">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702852">
        <w:trPr>
          <w:cantSplit/>
          <w:jc w:val="center"/>
        </w:trPr>
        <w:tc>
          <w:tcPr>
            <w:tcW w:w="288" w:type="dxa"/>
          </w:tcPr>
          <w:p w:rsidR="00C325FC" w:rsidRDefault="00C325FC" w:rsidP="00702852">
            <w:pPr>
              <w:pStyle w:val="CopticCross"/>
            </w:pPr>
          </w:p>
        </w:tc>
        <w:tc>
          <w:tcPr>
            <w:tcW w:w="3960" w:type="dxa"/>
          </w:tcPr>
          <w:p w:rsidR="00C325FC" w:rsidRDefault="00C325FC" w:rsidP="00C325FC">
            <w:pPr>
              <w:pStyle w:val="EngHang"/>
            </w:pPr>
            <w:r>
              <w:t>Hail to her who preached the resurre</w:t>
            </w:r>
            <w:r>
              <w:t>c</w:t>
            </w:r>
            <w:r>
              <w:t>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702852"/>
        </w:tc>
        <w:tc>
          <w:tcPr>
            <w:tcW w:w="288" w:type="dxa"/>
          </w:tcPr>
          <w:p w:rsidR="00C325FC" w:rsidRDefault="00C325FC" w:rsidP="00702852">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702852">
        <w:trPr>
          <w:cantSplit/>
          <w:jc w:val="center"/>
        </w:trPr>
        <w:tc>
          <w:tcPr>
            <w:tcW w:w="288" w:type="dxa"/>
          </w:tcPr>
          <w:p w:rsidR="00C325FC" w:rsidRDefault="00C325FC" w:rsidP="00702852">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702852"/>
        </w:tc>
        <w:tc>
          <w:tcPr>
            <w:tcW w:w="288" w:type="dxa"/>
          </w:tcPr>
          <w:p w:rsidR="00C325FC" w:rsidRDefault="00C325FC" w:rsidP="00702852">
            <w:pPr>
              <w:pStyle w:val="CopticCross"/>
            </w:pPr>
            <w:r w:rsidRPr="00FB5ACB">
              <w:t>¿</w:t>
            </w:r>
          </w:p>
        </w:tc>
        <w:tc>
          <w:tcPr>
            <w:tcW w:w="3960" w:type="dxa"/>
          </w:tcPr>
          <w:p w:rsidR="00C325FC" w:rsidRDefault="00C325FC" w:rsidP="00C325FC">
            <w:pPr>
              <w:pStyle w:val="CopticVersemulti-line"/>
            </w:pPr>
            <w:r>
              <w:t>Ⲧⲱⲃϩ ⲙ̀Ⲡ</w:t>
            </w:r>
            <w:r>
              <w:pgNum/>
            </w:r>
            <w:r>
              <w:pgNum/>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080"/>
            <w:r>
              <w:t xml:space="preserve">ϯⲁⲅⲓⲁ </w:t>
            </w:r>
            <w:commentRangeEnd w:id="1080"/>
            <w:r>
              <w:rPr>
                <w:rStyle w:val="CommentReference"/>
                <w:rFonts w:ascii="Times New Roman" w:hAnsi="Times New Roman" w:cstheme="minorBidi"/>
                <w:noProof w:val="0"/>
              </w:rPr>
              <w:commentReference w:id="1080"/>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76"/>
      <w:bookmarkEnd w:id="1077"/>
      <w:bookmarkEnd w:id="107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79"/>
    </w:p>
    <w:p w:rsidR="00306181" w:rsidRDefault="00306181" w:rsidP="00306181">
      <w:pPr>
        <w:pStyle w:val="Heading3"/>
      </w:pPr>
      <w:bookmarkStart w:id="1081" w:name="_Toc410196223"/>
      <w:bookmarkStart w:id="1082" w:name="_Toc410196465"/>
      <w:bookmarkStart w:id="1083"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81"/>
      <w:bookmarkEnd w:id="1082"/>
      <w:bookmarkEnd w:id="1083"/>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84" w:name="_Toc410196224"/>
      <w:bookmarkStart w:id="1085" w:name="_Toc410196466"/>
      <w:bookmarkStart w:id="1086" w:name="_Toc410196968"/>
      <w:r>
        <w:t xml:space="preserve">August 9 / Mesori 16: </w:t>
      </w:r>
      <w:r w:rsidR="00495F1A">
        <w:t>The Assumption of the Virgin</w:t>
      </w:r>
      <w:bookmarkEnd w:id="1084"/>
      <w:bookmarkEnd w:id="1085"/>
      <w:bookmarkEnd w:id="1086"/>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87" w:name="_Toc410196226"/>
      <w:bookmarkStart w:id="1088" w:name="_Toc410196468"/>
      <w:bookmarkStart w:id="1089" w:name="_Toc410196970"/>
      <w:bookmarkStart w:id="1090" w:name="_Toc428340997"/>
      <w:r>
        <w:lastRenderedPageBreak/>
        <w:t>The Pascal Cycle</w:t>
      </w:r>
      <w:bookmarkEnd w:id="1087"/>
      <w:bookmarkEnd w:id="1088"/>
      <w:bookmarkEnd w:id="1089"/>
      <w:bookmarkEnd w:id="1090"/>
    </w:p>
    <w:p w:rsidR="00495F1A" w:rsidRDefault="00495F1A" w:rsidP="00495F1A">
      <w:pPr>
        <w:pStyle w:val="Heading3"/>
      </w:pPr>
      <w:bookmarkStart w:id="1091" w:name="_Toc410196227"/>
      <w:bookmarkStart w:id="1092" w:name="_Toc410196469"/>
      <w:bookmarkStart w:id="1093" w:name="_Toc410196971"/>
      <w:r>
        <w:t>Jonah’s Fast</w:t>
      </w:r>
      <w:bookmarkEnd w:id="1091"/>
      <w:bookmarkEnd w:id="1092"/>
      <w:bookmarkEnd w:id="1093"/>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94" w:name="_Toc410196228"/>
      <w:bookmarkStart w:id="1095" w:name="_Toc410196470"/>
      <w:bookmarkStart w:id="1096" w:name="_Toc410196972"/>
      <w:r>
        <w:t>Jonah’s Feast</w:t>
      </w:r>
      <w:bookmarkEnd w:id="1094"/>
      <w:bookmarkEnd w:id="1095"/>
      <w:bookmarkEnd w:id="1096"/>
    </w:p>
    <w:p w:rsidR="00495F1A" w:rsidRDefault="00495F1A" w:rsidP="00495F1A">
      <w:pPr>
        <w:pStyle w:val="Heading3"/>
      </w:pPr>
      <w:bookmarkStart w:id="1097" w:name="_Toc410196229"/>
      <w:bookmarkStart w:id="1098" w:name="_Toc410196471"/>
      <w:bookmarkStart w:id="1099" w:name="_Toc410196973"/>
      <w:r>
        <w:t>Great Lent</w:t>
      </w:r>
      <w:bookmarkEnd w:id="1097"/>
      <w:bookmarkEnd w:id="1098"/>
      <w:bookmarkEnd w:id="1099"/>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00"/>
            <w:r>
              <w:t>ⲛⲓⲉ̀ⲛⲉϩ</w:t>
            </w:r>
            <w:commentRangeEnd w:id="1100"/>
            <w:r>
              <w:rPr>
                <w:rStyle w:val="CommentReference"/>
                <w:rFonts w:ascii="Times New Roman" w:hAnsi="Times New Roman" w:cstheme="minorBidi"/>
                <w:noProof w:val="0"/>
              </w:rPr>
              <w:commentReference w:id="1100"/>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01"/>
            <w:r>
              <w:t xml:space="preserve">He </w:t>
            </w:r>
            <w:r w:rsidR="00253DD3">
              <w:t>humiliated</w:t>
            </w:r>
          </w:p>
          <w:p w:rsidR="00420CFA" w:rsidRDefault="00420CFA" w:rsidP="00420CFA">
            <w:pPr>
              <w:pStyle w:val="EngHangEnd"/>
            </w:pPr>
            <w:r>
              <w:t>The Tempter</w:t>
            </w:r>
            <w:commentRangeEnd w:id="1101"/>
            <w:r>
              <w:rPr>
                <w:rStyle w:val="CommentReference"/>
              </w:rPr>
              <w:commentReference w:id="1101"/>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02"/>
            <w:r>
              <w:t>“Fast in watchfulness</w:t>
            </w:r>
          </w:p>
          <w:p w:rsidR="00420CFA" w:rsidRDefault="00420CFA" w:rsidP="00420CFA">
            <w:pPr>
              <w:pStyle w:val="EngHangEnd"/>
            </w:pPr>
            <w:r>
              <w:t>By day and by night.”</w:t>
            </w:r>
            <w:commentRangeEnd w:id="1102"/>
            <w:r>
              <w:rPr>
                <w:rStyle w:val="CommentReference"/>
              </w:rPr>
              <w:commentReference w:id="1102"/>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03"/>
            <w:r>
              <w:t xml:space="preserve">Ϯⲛⲏⲥⲧⲓⲁ̀ </w:t>
            </w:r>
            <w:commentRangeEnd w:id="1103"/>
            <w:r>
              <w:rPr>
                <w:rStyle w:val="CommentReference"/>
                <w:rFonts w:ascii="Times New Roman" w:hAnsi="Times New Roman" w:cstheme="minorBidi"/>
                <w:noProof w:val="0"/>
              </w:rPr>
              <w:commentReference w:id="1103"/>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04"/>
            <w:r>
              <w:t>pretense</w:t>
            </w:r>
            <w:commentRangeEnd w:id="1104"/>
            <w:r>
              <w:rPr>
                <w:rStyle w:val="CommentReference"/>
              </w:rPr>
              <w:commentReference w:id="1104"/>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05"/>
            <w:r>
              <w:t>strugglers</w:t>
            </w:r>
            <w:commentRangeEnd w:id="1105"/>
            <w:r>
              <w:rPr>
                <w:rStyle w:val="CommentReference"/>
              </w:rPr>
              <w:commentReference w:id="1105"/>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06"/>
            <w:r>
              <w:t>martyrdom</w:t>
            </w:r>
            <w:commentRangeEnd w:id="1106"/>
            <w:r>
              <w:rPr>
                <w:rStyle w:val="CommentReference"/>
              </w:rPr>
              <w:commentReference w:id="1106"/>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07"/>
            <w:r>
              <w:t xml:space="preserve">carries </w:t>
            </w:r>
            <w:commentRangeEnd w:id="1107"/>
            <w:r>
              <w:rPr>
                <w:rStyle w:val="CommentReference"/>
              </w:rPr>
              <w:commentReference w:id="1107"/>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08"/>
            <w:r>
              <w:t>assembly</w:t>
            </w:r>
            <w:commentRangeEnd w:id="1108"/>
            <w:r>
              <w:rPr>
                <w:rStyle w:val="CommentReference"/>
              </w:rPr>
              <w:commentReference w:id="1108"/>
            </w:r>
            <w:r>
              <w:t>,</w:t>
            </w:r>
          </w:p>
          <w:p w:rsidR="006A78B4" w:rsidRDefault="006A78B4" w:rsidP="006A78B4">
            <w:pPr>
              <w:pStyle w:val="EngHangEnd"/>
            </w:pPr>
            <w:r>
              <w:t xml:space="preserve">From now until the </w:t>
            </w:r>
            <w:commentRangeStart w:id="1109"/>
            <w:r>
              <w:t>ages of ages</w:t>
            </w:r>
            <w:commentRangeEnd w:id="1109"/>
            <w:r>
              <w:rPr>
                <w:rStyle w:val="CommentReference"/>
              </w:rPr>
              <w:commentReference w:id="1109"/>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10" w:name="_Toc410196230"/>
      <w:bookmarkStart w:id="1111" w:name="_Toc410196472"/>
      <w:bookmarkStart w:id="1112" w:name="_Toc410196974"/>
      <w:r>
        <w:t>Lazarus Saturday</w:t>
      </w:r>
      <w:bookmarkEnd w:id="1110"/>
      <w:bookmarkEnd w:id="1111"/>
      <w:bookmarkEnd w:id="111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13"/>
            <w:r>
              <w:t>With glory befitting You</w:t>
            </w:r>
            <w:commentRangeEnd w:id="1113"/>
            <w:r>
              <w:rPr>
                <w:rStyle w:val="CommentReference"/>
              </w:rPr>
              <w:commentReference w:id="1113"/>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14" w:name="_Toc410196231"/>
      <w:bookmarkStart w:id="1115" w:name="_Toc410196473"/>
      <w:bookmarkStart w:id="1116" w:name="_Toc410196975"/>
      <w:r>
        <w:t>Palm Sunday</w:t>
      </w:r>
      <w:bookmarkEnd w:id="1114"/>
      <w:bookmarkEnd w:id="1115"/>
      <w:bookmarkEnd w:id="1116"/>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17"/>
            <w:r>
              <w:t>To the ages.</w:t>
            </w:r>
            <w:commentRangeEnd w:id="1117"/>
            <w:r>
              <w:rPr>
                <w:rStyle w:val="CommentReference"/>
              </w:rPr>
              <w:commentReference w:id="1117"/>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4"/>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5"/>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18"/>
            <w:r>
              <w:t xml:space="preserve">is </w:t>
            </w:r>
            <w:commentRangeEnd w:id="1118"/>
            <w:r>
              <w:rPr>
                <w:rStyle w:val="CommentReference"/>
              </w:rPr>
              <w:commentReference w:id="1118"/>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19"/>
            <w:r>
              <w:t xml:space="preserve">Offer </w:t>
            </w:r>
            <w:commentRangeEnd w:id="1119"/>
            <w:r>
              <w:rPr>
                <w:rStyle w:val="CommentReference"/>
              </w:rPr>
              <w:commentReference w:id="1119"/>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20"/>
            <w:r>
              <w:t>Kranion</w:t>
            </w:r>
            <w:commentRangeEnd w:id="1120"/>
            <w:r>
              <w:rPr>
                <w:rStyle w:val="CommentReference"/>
              </w:rPr>
              <w:commentReference w:id="1120"/>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21" w:name="_Toc410196232"/>
      <w:bookmarkStart w:id="1122" w:name="_Toc410196474"/>
      <w:bookmarkStart w:id="1123" w:name="_Toc410196976"/>
      <w:r>
        <w:t>Resurrection</w:t>
      </w:r>
      <w:bookmarkEnd w:id="1121"/>
      <w:bookmarkEnd w:id="1122"/>
      <w:bookmarkEnd w:id="112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24"/>
            <w:r>
              <w:t>Name</w:t>
            </w:r>
            <w:commentRangeEnd w:id="1124"/>
            <w:r>
              <w:rPr>
                <w:rStyle w:val="CommentReference"/>
              </w:rPr>
              <w:commentReference w:id="1124"/>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7"/>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25" w:name="_Toc410196233"/>
      <w:bookmarkStart w:id="1126" w:name="_Toc410196475"/>
      <w:bookmarkStart w:id="1127" w:name="_Toc410196977"/>
      <w:r>
        <w:t>Thomas Sunday</w:t>
      </w:r>
      <w:bookmarkEnd w:id="1125"/>
      <w:bookmarkEnd w:id="1126"/>
      <w:bookmarkEnd w:id="1127"/>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69"/>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0"/>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1"/>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2"/>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28"/>
            <w:r>
              <w:t xml:space="preserve">Jesus </w:t>
            </w:r>
            <w:commentRangeEnd w:id="1128"/>
            <w:r>
              <w:rPr>
                <w:rStyle w:val="CommentReference"/>
                <w:rFonts w:ascii="Times New Roman" w:hAnsi="Times New Roman"/>
              </w:rPr>
              <w:commentReference w:id="1128"/>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29" w:name="_Toc410196235"/>
      <w:bookmarkStart w:id="1130" w:name="_Toc410196477"/>
      <w:bookmarkStart w:id="1131" w:name="_Toc410196979"/>
      <w:r>
        <w:t>Ascension</w:t>
      </w:r>
      <w:bookmarkEnd w:id="1129"/>
      <w:bookmarkEnd w:id="1130"/>
      <w:bookmarkEnd w:id="113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2"/>
            <w:r>
              <w:t>Name</w:t>
            </w:r>
            <w:commentRangeEnd w:id="1132"/>
            <w:r>
              <w:rPr>
                <w:rStyle w:val="CommentReference"/>
              </w:rPr>
              <w:commentReference w:id="113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33"/>
            <w:r>
              <w:t>to Him</w:t>
            </w:r>
            <w:commentRangeEnd w:id="1133"/>
            <w:r>
              <w:rPr>
                <w:rStyle w:val="CommentReference"/>
              </w:rPr>
              <w:commentReference w:id="113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34"/>
            <w:r>
              <w:t>might</w:t>
            </w:r>
            <w:commentRangeEnd w:id="1134"/>
            <w:r>
              <w:rPr>
                <w:rStyle w:val="CommentReference"/>
              </w:rPr>
              <w:commentReference w:id="113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5"/>
            <w:r>
              <w:t xml:space="preserve">Jesus </w:t>
            </w:r>
            <w:commentRangeEnd w:id="1135"/>
            <w:r>
              <w:rPr>
                <w:rStyle w:val="CommentReference"/>
                <w:rFonts w:ascii="Times New Roman" w:hAnsi="Times New Roman"/>
              </w:rPr>
              <w:commentReference w:id="1135"/>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36"/>
            <w:r>
              <w:t>miracles</w:t>
            </w:r>
            <w:commentRangeEnd w:id="1136"/>
            <w:r>
              <w:rPr>
                <w:rStyle w:val="CommentReference"/>
              </w:rPr>
              <w:commentReference w:id="1136"/>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37" w:name="_Toc410196236"/>
      <w:bookmarkStart w:id="1138" w:name="_Toc410196478"/>
      <w:bookmarkStart w:id="1139" w:name="_Toc410196980"/>
      <w:r>
        <w:t>Pentecost</w:t>
      </w:r>
      <w:bookmarkEnd w:id="1137"/>
      <w:bookmarkEnd w:id="1138"/>
      <w:bookmarkEnd w:id="113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40"/>
            <w:r>
              <w:t>Name</w:t>
            </w:r>
            <w:commentRangeEnd w:id="1140"/>
            <w:r>
              <w:rPr>
                <w:rStyle w:val="CommentReference"/>
              </w:rPr>
              <w:commentReference w:id="114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1"/>
            <w:r>
              <w:t>to Him</w:t>
            </w:r>
            <w:commentRangeEnd w:id="1141"/>
            <w:r>
              <w:rPr>
                <w:rStyle w:val="CommentReference"/>
              </w:rPr>
              <w:commentReference w:id="114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2"/>
            <w:r>
              <w:t>might</w:t>
            </w:r>
            <w:commentRangeEnd w:id="1142"/>
            <w:r>
              <w:rPr>
                <w:rStyle w:val="CommentReference"/>
              </w:rPr>
              <w:commentReference w:id="114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43" w:name="_Toc410196981"/>
      <w:bookmarkStart w:id="1144" w:name="_Toc428340998"/>
      <w:r>
        <w:lastRenderedPageBreak/>
        <w:t>Hymns for Koiak</w:t>
      </w:r>
      <w:bookmarkEnd w:id="800"/>
      <w:bookmarkEnd w:id="801"/>
      <w:bookmarkEnd w:id="802"/>
      <w:bookmarkEnd w:id="1143"/>
      <w:bookmarkEnd w:id="1144"/>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E12AEC" w:rsidRDefault="00E12AEC">
      <w:pPr>
        <w:pStyle w:val="CommentText"/>
      </w:pPr>
      <w:r>
        <w:rPr>
          <w:rStyle w:val="CommentReference"/>
        </w:rPr>
        <w:annotationRef/>
      </w:r>
      <w:r>
        <w:t>Add notes where to insert Doxology of Prime… And Vespers Prase?</w:t>
      </w:r>
    </w:p>
  </w:comment>
  <w:comment w:id="51" w:author="Windows User" w:date="2015-07-22T08:43:00Z" w:initials="WU">
    <w:p w:rsidR="00E12AEC" w:rsidRDefault="00E12AEC">
      <w:pPr>
        <w:pStyle w:val="CommentText"/>
      </w:pPr>
      <w:r>
        <w:rPr>
          <w:rStyle w:val="CommentReference"/>
        </w:rPr>
        <w:annotationRef/>
      </w:r>
      <w:r>
        <w:t>replace</w:t>
      </w:r>
    </w:p>
  </w:comment>
  <w:comment w:id="54" w:author="Windows User" w:date="2015-07-21T21:45:00Z" w:initials="BS">
    <w:p w:rsidR="00E12AEC" w:rsidRDefault="00E12AEC">
      <w:pPr>
        <w:pStyle w:val="CommentText"/>
      </w:pPr>
      <w:r>
        <w:rPr>
          <w:rStyle w:val="CommentReference"/>
        </w:rPr>
        <w:annotationRef/>
      </w:r>
      <w:r>
        <w:t>protopresbyters?</w:t>
      </w:r>
    </w:p>
  </w:comment>
  <w:comment w:id="55" w:author="Windows User" w:date="2015-07-21T21:47:00Z" w:initials="BS">
    <w:p w:rsidR="00E12AEC" w:rsidRDefault="00E12AEC">
      <w:pPr>
        <w:pStyle w:val="CommentText"/>
      </w:pPr>
      <w:r>
        <w:rPr>
          <w:rStyle w:val="CommentReference"/>
        </w:rPr>
        <w:annotationRef/>
      </w:r>
      <w:r>
        <w:t>those who?</w:t>
      </w:r>
    </w:p>
  </w:comment>
  <w:comment w:id="56" w:author="Windows User" w:date="2015-07-21T21:50:00Z" w:initials="BS">
    <w:p w:rsidR="00E12AEC" w:rsidRDefault="00E12AEC">
      <w:pPr>
        <w:pStyle w:val="CommentText"/>
      </w:pPr>
      <w:r>
        <w:rPr>
          <w:rStyle w:val="CommentReference"/>
        </w:rPr>
        <w:annotationRef/>
      </w:r>
      <w:r>
        <w:t>Yourself?</w:t>
      </w:r>
    </w:p>
  </w:comment>
  <w:comment w:id="58" w:author="Windows User" w:date="2015-07-21T21:54:00Z" w:initials="BS">
    <w:p w:rsidR="00E12AEC" w:rsidRDefault="00E12AEC">
      <w:pPr>
        <w:pStyle w:val="CommentText"/>
      </w:pPr>
      <w:r>
        <w:rPr>
          <w:rStyle w:val="CommentReference"/>
        </w:rPr>
        <w:annotationRef/>
      </w:r>
      <w:r>
        <w:t>You are blessed?</w:t>
      </w:r>
    </w:p>
  </w:comment>
  <w:comment w:id="61" w:author="Windows User" w:date="2015-07-21T21:18:00Z" w:initials="WU">
    <w:p w:rsidR="00E12AEC" w:rsidRDefault="00E12AEC">
      <w:pPr>
        <w:pStyle w:val="CommentText"/>
      </w:pPr>
      <w:r>
        <w:rPr>
          <w:rStyle w:val="CommentReference"/>
        </w:rPr>
        <w:annotationRef/>
      </w:r>
      <w:r>
        <w:t>Very? Right?</w:t>
      </w:r>
    </w:p>
  </w:comment>
  <w:comment w:id="62" w:author="Windows User" w:date="2015-07-21T21:26:00Z" w:initials="WU">
    <w:p w:rsidR="00E12AEC" w:rsidRDefault="00E12AEC">
      <w:pPr>
        <w:pStyle w:val="CommentText"/>
      </w:pPr>
      <w:r>
        <w:rPr>
          <w:rStyle w:val="CommentReference"/>
        </w:rPr>
        <w:annotationRef/>
      </w:r>
      <w:r>
        <w:t>Funny just to have declared here with nothing else.</w:t>
      </w:r>
    </w:p>
  </w:comment>
  <w:comment w:id="63" w:author="Windows User" w:date="2015-07-21T21:26:00Z" w:initials="WU">
    <w:p w:rsidR="00E12AEC" w:rsidRDefault="00E12AEC">
      <w:pPr>
        <w:pStyle w:val="CommentText"/>
      </w:pPr>
      <w:r>
        <w:rPr>
          <w:rStyle w:val="CommentReference"/>
        </w:rPr>
        <w:annotationRef/>
      </w:r>
      <w:r>
        <w:t>Good News or Glad Tidings?</w:t>
      </w:r>
    </w:p>
  </w:comment>
  <w:comment w:id="64" w:author="Windows User" w:date="2015-07-22T08:40:00Z" w:initials="WU">
    <w:p w:rsidR="00E12AEC" w:rsidRDefault="00E12AEC">
      <w:pPr>
        <w:pStyle w:val="CommentText"/>
      </w:pPr>
      <w:r>
        <w:rPr>
          <w:rStyle w:val="CommentReference"/>
        </w:rPr>
        <w:annotationRef/>
      </w:r>
      <w:r>
        <w:t>Which is it? Advocate or watch over us?</w:t>
      </w:r>
    </w:p>
  </w:comment>
  <w:comment w:id="65" w:author="Windows User" w:date="2015-07-22T08:40:00Z" w:initials="WU">
    <w:p w:rsidR="00E12AEC" w:rsidRDefault="00E12AEC">
      <w:pPr>
        <w:pStyle w:val="CommentText"/>
      </w:pPr>
      <w:r>
        <w:rPr>
          <w:rStyle w:val="CommentReference"/>
        </w:rPr>
        <w:annotationRef/>
      </w:r>
      <w:r>
        <w:t>Coptic doesn’t seem to have “Mary”</w:t>
      </w:r>
    </w:p>
  </w:comment>
  <w:comment w:id="66" w:author="Windows User" w:date="2015-07-21T21:59:00Z" w:initials="BS">
    <w:p w:rsidR="00E12AEC" w:rsidRDefault="00E12AEC">
      <w:pPr>
        <w:pStyle w:val="CommentText"/>
      </w:pPr>
      <w:r>
        <w:rPr>
          <w:rStyle w:val="CommentReference"/>
        </w:rPr>
        <w:annotationRef/>
      </w:r>
      <w:r>
        <w:t>Coptic</w:t>
      </w:r>
    </w:p>
  </w:comment>
  <w:comment w:id="67" w:author="Windows User" w:date="2015-07-22T08:46:00Z" w:initials="WU">
    <w:p w:rsidR="00E12AEC" w:rsidRDefault="00E12AEC">
      <w:pPr>
        <w:pStyle w:val="CommentText"/>
      </w:pPr>
      <w:r>
        <w:rPr>
          <w:rStyle w:val="CommentReference"/>
        </w:rPr>
        <w:annotationRef/>
      </w:r>
      <w:r>
        <w:t>Add footnote of what this is</w:t>
      </w:r>
    </w:p>
  </w:comment>
  <w:comment w:id="68" w:author="Windows User" w:date="2015-07-21T22:00:00Z" w:initials="BS">
    <w:p w:rsidR="00E12AEC" w:rsidRDefault="00E12AEC">
      <w:pPr>
        <w:pStyle w:val="CommentText"/>
      </w:pPr>
      <w:r>
        <w:rPr>
          <w:rStyle w:val="CommentReference"/>
        </w:rPr>
        <w:annotationRef/>
      </w:r>
      <w:r>
        <w:rPr>
          <w:rStyle w:val="CommentReference"/>
        </w:rPr>
        <w:t>Coptic</w:t>
      </w:r>
    </w:p>
  </w:comment>
  <w:comment w:id="69" w:author="Windows User" w:date="2015-07-21T22:11:00Z" w:initials="BS">
    <w:p w:rsidR="00E12AEC" w:rsidRDefault="00E12AEC">
      <w:pPr>
        <w:pStyle w:val="CommentText"/>
      </w:pPr>
      <w:r>
        <w:rPr>
          <w:rStyle w:val="CommentReference"/>
        </w:rPr>
        <w:annotationRef/>
      </w:r>
      <w:r>
        <w:t>theotokos?</w:t>
      </w:r>
    </w:p>
  </w:comment>
  <w:comment w:id="93" w:author="Windows User" w:date="2015-02-18T13:02:00Z" w:initials="WU">
    <w:p w:rsidR="00E12AEC" w:rsidRDefault="00E12AEC">
      <w:pPr>
        <w:pStyle w:val="CommentText"/>
      </w:pPr>
      <w:r>
        <w:rPr>
          <w:rStyle w:val="CommentReference"/>
        </w:rPr>
        <w:annotationRef/>
      </w:r>
      <w:r>
        <w:t>Should Glory be be here?</w:t>
      </w:r>
    </w:p>
  </w:comment>
  <w:comment w:id="97" w:author="Windows User" w:date="2015-02-08T19:42:00Z" w:initials="WU">
    <w:p w:rsidR="00E12AEC" w:rsidRDefault="00E12AEC">
      <w:pPr>
        <w:pStyle w:val="CommentText"/>
      </w:pPr>
      <w:r>
        <w:rPr>
          <w:rStyle w:val="CommentReference"/>
        </w:rPr>
        <w:annotationRef/>
      </w:r>
      <w:r>
        <w:t>Any argument for "Rise  up"  rather than arise?"</w:t>
      </w:r>
    </w:p>
  </w:comment>
  <w:comment w:id="98" w:author="Windows User" w:date="2015-02-08T19:42:00Z" w:initials="WU">
    <w:p w:rsidR="00E12AEC" w:rsidRDefault="00E12AEC">
      <w:pPr>
        <w:pStyle w:val="CommentText"/>
      </w:pPr>
      <w:r>
        <w:rPr>
          <w:rStyle w:val="CommentReference"/>
        </w:rPr>
        <w:annotationRef/>
      </w:r>
      <w:r>
        <w:t>flesh or body?</w:t>
      </w:r>
    </w:p>
  </w:comment>
  <w:comment w:id="99" w:author="Windows User" w:date="2015-02-08T19:42:00Z" w:initials="WU">
    <w:p w:rsidR="00E12AEC" w:rsidRDefault="00E12AEC">
      <w:pPr>
        <w:pStyle w:val="CommentText"/>
      </w:pPr>
      <w:r>
        <w:rPr>
          <w:rStyle w:val="CommentReference"/>
        </w:rPr>
        <w:annotationRef/>
      </w:r>
      <w:r>
        <w:t>Send up, or ascribe?</w:t>
      </w:r>
    </w:p>
  </w:comment>
  <w:comment w:id="100" w:author="Windows User" w:date="2015-02-08T19:42:00Z" w:initials="WU">
    <w:p w:rsidR="00E12AEC" w:rsidRDefault="00E12AEC">
      <w:pPr>
        <w:pStyle w:val="CommentText"/>
      </w:pPr>
      <w:r>
        <w:rPr>
          <w:rStyle w:val="CommentReference"/>
        </w:rPr>
        <w:annotationRef/>
      </w:r>
      <w:r>
        <w:t>doxology or glorification?</w:t>
      </w:r>
    </w:p>
  </w:comment>
  <w:comment w:id="101" w:author="Windows User" w:date="2015-02-08T19:42:00Z" w:initials="WU">
    <w:p w:rsidR="00E12AEC" w:rsidRDefault="00E12AEC">
      <w:pPr>
        <w:pStyle w:val="CommentText"/>
      </w:pPr>
      <w:r>
        <w:rPr>
          <w:rStyle w:val="CommentReference"/>
        </w:rPr>
        <w:annotationRef/>
      </w:r>
      <w:r>
        <w:t>"Glory to you" or "Glory be to you"?</w:t>
      </w:r>
    </w:p>
  </w:comment>
  <w:comment w:id="102" w:author="Windows User" w:date="2015-02-08T19:42:00Z" w:initials="WU">
    <w:p w:rsidR="00E12AEC" w:rsidRDefault="00E12AEC">
      <w:pPr>
        <w:pStyle w:val="CommentText"/>
      </w:pPr>
      <w:r>
        <w:rPr>
          <w:rStyle w:val="CommentReference"/>
        </w:rPr>
        <w:annotationRef/>
      </w:r>
      <w:r>
        <w:t>You?</w:t>
      </w:r>
    </w:p>
  </w:comment>
  <w:comment w:id="103" w:author="Windows User" w:date="2015-02-08T19:42:00Z" w:initials="WU">
    <w:p w:rsidR="00E12AEC" w:rsidRDefault="00E12AEC">
      <w:pPr>
        <w:pStyle w:val="CommentText"/>
      </w:pPr>
      <w:r>
        <w:rPr>
          <w:rStyle w:val="CommentReference"/>
        </w:rPr>
        <w:annotationRef/>
      </w:r>
      <w:r>
        <w:t>To the Sanctuary or O you saints???</w:t>
      </w:r>
    </w:p>
  </w:comment>
  <w:comment w:id="104" w:author="Windows User" w:date="2015-02-08T19:42:00Z" w:initials="WU">
    <w:p w:rsidR="00E12AEC" w:rsidRDefault="00E12AEC">
      <w:pPr>
        <w:pStyle w:val="CommentText"/>
      </w:pPr>
      <w:r>
        <w:rPr>
          <w:rStyle w:val="CommentReference"/>
        </w:rPr>
        <w:annotationRef/>
      </w:r>
      <w:r>
        <w:t>from sounds more natural than out of. Any compelling reason to keep?</w:t>
      </w:r>
    </w:p>
  </w:comment>
  <w:comment w:id="105" w:author="Windows User" w:date="2015-02-08T19:42:00Z" w:initials="WU">
    <w:p w:rsidR="00E12AEC" w:rsidRDefault="00E12AEC">
      <w:pPr>
        <w:pStyle w:val="CommentText"/>
      </w:pPr>
      <w:r>
        <w:rPr>
          <w:rStyle w:val="CommentReference"/>
        </w:rPr>
        <w:annotationRef/>
      </w:r>
      <w:r>
        <w:t>supplication or cry?</w:t>
      </w:r>
    </w:p>
  </w:comment>
  <w:comment w:id="106" w:author="Windows User" w:date="2015-02-08T19:42:00Z" w:initials="WU">
    <w:p w:rsidR="00E12AEC" w:rsidRDefault="00E12AEC">
      <w:pPr>
        <w:pStyle w:val="CommentText"/>
      </w:pPr>
      <w:r>
        <w:rPr>
          <w:rStyle w:val="CommentReference"/>
        </w:rPr>
        <w:annotationRef/>
      </w:r>
      <w:r>
        <w:t>petition or supplication? supplication sounds much better.</w:t>
      </w:r>
    </w:p>
  </w:comment>
  <w:comment w:id="107" w:author="Windows User" w:date="2015-02-08T19:42:00Z" w:initials="WU">
    <w:p w:rsidR="00E12AEC" w:rsidRDefault="00E12AEC">
      <w:pPr>
        <w:pStyle w:val="CommentText"/>
      </w:pPr>
      <w:r>
        <w:rPr>
          <w:rStyle w:val="CommentReference"/>
        </w:rPr>
        <w:annotationRef/>
      </w:r>
      <w:r>
        <w:t>revive or deliver?</w:t>
      </w:r>
    </w:p>
  </w:comment>
  <w:comment w:id="108" w:author="Windows User" w:date="2015-02-08T19:42:00Z" w:initials="WU">
    <w:p w:rsidR="00E12AEC" w:rsidRDefault="00E12AEC">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E12AEC" w:rsidRDefault="00E12AEC">
      <w:pPr>
        <w:pStyle w:val="CommentText"/>
      </w:pPr>
      <w:r>
        <w:rPr>
          <w:rStyle w:val="CommentReference"/>
        </w:rPr>
        <w:annotationRef/>
      </w:r>
      <w:r>
        <w:t>blessing or praise?</w:t>
      </w:r>
    </w:p>
  </w:comment>
  <w:comment w:id="110" w:author="Windows User" w:date="2015-02-08T19:42:00Z" w:initials="WU">
    <w:p w:rsidR="00E12AEC" w:rsidRDefault="00E12AEC">
      <w:pPr>
        <w:pStyle w:val="CommentText"/>
      </w:pPr>
      <w:r>
        <w:rPr>
          <w:rStyle w:val="CommentReference"/>
        </w:rPr>
        <w:annotationRef/>
      </w:r>
      <w:r>
        <w:t>respond with? respond to? speak of?</w:t>
      </w:r>
    </w:p>
  </w:comment>
  <w:comment w:id="111" w:author="Windows User" w:date="2015-02-08T19:42:00Z" w:initials="WU">
    <w:p w:rsidR="00E12AEC" w:rsidRDefault="00E12AEC">
      <w:pPr>
        <w:pStyle w:val="CommentText"/>
      </w:pPr>
      <w:r>
        <w:rPr>
          <w:rStyle w:val="CommentReference"/>
        </w:rPr>
        <w:annotationRef/>
      </w:r>
      <w:r>
        <w:t>rightous, true, or truth?</w:t>
      </w:r>
    </w:p>
  </w:comment>
  <w:comment w:id="112" w:author="Windows User" w:date="2015-02-08T19:42:00Z" w:initials="WU">
    <w:p w:rsidR="00E12AEC" w:rsidRDefault="00E12AEC">
      <w:pPr>
        <w:pStyle w:val="CommentText"/>
      </w:pPr>
      <w:r>
        <w:rPr>
          <w:rStyle w:val="CommentReference"/>
        </w:rPr>
        <w:annotationRef/>
      </w:r>
      <w:r>
        <w:t>meditation, or delight?</w:t>
      </w:r>
    </w:p>
  </w:comment>
  <w:comment w:id="113" w:author="Windows User" w:date="2015-02-08T19:42:00Z" w:initials="WU">
    <w:p w:rsidR="00E12AEC" w:rsidRDefault="00E12AEC">
      <w:pPr>
        <w:pStyle w:val="CommentText"/>
      </w:pPr>
      <w:r>
        <w:rPr>
          <w:rStyle w:val="CommentReference"/>
        </w:rPr>
        <w:annotationRef/>
      </w:r>
      <w:r>
        <w:t>forever or always?</w:t>
      </w:r>
    </w:p>
  </w:comment>
  <w:comment w:id="114" w:author="Windows User" w:date="2015-02-08T19:42:00Z" w:initials="WU">
    <w:p w:rsidR="00E12AEC" w:rsidRDefault="00E12AEC">
      <w:pPr>
        <w:pStyle w:val="CommentText"/>
      </w:pPr>
      <w:r>
        <w:rPr>
          <w:rStyle w:val="CommentReference"/>
        </w:rPr>
        <w:annotationRef/>
      </w:r>
      <w:r>
        <w:t>and forever?</w:t>
      </w:r>
    </w:p>
  </w:comment>
  <w:comment w:id="115" w:author="Windows User" w:date="2015-02-08T19:42:00Z" w:initials="WU">
    <w:p w:rsidR="00E12AEC" w:rsidRDefault="00E12AEC">
      <w:pPr>
        <w:pStyle w:val="CommentText"/>
      </w:pPr>
      <w:r>
        <w:rPr>
          <w:rStyle w:val="CommentReference"/>
        </w:rPr>
        <w:annotationRef/>
      </w:r>
      <w:r>
        <w:t>be?</w:t>
      </w:r>
    </w:p>
  </w:comment>
  <w:comment w:id="116" w:author="Windows User" w:date="2015-02-08T19:42:00Z" w:initials="WU">
    <w:p w:rsidR="00E12AEC" w:rsidRDefault="00E12AEC">
      <w:pPr>
        <w:pStyle w:val="CommentText"/>
      </w:pPr>
      <w:r>
        <w:rPr>
          <w:rStyle w:val="CommentReference"/>
        </w:rPr>
        <w:annotationRef/>
      </w:r>
      <w:r>
        <w:t>be?</w:t>
      </w:r>
    </w:p>
  </w:comment>
  <w:comment w:id="117" w:author="Windows User" w:date="2015-02-08T19:42:00Z" w:initials="WU">
    <w:p w:rsidR="00E12AEC" w:rsidRDefault="00E12AEC">
      <w:pPr>
        <w:pStyle w:val="CommentText"/>
      </w:pPr>
      <w:r>
        <w:rPr>
          <w:rStyle w:val="CommentReference"/>
        </w:rPr>
        <w:annotationRef/>
      </w:r>
      <w:r>
        <w:t>is the insertion of "one" after "begotten" needed in english?</w:t>
      </w:r>
    </w:p>
  </w:comment>
  <w:comment w:id="118" w:author="Windows User" w:date="2015-02-08T19:42:00Z" w:initials="WU">
    <w:p w:rsidR="00E12AEC" w:rsidRDefault="00E12AEC">
      <w:pPr>
        <w:pStyle w:val="CommentText"/>
      </w:pPr>
      <w:r>
        <w:rPr>
          <w:rStyle w:val="CommentReference"/>
        </w:rPr>
        <w:annotationRef/>
      </w:r>
      <w:r>
        <w:t>utter or declare?</w:t>
      </w:r>
    </w:p>
  </w:comment>
  <w:comment w:id="125" w:author="Windows User" w:date="2015-02-08T19:56:00Z" w:initials="BS">
    <w:p w:rsidR="00E12AEC" w:rsidRDefault="00E12AEC">
      <w:pPr>
        <w:pStyle w:val="CommentText"/>
      </w:pPr>
      <w:r>
        <w:rPr>
          <w:rStyle w:val="CommentReference"/>
        </w:rPr>
        <w:annotationRef/>
      </w:r>
      <w:r>
        <w:t>look at? look upon? regard?</w:t>
      </w:r>
    </w:p>
  </w:comment>
  <w:comment w:id="126" w:author="Windows User" w:date="2015-02-08T19:53:00Z" w:initials="BS">
    <w:p w:rsidR="00E12AEC" w:rsidRDefault="00E12AEC">
      <w:pPr>
        <w:pStyle w:val="CommentText"/>
      </w:pPr>
      <w:r>
        <w:rPr>
          <w:rStyle w:val="CommentReference"/>
        </w:rPr>
        <w:annotationRef/>
      </w:r>
      <w:r>
        <w:t>no one?</w:t>
      </w:r>
    </w:p>
  </w:comment>
  <w:comment w:id="127" w:author="Windows User" w:date="2015-02-08T19:53:00Z" w:initials="BS">
    <w:p w:rsidR="00E12AEC" w:rsidRDefault="00E12AEC">
      <w:pPr>
        <w:pStyle w:val="CommentText"/>
      </w:pPr>
      <w:r>
        <w:rPr>
          <w:rStyle w:val="CommentReference"/>
        </w:rPr>
        <w:annotationRef/>
      </w:r>
      <w:r>
        <w:t>in?</w:t>
      </w:r>
    </w:p>
    <w:p w:rsidR="00E12AEC" w:rsidRDefault="00E12AEC">
      <w:pPr>
        <w:pStyle w:val="CommentText"/>
      </w:pPr>
    </w:p>
  </w:comment>
  <w:comment w:id="128" w:author="Windows User" w:date="2015-02-08T19:53:00Z" w:initials="BS">
    <w:p w:rsidR="00E12AEC" w:rsidRDefault="00E12AEC">
      <w:pPr>
        <w:pStyle w:val="CommentText"/>
      </w:pPr>
      <w:r>
        <w:rPr>
          <w:rStyle w:val="CommentReference"/>
        </w:rPr>
        <w:annotationRef/>
      </w:r>
      <w:r>
        <w:t>before?</w:t>
      </w:r>
    </w:p>
  </w:comment>
  <w:comment w:id="129" w:author="Windows User" w:date="2015-02-08T19:53:00Z" w:initials="BS">
    <w:p w:rsidR="00E12AEC" w:rsidRDefault="00E12AEC">
      <w:pPr>
        <w:pStyle w:val="CommentText"/>
      </w:pPr>
      <w:r>
        <w:rPr>
          <w:rStyle w:val="CommentReference"/>
        </w:rPr>
        <w:annotationRef/>
      </w:r>
      <w:r>
        <w:t>joy entered into the whole world doesn't mean much...</w:t>
      </w:r>
    </w:p>
  </w:comment>
  <w:comment w:id="130" w:author="Windows User" w:date="2015-02-08T19:53:00Z" w:initials="BS">
    <w:p w:rsidR="00E12AEC" w:rsidRDefault="00E12AEC">
      <w:pPr>
        <w:pStyle w:val="CommentText"/>
      </w:pPr>
      <w:r>
        <w:rPr>
          <w:rStyle w:val="CommentReference"/>
        </w:rPr>
        <w:annotationRef/>
      </w:r>
      <w:r>
        <w:t>? any better way to express that's more accurate while meaning something?</w:t>
      </w:r>
    </w:p>
  </w:comment>
  <w:comment w:id="131" w:author="Windows User" w:date="2015-02-08T19:53:00Z" w:initials="BS">
    <w:p w:rsidR="00E12AEC" w:rsidRDefault="00E12AEC">
      <w:pPr>
        <w:pStyle w:val="CommentText"/>
      </w:pPr>
      <w:r>
        <w:rPr>
          <w:rStyle w:val="CommentReference"/>
        </w:rPr>
        <w:annotationRef/>
      </w:r>
      <w:r>
        <w:t>sealed as in ever virgin... or more like hidden?</w:t>
      </w:r>
    </w:p>
  </w:comment>
  <w:comment w:id="132" w:author="Windows User" w:date="2015-02-08T19:53:00Z" w:initials="BS">
    <w:p w:rsidR="00E12AEC" w:rsidRDefault="00E12AEC">
      <w:pPr>
        <w:pStyle w:val="CommentText"/>
      </w:pPr>
      <w:r>
        <w:rPr>
          <w:rStyle w:val="CommentReference"/>
        </w:rPr>
        <w:annotationRef/>
      </w:r>
      <w:r>
        <w:t>fragrant ointment? ointment? Incense and ointment with weeping and mourning?</w:t>
      </w:r>
    </w:p>
  </w:comment>
  <w:comment w:id="133" w:author="Windows User" w:date="2015-02-08T19:53:00Z" w:initials="BS">
    <w:p w:rsidR="00E12AEC" w:rsidRDefault="00E12AEC">
      <w:pPr>
        <w:pStyle w:val="CommentText"/>
      </w:pPr>
      <w:r>
        <w:rPr>
          <w:rStyle w:val="CommentReference"/>
        </w:rPr>
        <w:annotationRef/>
      </w:r>
      <w:r>
        <w:t>spices or ointment</w:t>
      </w:r>
    </w:p>
  </w:comment>
  <w:comment w:id="134" w:author="Windows User" w:date="2015-02-08T19:53:00Z" w:initials="BS">
    <w:p w:rsidR="00E12AEC" w:rsidRDefault="00E12AEC">
      <w:pPr>
        <w:pStyle w:val="CommentText"/>
      </w:pPr>
      <w:r>
        <w:rPr>
          <w:rStyle w:val="CommentReference"/>
        </w:rPr>
        <w:annotationRef/>
      </w:r>
      <w:r>
        <w:t>Is risen or has risen?</w:t>
      </w:r>
    </w:p>
  </w:comment>
  <w:comment w:id="135" w:author="Windows User" w:date="2015-02-08T19:53:00Z" w:initials="BS">
    <w:p w:rsidR="00E12AEC" w:rsidRDefault="00E12AEC">
      <w:pPr>
        <w:pStyle w:val="CommentText"/>
      </w:pPr>
      <w:r>
        <w:rPr>
          <w:rStyle w:val="CommentReference"/>
        </w:rPr>
        <w:annotationRef/>
      </w:r>
      <w:r>
        <w:t>need a consistent policy for what to capitalize!</w:t>
      </w:r>
    </w:p>
  </w:comment>
  <w:comment w:id="136" w:author="Windows User" w:date="2015-02-08T19:53:00Z" w:initials="BS">
    <w:p w:rsidR="00E12AEC" w:rsidRDefault="00E12AEC">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E12AEC" w:rsidRDefault="00E12AEC">
      <w:pPr>
        <w:pStyle w:val="CommentText"/>
      </w:pPr>
      <w:r>
        <w:rPr>
          <w:rStyle w:val="CommentReference"/>
        </w:rPr>
        <w:annotationRef/>
      </w:r>
      <w:r>
        <w:t xml:space="preserve">decay? </w:t>
      </w:r>
    </w:p>
  </w:comment>
  <w:comment w:id="138" w:author="Windows User" w:date="2015-02-08T19:57:00Z" w:initials="WU">
    <w:p w:rsidR="00E12AEC" w:rsidRDefault="00E12AEC">
      <w:pPr>
        <w:pStyle w:val="CommentText"/>
      </w:pPr>
      <w:r>
        <w:rPr>
          <w:rStyle w:val="CommentReference"/>
        </w:rPr>
        <w:annotationRef/>
      </w:r>
      <w:r>
        <w:t>LXX has glorify him, not prepare Him an habitation</w:t>
      </w:r>
    </w:p>
  </w:comment>
  <w:comment w:id="139" w:author="Windows User" w:date="2015-02-08T19:57:00Z" w:initials="WU">
    <w:p w:rsidR="00E12AEC" w:rsidRDefault="00E12AEC">
      <w:pPr>
        <w:pStyle w:val="CommentText"/>
      </w:pPr>
      <w:r>
        <w:rPr>
          <w:rStyle w:val="CommentReference"/>
        </w:rPr>
        <w:annotationRef/>
      </w:r>
      <w:r>
        <w:t>or when he brings wars to naught. NETS has shatters</w:t>
      </w:r>
    </w:p>
  </w:comment>
  <w:comment w:id="140" w:author="Windows User" w:date="2015-02-08T19:57:00Z" w:initials="WU">
    <w:p w:rsidR="00E12AEC" w:rsidRDefault="00E12AEC">
      <w:pPr>
        <w:pStyle w:val="CommentText"/>
      </w:pPr>
      <w:r>
        <w:rPr>
          <w:rStyle w:val="CommentReference"/>
        </w:rPr>
        <w:annotationRef/>
      </w:r>
      <w:r>
        <w:t>literally choice mounted captains?</w:t>
      </w:r>
    </w:p>
  </w:comment>
  <w:comment w:id="141" w:author="Windows User" w:date="2015-02-08T19:57:00Z" w:initials="WU">
    <w:p w:rsidR="00E12AEC" w:rsidRDefault="00E12AEC">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E12AEC" w:rsidRDefault="00E12AEC">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E12AEC" w:rsidRDefault="00E12AEC">
      <w:pPr>
        <w:pStyle w:val="CommentText"/>
      </w:pPr>
      <w:r>
        <w:rPr>
          <w:rStyle w:val="CommentReference"/>
        </w:rPr>
        <w:annotationRef/>
      </w:r>
      <w:r>
        <w:t>crushed or destroyed?</w:t>
      </w:r>
    </w:p>
  </w:comment>
  <w:comment w:id="144" w:author="Windows User" w:date="2015-02-08T19:57:00Z" w:initials="WU">
    <w:p w:rsidR="00E12AEC" w:rsidRDefault="00E12AEC">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E12AEC" w:rsidRDefault="00E12AEC">
      <w:pPr>
        <w:pStyle w:val="CommentText"/>
      </w:pPr>
      <w:r>
        <w:rPr>
          <w:rStyle w:val="CommentReference"/>
        </w:rPr>
        <w:annotationRef/>
      </w:r>
      <w:r>
        <w:t>your enemies or our enemies?</w:t>
      </w:r>
    </w:p>
  </w:comment>
  <w:comment w:id="146" w:author="Windows User" w:date="2015-02-08T19:57:00Z" w:initials="WU">
    <w:p w:rsidR="00E12AEC" w:rsidRDefault="00E12AEC">
      <w:pPr>
        <w:pStyle w:val="CommentText"/>
      </w:pPr>
      <w:r>
        <w:rPr>
          <w:rStyle w:val="CommentReference"/>
        </w:rPr>
        <w:annotationRef/>
      </w:r>
      <w:r>
        <w:t>sent or sent forth?</w:t>
      </w:r>
    </w:p>
  </w:comment>
  <w:comment w:id="147" w:author="Windows User" w:date="2015-02-08T19:57:00Z" w:initials="WU">
    <w:p w:rsidR="00E12AEC" w:rsidRDefault="00E12AEC">
      <w:pPr>
        <w:pStyle w:val="CommentText"/>
      </w:pPr>
      <w:r>
        <w:rPr>
          <w:rStyle w:val="CommentReference"/>
        </w:rPr>
        <w:annotationRef/>
      </w:r>
      <w:r>
        <w:t>or saints? ft note?</w:t>
      </w:r>
    </w:p>
  </w:comment>
  <w:comment w:id="148" w:author="Windows User" w:date="2015-02-08T19:57:00Z" w:initials="WU">
    <w:p w:rsidR="00E12AEC" w:rsidRDefault="00E12AEC">
      <w:pPr>
        <w:pStyle w:val="CommentText"/>
      </w:pPr>
      <w:r>
        <w:rPr>
          <w:rStyle w:val="CommentReference"/>
        </w:rPr>
        <w:annotationRef/>
      </w:r>
      <w:r>
        <w:t>glories? glorious deeds? or in glory?</w:t>
      </w:r>
    </w:p>
  </w:comment>
  <w:comment w:id="149" w:author="Windows User" w:date="2015-02-08T19:57:00Z" w:initials="WU">
    <w:p w:rsidR="00E12AEC" w:rsidRDefault="00E12AEC">
      <w:pPr>
        <w:pStyle w:val="CommentText"/>
      </w:pPr>
      <w:r>
        <w:rPr>
          <w:rStyle w:val="CommentReference"/>
        </w:rPr>
        <w:annotationRef/>
      </w:r>
      <w:r>
        <w:t>redeemed? or chose?</w:t>
      </w:r>
    </w:p>
  </w:comment>
  <w:comment w:id="150" w:author="Windows User" w:date="2015-02-08T19:57:00Z" w:initials="WU">
    <w:p w:rsidR="00E12AEC" w:rsidRDefault="00E12AEC">
      <w:pPr>
        <w:pStyle w:val="CommentText"/>
      </w:pPr>
      <w:r>
        <w:rPr>
          <w:rStyle w:val="CommentReference"/>
        </w:rPr>
        <w:annotationRef/>
      </w:r>
      <w:r>
        <w:t>abode? habitation? resting place?</w:t>
      </w:r>
    </w:p>
  </w:comment>
  <w:comment w:id="151" w:author="Windows User" w:date="2015-02-08T19:57:00Z" w:initials="WU">
    <w:p w:rsidR="00E12AEC" w:rsidRDefault="00E12AEC">
      <w:pPr>
        <w:pStyle w:val="CommentText"/>
      </w:pPr>
      <w:r>
        <w:rPr>
          <w:rStyle w:val="CommentReference"/>
        </w:rPr>
        <w:annotationRef/>
      </w:r>
      <w:r>
        <w:t>Nets has pangs.</w:t>
      </w:r>
    </w:p>
  </w:comment>
  <w:comment w:id="152" w:author="Windows User" w:date="2015-02-08T19:57:00Z" w:initials="WU">
    <w:p w:rsidR="00E12AEC" w:rsidRDefault="00E12AEC">
      <w:pPr>
        <w:pStyle w:val="CommentText"/>
      </w:pPr>
      <w:r>
        <w:rPr>
          <w:rStyle w:val="CommentReference"/>
        </w:rPr>
        <w:annotationRef/>
      </w:r>
      <w:r>
        <w:t>Nets has tense change here rather than start of next vs. Brenton too.</w:t>
      </w:r>
    </w:p>
  </w:comment>
  <w:comment w:id="153" w:author="Windows User" w:date="2015-02-08T19:57:00Z" w:initials="WU">
    <w:p w:rsidR="00E12AEC" w:rsidRDefault="00E12AEC">
      <w:pPr>
        <w:pStyle w:val="CommentText"/>
      </w:pPr>
      <w:r>
        <w:rPr>
          <w:rStyle w:val="CommentReference"/>
        </w:rPr>
        <w:annotationRef/>
      </w:r>
      <w:r>
        <w:t xml:space="preserve">reign? king? reign as king? tense? shall reign? </w:t>
      </w:r>
    </w:p>
  </w:comment>
  <w:comment w:id="154" w:author="Windows User" w:date="2015-02-08T19:57:00Z" w:initials="WU">
    <w:p w:rsidR="00E12AEC" w:rsidRDefault="00E12AEC">
      <w:pPr>
        <w:pStyle w:val="CommentText"/>
      </w:pPr>
      <w:r>
        <w:rPr>
          <w:rStyle w:val="CommentReference"/>
        </w:rPr>
        <w:annotationRef/>
      </w:r>
      <w:r>
        <w:t>What does the Coptic say? Is it something like this?</w:t>
      </w:r>
    </w:p>
  </w:comment>
  <w:comment w:id="155" w:author="Windows User" w:date="2015-02-08T19:57:00Z" w:initials="WU">
    <w:p w:rsidR="00E12AEC" w:rsidRDefault="00E12AEC">
      <w:pPr>
        <w:pStyle w:val="CommentText"/>
      </w:pPr>
      <w:r>
        <w:rPr>
          <w:rStyle w:val="CommentReference"/>
        </w:rPr>
        <w:annotationRef/>
      </w:r>
      <w:r>
        <w:t>For? or Since?</w:t>
      </w:r>
    </w:p>
  </w:comment>
  <w:comment w:id="156" w:author="Windows User" w:date="2015-02-08T19:57:00Z" w:initials="WU">
    <w:p w:rsidR="00E12AEC" w:rsidRDefault="00E12AEC">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E12AEC" w:rsidRDefault="00E12AEC">
      <w:pPr>
        <w:pStyle w:val="CommentText"/>
      </w:pPr>
      <w:r>
        <w:rPr>
          <w:rStyle w:val="CommentReference"/>
        </w:rPr>
        <w:annotationRef/>
      </w:r>
      <w:r>
        <w:t>The NETS phrasing seems to me the only way to reconcile the other translations.</w:t>
      </w:r>
    </w:p>
  </w:comment>
  <w:comment w:id="158" w:author="Windows User" w:date="2015-02-08T19:57:00Z" w:initials="WU">
    <w:p w:rsidR="00E12AEC" w:rsidRDefault="00E12AEC">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E12AEC" w:rsidRDefault="00E12AEC">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E12AEC" w:rsidRDefault="00E12AEC">
      <w:pPr>
        <w:pStyle w:val="CommentText"/>
      </w:pPr>
      <w:r>
        <w:rPr>
          <w:rStyle w:val="CommentReference"/>
        </w:rPr>
        <w:annotationRef/>
      </w:r>
      <w:r>
        <w:t>path or walkway?</w:t>
      </w:r>
    </w:p>
  </w:comment>
  <w:comment w:id="166" w:author="Brett Slote" w:date="2011-10-06T14:56:00Z" w:initials="BS">
    <w:p w:rsidR="00E12AEC" w:rsidRDefault="00E12AEC">
      <w:pPr>
        <w:pStyle w:val="CommentText"/>
      </w:pPr>
      <w:r>
        <w:rPr>
          <w:rStyle w:val="CommentReference"/>
        </w:rPr>
        <w:annotationRef/>
      </w:r>
      <w:r>
        <w:t>needs : at least to indicate breaks in tune</w:t>
      </w:r>
    </w:p>
  </w:comment>
  <w:comment w:id="167" w:author="Windows User" w:date="2015-02-08T20:00:00Z" w:initials="WU">
    <w:p w:rsidR="00E12AEC" w:rsidRDefault="00E12AEC">
      <w:pPr>
        <w:pStyle w:val="CommentText"/>
      </w:pPr>
      <w:r>
        <w:rPr>
          <w:rStyle w:val="CommentReference"/>
        </w:rPr>
        <w:annotationRef/>
      </w:r>
      <w:r>
        <w:t>miraculous, or something closer to paradoxical but sounding good?</w:t>
      </w:r>
    </w:p>
  </w:comment>
  <w:comment w:id="168" w:author="Windows User" w:date="2015-02-08T20:00:00Z" w:initials="WU">
    <w:p w:rsidR="00E12AEC" w:rsidRDefault="00E12AEC">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E12AEC" w:rsidRDefault="00E12AEC">
      <w:pPr>
        <w:pStyle w:val="CommentText"/>
      </w:pPr>
      <w:r>
        <w:rPr>
          <w:rStyle w:val="CommentReference"/>
        </w:rPr>
        <w:annotationRef/>
      </w:r>
      <w:r>
        <w:t>praising or singing?</w:t>
      </w:r>
    </w:p>
  </w:comment>
  <w:comment w:id="170" w:author="Windows User" w:date="2015-02-08T20:00:00Z" w:initials="WU">
    <w:p w:rsidR="00E12AEC" w:rsidRDefault="00E12AEC">
      <w:pPr>
        <w:pStyle w:val="CommentText"/>
      </w:pPr>
      <w:r>
        <w:rPr>
          <w:rStyle w:val="CommentReference"/>
        </w:rPr>
        <w:annotationRef/>
      </w:r>
      <w:r>
        <w:t>I think this should be sing to</w:t>
      </w:r>
    </w:p>
  </w:comment>
  <w:comment w:id="178" w:author="Windows User" w:date="2015-02-08T20:06:00Z" w:initials="BS">
    <w:p w:rsidR="00E12AEC" w:rsidRDefault="00E12AEC">
      <w:pPr>
        <w:pStyle w:val="CommentText"/>
      </w:pPr>
      <w:r>
        <w:rPr>
          <w:rStyle w:val="CommentReference"/>
        </w:rPr>
        <w:annotationRef/>
      </w:r>
      <w:r>
        <w:t>both Brenton and NETS have "understanding"</w:t>
      </w:r>
    </w:p>
  </w:comment>
  <w:comment w:id="179" w:author="Windows User" w:date="2015-02-08T20:06:00Z" w:initials="BS">
    <w:p w:rsidR="00E12AEC" w:rsidRDefault="00E12AEC">
      <w:pPr>
        <w:pStyle w:val="CommentText"/>
      </w:pPr>
      <w:r>
        <w:rPr>
          <w:rStyle w:val="CommentReference"/>
        </w:rPr>
        <w:annotationRef/>
      </w:r>
      <w:r>
        <w:t>NETS just has made</w:t>
      </w:r>
    </w:p>
  </w:comment>
  <w:comment w:id="180" w:author="Windows User" w:date="2015-02-08T20:06:00Z" w:initials="BS">
    <w:p w:rsidR="00E12AEC" w:rsidRDefault="00E12AEC">
      <w:pPr>
        <w:pStyle w:val="CommentText"/>
      </w:pPr>
      <w:r>
        <w:rPr>
          <w:rStyle w:val="CommentReference"/>
        </w:rPr>
        <w:annotationRef/>
      </w:r>
      <w:r>
        <w:t>does Coptic have "alone"?</w:t>
      </w:r>
    </w:p>
  </w:comment>
  <w:comment w:id="181" w:author="Windows User" w:date="2015-02-08T20:06:00Z" w:initials="BS">
    <w:p w:rsidR="00E12AEC" w:rsidRDefault="00E12AEC">
      <w:pPr>
        <w:pStyle w:val="CommentText"/>
      </w:pPr>
      <w:r>
        <w:rPr>
          <w:rStyle w:val="CommentReference"/>
        </w:rPr>
        <w:annotationRef/>
      </w:r>
      <w:r>
        <w:t>NETS "have authority". Maybe 'govern' would fit connotations better than rule?</w:t>
      </w:r>
    </w:p>
  </w:comment>
  <w:comment w:id="182" w:author="Windows User" w:date="2015-02-08T20:06:00Z" w:initials="BS">
    <w:p w:rsidR="00E12AEC" w:rsidRDefault="00E12AEC">
      <w:pPr>
        <w:pStyle w:val="CommentText"/>
      </w:pPr>
      <w:r>
        <w:rPr>
          <w:rStyle w:val="CommentReference"/>
        </w:rPr>
        <w:annotationRef/>
      </w:r>
      <w:r>
        <w:t>NETS has 'raised'. Makes more sense?</w:t>
      </w:r>
    </w:p>
  </w:comment>
  <w:comment w:id="183" w:author="Windows User" w:date="2015-02-08T20:06:00Z" w:initials="BS">
    <w:p w:rsidR="00E12AEC" w:rsidRDefault="00E12AEC">
      <w:pPr>
        <w:pStyle w:val="CommentText"/>
      </w:pPr>
      <w:r>
        <w:rPr>
          <w:rStyle w:val="CommentReference"/>
        </w:rPr>
        <w:annotationRef/>
      </w:r>
      <w:r>
        <w:t>into?</w:t>
      </w:r>
    </w:p>
  </w:comment>
  <w:comment w:id="189" w:author="Windows User" w:date="2015-02-08T20:09:00Z" w:initials="BS">
    <w:p w:rsidR="00E12AEC" w:rsidRDefault="00E12AEC">
      <w:pPr>
        <w:pStyle w:val="CommentText"/>
      </w:pPr>
      <w:r>
        <w:rPr>
          <w:rStyle w:val="CommentReference"/>
        </w:rPr>
        <w:annotationRef/>
      </w:r>
      <w:r>
        <w:t>clearly the missing vs above belongs</w:t>
      </w:r>
    </w:p>
  </w:comment>
  <w:comment w:id="196" w:author="Windows User" w:date="2015-02-08T20:11:00Z" w:initials="BS">
    <w:p w:rsidR="00E12AEC" w:rsidRDefault="00E12AEC">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E12AEC" w:rsidRDefault="00E12AEC">
      <w:pPr>
        <w:pStyle w:val="CommentText"/>
      </w:pPr>
      <w:r>
        <w:rPr>
          <w:rStyle w:val="CommentReference"/>
        </w:rPr>
        <w:annotationRef/>
      </w:r>
      <w:r>
        <w:t>heavens?</w:t>
      </w:r>
    </w:p>
  </w:comment>
  <w:comment w:id="198" w:author="Windows User" w:date="2015-02-08T20:11:00Z" w:initials="BS">
    <w:p w:rsidR="00E12AEC" w:rsidRDefault="00E12AEC">
      <w:pPr>
        <w:pStyle w:val="CommentText"/>
      </w:pPr>
      <w:r>
        <w:rPr>
          <w:rStyle w:val="CommentReference"/>
        </w:rPr>
        <w:annotationRef/>
      </w:r>
      <w:r>
        <w:t>NETS omits clouds</w:t>
      </w:r>
    </w:p>
  </w:comment>
  <w:comment w:id="199" w:author="Windows User" w:date="2015-02-08T20:11:00Z" w:initials="BS">
    <w:p w:rsidR="00E12AEC" w:rsidRDefault="00E12AEC">
      <w:pPr>
        <w:pStyle w:val="CommentText"/>
      </w:pPr>
      <w:r>
        <w:rPr>
          <w:rStyle w:val="CommentReference"/>
        </w:rPr>
        <w:annotationRef/>
      </w:r>
      <w:r>
        <w:t>NETS omits this vs</w:t>
      </w:r>
    </w:p>
  </w:comment>
  <w:comment w:id="200" w:author="Windows User" w:date="2015-02-08T20:11:00Z" w:initials="BS">
    <w:p w:rsidR="00E12AEC" w:rsidRDefault="00E12AEC">
      <w:pPr>
        <w:pStyle w:val="CommentText"/>
      </w:pPr>
      <w:r>
        <w:rPr>
          <w:rStyle w:val="CommentReference"/>
        </w:rPr>
        <w:annotationRef/>
      </w:r>
      <w:r>
        <w:t>NETS has falling snow which matches AI hoar frosts.</w:t>
      </w:r>
    </w:p>
  </w:comment>
  <w:comment w:id="201" w:author="Windows User" w:date="2015-02-08T20:11:00Z" w:initials="BS">
    <w:p w:rsidR="00E12AEC" w:rsidRDefault="00E12AEC">
      <w:pPr>
        <w:pStyle w:val="CommentText"/>
      </w:pPr>
      <w:r>
        <w:rPr>
          <w:rStyle w:val="CommentReference"/>
        </w:rPr>
        <w:annotationRef/>
      </w:r>
      <w:r>
        <w:t>reversed ice and hoarfrosts of this vs and last to match NETS. Coptic?</w:t>
      </w:r>
    </w:p>
  </w:comment>
  <w:comment w:id="202" w:author="Windows User" w:date="2015-02-08T20:11:00Z" w:initials="BS">
    <w:p w:rsidR="00E12AEC" w:rsidRDefault="00E12AEC">
      <w:pPr>
        <w:pStyle w:val="CommentText"/>
      </w:pPr>
      <w:r>
        <w:rPr>
          <w:rStyle w:val="CommentReference"/>
        </w:rPr>
        <w:annotationRef/>
      </w:r>
      <w:r>
        <w:t>NETS switches this vs with next</w:t>
      </w:r>
    </w:p>
  </w:comment>
  <w:comment w:id="203" w:author="Windows User" w:date="2015-02-08T20:11:00Z" w:initials="BS">
    <w:p w:rsidR="00E12AEC" w:rsidRDefault="00E12AEC">
      <w:pPr>
        <w:pStyle w:val="CommentText"/>
      </w:pPr>
      <w:r>
        <w:rPr>
          <w:rStyle w:val="CommentReference"/>
        </w:rPr>
        <w:annotationRef/>
      </w:r>
      <w:r>
        <w:t>NETS has sea-monsters</w:t>
      </w:r>
    </w:p>
  </w:comment>
  <w:comment w:id="204" w:author="Windows User" w:date="2015-02-08T20:11:00Z" w:initials="BS">
    <w:p w:rsidR="00E12AEC" w:rsidRDefault="00E12AEC">
      <w:pPr>
        <w:pStyle w:val="CommentText"/>
      </w:pPr>
      <w:r>
        <w:rPr>
          <w:rStyle w:val="CommentReference"/>
        </w:rPr>
        <w:annotationRef/>
      </w:r>
      <w:r>
        <w:t>NETS has four-footed and wild animals of the land</w:t>
      </w:r>
    </w:p>
  </w:comment>
  <w:comment w:id="205" w:author="Windows User" w:date="2015-02-08T20:11:00Z" w:initials="BS">
    <w:p w:rsidR="00E12AEC" w:rsidRDefault="00E12AEC">
      <w:pPr>
        <w:pStyle w:val="CommentText"/>
      </w:pPr>
      <w:r>
        <w:rPr>
          <w:rStyle w:val="CommentReference"/>
        </w:rPr>
        <w:annotationRef/>
      </w:r>
      <w:r>
        <w:t>NETS has all humans on earth</w:t>
      </w:r>
    </w:p>
  </w:comment>
  <w:comment w:id="206" w:author="Windows User" w:date="2015-02-08T20:11:00Z" w:initials="BS">
    <w:p w:rsidR="00E12AEC" w:rsidRDefault="00E12AEC">
      <w:pPr>
        <w:pStyle w:val="CommentText"/>
      </w:pPr>
      <w:r>
        <w:rPr>
          <w:rStyle w:val="CommentReference"/>
        </w:rPr>
        <w:annotationRef/>
      </w:r>
      <w:r>
        <w:t>NETS has "priests, slaves of the Lord", then omits next vs.</w:t>
      </w:r>
    </w:p>
  </w:comment>
  <w:comment w:id="207" w:author="Windows User" w:date="2015-02-08T20:11:00Z" w:initials="BS">
    <w:p w:rsidR="00E12AEC" w:rsidRDefault="00E12AEC">
      <w:pPr>
        <w:pStyle w:val="CommentText"/>
      </w:pPr>
      <w:r>
        <w:rPr>
          <w:rStyle w:val="CommentReference"/>
        </w:rPr>
        <w:annotationRef/>
      </w:r>
      <w:r>
        <w:t>NETS ends quite differently</w:t>
      </w:r>
    </w:p>
  </w:comment>
  <w:comment w:id="213" w:author="Brett Slote" w:date="2011-10-06T14:56:00Z" w:initials="BS">
    <w:p w:rsidR="00E12AEC" w:rsidRDefault="00E12AEC">
      <w:pPr>
        <w:pStyle w:val="CommentText"/>
      </w:pPr>
      <w:r>
        <w:rPr>
          <w:rStyle w:val="CommentReference"/>
        </w:rPr>
        <w:annotationRef/>
      </w:r>
      <w:r>
        <w:t>These should be broken into lines with the tune!</w:t>
      </w:r>
    </w:p>
  </w:comment>
  <w:comment w:id="214" w:author="Windows User" w:date="2015-02-08T20:12:00Z" w:initials="BS">
    <w:p w:rsidR="00E12AEC" w:rsidRDefault="00E12AEC">
      <w:pPr>
        <w:pStyle w:val="CommentText"/>
      </w:pPr>
      <w:r>
        <w:rPr>
          <w:rStyle w:val="CommentReference"/>
        </w:rPr>
        <w:annotationRef/>
      </w:r>
      <w:r>
        <w:t>giver, or maker?</w:t>
      </w:r>
    </w:p>
  </w:comment>
  <w:comment w:id="215" w:author="Windows User" w:date="2015-02-08T20:12:00Z" w:initials="BS">
    <w:p w:rsidR="00E12AEC" w:rsidRDefault="00E12AEC">
      <w:pPr>
        <w:pStyle w:val="CommentText"/>
      </w:pPr>
      <w:r>
        <w:rPr>
          <w:rStyle w:val="CommentReference"/>
        </w:rPr>
        <w:annotationRef/>
      </w:r>
      <w:r>
        <w:t>even NETS has Hananias</w:t>
      </w:r>
    </w:p>
  </w:comment>
  <w:comment w:id="216" w:author="Windows User" w:date="2015-02-08T20:12:00Z" w:initials="BS">
    <w:p w:rsidR="00E12AEC" w:rsidRDefault="00E12AEC">
      <w:pPr>
        <w:pStyle w:val="CommentText"/>
      </w:pPr>
      <w:r>
        <w:rPr>
          <w:rStyle w:val="CommentReference"/>
        </w:rPr>
        <w:annotationRef/>
      </w:r>
      <w:r>
        <w:t>does Coptic have evening first?</w:t>
      </w:r>
    </w:p>
  </w:comment>
  <w:comment w:id="217" w:author="Windows User" w:date="2015-02-08T20:12:00Z" w:initials="BS">
    <w:p w:rsidR="00E12AEC" w:rsidRDefault="00E12AEC">
      <w:pPr>
        <w:pStyle w:val="CommentText"/>
      </w:pPr>
      <w:r>
        <w:rPr>
          <w:rStyle w:val="CommentReference"/>
        </w:rPr>
        <w:annotationRef/>
      </w:r>
      <w:r>
        <w:t>Coptic doesn't have "Our God"</w:t>
      </w:r>
    </w:p>
  </w:comment>
  <w:comment w:id="218" w:author="Windows User" w:date="2015-02-08T20:12:00Z" w:initials="BS">
    <w:p w:rsidR="00E12AEC" w:rsidRDefault="00E12AEC">
      <w:pPr>
        <w:pStyle w:val="CommentText"/>
      </w:pPr>
      <w:r>
        <w:rPr>
          <w:rStyle w:val="CommentReference"/>
        </w:rPr>
        <w:annotationRef/>
      </w:r>
      <w:r>
        <w:t>celebrate or proclaim?</w:t>
      </w:r>
    </w:p>
  </w:comment>
  <w:comment w:id="219" w:author="Windows User" w:date="2015-02-08T20:12:00Z" w:initials="BS">
    <w:p w:rsidR="00E12AEC" w:rsidRDefault="00E12AEC">
      <w:pPr>
        <w:pStyle w:val="CommentText"/>
      </w:pPr>
      <w:r>
        <w:rPr>
          <w:rStyle w:val="CommentReference"/>
        </w:rPr>
        <w:annotationRef/>
      </w:r>
      <w:r>
        <w:t>persevere or be sober?</w:t>
      </w:r>
    </w:p>
  </w:comment>
  <w:comment w:id="220" w:author="Windows User" w:date="2015-02-08T20:12:00Z" w:initials="BS">
    <w:p w:rsidR="00E12AEC" w:rsidRDefault="00E12AEC">
      <w:pPr>
        <w:pStyle w:val="CommentText"/>
      </w:pPr>
      <w:r>
        <w:rPr>
          <w:rStyle w:val="CommentReference"/>
        </w:rPr>
        <w:annotationRef/>
      </w:r>
      <w:r>
        <w:t>Coptic has presbyters, not priests (oweeb)</w:t>
      </w:r>
    </w:p>
  </w:comment>
  <w:comment w:id="221" w:author="Windows User" w:date="2015-02-08T20:12:00Z" w:initials="BS">
    <w:p w:rsidR="00E12AEC" w:rsidRDefault="00E12AEC">
      <w:pPr>
        <w:pStyle w:val="CommentText"/>
      </w:pPr>
      <w:r>
        <w:rPr>
          <w:rStyle w:val="CommentReference"/>
        </w:rPr>
        <w:annotationRef/>
      </w:r>
      <w:r>
        <w:t>esmo is bless, not praise...</w:t>
      </w:r>
    </w:p>
  </w:comment>
  <w:comment w:id="222" w:author="Windows User" w:date="2015-02-08T20:12:00Z" w:initials="BS">
    <w:p w:rsidR="00E12AEC" w:rsidRDefault="00E12AEC">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E12AEC" w:rsidRDefault="00E12AEC">
      <w:pPr>
        <w:pStyle w:val="CommentText"/>
      </w:pPr>
      <w:r>
        <w:rPr>
          <w:rStyle w:val="CommentReference"/>
        </w:rPr>
        <w:annotationRef/>
      </w:r>
      <w:r>
        <w:t>Is LA right with breaths and spirits?</w:t>
      </w:r>
    </w:p>
  </w:comment>
  <w:comment w:id="224" w:author="Windows User" w:date="2015-02-08T20:12:00Z" w:initials="BS">
    <w:p w:rsidR="00E12AEC" w:rsidRDefault="00E12AEC">
      <w:pPr>
        <w:pStyle w:val="CommentText"/>
      </w:pPr>
      <w:r>
        <w:rPr>
          <w:rStyle w:val="CommentReference"/>
        </w:rPr>
        <w:annotationRef/>
      </w:r>
      <w:r>
        <w:t>doesn't look like waters... is it ssea?</w:t>
      </w:r>
    </w:p>
  </w:comment>
  <w:comment w:id="225" w:author="Windows User" w:date="2015-02-08T20:12:00Z" w:initials="BS">
    <w:p w:rsidR="00E12AEC" w:rsidRDefault="00E12AEC">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E12AEC" w:rsidRDefault="00E12AEC">
      <w:pPr>
        <w:pStyle w:val="CommentText"/>
      </w:pPr>
      <w:r>
        <w:rPr>
          <w:rStyle w:val="CommentReference"/>
        </w:rPr>
        <w:annotationRef/>
      </w:r>
      <w:r>
        <w:t>disobedient? heretics?</w:t>
      </w:r>
    </w:p>
  </w:comment>
  <w:comment w:id="227" w:author="Windows User" w:date="2015-02-08T20:12:00Z" w:initials="BS">
    <w:p w:rsidR="00E12AEC" w:rsidRDefault="00E12AEC">
      <w:pPr>
        <w:pStyle w:val="CommentText"/>
      </w:pPr>
      <w:r>
        <w:rPr>
          <w:rStyle w:val="CommentReference"/>
        </w:rPr>
        <w:annotationRef/>
      </w:r>
      <w:r>
        <w:t>souls or spirits?</w:t>
      </w:r>
    </w:p>
  </w:comment>
  <w:comment w:id="228" w:author="Windows User" w:date="2015-02-08T20:12:00Z" w:initials="BS">
    <w:p w:rsidR="00E12AEC" w:rsidRDefault="00E12AEC">
      <w:pPr>
        <w:pStyle w:val="CommentText"/>
      </w:pPr>
      <w:r>
        <w:rPr>
          <w:rStyle w:val="CommentReference"/>
        </w:rPr>
        <w:annotationRef/>
      </w:r>
      <w:r>
        <w:t>humble or contrite?</w:t>
      </w:r>
    </w:p>
  </w:comment>
  <w:comment w:id="229" w:author="Windows User" w:date="2015-02-08T20:12:00Z" w:initials="BS">
    <w:p w:rsidR="00E12AEC" w:rsidRDefault="00E12AEC">
      <w:pPr>
        <w:pStyle w:val="CommentText"/>
      </w:pPr>
      <w:r>
        <w:rPr>
          <w:rStyle w:val="CommentReference"/>
        </w:rPr>
        <w:annotationRef/>
      </w:r>
      <w:r>
        <w:t>hearts?</w:t>
      </w:r>
    </w:p>
  </w:comment>
  <w:comment w:id="230" w:author="Windows User" w:date="2015-02-08T20:12:00Z" w:initials="BS">
    <w:p w:rsidR="00E12AEC" w:rsidRDefault="00E12AEC">
      <w:pPr>
        <w:pStyle w:val="CommentText"/>
      </w:pPr>
      <w:r>
        <w:rPr>
          <w:rStyle w:val="CommentReference"/>
        </w:rPr>
        <w:annotationRef/>
      </w:r>
      <w:r>
        <w:t>this or LA?</w:t>
      </w:r>
    </w:p>
  </w:comment>
  <w:comment w:id="231" w:author="Windows User" w:date="2015-02-08T20:12:00Z" w:initials="BS">
    <w:p w:rsidR="00E12AEC" w:rsidRDefault="00E12AEC">
      <w:pPr>
        <w:pStyle w:val="CommentText"/>
      </w:pPr>
      <w:r>
        <w:rPr>
          <w:rStyle w:val="CommentReference"/>
        </w:rPr>
        <w:annotationRef/>
      </w:r>
      <w:r>
        <w:t>righteous of, or who revere</w:t>
      </w:r>
    </w:p>
  </w:comment>
  <w:comment w:id="232" w:author="Windows User" w:date="2015-02-08T20:12:00Z" w:initials="BS">
    <w:p w:rsidR="00E12AEC" w:rsidRDefault="00E12AEC">
      <w:pPr>
        <w:pStyle w:val="CommentText"/>
      </w:pPr>
      <w:r>
        <w:rPr>
          <w:rStyle w:val="CommentReference"/>
        </w:rPr>
        <w:annotationRef/>
      </w:r>
      <w:r>
        <w:t>this, or accountable? or something else?</w:t>
      </w:r>
    </w:p>
  </w:comment>
  <w:comment w:id="233" w:author="Windows User" w:date="2015-02-08T20:12:00Z" w:initials="BS">
    <w:p w:rsidR="00E12AEC" w:rsidRDefault="00E12AEC">
      <w:pPr>
        <w:pStyle w:val="CommentText"/>
      </w:pPr>
      <w:r>
        <w:rPr>
          <w:rStyle w:val="CommentReference"/>
        </w:rPr>
        <w:annotationRef/>
      </w:r>
      <w:r>
        <w:t>that he may praise and say?</w:t>
      </w:r>
    </w:p>
  </w:comment>
  <w:comment w:id="245" w:author="Brett Slote" w:date="2011-10-06T14:56:00Z" w:initials="BS">
    <w:p w:rsidR="00E12AEC" w:rsidRDefault="00E12AEC">
      <w:pPr>
        <w:pStyle w:val="CommentText"/>
      </w:pPr>
      <w:r>
        <w:rPr>
          <w:rStyle w:val="CommentReference"/>
        </w:rPr>
        <w:annotationRef/>
      </w:r>
      <w:r>
        <w:t>Fred wants 'O' here, saying it matches the Coptic... but it isn't in the Coptic!</w:t>
      </w:r>
    </w:p>
  </w:comment>
  <w:comment w:id="246" w:author="Windows User" w:date="2015-02-08T20:16:00Z" w:initials="BS">
    <w:p w:rsidR="00E12AEC" w:rsidRDefault="00E12AEC" w:rsidP="00F977F1">
      <w:pPr>
        <w:pStyle w:val="CommentText"/>
      </w:pPr>
      <w:r>
        <w:rPr>
          <w:rStyle w:val="CommentReference"/>
        </w:rPr>
        <w:annotationRef/>
      </w:r>
      <w:r>
        <w:t>why do books not have a vs for the bishop???</w:t>
      </w:r>
    </w:p>
  </w:comment>
  <w:comment w:id="247" w:author="Windows User" w:date="2015-02-08T20:16:00Z" w:initials="BS">
    <w:p w:rsidR="00E12AEC" w:rsidRDefault="00E12AEC">
      <w:pPr>
        <w:pStyle w:val="CommentText"/>
      </w:pPr>
      <w:r>
        <w:rPr>
          <w:rStyle w:val="CommentReference"/>
        </w:rPr>
        <w:annotationRef/>
      </w:r>
      <w:r>
        <w:t>add</w:t>
      </w:r>
    </w:p>
  </w:comment>
  <w:comment w:id="250" w:author="Windows User" w:date="2015-02-08T20:17:00Z" w:initials="BS">
    <w:p w:rsidR="00E12AEC" w:rsidRDefault="00E12AEC"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E12AEC" w:rsidRDefault="00E12AEC" w:rsidP="00F977F1">
      <w:pPr>
        <w:pStyle w:val="CommentText"/>
      </w:pPr>
      <w:r>
        <w:rPr>
          <w:rStyle w:val="CommentReference"/>
        </w:rPr>
        <w:annotationRef/>
      </w:r>
      <w:r>
        <w:t>Communion or commemor</w:t>
      </w:r>
      <w:r>
        <w:t>a</w:t>
      </w:r>
      <w:r>
        <w:t>tion?</w:t>
      </w:r>
    </w:p>
  </w:comment>
  <w:comment w:id="252" w:author="Brett Slote" w:date="2015-02-08T20:18:00Z" w:initials="BS">
    <w:p w:rsidR="00E12AEC" w:rsidRDefault="00E12AEC"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E12AEC" w:rsidRDefault="00E12AE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E12AEC" w:rsidRDefault="00E12AEC">
      <w:pPr>
        <w:pStyle w:val="CommentText"/>
      </w:pPr>
      <w:r>
        <w:rPr>
          <w:rStyle w:val="CommentReference"/>
        </w:rPr>
        <w:annotationRef/>
      </w:r>
      <w:r>
        <w:t>Godhead or  Divinity?</w:t>
      </w:r>
    </w:p>
  </w:comment>
  <w:comment w:id="257" w:author="Windows User" w:date="2015-02-08T20:30:00Z" w:initials="BS">
    <w:p w:rsidR="00E12AEC" w:rsidRDefault="00E12AEC">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E12AEC" w:rsidRDefault="00E12AEC">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E12AEC" w:rsidRDefault="00E12AEC">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E12AEC" w:rsidRDefault="00E12AEC">
      <w:pPr>
        <w:pStyle w:val="CommentText"/>
      </w:pPr>
      <w:r>
        <w:rPr>
          <w:rStyle w:val="CommentReference"/>
        </w:rPr>
        <w:annotationRef/>
      </w:r>
      <w:r>
        <w:t>bless or praise? inconsistent rendering of esmo</w:t>
      </w:r>
    </w:p>
  </w:comment>
  <w:comment w:id="274" w:author="Windows User" w:date="2015-02-08T20:35:00Z" w:initials="BS">
    <w:p w:rsidR="00E12AEC" w:rsidRDefault="00E12AEC">
      <w:pPr>
        <w:pStyle w:val="CommentText"/>
      </w:pPr>
      <w:r>
        <w:rPr>
          <w:rStyle w:val="CommentReference"/>
        </w:rPr>
        <w:annotationRef/>
      </w:r>
      <w:r>
        <w:t>MT (KJV) and Ra lack. NETS has and so does Coptic.</w:t>
      </w:r>
    </w:p>
  </w:comment>
  <w:comment w:id="275" w:author="Windows User" w:date="2015-02-08T20:35:00Z" w:initials="BS">
    <w:p w:rsidR="00E12AEC" w:rsidRDefault="00E12AEC">
      <w:pPr>
        <w:pStyle w:val="CommentText"/>
      </w:pPr>
      <w:r>
        <w:rPr>
          <w:rStyle w:val="CommentReference"/>
        </w:rPr>
        <w:annotationRef/>
      </w:r>
      <w:r>
        <w:t>this structure rather than just a list is probably a KJVism...</w:t>
      </w:r>
    </w:p>
  </w:comment>
  <w:comment w:id="276" w:author="Windows User" w:date="2015-02-08T20:35:00Z" w:initials="BS">
    <w:p w:rsidR="00E12AEC" w:rsidRDefault="00E12AEC">
      <w:pPr>
        <w:pStyle w:val="CommentText"/>
      </w:pPr>
      <w:r>
        <w:rPr>
          <w:rStyle w:val="CommentReference"/>
        </w:rPr>
        <w:annotationRef/>
      </w:r>
      <w:r>
        <w:t>Coptic varies greatly from NETS</w:t>
      </w:r>
    </w:p>
  </w:comment>
  <w:comment w:id="282" w:author="Windows User" w:date="2015-02-08T20:36:00Z" w:initials="BS">
    <w:p w:rsidR="00E12AEC" w:rsidRDefault="00E12AEC">
      <w:pPr>
        <w:pStyle w:val="CommentText"/>
      </w:pPr>
      <w:r>
        <w:rPr>
          <w:rStyle w:val="CommentReference"/>
        </w:rPr>
        <w:annotationRef/>
      </w:r>
      <w:r>
        <w:t>NETS has dance... also drum &amp; harp...</w:t>
      </w:r>
    </w:p>
  </w:comment>
  <w:comment w:id="283" w:author="Windows User" w:date="2015-02-08T20:36:00Z" w:initials="BS">
    <w:p w:rsidR="00E12AEC" w:rsidRDefault="00E12AEC">
      <w:pPr>
        <w:pStyle w:val="CommentText"/>
      </w:pPr>
      <w:r>
        <w:rPr>
          <w:rStyle w:val="CommentReference"/>
        </w:rPr>
        <w:annotationRef/>
      </w:r>
      <w:r>
        <w:t>NETS and LA have boast in glory...</w:t>
      </w:r>
    </w:p>
  </w:comment>
  <w:comment w:id="284" w:author="Windows User" w:date="2015-02-08T20:36:00Z" w:initials="BS">
    <w:p w:rsidR="00E12AEC" w:rsidRDefault="00E12AEC">
      <w:pPr>
        <w:pStyle w:val="CommentText"/>
      </w:pPr>
      <w:r>
        <w:rPr>
          <w:rStyle w:val="CommentReference"/>
        </w:rPr>
        <w:annotationRef/>
      </w:r>
      <w:r>
        <w:t>NETS has rejoice. Coptis looks to me like glorify... Sing aloud? Rejoice?</w:t>
      </w:r>
    </w:p>
  </w:comment>
  <w:comment w:id="285" w:author="Windows User" w:date="2015-02-08T20:36:00Z" w:initials="BS">
    <w:p w:rsidR="00E12AEC" w:rsidRDefault="00E12AEC">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E12AEC" w:rsidRDefault="00E12AEC">
      <w:pPr>
        <w:pStyle w:val="CommentText"/>
      </w:pPr>
      <w:r>
        <w:rPr>
          <w:rStyle w:val="CommentReference"/>
        </w:rPr>
        <w:annotationRef/>
      </w:r>
      <w:r>
        <w:t>NETS has rebukes. punishments?</w:t>
      </w:r>
    </w:p>
  </w:comment>
  <w:comment w:id="292" w:author="Windows User" w:date="2015-02-08T20:36:00Z" w:initials="BS">
    <w:p w:rsidR="00E12AEC" w:rsidRDefault="00E12AEC">
      <w:pPr>
        <w:pStyle w:val="CommentText"/>
      </w:pPr>
      <w:r>
        <w:rPr>
          <w:rStyle w:val="CommentReference"/>
        </w:rPr>
        <w:annotationRef/>
      </w:r>
      <w:r>
        <w:t>psaltry? or lyre?</w:t>
      </w:r>
    </w:p>
  </w:comment>
  <w:comment w:id="293" w:author="Windows User" w:date="2015-02-08T20:36:00Z" w:initials="BS">
    <w:p w:rsidR="00E12AEC" w:rsidRDefault="00E12AEC">
      <w:pPr>
        <w:pStyle w:val="CommentText"/>
      </w:pPr>
      <w:r>
        <w:rPr>
          <w:rStyle w:val="CommentReference"/>
        </w:rPr>
        <w:annotationRef/>
      </w:r>
      <w:r>
        <w:t>NETS has drum and dance.</w:t>
      </w:r>
    </w:p>
  </w:comment>
  <w:comment w:id="304" w:author="Windows User" w:date="2015-02-08T20:47:00Z" w:initials="BS">
    <w:p w:rsidR="00E12AEC" w:rsidRDefault="00E12AEC">
      <w:pPr>
        <w:pStyle w:val="CommentText"/>
      </w:pPr>
      <w:r>
        <w:rPr>
          <w:rStyle w:val="CommentReference"/>
        </w:rPr>
        <w:annotationRef/>
      </w:r>
      <w:r>
        <w:t>tense? praise or will praise?</w:t>
      </w:r>
    </w:p>
  </w:comment>
  <w:comment w:id="305" w:author="Windows User" w:date="2015-02-08T20:47:00Z" w:initials="BS">
    <w:p w:rsidR="00E12AEC" w:rsidRDefault="00E12AEC">
      <w:pPr>
        <w:pStyle w:val="CommentText"/>
      </w:pPr>
      <w:r>
        <w:rPr>
          <w:rStyle w:val="CommentReference"/>
        </w:rPr>
        <w:annotationRef/>
      </w:r>
      <w:r>
        <w:t>earth? land? creation?</w:t>
      </w:r>
    </w:p>
  </w:comment>
  <w:comment w:id="306" w:author="Windows User" w:date="2015-02-08T20:47:00Z" w:initials="BS">
    <w:p w:rsidR="00E12AEC" w:rsidRDefault="00E12AEC">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E12AEC" w:rsidRDefault="00E12AEC">
      <w:pPr>
        <w:pStyle w:val="CommentText"/>
      </w:pPr>
      <w:r>
        <w:rPr>
          <w:rStyle w:val="CommentReference"/>
        </w:rPr>
        <w:annotationRef/>
      </w:r>
      <w:r>
        <w:t>should either be diverse here or different elsewhere</w:t>
      </w:r>
    </w:p>
  </w:comment>
  <w:comment w:id="308" w:author="Windows User" w:date="2015-02-08T20:47:00Z" w:initials="BS">
    <w:p w:rsidR="00E12AEC" w:rsidRDefault="00E12AEC">
      <w:pPr>
        <w:pStyle w:val="CommentText"/>
      </w:pPr>
      <w:r>
        <w:rPr>
          <w:rStyle w:val="CommentReference"/>
        </w:rPr>
        <w:annotationRef/>
      </w:r>
      <w:r>
        <w:t>truth or righteousness? Or justice?</w:t>
      </w:r>
    </w:p>
  </w:comment>
  <w:comment w:id="309" w:author="Windows User" w:date="2015-02-08T20:47:00Z" w:initials="BS">
    <w:p w:rsidR="00E12AEC" w:rsidRDefault="00E12AEC">
      <w:pPr>
        <w:pStyle w:val="CommentText"/>
      </w:pPr>
      <w:r>
        <w:rPr>
          <w:rStyle w:val="CommentReference"/>
        </w:rPr>
        <w:annotationRef/>
      </w:r>
      <w:r>
        <w:t>patience or longsuffering?</w:t>
      </w:r>
    </w:p>
  </w:comment>
  <w:comment w:id="310" w:author="Windows User" w:date="2015-02-08T20:47:00Z" w:initials="BS">
    <w:p w:rsidR="00E12AEC" w:rsidRDefault="00E12AEC">
      <w:pPr>
        <w:pStyle w:val="CommentText"/>
      </w:pPr>
      <w:r>
        <w:rPr>
          <w:rStyle w:val="CommentReference"/>
        </w:rPr>
        <w:annotationRef/>
      </w:r>
      <w:r>
        <w:t>just "at the first watch"?</w:t>
      </w:r>
    </w:p>
  </w:comment>
  <w:comment w:id="311" w:author="Windows User" w:date="2015-02-08T20:47:00Z" w:initials="BS">
    <w:p w:rsidR="00E12AEC" w:rsidRDefault="00E12AEC">
      <w:pPr>
        <w:pStyle w:val="CommentText"/>
      </w:pPr>
      <w:r>
        <w:rPr>
          <w:rStyle w:val="CommentReference"/>
        </w:rPr>
        <w:annotationRef/>
      </w:r>
      <w:r>
        <w:t>sweet, or easy?</w:t>
      </w:r>
    </w:p>
  </w:comment>
  <w:comment w:id="312" w:author="Windows User" w:date="2015-02-08T20:47:00Z" w:initials="BS">
    <w:p w:rsidR="00E12AEC" w:rsidRDefault="00E12AEC">
      <w:pPr>
        <w:pStyle w:val="CommentText"/>
      </w:pPr>
      <w:r>
        <w:rPr>
          <w:rStyle w:val="CommentReference"/>
        </w:rPr>
        <w:annotationRef/>
      </w:r>
      <w:r>
        <w:t>less accurate than beloved, but sounds a lot better..</w:t>
      </w:r>
    </w:p>
  </w:comment>
  <w:comment w:id="313" w:author="Windows User" w:date="2015-02-08T20:47:00Z" w:initials="BS">
    <w:p w:rsidR="00E12AEC" w:rsidRDefault="00E12AEC">
      <w:pPr>
        <w:pStyle w:val="CommentText"/>
      </w:pPr>
      <w:r>
        <w:rPr>
          <w:rStyle w:val="CommentReference"/>
        </w:rPr>
        <w:annotationRef/>
      </w:r>
      <w:r>
        <w:t>sound better if omit of?</w:t>
      </w:r>
    </w:p>
  </w:comment>
  <w:comment w:id="314" w:author="Windows User" w:date="2015-02-08T20:47:00Z" w:initials="BS">
    <w:p w:rsidR="00E12AEC" w:rsidRDefault="00E12AEC">
      <w:pPr>
        <w:pStyle w:val="CommentText"/>
      </w:pPr>
      <w:r>
        <w:rPr>
          <w:rStyle w:val="CommentReference"/>
        </w:rPr>
        <w:annotationRef/>
      </w:r>
      <w:r>
        <w:t>truth, or righteousness?</w:t>
      </w:r>
    </w:p>
  </w:comment>
  <w:comment w:id="315" w:author="Windows User" w:date="2015-02-08T20:47:00Z" w:initials="BS">
    <w:p w:rsidR="00E12AEC" w:rsidRDefault="00E12AEC">
      <w:pPr>
        <w:pStyle w:val="CommentText"/>
      </w:pPr>
      <w:r>
        <w:rPr>
          <w:rStyle w:val="CommentReference"/>
        </w:rPr>
        <w:annotationRef/>
      </w:r>
      <w:r>
        <w:t>true, or perfecvt?</w:t>
      </w:r>
    </w:p>
  </w:comment>
  <w:comment w:id="316" w:author="Windows User" w:date="2015-02-08T20:50:00Z" w:initials="BS">
    <w:p w:rsidR="00E12AEC" w:rsidRDefault="00E12AEC">
      <w:pPr>
        <w:pStyle w:val="CommentText"/>
      </w:pPr>
      <w:r>
        <w:rPr>
          <w:rStyle w:val="CommentReference"/>
        </w:rPr>
        <w:annotationRef/>
      </w:r>
      <w:r>
        <w:t>and?</w:t>
      </w:r>
    </w:p>
  </w:comment>
  <w:comment w:id="317" w:author="Windows User" w:date="2015-02-08T20:50:00Z" w:initials="BS">
    <w:p w:rsidR="00E12AEC" w:rsidRDefault="00E12AEC">
      <w:pPr>
        <w:pStyle w:val="CommentText"/>
      </w:pPr>
      <w:r>
        <w:rPr>
          <w:rStyle w:val="CommentReference"/>
        </w:rPr>
        <w:annotationRef/>
      </w:r>
      <w:r>
        <w:t>gather is in first line in Coptic, but tune flows better here..</w:t>
      </w:r>
    </w:p>
  </w:comment>
  <w:comment w:id="318" w:author="Windows User" w:date="2015-02-08T20:50:00Z" w:initials="BS">
    <w:p w:rsidR="00E12AEC" w:rsidRDefault="00E12AEC">
      <w:pPr>
        <w:pStyle w:val="CommentText"/>
      </w:pPr>
      <w:r>
        <w:rPr>
          <w:rStyle w:val="CommentReference"/>
        </w:rPr>
        <w:annotationRef/>
      </w:r>
      <w:r>
        <w:t>will?</w:t>
      </w:r>
    </w:p>
  </w:comment>
  <w:comment w:id="319" w:author="Windows User" w:date="2015-02-08T20:50:00Z" w:initials="BS">
    <w:p w:rsidR="00E12AEC" w:rsidRDefault="00E12AEC">
      <w:pPr>
        <w:pStyle w:val="CommentText"/>
      </w:pPr>
      <w:r>
        <w:rPr>
          <w:rStyle w:val="CommentReference"/>
        </w:rPr>
        <w:annotationRef/>
      </w:r>
      <w:r>
        <w:t>save? keep? deliver?</w:t>
      </w:r>
    </w:p>
  </w:comment>
  <w:comment w:id="320" w:author="Windows User" w:date="2015-02-08T20:50:00Z" w:initials="BS">
    <w:p w:rsidR="00E12AEC" w:rsidRDefault="00E12AEC">
      <w:pPr>
        <w:pStyle w:val="CommentText"/>
      </w:pPr>
      <w:r>
        <w:rPr>
          <w:rStyle w:val="CommentReference"/>
        </w:rPr>
        <w:annotationRef/>
      </w:r>
      <w:r>
        <w:t>need a convention for making "ak ee". {}? bold?</w:t>
      </w:r>
    </w:p>
  </w:comment>
  <w:comment w:id="321" w:author="Windows User" w:date="2015-02-08T20:50:00Z" w:initials="BS">
    <w:p w:rsidR="00E12AEC" w:rsidRDefault="00E12AEC">
      <w:pPr>
        <w:pStyle w:val="CommentText"/>
      </w:pPr>
      <w:r>
        <w:rPr>
          <w:rStyle w:val="CommentReference"/>
        </w:rPr>
        <w:annotationRef/>
      </w:r>
      <w:r>
        <w:t>I like it better with "be" in... thoughts?</w:t>
      </w:r>
    </w:p>
  </w:comment>
  <w:comment w:id="331" w:author="Windows User" w:date="2015-02-08T20:52:00Z" w:initials="BS">
    <w:p w:rsidR="00E12AEC" w:rsidRDefault="00E12AEC">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E12AEC" w:rsidRDefault="00E12AEC">
      <w:pPr>
        <w:pStyle w:val="CommentText"/>
      </w:pPr>
      <w:r>
        <w:rPr>
          <w:rStyle w:val="CommentReference"/>
        </w:rPr>
        <w:annotationRef/>
      </w:r>
      <w:r>
        <w:t>does coptic bear out? Feels much more right to me.</w:t>
      </w:r>
    </w:p>
  </w:comment>
  <w:comment w:id="333" w:author="Windows User" w:date="2015-02-08T20:53:00Z" w:initials="BS">
    <w:p w:rsidR="00E12AEC" w:rsidRDefault="00E12AEC">
      <w:pPr>
        <w:pStyle w:val="CommentText"/>
      </w:pPr>
      <w:r>
        <w:rPr>
          <w:rStyle w:val="CommentReference"/>
        </w:rPr>
        <w:annotationRef/>
      </w:r>
      <w:r>
        <w:t>tense?</w:t>
      </w:r>
    </w:p>
  </w:comment>
  <w:comment w:id="334" w:author="Windows User" w:date="2015-02-08T20:53:00Z" w:initials="BS">
    <w:p w:rsidR="00E12AEC" w:rsidRDefault="00E12AEC">
      <w:pPr>
        <w:pStyle w:val="CommentText"/>
      </w:pPr>
      <w:r>
        <w:rPr>
          <w:rStyle w:val="CommentReference"/>
        </w:rPr>
        <w:annotationRef/>
      </w:r>
      <w:r>
        <w:t>exalt or magnify?</w:t>
      </w:r>
    </w:p>
  </w:comment>
  <w:comment w:id="335" w:author="Windows User" w:date="2015-02-08T20:53:00Z" w:initials="BS">
    <w:p w:rsidR="00E12AEC" w:rsidRDefault="00E12AEC">
      <w:pPr>
        <w:pStyle w:val="CommentText"/>
      </w:pPr>
      <w:r>
        <w:rPr>
          <w:rStyle w:val="CommentReference"/>
        </w:rPr>
        <w:annotationRef/>
      </w:r>
      <w:r>
        <w:t>or iwn?</w:t>
      </w:r>
    </w:p>
  </w:comment>
  <w:comment w:id="339" w:author="Windows User" w:date="2015-02-08T20:54:00Z" w:initials="BS">
    <w:p w:rsidR="00E12AEC" w:rsidRDefault="00E12AEC">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E12AEC" w:rsidRDefault="00E12AEC">
      <w:pPr>
        <w:pStyle w:val="CommentText"/>
      </w:pPr>
      <w:r>
        <w:rPr>
          <w:rStyle w:val="CommentReference"/>
        </w:rPr>
        <w:annotationRef/>
      </w:r>
      <w:r>
        <w:t>correct that no mention of nature?</w:t>
      </w:r>
    </w:p>
  </w:comment>
  <w:comment w:id="341" w:author="Windows User" w:date="2015-02-08T20:54:00Z" w:initials="BS">
    <w:p w:rsidR="00E12AEC" w:rsidRDefault="00E12AEC">
      <w:pPr>
        <w:pStyle w:val="CommentText"/>
      </w:pPr>
      <w:r>
        <w:rPr>
          <w:rStyle w:val="CommentReference"/>
        </w:rPr>
        <w:annotationRef/>
      </w:r>
      <w:r>
        <w:t>holy or pure? divinity or godhead?</w:t>
      </w:r>
    </w:p>
  </w:comment>
  <w:comment w:id="342" w:author="Windows User" w:date="2015-02-08T20:54:00Z" w:initials="BS">
    <w:p w:rsidR="00E12AEC" w:rsidRDefault="00E12AEC">
      <w:pPr>
        <w:pStyle w:val="CommentText"/>
      </w:pPr>
      <w:r>
        <w:rPr>
          <w:rStyle w:val="CommentReference"/>
        </w:rPr>
        <w:annotationRef/>
      </w:r>
      <w:r>
        <w:t>born or begotten? begotten without seeed or without mixture of substance?</w:t>
      </w:r>
    </w:p>
  </w:comment>
  <w:comment w:id="343" w:author="Windows User" w:date="2015-02-08T20:54:00Z" w:initials="BS">
    <w:p w:rsidR="00E12AEC" w:rsidRDefault="00E12AEC">
      <w:pPr>
        <w:pStyle w:val="CommentText"/>
      </w:pPr>
      <w:r>
        <w:rPr>
          <w:rStyle w:val="CommentReference"/>
        </w:rPr>
        <w:annotationRef/>
      </w:r>
      <w:r>
        <w:t>coessential or consubstantial?</w:t>
      </w:r>
    </w:p>
  </w:comment>
  <w:comment w:id="344" w:author="Windows User" w:date="2015-02-08T20:54:00Z" w:initials="BS">
    <w:p w:rsidR="00E12AEC" w:rsidRDefault="00E12AEC">
      <w:pPr>
        <w:pStyle w:val="CommentText"/>
      </w:pPr>
      <w:r>
        <w:rPr>
          <w:rStyle w:val="CommentReference"/>
        </w:rPr>
        <w:annotationRef/>
      </w:r>
      <w:r>
        <w:t>made one or joined?</w:t>
      </w:r>
    </w:p>
  </w:comment>
  <w:comment w:id="345" w:author="Windows User" w:date="2015-02-08T20:55:00Z" w:initials="BS">
    <w:p w:rsidR="00E12AEC" w:rsidRDefault="00E12AEC">
      <w:pPr>
        <w:pStyle w:val="CommentText"/>
      </w:pPr>
      <w:r>
        <w:rPr>
          <w:rStyle w:val="CommentReference"/>
        </w:rPr>
        <w:annotationRef/>
      </w:r>
      <w:r>
        <w:t>does this rephrasing capture it ok?</w:t>
      </w:r>
    </w:p>
  </w:comment>
  <w:comment w:id="346" w:author="Windows User" w:date="2015-02-08T20:55:00Z" w:initials="BS">
    <w:p w:rsidR="00E12AEC" w:rsidRDefault="00E12AEC">
      <w:pPr>
        <w:pStyle w:val="CommentText"/>
      </w:pPr>
      <w:r>
        <w:rPr>
          <w:rStyle w:val="CommentReference"/>
        </w:rPr>
        <w:annotationRef/>
      </w:r>
      <w:r>
        <w:t>something clearer than putplue?</w:t>
      </w:r>
    </w:p>
  </w:comment>
  <w:comment w:id="347" w:author="Windows User" w:date="2015-02-08T20:55:00Z" w:initials="BS">
    <w:p w:rsidR="00E12AEC" w:rsidRDefault="00E12AEC">
      <w:pPr>
        <w:pStyle w:val="CommentText"/>
      </w:pPr>
      <w:r>
        <w:rPr>
          <w:rStyle w:val="CommentReference"/>
        </w:rPr>
        <w:annotationRef/>
      </w:r>
      <w:r>
        <w:t>woven or fine?</w:t>
      </w:r>
    </w:p>
  </w:comment>
  <w:comment w:id="348" w:author="Windows User" w:date="2015-02-08T20:55:00Z" w:initials="BS">
    <w:p w:rsidR="00E12AEC" w:rsidRDefault="00E12AEC">
      <w:pPr>
        <w:pStyle w:val="CommentText"/>
      </w:pPr>
      <w:r>
        <w:rPr>
          <w:rStyle w:val="CommentReference"/>
        </w:rPr>
        <w:annotationRef/>
      </w:r>
      <w:r>
        <w:t>palin</w:t>
      </w:r>
    </w:p>
  </w:comment>
  <w:comment w:id="349" w:author="Windows User" w:date="2015-02-08T20:55:00Z" w:initials="BS">
    <w:p w:rsidR="00E12AEC" w:rsidRDefault="00E12AEC">
      <w:pPr>
        <w:pStyle w:val="CommentText"/>
      </w:pPr>
      <w:r>
        <w:rPr>
          <w:rStyle w:val="CommentReference"/>
        </w:rPr>
        <w:annotationRef/>
      </w:r>
      <w:r>
        <w:t>exalt or magnify?</w:t>
      </w:r>
    </w:p>
  </w:comment>
  <w:comment w:id="350" w:author="Windows User" w:date="2015-02-08T20:55:00Z" w:initials="BS">
    <w:p w:rsidR="00E12AEC" w:rsidRDefault="00E12AEC">
      <w:pPr>
        <w:pStyle w:val="CommentText"/>
      </w:pPr>
      <w:r>
        <w:rPr>
          <w:rStyle w:val="CommentReference"/>
        </w:rPr>
        <w:annotationRef/>
      </w:r>
      <w:r>
        <w:t>or iwn?</w:t>
      </w:r>
    </w:p>
  </w:comment>
  <w:comment w:id="354" w:author="Windows User" w:date="2015-02-08T20:55:00Z" w:initials="BS">
    <w:p w:rsidR="00E12AEC" w:rsidRDefault="00E12AE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E12AEC" w:rsidRDefault="00E12AEC">
      <w:pPr>
        <w:pStyle w:val="CommentText"/>
      </w:pPr>
      <w:r>
        <w:rPr>
          <w:rStyle w:val="CommentReference"/>
        </w:rPr>
        <w:annotationRef/>
      </w:r>
      <w:r>
        <w:t>forged or beaten?</w:t>
      </w:r>
    </w:p>
  </w:comment>
  <w:comment w:id="356" w:author="Windows User" w:date="2015-02-08T20:56:00Z" w:initials="BS">
    <w:p w:rsidR="00E12AEC" w:rsidRDefault="00E12AEC">
      <w:pPr>
        <w:pStyle w:val="CommentText"/>
      </w:pPr>
      <w:r>
        <w:rPr>
          <w:rStyle w:val="CommentReference"/>
        </w:rPr>
        <w:annotationRef/>
      </w:r>
      <w:r>
        <w:t>omit? always and move up mercy seat?</w:t>
      </w:r>
    </w:p>
  </w:comment>
  <w:comment w:id="357" w:author="Windows User" w:date="2015-02-08T20:56:00Z" w:initials="BS">
    <w:p w:rsidR="00E12AEC" w:rsidRDefault="00E12AEC">
      <w:pPr>
        <w:pStyle w:val="CommentText"/>
      </w:pPr>
      <w:r>
        <w:rPr>
          <w:rStyle w:val="CommentReference"/>
        </w:rPr>
        <w:annotationRef/>
      </w:r>
      <w:r>
        <w:t>tense? past makes a lot more sense</w:t>
      </w:r>
    </w:p>
  </w:comment>
  <w:comment w:id="358" w:author="Windows User" w:date="2015-02-08T20:56:00Z" w:initials="BS">
    <w:p w:rsidR="00E12AEC" w:rsidRDefault="00E12AEC">
      <w:pPr>
        <w:pStyle w:val="CommentText"/>
      </w:pPr>
      <w:r>
        <w:rPr>
          <w:rStyle w:val="CommentReference"/>
        </w:rPr>
        <w:annotationRef/>
      </w:r>
      <w:r>
        <w:t>why does Abouna omit sin?</w:t>
      </w:r>
    </w:p>
  </w:comment>
  <w:comment w:id="359" w:author="Windows User" w:date="2015-02-08T20:56:00Z" w:initials="BS">
    <w:p w:rsidR="00E12AEC" w:rsidRDefault="00E12AEC">
      <w:pPr>
        <w:pStyle w:val="CommentText"/>
      </w:pPr>
      <w:r>
        <w:rPr>
          <w:rStyle w:val="CommentReference"/>
        </w:rPr>
        <w:annotationRef/>
      </w:r>
      <w:r>
        <w:t>exalt or magnify?</w:t>
      </w:r>
    </w:p>
  </w:comment>
  <w:comment w:id="360" w:author="Windows User" w:date="2015-02-08T20:56:00Z" w:initials="BS">
    <w:p w:rsidR="00E12AEC" w:rsidRDefault="00E12AEC">
      <w:pPr>
        <w:pStyle w:val="CommentText"/>
      </w:pPr>
      <w:r>
        <w:rPr>
          <w:rStyle w:val="CommentReference"/>
        </w:rPr>
        <w:annotationRef/>
      </w:r>
      <w:r>
        <w:t>or iwn?</w:t>
      </w:r>
    </w:p>
  </w:comment>
  <w:comment w:id="364" w:author="Windows User" w:date="2015-02-08T20:57:00Z" w:initials="BS">
    <w:p w:rsidR="00E12AEC" w:rsidRDefault="00E12AEC">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E12AEC" w:rsidRDefault="00E12AEC">
      <w:pPr>
        <w:pStyle w:val="CommentText"/>
      </w:pPr>
      <w:r>
        <w:rPr>
          <w:rStyle w:val="CommentReference"/>
        </w:rPr>
        <w:annotationRef/>
      </w:r>
      <w:r>
        <w:t>for isn't accurate... but sounds better</w:t>
      </w:r>
    </w:p>
  </w:comment>
  <w:comment w:id="366" w:author="Windows User" w:date="2015-02-08T20:57:00Z" w:initials="BS">
    <w:p w:rsidR="00E12AEC" w:rsidRDefault="00E12AEC">
      <w:pPr>
        <w:pStyle w:val="CommentText"/>
      </w:pPr>
      <w:r>
        <w:rPr>
          <w:rStyle w:val="CommentReference"/>
        </w:rPr>
        <w:annotationRef/>
      </w:r>
      <w:r>
        <w:t>exalt or magnify?</w:t>
      </w:r>
    </w:p>
  </w:comment>
  <w:comment w:id="367" w:author="Windows User" w:date="2015-02-08T20:57:00Z" w:initials="BS">
    <w:p w:rsidR="00E12AEC" w:rsidRDefault="00E12AEC">
      <w:pPr>
        <w:pStyle w:val="CommentText"/>
      </w:pPr>
      <w:r>
        <w:rPr>
          <w:rStyle w:val="CommentReference"/>
        </w:rPr>
        <w:annotationRef/>
      </w:r>
      <w:r>
        <w:t>or iwn?</w:t>
      </w:r>
    </w:p>
  </w:comment>
  <w:comment w:id="371" w:author="Windows User" w:date="2015-02-08T20:58:00Z" w:initials="BS">
    <w:p w:rsidR="00E12AEC" w:rsidRDefault="00E12AEC">
      <w:pPr>
        <w:pStyle w:val="CommentText"/>
      </w:pPr>
      <w:r>
        <w:rPr>
          <w:rStyle w:val="CommentReference"/>
        </w:rPr>
        <w:annotationRef/>
      </w:r>
      <w:r>
        <w:t>perpetual lamp?</w:t>
      </w:r>
    </w:p>
  </w:comment>
  <w:comment w:id="372" w:author="Windows User" w:date="2015-02-08T20:58:00Z" w:initials="BS">
    <w:p w:rsidR="00E12AEC" w:rsidRDefault="00E12AEC">
      <w:pPr>
        <w:pStyle w:val="CommentText"/>
      </w:pPr>
      <w:r>
        <w:rPr>
          <w:rStyle w:val="CommentReference"/>
        </w:rPr>
        <w:annotationRef/>
      </w:r>
      <w:r>
        <w:t>parousia?</w:t>
      </w:r>
    </w:p>
  </w:comment>
  <w:comment w:id="373" w:author="Windows User" w:date="2015-02-08T20:59:00Z" w:initials="BS">
    <w:p w:rsidR="00E12AEC" w:rsidRDefault="00E12AEC">
      <w:pPr>
        <w:pStyle w:val="CommentText"/>
      </w:pPr>
      <w:r>
        <w:rPr>
          <w:rStyle w:val="CommentReference"/>
        </w:rPr>
        <w:annotationRef/>
      </w:r>
      <w:r>
        <w:t>tense?</w:t>
      </w:r>
    </w:p>
  </w:comment>
  <w:comment w:id="374" w:author="Windows User" w:date="2015-02-08T20:59:00Z" w:initials="BS">
    <w:p w:rsidR="00E12AEC" w:rsidRDefault="00E12AEC">
      <w:pPr>
        <w:pStyle w:val="CommentText"/>
      </w:pPr>
      <w:r>
        <w:rPr>
          <w:rStyle w:val="CommentReference"/>
        </w:rPr>
        <w:annotationRef/>
      </w:r>
      <w:r>
        <w:t>enlightens?</w:t>
      </w:r>
    </w:p>
  </w:comment>
  <w:comment w:id="375" w:author="Windows User" w:date="2015-02-08T20:59:00Z" w:initials="BS">
    <w:p w:rsidR="00E12AEC" w:rsidRDefault="00E12AEC">
      <w:pPr>
        <w:pStyle w:val="CommentText"/>
      </w:pPr>
      <w:r>
        <w:rPr>
          <w:rStyle w:val="CommentReference"/>
        </w:rPr>
        <w:annotationRef/>
      </w:r>
      <w:r>
        <w:t>exalt or magnify?</w:t>
      </w:r>
    </w:p>
  </w:comment>
  <w:comment w:id="376" w:author="Windows User" w:date="2015-02-08T20:59:00Z" w:initials="BS">
    <w:p w:rsidR="00E12AEC" w:rsidRDefault="00E12AEC">
      <w:pPr>
        <w:pStyle w:val="CommentText"/>
      </w:pPr>
      <w:r>
        <w:rPr>
          <w:rStyle w:val="CommentReference"/>
        </w:rPr>
        <w:annotationRef/>
      </w:r>
      <w:r>
        <w:t>or iwn?</w:t>
      </w:r>
    </w:p>
  </w:comment>
  <w:comment w:id="380" w:author="Windows User" w:date="2015-02-08T20:59:00Z" w:initials="BS">
    <w:p w:rsidR="00E12AEC" w:rsidRDefault="00E12AEC">
      <w:pPr>
        <w:pStyle w:val="CommentText"/>
      </w:pPr>
      <w:r>
        <w:rPr>
          <w:rStyle w:val="CommentReference"/>
        </w:rPr>
        <w:annotationRef/>
      </w:r>
      <w:r>
        <w:t>this order better or worse?</w:t>
      </w:r>
    </w:p>
  </w:comment>
  <w:comment w:id="381" w:author="Windows User" w:date="2015-02-08T21:00:00Z" w:initials="BS">
    <w:p w:rsidR="00E12AEC" w:rsidRDefault="00E12AEC">
      <w:pPr>
        <w:pStyle w:val="CommentText"/>
      </w:pPr>
      <w:r>
        <w:rPr>
          <w:rStyle w:val="CommentReference"/>
        </w:rPr>
        <w:annotationRef/>
      </w:r>
      <w:r>
        <w:t>I think upon should stay here</w:t>
      </w:r>
    </w:p>
  </w:comment>
  <w:comment w:id="382" w:author="Windows User" w:date="2015-02-08T21:00:00Z" w:initials="BS">
    <w:p w:rsidR="00E12AEC" w:rsidRDefault="00E12AEC">
      <w:pPr>
        <w:pStyle w:val="CommentText"/>
      </w:pPr>
      <w:r>
        <w:rPr>
          <w:rStyle w:val="CommentReference"/>
        </w:rPr>
        <w:annotationRef/>
      </w:r>
      <w:r>
        <w:t>exalt or magnify?</w:t>
      </w:r>
    </w:p>
  </w:comment>
  <w:comment w:id="383" w:author="Windows User" w:date="2015-02-08T21:00:00Z" w:initials="BS">
    <w:p w:rsidR="00E12AEC" w:rsidRDefault="00E12AEC">
      <w:pPr>
        <w:pStyle w:val="CommentText"/>
      </w:pPr>
      <w:r>
        <w:rPr>
          <w:rStyle w:val="CommentReference"/>
        </w:rPr>
        <w:annotationRef/>
      </w:r>
      <w:r>
        <w:t>or iwn?</w:t>
      </w:r>
    </w:p>
  </w:comment>
  <w:comment w:id="391" w:author="Windows User" w:date="2015-02-08T21:01:00Z" w:initials="BS">
    <w:p w:rsidR="00E12AEC" w:rsidRDefault="00E12AEC">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E12AEC" w:rsidRDefault="00E12AEC">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E12AEC" w:rsidRDefault="00E12AEC">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E12AEC" w:rsidRDefault="00E12AEC">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E12AEC" w:rsidRDefault="00E12AEC">
      <w:pPr>
        <w:pStyle w:val="CommentText"/>
      </w:pPr>
      <w:r>
        <w:rPr>
          <w:rStyle w:val="CommentReference"/>
        </w:rPr>
        <w:annotationRef/>
      </w:r>
      <w:r>
        <w:t>exalt or magnify?</w:t>
      </w:r>
    </w:p>
  </w:comment>
  <w:comment w:id="396" w:author="Windows User" w:date="2015-02-08T21:02:00Z" w:initials="BS">
    <w:p w:rsidR="00E12AEC" w:rsidRDefault="00E12AEC">
      <w:pPr>
        <w:pStyle w:val="CommentText"/>
      </w:pPr>
      <w:r>
        <w:rPr>
          <w:rStyle w:val="CommentReference"/>
        </w:rPr>
        <w:annotationRef/>
      </w:r>
      <w:r>
        <w:t>or iwn?</w:t>
      </w:r>
    </w:p>
  </w:comment>
  <w:comment w:id="400" w:author="Windows User" w:date="2015-02-08T21:04:00Z" w:initials="BS">
    <w:p w:rsidR="00E12AEC" w:rsidRDefault="00E12AEC">
      <w:pPr>
        <w:pStyle w:val="CommentText"/>
      </w:pPr>
      <w:r>
        <w:rPr>
          <w:rStyle w:val="CommentReference"/>
        </w:rPr>
        <w:annotationRef/>
      </w:r>
      <w:r>
        <w:t>does this work?</w:t>
      </w:r>
    </w:p>
  </w:comment>
  <w:comment w:id="401" w:author="Windows User" w:date="2015-02-08T21:04:00Z" w:initials="BS">
    <w:p w:rsidR="00E12AEC" w:rsidRDefault="00E12AEC">
      <w:pPr>
        <w:pStyle w:val="CommentText"/>
      </w:pPr>
      <w:r>
        <w:rPr>
          <w:rStyle w:val="CommentReference"/>
        </w:rPr>
        <w:annotationRef/>
      </w:r>
      <w:r>
        <w:t>is this right?</w:t>
      </w:r>
    </w:p>
  </w:comment>
  <w:comment w:id="402" w:author="Windows User" w:date="2015-02-08T21:04:00Z" w:initials="BS">
    <w:p w:rsidR="00E12AEC" w:rsidRDefault="00E12AEC">
      <w:pPr>
        <w:pStyle w:val="CommentText"/>
      </w:pPr>
      <w:r>
        <w:rPr>
          <w:rStyle w:val="CommentReference"/>
        </w:rPr>
        <w:annotationRef/>
      </w:r>
      <w:r>
        <w:t>?</w:t>
      </w:r>
    </w:p>
  </w:comment>
  <w:comment w:id="403" w:author="Windows User" w:date="2015-02-08T21:04:00Z" w:initials="BS">
    <w:p w:rsidR="00E12AEC" w:rsidRDefault="00E12AEC">
      <w:pPr>
        <w:pStyle w:val="CommentText"/>
      </w:pPr>
      <w:r>
        <w:rPr>
          <w:rStyle w:val="CommentReference"/>
        </w:rPr>
        <w:annotationRef/>
      </w:r>
      <w:r>
        <w:t>about or to?</w:t>
      </w:r>
    </w:p>
  </w:comment>
  <w:comment w:id="404" w:author="Windows User" w:date="2015-02-08T21:04:00Z" w:initials="BS">
    <w:p w:rsidR="00E12AEC" w:rsidRDefault="00E12AEC">
      <w:pPr>
        <w:pStyle w:val="CommentText"/>
      </w:pPr>
      <w:r>
        <w:rPr>
          <w:rStyle w:val="CommentReference"/>
        </w:rPr>
        <w:annotationRef/>
      </w:r>
      <w:r>
        <w:t>proclaim or cry?</w:t>
      </w:r>
    </w:p>
  </w:comment>
  <w:comment w:id="405" w:author="Windows User" w:date="2015-02-08T21:04:00Z" w:initials="BS">
    <w:p w:rsidR="00E12AEC" w:rsidRDefault="00E12AEC">
      <w:pPr>
        <w:pStyle w:val="CommentText"/>
      </w:pPr>
      <w:r>
        <w:rPr>
          <w:rStyle w:val="CommentReference"/>
        </w:rPr>
        <w:annotationRef/>
      </w:r>
      <w:r>
        <w:t>??</w:t>
      </w:r>
    </w:p>
  </w:comment>
  <w:comment w:id="406" w:author="Windows User" w:date="2015-02-08T21:04:00Z" w:initials="BS">
    <w:p w:rsidR="00E12AEC" w:rsidRDefault="00E12AEC">
      <w:pPr>
        <w:pStyle w:val="CommentText"/>
      </w:pPr>
      <w:r>
        <w:rPr>
          <w:rStyle w:val="CommentReference"/>
        </w:rPr>
        <w:annotationRef/>
      </w:r>
      <w:r>
        <w:t>just?</w:t>
      </w:r>
    </w:p>
  </w:comment>
  <w:comment w:id="407" w:author="Windows User" w:date="2015-02-08T21:04:00Z" w:initials="BS">
    <w:p w:rsidR="00E12AEC" w:rsidRDefault="00E12AEC">
      <w:pPr>
        <w:pStyle w:val="CommentText"/>
      </w:pPr>
      <w:r>
        <w:rPr>
          <w:rStyle w:val="CommentReference"/>
        </w:rPr>
        <w:annotationRef/>
      </w:r>
      <w:r>
        <w:t>chaste or meek?</w:t>
      </w:r>
    </w:p>
  </w:comment>
  <w:comment w:id="408" w:author="Windows User" w:date="2015-02-08T21:04:00Z" w:initials="BS">
    <w:p w:rsidR="00E12AEC" w:rsidRDefault="00E12AEC">
      <w:pPr>
        <w:pStyle w:val="CommentText"/>
      </w:pPr>
      <w:r>
        <w:rPr>
          <w:rStyle w:val="CommentReference"/>
        </w:rPr>
        <w:annotationRef/>
      </w:r>
      <w:r>
        <w:t>St. Isaac? Holy issac?</w:t>
      </w:r>
    </w:p>
  </w:comment>
  <w:comment w:id="409" w:author="Windows User" w:date="2015-02-08T21:04:00Z" w:initials="BS">
    <w:p w:rsidR="00E12AEC" w:rsidRDefault="00E12AEC">
      <w:pPr>
        <w:pStyle w:val="CommentText"/>
      </w:pPr>
      <w:r>
        <w:rPr>
          <w:rStyle w:val="CommentReference"/>
        </w:rPr>
        <w:annotationRef/>
      </w:r>
      <w:r>
        <w:t>ten thousand time?</w:t>
      </w:r>
    </w:p>
  </w:comment>
  <w:comment w:id="410" w:author="Windows User" w:date="2015-02-08T21:04:00Z" w:initials="BS">
    <w:p w:rsidR="00E12AEC" w:rsidRDefault="00E12AEC">
      <w:pPr>
        <w:pStyle w:val="CommentText"/>
      </w:pPr>
      <w:r>
        <w:rPr>
          <w:rStyle w:val="CommentReference"/>
        </w:rPr>
        <w:annotationRef/>
      </w:r>
      <w:r>
        <w:t>probably don't want to say despot.</w:t>
      </w:r>
    </w:p>
  </w:comment>
  <w:comment w:id="411" w:author="Windows User" w:date="2015-02-08T21:04:00Z" w:initials="BS">
    <w:p w:rsidR="00E12AEC" w:rsidRDefault="00E12AEC">
      <w:pPr>
        <w:pStyle w:val="CommentText"/>
      </w:pPr>
      <w:r>
        <w:rPr>
          <w:rStyle w:val="CommentReference"/>
        </w:rPr>
        <w:annotationRef/>
      </w:r>
      <w:r>
        <w:t>honour or pride?</w:t>
      </w:r>
    </w:p>
  </w:comment>
  <w:comment w:id="412" w:author="Windows User" w:date="2015-02-08T21:04:00Z" w:initials="BS">
    <w:p w:rsidR="00E12AEC" w:rsidRDefault="00E12AEC">
      <w:pPr>
        <w:pStyle w:val="CommentText"/>
      </w:pPr>
      <w:r>
        <w:rPr>
          <w:rStyle w:val="CommentReference"/>
        </w:rPr>
        <w:annotationRef/>
      </w:r>
      <w:r>
        <w:t>spouse or friend???</w:t>
      </w:r>
    </w:p>
  </w:comment>
  <w:comment w:id="413" w:author="Windows User" w:date="2015-02-08T21:04:00Z" w:initials="BS">
    <w:p w:rsidR="00E12AEC" w:rsidRDefault="00E12AEC">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E12AEC" w:rsidRDefault="00E12AEC">
      <w:pPr>
        <w:pStyle w:val="CommentText"/>
      </w:pPr>
      <w:r>
        <w:rPr>
          <w:rStyle w:val="CommentReference"/>
        </w:rPr>
        <w:annotationRef/>
      </w:r>
      <w:r>
        <w:t>unity or oneness? indescribable or unparalleled?</w:t>
      </w:r>
    </w:p>
  </w:comment>
  <w:comment w:id="415" w:author="Windows User" w:date="2015-02-08T21:04:00Z" w:initials="BS">
    <w:p w:rsidR="00E12AEC" w:rsidRDefault="00E12AEC">
      <w:pPr>
        <w:pStyle w:val="CommentText"/>
      </w:pPr>
      <w:r>
        <w:rPr>
          <w:rStyle w:val="CommentReference"/>
        </w:rPr>
        <w:annotationRef/>
      </w:r>
      <w:r>
        <w:t>mingling of substance or human seed? kind of a big difference.</w:t>
      </w:r>
    </w:p>
  </w:comment>
  <w:comment w:id="416" w:author="Windows User" w:date="2015-02-08T21:04:00Z" w:initials="BS">
    <w:p w:rsidR="00E12AEC" w:rsidRDefault="00E12AEC">
      <w:pPr>
        <w:pStyle w:val="CommentText"/>
      </w:pPr>
      <w:r>
        <w:rPr>
          <w:rStyle w:val="CommentReference"/>
        </w:rPr>
        <w:annotationRef/>
      </w:r>
      <w:r>
        <w:t>pray or interceed? With or before?</w:t>
      </w:r>
    </w:p>
  </w:comment>
  <w:comment w:id="423" w:author="Windows User" w:date="2015-02-08T21:10:00Z" w:initials="WU">
    <w:p w:rsidR="00E12AEC" w:rsidRDefault="00E12AEC">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E12AEC" w:rsidRDefault="00E12AEC">
      <w:pPr>
        <w:pStyle w:val="CommentText"/>
      </w:pPr>
      <w:r>
        <w:rPr>
          <w:rStyle w:val="CommentReference"/>
        </w:rPr>
        <w:annotationRef/>
      </w:r>
      <w:r>
        <w:t>Are more honoured?</w:t>
      </w:r>
    </w:p>
  </w:comment>
  <w:comment w:id="425" w:author="Windows User" w:date="2015-02-08T21:10:00Z" w:initials="WU">
    <w:p w:rsidR="00E12AEC" w:rsidRDefault="00E12AEC">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E12AEC" w:rsidRDefault="00E12AEC">
      <w:pPr>
        <w:pStyle w:val="CommentText"/>
      </w:pPr>
      <w:r>
        <w:rPr>
          <w:rStyle w:val="CommentReference"/>
        </w:rPr>
        <w:annotationRef/>
      </w:r>
      <w:r>
        <w:t>Above heaven or above the heavens. Not above the heaven.</w:t>
      </w:r>
    </w:p>
  </w:comment>
  <w:comment w:id="433" w:author="Windows User" w:date="2015-02-08T21:10:00Z" w:initials="WU">
    <w:p w:rsidR="00E12AEC" w:rsidRDefault="00E12AEC">
      <w:pPr>
        <w:pStyle w:val="CommentText"/>
      </w:pPr>
      <w:r>
        <w:rPr>
          <w:rStyle w:val="CommentReference"/>
        </w:rPr>
        <w:annotationRef/>
      </w:r>
      <w:r>
        <w:t>Reuse of truth is very awkward</w:t>
      </w:r>
    </w:p>
  </w:comment>
  <w:comment w:id="437" w:author="Windows User" w:date="2015-02-08T21:10:00Z" w:initials="WU">
    <w:p w:rsidR="00E12AEC" w:rsidRDefault="00E12AEC">
      <w:pPr>
        <w:pStyle w:val="CommentText"/>
      </w:pPr>
      <w:r>
        <w:rPr>
          <w:rStyle w:val="CommentReference"/>
        </w:rPr>
        <w:annotationRef/>
      </w:r>
      <w:r>
        <w:t>The Virgin Mary?</w:t>
      </w:r>
    </w:p>
  </w:comment>
  <w:comment w:id="438" w:author="Windows User" w:date="2015-02-08T21:10:00Z" w:initials="WU">
    <w:p w:rsidR="00E12AEC" w:rsidRDefault="00E12AEC">
      <w:pPr>
        <w:pStyle w:val="CommentText"/>
      </w:pPr>
      <w:r>
        <w:rPr>
          <w:rStyle w:val="CommentReference"/>
        </w:rPr>
        <w:annotationRef/>
      </w:r>
      <w:r>
        <w:t>And the Mercy Seat / with the Cherubs? Less literal, but makes more sense.</w:t>
      </w:r>
    </w:p>
  </w:comment>
  <w:comment w:id="439" w:author="Windows User" w:date="2015-02-08T21:10:00Z" w:initials="WU">
    <w:p w:rsidR="00E12AEC" w:rsidRDefault="00E12AEC">
      <w:pPr>
        <w:pStyle w:val="CommentText"/>
      </w:pPr>
      <w:r>
        <w:rPr>
          <w:rStyle w:val="CommentReference"/>
        </w:rPr>
        <w:annotationRef/>
      </w:r>
      <w:r>
        <w:t>Jar or vessel for the sake of youth who think marijuana?</w:t>
      </w:r>
    </w:p>
  </w:comment>
  <w:comment w:id="440" w:author="Windows User" w:date="2015-02-08T21:10:00Z" w:initials="WU">
    <w:p w:rsidR="00E12AEC" w:rsidRDefault="00E12AEC">
      <w:pPr>
        <w:pStyle w:val="CommentText"/>
      </w:pPr>
      <w:r>
        <w:rPr>
          <w:rStyle w:val="CommentReference"/>
        </w:rPr>
        <w:annotationRef/>
      </w:r>
      <w:r>
        <w:t>Not lampstand?</w:t>
      </w:r>
    </w:p>
  </w:comment>
  <w:comment w:id="444" w:author="Windows User" w:date="2015-02-08T21:10:00Z" w:initials="WU">
    <w:p w:rsidR="00E12AEC" w:rsidRDefault="00E12AEC">
      <w:pPr>
        <w:pStyle w:val="CommentText"/>
      </w:pPr>
      <w:r>
        <w:rPr>
          <w:rStyle w:val="CommentReference"/>
        </w:rPr>
        <w:annotationRef/>
      </w:r>
      <w:r>
        <w:t>Adorend? Ornamented?</w:t>
      </w:r>
    </w:p>
  </w:comment>
  <w:comment w:id="445" w:author="Windows User" w:date="2015-02-08T21:10:00Z" w:initials="WU">
    <w:p w:rsidR="00E12AEC" w:rsidRDefault="00E12AEC">
      <w:pPr>
        <w:pStyle w:val="CommentText"/>
      </w:pPr>
      <w:r>
        <w:rPr>
          <w:rStyle w:val="CommentReference"/>
        </w:rPr>
        <w:annotationRef/>
      </w:r>
      <w:r>
        <w:t>Need to decide whether to capitalize and be Consistent.</w:t>
      </w:r>
    </w:p>
  </w:comment>
  <w:comment w:id="446" w:author="Windows User" w:date="2015-02-08T21:10:00Z" w:initials="WU">
    <w:p w:rsidR="00E12AEC" w:rsidRDefault="00E12AE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E12AEC" w:rsidRDefault="00E12AEC">
      <w:pPr>
        <w:pStyle w:val="CommentText"/>
      </w:pPr>
      <w:r>
        <w:rPr>
          <w:rStyle w:val="CommentReference"/>
        </w:rPr>
        <w:annotationRef/>
      </w:r>
      <w:r>
        <w:t>Tense(s) of this vs?</w:t>
      </w:r>
    </w:p>
  </w:comment>
  <w:comment w:id="451" w:author="Windows User" w:date="2015-02-08T21:11:00Z" w:initials="WU">
    <w:p w:rsidR="00E12AEC" w:rsidRDefault="00E12AEC">
      <w:pPr>
        <w:pStyle w:val="CommentText"/>
      </w:pPr>
      <w:r>
        <w:rPr>
          <w:rStyle w:val="CommentReference"/>
        </w:rPr>
        <w:annotationRef/>
      </w:r>
      <w:r>
        <w:t>If no coma, then that. If coma, then which.</w:t>
      </w:r>
    </w:p>
  </w:comment>
  <w:comment w:id="452" w:author="Windows User" w:date="2015-02-08T21:11:00Z" w:initials="WU">
    <w:p w:rsidR="00E12AEC" w:rsidRDefault="00E12AEC">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E12AEC" w:rsidRDefault="00E12AEC">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E12AEC" w:rsidRDefault="00E12AEC">
      <w:pPr>
        <w:pStyle w:val="CommentText"/>
      </w:pPr>
      <w:r>
        <w:rPr>
          <w:rStyle w:val="CommentReference"/>
        </w:rPr>
        <w:annotationRef/>
      </w:r>
      <w:r>
        <w:t>Care or concern?</w:t>
      </w:r>
    </w:p>
  </w:comment>
  <w:comment w:id="464" w:author="Windows User" w:date="2015-02-08T21:12:00Z" w:initials="WU">
    <w:p w:rsidR="00E12AEC" w:rsidRDefault="00E12AEC">
      <w:pPr>
        <w:pStyle w:val="CommentText"/>
      </w:pPr>
      <w:r>
        <w:rPr>
          <w:rStyle w:val="CommentReference"/>
        </w:rPr>
        <w:annotationRef/>
      </w:r>
      <w:r>
        <w:t>Uhm…. ? Coptic clearly says Sabbaton…. But wasn’t it the first day?</w:t>
      </w:r>
    </w:p>
  </w:comment>
  <w:comment w:id="471" w:author="Windows User" w:date="2015-02-08T21:13:00Z" w:initials="WU">
    <w:p w:rsidR="00E12AEC" w:rsidRDefault="00E12AEC">
      <w:pPr>
        <w:pStyle w:val="CommentText"/>
      </w:pPr>
      <w:r>
        <w:rPr>
          <w:rStyle w:val="CommentReference"/>
        </w:rPr>
        <w:annotationRef/>
      </w:r>
      <w:r>
        <w:t>Exceedingly? Too? So?</w:t>
      </w:r>
    </w:p>
  </w:comment>
  <w:comment w:id="472" w:author="Windows User" w:date="2015-02-08T21:13:00Z" w:initials="WU">
    <w:p w:rsidR="00E12AEC" w:rsidRDefault="00E12AEC">
      <w:pPr>
        <w:pStyle w:val="CommentText"/>
      </w:pPr>
      <w:r>
        <w:rPr>
          <w:rStyle w:val="CommentReference"/>
        </w:rPr>
        <w:annotationRef/>
      </w:r>
      <w:r>
        <w:t>Count or heed?</w:t>
      </w:r>
    </w:p>
  </w:comment>
  <w:comment w:id="473" w:author="Windows User" w:date="2015-02-08T21:13:00Z" w:initials="WU">
    <w:p w:rsidR="00E12AEC" w:rsidRDefault="00E12AEC">
      <w:pPr>
        <w:pStyle w:val="CommentText"/>
      </w:pPr>
      <w:r>
        <w:rPr>
          <w:rStyle w:val="CommentReference"/>
        </w:rPr>
        <w:annotationRef/>
      </w:r>
      <w:r>
        <w:t>Ramez, I or me?</w:t>
      </w:r>
    </w:p>
  </w:comment>
  <w:comment w:id="474" w:author="Windows User" w:date="2015-02-08T21:13:00Z" w:initials="WU">
    <w:p w:rsidR="00E12AEC" w:rsidRDefault="00E12AEC">
      <w:pPr>
        <w:pStyle w:val="CommentText"/>
      </w:pPr>
      <w:r>
        <w:rPr>
          <w:rStyle w:val="CommentReference"/>
        </w:rPr>
        <w:annotationRef/>
      </w:r>
      <w:r>
        <w:t>Teach to offer repentance or instruct in repentance?</w:t>
      </w:r>
    </w:p>
  </w:comment>
  <w:comment w:id="475" w:author="Windows User" w:date="2015-02-08T21:13:00Z" w:initials="WU">
    <w:p w:rsidR="00E12AEC" w:rsidRDefault="00E12AEC">
      <w:pPr>
        <w:pStyle w:val="CommentText"/>
      </w:pPr>
      <w:r>
        <w:rPr>
          <w:rStyle w:val="CommentReference"/>
        </w:rPr>
        <w:annotationRef/>
      </w:r>
      <w:r>
        <w:t>That a sinner die would make this consistent.</w:t>
      </w:r>
    </w:p>
  </w:comment>
  <w:comment w:id="476" w:author="Windows User" w:date="2015-02-08T21:13:00Z" w:initials="WU">
    <w:p w:rsidR="00E12AEC" w:rsidRDefault="00E12AEC">
      <w:pPr>
        <w:pStyle w:val="CommentText"/>
      </w:pPr>
      <w:r>
        <w:rPr>
          <w:rStyle w:val="CommentReference"/>
        </w:rPr>
        <w:annotationRef/>
      </w:r>
      <w:r>
        <w:t>Kind-hearted or merciful?</w:t>
      </w:r>
    </w:p>
  </w:comment>
  <w:comment w:id="477" w:author="Windows User" w:date="2015-02-08T21:13:00Z" w:initials="WU">
    <w:p w:rsidR="00E12AEC" w:rsidRDefault="00E12AEC">
      <w:pPr>
        <w:pStyle w:val="CommentText"/>
      </w:pPr>
      <w:r>
        <w:rPr>
          <w:rStyle w:val="CommentReference"/>
        </w:rPr>
        <w:annotationRef/>
      </w:r>
      <w:r>
        <w:t>Compassions or tender mercies?</w:t>
      </w:r>
    </w:p>
  </w:comment>
  <w:comment w:id="478" w:author="Windows User" w:date="2015-02-08T21:13:00Z" w:initials="WU">
    <w:p w:rsidR="00E12AEC" w:rsidRDefault="00E12AEC">
      <w:pPr>
        <w:pStyle w:val="CommentText"/>
      </w:pPr>
      <w:r>
        <w:rPr>
          <w:rStyle w:val="CommentReference"/>
        </w:rPr>
        <w:annotationRef/>
      </w:r>
      <w:r>
        <w:t>May He or that He may</w:t>
      </w:r>
    </w:p>
  </w:comment>
  <w:comment w:id="508" w:author="Windows User" w:date="2015-02-09T21:22:00Z" w:initials="BS">
    <w:p w:rsidR="00E12AEC" w:rsidRDefault="00E12AEC">
      <w:pPr>
        <w:pStyle w:val="CommentText"/>
      </w:pPr>
      <w:r>
        <w:rPr>
          <w:rStyle w:val="CommentReference"/>
        </w:rPr>
        <w:annotationRef/>
      </w:r>
      <w:r>
        <w:t>very greatly is redundant...</w:t>
      </w:r>
    </w:p>
  </w:comment>
  <w:comment w:id="509" w:author="Windows User" w:date="2015-02-09T21:22:00Z" w:initials="BS">
    <w:p w:rsidR="00E12AEC" w:rsidRDefault="00E12AEC">
      <w:pPr>
        <w:pStyle w:val="CommentText"/>
      </w:pPr>
      <w:r>
        <w:rPr>
          <w:rStyle w:val="CommentReference"/>
        </w:rPr>
        <w:annotationRef/>
      </w:r>
      <w:r>
        <w:t>above? in?</w:t>
      </w:r>
    </w:p>
  </w:comment>
  <w:comment w:id="510" w:author="Windows User" w:date="2015-02-09T21:22:00Z" w:initials="BS">
    <w:p w:rsidR="00E12AEC" w:rsidRDefault="00E12AEC">
      <w:pPr>
        <w:pStyle w:val="CommentText"/>
      </w:pPr>
      <w:r>
        <w:rPr>
          <w:rStyle w:val="CommentReference"/>
        </w:rPr>
        <w:annotationRef/>
      </w:r>
      <w:r>
        <w:t>dikeos is usually rended 'righteous'. Is there good cause to use 'just' here?</w:t>
      </w:r>
    </w:p>
  </w:comment>
  <w:comment w:id="511" w:author="Windows User" w:date="2015-02-09T21:22:00Z" w:initials="BS">
    <w:p w:rsidR="00E12AEC" w:rsidRDefault="00E12AEC">
      <w:pPr>
        <w:pStyle w:val="CommentText"/>
      </w:pPr>
      <w:r>
        <w:rPr>
          <w:rStyle w:val="CommentReference"/>
        </w:rPr>
        <w:annotationRef/>
      </w:r>
      <w:r>
        <w:t>mediated or put into practice?</w:t>
      </w:r>
    </w:p>
  </w:comment>
  <w:comment w:id="512" w:author="Windows User" w:date="2015-02-09T21:22:00Z" w:initials="BS">
    <w:p w:rsidR="00E12AEC" w:rsidRDefault="00E12AEC">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E12AEC" w:rsidRDefault="00E12AEC">
      <w:pPr>
        <w:pStyle w:val="CommentText"/>
      </w:pPr>
      <w:r>
        <w:rPr>
          <w:rStyle w:val="CommentReference"/>
        </w:rPr>
        <w:annotationRef/>
      </w:r>
      <w:r>
        <w:t>The tree of immortality would flow better in English.</w:t>
      </w:r>
    </w:p>
  </w:comment>
  <w:comment w:id="514" w:author="Windows User" w:date="2015-02-09T21:22:00Z" w:initials="BS">
    <w:p w:rsidR="00E12AEC" w:rsidRDefault="00E12AEC">
      <w:pPr>
        <w:pStyle w:val="CommentText"/>
      </w:pPr>
      <w:r>
        <w:rPr>
          <w:rStyle w:val="CommentReference"/>
        </w:rPr>
        <w:annotationRef/>
      </w:r>
      <w:r>
        <w:t>thoughts or senses?</w:t>
      </w:r>
    </w:p>
  </w:comment>
  <w:comment w:id="515" w:author="Windows User" w:date="2015-02-09T21:22:00Z" w:initials="BS">
    <w:p w:rsidR="00E12AEC" w:rsidRDefault="00E12AEC">
      <w:pPr>
        <w:pStyle w:val="CommentText"/>
      </w:pPr>
      <w:r>
        <w:rPr>
          <w:rStyle w:val="CommentReference"/>
        </w:rPr>
        <w:annotationRef/>
      </w:r>
      <w:r>
        <w:t>lay? set? cast?</w:t>
      </w:r>
    </w:p>
  </w:comment>
  <w:comment w:id="516" w:author="Windows User" w:date="2015-02-09T21:22:00Z" w:initials="BS">
    <w:p w:rsidR="00E12AEC" w:rsidRDefault="00E12AEC">
      <w:pPr>
        <w:pStyle w:val="CommentText"/>
      </w:pPr>
      <w:r>
        <w:rPr>
          <w:rStyle w:val="CommentReference"/>
        </w:rPr>
        <w:annotationRef/>
      </w:r>
      <w:r>
        <w:t>more common word... does it capture meaning well enough?</w:t>
      </w:r>
    </w:p>
  </w:comment>
  <w:comment w:id="517" w:author="Windows User" w:date="2015-02-09T21:22:00Z" w:initials="BS">
    <w:p w:rsidR="00E12AEC" w:rsidRDefault="00E12AEC">
      <w:pPr>
        <w:pStyle w:val="CommentText"/>
      </w:pPr>
      <w:r>
        <w:rPr>
          <w:rStyle w:val="CommentReference"/>
        </w:rPr>
        <w:annotationRef/>
      </w:r>
      <w:r>
        <w:t>types?</w:t>
      </w:r>
    </w:p>
  </w:comment>
  <w:comment w:id="525" w:author="Windows User" w:date="2015-02-09T21:29:00Z" w:initials="BS">
    <w:p w:rsidR="00E12AEC" w:rsidRDefault="00E12AEC">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E12AEC" w:rsidRDefault="00E12AEC">
      <w:pPr>
        <w:pStyle w:val="CommentText"/>
      </w:pPr>
      <w:r>
        <w:rPr>
          <w:rStyle w:val="CommentReference"/>
        </w:rPr>
        <w:annotationRef/>
      </w:r>
      <w:r>
        <w:t>risen, or shone?</w:t>
      </w:r>
    </w:p>
  </w:comment>
  <w:comment w:id="533" w:author="Windows User" w:date="2015-02-09T21:29:00Z" w:initials="BS">
    <w:p w:rsidR="00E12AEC" w:rsidRDefault="00E12AEC">
      <w:pPr>
        <w:pStyle w:val="CommentText"/>
      </w:pPr>
      <w:r>
        <w:rPr>
          <w:rStyle w:val="CommentReference"/>
        </w:rPr>
        <w:annotationRef/>
      </w:r>
      <w:r>
        <w:t>cap?</w:t>
      </w:r>
    </w:p>
  </w:comment>
  <w:comment w:id="534" w:author="Windows User" w:date="2015-02-09T21:29:00Z" w:initials="BS">
    <w:p w:rsidR="00E12AEC" w:rsidRDefault="00E12AEC">
      <w:pPr>
        <w:pStyle w:val="CommentText"/>
      </w:pPr>
      <w:r>
        <w:rPr>
          <w:rStyle w:val="CommentReference"/>
        </w:rPr>
        <w:annotationRef/>
      </w:r>
      <w:r>
        <w:t>save? redeem?</w:t>
      </w:r>
    </w:p>
  </w:comment>
  <w:comment w:id="538" w:author="Windows User" w:date="2015-02-09T21:30:00Z" w:initials="BS">
    <w:p w:rsidR="00E12AEC" w:rsidRDefault="00E12AEC"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E12AEC" w:rsidRDefault="00E12AEC">
      <w:pPr>
        <w:pStyle w:val="CommentText"/>
      </w:pPr>
      <w:r>
        <w:rPr>
          <w:rStyle w:val="CommentReference"/>
        </w:rPr>
        <w:annotationRef/>
      </w:r>
      <w:r>
        <w:t>or should " be down here</w:t>
      </w:r>
    </w:p>
  </w:comment>
  <w:comment w:id="543" w:author="Windows User" w:date="2015-02-09T21:30:00Z" w:initials="BS">
    <w:p w:rsidR="00E12AEC" w:rsidRDefault="00E12AEC">
      <w:pPr>
        <w:pStyle w:val="CommentText"/>
      </w:pPr>
      <w:r>
        <w:rPr>
          <w:rStyle w:val="CommentReference"/>
        </w:rPr>
        <w:annotationRef/>
      </w:r>
      <w:r>
        <w:t>was overcame or did overcome? very different...</w:t>
      </w:r>
    </w:p>
  </w:comment>
  <w:comment w:id="547" w:author="Windows User" w:date="2015-02-09T21:30:00Z" w:initials="BS">
    <w:p w:rsidR="00E12AEC" w:rsidRDefault="00E12AEC">
      <w:pPr>
        <w:pStyle w:val="CommentText"/>
      </w:pPr>
      <w:r>
        <w:rPr>
          <w:rStyle w:val="CommentReference"/>
        </w:rPr>
        <w:annotationRef/>
      </w:r>
      <w:r>
        <w:t>awkward, but changing to a perfect man or man perfectly destroys meaning...</w:t>
      </w:r>
    </w:p>
  </w:comment>
  <w:comment w:id="548" w:author="Windows User" w:date="2015-02-09T21:30:00Z" w:initials="BS">
    <w:p w:rsidR="00E12AEC" w:rsidRDefault="00E12AEC">
      <w:pPr>
        <w:pStyle w:val="CommentText"/>
      </w:pPr>
      <w:r>
        <w:rPr>
          <w:rStyle w:val="CommentReference"/>
        </w:rPr>
        <w:annotationRef/>
      </w:r>
      <w:r>
        <w:t>L.A. is quite different fo rthis vs...</w:t>
      </w:r>
    </w:p>
  </w:comment>
  <w:comment w:id="555" w:author="Windows User" w:date="2015-02-09T21:30:00Z" w:initials="BS">
    <w:p w:rsidR="00E12AEC" w:rsidRDefault="00E12AEC">
      <w:pPr>
        <w:pStyle w:val="CommentText"/>
      </w:pPr>
      <w:r>
        <w:rPr>
          <w:rStyle w:val="CommentReference"/>
        </w:rPr>
        <w:annotationRef/>
      </w:r>
      <w:r>
        <w:t>and goodwill towards men, or towards men of goodwill?</w:t>
      </w:r>
    </w:p>
  </w:comment>
  <w:comment w:id="556" w:author="Windows User" w:date="2015-02-09T21:30:00Z" w:initials="BS">
    <w:p w:rsidR="00E12AEC" w:rsidRDefault="00E12AEC">
      <w:pPr>
        <w:pStyle w:val="CommentText"/>
      </w:pPr>
      <w:r>
        <w:rPr>
          <w:rStyle w:val="CommentReference"/>
        </w:rPr>
        <w:annotationRef/>
      </w:r>
      <w:r>
        <w:t>dividing wall?</w:t>
      </w:r>
    </w:p>
  </w:comment>
  <w:comment w:id="560" w:author="Windows User" w:date="2015-02-09T21:30:00Z" w:initials="BS">
    <w:p w:rsidR="00E12AEC" w:rsidRDefault="00E12AEC">
      <w:pPr>
        <w:pStyle w:val="CommentText"/>
      </w:pPr>
      <w:r>
        <w:rPr>
          <w:rStyle w:val="CommentReference"/>
        </w:rPr>
        <w:annotationRef/>
      </w:r>
      <w:r>
        <w:t>what does han mean? can we say teh angels of light?</w:t>
      </w:r>
    </w:p>
  </w:comment>
  <w:comment w:id="561" w:author="Windows User" w:date="2015-02-09T21:30:00Z" w:initials="BS">
    <w:p w:rsidR="00E12AEC" w:rsidRDefault="00E12AEC">
      <w:pPr>
        <w:pStyle w:val="CommentText"/>
      </w:pPr>
      <w:r>
        <w:rPr>
          <w:rStyle w:val="CommentReference"/>
        </w:rPr>
        <w:annotationRef/>
      </w:r>
      <w:r>
        <w:t>sing hymns to be consistent with above?</w:t>
      </w:r>
    </w:p>
  </w:comment>
  <w:comment w:id="562" w:author="Windows User" w:date="2015-02-09T21:30:00Z" w:initials="BS">
    <w:p w:rsidR="00E12AEC" w:rsidRDefault="00E12AEC">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E12AEC" w:rsidRDefault="00E12AEC">
      <w:pPr>
        <w:pStyle w:val="CommentText"/>
      </w:pPr>
      <w:r>
        <w:rPr>
          <w:rStyle w:val="CommentReference"/>
        </w:rPr>
        <w:annotationRef/>
      </w:r>
      <w:r>
        <w:t>Is "je" enough justification to prepend 'saying'?</w:t>
      </w:r>
    </w:p>
  </w:comment>
  <w:comment w:id="564" w:author="Windows User" w:date="2015-02-09T21:30:00Z" w:initials="BS">
    <w:p w:rsidR="00E12AEC" w:rsidRDefault="00E12AEC">
      <w:pPr>
        <w:pStyle w:val="CommentText"/>
      </w:pPr>
      <w:r>
        <w:rPr>
          <w:rStyle w:val="CommentReference"/>
        </w:rPr>
        <w:annotationRef/>
      </w:r>
      <w:r>
        <w:t>abouna's doxology of prime has 'that' here I think...</w:t>
      </w:r>
    </w:p>
  </w:comment>
  <w:comment w:id="565" w:author="Windows User" w:date="2015-02-09T21:30:00Z" w:initials="BS">
    <w:p w:rsidR="00E12AEC" w:rsidRDefault="00E12AEC">
      <w:pPr>
        <w:pStyle w:val="CommentText"/>
      </w:pPr>
      <w:r>
        <w:rPr>
          <w:rStyle w:val="CommentReference"/>
        </w:rPr>
        <w:annotationRef/>
      </w:r>
      <w:r>
        <w:t>or "sining"?</w:t>
      </w:r>
    </w:p>
  </w:comment>
  <w:comment w:id="570" w:author="Windows User" w:date="2015-02-09T21:31:00Z" w:initials="BS">
    <w:p w:rsidR="00E12AEC" w:rsidRDefault="00E12AEC">
      <w:pPr>
        <w:pStyle w:val="CommentText"/>
      </w:pPr>
      <w:r>
        <w:rPr>
          <w:rStyle w:val="CommentReference"/>
        </w:rPr>
        <w:annotationRef/>
      </w:r>
      <w:r>
        <w:t>If continuing as one sentence from previous verse, can't repeat 'adam' here.</w:t>
      </w:r>
    </w:p>
  </w:comment>
  <w:comment w:id="571" w:author="Windows User" w:date="2015-02-09T21:31:00Z" w:initials="BS">
    <w:p w:rsidR="00E12AEC" w:rsidRDefault="00E12AEC">
      <w:pPr>
        <w:pStyle w:val="CommentText"/>
      </w:pPr>
      <w:r>
        <w:rPr>
          <w:rStyle w:val="CommentReference"/>
        </w:rPr>
        <w:annotationRef/>
      </w:r>
      <w:r>
        <w:t>any sense of authority in coptic?</w:t>
      </w:r>
    </w:p>
  </w:comment>
  <w:comment w:id="572" w:author="Windows User" w:date="2015-02-09T21:31:00Z" w:initials="BS">
    <w:p w:rsidR="00E12AEC" w:rsidRDefault="00E12AEC">
      <w:pPr>
        <w:pStyle w:val="CommentText"/>
      </w:pPr>
      <w:r>
        <w:rPr>
          <w:rStyle w:val="CommentReference"/>
        </w:rPr>
        <w:annotationRef/>
      </w:r>
      <w:r>
        <w:t>or saint mary? I prefer the holy... but we should be  consistent one way or the other.</w:t>
      </w:r>
    </w:p>
  </w:comment>
  <w:comment w:id="573" w:author="Windows User" w:date="2015-02-09T21:31:00Z" w:initials="BS">
    <w:p w:rsidR="00E12AEC" w:rsidRDefault="00E12AEC">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E12AEC" w:rsidRDefault="00E12AEC">
      <w:pPr>
        <w:pStyle w:val="CommentText"/>
      </w:pPr>
      <w:r>
        <w:rPr>
          <w:rStyle w:val="CommentReference"/>
        </w:rPr>
        <w:annotationRef/>
      </w:r>
      <w:r>
        <w:t>tense is flipping so much vs to vs. Any way to make more consistent?</w:t>
      </w:r>
    </w:p>
  </w:comment>
  <w:comment w:id="583" w:author="Windows User" w:date="2015-02-10T07:45:00Z" w:initials="BS">
    <w:p w:rsidR="00E12AEC" w:rsidRDefault="00E12AEC">
      <w:pPr>
        <w:pStyle w:val="CommentText"/>
      </w:pPr>
      <w:r>
        <w:rPr>
          <w:rStyle w:val="CommentReference"/>
        </w:rPr>
        <w:annotationRef/>
      </w:r>
      <w:r>
        <w:t>cold frost? frosty cold?  too many ands.</w:t>
      </w:r>
    </w:p>
  </w:comment>
  <w:comment w:id="584" w:author="Windows User" w:date="2015-02-10T07:45:00Z" w:initials="BS">
    <w:p w:rsidR="00E12AEC" w:rsidRDefault="00E12AEC">
      <w:pPr>
        <w:pStyle w:val="CommentText"/>
      </w:pPr>
      <w:r>
        <w:rPr>
          <w:rStyle w:val="CommentReference"/>
        </w:rPr>
        <w:annotationRef/>
      </w:r>
      <w:r>
        <w:t>In is probably more right... I probably shouldn't have changed that...</w:t>
      </w:r>
    </w:p>
  </w:comment>
  <w:comment w:id="599" w:author="Brett Slote" w:date="2015-02-10T07:54:00Z" w:initials="BS">
    <w:p w:rsidR="00E12AEC" w:rsidRDefault="00E12AEC">
      <w:pPr>
        <w:pStyle w:val="CommentText"/>
      </w:pPr>
      <w:r>
        <w:rPr>
          <w:rStyle w:val="CommentReference"/>
        </w:rPr>
        <w:annotationRef/>
      </w:r>
      <w:r>
        <w:t>Received or bought?</w:t>
      </w:r>
    </w:p>
  </w:comment>
  <w:comment w:id="602" w:author="Brett Slote" w:date="2015-02-10T07:55:00Z" w:initials="BS">
    <w:p w:rsidR="00E12AEC" w:rsidRDefault="00E12AEC">
      <w:pPr>
        <w:pStyle w:val="CommentText"/>
      </w:pPr>
      <w:r>
        <w:rPr>
          <w:rStyle w:val="CommentReference"/>
        </w:rPr>
        <w:annotationRef/>
      </w:r>
      <w:r>
        <w:t>Not hail to you?</w:t>
      </w:r>
    </w:p>
  </w:comment>
  <w:comment w:id="605" w:author="Brett Slote" w:date="2015-02-10T07:55:00Z" w:initials="BS">
    <w:p w:rsidR="00E12AEC" w:rsidRDefault="00E12AEC">
      <w:pPr>
        <w:pStyle w:val="CommentText"/>
      </w:pPr>
      <w:r>
        <w:rPr>
          <w:rStyle w:val="CommentReference"/>
        </w:rPr>
        <w:annotationRef/>
      </w:r>
      <w:r>
        <w:t>Again ‘a’ perfect man loses meaning, but as is sounds awkward.</w:t>
      </w:r>
    </w:p>
  </w:comment>
  <w:comment w:id="608" w:author="Brett Slote" w:date="2015-02-10T07:55:00Z" w:initials="BS">
    <w:p w:rsidR="00E12AEC" w:rsidRDefault="00E12AEC">
      <w:pPr>
        <w:pStyle w:val="CommentText"/>
      </w:pPr>
      <w:r>
        <w:rPr>
          <w:rStyle w:val="CommentReference"/>
        </w:rPr>
        <w:annotationRef/>
      </w:r>
      <w:r>
        <w:t>Uncircumscript?</w:t>
      </w:r>
    </w:p>
  </w:comment>
  <w:comment w:id="611" w:author="Brett Slote" w:date="2015-02-10T07:55:00Z" w:initials="BS">
    <w:p w:rsidR="00E12AEC" w:rsidRDefault="00E12AEC">
      <w:pPr>
        <w:pStyle w:val="CommentText"/>
      </w:pPr>
      <w:r>
        <w:rPr>
          <w:rStyle w:val="CommentReference"/>
        </w:rPr>
        <w:annotationRef/>
      </w:r>
      <w:r>
        <w:t>Orthodox?</w:t>
      </w:r>
    </w:p>
  </w:comment>
  <w:comment w:id="612" w:author="Brett Slote" w:date="2015-02-10T07:55:00Z" w:initials="BS">
    <w:p w:rsidR="00E12AEC" w:rsidRDefault="00E12AEC">
      <w:pPr>
        <w:pStyle w:val="CommentText"/>
      </w:pPr>
      <w:r>
        <w:rPr>
          <w:rStyle w:val="CommentReference"/>
        </w:rPr>
        <w:annotationRef/>
      </w:r>
      <w:r>
        <w:t>Faith?</w:t>
      </w:r>
    </w:p>
  </w:comment>
  <w:comment w:id="615" w:author="Brett Slote" w:date="2015-02-10T07:55:00Z" w:initials="BS">
    <w:p w:rsidR="00E12AEC" w:rsidRDefault="00E12AEC">
      <w:pPr>
        <w:pStyle w:val="CommentText"/>
      </w:pPr>
      <w:r>
        <w:rPr>
          <w:rStyle w:val="CommentReference"/>
        </w:rPr>
        <w:annotationRef/>
      </w:r>
      <w:r>
        <w:t>Need a consistent policy</w:t>
      </w:r>
    </w:p>
  </w:comment>
  <w:comment w:id="619" w:author="Brett Slote" w:date="2015-02-10T07:56:00Z" w:initials="BS">
    <w:p w:rsidR="00E12AEC" w:rsidRDefault="00E12AEC">
      <w:pPr>
        <w:pStyle w:val="CommentText"/>
      </w:pPr>
      <w:r>
        <w:rPr>
          <w:rStyle w:val="CommentReference"/>
        </w:rPr>
        <w:annotationRef/>
      </w:r>
      <w:r>
        <w:t>Ramez, He or Him?</w:t>
      </w:r>
    </w:p>
  </w:comment>
  <w:comment w:id="620" w:author="Brett Slote" w:date="2015-02-10T07:56:00Z" w:initials="BS">
    <w:p w:rsidR="00E12AEC" w:rsidRDefault="00E12AEC">
      <w:pPr>
        <w:pStyle w:val="CommentText"/>
      </w:pPr>
      <w:r>
        <w:rPr>
          <w:rStyle w:val="CommentReference"/>
        </w:rPr>
        <w:annotationRef/>
      </w:r>
      <w:r>
        <w:t>On? By?</w:t>
      </w:r>
    </w:p>
  </w:comment>
  <w:comment w:id="625" w:author="Windows User" w:date="2015-02-10T07:58:00Z" w:initials="BS">
    <w:p w:rsidR="00E12AEC" w:rsidRDefault="00E12AEC">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E12AEC" w:rsidRDefault="00E12AEC">
      <w:pPr>
        <w:pStyle w:val="CommentText"/>
      </w:pPr>
      <w:r>
        <w:rPr>
          <w:rStyle w:val="CommentReference"/>
        </w:rPr>
        <w:annotationRef/>
      </w:r>
      <w:r>
        <w:t>When we love the Name of our Lord Jesus Christ, the Name of Salvation...</w:t>
      </w:r>
    </w:p>
  </w:comment>
  <w:comment w:id="627" w:author="Windows User" w:date="2015-02-10T07:58:00Z" w:initials="BS">
    <w:p w:rsidR="00E12AEC" w:rsidRDefault="00E12AEC">
      <w:pPr>
        <w:pStyle w:val="CommentText"/>
      </w:pPr>
      <w:r>
        <w:rPr>
          <w:rStyle w:val="CommentReference"/>
        </w:rPr>
        <w:annotationRef/>
      </w:r>
      <w:r>
        <w:t>adjective? severe?</w:t>
      </w:r>
    </w:p>
  </w:comment>
  <w:comment w:id="635" w:author="Windows User" w:date="2015-02-10T08:03:00Z" w:initials="BS">
    <w:p w:rsidR="00E12AEC" w:rsidRDefault="00E12AEC">
      <w:pPr>
        <w:pStyle w:val="CommentText"/>
      </w:pPr>
      <w:r>
        <w:rPr>
          <w:rStyle w:val="CommentReference"/>
        </w:rPr>
        <w:annotationRef/>
      </w:r>
      <w:r>
        <w:t>too literal?</w:t>
      </w:r>
    </w:p>
  </w:comment>
  <w:comment w:id="638" w:author="Windows User" w:date="2015-02-10T08:04:00Z" w:initials="BS">
    <w:p w:rsidR="00E12AEC" w:rsidRDefault="00E12AEC">
      <w:pPr>
        <w:pStyle w:val="CommentText"/>
      </w:pPr>
      <w:r>
        <w:rPr>
          <w:rStyle w:val="CommentReference"/>
        </w:rPr>
        <w:annotationRef/>
      </w:r>
      <w:r>
        <w:t>awkward</w:t>
      </w:r>
    </w:p>
  </w:comment>
  <w:comment w:id="639" w:author="Windows User" w:date="2015-02-10T08:04:00Z" w:initials="BS">
    <w:p w:rsidR="00E12AEC" w:rsidRDefault="00E12AEC">
      <w:pPr>
        <w:pStyle w:val="CommentText"/>
      </w:pPr>
      <w:r>
        <w:rPr>
          <w:rStyle w:val="CommentReference"/>
        </w:rPr>
        <w:annotationRef/>
      </w:r>
      <w:r>
        <w:t>sits, less literal, but more clear?</w:t>
      </w:r>
    </w:p>
  </w:comment>
  <w:comment w:id="640" w:author="Windows User" w:date="2015-02-10T08:04:00Z" w:initials="BS">
    <w:p w:rsidR="00E12AEC" w:rsidRDefault="00E12AEC">
      <w:pPr>
        <w:pStyle w:val="CommentText"/>
      </w:pPr>
      <w:r>
        <w:rPr>
          <w:rStyle w:val="CommentReference"/>
        </w:rPr>
        <w:annotationRef/>
      </w:r>
      <w:r>
        <w:t>awkward</w:t>
      </w:r>
    </w:p>
  </w:comment>
  <w:comment w:id="642" w:author="Windows User" w:date="2015-02-10T08:05:00Z" w:initials="BS">
    <w:p w:rsidR="00E12AEC" w:rsidRDefault="00E12AEC">
      <w:pPr>
        <w:pStyle w:val="CommentText"/>
      </w:pPr>
      <w:r>
        <w:rPr>
          <w:rStyle w:val="CommentReference"/>
        </w:rPr>
        <w:annotationRef/>
      </w:r>
      <w:r>
        <w:t>terribly awkward</w:t>
      </w:r>
    </w:p>
  </w:comment>
  <w:comment w:id="644" w:author="Windows User" w:date="2015-02-10T08:05:00Z" w:initials="BS">
    <w:p w:rsidR="00E12AEC" w:rsidRDefault="00E12AEC">
      <w:pPr>
        <w:pStyle w:val="CommentText"/>
      </w:pPr>
      <w:r>
        <w:rPr>
          <w:rStyle w:val="CommentReference"/>
        </w:rPr>
        <w:annotationRef/>
      </w:r>
      <w:r>
        <w:t>sat?</w:t>
      </w:r>
    </w:p>
  </w:comment>
  <w:comment w:id="647" w:author="Windows User" w:date="2015-02-10T08:05:00Z" w:initials="BS">
    <w:p w:rsidR="00E12AEC" w:rsidRDefault="00E12AEC">
      <w:pPr>
        <w:pStyle w:val="CommentText"/>
      </w:pPr>
      <w:r>
        <w:rPr>
          <w:rStyle w:val="CommentReference"/>
        </w:rPr>
        <w:annotationRef/>
      </w:r>
      <w:r>
        <w:t>entered and come forth, or entered through it?</w:t>
      </w:r>
    </w:p>
  </w:comment>
  <w:comment w:id="648" w:author="Windows User" w:date="2015-02-10T08:05:00Z" w:initials="BS">
    <w:p w:rsidR="00E12AEC" w:rsidRDefault="00E12AEC">
      <w:pPr>
        <w:pStyle w:val="CommentText"/>
      </w:pPr>
      <w:r>
        <w:rPr>
          <w:rStyle w:val="CommentReference"/>
        </w:rPr>
        <w:annotationRef/>
      </w:r>
      <w:r>
        <w:t>appearing?</w:t>
      </w:r>
    </w:p>
  </w:comment>
  <w:comment w:id="649" w:author="Windows User" w:date="2015-02-10T08:05:00Z" w:initials="BS">
    <w:p w:rsidR="00E12AEC" w:rsidRDefault="00E12AEC">
      <w:pPr>
        <w:pStyle w:val="CommentText"/>
      </w:pPr>
      <w:r>
        <w:rPr>
          <w:rStyle w:val="CommentReference"/>
        </w:rPr>
        <w:annotationRef/>
      </w:r>
      <w:r>
        <w:t>He</w:t>
      </w:r>
    </w:p>
  </w:comment>
  <w:comment w:id="654" w:author="Windows User" w:date="2015-02-10T08:06:00Z" w:initials="BS">
    <w:p w:rsidR="00E12AEC" w:rsidRDefault="00E12AEC">
      <w:pPr>
        <w:pStyle w:val="CommentText"/>
      </w:pPr>
      <w:r>
        <w:rPr>
          <w:rStyle w:val="CommentReference"/>
        </w:rPr>
        <w:annotationRef/>
      </w:r>
      <w:r>
        <w:t>I feel like upon sounds better here and below</w:t>
      </w:r>
    </w:p>
  </w:comment>
  <w:comment w:id="655" w:author="Windows User" w:date="2015-02-10T08:06:00Z" w:initials="BS">
    <w:p w:rsidR="00E12AEC" w:rsidRDefault="00E12AEC">
      <w:pPr>
        <w:pStyle w:val="CommentText"/>
      </w:pPr>
      <w:r>
        <w:rPr>
          <w:rStyle w:val="CommentReference"/>
        </w:rPr>
        <w:annotationRef/>
      </w:r>
      <w:r>
        <w:t>For forty days</w:t>
      </w:r>
    </w:p>
  </w:comment>
  <w:comment w:id="656" w:author="Windows User" w:date="2015-02-10T08:06:00Z" w:initials="BS">
    <w:p w:rsidR="00E12AEC" w:rsidRDefault="00E12AEC">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E12AEC" w:rsidRDefault="00E12AEC">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E12AEC" w:rsidRDefault="00E12AEC">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E12AEC" w:rsidRDefault="00E12AEC">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E12AEC" w:rsidRDefault="00E12AEC">
      <w:pPr>
        <w:pStyle w:val="CommentText"/>
      </w:pPr>
      <w:r>
        <w:rPr>
          <w:rStyle w:val="CommentReference"/>
        </w:rPr>
        <w:annotationRef/>
      </w:r>
      <w:r>
        <w:t>revealed almost makes sense here... but not with the next line having "said"</w:t>
      </w:r>
    </w:p>
  </w:comment>
  <w:comment w:id="669" w:author="Windows User" w:date="2015-02-10T08:11:00Z" w:initials="BS">
    <w:p w:rsidR="00E12AEC" w:rsidRDefault="00E12AEC">
      <w:pPr>
        <w:pStyle w:val="CommentText"/>
      </w:pPr>
      <w:r>
        <w:rPr>
          <w:rStyle w:val="CommentReference"/>
        </w:rPr>
        <w:annotationRef/>
      </w:r>
      <w:r>
        <w:t>repeat quotes or contiguious?</w:t>
      </w:r>
    </w:p>
  </w:comment>
  <w:comment w:id="670" w:author="Windows User" w:date="2015-02-10T08:11:00Z" w:initials="BS">
    <w:p w:rsidR="00E12AEC" w:rsidRDefault="00E12AEC">
      <w:pPr>
        <w:pStyle w:val="CommentText"/>
      </w:pPr>
      <w:r>
        <w:rPr>
          <w:rStyle w:val="CommentReference"/>
        </w:rPr>
        <w:annotationRef/>
      </w:r>
      <w:r>
        <w:t>in strength?</w:t>
      </w:r>
    </w:p>
  </w:comment>
  <w:comment w:id="671" w:author="Windows User" w:date="2015-02-10T08:11:00Z" w:initials="BS">
    <w:p w:rsidR="00E12AEC" w:rsidRDefault="00E12AEC">
      <w:pPr>
        <w:pStyle w:val="CommentText"/>
      </w:pPr>
      <w:r>
        <w:rPr>
          <w:rStyle w:val="CommentReference"/>
        </w:rPr>
        <w:annotationRef/>
      </w:r>
      <w:r>
        <w:t>in the tune it just sounds more emphatic dropping the "both"</w:t>
      </w:r>
    </w:p>
  </w:comment>
  <w:comment w:id="673" w:author="Windows User" w:date="2015-02-10T08:11:00Z" w:initials="BS">
    <w:p w:rsidR="00E12AEC" w:rsidRDefault="00E12AEC">
      <w:pPr>
        <w:pStyle w:val="CommentText"/>
      </w:pPr>
      <w:r>
        <w:rPr>
          <w:rStyle w:val="CommentReference"/>
        </w:rPr>
        <w:annotationRef/>
      </w:r>
      <w:r>
        <w:t>theotokos, not mav em ef Nooti</w:t>
      </w:r>
    </w:p>
  </w:comment>
  <w:comment w:id="674" w:author="Windows User" w:date="2015-02-10T08:11:00Z" w:initials="BS">
    <w:p w:rsidR="00E12AEC" w:rsidRDefault="00E12AEC">
      <w:pPr>
        <w:pStyle w:val="CommentText"/>
      </w:pPr>
      <w:r>
        <w:rPr>
          <w:rStyle w:val="CommentReference"/>
        </w:rPr>
        <w:annotationRef/>
      </w:r>
      <w:r>
        <w:t>in?</w:t>
      </w:r>
    </w:p>
  </w:comment>
  <w:comment w:id="676" w:author="Windows User" w:date="2015-02-10T08:11:00Z" w:initials="BS">
    <w:p w:rsidR="00E12AEC" w:rsidRDefault="00E12AEC">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E12AEC" w:rsidRDefault="00E12AEC">
      <w:pPr>
        <w:pStyle w:val="CommentText"/>
      </w:pPr>
      <w:r>
        <w:rPr>
          <w:rStyle w:val="CommentReference"/>
        </w:rPr>
        <w:annotationRef/>
      </w:r>
      <w:r>
        <w:t>tense?</w:t>
      </w:r>
    </w:p>
  </w:comment>
  <w:comment w:id="679" w:author="Windows User" w:date="2015-02-10T08:11:00Z" w:initials="BS">
    <w:p w:rsidR="00E12AEC" w:rsidRDefault="00E12AEC">
      <w:pPr>
        <w:pStyle w:val="CommentText"/>
      </w:pPr>
      <w:r>
        <w:rPr>
          <w:rStyle w:val="CommentReference"/>
        </w:rPr>
        <w:annotationRef/>
      </w:r>
      <w:r>
        <w:t>too far for a pronoun</w:t>
      </w:r>
    </w:p>
  </w:comment>
  <w:comment w:id="680" w:author="Windows User" w:date="2015-02-10T08:11:00Z" w:initials="BS">
    <w:p w:rsidR="00E12AEC" w:rsidRDefault="00E12AEC">
      <w:pPr>
        <w:pStyle w:val="CommentText"/>
      </w:pPr>
      <w:r>
        <w:rPr>
          <w:rStyle w:val="CommentReference"/>
        </w:rPr>
        <w:annotationRef/>
      </w:r>
      <w:r>
        <w:t>deemed or made?</w:t>
      </w:r>
    </w:p>
  </w:comment>
  <w:comment w:id="682" w:author="Windows User" w:date="2015-02-10T08:12:00Z" w:initials="BS">
    <w:p w:rsidR="00E12AEC" w:rsidRDefault="00E12AEC">
      <w:pPr>
        <w:pStyle w:val="CommentText"/>
      </w:pPr>
      <w:r>
        <w:rPr>
          <w:rStyle w:val="CommentReference"/>
        </w:rPr>
        <w:annotationRef/>
      </w:r>
      <w:r>
        <w:t>coptic is heavens of heavens, but we usually say heaven of heavens.</w:t>
      </w:r>
    </w:p>
  </w:comment>
  <w:comment w:id="684" w:author="Windows User" w:date="2015-02-10T08:12:00Z" w:initials="BS">
    <w:p w:rsidR="00E12AEC" w:rsidRDefault="00E12AEC">
      <w:pPr>
        <w:pStyle w:val="CommentText"/>
      </w:pPr>
      <w:r>
        <w:rPr>
          <w:rStyle w:val="CommentReference"/>
        </w:rPr>
        <w:annotationRef/>
      </w:r>
      <w:r>
        <w:t>rises or shines?</w:t>
      </w:r>
    </w:p>
  </w:comment>
  <w:comment w:id="687" w:author="Windows User" w:date="2015-02-10T08:12:00Z" w:initials="BS">
    <w:p w:rsidR="00E12AEC" w:rsidRDefault="00E12AEC">
      <w:pPr>
        <w:pStyle w:val="CommentText"/>
      </w:pPr>
      <w:r>
        <w:rPr>
          <w:rStyle w:val="CommentReference"/>
        </w:rPr>
        <w:annotationRef/>
      </w:r>
      <w:r>
        <w:t>destroyed or damaged?</w:t>
      </w:r>
    </w:p>
  </w:comment>
  <w:comment w:id="688" w:author="Windows User" w:date="2015-02-10T08:12:00Z" w:initials="BS">
    <w:p w:rsidR="00E12AEC" w:rsidRDefault="00E12AEC">
      <w:pPr>
        <w:pStyle w:val="CommentText"/>
      </w:pPr>
      <w:r>
        <w:rPr>
          <w:rStyle w:val="CommentReference"/>
        </w:rPr>
        <w:annotationRef/>
      </w:r>
      <w:r>
        <w:t>what does very mean here?</w:t>
      </w:r>
    </w:p>
  </w:comment>
  <w:comment w:id="693" w:author="Windows User" w:date="2015-02-10T08:14:00Z" w:initials="BS">
    <w:p w:rsidR="00E12AEC" w:rsidRDefault="00E12AEC">
      <w:pPr>
        <w:pStyle w:val="CommentText"/>
      </w:pPr>
      <w:r>
        <w:rPr>
          <w:rStyle w:val="CommentReference"/>
        </w:rPr>
        <w:annotationRef/>
      </w:r>
      <w:r>
        <w:t>servant, or slave?</w:t>
      </w:r>
    </w:p>
  </w:comment>
  <w:comment w:id="694" w:author="Windows User" w:date="2015-02-10T08:14:00Z" w:initials="BS">
    <w:p w:rsidR="00E12AEC" w:rsidRDefault="00E12AEC">
      <w:pPr>
        <w:pStyle w:val="CommentText"/>
      </w:pPr>
      <w:r>
        <w:rPr>
          <w:rStyle w:val="CommentReference"/>
        </w:rPr>
        <w:annotationRef/>
      </w:r>
      <w:r>
        <w:t>Feels way too literal</w:t>
      </w:r>
    </w:p>
  </w:comment>
  <w:comment w:id="700" w:author="Windows User" w:date="2015-02-10T08:16:00Z" w:initials="BS">
    <w:p w:rsidR="00E12AEC" w:rsidRDefault="00E12AE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E12AEC" w:rsidRDefault="00E12AEC">
      <w:pPr>
        <w:pStyle w:val="CommentText"/>
      </w:pPr>
      <w:r>
        <w:rPr>
          <w:rStyle w:val="CommentReference"/>
        </w:rPr>
        <w:annotationRef/>
      </w:r>
      <w:r>
        <w:t>was incarnate or took flesh? Need a decision for this common phrase.</w:t>
      </w:r>
    </w:p>
  </w:comment>
  <w:comment w:id="704" w:author="Windows User" w:date="2015-02-10T08:17:00Z" w:initials="BS">
    <w:p w:rsidR="00E12AEC" w:rsidRDefault="00E12AE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E12AEC" w:rsidRDefault="00E12AEC">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E12AEC" w:rsidRDefault="00E12AEC">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E12AEC" w:rsidRDefault="00E12AEC">
      <w:pPr>
        <w:pStyle w:val="CommentText"/>
      </w:pPr>
      <w:r>
        <w:rPr>
          <w:rStyle w:val="CommentReference"/>
        </w:rPr>
        <w:annotationRef/>
      </w:r>
      <w:r>
        <w:t>net or hook?</w:t>
      </w:r>
    </w:p>
  </w:comment>
  <w:comment w:id="714" w:author="Windows User" w:date="2015-02-10T08:18:00Z" w:initials="BS">
    <w:p w:rsidR="00E12AEC" w:rsidRDefault="00E12AEC">
      <w:pPr>
        <w:pStyle w:val="CommentText"/>
      </w:pPr>
      <w:r>
        <w:rPr>
          <w:rStyle w:val="CommentReference"/>
        </w:rPr>
        <w:annotationRef/>
      </w:r>
      <w:r>
        <w:t>Instructing them in the worship?</w:t>
      </w:r>
    </w:p>
  </w:comment>
  <w:comment w:id="715" w:author="Windows User" w:date="2015-02-10T08:18:00Z" w:initials="BS">
    <w:p w:rsidR="00E12AEC" w:rsidRDefault="00E12AEC">
      <w:pPr>
        <w:pStyle w:val="CommentText"/>
      </w:pPr>
      <w:r>
        <w:rPr>
          <w:rStyle w:val="CommentReference"/>
        </w:rPr>
        <w:annotationRef/>
      </w:r>
      <w:r>
        <w:t>what does this mean?</w:t>
      </w:r>
    </w:p>
  </w:comment>
  <w:comment w:id="716" w:author="Windows User" w:date="2015-02-10T08:18:00Z" w:initials="BS">
    <w:p w:rsidR="00E12AEC" w:rsidRDefault="00E12AEC">
      <w:pPr>
        <w:pStyle w:val="CommentText"/>
      </w:pPr>
      <w:r>
        <w:rPr>
          <w:rStyle w:val="CommentReference"/>
        </w:rPr>
        <w:annotationRef/>
      </w:r>
      <w:r>
        <w:t>Path? Or Way? i.e. Christ?</w:t>
      </w:r>
    </w:p>
  </w:comment>
  <w:comment w:id="717" w:author="Windows User" w:date="2015-02-10T08:18:00Z" w:initials="BS">
    <w:p w:rsidR="00E12AEC" w:rsidRDefault="00E12AEC">
      <w:pPr>
        <w:pStyle w:val="CommentText"/>
      </w:pPr>
      <w:r>
        <w:rPr>
          <w:rStyle w:val="CommentReference"/>
        </w:rPr>
        <w:annotationRef/>
      </w:r>
      <w:r>
        <w:t>forward to? Or towards?</w:t>
      </w:r>
    </w:p>
  </w:comment>
  <w:comment w:id="718" w:author="Windows User" w:date="2015-02-10T08:18:00Z" w:initials="BS">
    <w:p w:rsidR="00E12AEC" w:rsidRDefault="00E12AEC">
      <w:pPr>
        <w:pStyle w:val="CommentText"/>
      </w:pPr>
      <w:r>
        <w:rPr>
          <w:rStyle w:val="CommentReference"/>
        </w:rPr>
        <w:annotationRef/>
      </w:r>
      <w:r>
        <w:t>gladness</w:t>
      </w:r>
    </w:p>
  </w:comment>
  <w:comment w:id="723" w:author="Windows User" w:date="2015-02-10T08:20:00Z" w:initials="BS">
    <w:p w:rsidR="00E12AEC" w:rsidRDefault="00E12AEC">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E12AEC" w:rsidRDefault="00E12AEC">
      <w:pPr>
        <w:pStyle w:val="CommentText"/>
      </w:pPr>
      <w:r>
        <w:rPr>
          <w:rStyle w:val="CommentReference"/>
        </w:rPr>
        <w:annotationRef/>
      </w:r>
      <w:r>
        <w:t>Everyday or a day?</w:t>
      </w:r>
    </w:p>
  </w:comment>
  <w:comment w:id="725" w:author="Windows User" w:date="2015-02-10T08:20:00Z" w:initials="BS">
    <w:p w:rsidR="00E12AEC" w:rsidRDefault="00E12AEC">
      <w:pPr>
        <w:pStyle w:val="CommentText"/>
      </w:pPr>
      <w:r>
        <w:rPr>
          <w:rStyle w:val="CommentReference"/>
        </w:rPr>
        <w:annotationRef/>
      </w:r>
      <w:r>
        <w:t>not delight. Maybe joy instead of esctasy?</w:t>
      </w:r>
    </w:p>
  </w:comment>
  <w:comment w:id="726" w:author="Windows User" w:date="2015-02-10T08:20:00Z" w:initials="BS">
    <w:p w:rsidR="00E12AEC" w:rsidRDefault="00E12AEC">
      <w:pPr>
        <w:pStyle w:val="CommentText"/>
      </w:pPr>
      <w:r>
        <w:rPr>
          <w:rStyle w:val="CommentReference"/>
        </w:rPr>
        <w:annotationRef/>
      </w:r>
      <w:r>
        <w:t>glory, splendor or beauty?</w:t>
      </w:r>
    </w:p>
  </w:comment>
  <w:comment w:id="727" w:author="Windows User" w:date="2015-02-10T08:20:00Z" w:initials="BS">
    <w:p w:rsidR="00E12AEC" w:rsidRDefault="00E12AEC">
      <w:pPr>
        <w:pStyle w:val="CommentText"/>
      </w:pPr>
      <w:r>
        <w:rPr>
          <w:rStyle w:val="CommentReference"/>
        </w:rPr>
        <w:annotationRef/>
      </w:r>
      <w:r>
        <w:t>from or and?</w:t>
      </w:r>
    </w:p>
  </w:comment>
  <w:comment w:id="728" w:author="Windows User" w:date="2015-02-10T08:20:00Z" w:initials="BS">
    <w:p w:rsidR="00E12AEC" w:rsidRDefault="00E12AEC">
      <w:pPr>
        <w:pStyle w:val="CommentText"/>
      </w:pPr>
      <w:r>
        <w:rPr>
          <w:rStyle w:val="CommentReference"/>
        </w:rPr>
        <w:annotationRef/>
      </w:r>
      <w:r>
        <w:t>What prophet? Why did abouna redact this?</w:t>
      </w:r>
    </w:p>
  </w:comment>
  <w:comment w:id="729" w:author="Windows User" w:date="2015-02-10T08:20:00Z" w:initials="BS">
    <w:p w:rsidR="00E12AEC" w:rsidRDefault="00E12AEC">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E12AEC" w:rsidRDefault="00E12AEC">
      <w:pPr>
        <w:pStyle w:val="CommentText"/>
      </w:pPr>
      <w:r>
        <w:rPr>
          <w:rStyle w:val="CommentReference"/>
        </w:rPr>
        <w:annotationRef/>
      </w:r>
      <w:r>
        <w:t>is this right?</w:t>
      </w:r>
    </w:p>
  </w:comment>
  <w:comment w:id="731" w:author="Windows User" w:date="2015-02-10T08:20:00Z" w:initials="BS">
    <w:p w:rsidR="00E12AEC" w:rsidRDefault="00E12AEC">
      <w:pPr>
        <w:pStyle w:val="CommentText"/>
      </w:pPr>
      <w:r>
        <w:rPr>
          <w:rStyle w:val="CommentReference"/>
        </w:rPr>
        <w:annotationRef/>
      </w:r>
      <w:r>
        <w:t>isn't it of?</w:t>
      </w:r>
    </w:p>
  </w:comment>
  <w:comment w:id="732" w:author="Windows User" w:date="2015-02-10T08:20:00Z" w:initials="BS">
    <w:p w:rsidR="00E12AEC" w:rsidRDefault="00E12AEC">
      <w:pPr>
        <w:pStyle w:val="CommentText"/>
      </w:pPr>
      <w:r>
        <w:rPr>
          <w:rStyle w:val="CommentReference"/>
        </w:rPr>
        <w:annotationRef/>
      </w:r>
      <w:r>
        <w:t>isn't it blesses?</w:t>
      </w:r>
    </w:p>
  </w:comment>
  <w:comment w:id="733" w:author="Windows User" w:date="2015-02-10T08:20:00Z" w:initials="BS">
    <w:p w:rsidR="00E12AEC" w:rsidRDefault="00E12AEC">
      <w:pPr>
        <w:pStyle w:val="CommentText"/>
      </w:pPr>
      <w:r>
        <w:rPr>
          <w:rStyle w:val="CommentReference"/>
        </w:rPr>
        <w:annotationRef/>
      </w:r>
      <w:r>
        <w:t>blessing or blessing?</w:t>
      </w:r>
    </w:p>
  </w:comment>
  <w:comment w:id="734" w:author="Windows User" w:date="2015-02-10T08:20:00Z" w:initials="BS">
    <w:p w:rsidR="00E12AEC" w:rsidRDefault="00E12AEC">
      <w:pPr>
        <w:pStyle w:val="CommentText"/>
      </w:pPr>
      <w:r>
        <w:rPr>
          <w:rStyle w:val="CommentReference"/>
        </w:rPr>
        <w:annotationRef/>
      </w:r>
      <w:r>
        <w:t>the other translations seem not to like abouna's contractions...</w:t>
      </w:r>
    </w:p>
  </w:comment>
  <w:comment w:id="735" w:author="Windows User" w:date="2015-02-10T08:20:00Z" w:initials="BS">
    <w:p w:rsidR="00E12AEC" w:rsidRDefault="00E12AEC">
      <w:pPr>
        <w:pStyle w:val="CommentText"/>
      </w:pPr>
      <w:r>
        <w:rPr>
          <w:rStyle w:val="CommentReference"/>
        </w:rPr>
        <w:annotationRef/>
      </w:r>
      <w:r>
        <w:t>perfect or true?</w:t>
      </w:r>
    </w:p>
  </w:comment>
  <w:comment w:id="742" w:author="Windows User" w:date="2015-02-10T08:28:00Z" w:initials="BS">
    <w:p w:rsidR="00E12AEC" w:rsidRDefault="00E12AEC">
      <w:pPr>
        <w:pStyle w:val="CommentText"/>
      </w:pPr>
      <w:r>
        <w:rPr>
          <w:rStyle w:val="CommentReference"/>
        </w:rPr>
        <w:annotationRef/>
      </w:r>
      <w:r>
        <w:t>which word is right?</w:t>
      </w:r>
    </w:p>
  </w:comment>
  <w:comment w:id="743" w:author="Windows User" w:date="2015-02-10T08:28:00Z" w:initials="BS">
    <w:p w:rsidR="00E12AEC" w:rsidRDefault="00E12AEC">
      <w:pPr>
        <w:pStyle w:val="CommentText"/>
      </w:pPr>
      <w:r>
        <w:rPr>
          <w:rStyle w:val="CommentReference"/>
        </w:rPr>
        <w:annotationRef/>
      </w:r>
      <w:r>
        <w:t>wise?</w:t>
      </w:r>
    </w:p>
  </w:comment>
  <w:comment w:id="745" w:author="Windows User" w:date="2015-02-10T08:28:00Z" w:initials="BS">
    <w:p w:rsidR="00E12AEC" w:rsidRDefault="00E12AEC">
      <w:pPr>
        <w:pStyle w:val="CommentText"/>
      </w:pPr>
      <w:r>
        <w:rPr>
          <w:rStyle w:val="CommentReference"/>
        </w:rPr>
        <w:annotationRef/>
      </w:r>
      <w:r>
        <w:t>bride, or bridal chamber?</w:t>
      </w:r>
    </w:p>
  </w:comment>
  <w:comment w:id="746" w:author="Windows User" w:date="2015-02-10T08:28:00Z" w:initials="BS">
    <w:p w:rsidR="00E12AEC" w:rsidRDefault="00E12AEC" w:rsidP="00BE768B">
      <w:pPr>
        <w:pStyle w:val="CommentText"/>
      </w:pPr>
      <w:r>
        <w:rPr>
          <w:rStyle w:val="CommentReference"/>
        </w:rPr>
        <w:annotationRef/>
      </w:r>
      <w:r>
        <w:t>truth, logos, or true logos?</w:t>
      </w:r>
    </w:p>
  </w:comment>
  <w:comment w:id="747" w:author="Windows User" w:date="2015-02-10T08:28:00Z" w:initials="BS">
    <w:p w:rsidR="00E12AEC" w:rsidRDefault="00E12AEC" w:rsidP="00BE768B">
      <w:pPr>
        <w:pStyle w:val="CommentText"/>
      </w:pPr>
      <w:r>
        <w:rPr>
          <w:rStyle w:val="CommentReference"/>
        </w:rPr>
        <w:annotationRef/>
      </w:r>
      <w:r>
        <w:t>redeemed or saved?</w:t>
      </w:r>
    </w:p>
  </w:comment>
  <w:comment w:id="749" w:author="Windows User" w:date="2015-02-10T08:28:00Z" w:initials="BS">
    <w:p w:rsidR="00E12AEC" w:rsidRDefault="00E12AEC">
      <w:pPr>
        <w:pStyle w:val="CommentText"/>
      </w:pPr>
      <w:r>
        <w:rPr>
          <w:rStyle w:val="CommentReference"/>
        </w:rPr>
        <w:annotationRef/>
      </w:r>
      <w:r>
        <w:t>for us or unto us?</w:t>
      </w:r>
    </w:p>
  </w:comment>
  <w:comment w:id="752" w:author="Windows User" w:date="2015-02-10T08:28:00Z" w:initials="BS">
    <w:p w:rsidR="00E12AEC" w:rsidRDefault="00E12AEC">
      <w:pPr>
        <w:pStyle w:val="CommentText"/>
      </w:pPr>
      <w:r>
        <w:rPr>
          <w:rStyle w:val="CommentReference"/>
        </w:rPr>
        <w:annotationRef/>
      </w:r>
      <w:r>
        <w:t>what does eshleelooi mean?</w:t>
      </w:r>
    </w:p>
  </w:comment>
  <w:comment w:id="753" w:author="Windows User" w:date="2015-02-10T08:28:00Z" w:initials="BS">
    <w:p w:rsidR="00E12AEC" w:rsidRDefault="00E12AEC">
      <w:pPr>
        <w:pStyle w:val="CommentText"/>
      </w:pPr>
      <w:r>
        <w:rPr>
          <w:rStyle w:val="CommentReference"/>
        </w:rPr>
        <w:annotationRef/>
      </w:r>
      <w:r>
        <w:t>save or redeem?</w:t>
      </w:r>
    </w:p>
  </w:comment>
  <w:comment w:id="755" w:author="Windows User" w:date="2015-02-10T08:29:00Z" w:initials="BS">
    <w:p w:rsidR="00E12AEC" w:rsidRDefault="00E12AEC">
      <w:pPr>
        <w:pStyle w:val="CommentText"/>
      </w:pPr>
      <w:r>
        <w:rPr>
          <w:rStyle w:val="CommentReference"/>
        </w:rPr>
        <w:annotationRef/>
      </w:r>
      <w:r>
        <w:t>paradoxically or miraculously?</w:t>
      </w:r>
    </w:p>
  </w:comment>
  <w:comment w:id="756" w:author="Windows User" w:date="2015-02-10T08:29:00Z" w:initials="BS">
    <w:p w:rsidR="00E12AEC" w:rsidRDefault="00E12AEC">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E12AEC" w:rsidRDefault="00E12AEC">
      <w:pPr>
        <w:pStyle w:val="CommentText"/>
      </w:pPr>
      <w:r>
        <w:rPr>
          <w:rStyle w:val="CommentReference"/>
        </w:rPr>
        <w:annotationRef/>
      </w:r>
      <w:r>
        <w:t>this seems to be parallel to gold on all sides rather than gold roundabout it.</w:t>
      </w:r>
    </w:p>
  </w:comment>
  <w:comment w:id="759" w:author="Windows User" w:date="2015-02-10T08:29:00Z" w:initials="BS">
    <w:p w:rsidR="00E12AEC" w:rsidRDefault="00E12AEC">
      <w:pPr>
        <w:pStyle w:val="CommentText"/>
      </w:pPr>
      <w:r>
        <w:rPr>
          <w:rStyle w:val="CommentReference"/>
        </w:rPr>
        <w:annotationRef/>
      </w:r>
      <w:r>
        <w:t>Saviour or redeemer?</w:t>
      </w:r>
    </w:p>
  </w:comment>
  <w:comment w:id="761" w:author="Windows User" w:date="2015-02-10T08:29:00Z" w:initials="BS">
    <w:p w:rsidR="00E12AEC" w:rsidRDefault="00E12AEC">
      <w:pPr>
        <w:pStyle w:val="CommentText"/>
      </w:pPr>
      <w:r>
        <w:rPr>
          <w:rStyle w:val="CommentReference"/>
        </w:rPr>
        <w:annotationRef/>
      </w:r>
      <w:r>
        <w:t>isn't this compassion? not nishti nai...</w:t>
      </w:r>
    </w:p>
  </w:comment>
  <w:comment w:id="764" w:author="Windows User" w:date="2015-02-10T08:30:00Z" w:initials="BS">
    <w:p w:rsidR="00E12AEC" w:rsidRDefault="00E12AE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E12AEC" w:rsidRDefault="00E12AEC">
      <w:pPr>
        <w:pStyle w:val="CommentText"/>
      </w:pPr>
      <w:r>
        <w:rPr>
          <w:rStyle w:val="CommentReference"/>
        </w:rPr>
        <w:annotationRef/>
      </w:r>
      <w:r>
        <w:t>should be lampstand, not candle stick, here and throughout.</w:t>
      </w:r>
    </w:p>
  </w:comment>
  <w:comment w:id="766" w:author="Windows User" w:date="2015-02-10T08:30:00Z" w:initials="BS">
    <w:p w:rsidR="00E12AEC" w:rsidRDefault="00E12AEC">
      <w:pPr>
        <w:pStyle w:val="CommentText"/>
      </w:pPr>
      <w:r>
        <w:rPr>
          <w:rStyle w:val="CommentReference"/>
        </w:rPr>
        <w:annotationRef/>
      </w:r>
      <w:r>
        <w:t>Ok, not saluted... Greeted, or I would prefer hailed...</w:t>
      </w:r>
    </w:p>
  </w:comment>
  <w:comment w:id="767" w:author="Windows User" w:date="2015-02-10T08:30:00Z" w:initials="BS">
    <w:p w:rsidR="00E12AEC" w:rsidRDefault="00E12AEC">
      <w:pPr>
        <w:pStyle w:val="CommentText"/>
      </w:pPr>
      <w:r>
        <w:rPr>
          <w:rStyle w:val="CommentReference"/>
        </w:rPr>
        <w:annotationRef/>
      </w:r>
      <w:r>
        <w:t>The Father was overjoyed, in your conception????</w:t>
      </w:r>
    </w:p>
  </w:comment>
  <w:comment w:id="768" w:author="Windows User" w:date="2015-02-10T08:30:00Z" w:initials="BS">
    <w:p w:rsidR="00E12AEC" w:rsidRDefault="00E12AEC">
      <w:pPr>
        <w:pStyle w:val="CommentText"/>
      </w:pPr>
      <w:r>
        <w:rPr>
          <w:rStyle w:val="CommentReference"/>
        </w:rPr>
        <w:annotationRef/>
      </w:r>
      <w:r>
        <w:t>appearing doesn't sound right for parousia... coming or advent?</w:t>
      </w:r>
    </w:p>
  </w:comment>
  <w:comment w:id="769" w:author="Windows User" w:date="2015-02-10T08:30:00Z" w:initials="BS">
    <w:p w:rsidR="00E12AEC" w:rsidRDefault="00E12AEC">
      <w:pPr>
        <w:pStyle w:val="CommentText"/>
      </w:pPr>
      <w:r>
        <w:rPr>
          <w:rStyle w:val="CommentReference"/>
        </w:rPr>
        <w:annotationRef/>
      </w:r>
      <w:r>
        <w:t>kinda funny in English to switch pronoun from Lord to Virgin in one scentence.</w:t>
      </w:r>
    </w:p>
  </w:comment>
  <w:comment w:id="772" w:author="Windows User" w:date="2015-02-10T08:30:00Z" w:initials="BS">
    <w:p w:rsidR="00E12AEC" w:rsidRDefault="00E12AEC">
      <w:pPr>
        <w:pStyle w:val="CommentText"/>
      </w:pPr>
      <w:r>
        <w:rPr>
          <w:rStyle w:val="CommentReference"/>
        </w:rPr>
        <w:annotationRef/>
      </w:r>
      <w:r>
        <w:t>I really didn't like preached... Is this to literal though? Maybe L.A. is better.</w:t>
      </w:r>
    </w:p>
  </w:comment>
  <w:comment w:id="773" w:author="Windows User" w:date="2015-02-10T08:30:00Z" w:initials="BS">
    <w:p w:rsidR="00E12AEC" w:rsidRDefault="00E12AEC">
      <w:pPr>
        <w:pStyle w:val="CommentText"/>
      </w:pPr>
      <w:r>
        <w:rPr>
          <w:rStyle w:val="CommentReference"/>
        </w:rPr>
        <w:annotationRef/>
      </w:r>
      <w:r>
        <w:t>these thereofs are so awkward... but I can't think of a better phrasing right now.</w:t>
      </w:r>
    </w:p>
  </w:comment>
  <w:comment w:id="779" w:author="Windows User" w:date="2015-02-10T08:31:00Z" w:initials="BS">
    <w:p w:rsidR="00E12AEC" w:rsidRDefault="00E12AEC">
      <w:pPr>
        <w:pStyle w:val="CommentText"/>
      </w:pPr>
      <w:r>
        <w:rPr>
          <w:rStyle w:val="CommentReference"/>
        </w:rPr>
        <w:annotationRef/>
      </w:r>
      <w:r>
        <w:t>this seems kind of loose... is it ok?</w:t>
      </w:r>
    </w:p>
  </w:comment>
  <w:comment w:id="780" w:author="Windows User" w:date="2015-02-10T08:31:00Z" w:initials="BS">
    <w:p w:rsidR="00E12AEC" w:rsidRDefault="00E12AEC">
      <w:pPr>
        <w:pStyle w:val="CommentText"/>
      </w:pPr>
      <w:r>
        <w:rPr>
          <w:rStyle w:val="CommentReference"/>
        </w:rPr>
        <w:annotationRef/>
      </w:r>
      <w:r>
        <w:t>works or deeds?</w:t>
      </w:r>
    </w:p>
  </w:comment>
  <w:comment w:id="781" w:author="Windows User" w:date="2015-02-10T08:31:00Z" w:initials="BS">
    <w:p w:rsidR="00E12AEC" w:rsidRDefault="00E12AEC">
      <w:pPr>
        <w:pStyle w:val="CommentText"/>
      </w:pPr>
      <w:r>
        <w:rPr>
          <w:rStyle w:val="CommentReference"/>
        </w:rPr>
        <w:annotationRef/>
      </w:r>
      <w:r>
        <w:t>does Coptic have 'high'?</w:t>
      </w:r>
    </w:p>
  </w:comment>
  <w:comment w:id="782" w:author="Windows User" w:date="2015-02-10T08:31:00Z" w:initials="BS">
    <w:p w:rsidR="00E12AEC" w:rsidRDefault="00E12AEC">
      <w:pPr>
        <w:pStyle w:val="CommentText"/>
      </w:pPr>
      <w:r>
        <w:rPr>
          <w:rStyle w:val="CommentReference"/>
        </w:rPr>
        <w:annotationRef/>
      </w:r>
      <w:r>
        <w:t>bless or praise? inconsistent rendering of esmo</w:t>
      </w:r>
    </w:p>
  </w:comment>
  <w:comment w:id="810" w:author="Windows User" w:date="2015-02-19T12:10:00Z" w:initials="WU">
    <w:p w:rsidR="00E12AEC" w:rsidRDefault="00E12AEC">
      <w:pPr>
        <w:pStyle w:val="CommentText"/>
      </w:pPr>
      <w:r>
        <w:rPr>
          <w:rStyle w:val="CommentReference"/>
        </w:rPr>
        <w:annotationRef/>
      </w:r>
      <w:r>
        <w:t>add accents and coptic</w:t>
      </w:r>
    </w:p>
  </w:comment>
  <w:comment w:id="825" w:author="Windows User" w:date="2015-03-03T22:28:00Z" w:initials="BS">
    <w:p w:rsidR="00E12AEC" w:rsidRDefault="00E12AEC">
      <w:pPr>
        <w:pStyle w:val="CommentText"/>
      </w:pPr>
      <w:r>
        <w:rPr>
          <w:rStyle w:val="CommentReference"/>
        </w:rPr>
        <w:annotationRef/>
      </w:r>
      <w:r>
        <w:t>coptic has confess</w:t>
      </w:r>
    </w:p>
  </w:comment>
  <w:comment w:id="915" w:author="Windows User" w:date="2015-08-26T08:24:00Z" w:initials="WU">
    <w:p w:rsidR="00E12AEC" w:rsidRDefault="00E12AEC">
      <w:pPr>
        <w:pStyle w:val="CommentText"/>
      </w:pPr>
      <w:r>
        <w:rPr>
          <w:rStyle w:val="CommentReference"/>
        </w:rPr>
        <w:annotationRef/>
      </w:r>
      <w:r>
        <w:t>Isn’t this one more faithful?</w:t>
      </w:r>
    </w:p>
  </w:comment>
  <w:comment w:id="916" w:author="Windows User" w:date="2015-08-26T08:24:00Z" w:initials="WU">
    <w:p w:rsidR="00E12AEC" w:rsidRDefault="00E12AEC">
      <w:pPr>
        <w:pStyle w:val="CommentText"/>
      </w:pPr>
      <w:r>
        <w:rPr>
          <w:rStyle w:val="CommentReference"/>
        </w:rPr>
        <w:annotationRef/>
      </w:r>
      <w:r>
        <w:t>Which one(s) are/is right?</w:t>
      </w:r>
    </w:p>
  </w:comment>
  <w:comment w:id="917" w:author="Windows User" w:date="2015-08-26T08:24:00Z" w:initials="WU">
    <w:p w:rsidR="00E12AEC" w:rsidRDefault="00E12AEC">
      <w:pPr>
        <w:pStyle w:val="CommentText"/>
      </w:pPr>
      <w:r>
        <w:rPr>
          <w:rStyle w:val="CommentReference"/>
        </w:rPr>
        <w:annotationRef/>
      </w:r>
      <w:r>
        <w:t>Coptic doesn’t seem to have “O Lord”</w:t>
      </w:r>
    </w:p>
  </w:comment>
  <w:comment w:id="918" w:author="Windows User" w:date="2015-08-31T08:35:00Z" w:initials="WU">
    <w:p w:rsidR="00E12AEC" w:rsidRDefault="00E12AEC">
      <w:pPr>
        <w:pStyle w:val="CommentText"/>
      </w:pPr>
      <w:r>
        <w:rPr>
          <w:rStyle w:val="CommentReference"/>
        </w:rPr>
        <w:annotationRef/>
      </w:r>
      <w:r>
        <w:t>Called or named?</w:t>
      </w:r>
    </w:p>
  </w:comment>
  <w:comment w:id="919" w:author="Windows User" w:date="2015-08-31T08:35:00Z" w:initials="WU">
    <w:p w:rsidR="00E12AEC" w:rsidRDefault="00E12AEC">
      <w:pPr>
        <w:pStyle w:val="CommentText"/>
      </w:pPr>
      <w:r>
        <w:rPr>
          <w:rStyle w:val="CommentReference"/>
        </w:rPr>
        <w:annotationRef/>
      </w:r>
      <w:r>
        <w:t>John loved the Lord, or the Lord loved John?</w:t>
      </w:r>
    </w:p>
  </w:comment>
  <w:comment w:id="920" w:author="Windows User" w:date="2015-08-31T08:38:00Z" w:initials="WU">
    <w:p w:rsidR="00E12AEC" w:rsidRDefault="00E12AEC">
      <w:pPr>
        <w:pStyle w:val="CommentText"/>
      </w:pPr>
      <w:r>
        <w:rPr>
          <w:rStyle w:val="CommentReference"/>
        </w:rPr>
        <w:annotationRef/>
      </w:r>
      <w:r>
        <w:t>Not the Lord?</w:t>
      </w:r>
    </w:p>
  </w:comment>
  <w:comment w:id="921" w:author="Windows User" w:date="2015-08-31T08:38:00Z" w:initials="WU">
    <w:p w:rsidR="00E12AEC" w:rsidRDefault="00E12AEC">
      <w:pPr>
        <w:pStyle w:val="CommentText"/>
      </w:pPr>
      <w:r>
        <w:rPr>
          <w:rStyle w:val="CommentReference"/>
        </w:rPr>
        <w:annotationRef/>
      </w:r>
      <w:r>
        <w:t>The rest missing?</w:t>
      </w:r>
    </w:p>
  </w:comment>
  <w:comment w:id="922" w:author="Windows User" w:date="2015-08-31T08:38:00Z" w:initials="WU">
    <w:p w:rsidR="00E12AEC" w:rsidRDefault="00E12AEC">
      <w:pPr>
        <w:pStyle w:val="CommentText"/>
      </w:pPr>
      <w:r>
        <w:rPr>
          <w:rStyle w:val="CommentReference"/>
        </w:rPr>
        <w:annotationRef/>
      </w:r>
      <w:r>
        <w:t>Completely different…</w:t>
      </w:r>
    </w:p>
  </w:comment>
  <w:comment w:id="923" w:author="Windows User" w:date="2015-08-31T08:38:00Z" w:initials="WU">
    <w:p w:rsidR="00E12AEC" w:rsidRDefault="00E12AEC">
      <w:pPr>
        <w:pStyle w:val="CommentText"/>
      </w:pPr>
      <w:r>
        <w:rPr>
          <w:rStyle w:val="CommentReference"/>
        </w:rPr>
        <w:annotationRef/>
      </w:r>
      <w:r>
        <w:t>Sound or voices?</w:t>
      </w:r>
    </w:p>
  </w:comment>
  <w:comment w:id="924" w:author="Windows User" w:date="2015-09-01T09:02:00Z" w:initials="WU">
    <w:p w:rsidR="00E12AEC" w:rsidRDefault="00E12AEC">
      <w:pPr>
        <w:pStyle w:val="CommentText"/>
      </w:pPr>
      <w:r>
        <w:rPr>
          <w:rStyle w:val="CommentReference"/>
        </w:rPr>
        <w:annotationRef/>
      </w:r>
      <w:r>
        <w:t>AAP has divinely inspired.</w:t>
      </w:r>
    </w:p>
  </w:comment>
  <w:comment w:id="925" w:author="Windows User" w:date="2015-08-31T12:23:00Z" w:initials="WU">
    <w:p w:rsidR="00E12AEC" w:rsidRDefault="00E12AEC">
      <w:pPr>
        <w:pStyle w:val="CommentText"/>
      </w:pPr>
      <w:r>
        <w:rPr>
          <w:rStyle w:val="CommentReference"/>
        </w:rPr>
        <w:annotationRef/>
      </w:r>
      <w:r>
        <w:t>This one needs looking at.</w:t>
      </w:r>
    </w:p>
  </w:comment>
  <w:comment w:id="926" w:author="Windows User" w:date="2015-08-31T12:23:00Z" w:initials="WU">
    <w:p w:rsidR="00E12AEC" w:rsidRDefault="00E12AEC">
      <w:pPr>
        <w:pStyle w:val="CommentText"/>
      </w:pPr>
      <w:r>
        <w:rPr>
          <w:rStyle w:val="CommentReference"/>
        </w:rPr>
        <w:annotationRef/>
      </w:r>
      <w:r>
        <w:t>Partners?</w:t>
      </w:r>
    </w:p>
  </w:comment>
  <w:comment w:id="931" w:author="Windows User" w:date="2015-07-23T21:19:00Z" w:initials="BS">
    <w:p w:rsidR="00E12AEC" w:rsidRDefault="00E12AEC">
      <w:pPr>
        <w:pStyle w:val="CommentText"/>
      </w:pPr>
      <w:r>
        <w:rPr>
          <w:rStyle w:val="CommentReference"/>
        </w:rPr>
        <w:annotationRef/>
      </w:r>
      <w:r>
        <w:t>wiles or snares?</w:t>
      </w:r>
    </w:p>
  </w:comment>
  <w:comment w:id="932" w:author="Windows User" w:date="2015-07-09T08:31:00Z" w:initials="BS">
    <w:p w:rsidR="00E12AEC" w:rsidRDefault="00E12AEC">
      <w:pPr>
        <w:pStyle w:val="CommentText"/>
      </w:pPr>
      <w:r>
        <w:rPr>
          <w:rStyle w:val="CommentReference"/>
        </w:rPr>
        <w:annotationRef/>
      </w:r>
      <w:r>
        <w:t>I typed this Coptic... so it will have typos..</w:t>
      </w:r>
    </w:p>
  </w:comment>
  <w:comment w:id="933" w:author="Windows User" w:date="2015-07-09T08:32:00Z" w:initials="WU">
    <w:p w:rsidR="00E12AEC" w:rsidRDefault="00E12AEC">
      <w:pPr>
        <w:pStyle w:val="CommentText"/>
      </w:pPr>
      <w:r>
        <w:rPr>
          <w:rStyle w:val="CommentReference"/>
        </w:rPr>
        <w:annotationRef/>
      </w:r>
      <w:r>
        <w:t>You reign? The dominion is yours? Yours is the dominion?</w:t>
      </w:r>
    </w:p>
  </w:comment>
  <w:comment w:id="934" w:author="Windows User" w:date="2015-07-09T12:21:00Z" w:initials="BS">
    <w:p w:rsidR="00E12AEC" w:rsidRDefault="00E12AEC">
      <w:pPr>
        <w:pStyle w:val="CommentText"/>
      </w:pPr>
      <w:r>
        <w:rPr>
          <w:rStyle w:val="CommentReference"/>
        </w:rPr>
        <w:annotationRef/>
      </w:r>
      <w:r>
        <w:t>omit 'be' in contemporary?</w:t>
      </w:r>
    </w:p>
  </w:comment>
  <w:comment w:id="935" w:author="Windows User" w:date="2015-07-09T12:20:00Z" w:initials="BS">
    <w:p w:rsidR="00E12AEC" w:rsidRDefault="00E12AEC">
      <w:pPr>
        <w:pStyle w:val="CommentText"/>
      </w:pPr>
      <w:r>
        <w:rPr>
          <w:rStyle w:val="CommentReference"/>
        </w:rPr>
        <w:annotationRef/>
      </w:r>
      <w:r>
        <w:t>Abouna Antony: I typed this Coptic from the black book. Jenkims were very unclear. Please proof for typos.</w:t>
      </w:r>
    </w:p>
  </w:comment>
  <w:comment w:id="936" w:author="Windows User" w:date="2015-07-09T12:21:00Z" w:initials="BS">
    <w:p w:rsidR="00E12AEC" w:rsidRDefault="00E12AEC">
      <w:pPr>
        <w:pStyle w:val="CommentText"/>
      </w:pPr>
      <w:r>
        <w:rPr>
          <w:rStyle w:val="CommentReference"/>
        </w:rPr>
        <w:annotationRef/>
      </w:r>
      <w:r>
        <w:t>"is" before "the King" would make this whole vs flow as a sentence...</w:t>
      </w:r>
    </w:p>
  </w:comment>
  <w:comment w:id="937" w:author="Windows User" w:date="2015-07-09T12:21:00Z" w:initials="BS">
    <w:p w:rsidR="00E12AEC" w:rsidRDefault="00E12AEC">
      <w:pPr>
        <w:pStyle w:val="CommentText"/>
      </w:pPr>
      <w:r>
        <w:rPr>
          <w:rStyle w:val="CommentReference"/>
        </w:rPr>
        <w:annotationRef/>
      </w:r>
      <w:r>
        <w:t>ask more modern than entreat... but not quite right?</w:t>
      </w:r>
    </w:p>
  </w:comment>
  <w:comment w:id="941" w:author="Windows User" w:date="2015-07-10T12:33:00Z" w:initials="WU">
    <w:p w:rsidR="00E12AEC" w:rsidRDefault="00E12AEC">
      <w:pPr>
        <w:pStyle w:val="CommentText"/>
      </w:pPr>
      <w:r>
        <w:rPr>
          <w:rStyle w:val="CommentReference"/>
        </w:rPr>
        <w:annotationRef/>
      </w:r>
      <w:r>
        <w:t>Needs work.</w:t>
      </w:r>
    </w:p>
  </w:comment>
  <w:comment w:id="950" w:author="Windows User" w:date="2015-08-28T20:42:00Z" w:initials="WU">
    <w:p w:rsidR="00E12AEC" w:rsidRDefault="00E12AEC">
      <w:pPr>
        <w:pStyle w:val="CommentText"/>
      </w:pPr>
      <w:r>
        <w:rPr>
          <w:rStyle w:val="CommentReference"/>
        </w:rPr>
        <w:annotationRef/>
      </w:r>
      <w:r>
        <w:t>Beasts or creatures?</w:t>
      </w:r>
    </w:p>
  </w:comment>
  <w:comment w:id="951" w:author="Windows User" w:date="2015-08-28T20:42:00Z" w:initials="WU">
    <w:p w:rsidR="00E12AEC" w:rsidRDefault="00E12AEC">
      <w:pPr>
        <w:pStyle w:val="CommentText"/>
      </w:pPr>
      <w:r>
        <w:rPr>
          <w:rStyle w:val="CommentReference"/>
        </w:rPr>
        <w:annotationRef/>
      </w:r>
      <w:r>
        <w:t>Incessant? Or unceasing?</w:t>
      </w:r>
    </w:p>
  </w:comment>
  <w:comment w:id="952" w:author="Windows User" w:date="2015-08-28T20:42:00Z" w:initials="WU">
    <w:p w:rsidR="00E12AEC" w:rsidRDefault="00E12AEC">
      <w:pPr>
        <w:pStyle w:val="CommentText"/>
      </w:pPr>
      <w:r>
        <w:rPr>
          <w:rStyle w:val="CommentReference"/>
        </w:rPr>
        <w:annotationRef/>
      </w:r>
      <w:r>
        <w:t>Flames of fire or fervent as fire?</w:t>
      </w:r>
    </w:p>
  </w:comment>
  <w:comment w:id="953" w:author="Windows User" w:date="2015-08-26T08:50:00Z" w:initials="WU">
    <w:p w:rsidR="00E12AEC" w:rsidRDefault="00E12AEC">
      <w:pPr>
        <w:pStyle w:val="CommentText"/>
      </w:pPr>
      <w:r>
        <w:rPr>
          <w:rStyle w:val="CommentReference"/>
        </w:rPr>
        <w:annotationRef/>
      </w:r>
      <w:r>
        <w:t>Serving the Lord, or serving before the Lord?</w:t>
      </w:r>
    </w:p>
  </w:comment>
  <w:comment w:id="966" w:author="Windows User" w:date="2015-08-21T08:33:00Z" w:initials="BS">
    <w:p w:rsidR="00E12AEC" w:rsidRDefault="00E12AEC">
      <w:pPr>
        <w:pStyle w:val="CommentText"/>
      </w:pPr>
      <w:r>
        <w:rPr>
          <w:rStyle w:val="CommentReference"/>
        </w:rPr>
        <w:annotationRef/>
      </w:r>
      <w:r>
        <w:t>what does this mean?</w:t>
      </w:r>
    </w:p>
  </w:comment>
  <w:comment w:id="967" w:author="Windows User" w:date="2015-08-21T08:33:00Z" w:initials="BS">
    <w:p w:rsidR="00E12AEC" w:rsidRDefault="00E12AEC">
      <w:pPr>
        <w:pStyle w:val="CommentText"/>
      </w:pPr>
      <w:r>
        <w:rPr>
          <w:rStyle w:val="CommentReference"/>
        </w:rPr>
        <w:annotationRef/>
      </w:r>
      <w:r>
        <w:t>announced or proclaimed?</w:t>
      </w:r>
    </w:p>
  </w:comment>
  <w:comment w:id="968" w:author="Windows User" w:date="2015-08-21T08:51:00Z" w:initials="WU">
    <w:p w:rsidR="00E12AEC" w:rsidRDefault="00E12AEC">
      <w:pPr>
        <w:pStyle w:val="CommentText"/>
      </w:pPr>
      <w:r>
        <w:rPr>
          <w:rStyle w:val="CommentReference"/>
        </w:rPr>
        <w:annotationRef/>
      </w:r>
      <w:r>
        <w:t>?</w:t>
      </w:r>
    </w:p>
  </w:comment>
  <w:comment w:id="969" w:author="Windows User" w:date="2015-08-21T08:51:00Z" w:initials="WU">
    <w:p w:rsidR="00E12AEC" w:rsidRDefault="00E12AEC">
      <w:pPr>
        <w:pStyle w:val="CommentText"/>
      </w:pPr>
      <w:r>
        <w:rPr>
          <w:rStyle w:val="CommentReference"/>
        </w:rPr>
        <w:annotationRef/>
      </w:r>
      <w:r>
        <w:t>Bride, no, not bridegroom?</w:t>
      </w:r>
    </w:p>
  </w:comment>
  <w:comment w:id="970" w:author="Windows User" w:date="2015-08-21T08:57:00Z" w:initials="WU">
    <w:p w:rsidR="00E12AEC" w:rsidRDefault="00E12AEC">
      <w:pPr>
        <w:pStyle w:val="CommentText"/>
      </w:pPr>
      <w:r>
        <w:rPr>
          <w:rStyle w:val="CommentReference"/>
        </w:rPr>
        <w:annotationRef/>
      </w:r>
      <w:r>
        <w:t>Return?</w:t>
      </w:r>
    </w:p>
  </w:comment>
  <w:comment w:id="971" w:author="Windows User" w:date="2015-08-21T08:57:00Z" w:initials="WU">
    <w:p w:rsidR="00E12AEC" w:rsidRDefault="00E12AEC">
      <w:pPr>
        <w:pStyle w:val="CommentText"/>
      </w:pPr>
      <w:r>
        <w:rPr>
          <w:rStyle w:val="CommentReference"/>
        </w:rPr>
        <w:annotationRef/>
      </w:r>
      <w:r>
        <w:t>Establishment? Building up?</w:t>
      </w:r>
    </w:p>
  </w:comment>
  <w:comment w:id="972" w:author="Windows User" w:date="2015-08-21T09:05:00Z" w:initials="WU">
    <w:p w:rsidR="00E12AEC" w:rsidRDefault="00E12AEC">
      <w:pPr>
        <w:pStyle w:val="CommentText"/>
      </w:pPr>
      <w:r>
        <w:rPr>
          <w:rStyle w:val="CommentReference"/>
        </w:rPr>
        <w:annotationRef/>
      </w:r>
      <w:r>
        <w:t>Heavenly evangelist? Good tidings? Glad tidings? Good news?</w:t>
      </w:r>
    </w:p>
  </w:comment>
  <w:comment w:id="973" w:author="Windows User" w:date="2015-08-21T09:05:00Z" w:initials="WU">
    <w:p w:rsidR="00E12AEC" w:rsidRDefault="00E12AEC">
      <w:pPr>
        <w:pStyle w:val="CommentText"/>
      </w:pPr>
      <w:r>
        <w:rPr>
          <w:rStyle w:val="CommentReference"/>
        </w:rPr>
        <w:annotationRef/>
      </w:r>
      <w:r>
        <w:t>I don’t see “the Lord is with you” in the Coptic</w:t>
      </w:r>
    </w:p>
    <w:p w:rsidR="00E12AEC" w:rsidRDefault="00E12AEC">
      <w:pPr>
        <w:pStyle w:val="CommentText"/>
      </w:pPr>
    </w:p>
  </w:comment>
  <w:comment w:id="974" w:author="Windows User" w:date="2015-08-21T09:05:00Z" w:initials="WU">
    <w:p w:rsidR="00E12AEC" w:rsidRDefault="00E12AEC">
      <w:pPr>
        <w:pStyle w:val="CommentText"/>
      </w:pPr>
      <w:r>
        <w:rPr>
          <w:rStyle w:val="CommentReference"/>
        </w:rPr>
        <w:annotationRef/>
      </w:r>
      <w:r>
        <w:t>Heavenly herald of Good News?</w:t>
      </w:r>
    </w:p>
    <w:p w:rsidR="00E12AEC" w:rsidRDefault="00E12AEC">
      <w:pPr>
        <w:pStyle w:val="CommentText"/>
      </w:pPr>
    </w:p>
  </w:comment>
  <w:comment w:id="978" w:author="Windows User" w:date="2015-08-21T12:19:00Z" w:initials="WU">
    <w:p w:rsidR="00E12AEC" w:rsidRDefault="00E12AEC">
      <w:pPr>
        <w:pStyle w:val="CommentText"/>
      </w:pPr>
      <w:r>
        <w:rPr>
          <w:rStyle w:val="CommentReference"/>
        </w:rPr>
        <w:annotationRef/>
      </w:r>
      <w:r>
        <w:t>Redeemed?</w:t>
      </w:r>
    </w:p>
  </w:comment>
  <w:comment w:id="979" w:author="Windows User" w:date="2015-08-21T12:19:00Z" w:initials="WU">
    <w:p w:rsidR="00E12AEC" w:rsidRDefault="00E12AEC">
      <w:pPr>
        <w:pStyle w:val="CommentText"/>
      </w:pPr>
      <w:r>
        <w:rPr>
          <w:rStyle w:val="CommentReference"/>
        </w:rPr>
        <w:annotationRef/>
      </w:r>
      <w:r>
        <w:t>For? So?</w:t>
      </w:r>
    </w:p>
  </w:comment>
  <w:comment w:id="980" w:author="Windows User" w:date="2015-07-13T09:08:00Z" w:initials="WU">
    <w:p w:rsidR="00E12AEC" w:rsidRDefault="00E12AEC">
      <w:pPr>
        <w:pStyle w:val="CommentText"/>
      </w:pPr>
      <w:r>
        <w:rPr>
          <w:rStyle w:val="CommentReference"/>
        </w:rPr>
        <w:annotationRef/>
      </w:r>
      <w:r>
        <w:t>Or did shine and did illuminate</w:t>
      </w:r>
    </w:p>
  </w:comment>
  <w:comment w:id="981" w:author="Windows User" w:date="2015-07-13T09:08:00Z" w:initials="WU">
    <w:p w:rsidR="00E12AEC" w:rsidRDefault="00E12AEC">
      <w:pPr>
        <w:pStyle w:val="CommentText"/>
      </w:pPr>
      <w:r>
        <w:rPr>
          <w:rStyle w:val="CommentReference"/>
        </w:rPr>
        <w:annotationRef/>
      </w:r>
      <w:r>
        <w:t>What should this verse be?</w:t>
      </w:r>
    </w:p>
  </w:comment>
  <w:comment w:id="982" w:author="Windows User" w:date="2015-07-13T09:08:00Z" w:initials="WU">
    <w:p w:rsidR="00E12AEC" w:rsidRDefault="00E12AEC">
      <w:pPr>
        <w:pStyle w:val="CommentText"/>
      </w:pPr>
      <w:r>
        <w:rPr>
          <w:rStyle w:val="CommentReference"/>
        </w:rPr>
        <w:annotationRef/>
      </w:r>
      <w:r>
        <w:t>Uhm… does this mean something else, because saying the seal of the door Ezekiel saw was raised seems really bad …</w:t>
      </w:r>
    </w:p>
  </w:comment>
  <w:comment w:id="983" w:author="Windows User" w:date="2015-07-13T09:08:00Z" w:initials="WU">
    <w:p w:rsidR="00E12AEC" w:rsidRDefault="00E12AEC">
      <w:pPr>
        <w:pStyle w:val="CommentText"/>
      </w:pPr>
      <w:r>
        <w:rPr>
          <w:rStyle w:val="CommentReference"/>
        </w:rPr>
        <w:annotationRef/>
      </w:r>
      <w:r>
        <w:t>Who?</w:t>
      </w:r>
    </w:p>
  </w:comment>
  <w:comment w:id="984" w:author="Windows User" w:date="2015-07-13T09:08:00Z" w:initials="WU">
    <w:p w:rsidR="00E12AEC" w:rsidRDefault="00E12AEC">
      <w:pPr>
        <w:pStyle w:val="CommentText"/>
      </w:pPr>
      <w:r>
        <w:rPr>
          <w:rStyle w:val="CommentReference"/>
        </w:rPr>
        <w:annotationRef/>
      </w:r>
      <w:r>
        <w:t>Different adjective</w:t>
      </w:r>
    </w:p>
  </w:comment>
  <w:comment w:id="985" w:author="Windows User" w:date="2015-07-13T09:08:00Z" w:initials="WU">
    <w:p w:rsidR="00E12AEC" w:rsidRDefault="00E12AEC">
      <w:pPr>
        <w:pStyle w:val="CommentText"/>
      </w:pPr>
      <w:r>
        <w:rPr>
          <w:rStyle w:val="CommentReference"/>
        </w:rPr>
        <w:annotationRef/>
      </w:r>
      <w:r>
        <w:t>Sickness?</w:t>
      </w:r>
    </w:p>
  </w:comment>
  <w:comment w:id="986" w:author="Windows User" w:date="2015-07-13T20:55:00Z" w:initials="BS">
    <w:p w:rsidR="00E12AEC" w:rsidRDefault="00E12AE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87" w:author="Windows User" w:date="2015-07-13T21:20:00Z" w:initials="WU">
    <w:p w:rsidR="00E12AEC" w:rsidRDefault="00E12AEC">
      <w:pPr>
        <w:pStyle w:val="CommentText"/>
      </w:pPr>
      <w:r>
        <w:rPr>
          <w:rStyle w:val="CommentReference"/>
        </w:rPr>
        <w:annotationRef/>
      </w:r>
      <w:r>
        <w:t>What?</w:t>
      </w:r>
    </w:p>
  </w:comment>
  <w:comment w:id="988" w:author="Windows User" w:date="2015-08-31T09:21:00Z" w:initials="WU">
    <w:p w:rsidR="00E12AEC" w:rsidRDefault="00E12AEC">
      <w:pPr>
        <w:pStyle w:val="CommentText"/>
      </w:pPr>
      <w:r>
        <w:rPr>
          <w:rStyle w:val="CommentReference"/>
        </w:rPr>
        <w:annotationRef/>
      </w:r>
    </w:p>
  </w:comment>
  <w:comment w:id="996" w:author="Windows User" w:date="2015-08-21T21:44:00Z" w:initials="WU">
    <w:p w:rsidR="00E12AEC" w:rsidRDefault="00E12AEC">
      <w:pPr>
        <w:pStyle w:val="CommentText"/>
      </w:pPr>
      <w:r>
        <w:rPr>
          <w:rStyle w:val="CommentReference"/>
        </w:rPr>
        <w:annotationRef/>
      </w:r>
      <w:r>
        <w:t>Is abouna going by a different version of the Coptic?</w:t>
      </w:r>
    </w:p>
    <w:p w:rsidR="00E12AEC" w:rsidRDefault="00E12AEC">
      <w:pPr>
        <w:pStyle w:val="CommentText"/>
      </w:pPr>
    </w:p>
  </w:comment>
  <w:comment w:id="997" w:author="Windows User" w:date="2015-07-13T21:30:00Z" w:initials="WU">
    <w:p w:rsidR="00E12AEC" w:rsidRDefault="00E12AEC">
      <w:pPr>
        <w:pStyle w:val="CommentText"/>
      </w:pPr>
      <w:r>
        <w:rPr>
          <w:rStyle w:val="CommentReference"/>
        </w:rPr>
        <w:annotationRef/>
      </w:r>
      <w:r>
        <w:t>Praise and victory doesn’t make sense.</w:t>
      </w:r>
    </w:p>
  </w:comment>
  <w:comment w:id="998" w:author="Windows User" w:date="2015-07-13T21:38:00Z" w:initials="WU">
    <w:p w:rsidR="00E12AEC" w:rsidRDefault="00E12AEC">
      <w:pPr>
        <w:pStyle w:val="CommentText"/>
      </w:pPr>
      <w:r>
        <w:rPr>
          <w:rStyle w:val="CommentReference"/>
        </w:rPr>
        <w:annotationRef/>
      </w:r>
      <w:r>
        <w:t>Godhead?</w:t>
      </w:r>
    </w:p>
  </w:comment>
  <w:comment w:id="1002" w:author="Windows User" w:date="2015-07-14T08:55:00Z" w:initials="WU">
    <w:p w:rsidR="00E12AEC" w:rsidRDefault="00E12AEC">
      <w:pPr>
        <w:pStyle w:val="CommentText"/>
      </w:pPr>
      <w:r>
        <w:rPr>
          <w:rStyle w:val="CommentReference"/>
        </w:rPr>
        <w:annotationRef/>
      </w:r>
      <w:r>
        <w:t>Establish?</w:t>
      </w:r>
    </w:p>
  </w:comment>
  <w:comment w:id="1003" w:author="Windows User" w:date="2015-07-14T08:53:00Z" w:initials="WU">
    <w:p w:rsidR="00E12AEC" w:rsidRDefault="00E12AEC">
      <w:pPr>
        <w:pStyle w:val="CommentText"/>
      </w:pPr>
      <w:r>
        <w:rPr>
          <w:rStyle w:val="CommentReference"/>
        </w:rPr>
        <w:annotationRef/>
      </w:r>
      <w:r>
        <w:t>Check another source… missing puncuation</w:t>
      </w:r>
    </w:p>
  </w:comment>
  <w:comment w:id="1004" w:author="Windows User" w:date="2015-07-14T08:55:00Z" w:initials="WU">
    <w:p w:rsidR="00E12AEC" w:rsidRDefault="00E12AEC">
      <w:pPr>
        <w:pStyle w:val="CommentText"/>
      </w:pPr>
      <w:r>
        <w:rPr>
          <w:rStyle w:val="CommentReference"/>
        </w:rPr>
        <w:annotationRef/>
      </w:r>
      <w:r>
        <w:t>Worked?</w:t>
      </w:r>
    </w:p>
  </w:comment>
  <w:comment w:id="1005" w:author="Windows User" w:date="2015-07-14T08:55:00Z" w:initials="WU">
    <w:p w:rsidR="00E12AEC" w:rsidRDefault="00E12AEC">
      <w:pPr>
        <w:pStyle w:val="CommentText"/>
      </w:pPr>
      <w:r>
        <w:rPr>
          <w:rStyle w:val="CommentReference"/>
        </w:rPr>
        <w:annotationRef/>
      </w:r>
      <w:r>
        <w:t>Thrice holy or Trisagion?</w:t>
      </w:r>
    </w:p>
  </w:comment>
  <w:comment w:id="1006" w:author="Windows User" w:date="2015-07-14T09:03:00Z" w:initials="WU">
    <w:p w:rsidR="00E12AEC" w:rsidRPr="00936DE7"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07" w:author="Windows User" w:date="2015-07-14T09:03:00Z" w:initials="WU">
    <w:p w:rsidR="00E12AEC" w:rsidRDefault="00E12AEC">
      <w:pPr>
        <w:pStyle w:val="CommentText"/>
      </w:pPr>
      <w:r>
        <w:rPr>
          <w:rStyle w:val="CommentReference"/>
        </w:rPr>
        <w:annotationRef/>
      </w:r>
      <w:r>
        <w:t>Right translation?</w:t>
      </w:r>
    </w:p>
  </w:comment>
  <w:comment w:id="1008" w:author="Windows User" w:date="2015-07-14T12:24:00Z" w:initials="WU">
    <w:p w:rsidR="00E12AEC" w:rsidRDefault="00E12AEC">
      <w:pPr>
        <w:pStyle w:val="CommentText"/>
      </w:pPr>
      <w:r>
        <w:rPr>
          <w:rStyle w:val="CommentReference"/>
        </w:rPr>
        <w:annotationRef/>
      </w:r>
      <w:r>
        <w:t>What does this mean?</w:t>
      </w:r>
    </w:p>
  </w:comment>
  <w:comment w:id="1009" w:author="Windows User" w:date="2015-07-14T12:24:00Z" w:initials="WU">
    <w:p w:rsidR="00E12AEC" w:rsidRDefault="00E12AEC">
      <w:pPr>
        <w:pStyle w:val="CommentText"/>
      </w:pPr>
      <w:r>
        <w:rPr>
          <w:rStyle w:val="CommentReference"/>
        </w:rPr>
        <w:annotationRef/>
      </w:r>
      <w:r>
        <w:t>To the end?</w:t>
      </w:r>
    </w:p>
  </w:comment>
  <w:comment w:id="1010" w:author="Windows User" w:date="2015-07-14T20:49:00Z" w:initials="WU">
    <w:p w:rsidR="00E12AEC" w:rsidRDefault="00E12AEC">
      <w:pPr>
        <w:pStyle w:val="CommentText"/>
      </w:pPr>
      <w:r>
        <w:rPr>
          <w:rStyle w:val="CommentReference"/>
        </w:rPr>
        <w:annotationRef/>
      </w:r>
      <w:r>
        <w:t>Or freedom?</w:t>
      </w:r>
    </w:p>
  </w:comment>
  <w:comment w:id="1011" w:author="Windows User" w:date="2015-07-14T20:49:00Z" w:initials="WU">
    <w:p w:rsidR="00E12AEC" w:rsidRDefault="00E12AEC">
      <w:pPr>
        <w:pStyle w:val="CommentText"/>
      </w:pPr>
      <w:r>
        <w:rPr>
          <w:rStyle w:val="CommentReference"/>
        </w:rPr>
        <w:annotationRef/>
      </w:r>
      <w:r>
        <w:t>Or establish?</w:t>
      </w:r>
    </w:p>
  </w:comment>
  <w:comment w:id="1038" w:author="Windows User" w:date="2015-07-14T21:15:00Z" w:initials="WU">
    <w:p w:rsidR="00E12AEC" w:rsidRDefault="00E12AEC">
      <w:pPr>
        <w:pStyle w:val="CommentText"/>
      </w:pPr>
      <w:r>
        <w:rPr>
          <w:rStyle w:val="CommentReference"/>
        </w:rPr>
        <w:annotationRef/>
      </w:r>
      <w:r>
        <w:t>Can this be reworded?</w:t>
      </w:r>
    </w:p>
  </w:comment>
  <w:comment w:id="1039" w:author="Windows User" w:date="2015-07-15T08:35:00Z" w:initials="WU">
    <w:p w:rsidR="00E12AEC" w:rsidRDefault="00E12AEC">
      <w:pPr>
        <w:pStyle w:val="CommentText"/>
      </w:pPr>
      <w:r>
        <w:rPr>
          <w:rStyle w:val="CommentReference"/>
        </w:rPr>
        <w:annotationRef/>
      </w:r>
      <w:r>
        <w:t>Check other books for alternate word here.</w:t>
      </w:r>
    </w:p>
  </w:comment>
  <w:comment w:id="1040" w:author="Windows User" w:date="2015-07-15T08:35:00Z" w:initials="WU">
    <w:p w:rsidR="00E12AEC" w:rsidRDefault="00E12AEC">
      <w:pPr>
        <w:pStyle w:val="CommentText"/>
      </w:pPr>
      <w:r>
        <w:rPr>
          <w:rStyle w:val="CommentReference"/>
        </w:rPr>
        <w:annotationRef/>
      </w:r>
      <w:r>
        <w:t>Nations or peoples?</w:t>
      </w:r>
    </w:p>
  </w:comment>
  <w:comment w:id="1041" w:author="Windows User" w:date="2015-07-15T08:35:00Z" w:initials="WU">
    <w:p w:rsidR="00E12AEC" w:rsidRDefault="00E12AEC">
      <w:pPr>
        <w:pStyle w:val="CommentText"/>
      </w:pPr>
      <w:r>
        <w:rPr>
          <w:rStyle w:val="CommentReference"/>
        </w:rPr>
        <w:annotationRef/>
      </w:r>
      <w:r>
        <w:t>Burned or consumed?</w:t>
      </w:r>
    </w:p>
  </w:comment>
  <w:comment w:id="1042" w:author="Windows User" w:date="2015-07-15T08:35:00Z" w:initials="WU">
    <w:p w:rsidR="00E12AEC" w:rsidRDefault="00E12AEC">
      <w:pPr>
        <w:pStyle w:val="CommentText"/>
      </w:pPr>
      <w:r>
        <w:rPr>
          <w:rStyle w:val="CommentReference"/>
        </w:rPr>
        <w:annotationRef/>
      </w:r>
      <w:r>
        <w:t>?</w:t>
      </w:r>
    </w:p>
  </w:comment>
  <w:comment w:id="1043" w:author="Windows User" w:date="2015-07-15T08:33:00Z" w:initials="WU">
    <w:p w:rsidR="00E12AEC" w:rsidRPr="0098028B"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5" w:author="Windows User" w:date="2015-08-31T12:49:00Z" w:initials="WU">
    <w:p w:rsidR="00E12AEC" w:rsidRDefault="00E12AEC">
      <w:pPr>
        <w:pStyle w:val="CommentText"/>
      </w:pPr>
      <w:r>
        <w:rPr>
          <w:rStyle w:val="CommentReference"/>
        </w:rPr>
        <w:annotationRef/>
      </w:r>
      <w:r>
        <w:t>Synaxarium has St. James dying twice… likely one of them should be St. John!</w:t>
      </w:r>
    </w:p>
  </w:comment>
  <w:comment w:id="1054" w:author="Windows User" w:date="2015-07-15T08:52:00Z" w:initials="WU">
    <w:p w:rsidR="00E12AEC" w:rsidRDefault="00E12AEC">
      <w:pPr>
        <w:pStyle w:val="CommentText"/>
      </w:pPr>
      <w:r>
        <w:rPr>
          <w:rStyle w:val="CommentReference"/>
        </w:rPr>
        <w:annotationRef/>
      </w:r>
      <w:r>
        <w:t>Approached? What does this vs mean?</w:t>
      </w:r>
    </w:p>
  </w:comment>
  <w:comment w:id="1055" w:author="Windows User" w:date="2015-07-15T08:50:00Z" w:initials="WU">
    <w:p w:rsidR="00E12AEC" w:rsidRPr="00035775"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60" w:author="Windows User" w:date="2015-07-15T20:49:00Z" w:initials="WU">
    <w:p w:rsidR="00E12AEC" w:rsidRDefault="00E12AE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61" w:author="Windows User" w:date="2015-08-31T08:41:00Z" w:initials="WU">
    <w:p w:rsidR="00E12AEC" w:rsidRDefault="00E12AEC">
      <w:pPr>
        <w:pStyle w:val="CommentText"/>
      </w:pPr>
      <w:r>
        <w:rPr>
          <w:rStyle w:val="CommentReference"/>
        </w:rPr>
        <w:annotationRef/>
      </w:r>
      <w:r>
        <w:t>Completely different.</w:t>
      </w:r>
    </w:p>
  </w:comment>
  <w:comment w:id="1062" w:author="Windows User" w:date="2015-08-31T08:41:00Z" w:initials="WU">
    <w:p w:rsidR="00E12AEC" w:rsidRDefault="00E12AEC">
      <w:pPr>
        <w:pStyle w:val="CommentText"/>
      </w:pPr>
      <w:r>
        <w:rPr>
          <w:rStyle w:val="CommentReference"/>
        </w:rPr>
        <w:annotationRef/>
      </w:r>
      <w:r>
        <w:t>With or in?</w:t>
      </w:r>
    </w:p>
  </w:comment>
  <w:comment w:id="1063" w:author="Windows User" w:date="2015-08-31T08:41:00Z" w:initials="WU">
    <w:p w:rsidR="00E12AEC" w:rsidRDefault="00E12AEC">
      <w:pPr>
        <w:pStyle w:val="CommentText"/>
      </w:pPr>
      <w:r>
        <w:rPr>
          <w:rStyle w:val="CommentReference"/>
        </w:rPr>
        <w:annotationRef/>
      </w:r>
    </w:p>
  </w:comment>
  <w:comment w:id="1064" w:author="Windows User" w:date="2015-08-31T08:41:00Z" w:initials="WU">
    <w:p w:rsidR="00E12AEC" w:rsidRDefault="00E12AEC">
      <w:pPr>
        <w:pStyle w:val="CommentText"/>
      </w:pPr>
      <w:r>
        <w:rPr>
          <w:rStyle w:val="CommentReference"/>
        </w:rPr>
        <w:annotationRef/>
      </w:r>
      <w:r>
        <w:t>Sound or voice?</w:t>
      </w:r>
    </w:p>
  </w:comment>
  <w:comment w:id="1065" w:author="Windows User" w:date="2015-08-31T08:50:00Z" w:initials="WU">
    <w:p w:rsidR="00E12AEC" w:rsidRDefault="00E12AEC">
      <w:pPr>
        <w:pStyle w:val="CommentText"/>
      </w:pPr>
      <w:r>
        <w:rPr>
          <w:rStyle w:val="CommentReference"/>
        </w:rPr>
        <w:annotationRef/>
      </w:r>
      <w:r>
        <w:t>Open to suggetions.</w:t>
      </w:r>
    </w:p>
  </w:comment>
  <w:comment w:id="1066" w:author="Windows User" w:date="2015-08-31T08:50:00Z" w:initials="WU">
    <w:p w:rsidR="00E12AEC" w:rsidRDefault="00E12AEC">
      <w:pPr>
        <w:pStyle w:val="CommentText"/>
      </w:pPr>
      <w:r>
        <w:rPr>
          <w:rStyle w:val="CommentReference"/>
        </w:rPr>
        <w:annotationRef/>
      </w:r>
      <w:r>
        <w:t>Before?</w:t>
      </w:r>
    </w:p>
  </w:comment>
  <w:comment w:id="1067" w:author="Windows User" w:date="2015-08-31T08:50:00Z" w:initials="WU">
    <w:p w:rsidR="00E12AEC" w:rsidRDefault="00E12AEC">
      <w:pPr>
        <w:pStyle w:val="CommentText"/>
      </w:pPr>
      <w:r>
        <w:rPr>
          <w:rStyle w:val="CommentReference"/>
        </w:rPr>
        <w:annotationRef/>
      </w:r>
      <w:r>
        <w:t>Nations?</w:t>
      </w:r>
    </w:p>
  </w:comment>
  <w:comment w:id="1068" w:author="Windows User" w:date="2015-08-31T08:50:00Z" w:initials="WU">
    <w:p w:rsidR="00E12AEC" w:rsidRDefault="00E12AEC">
      <w:pPr>
        <w:pStyle w:val="CommentText"/>
      </w:pPr>
      <w:r>
        <w:rPr>
          <w:rStyle w:val="CommentReference"/>
        </w:rPr>
        <w:annotationRef/>
      </w:r>
      <w:r>
        <w:t>?</w:t>
      </w:r>
    </w:p>
  </w:comment>
  <w:comment w:id="1080" w:author="Windows User" w:date="2015-09-01T12:42:00Z" w:initials="WU">
    <w:p w:rsidR="00C325FC" w:rsidRDefault="00C325FC">
      <w:pPr>
        <w:pStyle w:val="CommentText"/>
      </w:pPr>
      <w:r>
        <w:rPr>
          <w:rStyle w:val="CommentReference"/>
        </w:rPr>
        <w:annotationRef/>
      </w:r>
      <w:r>
        <w:t>Are we going with ti agia = saint and ti ethowab = the holy?</w:t>
      </w:r>
    </w:p>
  </w:comment>
  <w:comment w:id="1100" w:author="Windows User" w:date="2015-08-24T09:20:00Z" w:initials="WU">
    <w:p w:rsidR="00E12AEC" w:rsidRPr="00DD5DBC" w:rsidRDefault="00E12AE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01" w:author="Windows User" w:date="2015-08-24T09:23:00Z" w:initials="WU">
    <w:p w:rsidR="00E12AEC" w:rsidRDefault="00E12AEC">
      <w:pPr>
        <w:pStyle w:val="CommentText"/>
      </w:pPr>
      <w:r>
        <w:rPr>
          <w:rStyle w:val="CommentReference"/>
        </w:rPr>
        <w:annotationRef/>
      </w:r>
      <w:r>
        <w:t>What does the Coptic say?</w:t>
      </w:r>
    </w:p>
  </w:comment>
  <w:comment w:id="1102" w:author="Windows User" w:date="2015-08-24T09:23:00Z" w:initials="WU">
    <w:p w:rsidR="00E12AEC" w:rsidRDefault="00E12AEC">
      <w:pPr>
        <w:pStyle w:val="CommentText"/>
      </w:pPr>
      <w:r>
        <w:rPr>
          <w:rStyle w:val="CommentReference"/>
        </w:rPr>
        <w:annotationRef/>
      </w:r>
      <w:r>
        <w:t>What is being quoted? 2Cor 5?</w:t>
      </w:r>
    </w:p>
  </w:comment>
  <w:comment w:id="1103" w:author="Windows User" w:date="2015-08-24T09:30:00Z" w:initials="WU">
    <w:p w:rsidR="00E12AEC" w:rsidRDefault="00E12AEC">
      <w:pPr>
        <w:pStyle w:val="CommentText"/>
      </w:pPr>
      <w:r>
        <w:rPr>
          <w:rStyle w:val="CommentReference"/>
        </w:rPr>
        <w:annotationRef/>
      </w:r>
      <w:r>
        <w:t>This is clearly a late composition, bastardizing other hymns. “our father in heaven, the sinless one, with your good father…” right.</w:t>
      </w:r>
    </w:p>
  </w:comment>
  <w:comment w:id="1104" w:author="Windows User" w:date="2015-08-24T09:30:00Z" w:initials="WU">
    <w:p w:rsidR="00E12AEC" w:rsidRDefault="00E12AEC">
      <w:pPr>
        <w:pStyle w:val="CommentText"/>
      </w:pPr>
      <w:r>
        <w:rPr>
          <w:rStyle w:val="CommentReference"/>
        </w:rPr>
        <w:annotationRef/>
      </w:r>
      <w:r>
        <w:t>Coptic is different from previous verse. What should English be?</w:t>
      </w:r>
    </w:p>
  </w:comment>
  <w:comment w:id="1105" w:author="Windows User" w:date="2015-08-24T09:30:00Z" w:initials="WU">
    <w:p w:rsidR="00E12AEC" w:rsidRDefault="00E12AEC">
      <w:pPr>
        <w:pStyle w:val="CommentText"/>
      </w:pPr>
      <w:r>
        <w:rPr>
          <w:rStyle w:val="CommentReference"/>
        </w:rPr>
        <w:annotationRef/>
      </w:r>
      <w:r>
        <w:t>Or athletes? Or athletic martyrs?</w:t>
      </w:r>
    </w:p>
  </w:comment>
  <w:comment w:id="1106" w:author="Windows User" w:date="2015-08-24T09:30:00Z" w:initials="WU">
    <w:p w:rsidR="00E12AEC" w:rsidRDefault="00E12AEC">
      <w:pPr>
        <w:pStyle w:val="CommentText"/>
      </w:pPr>
      <w:r>
        <w:rPr>
          <w:rStyle w:val="CommentReference"/>
        </w:rPr>
        <w:annotationRef/>
      </w:r>
      <w:r>
        <w:t>Or of the martyrs?</w:t>
      </w:r>
    </w:p>
  </w:comment>
  <w:comment w:id="1107" w:author="Windows User" w:date="2015-08-24T09:30:00Z" w:initials="WU">
    <w:p w:rsidR="00E12AEC" w:rsidRDefault="00E12AEC">
      <w:pPr>
        <w:pStyle w:val="CommentText"/>
      </w:pPr>
      <w:r>
        <w:rPr>
          <w:rStyle w:val="CommentReference"/>
        </w:rPr>
        <w:annotationRef/>
      </w:r>
      <w:r>
        <w:t>Carries or lifts?</w:t>
      </w:r>
    </w:p>
  </w:comment>
  <w:comment w:id="1108" w:author="Windows User" w:date="2015-08-24T09:30:00Z" w:initials="WU">
    <w:p w:rsidR="00E12AEC" w:rsidRDefault="00E12AEC">
      <w:pPr>
        <w:pStyle w:val="CommentText"/>
      </w:pPr>
      <w:r>
        <w:rPr>
          <w:rStyle w:val="CommentReference"/>
        </w:rPr>
        <w:annotationRef/>
      </w:r>
      <w:r>
        <w:t>Churches?</w:t>
      </w:r>
    </w:p>
    <w:p w:rsidR="00E12AEC" w:rsidRDefault="00E12AEC">
      <w:pPr>
        <w:pStyle w:val="CommentText"/>
      </w:pPr>
    </w:p>
  </w:comment>
  <w:comment w:id="1109" w:author="Windows User" w:date="2015-08-24T09:30:00Z" w:initials="WU">
    <w:p w:rsidR="00E12AEC" w:rsidRDefault="00E12AEC">
      <w:pPr>
        <w:pStyle w:val="CommentText"/>
      </w:pPr>
      <w:r>
        <w:rPr>
          <w:rStyle w:val="CommentReference"/>
        </w:rPr>
        <w:annotationRef/>
      </w:r>
      <w:r>
        <w:t>End?</w:t>
      </w:r>
    </w:p>
  </w:comment>
  <w:comment w:id="1113" w:author="Windows User" w:date="2015-07-16T22:01:00Z" w:initials="WU">
    <w:p w:rsidR="00E12AEC" w:rsidRDefault="00E12AEC">
      <w:pPr>
        <w:pStyle w:val="CommentText"/>
      </w:pPr>
      <w:r>
        <w:rPr>
          <w:rStyle w:val="CommentReference"/>
        </w:rPr>
        <w:annotationRef/>
      </w:r>
      <w:r>
        <w:t>Or full stop. You are worthy of the glory,</w:t>
      </w:r>
    </w:p>
  </w:comment>
  <w:comment w:id="1117" w:author="Windows User" w:date="2015-08-24T12:04:00Z" w:initials="WU">
    <w:p w:rsidR="00E12AEC" w:rsidRDefault="00E12AEC">
      <w:pPr>
        <w:pStyle w:val="CommentText"/>
      </w:pPr>
      <w:r>
        <w:rPr>
          <w:rStyle w:val="CommentReference"/>
        </w:rPr>
        <w:annotationRef/>
      </w:r>
      <w:r>
        <w:t>?</w:t>
      </w:r>
    </w:p>
  </w:comment>
  <w:comment w:id="1118" w:author="Windows User" w:date="2015-08-24T12:17:00Z" w:initials="WU">
    <w:p w:rsidR="00E12AEC" w:rsidRDefault="00E12AEC">
      <w:pPr>
        <w:pStyle w:val="CommentText"/>
      </w:pPr>
      <w:r>
        <w:rPr>
          <w:rStyle w:val="CommentReference"/>
        </w:rPr>
        <w:annotationRef/>
      </w:r>
      <w:r>
        <w:t>Is? Or will be? Exalted, or highly exalted?</w:t>
      </w:r>
    </w:p>
  </w:comment>
  <w:comment w:id="1119" w:author="Windows User" w:date="2015-07-16T22:13:00Z" w:initials="WU">
    <w:p w:rsidR="00E12AEC" w:rsidRDefault="00E12AEC">
      <w:pPr>
        <w:pStyle w:val="CommentText"/>
      </w:pPr>
      <w:r>
        <w:rPr>
          <w:rStyle w:val="CommentReference"/>
        </w:rPr>
        <w:annotationRef/>
      </w:r>
      <w:r>
        <w:t>Bring or offer</w:t>
      </w:r>
    </w:p>
  </w:comment>
  <w:comment w:id="1120" w:author="Windows User" w:date="2015-07-16T22:13:00Z" w:initials="WU">
    <w:p w:rsidR="00E12AEC" w:rsidRDefault="00E12AEC">
      <w:pPr>
        <w:pStyle w:val="CommentText"/>
      </w:pPr>
      <w:r>
        <w:rPr>
          <w:rStyle w:val="CommentReference"/>
        </w:rPr>
        <w:annotationRef/>
      </w:r>
      <w:r>
        <w:t>Spelling?</w:t>
      </w:r>
    </w:p>
  </w:comment>
  <w:comment w:id="1124" w:author="Windows User" w:date="2015-08-24T12:22:00Z" w:initials="WU">
    <w:p w:rsidR="00E12AEC" w:rsidRDefault="00E12AEC">
      <w:pPr>
        <w:pStyle w:val="CommentText"/>
      </w:pPr>
      <w:r>
        <w:rPr>
          <w:rStyle w:val="CommentReference"/>
        </w:rPr>
        <w:annotationRef/>
      </w:r>
      <w:r>
        <w:t>Name or Holy Name?</w:t>
      </w:r>
    </w:p>
  </w:comment>
  <w:comment w:id="1128" w:author="Windows User" w:date="2015-08-24T12:30:00Z" w:initials="WU">
    <w:p w:rsidR="00E12AEC" w:rsidRDefault="00E12AEC">
      <w:pPr>
        <w:pStyle w:val="CommentText"/>
      </w:pPr>
      <w:r>
        <w:rPr>
          <w:rStyle w:val="CommentReference"/>
        </w:rPr>
        <w:annotationRef/>
      </w:r>
      <w:r>
        <w:t>Christ or Jesus Christ?</w:t>
      </w:r>
    </w:p>
  </w:comment>
  <w:comment w:id="1132" w:author="Windows User" w:date="2015-08-24T12:34:00Z" w:initials="WU">
    <w:p w:rsidR="00E12AEC" w:rsidRDefault="00E12AEC">
      <w:pPr>
        <w:pStyle w:val="CommentText"/>
      </w:pPr>
      <w:r>
        <w:rPr>
          <w:rStyle w:val="CommentReference"/>
        </w:rPr>
        <w:annotationRef/>
      </w:r>
      <w:r>
        <w:t>Name or Holy Name?</w:t>
      </w:r>
    </w:p>
  </w:comment>
  <w:comment w:id="1133" w:author="Windows User" w:date="2015-08-24T12:34:00Z" w:initials="WU">
    <w:p w:rsidR="00E12AEC" w:rsidRDefault="00E12AEC">
      <w:pPr>
        <w:pStyle w:val="CommentText"/>
      </w:pPr>
      <w:r>
        <w:rPr>
          <w:rStyle w:val="CommentReference"/>
        </w:rPr>
        <w:annotationRef/>
      </w:r>
      <w:r>
        <w:t>To Him? Or by His might/power?</w:t>
      </w:r>
    </w:p>
  </w:comment>
  <w:comment w:id="1134" w:author="Windows User" w:date="2015-08-24T12:34:00Z" w:initials="WU">
    <w:p w:rsidR="00E12AEC" w:rsidRDefault="00E12AEC">
      <w:pPr>
        <w:pStyle w:val="CommentText"/>
      </w:pPr>
      <w:r>
        <w:rPr>
          <w:rStyle w:val="CommentReference"/>
        </w:rPr>
        <w:annotationRef/>
      </w:r>
      <w:r>
        <w:t>Might, or may?</w:t>
      </w:r>
    </w:p>
  </w:comment>
  <w:comment w:id="1135" w:author="Windows User" w:date="2015-08-24T12:34:00Z" w:initials="WU">
    <w:p w:rsidR="00E12AEC" w:rsidRDefault="00E12AEC" w:rsidP="00F77A5B">
      <w:pPr>
        <w:pStyle w:val="CommentText"/>
      </w:pPr>
      <w:r>
        <w:rPr>
          <w:rStyle w:val="CommentReference"/>
        </w:rPr>
        <w:annotationRef/>
      </w:r>
      <w:r>
        <w:t>Christ or Jesus Christ?</w:t>
      </w:r>
    </w:p>
  </w:comment>
  <w:comment w:id="1136" w:author="Windows User" w:date="2015-07-17T22:26:00Z" w:initials="WU">
    <w:p w:rsidR="00E12AEC" w:rsidRDefault="00E12AEC">
      <w:pPr>
        <w:pStyle w:val="CommentText"/>
      </w:pPr>
      <w:r>
        <w:rPr>
          <w:rStyle w:val="CommentReference"/>
        </w:rPr>
        <w:annotationRef/>
      </w:r>
      <w:r>
        <w:t>Miracles?</w:t>
      </w:r>
    </w:p>
  </w:comment>
  <w:comment w:id="1140" w:author="Windows User" w:date="2015-08-24T12:38:00Z" w:initials="WU">
    <w:p w:rsidR="00E12AEC" w:rsidRDefault="00E12AEC">
      <w:pPr>
        <w:pStyle w:val="CommentText"/>
      </w:pPr>
      <w:r>
        <w:rPr>
          <w:rStyle w:val="CommentReference"/>
        </w:rPr>
        <w:annotationRef/>
      </w:r>
      <w:r>
        <w:t>Name or Holy Name?</w:t>
      </w:r>
    </w:p>
  </w:comment>
  <w:comment w:id="1141" w:author="Windows User" w:date="2015-08-24T12:38:00Z" w:initials="WU">
    <w:p w:rsidR="00E12AEC" w:rsidRDefault="00E12AEC">
      <w:pPr>
        <w:pStyle w:val="CommentText"/>
      </w:pPr>
      <w:r>
        <w:rPr>
          <w:rStyle w:val="CommentReference"/>
        </w:rPr>
        <w:annotationRef/>
      </w:r>
      <w:r>
        <w:t>To Him? Or by His might/power?</w:t>
      </w:r>
    </w:p>
  </w:comment>
  <w:comment w:id="1142" w:author="Windows User" w:date="2015-08-24T12:38:00Z" w:initials="WU">
    <w:p w:rsidR="00E12AEC" w:rsidRDefault="00E12AEC">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3633" w:rsidRDefault="00D93633" w:rsidP="006D61CA">
      <w:pPr>
        <w:spacing w:after="0" w:line="240" w:lineRule="auto"/>
      </w:pPr>
      <w:r>
        <w:separator/>
      </w:r>
    </w:p>
  </w:endnote>
  <w:endnote w:type="continuationSeparator" w:id="0">
    <w:p w:rsidR="00D93633" w:rsidRDefault="00D9363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9654EE" w:rsidRDefault="00E12AE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325FC">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6D61CA" w:rsidRDefault="00E12AE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325FC">
      <w:rPr>
        <w:noProof/>
        <w:lang w:val="en-US"/>
      </w:rPr>
      <w:t>666</w:t>
    </w:r>
    <w:r w:rsidRPr="006D61CA">
      <w:rPr>
        <w:lang w:val="en-US"/>
      </w:rPr>
      <w:fldChar w:fldCharType="end"/>
    </w:r>
  </w:p>
  <w:p w:rsidR="00E12AEC" w:rsidRDefault="00E12AEC"/>
  <w:p w:rsidR="00E12AEC" w:rsidRDefault="00E12A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3633" w:rsidRDefault="00D93633" w:rsidP="006D61CA">
      <w:pPr>
        <w:spacing w:after="0" w:line="240" w:lineRule="auto"/>
      </w:pPr>
      <w:r>
        <w:separator/>
      </w:r>
    </w:p>
  </w:footnote>
  <w:footnote w:type="continuationSeparator" w:id="0">
    <w:p w:rsidR="00D93633" w:rsidRDefault="00D93633" w:rsidP="006D61CA">
      <w:pPr>
        <w:spacing w:after="0" w:line="240" w:lineRule="auto"/>
      </w:pPr>
      <w:r>
        <w:continuationSeparator/>
      </w:r>
    </w:p>
  </w:footnote>
  <w:footnote w:id="1">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E12AEC" w:rsidRDefault="00E12AEC"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E12AEC" w:rsidRDefault="00E12AEC"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E12AEC" w:rsidRDefault="00E12AE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E12AEC" w:rsidRDefault="00E12AE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E12AEC" w:rsidRDefault="00E12AEC">
      <w:pPr>
        <w:pStyle w:val="FootnoteText"/>
      </w:pPr>
      <w:r>
        <w:rPr>
          <w:rStyle w:val="FootnoteReference"/>
        </w:rPr>
        <w:footnoteRef/>
      </w:r>
      <w:r>
        <w:t xml:space="preserve"> The alternative, shorter Gospel reading is suppressed in current practice</w:t>
      </w:r>
    </w:p>
  </w:footnote>
  <w:footnote w:id="12">
    <w:p w:rsidR="00E12AEC" w:rsidRDefault="00E12AEC">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E12AEC" w:rsidRDefault="00E12AE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E12AEC" w:rsidRPr="004A3E27" w:rsidRDefault="00E12AEC"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E12AEC" w:rsidRPr="004A3E27" w:rsidRDefault="00E12AEC"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E12AEC" w:rsidRPr="004A3E27" w:rsidRDefault="00E12AEC"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E12AEC" w:rsidRPr="004A3E27" w:rsidRDefault="00E12AEC"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E12AEC" w:rsidRPr="004A3E27" w:rsidRDefault="00E12AEC"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E12AEC" w:rsidRPr="004A3E27" w:rsidRDefault="00E12AEC"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E12AEC" w:rsidRPr="004A3E27" w:rsidRDefault="00E12AEC" w:rsidP="00E54261">
      <w:pPr>
        <w:pStyle w:val="FootnoteText"/>
      </w:pPr>
      <w:r w:rsidRPr="004A3E27">
        <w:rPr>
          <w:rStyle w:val="FootnoteReference"/>
        </w:rPr>
        <w:footnoteRef/>
      </w:r>
      <w:r w:rsidRPr="004A3E27">
        <w:t xml:space="preserve"> Pause a moment and give that a little thought.</w:t>
      </w:r>
    </w:p>
  </w:footnote>
  <w:footnote w:id="23">
    <w:p w:rsidR="00E12AEC" w:rsidRPr="004A3E27" w:rsidRDefault="00E12AEC"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E12AEC" w:rsidRPr="004A3E27" w:rsidRDefault="00E12AEC"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E12AEC" w:rsidRPr="004A3E27" w:rsidRDefault="00E12AEC"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E12AEC" w:rsidRPr="004A3E27" w:rsidRDefault="00E12AEC"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E12AEC" w:rsidRPr="004A3E27" w:rsidRDefault="00E12AEC" w:rsidP="00E54261">
      <w:pPr>
        <w:pStyle w:val="FootnoteText"/>
      </w:pPr>
      <w:r w:rsidRPr="004A3E27">
        <w:rPr>
          <w:rStyle w:val="FootnoteReference"/>
        </w:rPr>
        <w:footnoteRef/>
      </w:r>
      <w:r w:rsidRPr="004A3E27">
        <w:t xml:space="preserve"> Or: I rest in peace and fall asleep at once.</w:t>
      </w:r>
    </w:p>
  </w:footnote>
  <w:footnote w:id="28">
    <w:p w:rsidR="00E12AEC" w:rsidRPr="004A3E27" w:rsidRDefault="00E12AEC" w:rsidP="00E54261">
      <w:pPr>
        <w:pStyle w:val="FootnoteText"/>
      </w:pPr>
      <w:r w:rsidRPr="004A3E27">
        <w:rPr>
          <w:rStyle w:val="FootnoteReference"/>
        </w:rPr>
        <w:footnoteRef/>
      </w:r>
      <w:r w:rsidRPr="004A3E27">
        <w:t xml:space="preserve"> Following the Ethiopian version, which is based on the Septuagint.</w:t>
      </w:r>
    </w:p>
  </w:footnote>
  <w:footnote w:id="29">
    <w:p w:rsidR="00E12AEC" w:rsidRPr="004A3E27" w:rsidRDefault="00E12AEC"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E12AEC" w:rsidRPr="004A3E27" w:rsidRDefault="00E12AEC" w:rsidP="00E54261">
      <w:pPr>
        <w:pStyle w:val="FootnoteText"/>
      </w:pPr>
      <w:r w:rsidRPr="004A3E27">
        <w:rPr>
          <w:rStyle w:val="FootnoteReference"/>
        </w:rPr>
        <w:footnoteRef/>
      </w:r>
      <w:r w:rsidRPr="004A3E27">
        <w:t xml:space="preserve"> cp. Psalm 37:2; Jeremiah 10:24.</w:t>
      </w:r>
    </w:p>
  </w:footnote>
  <w:footnote w:id="31">
    <w:p w:rsidR="00E12AEC" w:rsidRPr="004A3E27" w:rsidRDefault="00E12AEC"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E12AEC" w:rsidRPr="004A3E27" w:rsidRDefault="00E12AEC" w:rsidP="00E54261">
      <w:pPr>
        <w:pStyle w:val="FootnoteText"/>
      </w:pPr>
      <w:r w:rsidRPr="004A3E27">
        <w:rPr>
          <w:rStyle w:val="FootnoteReference"/>
        </w:rPr>
        <w:footnoteRef/>
      </w:r>
      <w:r w:rsidRPr="004A3E27">
        <w:t xml:space="preserve"> cp. Mt. 7:23.</w:t>
      </w:r>
    </w:p>
  </w:footnote>
  <w:footnote w:id="33">
    <w:p w:rsidR="00E12AEC" w:rsidRPr="004A3E27" w:rsidRDefault="00E12AEC" w:rsidP="00E54261">
      <w:pPr>
        <w:pStyle w:val="FootnoteText"/>
      </w:pPr>
      <w:r w:rsidRPr="004A3E27">
        <w:rPr>
          <w:rStyle w:val="FootnoteReference"/>
        </w:rPr>
        <w:footnoteRef/>
      </w:r>
      <w:r w:rsidRPr="004A3E27">
        <w:t xml:space="preserve"> cp. 1 Pet. 5:8.</w:t>
      </w:r>
    </w:p>
  </w:footnote>
  <w:footnote w:id="34">
    <w:p w:rsidR="00E12AEC" w:rsidRPr="004A3E27" w:rsidRDefault="00E12AEC" w:rsidP="00E54261">
      <w:pPr>
        <w:pStyle w:val="FootnoteText"/>
      </w:pPr>
      <w:r w:rsidRPr="004A3E27">
        <w:rPr>
          <w:rStyle w:val="FootnoteReference"/>
        </w:rPr>
        <w:footnoteRef/>
      </w:r>
      <w:r w:rsidRPr="004A3E27">
        <w:t xml:space="preserve"> Empties fall (Ephes. 5:18).</w:t>
      </w:r>
    </w:p>
  </w:footnote>
  <w:footnote w:id="35">
    <w:p w:rsidR="00E12AEC" w:rsidRPr="004A3E27" w:rsidRDefault="00E12AEC"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E12AEC" w:rsidRPr="004A3E27" w:rsidRDefault="00E12AEC"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E12AEC" w:rsidRPr="004A3E27" w:rsidRDefault="00E12AEC" w:rsidP="00E54261">
      <w:pPr>
        <w:pStyle w:val="FootnoteText"/>
      </w:pPr>
      <w:r w:rsidRPr="004A3E27">
        <w:rPr>
          <w:rStyle w:val="FootnoteReference"/>
        </w:rPr>
        <w:footnoteRef/>
      </w:r>
      <w:r w:rsidRPr="004A3E27">
        <w:t xml:space="preserve"> Mt. 21:16.</w:t>
      </w:r>
    </w:p>
  </w:footnote>
  <w:footnote w:id="38">
    <w:p w:rsidR="00E12AEC" w:rsidRPr="004A3E27" w:rsidRDefault="00E12AEC"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E12AEC" w:rsidRPr="004A3E27" w:rsidRDefault="00E12AEC" w:rsidP="00E54261">
      <w:pPr>
        <w:pStyle w:val="FootnoteText"/>
      </w:pPr>
      <w:r w:rsidRPr="004A3E27">
        <w:rPr>
          <w:rStyle w:val="FootnoteReference"/>
        </w:rPr>
        <w:footnoteRef/>
      </w:r>
      <w:r w:rsidRPr="004A3E27">
        <w:t xml:space="preserve"> Heb. 2:6-8. The Sovereignty of the Son of Man (Messiah).</w:t>
      </w:r>
    </w:p>
  </w:footnote>
  <w:footnote w:id="40">
    <w:p w:rsidR="00E12AEC" w:rsidRPr="004A3E27" w:rsidRDefault="00E12AEC"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E12AEC" w:rsidRPr="004A3E27" w:rsidRDefault="00E12AEC" w:rsidP="00435BD3">
      <w:pPr>
        <w:pStyle w:val="FootnoteText"/>
      </w:pPr>
    </w:p>
  </w:footnote>
  <w:footnote w:id="41">
    <w:p w:rsidR="00E12AEC" w:rsidRPr="004A3E27" w:rsidRDefault="00E12AEC"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E12AEC" w:rsidRPr="004A3E27" w:rsidRDefault="00E12AEC"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E12AEC" w:rsidRPr="004A3E27" w:rsidRDefault="00E12AEC"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E12AEC" w:rsidRPr="004A3E27" w:rsidRDefault="00E12AEC" w:rsidP="00435BD3">
      <w:pPr>
        <w:pStyle w:val="FootnoteText"/>
      </w:pPr>
      <w:r w:rsidRPr="004A3E27">
        <w:rPr>
          <w:rStyle w:val="FootnoteReference"/>
        </w:rPr>
        <w:footnoteRef/>
      </w:r>
      <w:r w:rsidRPr="004A3E27">
        <w:t xml:space="preserve"> cp. 2 Cor. 6:16; 1 Cor. 6:19.</w:t>
      </w:r>
    </w:p>
  </w:footnote>
  <w:footnote w:id="45">
    <w:p w:rsidR="00E12AEC" w:rsidRPr="004A3E27" w:rsidRDefault="00E12AEC" w:rsidP="00435BD3">
      <w:pPr>
        <w:pStyle w:val="FootnoteText"/>
      </w:pPr>
      <w:r w:rsidRPr="004A3E27">
        <w:rPr>
          <w:rStyle w:val="FootnoteReference"/>
        </w:rPr>
        <w:footnoteRef/>
      </w:r>
      <w:r w:rsidRPr="004A3E27">
        <w:t xml:space="preserve"> cp. Mt. 10:19, 20; Luke 21:12-19.</w:t>
      </w:r>
    </w:p>
  </w:footnote>
  <w:footnote w:id="46">
    <w:p w:rsidR="00E12AEC" w:rsidRPr="004A3E27" w:rsidRDefault="00E12AEC" w:rsidP="00435BD3">
      <w:pPr>
        <w:pStyle w:val="FootnoteText"/>
      </w:pPr>
      <w:r w:rsidRPr="004A3E27">
        <w:rPr>
          <w:rStyle w:val="FootnoteReference"/>
        </w:rPr>
        <w:footnoteRef/>
      </w:r>
      <w:r w:rsidRPr="004A3E27">
        <w:t xml:space="preserve"> Psalm 13 differs only slightly from Psalm 52. cp. Romans 1:20-25.</w:t>
      </w:r>
    </w:p>
  </w:footnote>
  <w:footnote w:id="47">
    <w:p w:rsidR="00E12AEC" w:rsidRPr="004A3E27" w:rsidRDefault="00E12AEC"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E12AEC" w:rsidRPr="004A3E27" w:rsidRDefault="00E12AEC"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E12AEC" w:rsidRPr="004A3E27" w:rsidRDefault="00E12AEC"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E12AEC" w:rsidRPr="004A3E27" w:rsidRDefault="00E12AEC"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E12AEC" w:rsidRPr="004A3E27" w:rsidRDefault="00E12AEC" w:rsidP="00435BD3">
      <w:pPr>
        <w:pStyle w:val="FootnoteText"/>
      </w:pPr>
      <w:r w:rsidRPr="004A3E27">
        <w:rPr>
          <w:rStyle w:val="FootnoteReference"/>
        </w:rPr>
        <w:footnoteRef/>
      </w:r>
      <w:r w:rsidRPr="004A3E27">
        <w:t xml:space="preserve"> i.e. Hear Christ who intercedes on our behalf (1 Cor. 1:30; Rom. 8: 34).</w:t>
      </w:r>
    </w:p>
  </w:footnote>
  <w:footnote w:id="52">
    <w:p w:rsidR="00E12AEC" w:rsidRPr="004A3E27" w:rsidRDefault="00E12AEC" w:rsidP="00435BD3">
      <w:pPr>
        <w:pStyle w:val="FootnoteText"/>
      </w:pPr>
      <w:r w:rsidRPr="004A3E27">
        <w:rPr>
          <w:rStyle w:val="FootnoteReference"/>
        </w:rPr>
        <w:footnoteRef/>
      </w:r>
      <w:r w:rsidRPr="004A3E27">
        <w:t xml:space="preserve"> cp. 2 Tim. 2:3, 12.</w:t>
      </w:r>
    </w:p>
  </w:footnote>
  <w:footnote w:id="53">
    <w:p w:rsidR="00E12AEC" w:rsidRPr="004A3E27" w:rsidRDefault="00E12AEC"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E12AEC" w:rsidRPr="004A3E27" w:rsidRDefault="00E12AEC"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E12AEC" w:rsidRPr="004A3E27" w:rsidRDefault="00E12AEC"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E12AEC" w:rsidRPr="004A3E27" w:rsidRDefault="00E12AEC" w:rsidP="00CF35A1">
      <w:pPr>
        <w:pStyle w:val="FootnoteText"/>
      </w:pPr>
      <w:r w:rsidRPr="004A3E27">
        <w:rPr>
          <w:rStyle w:val="FootnoteReference"/>
        </w:rPr>
        <w:footnoteRef/>
      </w:r>
      <w:r w:rsidRPr="004A3E27">
        <w:t xml:space="preserve"> Cp. Acts 2:24.</w:t>
      </w:r>
    </w:p>
  </w:footnote>
  <w:footnote w:id="57">
    <w:p w:rsidR="00E12AEC" w:rsidRPr="004A3E27" w:rsidRDefault="00E12AEC" w:rsidP="00CF35A1">
      <w:pPr>
        <w:pStyle w:val="FootnoteText"/>
      </w:pPr>
      <w:r w:rsidRPr="004A3E27">
        <w:rPr>
          <w:rStyle w:val="FootnoteReference"/>
        </w:rPr>
        <w:footnoteRef/>
      </w:r>
      <w:r w:rsidRPr="004A3E27">
        <w:t xml:space="preserve"> cp. Exodus 9:23.</w:t>
      </w:r>
    </w:p>
  </w:footnote>
  <w:footnote w:id="58">
    <w:p w:rsidR="00E12AEC" w:rsidRPr="004A3E27" w:rsidRDefault="00E12AEC"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E12AEC" w:rsidRPr="004A3E27" w:rsidRDefault="00E12AEC"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E12AEC" w:rsidRPr="004A3E27" w:rsidRDefault="00E12AEC" w:rsidP="00CF35A1">
      <w:pPr>
        <w:pStyle w:val="FootnoteText"/>
      </w:pPr>
      <w:r w:rsidRPr="004A3E27">
        <w:rPr>
          <w:rStyle w:val="FootnoteReference"/>
        </w:rPr>
        <w:footnoteRef/>
      </w:r>
      <w:r w:rsidRPr="004A3E27">
        <w:t xml:space="preserve"> cp. Rev. 21:23.</w:t>
      </w:r>
    </w:p>
  </w:footnote>
  <w:footnote w:id="61">
    <w:p w:rsidR="00E12AEC" w:rsidRPr="004A3E27" w:rsidRDefault="00E12AEC"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E12AEC" w:rsidRPr="004A3E27" w:rsidRDefault="00E12AEC"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E12AEC" w:rsidRPr="004A3E27" w:rsidRDefault="00E12AEC" w:rsidP="00CF35A1">
      <w:pPr>
        <w:pStyle w:val="FootnoteText"/>
      </w:pPr>
      <w:r w:rsidRPr="004A3E27">
        <w:rPr>
          <w:rStyle w:val="FootnoteReference"/>
        </w:rPr>
        <w:footnoteRef/>
      </w:r>
      <w:r w:rsidRPr="004A3E27">
        <w:t xml:space="preserve"> Rom. 15:9. Christ in David, Apostles, nations. (cp. Ps. 66:2-6).</w:t>
      </w:r>
    </w:p>
  </w:footnote>
  <w:footnote w:id="64">
    <w:p w:rsidR="00E12AEC" w:rsidRPr="004A3E27" w:rsidRDefault="00E12AEC"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E12AEC" w:rsidRPr="004A3E27" w:rsidRDefault="00E12AEC" w:rsidP="00CF35A1">
      <w:pPr>
        <w:pStyle w:val="FootnoteText"/>
      </w:pPr>
      <w:r w:rsidRPr="004A3E27">
        <w:rPr>
          <w:rStyle w:val="FootnoteReference"/>
        </w:rPr>
        <w:footnoteRef/>
      </w:r>
      <w:r w:rsidRPr="004A3E27">
        <w:t xml:space="preserve"> Rom. 10:18.</w:t>
      </w:r>
    </w:p>
  </w:footnote>
  <w:footnote w:id="66">
    <w:p w:rsidR="00E12AEC" w:rsidRPr="004A3E27" w:rsidRDefault="00E12AEC" w:rsidP="00CF35A1">
      <w:pPr>
        <w:pStyle w:val="FootnoteText"/>
      </w:pPr>
      <w:r w:rsidRPr="004A3E27">
        <w:rPr>
          <w:rStyle w:val="FootnoteReference"/>
        </w:rPr>
        <w:footnoteRef/>
      </w:r>
      <w:r w:rsidRPr="004A3E27">
        <w:t xml:space="preserve"> cp. Ps. 88:38.</w:t>
      </w:r>
    </w:p>
  </w:footnote>
  <w:footnote w:id="67">
    <w:p w:rsidR="00E12AEC" w:rsidRPr="004A3E27" w:rsidRDefault="00E12AEC" w:rsidP="00CF35A1">
      <w:pPr>
        <w:pStyle w:val="FootnoteText"/>
      </w:pPr>
      <w:r w:rsidRPr="004A3E27">
        <w:rPr>
          <w:rStyle w:val="FootnoteReference"/>
        </w:rPr>
        <w:footnoteRef/>
      </w:r>
      <w:r w:rsidRPr="004A3E27">
        <w:t xml:space="preserve"> cp. Ps. 118:72.</w:t>
      </w:r>
    </w:p>
  </w:footnote>
  <w:footnote w:id="68">
    <w:p w:rsidR="00E12AEC" w:rsidRPr="004A3E27" w:rsidRDefault="00E12AEC"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E12AEC" w:rsidRPr="004A3E27" w:rsidRDefault="00E12AEC"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E12AEC" w:rsidRPr="004A3E27" w:rsidRDefault="00E12AEC"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E12AEC" w:rsidRPr="004A3E27" w:rsidRDefault="00E12AEC"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E12AEC" w:rsidRPr="004A3E27" w:rsidRDefault="00E12AEC" w:rsidP="00CF35A1">
      <w:pPr>
        <w:pStyle w:val="FootnoteText"/>
      </w:pPr>
      <w:r w:rsidRPr="004A3E27">
        <w:rPr>
          <w:rStyle w:val="FootnoteReference"/>
        </w:rPr>
        <w:footnoteRef/>
      </w:r>
      <w:r w:rsidRPr="004A3E27">
        <w:t xml:space="preserve"> ‘Christ died that we might live’ (1 Thess. 5:10; 1 Pet. 2:24).</w:t>
      </w:r>
    </w:p>
  </w:footnote>
  <w:footnote w:id="73">
    <w:p w:rsidR="00E12AEC" w:rsidRPr="004A3E27" w:rsidRDefault="00E12AEC" w:rsidP="00CF35A1">
      <w:pPr>
        <w:pStyle w:val="FootnoteText"/>
      </w:pPr>
      <w:r w:rsidRPr="004A3E27">
        <w:rPr>
          <w:rStyle w:val="FootnoteReference"/>
        </w:rPr>
        <w:footnoteRef/>
      </w:r>
      <w:r w:rsidRPr="004A3E27">
        <w:t xml:space="preserve"> Dawn is one of Christ’s names (cp. Lk. 1:78; Mal. 4:2).</w:t>
      </w:r>
    </w:p>
  </w:footnote>
  <w:footnote w:id="74">
    <w:p w:rsidR="00E12AEC" w:rsidRPr="004A3E27" w:rsidRDefault="00E12AEC"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E12AEC" w:rsidRPr="004A3E27" w:rsidRDefault="00E12AEC" w:rsidP="00CF35A1">
      <w:pPr>
        <w:pStyle w:val="FootnoteText"/>
      </w:pPr>
      <w:r w:rsidRPr="004A3E27">
        <w:rPr>
          <w:rStyle w:val="FootnoteReference"/>
        </w:rPr>
        <w:footnoteRef/>
      </w:r>
      <w:r w:rsidRPr="004A3E27">
        <w:t xml:space="preserve"> Mt. 27:39,43; Wis. 2:12-20.</w:t>
      </w:r>
    </w:p>
  </w:footnote>
  <w:footnote w:id="76">
    <w:p w:rsidR="00E12AEC" w:rsidRPr="004A3E27" w:rsidRDefault="00E12AEC" w:rsidP="00CF35A1">
      <w:pPr>
        <w:pStyle w:val="FootnoteText"/>
      </w:pPr>
      <w:r w:rsidRPr="004A3E27">
        <w:rPr>
          <w:rStyle w:val="FootnoteReference"/>
        </w:rPr>
        <w:footnoteRef/>
      </w:r>
      <w:r w:rsidRPr="004A3E27">
        <w:t xml:space="preserve"> Lam. 2:16; 3:46.</w:t>
      </w:r>
    </w:p>
  </w:footnote>
  <w:footnote w:id="77">
    <w:p w:rsidR="00E12AEC" w:rsidRPr="004A3E27" w:rsidRDefault="00E12AEC" w:rsidP="00CF35A1">
      <w:pPr>
        <w:pStyle w:val="FootnoteText"/>
      </w:pPr>
      <w:r w:rsidRPr="004A3E27">
        <w:rPr>
          <w:rStyle w:val="FootnoteReference"/>
        </w:rPr>
        <w:footnoteRef/>
      </w:r>
      <w:r w:rsidRPr="004A3E27">
        <w:t xml:space="preserve"> Jn. 19:37.</w:t>
      </w:r>
    </w:p>
  </w:footnote>
  <w:footnote w:id="78">
    <w:p w:rsidR="00E12AEC" w:rsidRPr="004A3E27" w:rsidRDefault="00E12AEC" w:rsidP="00CF35A1">
      <w:pPr>
        <w:pStyle w:val="FootnoteText"/>
      </w:pPr>
      <w:r w:rsidRPr="004A3E27">
        <w:rPr>
          <w:rStyle w:val="FootnoteReference"/>
        </w:rPr>
        <w:footnoteRef/>
      </w:r>
      <w:r w:rsidRPr="004A3E27">
        <w:t xml:space="preserve"> Jn. 19:24.</w:t>
      </w:r>
    </w:p>
  </w:footnote>
  <w:footnote w:id="79">
    <w:p w:rsidR="00E12AEC" w:rsidRPr="004A3E27" w:rsidRDefault="00E12AEC"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E12AEC" w:rsidRPr="004A3E27" w:rsidRDefault="00E12AEC" w:rsidP="00CF35A1">
      <w:pPr>
        <w:pStyle w:val="FootnoteText"/>
      </w:pPr>
      <w:r w:rsidRPr="004A3E27">
        <w:rPr>
          <w:rStyle w:val="FootnoteReference"/>
        </w:rPr>
        <w:footnoteRef/>
      </w:r>
      <w:r w:rsidRPr="004A3E27">
        <w:t xml:space="preserve"> Hebrews 2:12.</w:t>
      </w:r>
    </w:p>
  </w:footnote>
  <w:footnote w:id="81">
    <w:p w:rsidR="00E12AEC" w:rsidRPr="004A3E27" w:rsidRDefault="00E12AEC"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E12AEC" w:rsidRPr="004A3E27" w:rsidRDefault="00E12AEC" w:rsidP="00CF35A1">
      <w:pPr>
        <w:pStyle w:val="FootnoteText"/>
      </w:pPr>
      <w:r w:rsidRPr="004A3E27">
        <w:rPr>
          <w:rStyle w:val="FootnoteReference"/>
        </w:rPr>
        <w:footnoteRef/>
      </w:r>
      <w:r w:rsidRPr="004A3E27">
        <w:t xml:space="preserve"> Romans 3:24-26; John 17:4; 19:30.</w:t>
      </w:r>
    </w:p>
  </w:footnote>
  <w:footnote w:id="83">
    <w:p w:rsidR="00E12AEC" w:rsidRPr="004A3E27" w:rsidRDefault="00E12AEC"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E12AEC" w:rsidRPr="004A3E27" w:rsidRDefault="00E12AEC" w:rsidP="00CF35A1">
      <w:pPr>
        <w:pStyle w:val="FootnoteText"/>
      </w:pPr>
      <w:r w:rsidRPr="004A3E27">
        <w:rPr>
          <w:rStyle w:val="FootnoteReference"/>
        </w:rPr>
        <w:footnoteRef/>
      </w:r>
      <w:r w:rsidRPr="004A3E27">
        <w:t xml:space="preserve"> cp. Ephes. 5:18.</w:t>
      </w:r>
    </w:p>
  </w:footnote>
  <w:footnote w:id="85">
    <w:p w:rsidR="00E12AEC" w:rsidRPr="004A3E27" w:rsidRDefault="00E12AEC" w:rsidP="00CF35A1">
      <w:pPr>
        <w:pStyle w:val="FootnoteText"/>
      </w:pPr>
      <w:r w:rsidRPr="004A3E27">
        <w:rPr>
          <w:rStyle w:val="FootnoteReference"/>
        </w:rPr>
        <w:footnoteRef/>
      </w:r>
      <w:r w:rsidRPr="004A3E27">
        <w:t xml:space="preserve"> cp. Ps. 26:4.</w:t>
      </w:r>
    </w:p>
  </w:footnote>
  <w:footnote w:id="86">
    <w:p w:rsidR="00E12AEC" w:rsidRPr="004A3E27" w:rsidRDefault="00E12AEC" w:rsidP="00CF35A1">
      <w:pPr>
        <w:pStyle w:val="FootnoteText"/>
      </w:pPr>
      <w:r w:rsidRPr="004A3E27">
        <w:rPr>
          <w:rStyle w:val="FootnoteReference"/>
        </w:rPr>
        <w:footnoteRef/>
      </w:r>
      <w:r w:rsidRPr="004A3E27">
        <w:t xml:space="preserve"> 1 Cor. 10:26-28; cp. Psalm 49:12.</w:t>
      </w:r>
    </w:p>
  </w:footnote>
  <w:footnote w:id="87">
    <w:p w:rsidR="00E12AEC" w:rsidRPr="004A3E27" w:rsidRDefault="00E12AEC" w:rsidP="00CF35A1">
      <w:pPr>
        <w:pStyle w:val="FootnoteText"/>
      </w:pPr>
      <w:r w:rsidRPr="004A3E27">
        <w:rPr>
          <w:rStyle w:val="FootnoteReference"/>
        </w:rPr>
        <w:footnoteRef/>
      </w:r>
      <w:r w:rsidRPr="004A3E27">
        <w:t xml:space="preserve"> Is. 2:2; Dan. 2:35; 1 Cor. 10:4.</w:t>
      </w:r>
    </w:p>
  </w:footnote>
  <w:footnote w:id="88">
    <w:p w:rsidR="00E12AEC" w:rsidRPr="004A3E27" w:rsidRDefault="00E12AEC"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E12AEC" w:rsidRPr="004A3E27" w:rsidRDefault="00E12AEC"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E12AEC" w:rsidRPr="004A3E27" w:rsidRDefault="00E12AEC"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E12AEC" w:rsidRPr="004A3E27" w:rsidRDefault="00E12AEC"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E12AEC" w:rsidRPr="004A3E27" w:rsidRDefault="00E12AEC"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E12AEC" w:rsidRPr="004A3E27" w:rsidRDefault="00E12AEC"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E12AEC" w:rsidRPr="004A3E27" w:rsidRDefault="00E12AEC"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E12AEC" w:rsidRPr="004A3E27" w:rsidRDefault="00E12AEC"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E12AEC" w:rsidRPr="004A3E27" w:rsidRDefault="00E12AEC" w:rsidP="002D71F0">
      <w:pPr>
        <w:pStyle w:val="FootnoteText"/>
      </w:pPr>
      <w:r w:rsidRPr="004A3E27">
        <w:rPr>
          <w:rStyle w:val="FootnoteReference"/>
        </w:rPr>
        <w:footnoteRef/>
      </w:r>
      <w:r w:rsidRPr="004A3E27">
        <w:t xml:space="preserve"> churches: assemblies, gatherings, congregations (not buildings).</w:t>
      </w:r>
    </w:p>
  </w:footnote>
  <w:footnote w:id="97">
    <w:p w:rsidR="00E12AEC" w:rsidRPr="004A3E27" w:rsidRDefault="00E12AEC"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E12AEC" w:rsidRPr="004A3E27" w:rsidRDefault="00E12AEC"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E12AEC" w:rsidRPr="004A3E27" w:rsidRDefault="00E12AEC" w:rsidP="002D71F0">
      <w:pPr>
        <w:pStyle w:val="FootnoteText"/>
      </w:pPr>
      <w:r w:rsidRPr="004A3E27">
        <w:tab/>
        <w:t>‘No sweeter fragrance than to follow Christ,</w:t>
      </w:r>
    </w:p>
    <w:p w:rsidR="00E12AEC" w:rsidRPr="004A3E27" w:rsidRDefault="00E12AEC" w:rsidP="002D71F0">
      <w:pPr>
        <w:pStyle w:val="FootnoteText"/>
      </w:pPr>
      <w:r w:rsidRPr="004A3E27">
        <w:tab/>
        <w:t>when man makes offerings of a holy life,</w:t>
      </w:r>
    </w:p>
    <w:p w:rsidR="00E12AEC" w:rsidRPr="004A3E27" w:rsidRDefault="00E12AEC" w:rsidP="002D71F0">
      <w:pPr>
        <w:pStyle w:val="FootnoteText"/>
      </w:pPr>
      <w:r w:rsidRPr="004A3E27">
        <w:tab/>
        <w:t>and offers golden deeds in sacrifice’ (St. Prosper).</w:t>
      </w:r>
    </w:p>
  </w:footnote>
  <w:footnote w:id="99">
    <w:p w:rsidR="00E12AEC" w:rsidRPr="004A3E27" w:rsidRDefault="00E12AEC" w:rsidP="002D71F0">
      <w:pPr>
        <w:pStyle w:val="FootnoteText"/>
      </w:pPr>
      <w:r w:rsidRPr="004A3E27">
        <w:rPr>
          <w:rStyle w:val="FootnoteReference"/>
        </w:rPr>
        <w:footnoteRef/>
      </w:r>
      <w:r w:rsidRPr="004A3E27">
        <w:t xml:space="preserve"> cp. Psalm 21:11.</w:t>
      </w:r>
    </w:p>
  </w:footnote>
  <w:footnote w:id="100">
    <w:p w:rsidR="00E12AEC" w:rsidRPr="004A3E27" w:rsidRDefault="00E12AEC" w:rsidP="002D71F0">
      <w:pPr>
        <w:pStyle w:val="FootnoteText"/>
      </w:pPr>
      <w:r w:rsidRPr="004A3E27">
        <w:rPr>
          <w:rStyle w:val="FootnoteReference"/>
        </w:rPr>
        <w:footnoteRef/>
      </w:r>
      <w:r w:rsidRPr="004A3E27">
        <w:t xml:space="preserve"> cp. Isaiah 5:12.</w:t>
      </w:r>
    </w:p>
  </w:footnote>
  <w:footnote w:id="101">
    <w:p w:rsidR="00E12AEC" w:rsidRPr="004A3E27" w:rsidRDefault="00E12AEC" w:rsidP="002D71F0">
      <w:pPr>
        <w:pStyle w:val="FootnoteText"/>
      </w:pPr>
      <w:r w:rsidRPr="004A3E27">
        <w:rPr>
          <w:rStyle w:val="FootnoteReference"/>
        </w:rPr>
        <w:footnoteRef/>
      </w:r>
      <w:r w:rsidRPr="004A3E27">
        <w:t xml:space="preserve"> Cp. Isaiah 40:11; John 10:11.</w:t>
      </w:r>
    </w:p>
  </w:footnote>
  <w:footnote w:id="102">
    <w:p w:rsidR="00E12AEC" w:rsidRPr="004A3E27" w:rsidRDefault="00E12AEC" w:rsidP="002D71F0">
      <w:pPr>
        <w:pStyle w:val="FootnoteText"/>
      </w:pPr>
      <w:r w:rsidRPr="004A3E27">
        <w:rPr>
          <w:rStyle w:val="FootnoteReference"/>
        </w:rPr>
        <w:footnoteRef/>
      </w:r>
      <w:r w:rsidRPr="004A3E27">
        <w:t xml:space="preserve"> Cp. Exodus 9:23. In thunderstorms deer often cast their young.</w:t>
      </w:r>
    </w:p>
  </w:footnote>
  <w:footnote w:id="103">
    <w:p w:rsidR="00E12AEC" w:rsidRPr="004A3E27" w:rsidRDefault="00E12AEC"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E12AEC" w:rsidRPr="004A3E27" w:rsidRDefault="00E12AEC"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E12AEC" w:rsidRPr="004A3E27" w:rsidRDefault="00E12AEC"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E12AEC" w:rsidRPr="004A3E27" w:rsidRDefault="00E12AEC" w:rsidP="002D71F0">
      <w:pPr>
        <w:pStyle w:val="FootnoteText"/>
      </w:pPr>
      <w:r w:rsidRPr="004A3E27">
        <w:rPr>
          <w:rStyle w:val="FootnoteReference"/>
        </w:rPr>
        <w:footnoteRef/>
      </w:r>
      <w:r w:rsidRPr="004A3E27">
        <w:t xml:space="preserve"> Blood signifies death (cp. Lev. 17:14).</w:t>
      </w:r>
    </w:p>
  </w:footnote>
  <w:footnote w:id="107">
    <w:p w:rsidR="00E12AEC" w:rsidRPr="004A3E27" w:rsidRDefault="00E12AEC"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E12AEC" w:rsidRPr="004A3E27" w:rsidRDefault="00E12AEC"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E12AEC" w:rsidRPr="004A3E27" w:rsidRDefault="00E12AEC" w:rsidP="002D71F0">
      <w:pPr>
        <w:pStyle w:val="FootnoteText"/>
      </w:pPr>
      <w:r w:rsidRPr="004A3E27">
        <w:rPr>
          <w:rStyle w:val="FootnoteReference"/>
        </w:rPr>
        <w:footnoteRef/>
      </w:r>
      <w:r w:rsidRPr="004A3E27">
        <w:t xml:space="preserve"> Luke 23:46.</w:t>
      </w:r>
    </w:p>
  </w:footnote>
  <w:footnote w:id="110">
    <w:p w:rsidR="00E12AEC" w:rsidRPr="004A3E27" w:rsidRDefault="00E12AEC"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E12AEC" w:rsidRPr="004A3E27" w:rsidRDefault="00E12AEC"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E12AEC" w:rsidRPr="004A3E27" w:rsidRDefault="00E12AEC"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E12AEC" w:rsidRPr="004A3E27" w:rsidRDefault="00E12AEC"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E12AEC" w:rsidRPr="004A3E27" w:rsidRDefault="00E12AEC"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E12AEC" w:rsidRPr="004A3E27" w:rsidRDefault="00E12AEC"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E12AEC" w:rsidRPr="004A3E27" w:rsidRDefault="00E12AEC"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E12AEC" w:rsidRPr="004A3E27" w:rsidRDefault="00E12AEC"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E12AEC" w:rsidRPr="004A3E27" w:rsidRDefault="00E12AEC"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E12AEC" w:rsidRPr="004A3E27" w:rsidRDefault="00E12AEC" w:rsidP="00950468">
      <w:pPr>
        <w:pStyle w:val="FootnoteText"/>
      </w:pPr>
      <w:r w:rsidRPr="004A3E27">
        <w:rPr>
          <w:rStyle w:val="FootnoteReference"/>
        </w:rPr>
        <w:footnoteRef/>
      </w:r>
      <w:r w:rsidRPr="004A3E27">
        <w:t xml:space="preserve"> Naturally and spiritually (Jn. 3:3-6).</w:t>
      </w:r>
    </w:p>
  </w:footnote>
  <w:footnote w:id="120">
    <w:p w:rsidR="00E12AEC" w:rsidRPr="004A3E27" w:rsidRDefault="00E12AEC"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E12AEC" w:rsidRPr="004A3E27" w:rsidRDefault="00E12AEC" w:rsidP="00950468">
      <w:pPr>
        <w:pStyle w:val="FootnoteText"/>
      </w:pPr>
      <w:r w:rsidRPr="004A3E27">
        <w:rPr>
          <w:rStyle w:val="FootnoteReference"/>
        </w:rPr>
        <w:footnoteRef/>
      </w:r>
      <w:r w:rsidRPr="004A3E27">
        <w:t xml:space="preserve"> ‘The land of the living.’</w:t>
      </w:r>
    </w:p>
  </w:footnote>
  <w:footnote w:id="122">
    <w:p w:rsidR="00E12AEC" w:rsidRPr="004A3E27" w:rsidRDefault="00E12AEC"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E12AEC" w:rsidRPr="004A3E27" w:rsidRDefault="00E12AEC" w:rsidP="00950468">
      <w:pPr>
        <w:pStyle w:val="FootnoteText"/>
      </w:pPr>
      <w:r w:rsidRPr="004A3E27">
        <w:rPr>
          <w:rStyle w:val="FootnoteReference"/>
        </w:rPr>
        <w:footnoteRef/>
      </w:r>
      <w:r w:rsidRPr="004A3E27">
        <w:t xml:space="preserve"> John 19:1; Mt. 27:26.</w:t>
      </w:r>
    </w:p>
  </w:footnote>
  <w:footnote w:id="124">
    <w:p w:rsidR="00E12AEC" w:rsidRPr="004A3E27" w:rsidRDefault="00E12AEC" w:rsidP="00950468">
      <w:pPr>
        <w:pStyle w:val="FootnoteText"/>
      </w:pPr>
      <w:r w:rsidRPr="004A3E27">
        <w:rPr>
          <w:rStyle w:val="FootnoteReference"/>
        </w:rPr>
        <w:footnoteRef/>
      </w:r>
      <w:r w:rsidRPr="004A3E27">
        <w:t xml:space="preserve"> cp. Psalm 21:21.</w:t>
      </w:r>
    </w:p>
  </w:footnote>
  <w:footnote w:id="125">
    <w:p w:rsidR="00E12AEC" w:rsidRPr="004A3E27" w:rsidRDefault="00E12AEC" w:rsidP="00950468">
      <w:pPr>
        <w:pStyle w:val="FootnoteText"/>
      </w:pPr>
      <w:r w:rsidRPr="004A3E27">
        <w:rPr>
          <w:rStyle w:val="FootnoteReference"/>
        </w:rPr>
        <w:footnoteRef/>
      </w:r>
      <w:r w:rsidRPr="004A3E27">
        <w:t xml:space="preserve"> cp. John 15:25.</w:t>
      </w:r>
    </w:p>
  </w:footnote>
  <w:footnote w:id="126">
    <w:p w:rsidR="00E12AEC" w:rsidRPr="004A3E27" w:rsidRDefault="00E12AEC" w:rsidP="00950468">
      <w:pPr>
        <w:pStyle w:val="FootnoteText"/>
      </w:pPr>
      <w:r w:rsidRPr="004A3E27">
        <w:rPr>
          <w:rStyle w:val="FootnoteReference"/>
        </w:rPr>
        <w:footnoteRef/>
      </w:r>
      <w:r w:rsidRPr="004A3E27">
        <w:t xml:space="preserve"> cp. Psalm 36:30.</w:t>
      </w:r>
    </w:p>
  </w:footnote>
  <w:footnote w:id="127">
    <w:p w:rsidR="00E12AEC" w:rsidRPr="004A3E27" w:rsidRDefault="00E12AEC" w:rsidP="00950468">
      <w:pPr>
        <w:pStyle w:val="FootnoteText"/>
      </w:pPr>
      <w:r w:rsidRPr="004A3E27">
        <w:rPr>
          <w:rStyle w:val="FootnoteReference"/>
        </w:rPr>
        <w:footnoteRef/>
      </w:r>
      <w:r w:rsidRPr="004A3E27">
        <w:t xml:space="preserve"> cp. Psalm 109:7.</w:t>
      </w:r>
    </w:p>
  </w:footnote>
  <w:footnote w:id="128">
    <w:p w:rsidR="00E12AEC" w:rsidRPr="004A3E27" w:rsidRDefault="00E12AEC"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E12AEC" w:rsidRPr="004A3E27" w:rsidRDefault="00E12AEC" w:rsidP="00950468">
      <w:pPr>
        <w:pStyle w:val="FootnoteText"/>
      </w:pPr>
      <w:r w:rsidRPr="004A3E27">
        <w:rPr>
          <w:rStyle w:val="FootnoteReference"/>
        </w:rPr>
        <w:footnoteRef/>
      </w:r>
      <w:r w:rsidRPr="004A3E27">
        <w:t xml:space="preserve"> ‘The Prophet asks to be free from passion’ (St. Athanasius).</w:t>
      </w:r>
    </w:p>
  </w:footnote>
  <w:footnote w:id="130">
    <w:p w:rsidR="00E12AEC" w:rsidRPr="004A3E27" w:rsidRDefault="00E12AEC" w:rsidP="00950468">
      <w:pPr>
        <w:pStyle w:val="FootnoteText"/>
      </w:pPr>
      <w:r w:rsidRPr="004A3E27">
        <w:rPr>
          <w:rStyle w:val="FootnoteReference"/>
        </w:rPr>
        <w:footnoteRef/>
      </w:r>
      <w:r w:rsidRPr="004A3E27">
        <w:t xml:space="preserve"> Prov. 24:19.</w:t>
      </w:r>
    </w:p>
  </w:footnote>
  <w:footnote w:id="131">
    <w:p w:rsidR="00E12AEC" w:rsidRPr="004A3E27" w:rsidRDefault="00E12AEC"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E12AEC" w:rsidRPr="004A3E27" w:rsidRDefault="00E12AEC"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E12AEC" w:rsidRPr="004A3E27" w:rsidRDefault="00E12AEC"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E12AEC" w:rsidRPr="004A3E27" w:rsidRDefault="00E12AEC"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E12AEC" w:rsidRPr="004A3E27" w:rsidRDefault="00E12AEC"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E12AEC" w:rsidRPr="004A3E27" w:rsidRDefault="00E12AEC"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E12AEC" w:rsidRPr="004A3E27" w:rsidRDefault="00E12AEC"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E12AEC" w:rsidRPr="004A3E27" w:rsidRDefault="00E12AEC" w:rsidP="00950468">
      <w:pPr>
        <w:pStyle w:val="FootnoteText"/>
      </w:pPr>
      <w:r w:rsidRPr="004A3E27">
        <w:rPr>
          <w:rStyle w:val="FootnoteReference"/>
        </w:rPr>
        <w:footnoteRef/>
      </w:r>
      <w:r w:rsidRPr="004A3E27">
        <w:t xml:space="preserve"> Compare Ps. 36:1, 37 with Proverbs 24: 19-20 (RSV) and Mt. 5:5-9.</w:t>
      </w:r>
    </w:p>
  </w:footnote>
  <w:footnote w:id="139">
    <w:p w:rsidR="00E12AEC" w:rsidRPr="004A3E27" w:rsidRDefault="00E12AEC" w:rsidP="00950468">
      <w:pPr>
        <w:pStyle w:val="FootnoteText"/>
      </w:pPr>
      <w:r w:rsidRPr="004A3E27">
        <w:rPr>
          <w:rStyle w:val="FootnoteReference"/>
        </w:rPr>
        <w:footnoteRef/>
      </w:r>
      <w:r w:rsidRPr="004A3E27">
        <w:t xml:space="preserve"> cp. Heb. 12:5-13. Psalm 6:2 is identical with 37:2.</w:t>
      </w:r>
    </w:p>
  </w:footnote>
  <w:footnote w:id="140">
    <w:p w:rsidR="00E12AEC" w:rsidRPr="004A3E27" w:rsidRDefault="00E12AEC" w:rsidP="00950468">
      <w:pPr>
        <w:pStyle w:val="FootnoteText"/>
      </w:pPr>
      <w:r w:rsidRPr="004A3E27">
        <w:rPr>
          <w:rStyle w:val="FootnoteReference"/>
        </w:rPr>
        <w:footnoteRef/>
      </w:r>
      <w:r w:rsidRPr="004A3E27">
        <w:t xml:space="preserve"> cp. Mt. 19:20. ‘One thing you lack’ (Mk. 10:21).</w:t>
      </w:r>
    </w:p>
  </w:footnote>
  <w:footnote w:id="141">
    <w:p w:rsidR="00E12AEC" w:rsidRPr="004A3E27" w:rsidRDefault="00E12AEC"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E12AEC" w:rsidRPr="004A3E27" w:rsidRDefault="00E12AEC"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E12AEC" w:rsidRPr="004A3E27" w:rsidRDefault="00E12AEC" w:rsidP="00950468">
      <w:pPr>
        <w:pStyle w:val="FootnoteText"/>
      </w:pPr>
      <w:r w:rsidRPr="004A3E27">
        <w:rPr>
          <w:rStyle w:val="FootnoteReference"/>
        </w:rPr>
        <w:footnoteRef/>
      </w:r>
      <w:r w:rsidRPr="004A3E27">
        <w:t xml:space="preserve"> cp. 1 Sam. 15:22. Love shown in obedience is the true sacrifice.</w:t>
      </w:r>
    </w:p>
  </w:footnote>
  <w:footnote w:id="144">
    <w:p w:rsidR="00E12AEC" w:rsidRPr="004A3E27" w:rsidRDefault="00E12AEC"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E12AEC" w:rsidRPr="004A3E27" w:rsidRDefault="00E12AEC" w:rsidP="00950468">
      <w:pPr>
        <w:pStyle w:val="FootnoteText"/>
      </w:pPr>
      <w:r w:rsidRPr="004A3E27">
        <w:rPr>
          <w:rStyle w:val="FootnoteReference"/>
        </w:rPr>
        <w:footnoteRef/>
      </w:r>
      <w:r w:rsidRPr="004A3E27">
        <w:t xml:space="preserve"> The great universal Church (cp. St. Athanasius).</w:t>
      </w:r>
    </w:p>
  </w:footnote>
  <w:footnote w:id="146">
    <w:p w:rsidR="00E12AEC" w:rsidRPr="004A3E27" w:rsidRDefault="00E12AEC" w:rsidP="00950468">
      <w:pPr>
        <w:pStyle w:val="FootnoteText"/>
      </w:pPr>
      <w:r w:rsidRPr="004A3E27">
        <w:rPr>
          <w:rStyle w:val="FootnoteReference"/>
        </w:rPr>
        <w:footnoteRef/>
      </w:r>
      <w:r w:rsidRPr="004A3E27">
        <w:t xml:space="preserve"> John 13:30.</w:t>
      </w:r>
    </w:p>
  </w:footnote>
  <w:footnote w:id="147">
    <w:p w:rsidR="00E12AEC" w:rsidRPr="004A3E27" w:rsidRDefault="00E12AEC"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E12AEC" w:rsidRPr="004A3E27" w:rsidRDefault="00E12AEC"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E12AEC" w:rsidRPr="004A3E27" w:rsidRDefault="00E12AEC" w:rsidP="00950468">
      <w:pPr>
        <w:pStyle w:val="FootnoteText"/>
      </w:pPr>
      <w:r w:rsidRPr="004A3E27">
        <w:rPr>
          <w:rStyle w:val="FootnoteReference"/>
        </w:rPr>
        <w:footnoteRef/>
      </w:r>
      <w:r w:rsidRPr="004A3E27">
        <w:t xml:space="preserve"> With the Gospel of forgiveness (1 Sam. 24:17-20; Lk. 23:34).</w:t>
      </w:r>
    </w:p>
  </w:footnote>
  <w:footnote w:id="150">
    <w:p w:rsidR="00E12AEC" w:rsidRPr="004A3E27" w:rsidRDefault="00E12AEC"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E12AEC" w:rsidRPr="004A3E27" w:rsidRDefault="00E12AEC"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E12AEC" w:rsidRPr="004A3E27" w:rsidRDefault="00E12AEC"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E12AEC" w:rsidRPr="004A3E27" w:rsidRDefault="00E12AEC"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E12AEC" w:rsidRPr="004A3E27" w:rsidRDefault="00E12AEC"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E12AEC" w:rsidRPr="004A3E27" w:rsidRDefault="00E12AEC"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E12AEC" w:rsidRPr="004A3E27" w:rsidRDefault="00E12AEC" w:rsidP="00950468">
      <w:pPr>
        <w:pStyle w:val="FootnoteText"/>
      </w:pPr>
      <w:r w:rsidRPr="004A3E27">
        <w:rPr>
          <w:rStyle w:val="FootnoteReference"/>
        </w:rPr>
        <w:footnoteRef/>
      </w:r>
      <w:r w:rsidRPr="004A3E27">
        <w:t xml:space="preserve"> cp. Rev. 19:11-16.</w:t>
      </w:r>
    </w:p>
  </w:footnote>
  <w:footnote w:id="157">
    <w:p w:rsidR="00E12AEC" w:rsidRPr="004A3E27" w:rsidRDefault="00E12AEC"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E12AEC" w:rsidRPr="004A3E27" w:rsidRDefault="00E12AEC"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E12AEC" w:rsidRPr="004A3E27" w:rsidRDefault="00E12AEC"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E12AEC" w:rsidRPr="004A3E27" w:rsidRDefault="00E12AEC" w:rsidP="00950468">
      <w:pPr>
        <w:pStyle w:val="FootnoteText"/>
      </w:pPr>
      <w:r w:rsidRPr="004A3E27">
        <w:rPr>
          <w:rStyle w:val="FootnoteReference"/>
        </w:rPr>
        <w:footnoteRef/>
      </w:r>
      <w:r w:rsidRPr="004A3E27">
        <w:t xml:space="preserve"> Rev. 22:1.</w:t>
      </w:r>
    </w:p>
  </w:footnote>
  <w:footnote w:id="161">
    <w:p w:rsidR="00E12AEC" w:rsidRPr="004A3E27" w:rsidRDefault="00E12AEC"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E12AEC" w:rsidRPr="004A3E27" w:rsidRDefault="00E12AEC" w:rsidP="00950468">
      <w:pPr>
        <w:pStyle w:val="FootnoteText"/>
      </w:pPr>
      <w:r w:rsidRPr="004A3E27">
        <w:rPr>
          <w:rStyle w:val="FootnoteReference"/>
        </w:rPr>
        <w:footnoteRef/>
      </w:r>
      <w:r w:rsidRPr="004A3E27">
        <w:t xml:space="preserve"> cp. 75:4; Is. 2:4; 11:9; 65:25; Hos. 2:18; Zac. 9:10.</w:t>
      </w:r>
    </w:p>
  </w:footnote>
  <w:footnote w:id="163">
    <w:p w:rsidR="00E12AEC" w:rsidRPr="004A3E27" w:rsidRDefault="00E12AEC"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E12AEC" w:rsidRPr="004A3E27" w:rsidRDefault="00E12AEC"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E12AEC" w:rsidRPr="004A3E27" w:rsidRDefault="00E12AEC" w:rsidP="00A6346F">
      <w:pPr>
        <w:pStyle w:val="FootnoteText"/>
      </w:pPr>
      <w:r w:rsidRPr="004A3E27">
        <w:rPr>
          <w:rStyle w:val="FootnoteReference"/>
        </w:rPr>
        <w:footnoteRef/>
      </w:r>
      <w:r w:rsidRPr="004A3E27">
        <w:t xml:space="preserve"> Cp. Heb. 12:28,29; Deut. 4:24; 9:3; 10:17-21; Neh. 1:5; Zeph. 2:11.</w:t>
      </w:r>
    </w:p>
  </w:footnote>
  <w:footnote w:id="166">
    <w:p w:rsidR="00E12AEC" w:rsidRPr="004A3E27" w:rsidRDefault="00E12AEC" w:rsidP="00A6346F">
      <w:pPr>
        <w:pStyle w:val="FootnoteText"/>
      </w:pPr>
      <w:r w:rsidRPr="004A3E27">
        <w:rPr>
          <w:rStyle w:val="FootnoteReference"/>
        </w:rPr>
        <w:footnoteRef/>
      </w:r>
      <w:r w:rsidRPr="004A3E27">
        <w:t xml:space="preserve"> Cp. Ex. 15:17; Is. 58:14: I Pet. 1:4.</w:t>
      </w:r>
    </w:p>
  </w:footnote>
  <w:footnote w:id="167">
    <w:p w:rsidR="00E12AEC" w:rsidRPr="004A3E27" w:rsidRDefault="00E12AEC"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E12AEC" w:rsidRPr="004A3E27" w:rsidRDefault="00E12AEC" w:rsidP="00A6346F">
      <w:pPr>
        <w:pStyle w:val="FootnoteText"/>
      </w:pPr>
      <w:r w:rsidRPr="004A3E27">
        <w:rPr>
          <w:rStyle w:val="FootnoteReference"/>
        </w:rPr>
        <w:footnoteRef/>
      </w:r>
      <w:r w:rsidRPr="004A3E27">
        <w:t xml:space="preserve"> ‘Jerusalem is the city of the great King’ (Mt. 5:35). cp. Lam. 2:15.</w:t>
      </w:r>
    </w:p>
  </w:footnote>
  <w:footnote w:id="169">
    <w:p w:rsidR="00E12AEC" w:rsidRPr="004A3E27" w:rsidRDefault="00E12AEC"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E12AEC" w:rsidRPr="004A3E27" w:rsidRDefault="00E12AEC"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E12AEC" w:rsidRPr="004A3E27" w:rsidRDefault="00E12AEC"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E12AEC" w:rsidRPr="004A3E27" w:rsidRDefault="00E12AEC"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E12AEC" w:rsidRPr="004A3E27" w:rsidRDefault="00E12AEC"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E12AEC" w:rsidRPr="004A3E27" w:rsidRDefault="00E12AEC"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E12AEC" w:rsidRPr="004A3E27" w:rsidRDefault="00E12AEC"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E12AEC" w:rsidRPr="004A3E27" w:rsidRDefault="00E12AEC" w:rsidP="00A6346F">
      <w:pPr>
        <w:pStyle w:val="FootnoteText"/>
      </w:pPr>
      <w:r w:rsidRPr="004A3E27">
        <w:rPr>
          <w:rStyle w:val="FootnoteReference"/>
        </w:rPr>
        <w:footnoteRef/>
      </w:r>
      <w:r w:rsidRPr="004A3E27">
        <w:t xml:space="preserve"> Exodus 12:22; John 19:29; Hebrews 9:19.</w:t>
      </w:r>
    </w:p>
  </w:footnote>
  <w:footnote w:id="177">
    <w:p w:rsidR="00E12AEC" w:rsidRPr="004A3E27" w:rsidRDefault="00E12AEC"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E12AEC" w:rsidRPr="004A3E27" w:rsidRDefault="00E12AEC"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E12AEC" w:rsidRPr="004A3E27" w:rsidRDefault="00E12AEC"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E12AEC" w:rsidRPr="004A3E27" w:rsidRDefault="00E12AEC" w:rsidP="00A6346F">
      <w:pPr>
        <w:pStyle w:val="FootnoteText"/>
      </w:pPr>
      <w:r w:rsidRPr="004A3E27">
        <w:rPr>
          <w:rStyle w:val="FootnoteReference"/>
        </w:rPr>
        <w:footnoteRef/>
      </w:r>
      <w:r w:rsidRPr="004A3E27">
        <w:t xml:space="preserve"> Lk. 10:18; 2 Thess. 1:6.</w:t>
      </w:r>
    </w:p>
  </w:footnote>
  <w:footnote w:id="181">
    <w:p w:rsidR="00E12AEC" w:rsidRPr="004A3E27" w:rsidRDefault="00E12AEC"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E12AEC" w:rsidRPr="004A3E27" w:rsidRDefault="00E12AEC" w:rsidP="00A6346F">
      <w:pPr>
        <w:pStyle w:val="FootnoteText"/>
      </w:pPr>
      <w:r w:rsidRPr="004A3E27">
        <w:rPr>
          <w:rStyle w:val="FootnoteReference"/>
        </w:rPr>
        <w:footnoteRef/>
      </w:r>
      <w:r w:rsidRPr="004A3E27">
        <w:t xml:space="preserve"> cp. 1 Peter 5:7.</w:t>
      </w:r>
    </w:p>
  </w:footnote>
  <w:footnote w:id="183">
    <w:p w:rsidR="00E12AEC" w:rsidRPr="004A3E27" w:rsidRDefault="00E12AEC" w:rsidP="009E7111">
      <w:pPr>
        <w:pStyle w:val="FootnoteText"/>
      </w:pPr>
      <w:r w:rsidRPr="004A3E27">
        <w:rPr>
          <w:rStyle w:val="FootnoteReference"/>
        </w:rPr>
        <w:footnoteRef/>
      </w:r>
      <w:r w:rsidRPr="004A3E27">
        <w:t xml:space="preserve"> cp. Ephes 6:12; 1 Tim 4:1; Rev. 16:14.</w:t>
      </w:r>
    </w:p>
  </w:footnote>
  <w:footnote w:id="184">
    <w:p w:rsidR="00E12AEC" w:rsidRPr="004A3E27" w:rsidRDefault="00E12AEC"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E12AEC" w:rsidRPr="004A3E27" w:rsidRDefault="00E12AEC"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E12AEC" w:rsidRPr="004A3E27" w:rsidRDefault="00E12AEC"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E12AEC" w:rsidRPr="004A3E27" w:rsidRDefault="00E12AEC" w:rsidP="009E7111">
      <w:pPr>
        <w:pStyle w:val="FootnoteText"/>
      </w:pPr>
      <w:r w:rsidRPr="004A3E27">
        <w:rPr>
          <w:rStyle w:val="FootnoteReference"/>
        </w:rPr>
        <w:footnoteRef/>
      </w:r>
      <w:r w:rsidRPr="004A3E27">
        <w:t xml:space="preserve"> Verses 8-12 are repeated almost verbatim in Ps. 107:2-6.</w:t>
      </w:r>
    </w:p>
  </w:footnote>
  <w:footnote w:id="188">
    <w:p w:rsidR="00E12AEC" w:rsidRPr="004A3E27" w:rsidRDefault="00E12AEC" w:rsidP="009E7111">
      <w:pPr>
        <w:pStyle w:val="FootnoteText"/>
      </w:pPr>
      <w:r w:rsidRPr="004A3E27">
        <w:rPr>
          <w:rStyle w:val="FootnoteReference"/>
        </w:rPr>
        <w:footnoteRef/>
      </w:r>
      <w:r w:rsidRPr="004A3E27">
        <w:t xml:space="preserve"> Mercy: love (Luke 10:37).</w:t>
      </w:r>
    </w:p>
  </w:footnote>
  <w:footnote w:id="189">
    <w:p w:rsidR="00E12AEC" w:rsidRPr="004A3E27" w:rsidRDefault="00E12AEC"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E12AEC" w:rsidRPr="004A3E27" w:rsidRDefault="00E12AEC" w:rsidP="009E7111">
      <w:pPr>
        <w:pStyle w:val="FootnoteText"/>
      </w:pPr>
      <w:r w:rsidRPr="004A3E27">
        <w:rPr>
          <w:rStyle w:val="FootnoteReference"/>
        </w:rPr>
        <w:footnoteRef/>
      </w:r>
      <w:r w:rsidRPr="004A3E27">
        <w:t xml:space="preserve"> Washbowl: i.e. reduced to the most menial servitude.</w:t>
      </w:r>
    </w:p>
  </w:footnote>
  <w:footnote w:id="191">
    <w:p w:rsidR="00E12AEC" w:rsidRPr="004A3E27" w:rsidRDefault="00E12AEC"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E12AEC" w:rsidRPr="004A3E27" w:rsidRDefault="00E12AEC"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E12AEC" w:rsidRPr="004A3E27" w:rsidRDefault="00E12AEC" w:rsidP="009E7111">
      <w:pPr>
        <w:pStyle w:val="FootnoteText"/>
      </w:pPr>
      <w:r w:rsidRPr="004A3E27">
        <w:rPr>
          <w:rStyle w:val="FootnoteReference"/>
        </w:rPr>
        <w:footnoteRef/>
      </w:r>
      <w:r w:rsidRPr="004A3E27">
        <w:t xml:space="preserve"> Cp. Lev. 19:35-37; Deut. 25:13-16; Ezek.45:10; Mic. 6:10,11; Prov. 11:1.</w:t>
      </w:r>
    </w:p>
  </w:footnote>
  <w:footnote w:id="194">
    <w:p w:rsidR="00E12AEC" w:rsidRPr="004A3E27" w:rsidRDefault="00E12AEC" w:rsidP="009E7111">
      <w:pPr>
        <w:pStyle w:val="FootnoteText"/>
      </w:pPr>
      <w:r w:rsidRPr="004A3E27">
        <w:rPr>
          <w:rStyle w:val="FootnoteReference"/>
        </w:rPr>
        <w:footnoteRef/>
      </w:r>
      <w:r w:rsidRPr="004A3E27">
        <w:t xml:space="preserve"> Cp. ‘brood of vipers’ (Matt. 12:34; 23:33).</w:t>
      </w:r>
    </w:p>
  </w:footnote>
  <w:footnote w:id="195">
    <w:p w:rsidR="00E12AEC" w:rsidRPr="004A3E27" w:rsidRDefault="00E12AEC" w:rsidP="009E7111">
      <w:pPr>
        <w:pStyle w:val="FootnoteText"/>
      </w:pPr>
      <w:r w:rsidRPr="004A3E27">
        <w:rPr>
          <w:rStyle w:val="FootnoteReference"/>
        </w:rPr>
        <w:footnoteRef/>
      </w:r>
      <w:r w:rsidRPr="004A3E27">
        <w:t xml:space="preserve"> Job. 33:14.</w:t>
      </w:r>
    </w:p>
  </w:footnote>
  <w:footnote w:id="196">
    <w:p w:rsidR="00E12AEC" w:rsidRPr="004A3E27" w:rsidRDefault="00E12AEC" w:rsidP="009E7111">
      <w:pPr>
        <w:pStyle w:val="FootnoteText"/>
      </w:pPr>
      <w:r w:rsidRPr="004A3E27">
        <w:rPr>
          <w:rStyle w:val="FootnoteReference"/>
        </w:rPr>
        <w:footnoteRef/>
      </w:r>
      <w:r w:rsidRPr="004A3E27">
        <w:t xml:space="preserve"> ‘What is this glue? It is love.’ says St. Augustine.</w:t>
      </w:r>
    </w:p>
  </w:footnote>
  <w:footnote w:id="197">
    <w:p w:rsidR="00E12AEC" w:rsidRPr="004A3E27" w:rsidRDefault="00E12AEC"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E12AEC" w:rsidRPr="004A3E27" w:rsidRDefault="00E12AEC" w:rsidP="00C879D4">
      <w:pPr>
        <w:pStyle w:val="FootnoteText"/>
      </w:pPr>
      <w:r w:rsidRPr="004A3E27">
        <w:rPr>
          <w:rStyle w:val="FootnoteReference"/>
        </w:rPr>
        <w:footnoteRef/>
      </w:r>
      <w:r w:rsidRPr="004A3E27">
        <w:t xml:space="preserve"> So the Slavonic (Greek often omits ‘stillest’).</w:t>
      </w:r>
    </w:p>
  </w:footnote>
  <w:footnote w:id="199">
    <w:p w:rsidR="00E12AEC" w:rsidRPr="004A3E27" w:rsidRDefault="00E12AEC"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E12AEC" w:rsidRPr="004A3E27" w:rsidRDefault="00E12AEC"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E12AEC" w:rsidRPr="004A3E27" w:rsidRDefault="00E12AEC"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E12AEC" w:rsidRPr="004A3E27" w:rsidRDefault="00E12AEC" w:rsidP="00C879D4">
      <w:pPr>
        <w:pStyle w:val="FootnoteText"/>
      </w:pPr>
      <w:r w:rsidRPr="004A3E27">
        <w:rPr>
          <w:rStyle w:val="FootnoteReference"/>
        </w:rPr>
        <w:footnoteRef/>
      </w:r>
      <w:r w:rsidRPr="004A3E27">
        <w:t xml:space="preserve"> See footnote 62. &lt;2 previously&gt;</w:t>
      </w:r>
    </w:p>
  </w:footnote>
  <w:footnote w:id="203">
    <w:p w:rsidR="00E12AEC" w:rsidRPr="004A3E27" w:rsidRDefault="00E12AEC"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E12AEC" w:rsidRPr="004A3E27" w:rsidRDefault="00E12AEC" w:rsidP="00C879D4">
      <w:pPr>
        <w:pStyle w:val="FootnoteText"/>
      </w:pPr>
      <w:r w:rsidRPr="004A3E27">
        <w:rPr>
          <w:rStyle w:val="FootnoteReference"/>
        </w:rPr>
        <w:footnoteRef/>
      </w:r>
      <w:r w:rsidRPr="004A3E27">
        <w:t xml:space="preserve"> ‘What God has planned for His lovers’ (1 Cor. 2:9).</w:t>
      </w:r>
    </w:p>
  </w:footnote>
  <w:footnote w:id="205">
    <w:p w:rsidR="00E12AEC" w:rsidRPr="004A3E27" w:rsidRDefault="00E12AEC"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E12AEC" w:rsidRPr="004A3E27" w:rsidRDefault="00E12AEC"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E12AEC" w:rsidRPr="004A3E27" w:rsidRDefault="00E12AEC"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E12AEC" w:rsidRPr="004A3E27" w:rsidRDefault="00E12AEC"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E12AEC" w:rsidRPr="004A3E27" w:rsidRDefault="00E12AEC"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E12AEC" w:rsidRPr="004A3E27" w:rsidRDefault="00E12AEC" w:rsidP="00C879D4">
      <w:pPr>
        <w:pStyle w:val="FootnoteText"/>
      </w:pPr>
      <w:r w:rsidRPr="004A3E27">
        <w:rPr>
          <w:rStyle w:val="FootnoteReference"/>
        </w:rPr>
        <w:footnoteRef/>
      </w:r>
      <w:r w:rsidRPr="004A3E27">
        <w:t xml:space="preserve"> Numbers 10:35. Cp. Exodus 14.</w:t>
      </w:r>
    </w:p>
  </w:footnote>
  <w:footnote w:id="211">
    <w:p w:rsidR="00E12AEC" w:rsidRPr="004A3E27" w:rsidRDefault="00E12AEC"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E12AEC" w:rsidRPr="004A3E27" w:rsidRDefault="00E12AEC" w:rsidP="00C879D4">
      <w:pPr>
        <w:pStyle w:val="FootnoteText"/>
      </w:pPr>
      <w:r w:rsidRPr="004A3E27">
        <w:rPr>
          <w:rStyle w:val="FootnoteReference"/>
        </w:rPr>
        <w:footnoteRef/>
      </w:r>
      <w:r w:rsidRPr="004A3E27">
        <w:t xml:space="preserve"> Luke 4:32.</w:t>
      </w:r>
    </w:p>
  </w:footnote>
  <w:footnote w:id="213">
    <w:p w:rsidR="00E12AEC" w:rsidRPr="004A3E27" w:rsidRDefault="00E12AEC"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E12AEC" w:rsidRPr="004A3E27" w:rsidRDefault="00E12AEC" w:rsidP="00C879D4">
      <w:pPr>
        <w:pStyle w:val="FootnoteText"/>
      </w:pPr>
      <w:r w:rsidRPr="004A3E27">
        <w:rPr>
          <w:rStyle w:val="FootnoteReference"/>
        </w:rPr>
        <w:footnoteRef/>
      </w:r>
      <w:r w:rsidRPr="004A3E27">
        <w:t xml:space="preserve"> Cp. Ephes. 4:8.</w:t>
      </w:r>
    </w:p>
  </w:footnote>
  <w:footnote w:id="215">
    <w:p w:rsidR="00E12AEC" w:rsidRPr="004A3E27" w:rsidRDefault="00E12AEC"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E12AEC" w:rsidRPr="004A3E27" w:rsidRDefault="00E12AEC"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E12AEC" w:rsidRPr="004A3E27" w:rsidRDefault="00E12AEC"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E12AEC" w:rsidRPr="004A3E27" w:rsidRDefault="00E12AEC"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E12AEC" w:rsidRPr="004A3E27" w:rsidRDefault="00E12AEC" w:rsidP="00C879D4">
      <w:pPr>
        <w:pStyle w:val="FootnoteText"/>
      </w:pPr>
      <w:r w:rsidRPr="004A3E27">
        <w:rPr>
          <w:rStyle w:val="FootnoteReference"/>
        </w:rPr>
        <w:footnoteRef/>
      </w:r>
      <w:r w:rsidRPr="004A3E27">
        <w:t xml:space="preserve"> Mk. 15:29; Jn. 2:17; Rom. 15:3.</w:t>
      </w:r>
    </w:p>
  </w:footnote>
  <w:footnote w:id="220">
    <w:p w:rsidR="00E12AEC" w:rsidRPr="004A3E27" w:rsidRDefault="00E12AEC" w:rsidP="00C879D4">
      <w:pPr>
        <w:pStyle w:val="FootnoteText"/>
      </w:pPr>
      <w:r w:rsidRPr="004A3E27">
        <w:rPr>
          <w:rStyle w:val="FootnoteReference"/>
        </w:rPr>
        <w:footnoteRef/>
      </w:r>
      <w:r w:rsidRPr="004A3E27">
        <w:t xml:space="preserve"> The elders and chief priests.</w:t>
      </w:r>
    </w:p>
  </w:footnote>
  <w:footnote w:id="221">
    <w:p w:rsidR="00E12AEC" w:rsidRPr="004A3E27" w:rsidRDefault="00E12AEC"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E12AEC" w:rsidRPr="004A3E27" w:rsidRDefault="00E12AEC" w:rsidP="00C879D4">
      <w:pPr>
        <w:pStyle w:val="FootnoteText"/>
      </w:pPr>
      <w:r w:rsidRPr="004A3E27">
        <w:rPr>
          <w:rStyle w:val="FootnoteReference"/>
        </w:rPr>
        <w:footnoteRef/>
      </w:r>
      <w:r w:rsidRPr="004A3E27">
        <w:t xml:space="preserve"> Mt. 16:21; Mk. 8:31.</w:t>
      </w:r>
    </w:p>
  </w:footnote>
  <w:footnote w:id="223">
    <w:p w:rsidR="00E12AEC" w:rsidRPr="004A3E27" w:rsidRDefault="00E12AEC" w:rsidP="00C879D4">
      <w:pPr>
        <w:pStyle w:val="FootnoteText"/>
      </w:pPr>
      <w:r w:rsidRPr="004A3E27">
        <w:rPr>
          <w:rStyle w:val="FootnoteReference"/>
        </w:rPr>
        <w:footnoteRef/>
      </w:r>
      <w:r w:rsidRPr="004A3E27">
        <w:t xml:space="preserve"> Mt. 27:34.</w:t>
      </w:r>
    </w:p>
  </w:footnote>
  <w:footnote w:id="224">
    <w:p w:rsidR="00E12AEC" w:rsidRPr="004A3E27" w:rsidRDefault="00E12AEC" w:rsidP="00C879D4">
      <w:pPr>
        <w:pStyle w:val="FootnoteText"/>
      </w:pPr>
      <w:r w:rsidRPr="004A3E27">
        <w:rPr>
          <w:rStyle w:val="FootnoteReference"/>
        </w:rPr>
        <w:footnoteRef/>
      </w:r>
      <w:r w:rsidRPr="004A3E27">
        <w:t xml:space="preserve"> Cp. Rom. 11:9,10.</w:t>
      </w:r>
    </w:p>
  </w:footnote>
  <w:footnote w:id="225">
    <w:p w:rsidR="00E12AEC" w:rsidRPr="004A3E27" w:rsidRDefault="00E12AEC"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E12AEC" w:rsidRPr="004A3E27" w:rsidRDefault="00E12AEC" w:rsidP="00C879D4">
      <w:pPr>
        <w:pStyle w:val="FootnoteText"/>
      </w:pPr>
      <w:r w:rsidRPr="004A3E27">
        <w:rPr>
          <w:rStyle w:val="FootnoteReference"/>
        </w:rPr>
        <w:footnoteRef/>
      </w:r>
      <w:r w:rsidRPr="004A3E27">
        <w:t xml:space="preserve"> Ps. 69:3-7 differs only slightly from Ps. 39:15-18.</w:t>
      </w:r>
    </w:p>
  </w:footnote>
  <w:footnote w:id="227">
    <w:p w:rsidR="00E12AEC" w:rsidRPr="004A3E27" w:rsidRDefault="00E12AEC"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E12AEC" w:rsidRPr="004A3E27" w:rsidRDefault="00E12AE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E12AEC" w:rsidRPr="004A3E27" w:rsidRDefault="00E12AEC" w:rsidP="00CA0029">
      <w:pPr>
        <w:pStyle w:val="FootnoteText"/>
      </w:pPr>
      <w:r w:rsidRPr="004A3E27">
        <w:rPr>
          <w:rStyle w:val="FootnoteReference"/>
        </w:rPr>
        <w:footnoteRef/>
      </w:r>
      <w:r w:rsidRPr="004A3E27">
        <w:t xml:space="preserve"> Ephes. 3:10; 4:8.</w:t>
      </w:r>
    </w:p>
  </w:footnote>
  <w:footnote w:id="230">
    <w:p w:rsidR="00E12AEC" w:rsidRPr="004A3E27" w:rsidRDefault="00E12AEC"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E12AEC" w:rsidRPr="004A3E27" w:rsidRDefault="00E12AEC"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E12AEC" w:rsidRPr="004A3E27" w:rsidRDefault="00E12AEC"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E12AEC" w:rsidRPr="004A3E27" w:rsidRDefault="00E12AEC" w:rsidP="00CA0029">
      <w:pPr>
        <w:pStyle w:val="FootnoteText"/>
      </w:pPr>
      <w:r w:rsidRPr="004A3E27">
        <w:rPr>
          <w:rStyle w:val="FootnoteReference"/>
        </w:rPr>
        <w:footnoteRef/>
      </w:r>
      <w:r w:rsidRPr="004A3E27">
        <w:t xml:space="preserve"> Rivers: Tigris and Euphrates.</w:t>
      </w:r>
    </w:p>
  </w:footnote>
  <w:footnote w:id="234">
    <w:p w:rsidR="00E12AEC" w:rsidRPr="004A3E27" w:rsidRDefault="00E12AEC" w:rsidP="00CA0029">
      <w:pPr>
        <w:pStyle w:val="FootnoteText"/>
      </w:pPr>
      <w:r w:rsidRPr="004A3E27">
        <w:rPr>
          <w:rStyle w:val="FootnoteReference"/>
        </w:rPr>
        <w:footnoteRef/>
      </w:r>
      <w:r w:rsidRPr="004A3E27">
        <w:t xml:space="preserve"> Cp. Ps. 47:8.</w:t>
      </w:r>
    </w:p>
  </w:footnote>
  <w:footnote w:id="235">
    <w:p w:rsidR="00E12AEC" w:rsidRPr="004A3E27" w:rsidRDefault="00E12AEC" w:rsidP="00CA0029">
      <w:pPr>
        <w:pStyle w:val="FootnoteText"/>
      </w:pPr>
      <w:r w:rsidRPr="004A3E27">
        <w:rPr>
          <w:rStyle w:val="FootnoteReference"/>
        </w:rPr>
        <w:footnoteRef/>
      </w:r>
      <w:r w:rsidRPr="004A3E27">
        <w:t xml:space="preserve"> Cp. Rev. 1:18; Heb. 7:25; Num. 14:28.</w:t>
      </w:r>
    </w:p>
  </w:footnote>
  <w:footnote w:id="236">
    <w:p w:rsidR="00E12AEC" w:rsidRPr="004A3E27" w:rsidRDefault="00E12AEC"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E12AEC" w:rsidRPr="004A3E27" w:rsidRDefault="00E12AEC"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E12AEC" w:rsidRPr="004A3E27" w:rsidRDefault="00E12AEC"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E12AEC" w:rsidRPr="004A3E27" w:rsidRDefault="00E12AEC" w:rsidP="00CA0029">
      <w:pPr>
        <w:pStyle w:val="FootnoteText"/>
      </w:pPr>
      <w:r w:rsidRPr="004A3E27">
        <w:tab/>
        <w:t>For them there are no pains;</w:t>
      </w:r>
    </w:p>
    <w:p w:rsidR="00E12AEC" w:rsidRPr="004A3E27" w:rsidRDefault="00E12AEC" w:rsidP="00CA0029">
      <w:pPr>
        <w:pStyle w:val="FootnoteText"/>
      </w:pPr>
      <w:r w:rsidRPr="004A3E27">
        <w:tab/>
        <w:t>fit and strong are their bodies.</w:t>
      </w:r>
    </w:p>
  </w:footnote>
  <w:footnote w:id="239">
    <w:p w:rsidR="00E12AEC" w:rsidRPr="004A3E27" w:rsidRDefault="00E12AEC"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E12AEC" w:rsidRPr="004A3E27" w:rsidRDefault="00E12AEC"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E12AEC" w:rsidRPr="004A3E27" w:rsidRDefault="00E12AEC"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E12AEC" w:rsidRPr="004A3E27" w:rsidRDefault="00E12AEC"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E12AEC" w:rsidRPr="004A3E27" w:rsidRDefault="00E12AEC"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E12AEC" w:rsidRPr="004A3E27" w:rsidRDefault="00E12AEC"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E12AEC" w:rsidRPr="004A3E27" w:rsidRDefault="00E12AEC"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E12AEC" w:rsidRPr="004A3E27" w:rsidRDefault="00E12AEC" w:rsidP="00CA0029">
      <w:pPr>
        <w:pStyle w:val="FootnoteText"/>
      </w:pPr>
      <w:r w:rsidRPr="004A3E27">
        <w:rPr>
          <w:rStyle w:val="FootnoteReference"/>
        </w:rPr>
        <w:footnoteRef/>
      </w:r>
      <w:r w:rsidRPr="004A3E27">
        <w:t xml:space="preserve"> Signs and miracles of God’s presence, protection and deliverance.</w:t>
      </w:r>
    </w:p>
  </w:footnote>
  <w:footnote w:id="247">
    <w:p w:rsidR="00E12AEC" w:rsidRPr="004A3E27" w:rsidRDefault="00E12AEC"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E12AEC" w:rsidRPr="004A3E27" w:rsidRDefault="00E12AEC"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E12AEC" w:rsidRPr="004A3E27" w:rsidRDefault="00E12AE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E12AEC" w:rsidRPr="004A3E27" w:rsidRDefault="00E12AEC" w:rsidP="00CA0029">
      <w:pPr>
        <w:pStyle w:val="FootnoteText"/>
      </w:pPr>
      <w:r w:rsidRPr="004A3E27">
        <w:rPr>
          <w:rStyle w:val="FootnoteReference"/>
        </w:rPr>
        <w:footnoteRef/>
      </w:r>
      <w:r w:rsidRPr="004A3E27">
        <w:t xml:space="preserve"> Cp. Ps. 45:10; Is. 2:4; 11:9; 65:25; Hos. 2:18; Zac. 9:10.</w:t>
      </w:r>
    </w:p>
  </w:footnote>
  <w:footnote w:id="251">
    <w:p w:rsidR="00E12AEC" w:rsidRPr="004A3E27" w:rsidRDefault="00E12AEC"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E12AEC" w:rsidRPr="004A3E27" w:rsidRDefault="00E12AEC"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E12AEC" w:rsidRPr="004A3E27" w:rsidRDefault="00E12AEC"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E12AEC" w:rsidRDefault="00E12AEC"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E12AEC" w:rsidRDefault="00E12AEC" w:rsidP="004A51E7">
      <w:pPr>
        <w:pStyle w:val="FootnoteText"/>
      </w:pPr>
      <w:r>
        <w:tab/>
        <w:t>‘I will speak My mind in parables,</w:t>
      </w:r>
    </w:p>
    <w:p w:rsidR="00E12AEC" w:rsidRDefault="00E12AEC" w:rsidP="004A51E7">
      <w:pPr>
        <w:pStyle w:val="FootnoteText"/>
      </w:pPr>
      <w:r>
        <w:tab/>
        <w:t>divulge secrets hidden since creation’ (cp. Rev. 3:14).</w:t>
      </w:r>
    </w:p>
  </w:footnote>
  <w:footnote w:id="255">
    <w:p w:rsidR="00E12AEC" w:rsidRDefault="00E12AEC"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E12AEC" w:rsidRDefault="00E12AEC" w:rsidP="004A51E7">
      <w:pPr>
        <w:pStyle w:val="FootnoteText"/>
      </w:pPr>
      <w:r>
        <w:rPr>
          <w:rStyle w:val="FootnoteReference"/>
        </w:rPr>
        <w:footnoteRef/>
      </w:r>
      <w:r>
        <w:t xml:space="preserve"> Ephraim = Israel (cp. Hos. 7; Num. 14; 1 Sam. 4).</w:t>
      </w:r>
    </w:p>
  </w:footnote>
  <w:footnote w:id="257">
    <w:p w:rsidR="00E12AEC" w:rsidRDefault="00E12AEC" w:rsidP="004A51E7">
      <w:pPr>
        <w:pStyle w:val="FootnoteText"/>
      </w:pPr>
      <w:r>
        <w:rPr>
          <w:rStyle w:val="FootnoteReference"/>
        </w:rPr>
        <w:footnoteRef/>
      </w:r>
      <w:r>
        <w:t xml:space="preserve"> He deferred giving them the promised food and the Promised Land.</w:t>
      </w:r>
    </w:p>
  </w:footnote>
  <w:footnote w:id="258">
    <w:p w:rsidR="00E12AEC" w:rsidRDefault="00E12AEC"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E12AEC" w:rsidRDefault="00E12AEC"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E12AEC" w:rsidRDefault="00E12AEC" w:rsidP="004A51E7">
      <w:pPr>
        <w:pStyle w:val="FootnoteText"/>
      </w:pPr>
      <w:r>
        <w:rPr>
          <w:rStyle w:val="FootnoteReference"/>
        </w:rPr>
        <w:footnoteRef/>
      </w:r>
      <w:r>
        <w:t xml:space="preserve"> John 15.</w:t>
      </w:r>
    </w:p>
  </w:footnote>
  <w:footnote w:id="261">
    <w:p w:rsidR="00E12AEC" w:rsidRDefault="00E12AEC" w:rsidP="004A51E7">
      <w:pPr>
        <w:pStyle w:val="FootnoteText"/>
      </w:pPr>
      <w:r>
        <w:rPr>
          <w:rStyle w:val="FootnoteReference"/>
        </w:rPr>
        <w:footnoteRef/>
      </w:r>
      <w:r>
        <w:t xml:space="preserve"> Joseph = Israel (Gen. 40:23; 48:15; Amos 6:6).</w:t>
      </w:r>
    </w:p>
  </w:footnote>
  <w:footnote w:id="262">
    <w:p w:rsidR="00E12AEC" w:rsidRDefault="00E12AEC" w:rsidP="004A51E7">
      <w:pPr>
        <w:pStyle w:val="FootnoteText"/>
      </w:pPr>
      <w:r>
        <w:rPr>
          <w:rStyle w:val="FootnoteReference"/>
        </w:rPr>
        <w:footnoteRef/>
      </w:r>
      <w:r>
        <w:t xml:space="preserve"> 2 Sam. 6:2 (LXX).</w:t>
      </w:r>
    </w:p>
  </w:footnote>
  <w:footnote w:id="263">
    <w:p w:rsidR="00E12AEC" w:rsidRDefault="00E12AEC"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E12AEC" w:rsidRDefault="00E12AEC" w:rsidP="004A51E7">
      <w:pPr>
        <w:pStyle w:val="FootnoteText"/>
      </w:pPr>
      <w:r>
        <w:rPr>
          <w:rStyle w:val="FootnoteReference"/>
        </w:rPr>
        <w:footnoteRef/>
      </w:r>
      <w:r>
        <w:t xml:space="preserve"> ‘What tongue? The voice of God’ (St Athanasius).</w:t>
      </w:r>
    </w:p>
  </w:footnote>
  <w:footnote w:id="265">
    <w:p w:rsidR="00E12AEC" w:rsidRDefault="00E12AEC" w:rsidP="004A51E7">
      <w:pPr>
        <w:pStyle w:val="FootnoteText"/>
      </w:pPr>
      <w:r>
        <w:rPr>
          <w:rStyle w:val="FootnoteReference"/>
        </w:rPr>
        <w:footnoteRef/>
      </w:r>
      <w:r>
        <w:t xml:space="preserve"> Exodus 9:23; 19:16.</w:t>
      </w:r>
    </w:p>
  </w:footnote>
  <w:footnote w:id="266">
    <w:p w:rsidR="00E12AEC" w:rsidRDefault="00E12AEC" w:rsidP="004A51E7">
      <w:pPr>
        <w:pStyle w:val="FootnoteText"/>
      </w:pPr>
      <w:r>
        <w:rPr>
          <w:rStyle w:val="FootnoteReference"/>
        </w:rPr>
        <w:footnoteRef/>
      </w:r>
      <w:r>
        <w:t xml:space="preserve"> ‘You have always been deaf to His voice, blind to the vision of Him’ (Jn. 5:37; cp. Deut. 18:16; Isaiah 48:18).</w:t>
      </w:r>
    </w:p>
  </w:footnote>
  <w:footnote w:id="267">
    <w:p w:rsidR="00E12AEC" w:rsidRDefault="00E12AEC"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E12AEC" w:rsidRDefault="00E12AEC" w:rsidP="004A51E7">
      <w:pPr>
        <w:pStyle w:val="FootnoteText"/>
      </w:pPr>
      <w:r>
        <w:rPr>
          <w:rStyle w:val="FootnoteReference"/>
        </w:rPr>
        <w:footnoteRef/>
      </w:r>
      <w:r>
        <w:t xml:space="preserve"> </w:t>
      </w:r>
      <w:r>
        <w:rPr>
          <w:i/>
        </w:rPr>
        <w:t>See the previous footnote</w:t>
      </w:r>
      <w:r>
        <w:t>.</w:t>
      </w:r>
    </w:p>
  </w:footnote>
  <w:footnote w:id="269">
    <w:p w:rsidR="00E12AEC" w:rsidRDefault="00E12AEC" w:rsidP="004A51E7">
      <w:pPr>
        <w:pStyle w:val="FootnoteText"/>
      </w:pPr>
      <w:r>
        <w:rPr>
          <w:rStyle w:val="FootnoteReference"/>
        </w:rPr>
        <w:footnoteRef/>
      </w:r>
      <w:r>
        <w:t xml:space="preserve"> Cp. Isaiah 36:6; 2 Chron. 32:8; 1 Tim. 6:17; Ps. 74:4; Gal. 2:9; 1 Sam. 2:8.</w:t>
      </w:r>
    </w:p>
  </w:footnote>
  <w:footnote w:id="270">
    <w:p w:rsidR="00E12AEC" w:rsidRDefault="00E12AEC" w:rsidP="004A51E7">
      <w:pPr>
        <w:pStyle w:val="FootnoteText"/>
      </w:pPr>
      <w:r>
        <w:rPr>
          <w:rStyle w:val="FootnoteReference"/>
        </w:rPr>
        <w:footnoteRef/>
      </w:r>
      <w:r>
        <w:t xml:space="preserve"> John 10:34-36.</w:t>
      </w:r>
    </w:p>
  </w:footnote>
  <w:footnote w:id="271">
    <w:p w:rsidR="00E12AEC" w:rsidRDefault="00E12AEC" w:rsidP="004A51E7">
      <w:pPr>
        <w:pStyle w:val="FootnoteText"/>
      </w:pPr>
      <w:r>
        <w:rPr>
          <w:rStyle w:val="FootnoteReference"/>
        </w:rPr>
        <w:footnoteRef/>
      </w:r>
      <w:r>
        <w:t xml:space="preserve"> This prayer is already answered (John 3:18; 9:39; 12:31; Acts 17:31).</w:t>
      </w:r>
    </w:p>
  </w:footnote>
  <w:footnote w:id="272">
    <w:p w:rsidR="00E12AEC" w:rsidRDefault="00E12AEC" w:rsidP="004A51E7">
      <w:pPr>
        <w:pStyle w:val="FootnoteText"/>
      </w:pPr>
      <w:r>
        <w:rPr>
          <w:rStyle w:val="FootnoteReference"/>
        </w:rPr>
        <w:footnoteRef/>
      </w:r>
      <w:r>
        <w:t xml:space="preserve"> </w:t>
      </w:r>
      <w:r w:rsidRPr="003111C9">
        <w:rPr>
          <w:i/>
        </w:rPr>
        <w:t>Lit</w:t>
      </w:r>
      <w:r>
        <w:t>. ‘How beloved are Your dwellings.’</w:t>
      </w:r>
    </w:p>
  </w:footnote>
  <w:footnote w:id="273">
    <w:p w:rsidR="00E12AEC" w:rsidRDefault="00E12AEC" w:rsidP="004A51E7">
      <w:pPr>
        <w:pStyle w:val="FootnoteText"/>
      </w:pPr>
      <w:r>
        <w:rPr>
          <w:rStyle w:val="FootnoteReference"/>
        </w:rPr>
        <w:footnoteRef/>
      </w:r>
      <w:r>
        <w:t xml:space="preserve"> Man has made a mess of the earth (Gen. 3; Isaiah 24:4-6 etc.)</w:t>
      </w:r>
    </w:p>
  </w:footnote>
  <w:footnote w:id="274">
    <w:p w:rsidR="00E12AEC" w:rsidRDefault="00E12AEC" w:rsidP="004A51E7">
      <w:pPr>
        <w:pStyle w:val="FootnoteText"/>
      </w:pPr>
      <w:r>
        <w:rPr>
          <w:rStyle w:val="FootnoteReference"/>
        </w:rPr>
        <w:footnoteRef/>
      </w:r>
      <w:r>
        <w:t xml:space="preserve"> Cp. Lk. 13:25; Mk. 4:11; Col. 4:5; Rev. 22:15.</w:t>
      </w:r>
    </w:p>
  </w:footnote>
  <w:footnote w:id="275">
    <w:p w:rsidR="00E12AEC" w:rsidRDefault="00E12AEC" w:rsidP="004A51E7">
      <w:pPr>
        <w:pStyle w:val="FootnoteText"/>
      </w:pPr>
      <w:r>
        <w:rPr>
          <w:rStyle w:val="FootnoteReference"/>
        </w:rPr>
        <w:footnoteRef/>
      </w:r>
      <w:r>
        <w:t xml:space="preserve"> God is love. Love covers all sins (see 1 Jn. 4:16; 1 Pet. 4:8; Prov. 10:12; Jas. 5:20; Lk. 7:47).</w:t>
      </w:r>
    </w:p>
  </w:footnote>
  <w:footnote w:id="276">
    <w:p w:rsidR="00E12AEC" w:rsidRDefault="00E12AEC" w:rsidP="00935D4B">
      <w:pPr>
        <w:pStyle w:val="FootnoteText"/>
      </w:pPr>
      <w:r>
        <w:rPr>
          <w:rStyle w:val="FootnoteReference"/>
        </w:rPr>
        <w:footnoteRef/>
      </w:r>
      <w:r>
        <w:t xml:space="preserve"> holy: cp. 1 Cor. 3:16,17; 6:15-19; Heb. 3:1; 12:10; 1 Pet. 1:15,16; 2 Pet. 1-4.</w:t>
      </w:r>
    </w:p>
  </w:footnote>
  <w:footnote w:id="277">
    <w:p w:rsidR="00E12AEC" w:rsidRDefault="00E12AEC" w:rsidP="00935D4B">
      <w:pPr>
        <w:pStyle w:val="FootnoteText"/>
      </w:pPr>
      <w:r>
        <w:rPr>
          <w:rStyle w:val="FootnoteReference"/>
        </w:rPr>
        <w:footnoteRef/>
      </w:r>
      <w:r>
        <w:t xml:space="preserve"> Powers of the soul are will, desire, intellect, understanding, memory, imagination.</w:t>
      </w:r>
    </w:p>
  </w:footnote>
  <w:footnote w:id="278">
    <w:p w:rsidR="00E12AEC" w:rsidRDefault="00E12AEC" w:rsidP="00935D4B">
      <w:pPr>
        <w:pStyle w:val="FootnoteText"/>
      </w:pPr>
      <w:r>
        <w:rPr>
          <w:rStyle w:val="FootnoteReference"/>
        </w:rPr>
        <w:footnoteRef/>
      </w:r>
      <w:r>
        <w:t xml:space="preserve"> ‘The song of the Lamb.’ (Rev. 15:3-5; John 12:32).</w:t>
      </w:r>
    </w:p>
  </w:footnote>
  <w:footnote w:id="279">
    <w:p w:rsidR="00E12AEC" w:rsidRDefault="00E12AEC"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E12AEC" w:rsidRDefault="00E12AEC"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E12AEC" w:rsidRDefault="00E12AEC"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E12AEC" w:rsidRDefault="00E12AEC"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E12AEC" w:rsidRDefault="00E12AEC" w:rsidP="00935D4B">
      <w:pPr>
        <w:pStyle w:val="FootnoteText"/>
      </w:pPr>
      <w:r>
        <w:rPr>
          <w:rStyle w:val="FootnoteReference"/>
        </w:rPr>
        <w:footnoteRef/>
      </w:r>
      <w:r>
        <w:t xml:space="preserve"> ‘No eye has seen, no ear has heard.... what God has planned for His lovers’ (1 Cor. 2:9).</w:t>
      </w:r>
    </w:p>
  </w:footnote>
  <w:footnote w:id="284">
    <w:p w:rsidR="00E12AEC" w:rsidRDefault="00E12AEC" w:rsidP="00935D4B">
      <w:pPr>
        <w:pStyle w:val="FootnoteText"/>
      </w:pPr>
      <w:r>
        <w:rPr>
          <w:rStyle w:val="FootnoteReference"/>
        </w:rPr>
        <w:footnoteRef/>
      </w:r>
      <w:r>
        <w:t xml:space="preserve"> ‘God’s mercy is the salvation and grace granted by Christ’ (St. Athanasius).</w:t>
      </w:r>
    </w:p>
  </w:footnote>
  <w:footnote w:id="285">
    <w:p w:rsidR="00E12AEC" w:rsidRDefault="00E12AEC"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E12AEC" w:rsidRDefault="00E12AEC"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E12AEC" w:rsidRDefault="00E12AEC" w:rsidP="00935D4B">
      <w:pPr>
        <w:pStyle w:val="FootnoteText"/>
      </w:pPr>
      <w:r>
        <w:rPr>
          <w:rStyle w:val="FootnoteReference"/>
        </w:rPr>
        <w:footnoteRef/>
      </w:r>
      <w:r>
        <w:t xml:space="preserve"> Cp. 2 Samuel 7:4-17; 1 Chron. 17:3-14.</w:t>
      </w:r>
    </w:p>
  </w:footnote>
  <w:footnote w:id="288">
    <w:p w:rsidR="00E12AEC" w:rsidRDefault="00E12AEC"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E12AEC" w:rsidRDefault="00E12AEC" w:rsidP="00935D4B">
      <w:pPr>
        <w:pStyle w:val="FootnoteText"/>
      </w:pPr>
      <w:r>
        <w:rPr>
          <w:rStyle w:val="FootnoteReference"/>
        </w:rPr>
        <w:footnoteRef/>
      </w:r>
      <w:r>
        <w:t xml:space="preserve"> dynasty: </w:t>
      </w:r>
      <w:r w:rsidRPr="0090411D">
        <w:rPr>
          <w:i/>
        </w:rPr>
        <w:t>lit</w:t>
      </w:r>
      <w:r>
        <w:t>. seed (Gal. 3:16; Is. 9:7).</w:t>
      </w:r>
    </w:p>
  </w:footnote>
  <w:footnote w:id="290">
    <w:p w:rsidR="00E12AEC" w:rsidRDefault="00E12AEC"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E12AEC" w:rsidRDefault="00E12AEC" w:rsidP="00935D4B">
      <w:pPr>
        <w:pStyle w:val="FootnoteText"/>
      </w:pPr>
      <w:r>
        <w:rPr>
          <w:rStyle w:val="FootnoteReference"/>
        </w:rPr>
        <w:footnoteRef/>
      </w:r>
      <w:r>
        <w:t xml:space="preserve"> dynasty: </w:t>
      </w:r>
      <w:r w:rsidRPr="0090411D">
        <w:rPr>
          <w:i/>
        </w:rPr>
        <w:t>lit</w:t>
      </w:r>
      <w:r>
        <w:t>. seed.</w:t>
      </w:r>
    </w:p>
  </w:footnote>
  <w:footnote w:id="292">
    <w:p w:rsidR="00E12AEC" w:rsidRDefault="00E12AEC" w:rsidP="00935D4B">
      <w:pPr>
        <w:pStyle w:val="FootnoteText"/>
      </w:pPr>
      <w:r>
        <w:rPr>
          <w:rStyle w:val="FootnoteReference"/>
        </w:rPr>
        <w:footnoteRef/>
      </w:r>
      <w:r>
        <w:t xml:space="preserve"> Rev. 1:5; 3:14.</w:t>
      </w:r>
    </w:p>
  </w:footnote>
  <w:footnote w:id="293">
    <w:p w:rsidR="00E12AEC" w:rsidRDefault="00E12AEC"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E12AEC" w:rsidRDefault="00E12AEC"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E12AEC" w:rsidRDefault="00E12AEC" w:rsidP="00935D4B">
      <w:pPr>
        <w:pStyle w:val="FootnoteText"/>
      </w:pPr>
      <w:r>
        <w:rPr>
          <w:rStyle w:val="FootnoteReference"/>
        </w:rPr>
        <w:footnoteRef/>
      </w:r>
      <w:r>
        <w:t xml:space="preserve"> That is, in the Kingdom (1 Cor. 4:20).</w:t>
      </w:r>
    </w:p>
  </w:footnote>
  <w:footnote w:id="296">
    <w:p w:rsidR="00E12AEC" w:rsidRDefault="00E12AEC" w:rsidP="00935D4B">
      <w:pPr>
        <w:pStyle w:val="FootnoteText"/>
      </w:pPr>
      <w:r>
        <w:rPr>
          <w:rStyle w:val="FootnoteReference"/>
        </w:rPr>
        <w:footnoteRef/>
      </w:r>
      <w:r>
        <w:t xml:space="preserve"> Verses 11 and 12 were quoted by Satan to tempt Christ (Matt. 4:6; Lk. 4:10).</w:t>
      </w:r>
    </w:p>
  </w:footnote>
  <w:footnote w:id="297">
    <w:p w:rsidR="00E12AEC" w:rsidRDefault="00E12AEC" w:rsidP="00935D4B">
      <w:pPr>
        <w:pStyle w:val="FootnoteText"/>
      </w:pPr>
      <w:r>
        <w:rPr>
          <w:rStyle w:val="FootnoteReference"/>
        </w:rPr>
        <w:footnoteRef/>
      </w:r>
      <w:r>
        <w:t xml:space="preserve"> dragon: </w:t>
      </w:r>
      <w:r w:rsidRPr="0090411D">
        <w:rPr>
          <w:i/>
        </w:rPr>
        <w:t>or</w:t>
      </w:r>
      <w:r>
        <w:t xml:space="preserve"> serpent.</w:t>
      </w:r>
    </w:p>
  </w:footnote>
  <w:footnote w:id="298">
    <w:p w:rsidR="00E12AEC" w:rsidRDefault="00E12AEC" w:rsidP="008016CF">
      <w:pPr>
        <w:pStyle w:val="FootnoteText"/>
      </w:pPr>
      <w:r>
        <w:rPr>
          <w:rStyle w:val="FootnoteReference"/>
        </w:rPr>
        <w:footnoteRef/>
      </w:r>
      <w:r>
        <w:t xml:space="preserve"> House—Home, Family, Church, Kingdom: where God’s will is done (1 Tim. 3:15; Heb. 3:2-6; Lk. 2:49; Mt. 6:10).</w:t>
      </w:r>
    </w:p>
  </w:footnote>
  <w:footnote w:id="299">
    <w:p w:rsidR="00E12AEC" w:rsidRDefault="00E12AEC" w:rsidP="008016CF">
      <w:pPr>
        <w:pStyle w:val="FootnoteText"/>
      </w:pPr>
      <w:r>
        <w:rPr>
          <w:rStyle w:val="FootnoteReference"/>
        </w:rPr>
        <w:footnoteRef/>
      </w:r>
      <w:r>
        <w:t xml:space="preserve"> John 7:38.</w:t>
      </w:r>
    </w:p>
  </w:footnote>
  <w:footnote w:id="300">
    <w:p w:rsidR="00E12AEC" w:rsidRDefault="00E12AEC"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E12AEC" w:rsidRDefault="00E12AEC" w:rsidP="008016CF">
      <w:pPr>
        <w:pStyle w:val="FootnoteText"/>
      </w:pPr>
      <w:r>
        <w:rPr>
          <w:rStyle w:val="FootnoteReference"/>
        </w:rPr>
        <w:footnoteRef/>
      </w:r>
      <w:r>
        <w:t xml:space="preserve"> Cp. 1 Cor. 3:20, ‘The Lord knows the thoughts of the wise…’</w:t>
      </w:r>
    </w:p>
  </w:footnote>
  <w:footnote w:id="302">
    <w:p w:rsidR="00E12AEC" w:rsidRDefault="00E12AEC" w:rsidP="008016CF">
      <w:pPr>
        <w:pStyle w:val="FootnoteText"/>
      </w:pPr>
      <w:r>
        <w:rPr>
          <w:rStyle w:val="FootnoteReference"/>
        </w:rPr>
        <w:footnoteRef/>
      </w:r>
      <w:r>
        <w:t xml:space="preserve"> Ex. 17:1-7.</w:t>
      </w:r>
    </w:p>
  </w:footnote>
  <w:footnote w:id="303">
    <w:p w:rsidR="00E12AEC" w:rsidRDefault="00E12AEC" w:rsidP="008016CF">
      <w:pPr>
        <w:pStyle w:val="FootnoteText"/>
      </w:pPr>
      <w:r>
        <w:rPr>
          <w:rStyle w:val="FootnoteReference"/>
        </w:rPr>
        <w:footnoteRef/>
      </w:r>
      <w:r>
        <w:t xml:space="preserve"> Num. 14:32-34.</w:t>
      </w:r>
    </w:p>
  </w:footnote>
  <w:footnote w:id="304">
    <w:p w:rsidR="00E12AEC" w:rsidRDefault="00E12AEC" w:rsidP="008016CF">
      <w:pPr>
        <w:pStyle w:val="FootnoteText"/>
      </w:pPr>
      <w:r>
        <w:rPr>
          <w:rStyle w:val="FootnoteReference"/>
        </w:rPr>
        <w:footnoteRef/>
      </w:r>
      <w:r>
        <w:t xml:space="preserve"> Cp. Heb.3:7-11; 4:10.</w:t>
      </w:r>
    </w:p>
  </w:footnote>
  <w:footnote w:id="305">
    <w:p w:rsidR="00E12AEC" w:rsidRDefault="00E12AEC" w:rsidP="008016CF">
      <w:pPr>
        <w:pStyle w:val="FootnoteText"/>
      </w:pPr>
      <w:r>
        <w:rPr>
          <w:rStyle w:val="FootnoteReference"/>
        </w:rPr>
        <w:footnoteRef/>
      </w:r>
      <w:r>
        <w:t xml:space="preserve"> Cp. Deut. 32:17; 1 Cor. 10:20; Psalm 105:36-38; 1 Chron. 16:26.</w:t>
      </w:r>
    </w:p>
  </w:footnote>
  <w:footnote w:id="306">
    <w:p w:rsidR="00E12AEC" w:rsidRDefault="00E12AEC"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E12AEC" w:rsidRDefault="00E12AEC" w:rsidP="008016CF">
      <w:pPr>
        <w:pStyle w:val="FootnoteText"/>
      </w:pPr>
      <w:r>
        <w:rPr>
          <w:rStyle w:val="FootnoteReference"/>
        </w:rPr>
        <w:footnoteRef/>
      </w:r>
      <w:r>
        <w:t xml:space="preserve"> Cp. Pss. 32:5b; 84:10b. Rom. 1:19-21; 2 Cor. 4:6; Jn. 1:14; 6:40; 17:22-24.</w:t>
      </w:r>
    </w:p>
  </w:footnote>
  <w:footnote w:id="308">
    <w:p w:rsidR="00E12AEC" w:rsidRDefault="00E12AEC"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E12AEC" w:rsidRDefault="00E12AEC" w:rsidP="008016CF">
      <w:pPr>
        <w:pStyle w:val="FootnoteText"/>
      </w:pPr>
      <w:r>
        <w:rPr>
          <w:rStyle w:val="FootnoteReference"/>
        </w:rPr>
        <w:footnoteRef/>
      </w:r>
      <w:r>
        <w:t xml:space="preserve"> Rev. 4:6, Ezek. 1:5-10.</w:t>
      </w:r>
    </w:p>
  </w:footnote>
  <w:footnote w:id="310">
    <w:p w:rsidR="00E12AEC" w:rsidRDefault="00E12AEC" w:rsidP="008016CF">
      <w:pPr>
        <w:pStyle w:val="FootnoteText"/>
      </w:pPr>
      <w:r>
        <w:rPr>
          <w:rStyle w:val="FootnoteReference"/>
        </w:rPr>
        <w:footnoteRef/>
      </w:r>
      <w:r>
        <w:t xml:space="preserve"> Daily I pray for the lost. Sinners are slain by conversion into believers, saints, friends and lovers.</w:t>
      </w:r>
    </w:p>
  </w:footnote>
  <w:footnote w:id="311">
    <w:p w:rsidR="00E12AEC" w:rsidRDefault="00E12AEC" w:rsidP="00EC728E">
      <w:pPr>
        <w:pStyle w:val="FootnoteText"/>
      </w:pPr>
      <w:r>
        <w:rPr>
          <w:rStyle w:val="FootnoteReference"/>
        </w:rPr>
        <w:footnoteRef/>
      </w:r>
      <w:r>
        <w:t xml:space="preserve"> Peter praised and confessed Christ, yet later he swore he did not know Him (Mt. 26:74; Mk. 14:71).</w:t>
      </w:r>
    </w:p>
  </w:footnote>
  <w:footnote w:id="312">
    <w:p w:rsidR="00E12AEC" w:rsidRDefault="00E12AEC" w:rsidP="00EC728E">
      <w:pPr>
        <w:pStyle w:val="FootnoteText"/>
      </w:pPr>
      <w:r>
        <w:rPr>
          <w:rStyle w:val="FootnoteReference"/>
        </w:rPr>
        <w:footnoteRef/>
      </w:r>
      <w:r>
        <w:t xml:space="preserve"> Cp. Ps. 38:7a.</w:t>
      </w:r>
    </w:p>
  </w:footnote>
  <w:footnote w:id="313">
    <w:p w:rsidR="00E12AEC" w:rsidRDefault="00E12AEC"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E12AEC" w:rsidRDefault="00E12AEC"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E12AEC" w:rsidRDefault="00E12AEC" w:rsidP="00EC728E">
      <w:pPr>
        <w:pStyle w:val="FootnoteText"/>
      </w:pPr>
      <w:r>
        <w:rPr>
          <w:rStyle w:val="FootnoteReference"/>
        </w:rPr>
        <w:footnoteRef/>
      </w:r>
      <w:r>
        <w:t xml:space="preserve"> ‘God is love’ (1 John 4:8,16).</w:t>
      </w:r>
    </w:p>
  </w:footnote>
  <w:footnote w:id="316">
    <w:p w:rsidR="00E12AEC" w:rsidRDefault="00E12AEC" w:rsidP="00EC728E">
      <w:pPr>
        <w:pStyle w:val="FootnoteText"/>
      </w:pPr>
      <w:r>
        <w:rPr>
          <w:rStyle w:val="FootnoteReference"/>
        </w:rPr>
        <w:footnoteRef/>
      </w:r>
      <w:r>
        <w:t xml:space="preserve"> Cp. Ps. 147:8.</w:t>
      </w:r>
    </w:p>
  </w:footnote>
  <w:footnote w:id="317">
    <w:p w:rsidR="00E12AEC" w:rsidRDefault="00E12AEC"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E12AEC" w:rsidRDefault="00E12AEC" w:rsidP="00EC728E">
      <w:pPr>
        <w:pStyle w:val="FootnoteText"/>
      </w:pPr>
      <w:r>
        <w:rPr>
          <w:rStyle w:val="FootnoteReference"/>
        </w:rPr>
        <w:footnoteRef/>
      </w:r>
      <w:r>
        <w:t xml:space="preserve"> embraces all: </w:t>
      </w:r>
      <w:r w:rsidRPr="00A80C80">
        <w:rPr>
          <w:i/>
        </w:rPr>
        <w:t>or</w:t>
      </w:r>
      <w:r>
        <w:t>, ‘rules over all.’</w:t>
      </w:r>
    </w:p>
  </w:footnote>
  <w:footnote w:id="319">
    <w:p w:rsidR="00E12AEC" w:rsidRDefault="00E12AEC"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E12AEC" w:rsidRDefault="00E12AEC" w:rsidP="00EC728E">
      <w:pPr>
        <w:pStyle w:val="FootnoteText"/>
      </w:pPr>
      <w:r>
        <w:rPr>
          <w:rStyle w:val="FootnoteReference"/>
        </w:rPr>
        <w:footnoteRef/>
      </w:r>
      <w:r>
        <w:t xml:space="preserve"> Heb. 1:7; Ezek. 1:14; 2 Esdras 8:22.</w:t>
      </w:r>
    </w:p>
  </w:footnote>
  <w:footnote w:id="321">
    <w:p w:rsidR="00E12AEC" w:rsidRDefault="00E12AEC" w:rsidP="00EC728E">
      <w:pPr>
        <w:pStyle w:val="FootnoteText"/>
      </w:pPr>
      <w:r>
        <w:rPr>
          <w:rStyle w:val="FootnoteReference"/>
        </w:rPr>
        <w:footnoteRef/>
      </w:r>
      <w:r>
        <w:t xml:space="preserve"> Much of Psalm 104 occurs almost verbatim in 1 Chron. 16:8-22 (cp. vv. 7:36).</w:t>
      </w:r>
    </w:p>
  </w:footnote>
  <w:footnote w:id="322">
    <w:p w:rsidR="00E12AEC" w:rsidRDefault="00E12AEC"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E12AEC" w:rsidRDefault="00E12AEC" w:rsidP="00EC728E">
      <w:pPr>
        <w:pStyle w:val="FootnoteText"/>
      </w:pPr>
      <w:r>
        <w:rPr>
          <w:rStyle w:val="FootnoteReference"/>
        </w:rPr>
        <w:footnoteRef/>
      </w:r>
      <w:r>
        <w:t xml:space="preserve"> caterpillars: larva of the locust.</w:t>
      </w:r>
    </w:p>
  </w:footnote>
  <w:footnote w:id="324">
    <w:p w:rsidR="00E12AEC" w:rsidRDefault="00E12AEC" w:rsidP="00EC728E">
      <w:pPr>
        <w:pStyle w:val="FootnoteText"/>
      </w:pPr>
      <w:r>
        <w:rPr>
          <w:rStyle w:val="FootnoteReference"/>
        </w:rPr>
        <w:footnoteRef/>
      </w:r>
      <w:r>
        <w:t xml:space="preserve"> Ex. 16:12-15; Jn. 6:31-35.</w:t>
      </w:r>
    </w:p>
  </w:footnote>
  <w:footnote w:id="325">
    <w:p w:rsidR="00E12AEC" w:rsidRDefault="00E12AEC" w:rsidP="00EC728E">
      <w:pPr>
        <w:pStyle w:val="FootnoteText"/>
      </w:pPr>
      <w:r>
        <w:rPr>
          <w:rStyle w:val="FootnoteReference"/>
        </w:rPr>
        <w:footnoteRef/>
      </w:r>
      <w:r>
        <w:t xml:space="preserve"> Gen. 15:14.</w:t>
      </w:r>
    </w:p>
  </w:footnote>
  <w:footnote w:id="326">
    <w:p w:rsidR="00E12AEC" w:rsidRDefault="00E12AEC"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E12AEC" w:rsidRDefault="00E12AEC" w:rsidP="00510795">
      <w:pPr>
        <w:pStyle w:val="FootnoteText"/>
      </w:pPr>
      <w:r>
        <w:rPr>
          <w:rStyle w:val="FootnoteReference"/>
        </w:rPr>
        <w:footnoteRef/>
      </w:r>
      <w:r>
        <w:t xml:space="preserve"> mercy: </w:t>
      </w:r>
      <w:r w:rsidRPr="00B246C1">
        <w:rPr>
          <w:i/>
        </w:rPr>
        <w:t>or</w:t>
      </w:r>
      <w:r>
        <w:t xml:space="preserve"> love.</w:t>
      </w:r>
    </w:p>
  </w:footnote>
  <w:footnote w:id="328">
    <w:p w:rsidR="00E12AEC" w:rsidRDefault="00E12AEC" w:rsidP="00510795">
      <w:pPr>
        <w:pStyle w:val="FootnoteText"/>
      </w:pPr>
      <w:r>
        <w:rPr>
          <w:rStyle w:val="FootnoteReference"/>
        </w:rPr>
        <w:footnoteRef/>
      </w:r>
      <w:r>
        <w:t xml:space="preserve"> Cp. Mark 8:17-21; Matthew 16:9-12.</w:t>
      </w:r>
    </w:p>
  </w:footnote>
  <w:footnote w:id="329">
    <w:p w:rsidR="00E12AEC" w:rsidRDefault="00E12AEC" w:rsidP="00510795">
      <w:pPr>
        <w:pStyle w:val="FootnoteText"/>
      </w:pPr>
      <w:r>
        <w:rPr>
          <w:rStyle w:val="FootnoteReference"/>
        </w:rPr>
        <w:footnoteRef/>
      </w:r>
      <w:r>
        <w:t xml:space="preserve"> Num. 11:34.</w:t>
      </w:r>
    </w:p>
  </w:footnote>
  <w:footnote w:id="330">
    <w:p w:rsidR="00E12AEC" w:rsidRDefault="00E12AEC" w:rsidP="00510795">
      <w:pPr>
        <w:pStyle w:val="FootnoteText"/>
      </w:pPr>
      <w:r>
        <w:rPr>
          <w:rStyle w:val="FootnoteReference"/>
        </w:rPr>
        <w:footnoteRef/>
      </w:r>
      <w:r>
        <w:t xml:space="preserve"> Num. 16:32.</w:t>
      </w:r>
    </w:p>
  </w:footnote>
  <w:footnote w:id="331">
    <w:p w:rsidR="00E12AEC" w:rsidRDefault="00E12AEC" w:rsidP="00510795">
      <w:pPr>
        <w:pStyle w:val="FootnoteText"/>
      </w:pPr>
      <w:r>
        <w:rPr>
          <w:rStyle w:val="FootnoteReference"/>
        </w:rPr>
        <w:footnoteRef/>
      </w:r>
      <w:r>
        <w:t xml:space="preserve"> children: </w:t>
      </w:r>
      <w:r w:rsidRPr="00B246C1">
        <w:rPr>
          <w:i/>
        </w:rPr>
        <w:t>lit</w:t>
      </w:r>
      <w:r>
        <w:t>. seed.</w:t>
      </w:r>
    </w:p>
  </w:footnote>
  <w:footnote w:id="332">
    <w:p w:rsidR="00E12AEC" w:rsidRDefault="00E12AEC"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E12AEC" w:rsidRDefault="00E12AEC" w:rsidP="00510795">
      <w:pPr>
        <w:pStyle w:val="FootnoteText"/>
      </w:pPr>
      <w:r>
        <w:rPr>
          <w:rStyle w:val="FootnoteReference"/>
        </w:rPr>
        <w:footnoteRef/>
      </w:r>
      <w:r>
        <w:t xml:space="preserve"> ‘mercies of the Lord’: </w:t>
      </w:r>
      <w:r w:rsidRPr="00B246C1">
        <w:rPr>
          <w:i/>
        </w:rPr>
        <w:t>or</w:t>
      </w:r>
      <w:r>
        <w:t>, the Lord’s love.</w:t>
      </w:r>
    </w:p>
  </w:footnote>
  <w:footnote w:id="334">
    <w:p w:rsidR="00E12AEC" w:rsidRDefault="00E12AEC"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E12AEC" w:rsidRDefault="00E12AEC" w:rsidP="00510795">
      <w:pPr>
        <w:pStyle w:val="FootnoteText"/>
      </w:pPr>
      <w:r>
        <w:rPr>
          <w:rStyle w:val="FootnoteReference"/>
        </w:rPr>
        <w:footnoteRef/>
      </w:r>
      <w:r>
        <w:t xml:space="preserve"> See Psalm 59:10 and footnote.</w:t>
      </w:r>
    </w:p>
  </w:footnote>
  <w:footnote w:id="336">
    <w:p w:rsidR="00E12AEC" w:rsidRDefault="00E12AEC"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E12AEC" w:rsidRDefault="00E12AEC" w:rsidP="00510795">
      <w:pPr>
        <w:pStyle w:val="FootnoteText"/>
      </w:pPr>
      <w:r>
        <w:rPr>
          <w:rStyle w:val="FootnoteReference"/>
        </w:rPr>
        <w:footnoteRef/>
      </w:r>
      <w:r>
        <w:t xml:space="preserve"> Cp. Num. 5:22.</w:t>
      </w:r>
    </w:p>
  </w:footnote>
  <w:footnote w:id="338">
    <w:p w:rsidR="00E12AEC" w:rsidRDefault="00E12AEC" w:rsidP="00510795">
      <w:pPr>
        <w:pStyle w:val="FootnoteText"/>
      </w:pPr>
      <w:r>
        <w:rPr>
          <w:rStyle w:val="FootnoteReference"/>
        </w:rPr>
        <w:footnoteRef/>
      </w:r>
      <w:r>
        <w:t xml:space="preserve"> Mt. 27:39.</w:t>
      </w:r>
    </w:p>
  </w:footnote>
  <w:footnote w:id="339">
    <w:p w:rsidR="00E12AEC" w:rsidRDefault="00E12AEC"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E12AEC" w:rsidRDefault="00E12AEC"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E12AEC" w:rsidRDefault="00E12AEC" w:rsidP="00510795">
      <w:pPr>
        <w:pStyle w:val="FootnoteText"/>
      </w:pPr>
      <w:r>
        <w:rPr>
          <w:rStyle w:val="FootnoteReference"/>
        </w:rPr>
        <w:footnoteRef/>
      </w:r>
      <w:r>
        <w:t xml:space="preserve"> Cp. 1 Cor. 15:41-43.</w:t>
      </w:r>
    </w:p>
  </w:footnote>
  <w:footnote w:id="342">
    <w:p w:rsidR="00E12AEC" w:rsidRDefault="00E12AEC"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E12AEC" w:rsidRDefault="00E12AEC" w:rsidP="00510795">
      <w:pPr>
        <w:pStyle w:val="FootnoteText"/>
      </w:pPr>
      <w:r>
        <w:rPr>
          <w:rStyle w:val="FootnoteReference"/>
        </w:rPr>
        <w:footnoteRef/>
      </w:r>
      <w:r>
        <w:t xml:space="preserve"> Heb. 7:21.</w:t>
      </w:r>
    </w:p>
  </w:footnote>
  <w:footnote w:id="344">
    <w:p w:rsidR="00E12AEC" w:rsidRDefault="00E12AEC"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E12AEC" w:rsidRDefault="00E12AEC"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E12AEC" w:rsidRDefault="00E12AEC" w:rsidP="00510795">
      <w:pPr>
        <w:pStyle w:val="FootnoteText"/>
      </w:pPr>
      <w:r>
        <w:rPr>
          <w:rStyle w:val="FootnoteReference"/>
        </w:rPr>
        <w:footnoteRef/>
      </w:r>
      <w:r>
        <w:t xml:space="preserve"> Gen. 6:18; 9:9f; 15; 17; Ex. 19:5; Mk. 14:24; Lk. 22:20,29,30.</w:t>
      </w:r>
    </w:p>
  </w:footnote>
  <w:footnote w:id="347">
    <w:p w:rsidR="00E12AEC" w:rsidRDefault="00E12AEC"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E12AEC" w:rsidRDefault="00E12AEC"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E12AEC" w:rsidRDefault="00E12AEC"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E12AEC" w:rsidRDefault="00E12AEC"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E12AEC" w:rsidRDefault="00E12AEC" w:rsidP="00510795">
      <w:pPr>
        <w:pStyle w:val="FootnoteText"/>
      </w:pPr>
      <w:r>
        <w:rPr>
          <w:rStyle w:val="FootnoteReference"/>
        </w:rPr>
        <w:footnoteRef/>
      </w:r>
      <w:r>
        <w:t xml:space="preserve"> Ex. 19:6; 29:43-46; Deut. 27:9; Is. 63:18,19; Jer. 2:3; 2 Cor. 6:16.</w:t>
      </w:r>
    </w:p>
  </w:footnote>
  <w:footnote w:id="352">
    <w:p w:rsidR="00E12AEC" w:rsidRDefault="00E12AEC"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E12AEC" w:rsidRDefault="00E12AEC" w:rsidP="00510795">
      <w:pPr>
        <w:pStyle w:val="FootnoteText"/>
      </w:pPr>
      <w:r>
        <w:rPr>
          <w:rStyle w:val="FootnoteReference"/>
        </w:rPr>
        <w:footnoteRef/>
      </w:r>
      <w:r>
        <w:t xml:space="preserve"> Earth rocked and rolled in travail at the birth of a nation (cp. Jn. 16:20-22).</w:t>
      </w:r>
    </w:p>
  </w:footnote>
  <w:footnote w:id="354">
    <w:p w:rsidR="00E12AEC" w:rsidRDefault="00E12AEC" w:rsidP="00510795">
      <w:pPr>
        <w:pStyle w:val="FootnoteText"/>
      </w:pPr>
      <w:r>
        <w:rPr>
          <w:rStyle w:val="FootnoteReference"/>
        </w:rPr>
        <w:footnoteRef/>
      </w:r>
      <w:r>
        <w:t xml:space="preserve"> Cp. John 1:18; 3:13; Wisdom 18:16.</w:t>
      </w:r>
    </w:p>
  </w:footnote>
  <w:footnote w:id="355">
    <w:p w:rsidR="00E12AEC" w:rsidRDefault="00E12AEC"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E12AEC" w:rsidRDefault="00E12AEC"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E12AEC" w:rsidRDefault="00E12AEC" w:rsidP="00510795">
      <w:pPr>
        <w:pStyle w:val="FootnoteText"/>
      </w:pPr>
      <w:r>
        <w:rPr>
          <w:rStyle w:val="FootnoteReference"/>
        </w:rPr>
        <w:footnoteRef/>
      </w:r>
      <w:r>
        <w:t xml:space="preserve"> cp. Heb. 4:10; Phil. 2:12; Mt. 11:28,29; Jer. 6:16.</w:t>
      </w:r>
    </w:p>
  </w:footnote>
  <w:footnote w:id="358">
    <w:p w:rsidR="00E12AEC" w:rsidRDefault="00E12AEC" w:rsidP="00510795">
      <w:pPr>
        <w:pStyle w:val="FootnoteText"/>
      </w:pPr>
      <w:r>
        <w:rPr>
          <w:rStyle w:val="FootnoteReference"/>
        </w:rPr>
        <w:footnoteRef/>
      </w:r>
      <w:r>
        <w:t xml:space="preserve"> 2 Cor. 4:13.</w:t>
      </w:r>
    </w:p>
  </w:footnote>
  <w:footnote w:id="359">
    <w:p w:rsidR="00E12AEC" w:rsidRDefault="00E12AEC" w:rsidP="00510795">
      <w:pPr>
        <w:pStyle w:val="FootnoteText"/>
      </w:pPr>
      <w:r>
        <w:rPr>
          <w:rStyle w:val="FootnoteReference"/>
        </w:rPr>
        <w:footnoteRef/>
      </w:r>
      <w:r>
        <w:t xml:space="preserve"> </w:t>
      </w:r>
      <w:r w:rsidRPr="00DC02D9">
        <w:rPr>
          <w:i/>
        </w:rPr>
        <w:t>Or:</w:t>
      </w:r>
      <w:r>
        <w:t xml:space="preserve"> costly (Wisdom 1:13-16).</w:t>
      </w:r>
    </w:p>
  </w:footnote>
  <w:footnote w:id="360">
    <w:p w:rsidR="00E12AEC" w:rsidRDefault="00E12AEC" w:rsidP="00510795">
      <w:pPr>
        <w:pStyle w:val="FootnoteText"/>
      </w:pPr>
      <w:r>
        <w:rPr>
          <w:rStyle w:val="FootnoteReference"/>
        </w:rPr>
        <w:footnoteRef/>
      </w:r>
      <w:r>
        <w:t xml:space="preserve"> Rom. 15:11.</w:t>
      </w:r>
    </w:p>
  </w:footnote>
  <w:footnote w:id="361">
    <w:p w:rsidR="00E12AEC" w:rsidRDefault="00E12AEC" w:rsidP="00510795">
      <w:pPr>
        <w:pStyle w:val="FootnoteText"/>
      </w:pPr>
      <w:r>
        <w:rPr>
          <w:rStyle w:val="FootnoteReference"/>
        </w:rPr>
        <w:footnoteRef/>
      </w:r>
      <w:r>
        <w:t xml:space="preserve"> Mercy </w:t>
      </w:r>
      <w:r w:rsidRPr="00DC02D9">
        <w:rPr>
          <w:i/>
        </w:rPr>
        <w:t>or</w:t>
      </w:r>
      <w:r>
        <w:t xml:space="preserve"> love.</w:t>
      </w:r>
    </w:p>
  </w:footnote>
  <w:footnote w:id="362">
    <w:p w:rsidR="00E12AEC" w:rsidRDefault="00E12AEC" w:rsidP="00510795">
      <w:pPr>
        <w:pStyle w:val="FootnoteText"/>
      </w:pPr>
      <w:r>
        <w:rPr>
          <w:rStyle w:val="FootnoteReference"/>
        </w:rPr>
        <w:footnoteRef/>
      </w:r>
      <w:r>
        <w:t xml:space="preserve"> Heb. 13:6.</w:t>
      </w:r>
    </w:p>
  </w:footnote>
  <w:footnote w:id="363">
    <w:p w:rsidR="00E12AEC" w:rsidRDefault="00E12AEC"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E12AEC" w:rsidRDefault="00E12AEC"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E12AEC" w:rsidRDefault="00E12AEC"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E12AEC" w:rsidRDefault="00E12AEC"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E12AEC" w:rsidRDefault="00E12AEC" w:rsidP="00385CB8">
      <w:pPr>
        <w:pStyle w:val="FootnoteText"/>
      </w:pPr>
      <w:r>
        <w:rPr>
          <w:rStyle w:val="FootnoteReference"/>
        </w:rPr>
        <w:footnoteRef/>
      </w:r>
      <w:r>
        <w:t xml:space="preserve"> Rom. 10:5; Gal. 3:12; Lev. 18:5; Luke 10:25-28.</w:t>
      </w:r>
    </w:p>
  </w:footnote>
  <w:footnote w:id="368">
    <w:p w:rsidR="00E12AEC" w:rsidRDefault="00E12AEC"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E12AEC" w:rsidRDefault="00E12AEC"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E12AEC" w:rsidRDefault="00E12AEC"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E12AEC" w:rsidRDefault="00E12AEC"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E12AEC" w:rsidRDefault="00E12AEC"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E12AEC" w:rsidRDefault="00E12AEC" w:rsidP="00385CB8">
      <w:pPr>
        <w:pStyle w:val="FootnoteText"/>
      </w:pPr>
      <w:r>
        <w:rPr>
          <w:rStyle w:val="FootnoteReference"/>
        </w:rPr>
        <w:footnoteRef/>
      </w:r>
      <w:r>
        <w:t xml:space="preserve"> sloth: </w:t>
      </w:r>
      <w:r w:rsidRPr="0002544A">
        <w:rPr>
          <w:i/>
        </w:rPr>
        <w:t>or:</w:t>
      </w:r>
      <w:r>
        <w:t xml:space="preserve"> accidie.</w:t>
      </w:r>
    </w:p>
  </w:footnote>
  <w:footnote w:id="374">
    <w:p w:rsidR="00E12AEC" w:rsidRDefault="00E12AEC" w:rsidP="00385CB8">
      <w:pPr>
        <w:pStyle w:val="FootnoteText"/>
      </w:pPr>
      <w:r>
        <w:rPr>
          <w:rStyle w:val="FootnoteReference"/>
        </w:rPr>
        <w:footnoteRef/>
      </w:r>
      <w:r>
        <w:t xml:space="preserve"> Eyes were given us that we might see in creatures our Creator (St Athanasius).</w:t>
      </w:r>
    </w:p>
  </w:footnote>
  <w:footnote w:id="375">
    <w:p w:rsidR="00E12AEC" w:rsidRDefault="00E12AEC" w:rsidP="00385CB8">
      <w:pPr>
        <w:pStyle w:val="FootnoteText"/>
      </w:pPr>
      <w:r>
        <w:rPr>
          <w:rStyle w:val="FootnoteReference"/>
        </w:rPr>
        <w:footnoteRef/>
      </w:r>
      <w:r>
        <w:t xml:space="preserve"> Christ is our way and our righteousness (cp. Jn. 14:6; 1 Cor 1:30; Ephes. 2:5-7).</w:t>
      </w:r>
    </w:p>
  </w:footnote>
  <w:footnote w:id="376">
    <w:p w:rsidR="00E12AEC" w:rsidRDefault="00E12AEC" w:rsidP="00385CB8">
      <w:pPr>
        <w:pStyle w:val="FootnoteText"/>
      </w:pPr>
      <w:r>
        <w:rPr>
          <w:rStyle w:val="FootnoteReference"/>
        </w:rPr>
        <w:footnoteRef/>
      </w:r>
      <w:r>
        <w:t xml:space="preserve"> The house of wisdom can be built only if the fear of God is rooted deeply in the soul (cp. St Ambrose).</w:t>
      </w:r>
    </w:p>
  </w:footnote>
  <w:footnote w:id="377">
    <w:p w:rsidR="00E12AEC" w:rsidRDefault="00E12AEC" w:rsidP="00385CB8">
      <w:pPr>
        <w:pStyle w:val="FootnoteText"/>
      </w:pPr>
      <w:r>
        <w:rPr>
          <w:rStyle w:val="FootnoteReference"/>
        </w:rPr>
        <w:footnoteRef/>
      </w:r>
      <w:r>
        <w:t xml:space="preserve"> Christ is our way and our righteousness (cp. Jn. 14:6; 1 Cor 1:30; Ephes. 2:5-7). &lt;see 2 footnotes above&gt;</w:t>
      </w:r>
    </w:p>
  </w:footnote>
  <w:footnote w:id="378">
    <w:p w:rsidR="00E12AEC" w:rsidRDefault="00E12AEC" w:rsidP="00385CB8">
      <w:pPr>
        <w:pStyle w:val="FootnoteText"/>
      </w:pPr>
      <w:r>
        <w:rPr>
          <w:rStyle w:val="FootnoteReference"/>
        </w:rPr>
        <w:footnoteRef/>
      </w:r>
      <w:r>
        <w:t xml:space="preserve"> </w:t>
      </w:r>
      <w:r w:rsidRPr="0002544A">
        <w:rPr>
          <w:i/>
        </w:rPr>
        <w:t>Lit</w:t>
      </w:r>
      <w:r>
        <w:t>. Face: a Hebraism for ‘favor’. (Cp. Psalm 44:13).</w:t>
      </w:r>
    </w:p>
  </w:footnote>
  <w:footnote w:id="379">
    <w:p w:rsidR="00E12AEC" w:rsidRDefault="00E12AEC"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E12AEC" w:rsidRDefault="00E12AEC" w:rsidP="00385CB8">
      <w:pPr>
        <w:pStyle w:val="FootnoteText"/>
      </w:pPr>
      <w:r>
        <w:rPr>
          <w:rStyle w:val="FootnoteReference"/>
        </w:rPr>
        <w:footnoteRef/>
      </w:r>
      <w:r>
        <w:t xml:space="preserve"> Curdled with scorn, anger and fear.</w:t>
      </w:r>
    </w:p>
  </w:footnote>
  <w:footnote w:id="381">
    <w:p w:rsidR="00E12AEC" w:rsidRDefault="00E12AEC"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E12AEC" w:rsidRDefault="00E12AEC"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E12AEC" w:rsidRDefault="00E12AEC" w:rsidP="00385CB8">
      <w:pPr>
        <w:pStyle w:val="FootnoteText"/>
      </w:pPr>
      <w:r>
        <w:rPr>
          <w:rStyle w:val="FootnoteReference"/>
        </w:rPr>
        <w:footnoteRef/>
      </w:r>
      <w:r>
        <w:t xml:space="preserve"> Sprinkled with hoar-frost, a wineskin is like the greying head of an old man.</w:t>
      </w:r>
    </w:p>
  </w:footnote>
  <w:footnote w:id="384">
    <w:p w:rsidR="00E12AEC" w:rsidRDefault="00E12AEC"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E12AEC" w:rsidRDefault="00E12AEC" w:rsidP="00385CB8">
      <w:pPr>
        <w:pStyle w:val="FootnoteText"/>
      </w:pPr>
      <w:r>
        <w:rPr>
          <w:rStyle w:val="FootnoteReference"/>
        </w:rPr>
        <w:footnoteRef/>
      </w:r>
      <w:r>
        <w:t xml:space="preserve"> hear: </w:t>
      </w:r>
      <w:r w:rsidRPr="0002544A">
        <w:rPr>
          <w:i/>
        </w:rPr>
        <w:t>lit</w:t>
      </w:r>
      <w:r>
        <w:t>. gullet, throat, larynx.</w:t>
      </w:r>
    </w:p>
  </w:footnote>
  <w:footnote w:id="386">
    <w:p w:rsidR="00E12AEC" w:rsidRDefault="00E12AEC"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E12AEC" w:rsidRDefault="00E12AEC" w:rsidP="00385CB8">
      <w:pPr>
        <w:pStyle w:val="FootnoteText"/>
      </w:pPr>
      <w:r>
        <w:rPr>
          <w:rStyle w:val="FootnoteReference"/>
        </w:rPr>
        <w:footnoteRef/>
      </w:r>
      <w:r>
        <w:t xml:space="preserve"> ‘In wicked men we rightly hate the evil, but love the creature’ (St. Prosper).</w:t>
      </w:r>
    </w:p>
  </w:footnote>
  <w:footnote w:id="388">
    <w:p w:rsidR="00E12AEC" w:rsidRDefault="00E12AEC"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E12AEC" w:rsidRDefault="00E12AEC"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E12AEC" w:rsidRDefault="00E12AEC" w:rsidP="00385CB8">
      <w:pPr>
        <w:pStyle w:val="FootnoteText"/>
      </w:pPr>
      <w:r>
        <w:rPr>
          <w:rStyle w:val="FootnoteReference"/>
        </w:rPr>
        <w:footnoteRef/>
      </w:r>
      <w:r>
        <w:t xml:space="preserve"> These words are repeated by the deacon at the beginning of the Divine Liturgy.</w:t>
      </w:r>
    </w:p>
  </w:footnote>
  <w:footnote w:id="391">
    <w:p w:rsidR="00E12AEC" w:rsidRDefault="00E12AEC"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E12AEC" w:rsidRDefault="00E12AEC" w:rsidP="00385CB8">
      <w:pPr>
        <w:pStyle w:val="FootnoteText"/>
      </w:pPr>
      <w:r>
        <w:rPr>
          <w:rStyle w:val="FootnoteReference"/>
        </w:rPr>
        <w:footnoteRef/>
      </w:r>
      <w:r>
        <w:t xml:space="preserve"> Cp. Lk. 24:27,32,45.</w:t>
      </w:r>
    </w:p>
  </w:footnote>
  <w:footnote w:id="393">
    <w:p w:rsidR="00E12AEC" w:rsidRDefault="00E12AEC"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E12AEC" w:rsidRDefault="00E12AEC"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E12AEC" w:rsidRDefault="00E12AEC"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E12AEC" w:rsidRDefault="00E12AEC"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E12AEC" w:rsidRDefault="00E12AEC"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E12AEC" w:rsidRDefault="00E12AEC" w:rsidP="00385CB8">
      <w:pPr>
        <w:pStyle w:val="FootnoteText"/>
      </w:pPr>
      <w:r>
        <w:rPr>
          <w:rStyle w:val="FootnoteReference"/>
        </w:rPr>
        <w:footnoteRef/>
      </w:r>
      <w:r>
        <w:t xml:space="preserve"> Cp. Ps. 110:10.</w:t>
      </w:r>
    </w:p>
  </w:footnote>
  <w:footnote w:id="399">
    <w:p w:rsidR="00E12AEC" w:rsidRDefault="00E12AEC"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E12AEC" w:rsidRDefault="00E12AEC" w:rsidP="00FD25B7">
      <w:pPr>
        <w:pStyle w:val="FootnoteText"/>
      </w:pPr>
      <w:r>
        <w:rPr>
          <w:rStyle w:val="FootnoteReference"/>
        </w:rPr>
        <w:footnoteRef/>
      </w:r>
      <w:r>
        <w:t xml:space="preserve"> Cp. Psalm 139:11; Rom. 12:20. ‘Coals of hell’. For desolation as the equivalent of hell, see Mark 13:14.</w:t>
      </w:r>
    </w:p>
  </w:footnote>
  <w:footnote w:id="401">
    <w:p w:rsidR="00E12AEC" w:rsidRDefault="00E12AEC" w:rsidP="00FD25B7">
      <w:pPr>
        <w:pStyle w:val="FootnoteText"/>
      </w:pPr>
      <w:r>
        <w:rPr>
          <w:rStyle w:val="FootnoteReference"/>
        </w:rPr>
        <w:footnoteRef/>
      </w:r>
      <w:r>
        <w:t xml:space="preserve"> Cp. Jeremiah 3:23. I look through the hills to their unseen Maker.</w:t>
      </w:r>
    </w:p>
  </w:footnote>
  <w:footnote w:id="402">
    <w:p w:rsidR="00E12AEC" w:rsidRDefault="00E12AEC"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E12AEC" w:rsidRDefault="00E12AEC"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E12AEC" w:rsidRDefault="00E12AEC"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E12AEC" w:rsidRDefault="00E12AEC" w:rsidP="00FD25B7">
      <w:pPr>
        <w:pStyle w:val="FootnoteText"/>
      </w:pPr>
      <w:r>
        <w:rPr>
          <w:rStyle w:val="FootnoteReference"/>
        </w:rPr>
        <w:footnoteRef/>
      </w:r>
      <w:r>
        <w:t xml:space="preserve"> Hebrews 11:26; 13:13.</w:t>
      </w:r>
    </w:p>
  </w:footnote>
  <w:footnote w:id="406">
    <w:p w:rsidR="00E12AEC" w:rsidRDefault="00E12AEC" w:rsidP="00FD25B7">
      <w:pPr>
        <w:pStyle w:val="FootnoteText"/>
      </w:pPr>
      <w:r>
        <w:rPr>
          <w:rStyle w:val="FootnoteReference"/>
        </w:rPr>
        <w:footnoteRef/>
      </w:r>
      <w:r>
        <w:t xml:space="preserve"> Heaven is here (Mt. 4:17; Lk. 17:21; Prov. 17:24).</w:t>
      </w:r>
    </w:p>
  </w:footnote>
  <w:footnote w:id="407">
    <w:p w:rsidR="00E12AEC" w:rsidRDefault="00E12AEC"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E12AEC" w:rsidRDefault="00E12AEC"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E12AEC" w:rsidRDefault="00E12AEC"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E12AEC" w:rsidRDefault="00E12AEC"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E12AEC" w:rsidRDefault="00E12AEC" w:rsidP="00FD25B7">
      <w:pPr>
        <w:pStyle w:val="FootnoteText"/>
      </w:pPr>
      <w:r>
        <w:rPr>
          <w:rStyle w:val="FootnoteReference"/>
        </w:rPr>
        <w:footnoteRef/>
      </w:r>
      <w:r>
        <w:t xml:space="preserve"> Cp. Titus 2:14.</w:t>
      </w:r>
    </w:p>
  </w:footnote>
  <w:footnote w:id="412">
    <w:p w:rsidR="00E12AEC" w:rsidRDefault="00E12AEC" w:rsidP="00FD25B7">
      <w:pPr>
        <w:pStyle w:val="FootnoteText"/>
      </w:pPr>
      <w:r>
        <w:rPr>
          <w:rStyle w:val="FootnoteReference"/>
        </w:rPr>
        <w:footnoteRef/>
      </w:r>
      <w:r>
        <w:t xml:space="preserve"> Prov. 29:1; 2 Kings 17:14; Neh. 9:16; Dt. 9:6.</w:t>
      </w:r>
    </w:p>
  </w:footnote>
  <w:footnote w:id="413">
    <w:p w:rsidR="00E12AEC" w:rsidRDefault="00E12AEC"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E12AEC" w:rsidRDefault="00E12AEC" w:rsidP="00FD25B7">
      <w:pPr>
        <w:pStyle w:val="FootnoteText"/>
      </w:pPr>
      <w:r>
        <w:rPr>
          <w:rStyle w:val="FootnoteReference"/>
        </w:rPr>
        <w:footnoteRef/>
      </w:r>
      <w:r>
        <w:t xml:space="preserve"> Cp. 1 Kings 6:21 (1 Sam. 6:21).</w:t>
      </w:r>
    </w:p>
  </w:footnote>
  <w:footnote w:id="415">
    <w:p w:rsidR="00E12AEC" w:rsidRDefault="00E12AEC" w:rsidP="00FD25B7">
      <w:pPr>
        <w:pStyle w:val="FootnoteText"/>
      </w:pPr>
      <w:r>
        <w:rPr>
          <w:rStyle w:val="FootnoteReference"/>
        </w:rPr>
        <w:footnoteRef/>
      </w:r>
      <w:r>
        <w:t xml:space="preserve"> Ps. 131:8-10 = 2 Chron. 6:41-42.</w:t>
      </w:r>
    </w:p>
  </w:footnote>
  <w:footnote w:id="416">
    <w:p w:rsidR="00E12AEC" w:rsidRDefault="00E12AEC" w:rsidP="00FD25B7">
      <w:pPr>
        <w:pStyle w:val="FootnoteText"/>
      </w:pPr>
      <w:r>
        <w:rPr>
          <w:rStyle w:val="FootnoteReference"/>
        </w:rPr>
        <w:footnoteRef/>
      </w:r>
      <w:r>
        <w:t xml:space="preserve"> I Chron. 17:11-14; Acts 2:30-33.</w:t>
      </w:r>
    </w:p>
  </w:footnote>
  <w:footnote w:id="417">
    <w:p w:rsidR="00E12AEC" w:rsidRDefault="00E12AEC" w:rsidP="00FD25B7">
      <w:pPr>
        <w:pStyle w:val="FootnoteText"/>
      </w:pPr>
      <w:r>
        <w:rPr>
          <w:rStyle w:val="FootnoteReference"/>
        </w:rPr>
        <w:footnoteRef/>
      </w:r>
      <w:r>
        <w:t xml:space="preserve"> stock: </w:t>
      </w:r>
      <w:r w:rsidRPr="00783CA0">
        <w:rPr>
          <w:i/>
        </w:rPr>
        <w:t>lit</w:t>
      </w:r>
      <w:r>
        <w:t>. horn.</w:t>
      </w:r>
    </w:p>
  </w:footnote>
  <w:footnote w:id="418">
    <w:p w:rsidR="00E12AEC" w:rsidRDefault="00E12AEC"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E12AEC" w:rsidRDefault="00E12AEC"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E12AEC" w:rsidRDefault="00E12AEC"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E12AEC" w:rsidRDefault="00E12AEC"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E12AEC" w:rsidRDefault="00E12AEC" w:rsidP="00E276C1">
      <w:pPr>
        <w:pStyle w:val="FootnoteText"/>
      </w:pPr>
      <w:r>
        <w:rPr>
          <w:rStyle w:val="FootnoteReference"/>
        </w:rPr>
        <w:footnoteRef/>
      </w:r>
      <w:r>
        <w:t xml:space="preserve"> The kingdoms of this world have become the kingdoms of our Lord and of His Christ’ (Rev. 11:15).</w:t>
      </w:r>
    </w:p>
  </w:footnote>
  <w:footnote w:id="423">
    <w:p w:rsidR="00E12AEC" w:rsidRDefault="00E12AEC" w:rsidP="00E276C1">
      <w:pPr>
        <w:pStyle w:val="FootnoteText"/>
      </w:pPr>
      <w:r>
        <w:rPr>
          <w:rStyle w:val="FootnoteReference"/>
        </w:rPr>
        <w:footnoteRef/>
      </w:r>
      <w:r>
        <w:t xml:space="preserve"> Deut. 32:36.</w:t>
      </w:r>
    </w:p>
  </w:footnote>
  <w:footnote w:id="424">
    <w:p w:rsidR="00E12AEC" w:rsidRDefault="00E12AEC"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E12AEC" w:rsidRDefault="00E12AEC" w:rsidP="00E276C1">
      <w:pPr>
        <w:pStyle w:val="FootnoteText"/>
      </w:pPr>
      <w:r>
        <w:rPr>
          <w:rStyle w:val="FootnoteReference"/>
        </w:rPr>
        <w:footnoteRef/>
      </w:r>
      <w:r>
        <w:t xml:space="preserve"> mercy: </w:t>
      </w:r>
      <w:r w:rsidRPr="007F3CE8">
        <w:rPr>
          <w:i/>
        </w:rPr>
        <w:t>or</w:t>
      </w:r>
      <w:r>
        <w:t xml:space="preserve"> love. Cp. Lk. 10:37.</w:t>
      </w:r>
    </w:p>
  </w:footnote>
  <w:footnote w:id="426">
    <w:p w:rsidR="00E12AEC" w:rsidRDefault="00E12AEC"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E12AEC" w:rsidRDefault="00E12AEC" w:rsidP="00E276C1">
      <w:pPr>
        <w:pStyle w:val="FootnoteText"/>
      </w:pPr>
      <w:r>
        <w:rPr>
          <w:rStyle w:val="FootnoteReference"/>
        </w:rPr>
        <w:footnoteRef/>
      </w:r>
      <w:r>
        <w:t xml:space="preserve"> See footnote on page 170. &lt;See previous footnote&gt;</w:t>
      </w:r>
    </w:p>
  </w:footnote>
  <w:footnote w:id="428">
    <w:p w:rsidR="00E12AEC" w:rsidRDefault="00E12AEC"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E12AEC" w:rsidRDefault="00E12AEC"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E12AEC" w:rsidRDefault="00E12AEC"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E12AEC" w:rsidRDefault="00E12AEC"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E12AEC" w:rsidRDefault="00E12AEC" w:rsidP="00E276C1">
      <w:pPr>
        <w:pStyle w:val="FootnoteText"/>
      </w:pPr>
      <w:r>
        <w:rPr>
          <w:rStyle w:val="FootnoteReference"/>
        </w:rPr>
        <w:footnoteRef/>
      </w:r>
      <w:r>
        <w:t xml:space="preserve"> The Spirit of the Lord fills the world (Wisdom 1:7).</w:t>
      </w:r>
    </w:p>
  </w:footnote>
  <w:footnote w:id="433">
    <w:p w:rsidR="00E12AEC" w:rsidRDefault="00E12AEC"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E12AEC" w:rsidRDefault="00E12AEC" w:rsidP="00E276C1">
      <w:pPr>
        <w:pStyle w:val="FootnoteText"/>
      </w:pPr>
      <w:r>
        <w:rPr>
          <w:rStyle w:val="FootnoteReference"/>
        </w:rPr>
        <w:footnoteRef/>
      </w:r>
      <w:r>
        <w:t xml:space="preserve"> ‘He gives songs in the night’ (Job. 35:10).</w:t>
      </w:r>
    </w:p>
  </w:footnote>
  <w:footnote w:id="435">
    <w:p w:rsidR="00E12AEC" w:rsidRDefault="00E12AEC"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E12AEC" w:rsidRDefault="00E12AEC" w:rsidP="00E276C1">
      <w:pPr>
        <w:pStyle w:val="FootnoteText"/>
      </w:pPr>
      <w:r>
        <w:rPr>
          <w:rStyle w:val="FootnoteReference"/>
        </w:rPr>
        <w:footnoteRef/>
      </w:r>
      <w:r>
        <w:t xml:space="preserve"> this way: the confession of Christ (2 Tim. 3:12).</w:t>
      </w:r>
    </w:p>
  </w:footnote>
  <w:footnote w:id="437">
    <w:p w:rsidR="00E12AEC" w:rsidRDefault="00E12AEC" w:rsidP="00E276C1">
      <w:pPr>
        <w:pStyle w:val="FootnoteText"/>
      </w:pPr>
      <w:r>
        <w:rPr>
          <w:rStyle w:val="FootnoteReference"/>
        </w:rPr>
        <w:footnoteRef/>
      </w:r>
      <w:r>
        <w:t xml:space="preserve"> These two lines are identical with Lamentations 3:6.</w:t>
      </w:r>
    </w:p>
  </w:footnote>
  <w:footnote w:id="438">
    <w:p w:rsidR="00E12AEC" w:rsidRDefault="00E12AEC" w:rsidP="00E276C1">
      <w:pPr>
        <w:pStyle w:val="FootnoteText"/>
      </w:pPr>
      <w:r>
        <w:rPr>
          <w:rStyle w:val="FootnoteReference"/>
        </w:rPr>
        <w:footnoteRef/>
      </w:r>
      <w:r>
        <w:t xml:space="preserve"> Cp. Rev. 10:5; Ezek. 20:23,28,42; Deut. 32:14.</w:t>
      </w:r>
    </w:p>
  </w:footnote>
  <w:footnote w:id="439">
    <w:p w:rsidR="00E12AEC" w:rsidRDefault="00E12AEC"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E12AEC" w:rsidRDefault="00E12AEC"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E12AEC" w:rsidRDefault="00E12AEC"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E12AEC" w:rsidRDefault="00E12AEC"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E12AEC" w:rsidRDefault="00E12AEC" w:rsidP="00E276C1">
      <w:pPr>
        <w:pStyle w:val="FootnoteText"/>
      </w:pPr>
      <w:r>
        <w:rPr>
          <w:rStyle w:val="FootnoteReference"/>
        </w:rPr>
        <w:footnoteRef/>
      </w:r>
      <w:r>
        <w:t xml:space="preserve"> Cp. Ps. 145:2 with Ps. 103:33. Only verbs differ.</w:t>
      </w:r>
    </w:p>
  </w:footnote>
  <w:footnote w:id="444">
    <w:p w:rsidR="00E12AEC" w:rsidRDefault="00E12AEC" w:rsidP="00E276C1">
      <w:pPr>
        <w:pStyle w:val="FootnoteText"/>
      </w:pPr>
      <w:r>
        <w:rPr>
          <w:rStyle w:val="FootnoteReference"/>
        </w:rPr>
        <w:footnoteRef/>
      </w:r>
      <w:r>
        <w:t xml:space="preserve"> </w:t>
      </w:r>
      <w:r w:rsidRPr="00D813A7">
        <w:rPr>
          <w:i/>
        </w:rPr>
        <w:t>Lit</w:t>
      </w:r>
      <w:r>
        <w:t>. ‘dispersions’. Cp. Mt. 24:31.</w:t>
      </w:r>
    </w:p>
  </w:footnote>
  <w:footnote w:id="445">
    <w:p w:rsidR="00E12AEC" w:rsidRDefault="00E12AEC"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E12AEC" w:rsidRDefault="00E12AEC" w:rsidP="00E276C1">
      <w:pPr>
        <w:pStyle w:val="FootnoteText"/>
      </w:pPr>
      <w:r>
        <w:rPr>
          <w:rStyle w:val="FootnoteReference"/>
        </w:rPr>
        <w:footnoteRef/>
      </w:r>
      <w:r>
        <w:t xml:space="preserve"> two-edged sword: praise which conquers Amalek (St. Chrysostom).</w:t>
      </w:r>
    </w:p>
  </w:footnote>
  <w:footnote w:id="447">
    <w:p w:rsidR="00E12AEC" w:rsidRDefault="00E12AEC" w:rsidP="00E276C1">
      <w:pPr>
        <w:pStyle w:val="FootnoteText"/>
      </w:pPr>
      <w:r>
        <w:rPr>
          <w:rStyle w:val="FootnoteReference"/>
        </w:rPr>
        <w:footnoteRef/>
      </w:r>
      <w:r>
        <w:t xml:space="preserve"> ‘Holiness of life is the mother of glory’ (St Theodoret).</w:t>
      </w:r>
    </w:p>
  </w:footnote>
  <w:footnote w:id="448">
    <w:p w:rsidR="0045450A" w:rsidRDefault="0045450A">
      <w:pPr>
        <w:pStyle w:val="FootnoteText"/>
      </w:pPr>
      <w:r>
        <w:rPr>
          <w:rStyle w:val="FootnoteReference"/>
        </w:rPr>
        <w:footnoteRef/>
      </w:r>
      <w:r>
        <w:t xml:space="preserve"> Acts 7:60</w:t>
      </w:r>
    </w:p>
  </w:footnote>
  <w:footnote w:id="449">
    <w:p w:rsidR="00E12AEC" w:rsidRDefault="00E12AEC">
      <w:pPr>
        <w:pStyle w:val="FootnoteText"/>
      </w:pPr>
      <w:r>
        <w:rPr>
          <w:rStyle w:val="FootnoteReference"/>
        </w:rPr>
        <w:footnoteRef/>
      </w:r>
      <w:r>
        <w:t xml:space="preserve"> Rev 4:6</w:t>
      </w:r>
    </w:p>
  </w:footnote>
  <w:footnote w:id="450">
    <w:p w:rsidR="00E12AEC" w:rsidRDefault="00E12AEC" w:rsidP="00104A9B">
      <w:pPr>
        <w:pStyle w:val="FootnoteText"/>
        <w:rPr>
          <w:ins w:id="954" w:author="Brett Slote" w:date="2011-07-19T15:43:00Z"/>
        </w:rPr>
      </w:pPr>
      <w:ins w:id="955" w:author="Brett Slote" w:date="2011-07-19T15:43:00Z">
        <w:r>
          <w:rPr>
            <w:rStyle w:val="FootnoteReference"/>
          </w:rPr>
          <w:footnoteRef/>
        </w:r>
        <w:r>
          <w:t xml:space="preserve"> or supplications/intercessions</w:t>
        </w:r>
      </w:ins>
    </w:p>
  </w:footnote>
  <w:footnote w:id="451">
    <w:p w:rsidR="00E12AEC" w:rsidRDefault="00E12AEC">
      <w:pPr>
        <w:pStyle w:val="footnote"/>
        <w:rPr>
          <w:ins w:id="956" w:author="Brett Slote" w:date="2011-07-19T15:43:00Z"/>
        </w:rPr>
        <w:pPrChange w:id="957" w:author="Brett Slote" w:date="2011-07-21T19:56:00Z">
          <w:pPr>
            <w:pStyle w:val="FootnoteText"/>
          </w:pPr>
        </w:pPrChange>
      </w:pPr>
      <w:ins w:id="958" w:author="Brett Slote" w:date="2011-07-19T15:43:00Z">
        <w:r>
          <w:rPr>
            <w:rStyle w:val="FootnoteReference"/>
          </w:rPr>
          <w:footnoteRef/>
        </w:r>
        <w:r>
          <w:t xml:space="preserve"> Joel 3:13 – but I’m trying to remember something that says “the harvest is full and the wheat plentiful”</w:t>
        </w:r>
      </w:ins>
    </w:p>
  </w:footnote>
  <w:footnote w:id="452">
    <w:p w:rsidR="00E12AEC" w:rsidRDefault="00E12AEC">
      <w:pPr>
        <w:pStyle w:val="footnote"/>
        <w:rPr>
          <w:ins w:id="959" w:author="Brett Slote" w:date="2011-07-19T15:43:00Z"/>
          <w:rFonts w:ascii="Antonious" w:hAnsi="Antonious" w:cs="Antonious"/>
        </w:rPr>
        <w:pPrChange w:id="960" w:author="Brett Slote" w:date="2011-07-21T19:56:00Z">
          <w:pPr>
            <w:widowControl w:val="0"/>
            <w:autoSpaceDE w:val="0"/>
            <w:autoSpaceDN w:val="0"/>
            <w:adjustRightInd w:val="0"/>
          </w:pPr>
        </w:pPrChange>
      </w:pPr>
      <w:ins w:id="96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E12AEC" w:rsidRDefault="00E12AEC">
      <w:pPr>
        <w:pStyle w:val="FootnoteText"/>
      </w:pPr>
      <w:r>
        <w:rPr>
          <w:rStyle w:val="FootnoteReference"/>
        </w:rPr>
        <w:footnoteRef/>
      </w:r>
      <w:r>
        <w:t xml:space="preserve"> Rev 4:4</w:t>
      </w:r>
    </w:p>
  </w:footnote>
  <w:footnote w:id="454">
    <w:p w:rsidR="00E12AEC" w:rsidRDefault="00E12AEC">
      <w:pPr>
        <w:pStyle w:val="FootnoteText"/>
      </w:pPr>
      <w:r>
        <w:rPr>
          <w:rStyle w:val="FootnoteReference"/>
        </w:rPr>
        <w:footnoteRef/>
      </w:r>
      <w:r>
        <w:t xml:space="preserve"> Rev 5:8</w:t>
      </w:r>
    </w:p>
  </w:footnote>
  <w:footnote w:id="455">
    <w:p w:rsidR="00E12AEC" w:rsidRDefault="00E12AE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6">
    <w:p w:rsidR="00E12AEC" w:rsidRDefault="00E12AEC" w:rsidP="00073003">
      <w:pPr>
        <w:pStyle w:val="footnote"/>
      </w:pPr>
      <w:r>
        <w:rPr>
          <w:rStyle w:val="FootnoteReference"/>
        </w:rPr>
        <w:footnoteRef/>
      </w:r>
      <w:r>
        <w:t xml:space="preserve"> Revelation 7:2</w:t>
      </w:r>
    </w:p>
  </w:footnote>
  <w:footnote w:id="457">
    <w:p w:rsidR="00E12AEC" w:rsidRDefault="00E12AEC" w:rsidP="00073003">
      <w:pPr>
        <w:pStyle w:val="footnote"/>
      </w:pPr>
      <w:r>
        <w:rPr>
          <w:rStyle w:val="FootnoteReference"/>
        </w:rPr>
        <w:footnoteRef/>
      </w:r>
      <w:r>
        <w:t xml:space="preserve"> Revelation 7:3</w:t>
      </w:r>
    </w:p>
  </w:footnote>
  <w:footnote w:id="458">
    <w:p w:rsidR="00E12AEC" w:rsidRDefault="00E12AE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59">
    <w:p w:rsidR="00E12AEC" w:rsidRDefault="00E12AEC" w:rsidP="00BC160E">
      <w:pPr>
        <w:pStyle w:val="footnote"/>
      </w:pPr>
      <w:r>
        <w:rPr>
          <w:rStyle w:val="FootnoteReference"/>
        </w:rPr>
        <w:footnoteRef/>
      </w:r>
      <w:r>
        <w:t xml:space="preserve"> John 13:25</w:t>
      </w:r>
    </w:p>
  </w:footnote>
  <w:footnote w:id="460">
    <w:p w:rsidR="00E12AEC" w:rsidRDefault="00E12AE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1">
    <w:p w:rsidR="00E12AEC" w:rsidRDefault="00E12AE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2">
    <w:p w:rsidR="00E12AEC" w:rsidRDefault="00E12AE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3">
    <w:p w:rsidR="00E12AEC" w:rsidRDefault="00E12AEC">
      <w:pPr>
        <w:pStyle w:val="FootnoteText"/>
      </w:pPr>
      <w:r>
        <w:rPr>
          <w:rStyle w:val="FootnoteReference"/>
        </w:rPr>
        <w:footnoteRef/>
      </w:r>
      <w:r>
        <w:t xml:space="preserve"> Matthew 1:20</w:t>
      </w:r>
    </w:p>
  </w:footnote>
  <w:footnote w:id="464">
    <w:p w:rsidR="00E12AEC" w:rsidRDefault="00E12AEC">
      <w:pPr>
        <w:pStyle w:val="FootnoteText"/>
      </w:pPr>
      <w:r>
        <w:rPr>
          <w:rStyle w:val="FootnoteReference"/>
        </w:rPr>
        <w:footnoteRef/>
      </w:r>
      <w:r>
        <w:t xml:space="preserve"> Ps 8:2</w:t>
      </w:r>
    </w:p>
  </w:footnote>
  <w:footnote w:id="465">
    <w:p w:rsidR="00E12AEC" w:rsidRPr="000C76BB" w:rsidRDefault="00E12AE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6">
    <w:p w:rsidR="00E12AEC" w:rsidRDefault="00E12AEC">
      <w:pPr>
        <w:pStyle w:val="FootnoteText"/>
      </w:pPr>
      <w:r>
        <w:rPr>
          <w:rStyle w:val="FootnoteReference"/>
        </w:rPr>
        <w:footnoteRef/>
      </w:r>
      <w:r>
        <w:t xml:space="preserve"> Matthew 28:6</w:t>
      </w:r>
    </w:p>
  </w:footnote>
  <w:footnote w:id="467">
    <w:p w:rsidR="00E12AEC" w:rsidRDefault="00E12AEC">
      <w:pPr>
        <w:pStyle w:val="FootnoteText"/>
      </w:pPr>
      <w:r>
        <w:rPr>
          <w:rStyle w:val="FootnoteReference"/>
        </w:rPr>
        <w:footnoteRef/>
      </w:r>
      <w:r>
        <w:t xml:space="preserve"> Matthew 28:7,6</w:t>
      </w:r>
    </w:p>
  </w:footnote>
  <w:footnote w:id="468">
    <w:p w:rsidR="00E12AEC" w:rsidRDefault="00E12AEC">
      <w:pPr>
        <w:pStyle w:val="FootnoteText"/>
      </w:pPr>
      <w:r>
        <w:rPr>
          <w:rStyle w:val="FootnoteReference"/>
        </w:rPr>
        <w:footnoteRef/>
      </w:r>
      <w:r>
        <w:t xml:space="preserve"> Matthew 28:7</w:t>
      </w:r>
    </w:p>
  </w:footnote>
  <w:footnote w:id="469">
    <w:p w:rsidR="00E12AEC" w:rsidRDefault="00E12AEC">
      <w:pPr>
        <w:pStyle w:val="FootnoteText"/>
      </w:pPr>
      <w:r>
        <w:rPr>
          <w:rStyle w:val="FootnoteReference"/>
        </w:rPr>
        <w:footnoteRef/>
      </w:r>
      <w:r>
        <w:t xml:space="preserve"> John 20:27</w:t>
      </w:r>
    </w:p>
  </w:footnote>
  <w:footnote w:id="470">
    <w:p w:rsidR="00E12AEC" w:rsidRDefault="00E12AEC">
      <w:pPr>
        <w:pStyle w:val="FootnoteText"/>
      </w:pPr>
      <w:r>
        <w:rPr>
          <w:rStyle w:val="FootnoteReference"/>
        </w:rPr>
        <w:footnoteRef/>
      </w:r>
      <w:r>
        <w:t xml:space="preserve"> John 20:28</w:t>
      </w:r>
    </w:p>
  </w:footnote>
  <w:footnote w:id="471">
    <w:p w:rsidR="00E12AEC" w:rsidRDefault="00E12AEC">
      <w:pPr>
        <w:pStyle w:val="FootnoteText"/>
      </w:pPr>
      <w:r>
        <w:rPr>
          <w:rStyle w:val="FootnoteReference"/>
        </w:rPr>
        <w:footnoteRef/>
      </w:r>
      <w:r>
        <w:t xml:space="preserve"> John 20:29</w:t>
      </w:r>
    </w:p>
  </w:footnote>
  <w:footnote w:id="472">
    <w:p w:rsidR="00E12AEC" w:rsidRDefault="00E12AEC">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536AB2" w:rsidRDefault="00E12AEC"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536AB2" w:rsidRDefault="00E12AEC"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2AEC" w:rsidRPr="00536AB2" w:rsidRDefault="00E12AEC"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2F6B"/>
    <w:rsid w:val="00544CE4"/>
    <w:rsid w:val="00545EC8"/>
    <w:rsid w:val="00547D3E"/>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4EC1"/>
    <w:rsid w:val="007246F6"/>
    <w:rsid w:val="007272D5"/>
    <w:rsid w:val="00741DFE"/>
    <w:rsid w:val="00742591"/>
    <w:rsid w:val="00743166"/>
    <w:rsid w:val="00751E7F"/>
    <w:rsid w:val="00757692"/>
    <w:rsid w:val="00760C78"/>
    <w:rsid w:val="00773777"/>
    <w:rsid w:val="0078100C"/>
    <w:rsid w:val="00791ACB"/>
    <w:rsid w:val="00794C68"/>
    <w:rsid w:val="00794F01"/>
    <w:rsid w:val="00795C2B"/>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7B91"/>
    <w:rsid w:val="00B034C1"/>
    <w:rsid w:val="00B12824"/>
    <w:rsid w:val="00B139A8"/>
    <w:rsid w:val="00B15BD5"/>
    <w:rsid w:val="00B21270"/>
    <w:rsid w:val="00B268A8"/>
    <w:rsid w:val="00B311C5"/>
    <w:rsid w:val="00B32610"/>
    <w:rsid w:val="00B355C7"/>
    <w:rsid w:val="00B45901"/>
    <w:rsid w:val="00B4736D"/>
    <w:rsid w:val="00B47C81"/>
    <w:rsid w:val="00B5582D"/>
    <w:rsid w:val="00B60A95"/>
    <w:rsid w:val="00B61064"/>
    <w:rsid w:val="00B637D8"/>
    <w:rsid w:val="00B701CF"/>
    <w:rsid w:val="00B706B3"/>
    <w:rsid w:val="00B72A74"/>
    <w:rsid w:val="00B73AC4"/>
    <w:rsid w:val="00B76226"/>
    <w:rsid w:val="00B765E5"/>
    <w:rsid w:val="00B769A1"/>
    <w:rsid w:val="00B817C0"/>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60575"/>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3E8F72-EADB-4FA0-A80A-8231F988F6FD}">
  <ds:schemaRefs>
    <ds:schemaRef ds:uri="http://schemas.openxmlformats.org/officeDocument/2006/bibliography"/>
  </ds:schemaRefs>
</ds:datastoreItem>
</file>

<file path=customXml/itemProps2.xml><?xml version="1.0" encoding="utf-8"?>
<ds:datastoreItem xmlns:ds="http://schemas.openxmlformats.org/officeDocument/2006/customXml" ds:itemID="{1C6BF532-8A64-4804-899D-465A17E0F3E6}">
  <ds:schemaRefs>
    <ds:schemaRef ds:uri="http://schemas.openxmlformats.org/officeDocument/2006/bibliography"/>
  </ds:schemaRefs>
</ds:datastoreItem>
</file>

<file path=customXml/itemProps3.xml><?xml version="1.0" encoding="utf-8"?>
<ds:datastoreItem xmlns:ds="http://schemas.openxmlformats.org/officeDocument/2006/customXml" ds:itemID="{286408AE-3254-44F9-B7EE-C5B9B5AA8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8474</TotalTime>
  <Pages>782</Pages>
  <Words>138975</Words>
  <Characters>792158</Characters>
  <Application>Microsoft Office Word</Application>
  <DocSecurity>0</DocSecurity>
  <Lines>6601</Lines>
  <Paragraphs>1858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135</cp:revision>
  <cp:lastPrinted>2015-08-26T13:05:00Z</cp:lastPrinted>
  <dcterms:created xsi:type="dcterms:W3CDTF">2014-10-30T02:06:00Z</dcterms:created>
  <dcterms:modified xsi:type="dcterms:W3CDTF">2015-09-01T16:45:00Z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